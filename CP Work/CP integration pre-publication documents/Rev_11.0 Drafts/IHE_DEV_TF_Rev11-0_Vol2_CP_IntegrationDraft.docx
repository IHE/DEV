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CC264" w14:textId="4F4F3E58" w:rsidR="00C15551" w:rsidRPr="001F42D3" w:rsidRDefault="00C15551" w:rsidP="00CF5627">
      <w:pPr>
        <w:pStyle w:val="BodyText"/>
        <w:jc w:val="center"/>
        <w:rPr>
          <w:szCs w:val="28"/>
        </w:rPr>
      </w:pPr>
      <w:r w:rsidRPr="001F42D3">
        <w:rPr>
          <w:b/>
          <w:sz w:val="28"/>
          <w:szCs w:val="28"/>
        </w:rPr>
        <w:t>Integrating the Healthcare Enterprise</w:t>
      </w:r>
    </w:p>
    <w:p w14:paraId="379A3A84" w14:textId="43AFD814" w:rsidR="00C15551" w:rsidRPr="001F42D3" w:rsidRDefault="00C15551" w:rsidP="00C15551">
      <w:pPr>
        <w:pStyle w:val="BodyText"/>
      </w:pPr>
    </w:p>
    <w:p w14:paraId="56E038DA" w14:textId="420ABE79" w:rsidR="00C15551" w:rsidRPr="001F42D3" w:rsidRDefault="00F73333" w:rsidP="00822F0A">
      <w:pPr>
        <w:pStyle w:val="IHELogo"/>
      </w:pPr>
      <w:r w:rsidRPr="001F42D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1F42D3" w:rsidRDefault="00822F0A" w:rsidP="00822F0A">
      <w:pPr>
        <w:pStyle w:val="IHELogo"/>
      </w:pPr>
    </w:p>
    <w:p w14:paraId="1821CF45" w14:textId="77777777" w:rsidR="00822F0A" w:rsidRPr="001F42D3" w:rsidRDefault="00822F0A" w:rsidP="00822F0A">
      <w:pPr>
        <w:pStyle w:val="BodyText"/>
      </w:pPr>
    </w:p>
    <w:p w14:paraId="64193E4A" w14:textId="3C8E42BF" w:rsidR="00822F0A" w:rsidRPr="001F42D3" w:rsidRDefault="00822F0A" w:rsidP="00822F0A">
      <w:pPr>
        <w:pStyle w:val="TitlePage1"/>
      </w:pPr>
      <w:r w:rsidRPr="001F42D3">
        <w:t>IHE Devices (DEV)</w:t>
      </w:r>
    </w:p>
    <w:p w14:paraId="37778DE0" w14:textId="77777777" w:rsidR="00822F0A" w:rsidRPr="001F42D3" w:rsidRDefault="00822F0A" w:rsidP="00822F0A">
      <w:pPr>
        <w:pStyle w:val="TitlePage1"/>
      </w:pPr>
      <w:r w:rsidRPr="001F42D3">
        <w:t>Technical Framework</w:t>
      </w:r>
    </w:p>
    <w:p w14:paraId="72F1DFCE" w14:textId="77777777" w:rsidR="00C15551" w:rsidRPr="001F42D3" w:rsidRDefault="00C15551" w:rsidP="002E3ED0">
      <w:pPr>
        <w:pStyle w:val="BodyText"/>
      </w:pPr>
    </w:p>
    <w:p w14:paraId="4423CF28" w14:textId="77777777" w:rsidR="00C15551" w:rsidRPr="001F42D3" w:rsidRDefault="00C15551" w:rsidP="00CF5627">
      <w:pPr>
        <w:pStyle w:val="TitlePage1"/>
      </w:pPr>
      <w:r w:rsidRPr="001F42D3">
        <w:t xml:space="preserve">Volume 2 </w:t>
      </w:r>
    </w:p>
    <w:p w14:paraId="2CCF0BF9" w14:textId="26281787" w:rsidR="00C15551" w:rsidRPr="001F42D3" w:rsidRDefault="00C15551" w:rsidP="001A673A">
      <w:pPr>
        <w:pStyle w:val="TitlePage1"/>
      </w:pPr>
      <w:r w:rsidRPr="001F42D3">
        <w:t xml:space="preserve">IHE </w:t>
      </w:r>
      <w:r w:rsidR="00822F0A" w:rsidRPr="001F42D3">
        <w:t>DEV</w:t>
      </w:r>
      <w:r w:rsidRPr="001F42D3">
        <w:t xml:space="preserve"> TF-2</w:t>
      </w:r>
    </w:p>
    <w:p w14:paraId="1E0B0C27" w14:textId="77777777" w:rsidR="00C15551" w:rsidRPr="001F42D3" w:rsidRDefault="00C15551" w:rsidP="001A673A">
      <w:pPr>
        <w:pStyle w:val="TitlePage1"/>
      </w:pPr>
      <w:r w:rsidRPr="001F42D3">
        <w:t>Transactions</w:t>
      </w:r>
    </w:p>
    <w:p w14:paraId="28DDEC97" w14:textId="77777777" w:rsidR="00C15551" w:rsidRPr="001F42D3" w:rsidRDefault="00C15551" w:rsidP="00C15551">
      <w:pPr>
        <w:pStyle w:val="BodyText"/>
      </w:pPr>
    </w:p>
    <w:p w14:paraId="64CA2E13" w14:textId="77777777" w:rsidR="00C15551" w:rsidRPr="001F42D3" w:rsidRDefault="00C15551" w:rsidP="00C15551">
      <w:pPr>
        <w:pStyle w:val="BodyText"/>
      </w:pPr>
    </w:p>
    <w:p w14:paraId="3B568B36" w14:textId="77777777" w:rsidR="00C15551" w:rsidRPr="001F42D3" w:rsidRDefault="00C15551" w:rsidP="00C15551">
      <w:pPr>
        <w:pStyle w:val="BodyText"/>
      </w:pPr>
    </w:p>
    <w:p w14:paraId="02275736" w14:textId="77777777" w:rsidR="00C15551" w:rsidRPr="001F42D3" w:rsidRDefault="00C15551" w:rsidP="00C15551">
      <w:pPr>
        <w:pStyle w:val="BodyText"/>
      </w:pPr>
    </w:p>
    <w:p w14:paraId="3A4955C2" w14:textId="77777777" w:rsidR="00C15551" w:rsidRPr="001F42D3" w:rsidRDefault="00C15551" w:rsidP="00C15551">
      <w:pPr>
        <w:pStyle w:val="BodyText"/>
      </w:pPr>
    </w:p>
    <w:p w14:paraId="2A6BD496" w14:textId="77777777" w:rsidR="00C15551" w:rsidRPr="001F42D3" w:rsidRDefault="00C15551" w:rsidP="00C15551">
      <w:pPr>
        <w:pStyle w:val="BodyText"/>
      </w:pPr>
    </w:p>
    <w:p w14:paraId="05C7588F" w14:textId="77777777" w:rsidR="002E782A" w:rsidRPr="001F42D3" w:rsidRDefault="002E782A" w:rsidP="00C15551">
      <w:pPr>
        <w:pStyle w:val="BodyText"/>
      </w:pPr>
    </w:p>
    <w:p w14:paraId="4B9D262A" w14:textId="77777777" w:rsidR="00C15551" w:rsidRPr="001F42D3" w:rsidRDefault="00C15551" w:rsidP="00C15551">
      <w:pPr>
        <w:pStyle w:val="BodyText"/>
      </w:pPr>
    </w:p>
    <w:p w14:paraId="66CDE648" w14:textId="64FB08DE" w:rsidR="00C15551" w:rsidRPr="001F42D3" w:rsidRDefault="00C15551" w:rsidP="00CF5627">
      <w:pPr>
        <w:pStyle w:val="BodyText"/>
        <w:jc w:val="center"/>
        <w:rPr>
          <w:szCs w:val="28"/>
        </w:rPr>
      </w:pPr>
      <w:r w:rsidRPr="001F42D3">
        <w:rPr>
          <w:b/>
          <w:sz w:val="28"/>
          <w:szCs w:val="28"/>
        </w:rPr>
        <w:t xml:space="preserve">Revision </w:t>
      </w:r>
      <w:r w:rsidR="00E82F99" w:rsidRPr="001F42D3">
        <w:rPr>
          <w:b/>
          <w:sz w:val="28"/>
          <w:szCs w:val="28"/>
        </w:rPr>
        <w:t>1</w:t>
      </w:r>
      <w:ins w:id="0" w:author="Kurt Elliason" w:date="2025-09-23T18:51:00Z" w16du:dateUtc="2025-09-23T23:51:00Z">
        <w:r w:rsidR="00673D6E">
          <w:rPr>
            <w:b/>
            <w:sz w:val="28"/>
            <w:szCs w:val="28"/>
          </w:rPr>
          <w:t>1</w:t>
        </w:r>
      </w:ins>
      <w:del w:id="1" w:author="Kurt Elliason" w:date="2025-09-23T18:51:00Z" w16du:dateUtc="2025-09-23T23:51:00Z">
        <w:r w:rsidR="00E82F99" w:rsidRPr="001F42D3" w:rsidDel="00673D6E">
          <w:rPr>
            <w:b/>
            <w:sz w:val="28"/>
            <w:szCs w:val="28"/>
          </w:rPr>
          <w:delText>0</w:delText>
        </w:r>
      </w:del>
      <w:r w:rsidR="00166EF7" w:rsidRPr="001F42D3">
        <w:rPr>
          <w:b/>
          <w:sz w:val="28"/>
          <w:szCs w:val="28"/>
        </w:rPr>
        <w:t>.0</w:t>
      </w:r>
      <w:r w:rsidRPr="001F42D3">
        <w:rPr>
          <w:b/>
          <w:sz w:val="28"/>
          <w:szCs w:val="28"/>
        </w:rPr>
        <w:t xml:space="preserve"> </w:t>
      </w:r>
      <w:r w:rsidR="003B5FA0" w:rsidRPr="001F42D3">
        <w:rPr>
          <w:b/>
          <w:sz w:val="28"/>
          <w:szCs w:val="28"/>
        </w:rPr>
        <w:t>–</w:t>
      </w:r>
      <w:r w:rsidRPr="001F42D3">
        <w:rPr>
          <w:b/>
          <w:sz w:val="28"/>
          <w:szCs w:val="28"/>
        </w:rPr>
        <w:t xml:space="preserve"> </w:t>
      </w:r>
      <w:del w:id="2" w:author="Kurt Elliason" w:date="2025-09-23T18:51:00Z" w16du:dateUtc="2025-09-23T23:51:00Z">
        <w:r w:rsidR="003B5FA0" w:rsidRPr="001F42D3" w:rsidDel="00673D6E">
          <w:rPr>
            <w:b/>
            <w:sz w:val="28"/>
            <w:szCs w:val="28"/>
          </w:rPr>
          <w:delText xml:space="preserve">Final </w:delText>
        </w:r>
      </w:del>
      <w:ins w:id="3" w:author="Kurt Elliason" w:date="2025-09-23T18:51:00Z" w16du:dateUtc="2025-09-23T23:51:00Z">
        <w:r w:rsidR="00673D6E">
          <w:rPr>
            <w:b/>
            <w:sz w:val="28"/>
            <w:szCs w:val="28"/>
          </w:rPr>
          <w:t>Draft</w:t>
        </w:r>
        <w:r w:rsidR="00673D6E" w:rsidRPr="001F42D3">
          <w:rPr>
            <w:b/>
            <w:sz w:val="28"/>
            <w:szCs w:val="28"/>
          </w:rPr>
          <w:t xml:space="preserve"> </w:t>
        </w:r>
      </w:ins>
      <w:r w:rsidR="003B5FA0" w:rsidRPr="001F42D3">
        <w:rPr>
          <w:b/>
          <w:sz w:val="28"/>
          <w:szCs w:val="28"/>
        </w:rPr>
        <w:t>Text</w:t>
      </w:r>
    </w:p>
    <w:p w14:paraId="5C22C227" w14:textId="7F5757DF" w:rsidR="003F6D43" w:rsidRPr="001F42D3" w:rsidRDefault="00F5417D" w:rsidP="00CF5627">
      <w:pPr>
        <w:pStyle w:val="BodyText"/>
        <w:jc w:val="center"/>
        <w:rPr>
          <w:szCs w:val="28"/>
        </w:rPr>
      </w:pPr>
      <w:del w:id="4" w:author="Kurt Elliason" w:date="2025-09-23T18:52:00Z" w16du:dateUtc="2025-09-23T23:52:00Z">
        <w:r w:rsidDel="00673D6E">
          <w:rPr>
            <w:b/>
            <w:sz w:val="28"/>
            <w:szCs w:val="28"/>
          </w:rPr>
          <w:delText xml:space="preserve">November </w:delText>
        </w:r>
      </w:del>
      <w:ins w:id="5" w:author="Kurt Elliason" w:date="2025-09-23T18:52:00Z" w16du:dateUtc="2025-09-23T23:52:00Z">
        <w:r w:rsidR="00673D6E">
          <w:rPr>
            <w:b/>
            <w:sz w:val="28"/>
            <w:szCs w:val="28"/>
          </w:rPr>
          <w:t xml:space="preserve">xxx </w:t>
        </w:r>
      </w:ins>
      <w:del w:id="6" w:author="Kurt Elliason" w:date="2025-09-23T18:52:00Z" w16du:dateUtc="2025-09-23T23:52:00Z">
        <w:r w:rsidDel="00673D6E">
          <w:rPr>
            <w:b/>
            <w:sz w:val="28"/>
            <w:szCs w:val="28"/>
          </w:rPr>
          <w:delText>4</w:delText>
        </w:r>
      </w:del>
      <w:ins w:id="7" w:author="Kurt Elliason" w:date="2025-09-23T18:52:00Z" w16du:dateUtc="2025-09-23T23:52:00Z">
        <w:r w:rsidR="00673D6E">
          <w:rPr>
            <w:b/>
            <w:sz w:val="28"/>
            <w:szCs w:val="28"/>
          </w:rPr>
          <w:t>5</w:t>
        </w:r>
      </w:ins>
      <w:r>
        <w:rPr>
          <w:b/>
          <w:sz w:val="28"/>
          <w:szCs w:val="28"/>
        </w:rPr>
        <w:t xml:space="preserve">, </w:t>
      </w:r>
      <w:del w:id="8" w:author="Kurt Elliason" w:date="2025-09-23T18:52:00Z" w16du:dateUtc="2025-09-23T23:52:00Z">
        <w:r w:rsidDel="00673D6E">
          <w:rPr>
            <w:b/>
            <w:sz w:val="28"/>
            <w:szCs w:val="28"/>
          </w:rPr>
          <w:delText>2024</w:delText>
        </w:r>
      </w:del>
      <w:ins w:id="9" w:author="Kurt Elliason" w:date="2025-09-23T18:52:00Z" w16du:dateUtc="2025-09-23T23:52:00Z">
        <w:r w:rsidR="00673D6E">
          <w:rPr>
            <w:b/>
            <w:sz w:val="28"/>
            <w:szCs w:val="28"/>
          </w:rPr>
          <w:t>2025</w:t>
        </w:r>
      </w:ins>
    </w:p>
    <w:p w14:paraId="4DA02533" w14:textId="77777777" w:rsidR="00C15551" w:rsidRPr="001F42D3" w:rsidRDefault="00C15551" w:rsidP="00C15551">
      <w:pPr>
        <w:pStyle w:val="BodyText"/>
      </w:pPr>
    </w:p>
    <w:p w14:paraId="13BFF06B" w14:textId="77777777" w:rsidR="00C15551" w:rsidRPr="001F42D3" w:rsidRDefault="00C15551" w:rsidP="00C15551">
      <w:pPr>
        <w:pStyle w:val="BodyText"/>
      </w:pPr>
    </w:p>
    <w:p w14:paraId="276D6E10" w14:textId="77777777" w:rsidR="00DF648F" w:rsidRPr="001F42D3" w:rsidRDefault="00DF648F" w:rsidP="00DF648F">
      <w:pPr>
        <w:ind w:hanging="2"/>
      </w:pPr>
    </w:p>
    <w:p w14:paraId="2C2421B9" w14:textId="450A2427" w:rsidR="00DF648F" w:rsidRPr="001F42D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1F42D3">
        <w:rPr>
          <w:b/>
        </w:rPr>
        <w:t xml:space="preserve">Please verify you have the most recent version of this document, </w:t>
      </w:r>
      <w:r w:rsidRPr="001F42D3">
        <w:t xml:space="preserve">which is published </w:t>
      </w:r>
      <w:hyperlink r:id="rId9" w:history="1">
        <w:r w:rsidRPr="001F42D3">
          <w:rPr>
            <w:rStyle w:val="Hyperlink"/>
          </w:rPr>
          <w:t>here</w:t>
        </w:r>
      </w:hyperlink>
      <w:r w:rsidRPr="001F42D3">
        <w:t>.</w:t>
      </w:r>
    </w:p>
    <w:p w14:paraId="0C94BB47" w14:textId="77777777" w:rsidR="00B11855" w:rsidRPr="001F42D3" w:rsidRDefault="00C15551" w:rsidP="00CF5627">
      <w:pPr>
        <w:pStyle w:val="BodyText"/>
        <w:rPr>
          <w:b/>
        </w:rPr>
      </w:pPr>
      <w:r w:rsidRPr="001F42D3">
        <w:br w:type="page"/>
      </w:r>
      <w:r w:rsidR="003D003E" w:rsidRPr="001F42D3">
        <w:rPr>
          <w:b/>
        </w:rPr>
        <w:lastRenderedPageBreak/>
        <w:t>CONTENTS</w:t>
      </w:r>
    </w:p>
    <w:p w14:paraId="40E1539C" w14:textId="77777777" w:rsidR="00C15551" w:rsidRPr="001F42D3" w:rsidRDefault="00C15551" w:rsidP="00C15551">
      <w:pPr>
        <w:pStyle w:val="BodyText"/>
      </w:pPr>
    </w:p>
    <w:bookmarkStart w:id="10" w:name="1_Introduction"/>
    <w:bookmarkEnd w:id="10"/>
    <w:p w14:paraId="16A1CE2D" w14:textId="286FD30F" w:rsidR="00825D74" w:rsidRDefault="009F4303">
      <w:pPr>
        <w:pStyle w:val="TOC1"/>
        <w:rPr>
          <w:rFonts w:asciiTheme="minorHAnsi" w:eastAsiaTheme="minorEastAsia" w:hAnsiTheme="minorHAnsi" w:cstheme="minorBidi"/>
          <w:noProof/>
          <w:kern w:val="2"/>
          <w14:ligatures w14:val="standardContextual"/>
        </w:rPr>
      </w:pPr>
      <w:r w:rsidRPr="001F42D3">
        <w:rPr>
          <w:bCs/>
          <w:caps/>
        </w:rPr>
        <w:fldChar w:fldCharType="begin"/>
      </w:r>
      <w:r w:rsidRPr="001F42D3">
        <w:rPr>
          <w:bCs/>
          <w:caps/>
        </w:rPr>
        <w:instrText xml:space="preserve"> TOC \o "1-1" \h \z \t "Heading 2,2,Heading 3,3,Heading 4,4,Heading 5,5,Heading 6,6,Appendix Heading 2,2,Appendix Heading 1,1,Appendix Heading 3,3" </w:instrText>
      </w:r>
      <w:r w:rsidRPr="001F42D3">
        <w:rPr>
          <w:bCs/>
          <w:caps/>
        </w:rPr>
        <w:fldChar w:fldCharType="separate"/>
      </w:r>
      <w:hyperlink w:anchor="_Toc181625082" w:history="1">
        <w:r w:rsidR="00825D74" w:rsidRPr="00560FEC">
          <w:rPr>
            <w:rStyle w:val="Hyperlink"/>
            <w:noProof/>
          </w:rPr>
          <w:t>1</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Introduction</w:t>
        </w:r>
        <w:r w:rsidR="00825D74">
          <w:rPr>
            <w:noProof/>
            <w:webHidden/>
          </w:rPr>
          <w:tab/>
        </w:r>
        <w:r w:rsidR="00825D74">
          <w:rPr>
            <w:noProof/>
            <w:webHidden/>
          </w:rPr>
          <w:fldChar w:fldCharType="begin"/>
        </w:r>
        <w:r w:rsidR="00825D74">
          <w:rPr>
            <w:noProof/>
            <w:webHidden/>
          </w:rPr>
          <w:instrText xml:space="preserve"> PAGEREF _Toc181625082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586F4EA4" w14:textId="26FA6A3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3" w:history="1">
        <w:r w:rsidRPr="00560FEC">
          <w:rPr>
            <w:rStyle w:val="Hyperlink"/>
            <w:noProof/>
          </w:rPr>
          <w:t>1.1</w:t>
        </w:r>
        <w:r>
          <w:rPr>
            <w:rFonts w:asciiTheme="minorHAnsi" w:eastAsiaTheme="minorEastAsia" w:hAnsiTheme="minorHAnsi" w:cstheme="minorBidi"/>
            <w:noProof/>
            <w:kern w:val="2"/>
            <w14:ligatures w14:val="standardContextual"/>
          </w:rPr>
          <w:tab/>
        </w:r>
        <w:r w:rsidRPr="00560FEC">
          <w:rPr>
            <w:rStyle w:val="Hyperlink"/>
            <w:noProof/>
          </w:rPr>
          <w:t>Introduction to IHE</w:t>
        </w:r>
        <w:r>
          <w:rPr>
            <w:noProof/>
            <w:webHidden/>
          </w:rPr>
          <w:tab/>
        </w:r>
        <w:r>
          <w:rPr>
            <w:noProof/>
            <w:webHidden/>
          </w:rPr>
          <w:fldChar w:fldCharType="begin"/>
        </w:r>
        <w:r>
          <w:rPr>
            <w:noProof/>
            <w:webHidden/>
          </w:rPr>
          <w:instrText xml:space="preserve"> PAGEREF _Toc181625083 \h </w:instrText>
        </w:r>
        <w:r>
          <w:rPr>
            <w:noProof/>
            <w:webHidden/>
          </w:rPr>
        </w:r>
        <w:r>
          <w:rPr>
            <w:noProof/>
            <w:webHidden/>
          </w:rPr>
          <w:fldChar w:fldCharType="separate"/>
        </w:r>
        <w:r>
          <w:rPr>
            <w:noProof/>
            <w:webHidden/>
          </w:rPr>
          <w:t>8</w:t>
        </w:r>
        <w:r>
          <w:rPr>
            <w:noProof/>
            <w:webHidden/>
          </w:rPr>
          <w:fldChar w:fldCharType="end"/>
        </w:r>
      </w:hyperlink>
    </w:p>
    <w:p w14:paraId="4128CF8E" w14:textId="6F20DE0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4" w:history="1">
        <w:r w:rsidRPr="00560FEC">
          <w:rPr>
            <w:rStyle w:val="Hyperlink"/>
            <w:noProof/>
          </w:rPr>
          <w:t>1.2</w:t>
        </w:r>
        <w:r>
          <w:rPr>
            <w:rFonts w:asciiTheme="minorHAnsi" w:eastAsiaTheme="minorEastAsia" w:hAnsiTheme="minorHAnsi" w:cstheme="minorBidi"/>
            <w:noProof/>
            <w:kern w:val="2"/>
            <w14:ligatures w14:val="standardContextual"/>
          </w:rPr>
          <w:tab/>
        </w:r>
        <w:r w:rsidRPr="00560FEC">
          <w:rPr>
            <w:rStyle w:val="Hyperlink"/>
            <w:noProof/>
          </w:rPr>
          <w:t>Intended Audience</w:t>
        </w:r>
        <w:r>
          <w:rPr>
            <w:noProof/>
            <w:webHidden/>
          </w:rPr>
          <w:tab/>
        </w:r>
        <w:r>
          <w:rPr>
            <w:noProof/>
            <w:webHidden/>
          </w:rPr>
          <w:fldChar w:fldCharType="begin"/>
        </w:r>
        <w:r>
          <w:rPr>
            <w:noProof/>
            <w:webHidden/>
          </w:rPr>
          <w:instrText xml:space="preserve"> PAGEREF _Toc181625084 \h </w:instrText>
        </w:r>
        <w:r>
          <w:rPr>
            <w:noProof/>
            <w:webHidden/>
          </w:rPr>
        </w:r>
        <w:r>
          <w:rPr>
            <w:noProof/>
            <w:webHidden/>
          </w:rPr>
          <w:fldChar w:fldCharType="separate"/>
        </w:r>
        <w:r>
          <w:rPr>
            <w:noProof/>
            <w:webHidden/>
          </w:rPr>
          <w:t>8</w:t>
        </w:r>
        <w:r>
          <w:rPr>
            <w:noProof/>
            <w:webHidden/>
          </w:rPr>
          <w:fldChar w:fldCharType="end"/>
        </w:r>
      </w:hyperlink>
    </w:p>
    <w:p w14:paraId="55AF5C97" w14:textId="7A7D50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5" w:history="1">
        <w:r w:rsidRPr="00560FEC">
          <w:rPr>
            <w:rStyle w:val="Hyperlink"/>
            <w:noProof/>
          </w:rPr>
          <w:t>1.3</w:t>
        </w:r>
        <w:r>
          <w:rPr>
            <w:rFonts w:asciiTheme="minorHAnsi" w:eastAsiaTheme="minorEastAsia" w:hAnsiTheme="minorHAnsi" w:cstheme="minorBidi"/>
            <w:noProof/>
            <w:kern w:val="2"/>
            <w14:ligatures w14:val="standardContextual"/>
          </w:rPr>
          <w:tab/>
        </w:r>
        <w:r w:rsidRPr="00560FEC">
          <w:rPr>
            <w:rStyle w:val="Hyperlink"/>
            <w:noProof/>
          </w:rPr>
          <w:t>Overview of Technical Framework Volume 2</w:t>
        </w:r>
        <w:r>
          <w:rPr>
            <w:noProof/>
            <w:webHidden/>
          </w:rPr>
          <w:tab/>
        </w:r>
        <w:r>
          <w:rPr>
            <w:noProof/>
            <w:webHidden/>
          </w:rPr>
          <w:fldChar w:fldCharType="begin"/>
        </w:r>
        <w:r>
          <w:rPr>
            <w:noProof/>
            <w:webHidden/>
          </w:rPr>
          <w:instrText xml:space="preserve"> PAGEREF _Toc181625085 \h </w:instrText>
        </w:r>
        <w:r>
          <w:rPr>
            <w:noProof/>
            <w:webHidden/>
          </w:rPr>
        </w:r>
        <w:r>
          <w:rPr>
            <w:noProof/>
            <w:webHidden/>
          </w:rPr>
          <w:fldChar w:fldCharType="separate"/>
        </w:r>
        <w:r>
          <w:rPr>
            <w:noProof/>
            <w:webHidden/>
          </w:rPr>
          <w:t>8</w:t>
        </w:r>
        <w:r>
          <w:rPr>
            <w:noProof/>
            <w:webHidden/>
          </w:rPr>
          <w:fldChar w:fldCharType="end"/>
        </w:r>
      </w:hyperlink>
    </w:p>
    <w:p w14:paraId="437FFD2C" w14:textId="0B883A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6" w:history="1">
        <w:r w:rsidRPr="00560FEC">
          <w:rPr>
            <w:rStyle w:val="Hyperlink"/>
            <w:noProof/>
          </w:rPr>
          <w:t>1.4</w:t>
        </w:r>
        <w:r>
          <w:rPr>
            <w:rFonts w:asciiTheme="minorHAnsi" w:eastAsiaTheme="minorEastAsia" w:hAnsiTheme="minorHAnsi" w:cstheme="minorBidi"/>
            <w:noProof/>
            <w:kern w:val="2"/>
            <w14:ligatures w14:val="standardContextual"/>
          </w:rPr>
          <w:tab/>
        </w:r>
        <w:r w:rsidRPr="00560FEC">
          <w:rPr>
            <w:rStyle w:val="Hyperlink"/>
            <w:noProof/>
          </w:rPr>
          <w:t>Comment Process</w:t>
        </w:r>
        <w:r>
          <w:rPr>
            <w:noProof/>
            <w:webHidden/>
          </w:rPr>
          <w:tab/>
        </w:r>
        <w:r>
          <w:rPr>
            <w:noProof/>
            <w:webHidden/>
          </w:rPr>
          <w:fldChar w:fldCharType="begin"/>
        </w:r>
        <w:r>
          <w:rPr>
            <w:noProof/>
            <w:webHidden/>
          </w:rPr>
          <w:instrText xml:space="preserve"> PAGEREF _Toc181625086 \h </w:instrText>
        </w:r>
        <w:r>
          <w:rPr>
            <w:noProof/>
            <w:webHidden/>
          </w:rPr>
        </w:r>
        <w:r>
          <w:rPr>
            <w:noProof/>
            <w:webHidden/>
          </w:rPr>
          <w:fldChar w:fldCharType="separate"/>
        </w:r>
        <w:r>
          <w:rPr>
            <w:noProof/>
            <w:webHidden/>
          </w:rPr>
          <w:t>9</w:t>
        </w:r>
        <w:r>
          <w:rPr>
            <w:noProof/>
            <w:webHidden/>
          </w:rPr>
          <w:fldChar w:fldCharType="end"/>
        </w:r>
      </w:hyperlink>
    </w:p>
    <w:p w14:paraId="2020658A" w14:textId="78BD9B4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7" w:history="1">
        <w:r w:rsidRPr="00560FEC">
          <w:rPr>
            <w:rStyle w:val="Hyperlink"/>
            <w:noProof/>
          </w:rPr>
          <w:t>1.5</w:t>
        </w:r>
        <w:r>
          <w:rPr>
            <w:rFonts w:asciiTheme="minorHAnsi" w:eastAsiaTheme="minorEastAsia" w:hAnsiTheme="minorHAnsi" w:cstheme="minorBidi"/>
            <w:noProof/>
            <w:kern w:val="2"/>
            <w14:ligatures w14:val="standardContextual"/>
          </w:rPr>
          <w:tab/>
        </w:r>
        <w:r w:rsidRPr="00560FEC">
          <w:rPr>
            <w:rStyle w:val="Hyperlink"/>
            <w:noProof/>
          </w:rPr>
          <w:t>Copyright Licenses</w:t>
        </w:r>
        <w:r>
          <w:rPr>
            <w:noProof/>
            <w:webHidden/>
          </w:rPr>
          <w:tab/>
        </w:r>
        <w:r>
          <w:rPr>
            <w:noProof/>
            <w:webHidden/>
          </w:rPr>
          <w:fldChar w:fldCharType="begin"/>
        </w:r>
        <w:r>
          <w:rPr>
            <w:noProof/>
            <w:webHidden/>
          </w:rPr>
          <w:instrText xml:space="preserve"> PAGEREF _Toc181625087 \h </w:instrText>
        </w:r>
        <w:r>
          <w:rPr>
            <w:noProof/>
            <w:webHidden/>
          </w:rPr>
        </w:r>
        <w:r>
          <w:rPr>
            <w:noProof/>
            <w:webHidden/>
          </w:rPr>
          <w:fldChar w:fldCharType="separate"/>
        </w:r>
        <w:r>
          <w:rPr>
            <w:noProof/>
            <w:webHidden/>
          </w:rPr>
          <w:t>9</w:t>
        </w:r>
        <w:r>
          <w:rPr>
            <w:noProof/>
            <w:webHidden/>
          </w:rPr>
          <w:fldChar w:fldCharType="end"/>
        </w:r>
      </w:hyperlink>
    </w:p>
    <w:p w14:paraId="15E42FD5" w14:textId="18DF322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8" w:history="1">
        <w:r w:rsidRPr="00560FEC">
          <w:rPr>
            <w:rStyle w:val="Hyperlink"/>
            <w:noProof/>
          </w:rPr>
          <w:t>1.6</w:t>
        </w:r>
        <w:r>
          <w:rPr>
            <w:rFonts w:asciiTheme="minorHAnsi" w:eastAsiaTheme="minorEastAsia" w:hAnsiTheme="minorHAnsi" w:cstheme="minorBidi"/>
            <w:noProof/>
            <w:kern w:val="2"/>
            <w14:ligatures w14:val="standardContextual"/>
          </w:rPr>
          <w:tab/>
        </w:r>
        <w:r w:rsidRPr="00560FEC">
          <w:rPr>
            <w:rStyle w:val="Hyperlink"/>
            <w:noProof/>
          </w:rPr>
          <w:t>Trademark</w:t>
        </w:r>
        <w:r>
          <w:rPr>
            <w:noProof/>
            <w:webHidden/>
          </w:rPr>
          <w:tab/>
        </w:r>
        <w:r>
          <w:rPr>
            <w:noProof/>
            <w:webHidden/>
          </w:rPr>
          <w:fldChar w:fldCharType="begin"/>
        </w:r>
        <w:r>
          <w:rPr>
            <w:noProof/>
            <w:webHidden/>
          </w:rPr>
          <w:instrText xml:space="preserve"> PAGEREF _Toc181625088 \h </w:instrText>
        </w:r>
        <w:r>
          <w:rPr>
            <w:noProof/>
            <w:webHidden/>
          </w:rPr>
        </w:r>
        <w:r>
          <w:rPr>
            <w:noProof/>
            <w:webHidden/>
          </w:rPr>
          <w:fldChar w:fldCharType="separate"/>
        </w:r>
        <w:r>
          <w:rPr>
            <w:noProof/>
            <w:webHidden/>
          </w:rPr>
          <w:t>9</w:t>
        </w:r>
        <w:r>
          <w:rPr>
            <w:noProof/>
            <w:webHidden/>
          </w:rPr>
          <w:fldChar w:fldCharType="end"/>
        </w:r>
      </w:hyperlink>
    </w:p>
    <w:p w14:paraId="6E0BC9E7" w14:textId="189A134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9" w:history="1">
        <w:r w:rsidRPr="00560FEC">
          <w:rPr>
            <w:rStyle w:val="Hyperlink"/>
            <w:noProof/>
          </w:rPr>
          <w:t>1.7</w:t>
        </w:r>
        <w:r>
          <w:rPr>
            <w:rFonts w:asciiTheme="minorHAnsi" w:eastAsiaTheme="minorEastAsia" w:hAnsiTheme="minorHAnsi" w:cstheme="minorBidi"/>
            <w:noProof/>
            <w:kern w:val="2"/>
            <w14:ligatures w14:val="standardContextual"/>
          </w:rPr>
          <w:tab/>
        </w:r>
        <w:r w:rsidRPr="00560FEC">
          <w:rPr>
            <w:rStyle w:val="Hyperlink"/>
            <w:noProof/>
          </w:rPr>
          <w:t>Disclaimer Regarding Patent Rights</w:t>
        </w:r>
        <w:r>
          <w:rPr>
            <w:noProof/>
            <w:webHidden/>
          </w:rPr>
          <w:tab/>
        </w:r>
        <w:r>
          <w:rPr>
            <w:noProof/>
            <w:webHidden/>
          </w:rPr>
          <w:fldChar w:fldCharType="begin"/>
        </w:r>
        <w:r>
          <w:rPr>
            <w:noProof/>
            <w:webHidden/>
          </w:rPr>
          <w:instrText xml:space="preserve"> PAGEREF _Toc181625089 \h </w:instrText>
        </w:r>
        <w:r>
          <w:rPr>
            <w:noProof/>
            <w:webHidden/>
          </w:rPr>
        </w:r>
        <w:r>
          <w:rPr>
            <w:noProof/>
            <w:webHidden/>
          </w:rPr>
          <w:fldChar w:fldCharType="separate"/>
        </w:r>
        <w:r>
          <w:rPr>
            <w:noProof/>
            <w:webHidden/>
          </w:rPr>
          <w:t>9</w:t>
        </w:r>
        <w:r>
          <w:rPr>
            <w:noProof/>
            <w:webHidden/>
          </w:rPr>
          <w:fldChar w:fldCharType="end"/>
        </w:r>
      </w:hyperlink>
    </w:p>
    <w:p w14:paraId="554DA6B7" w14:textId="42C5AF31"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0" w:history="1">
        <w:r w:rsidRPr="00560FEC">
          <w:rPr>
            <w:rStyle w:val="Hyperlink"/>
            <w:noProof/>
          </w:rPr>
          <w:t>1.8</w:t>
        </w:r>
        <w:r>
          <w:rPr>
            <w:rFonts w:asciiTheme="minorHAnsi" w:eastAsiaTheme="minorEastAsia" w:hAnsiTheme="minorHAnsi" w:cstheme="minorBidi"/>
            <w:noProof/>
            <w:kern w:val="2"/>
            <w14:ligatures w14:val="standardContextual"/>
          </w:rPr>
          <w:tab/>
        </w:r>
        <w:r w:rsidRPr="00560FEC">
          <w:rPr>
            <w:rStyle w:val="Hyperlink"/>
            <w:noProof/>
          </w:rPr>
          <w:t>History of Document Changes</w:t>
        </w:r>
        <w:r>
          <w:rPr>
            <w:noProof/>
            <w:webHidden/>
          </w:rPr>
          <w:tab/>
        </w:r>
        <w:r>
          <w:rPr>
            <w:noProof/>
            <w:webHidden/>
          </w:rPr>
          <w:fldChar w:fldCharType="begin"/>
        </w:r>
        <w:r>
          <w:rPr>
            <w:noProof/>
            <w:webHidden/>
          </w:rPr>
          <w:instrText xml:space="preserve"> PAGEREF _Toc181625090 \h </w:instrText>
        </w:r>
        <w:r>
          <w:rPr>
            <w:noProof/>
            <w:webHidden/>
          </w:rPr>
        </w:r>
        <w:r>
          <w:rPr>
            <w:noProof/>
            <w:webHidden/>
          </w:rPr>
          <w:fldChar w:fldCharType="separate"/>
        </w:r>
        <w:r>
          <w:rPr>
            <w:noProof/>
            <w:webHidden/>
          </w:rPr>
          <w:t>10</w:t>
        </w:r>
        <w:r>
          <w:rPr>
            <w:noProof/>
            <w:webHidden/>
          </w:rPr>
          <w:fldChar w:fldCharType="end"/>
        </w:r>
      </w:hyperlink>
    </w:p>
    <w:p w14:paraId="1F01A7CE" w14:textId="1E6E69AE" w:rsidR="00825D74" w:rsidRDefault="00825D74">
      <w:pPr>
        <w:pStyle w:val="TOC1"/>
        <w:rPr>
          <w:rFonts w:asciiTheme="minorHAnsi" w:eastAsiaTheme="minorEastAsia" w:hAnsiTheme="minorHAnsi" w:cstheme="minorBidi"/>
          <w:noProof/>
          <w:kern w:val="2"/>
          <w14:ligatures w14:val="standardContextual"/>
        </w:rPr>
      </w:pPr>
      <w:hyperlink w:anchor="_Toc181625091" w:history="1">
        <w:r w:rsidRPr="00560FEC">
          <w:rPr>
            <w:rStyle w:val="Hyperlink"/>
            <w:noProof/>
          </w:rPr>
          <w:t>2</w:t>
        </w:r>
        <w:r>
          <w:rPr>
            <w:rFonts w:asciiTheme="minorHAnsi" w:eastAsiaTheme="minorEastAsia" w:hAnsiTheme="minorHAnsi" w:cstheme="minorBidi"/>
            <w:noProof/>
            <w:kern w:val="2"/>
            <w14:ligatures w14:val="standardContextual"/>
          </w:rPr>
          <w:tab/>
        </w:r>
        <w:r w:rsidRPr="00560FEC">
          <w:rPr>
            <w:rStyle w:val="Hyperlink"/>
            <w:noProof/>
          </w:rPr>
          <w:t>Conventions</w:t>
        </w:r>
        <w:r>
          <w:rPr>
            <w:noProof/>
            <w:webHidden/>
          </w:rPr>
          <w:tab/>
        </w:r>
        <w:r>
          <w:rPr>
            <w:noProof/>
            <w:webHidden/>
          </w:rPr>
          <w:fldChar w:fldCharType="begin"/>
        </w:r>
        <w:r>
          <w:rPr>
            <w:noProof/>
            <w:webHidden/>
          </w:rPr>
          <w:instrText xml:space="preserve"> PAGEREF _Toc181625091 \h </w:instrText>
        </w:r>
        <w:r>
          <w:rPr>
            <w:noProof/>
            <w:webHidden/>
          </w:rPr>
        </w:r>
        <w:r>
          <w:rPr>
            <w:noProof/>
            <w:webHidden/>
          </w:rPr>
          <w:fldChar w:fldCharType="separate"/>
        </w:r>
        <w:r>
          <w:rPr>
            <w:noProof/>
            <w:webHidden/>
          </w:rPr>
          <w:t>12</w:t>
        </w:r>
        <w:r>
          <w:rPr>
            <w:noProof/>
            <w:webHidden/>
          </w:rPr>
          <w:fldChar w:fldCharType="end"/>
        </w:r>
      </w:hyperlink>
    </w:p>
    <w:p w14:paraId="1D8F3DD7" w14:textId="7DCA992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2" w:history="1">
        <w:r w:rsidRPr="00560FEC">
          <w:rPr>
            <w:rStyle w:val="Hyperlink"/>
            <w:noProof/>
          </w:rPr>
          <w:t>2.1</w:t>
        </w:r>
        <w:r>
          <w:rPr>
            <w:rFonts w:asciiTheme="minorHAnsi" w:eastAsiaTheme="minorEastAsia" w:hAnsiTheme="minorHAnsi" w:cstheme="minorBidi"/>
            <w:noProof/>
            <w:kern w:val="2"/>
            <w14:ligatures w14:val="standardContextual"/>
          </w:rPr>
          <w:tab/>
        </w:r>
        <w:r w:rsidRPr="00560FEC">
          <w:rPr>
            <w:rStyle w:val="Hyperlink"/>
            <w:noProof/>
          </w:rPr>
          <w:t>Transaction Modeling and Profiling Conventions</w:t>
        </w:r>
        <w:r>
          <w:rPr>
            <w:noProof/>
            <w:webHidden/>
          </w:rPr>
          <w:tab/>
        </w:r>
        <w:r>
          <w:rPr>
            <w:noProof/>
            <w:webHidden/>
          </w:rPr>
          <w:fldChar w:fldCharType="begin"/>
        </w:r>
        <w:r>
          <w:rPr>
            <w:noProof/>
            <w:webHidden/>
          </w:rPr>
          <w:instrText xml:space="preserve"> PAGEREF _Toc181625092 \h </w:instrText>
        </w:r>
        <w:r>
          <w:rPr>
            <w:noProof/>
            <w:webHidden/>
          </w:rPr>
        </w:r>
        <w:r>
          <w:rPr>
            <w:noProof/>
            <w:webHidden/>
          </w:rPr>
          <w:fldChar w:fldCharType="separate"/>
        </w:r>
        <w:r>
          <w:rPr>
            <w:noProof/>
            <w:webHidden/>
          </w:rPr>
          <w:t>12</w:t>
        </w:r>
        <w:r>
          <w:rPr>
            <w:noProof/>
            <w:webHidden/>
          </w:rPr>
          <w:fldChar w:fldCharType="end"/>
        </w:r>
      </w:hyperlink>
    </w:p>
    <w:p w14:paraId="1B4416D5" w14:textId="4210BDE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3" w:history="1">
        <w:r w:rsidRPr="00560FEC">
          <w:rPr>
            <w:rStyle w:val="Hyperlink"/>
            <w:noProof/>
          </w:rPr>
          <w:t>2.2</w:t>
        </w:r>
        <w:r>
          <w:rPr>
            <w:rFonts w:asciiTheme="minorHAnsi" w:eastAsiaTheme="minorEastAsia" w:hAnsiTheme="minorHAnsi" w:cstheme="minorBidi"/>
            <w:noProof/>
            <w:kern w:val="2"/>
            <w14:ligatures w14:val="standardContextual"/>
          </w:rPr>
          <w:tab/>
        </w:r>
        <w:r w:rsidRPr="00560FEC">
          <w:rPr>
            <w:rStyle w:val="Hyperlink"/>
            <w:noProof/>
          </w:rPr>
          <w:t>Additional Standards Profiling Conventions</w:t>
        </w:r>
        <w:r>
          <w:rPr>
            <w:noProof/>
            <w:webHidden/>
          </w:rPr>
          <w:tab/>
        </w:r>
        <w:r>
          <w:rPr>
            <w:noProof/>
            <w:webHidden/>
          </w:rPr>
          <w:fldChar w:fldCharType="begin"/>
        </w:r>
        <w:r>
          <w:rPr>
            <w:noProof/>
            <w:webHidden/>
          </w:rPr>
          <w:instrText xml:space="preserve"> PAGEREF _Toc181625093 \h </w:instrText>
        </w:r>
        <w:r>
          <w:rPr>
            <w:noProof/>
            <w:webHidden/>
          </w:rPr>
        </w:r>
        <w:r>
          <w:rPr>
            <w:noProof/>
            <w:webHidden/>
          </w:rPr>
          <w:fldChar w:fldCharType="separate"/>
        </w:r>
        <w:r>
          <w:rPr>
            <w:noProof/>
            <w:webHidden/>
          </w:rPr>
          <w:t>12</w:t>
        </w:r>
        <w:r>
          <w:rPr>
            <w:noProof/>
            <w:webHidden/>
          </w:rPr>
          <w:fldChar w:fldCharType="end"/>
        </w:r>
      </w:hyperlink>
    </w:p>
    <w:p w14:paraId="1E2CA5EC" w14:textId="4F00E2B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4" w:history="1">
        <w:r w:rsidRPr="00560FEC">
          <w:rPr>
            <w:rStyle w:val="Hyperlink"/>
            <w:noProof/>
          </w:rPr>
          <w:t>2.3</w:t>
        </w:r>
        <w:r>
          <w:rPr>
            <w:rFonts w:asciiTheme="minorHAnsi" w:eastAsiaTheme="minorEastAsia" w:hAnsiTheme="minorHAnsi" w:cstheme="minorBidi"/>
            <w:noProof/>
            <w:kern w:val="2"/>
            <w14:ligatures w14:val="standardContextual"/>
          </w:rPr>
          <w:tab/>
        </w:r>
        <w:r w:rsidRPr="00560FEC">
          <w:rPr>
            <w:rStyle w:val="Hyperlink"/>
            <w:noProof/>
          </w:rPr>
          <w:t>Use of Coded Entities and Coding Schemes</w:t>
        </w:r>
        <w:r>
          <w:rPr>
            <w:noProof/>
            <w:webHidden/>
          </w:rPr>
          <w:tab/>
        </w:r>
        <w:r>
          <w:rPr>
            <w:noProof/>
            <w:webHidden/>
          </w:rPr>
          <w:fldChar w:fldCharType="begin"/>
        </w:r>
        <w:r>
          <w:rPr>
            <w:noProof/>
            <w:webHidden/>
          </w:rPr>
          <w:instrText xml:space="preserve"> PAGEREF _Toc181625094 \h </w:instrText>
        </w:r>
        <w:r>
          <w:rPr>
            <w:noProof/>
            <w:webHidden/>
          </w:rPr>
        </w:r>
        <w:r>
          <w:rPr>
            <w:noProof/>
            <w:webHidden/>
          </w:rPr>
          <w:fldChar w:fldCharType="separate"/>
        </w:r>
        <w:r>
          <w:rPr>
            <w:noProof/>
            <w:webHidden/>
          </w:rPr>
          <w:t>12</w:t>
        </w:r>
        <w:r>
          <w:rPr>
            <w:noProof/>
            <w:webHidden/>
          </w:rPr>
          <w:fldChar w:fldCharType="end"/>
        </w:r>
      </w:hyperlink>
    </w:p>
    <w:p w14:paraId="31E61F95" w14:textId="0B8E63C7" w:rsidR="00825D74" w:rsidRDefault="00825D74">
      <w:pPr>
        <w:pStyle w:val="TOC1"/>
        <w:rPr>
          <w:rFonts w:asciiTheme="minorHAnsi" w:eastAsiaTheme="minorEastAsia" w:hAnsiTheme="minorHAnsi" w:cstheme="minorBidi"/>
          <w:noProof/>
          <w:kern w:val="2"/>
          <w14:ligatures w14:val="standardContextual"/>
        </w:rPr>
      </w:pPr>
      <w:hyperlink w:anchor="_Toc181625095" w:history="1">
        <w:r w:rsidRPr="00560FEC">
          <w:rPr>
            <w:rStyle w:val="Hyperlink"/>
            <w:noProof/>
          </w:rPr>
          <w:t>3</w:t>
        </w:r>
        <w:r>
          <w:rPr>
            <w:rFonts w:asciiTheme="minorHAnsi" w:eastAsiaTheme="minorEastAsia" w:hAnsiTheme="minorHAnsi" w:cstheme="minorBidi"/>
            <w:noProof/>
            <w:kern w:val="2"/>
            <w14:ligatures w14:val="standardContextual"/>
          </w:rPr>
          <w:tab/>
        </w:r>
        <w:r w:rsidRPr="00560FEC">
          <w:rPr>
            <w:rStyle w:val="Hyperlink"/>
            <w:noProof/>
          </w:rPr>
          <w:t>IHE Devices Transactions</w:t>
        </w:r>
        <w:r>
          <w:rPr>
            <w:noProof/>
            <w:webHidden/>
          </w:rPr>
          <w:tab/>
        </w:r>
        <w:r>
          <w:rPr>
            <w:noProof/>
            <w:webHidden/>
          </w:rPr>
          <w:fldChar w:fldCharType="begin"/>
        </w:r>
        <w:r>
          <w:rPr>
            <w:noProof/>
            <w:webHidden/>
          </w:rPr>
          <w:instrText xml:space="preserve"> PAGEREF _Toc181625095 \h </w:instrText>
        </w:r>
        <w:r>
          <w:rPr>
            <w:noProof/>
            <w:webHidden/>
          </w:rPr>
        </w:r>
        <w:r>
          <w:rPr>
            <w:noProof/>
            <w:webHidden/>
          </w:rPr>
          <w:fldChar w:fldCharType="separate"/>
        </w:r>
        <w:r>
          <w:rPr>
            <w:noProof/>
            <w:webHidden/>
          </w:rPr>
          <w:t>13</w:t>
        </w:r>
        <w:r>
          <w:rPr>
            <w:noProof/>
            <w:webHidden/>
          </w:rPr>
          <w:fldChar w:fldCharType="end"/>
        </w:r>
      </w:hyperlink>
    </w:p>
    <w:p w14:paraId="64567097" w14:textId="1C8FC4E5"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6" w:history="1">
        <w:r w:rsidRPr="00560FEC">
          <w:rPr>
            <w:rStyle w:val="Hyperlink"/>
            <w:noProof/>
          </w:rPr>
          <w:t>3.1</w:t>
        </w:r>
        <w:r>
          <w:rPr>
            <w:rFonts w:asciiTheme="minorHAnsi" w:eastAsiaTheme="minorEastAsia" w:hAnsiTheme="minorHAnsi" w:cstheme="minorBidi"/>
            <w:noProof/>
            <w:kern w:val="2"/>
            <w14:ligatures w14:val="standardContextual"/>
          </w:rPr>
          <w:tab/>
        </w:r>
        <w:r w:rsidRPr="00560FEC">
          <w:rPr>
            <w:rStyle w:val="Hyperlink"/>
            <w:noProof/>
          </w:rPr>
          <w:t>Communicate PCD Data [PCD-01]</w:t>
        </w:r>
        <w:r>
          <w:rPr>
            <w:noProof/>
            <w:webHidden/>
          </w:rPr>
          <w:tab/>
        </w:r>
        <w:r>
          <w:rPr>
            <w:noProof/>
            <w:webHidden/>
          </w:rPr>
          <w:fldChar w:fldCharType="begin"/>
        </w:r>
        <w:r>
          <w:rPr>
            <w:noProof/>
            <w:webHidden/>
          </w:rPr>
          <w:instrText xml:space="preserve"> PAGEREF _Toc181625096 \h </w:instrText>
        </w:r>
        <w:r>
          <w:rPr>
            <w:noProof/>
            <w:webHidden/>
          </w:rPr>
        </w:r>
        <w:r>
          <w:rPr>
            <w:noProof/>
            <w:webHidden/>
          </w:rPr>
          <w:fldChar w:fldCharType="separate"/>
        </w:r>
        <w:r>
          <w:rPr>
            <w:noProof/>
            <w:webHidden/>
          </w:rPr>
          <w:t>13</w:t>
        </w:r>
        <w:r>
          <w:rPr>
            <w:noProof/>
            <w:webHidden/>
          </w:rPr>
          <w:fldChar w:fldCharType="end"/>
        </w:r>
      </w:hyperlink>
    </w:p>
    <w:p w14:paraId="632A4C69" w14:textId="1E0DB64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7" w:history="1">
        <w:r w:rsidRPr="00560FEC">
          <w:rPr>
            <w:rStyle w:val="Hyperlink"/>
            <w:noProof/>
          </w:rPr>
          <w:t>3.1.1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_Toc181625097 \h </w:instrText>
        </w:r>
        <w:r>
          <w:rPr>
            <w:noProof/>
            <w:webHidden/>
          </w:rPr>
        </w:r>
        <w:r>
          <w:rPr>
            <w:noProof/>
            <w:webHidden/>
          </w:rPr>
          <w:fldChar w:fldCharType="separate"/>
        </w:r>
        <w:r>
          <w:rPr>
            <w:noProof/>
            <w:webHidden/>
          </w:rPr>
          <w:t>13</w:t>
        </w:r>
        <w:r>
          <w:rPr>
            <w:noProof/>
            <w:webHidden/>
          </w:rPr>
          <w:fldChar w:fldCharType="end"/>
        </w:r>
      </w:hyperlink>
    </w:p>
    <w:p w14:paraId="68C24623" w14:textId="64D3187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8" w:history="1">
        <w:r w:rsidRPr="00560FEC">
          <w:rPr>
            <w:rStyle w:val="Hyperlink"/>
            <w:noProof/>
          </w:rPr>
          <w:t>3.1.2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_Toc181625098 \h </w:instrText>
        </w:r>
        <w:r>
          <w:rPr>
            <w:noProof/>
            <w:webHidden/>
          </w:rPr>
        </w:r>
        <w:r>
          <w:rPr>
            <w:noProof/>
            <w:webHidden/>
          </w:rPr>
          <w:fldChar w:fldCharType="separate"/>
        </w:r>
        <w:r>
          <w:rPr>
            <w:noProof/>
            <w:webHidden/>
          </w:rPr>
          <w:t>13</w:t>
        </w:r>
        <w:r>
          <w:rPr>
            <w:noProof/>
            <w:webHidden/>
          </w:rPr>
          <w:fldChar w:fldCharType="end"/>
        </w:r>
      </w:hyperlink>
    </w:p>
    <w:p w14:paraId="00099F6F" w14:textId="348E7C89"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9" w:history="1">
        <w:r w:rsidRPr="00560FEC">
          <w:rPr>
            <w:rStyle w:val="Hyperlink"/>
            <w:noProof/>
          </w:rPr>
          <w:t>3.1.3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_Toc181625099 \h </w:instrText>
        </w:r>
        <w:r>
          <w:rPr>
            <w:noProof/>
            <w:webHidden/>
          </w:rPr>
        </w:r>
        <w:r>
          <w:rPr>
            <w:noProof/>
            <w:webHidden/>
          </w:rPr>
          <w:fldChar w:fldCharType="separate"/>
        </w:r>
        <w:r>
          <w:rPr>
            <w:noProof/>
            <w:webHidden/>
          </w:rPr>
          <w:t>14</w:t>
        </w:r>
        <w:r>
          <w:rPr>
            <w:noProof/>
            <w:webHidden/>
          </w:rPr>
          <w:fldChar w:fldCharType="end"/>
        </w:r>
      </w:hyperlink>
    </w:p>
    <w:p w14:paraId="0C361C53" w14:textId="68346D9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0" w:history="1">
        <w:r w:rsidRPr="00560FEC">
          <w:rPr>
            <w:rStyle w:val="Hyperlink"/>
            <w:noProof/>
          </w:rPr>
          <w:t>3.1.4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_Toc181625100 \h </w:instrText>
        </w:r>
        <w:r>
          <w:rPr>
            <w:noProof/>
            <w:webHidden/>
          </w:rPr>
        </w:r>
        <w:r>
          <w:rPr>
            <w:noProof/>
            <w:webHidden/>
          </w:rPr>
          <w:fldChar w:fldCharType="separate"/>
        </w:r>
        <w:r>
          <w:rPr>
            <w:noProof/>
            <w:webHidden/>
          </w:rPr>
          <w:t>14</w:t>
        </w:r>
        <w:r>
          <w:rPr>
            <w:noProof/>
            <w:webHidden/>
          </w:rPr>
          <w:fldChar w:fldCharType="end"/>
        </w:r>
      </w:hyperlink>
    </w:p>
    <w:p w14:paraId="12E95C12" w14:textId="4E6832A0"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01" w:history="1">
        <w:r w:rsidRPr="00560FEC">
          <w:rPr>
            <w:rStyle w:val="Hyperlink"/>
            <w:noProof/>
          </w:rPr>
          <w:t>3.1.4.1</w:t>
        </w:r>
        <w:r>
          <w:rPr>
            <w:rFonts w:asciiTheme="minorHAnsi" w:eastAsiaTheme="minorEastAsia" w:hAnsiTheme="minorHAnsi" w:cstheme="minorBidi"/>
            <w:noProof/>
            <w:kern w:val="2"/>
            <w14:ligatures w14:val="standardContextual"/>
          </w:rPr>
          <w:tab/>
        </w:r>
        <w:r w:rsidRPr="00560FEC">
          <w:rPr>
            <w:rStyle w:val="Hyperlink"/>
            <w:noProof/>
          </w:rPr>
          <w:t>DOR communicates with DOC</w:t>
        </w:r>
        <w:r>
          <w:rPr>
            <w:noProof/>
            <w:webHidden/>
          </w:rPr>
          <w:tab/>
        </w:r>
        <w:r>
          <w:rPr>
            <w:noProof/>
            <w:webHidden/>
          </w:rPr>
          <w:fldChar w:fldCharType="begin"/>
        </w:r>
        <w:r>
          <w:rPr>
            <w:noProof/>
            <w:webHidden/>
          </w:rPr>
          <w:instrText xml:space="preserve"> PAGEREF _Toc181625101 \h </w:instrText>
        </w:r>
        <w:r>
          <w:rPr>
            <w:noProof/>
            <w:webHidden/>
          </w:rPr>
        </w:r>
        <w:r>
          <w:rPr>
            <w:noProof/>
            <w:webHidden/>
          </w:rPr>
          <w:fldChar w:fldCharType="separate"/>
        </w:r>
        <w:r>
          <w:rPr>
            <w:noProof/>
            <w:webHidden/>
          </w:rPr>
          <w:t>14</w:t>
        </w:r>
        <w:r>
          <w:rPr>
            <w:noProof/>
            <w:webHidden/>
          </w:rPr>
          <w:fldChar w:fldCharType="end"/>
        </w:r>
      </w:hyperlink>
    </w:p>
    <w:p w14:paraId="1D7DDD5A" w14:textId="7952FAFF"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2" w:history="1">
        <w:r w:rsidRPr="00560FEC">
          <w:rPr>
            <w:rStyle w:val="Hyperlink"/>
            <w:noProof/>
          </w:rPr>
          <w:t>3.1.4.1.1</w:t>
        </w:r>
        <w:r>
          <w:rPr>
            <w:rFonts w:asciiTheme="minorHAnsi" w:eastAsiaTheme="minorEastAsia" w:hAnsiTheme="minorHAnsi" w:cstheme="minorBidi"/>
            <w:noProof/>
            <w:kern w:val="2"/>
            <w14:ligatures w14:val="standardContextual"/>
          </w:rPr>
          <w:tab/>
        </w:r>
        <w:r w:rsidRPr="00560FEC">
          <w:rPr>
            <w:rStyle w:val="Hyperlink"/>
            <w:noProof/>
          </w:rPr>
          <w:t>PCD-01 Communicate PCD Data (ORU^R01^ORU_R01) static definition</w:t>
        </w:r>
        <w:r>
          <w:rPr>
            <w:noProof/>
            <w:webHidden/>
          </w:rPr>
          <w:tab/>
        </w:r>
        <w:r>
          <w:rPr>
            <w:noProof/>
            <w:webHidden/>
          </w:rPr>
          <w:fldChar w:fldCharType="begin"/>
        </w:r>
        <w:r>
          <w:rPr>
            <w:noProof/>
            <w:webHidden/>
          </w:rPr>
          <w:instrText xml:space="preserve"> PAGEREF _Toc181625102 \h </w:instrText>
        </w:r>
        <w:r>
          <w:rPr>
            <w:noProof/>
            <w:webHidden/>
          </w:rPr>
        </w:r>
        <w:r>
          <w:rPr>
            <w:noProof/>
            <w:webHidden/>
          </w:rPr>
          <w:fldChar w:fldCharType="separate"/>
        </w:r>
        <w:r>
          <w:rPr>
            <w:noProof/>
            <w:webHidden/>
          </w:rPr>
          <w:t>15</w:t>
        </w:r>
        <w:r>
          <w:rPr>
            <w:noProof/>
            <w:webHidden/>
          </w:rPr>
          <w:fldChar w:fldCharType="end"/>
        </w:r>
      </w:hyperlink>
    </w:p>
    <w:p w14:paraId="00A17992" w14:textId="28F0B0A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3" w:history="1">
        <w:r w:rsidRPr="00560FEC">
          <w:rPr>
            <w:rStyle w:val="Hyperlink"/>
            <w:noProof/>
          </w:rPr>
          <w:t>3.1.4.1.2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_Toc181625103 \h </w:instrText>
        </w:r>
        <w:r>
          <w:rPr>
            <w:noProof/>
            <w:webHidden/>
          </w:rPr>
        </w:r>
        <w:r>
          <w:rPr>
            <w:noProof/>
            <w:webHidden/>
          </w:rPr>
          <w:fldChar w:fldCharType="separate"/>
        </w:r>
        <w:r>
          <w:rPr>
            <w:noProof/>
            <w:webHidden/>
          </w:rPr>
          <w:t>16</w:t>
        </w:r>
        <w:r>
          <w:rPr>
            <w:noProof/>
            <w:webHidden/>
          </w:rPr>
          <w:fldChar w:fldCharType="end"/>
        </w:r>
      </w:hyperlink>
    </w:p>
    <w:p w14:paraId="4DC175F5" w14:textId="43F9272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4" w:history="1">
        <w:r w:rsidRPr="00560FEC">
          <w:rPr>
            <w:rStyle w:val="Hyperlink"/>
            <w:noProof/>
          </w:rPr>
          <w:t>3.1.4.1.3</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_Toc181625104 \h </w:instrText>
        </w:r>
        <w:r>
          <w:rPr>
            <w:noProof/>
            <w:webHidden/>
          </w:rPr>
        </w:r>
        <w:r>
          <w:rPr>
            <w:noProof/>
            <w:webHidden/>
          </w:rPr>
          <w:fldChar w:fldCharType="separate"/>
        </w:r>
        <w:r>
          <w:rPr>
            <w:noProof/>
            <w:webHidden/>
          </w:rPr>
          <w:t>17</w:t>
        </w:r>
        <w:r>
          <w:rPr>
            <w:noProof/>
            <w:webHidden/>
          </w:rPr>
          <w:fldChar w:fldCharType="end"/>
        </w:r>
      </w:hyperlink>
    </w:p>
    <w:p w14:paraId="11D72062" w14:textId="7E377B7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5" w:history="1">
        <w:r w:rsidRPr="00560FEC">
          <w:rPr>
            <w:rStyle w:val="Hyperlink"/>
            <w:noProof/>
          </w:rPr>
          <w:t>3.1.4.1.4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_Toc181625105 \h </w:instrText>
        </w:r>
        <w:r>
          <w:rPr>
            <w:noProof/>
            <w:webHidden/>
          </w:rPr>
        </w:r>
        <w:r>
          <w:rPr>
            <w:noProof/>
            <w:webHidden/>
          </w:rPr>
          <w:fldChar w:fldCharType="separate"/>
        </w:r>
        <w:r>
          <w:rPr>
            <w:noProof/>
            <w:webHidden/>
          </w:rPr>
          <w:t>17</w:t>
        </w:r>
        <w:r>
          <w:rPr>
            <w:noProof/>
            <w:webHidden/>
          </w:rPr>
          <w:fldChar w:fldCharType="end"/>
        </w:r>
      </w:hyperlink>
    </w:p>
    <w:p w14:paraId="05020F85" w14:textId="2C3EACC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6" w:history="1">
        <w:r w:rsidRPr="00560FEC">
          <w:rPr>
            <w:rStyle w:val="Hyperlink"/>
            <w:noProof/>
          </w:rPr>
          <w:t>3.1.5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_Toc181625106 \h </w:instrText>
        </w:r>
        <w:r>
          <w:rPr>
            <w:noProof/>
            <w:webHidden/>
          </w:rPr>
        </w:r>
        <w:r>
          <w:rPr>
            <w:noProof/>
            <w:webHidden/>
          </w:rPr>
          <w:fldChar w:fldCharType="separate"/>
        </w:r>
        <w:r>
          <w:rPr>
            <w:noProof/>
            <w:webHidden/>
          </w:rPr>
          <w:t>17</w:t>
        </w:r>
        <w:r>
          <w:rPr>
            <w:noProof/>
            <w:webHidden/>
          </w:rPr>
          <w:fldChar w:fldCharType="end"/>
        </w:r>
      </w:hyperlink>
    </w:p>
    <w:p w14:paraId="3B1A1278" w14:textId="6CB7513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7" w:history="1">
        <w:r w:rsidRPr="00560FEC">
          <w:rPr>
            <w:rStyle w:val="Hyperlink"/>
            <w:noProof/>
          </w:rPr>
          <w:t>3.2</w:t>
        </w:r>
        <w:r>
          <w:rPr>
            <w:rFonts w:asciiTheme="minorHAnsi" w:eastAsiaTheme="minorEastAsia" w:hAnsiTheme="minorHAnsi" w:cstheme="minorBidi"/>
            <w:noProof/>
            <w:kern w:val="2"/>
            <w14:ligatures w14:val="standardContextual"/>
          </w:rPr>
          <w:tab/>
        </w:r>
        <w:r w:rsidRPr="00560FEC">
          <w:rPr>
            <w:rStyle w:val="Hyperlink"/>
            <w:noProof/>
          </w:rPr>
          <w:t>[PCD-02] Reserved</w:t>
        </w:r>
        <w:r>
          <w:rPr>
            <w:noProof/>
            <w:webHidden/>
          </w:rPr>
          <w:tab/>
        </w:r>
        <w:r>
          <w:rPr>
            <w:noProof/>
            <w:webHidden/>
          </w:rPr>
          <w:fldChar w:fldCharType="begin"/>
        </w:r>
        <w:r>
          <w:rPr>
            <w:noProof/>
            <w:webHidden/>
          </w:rPr>
          <w:instrText xml:space="preserve"> PAGEREF _Toc181625107 \h </w:instrText>
        </w:r>
        <w:r>
          <w:rPr>
            <w:noProof/>
            <w:webHidden/>
          </w:rPr>
        </w:r>
        <w:r>
          <w:rPr>
            <w:noProof/>
            <w:webHidden/>
          </w:rPr>
          <w:fldChar w:fldCharType="separate"/>
        </w:r>
        <w:r>
          <w:rPr>
            <w:noProof/>
            <w:webHidden/>
          </w:rPr>
          <w:t>18</w:t>
        </w:r>
        <w:r>
          <w:rPr>
            <w:noProof/>
            <w:webHidden/>
          </w:rPr>
          <w:fldChar w:fldCharType="end"/>
        </w:r>
      </w:hyperlink>
    </w:p>
    <w:p w14:paraId="7243656D" w14:textId="630DA0B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8" w:history="1">
        <w:r w:rsidRPr="00560FEC">
          <w:rPr>
            <w:rStyle w:val="Hyperlink"/>
            <w:noProof/>
          </w:rPr>
          <w:t>3.3</w:t>
        </w:r>
        <w:r>
          <w:rPr>
            <w:rFonts w:asciiTheme="minorHAnsi" w:eastAsiaTheme="minorEastAsia" w:hAnsiTheme="minorHAnsi" w:cstheme="minorBidi"/>
            <w:noProof/>
            <w:kern w:val="2"/>
            <w14:ligatures w14:val="standardContextual"/>
          </w:rPr>
          <w:tab/>
        </w:r>
        <w:r w:rsidRPr="00560FEC">
          <w:rPr>
            <w:rStyle w:val="Hyperlink"/>
            <w:noProof/>
          </w:rPr>
          <w:t>Communicate Infusion Order [PCD-03]</w:t>
        </w:r>
        <w:r>
          <w:rPr>
            <w:noProof/>
            <w:webHidden/>
          </w:rPr>
          <w:tab/>
        </w:r>
        <w:r>
          <w:rPr>
            <w:noProof/>
            <w:webHidden/>
          </w:rPr>
          <w:fldChar w:fldCharType="begin"/>
        </w:r>
        <w:r>
          <w:rPr>
            <w:noProof/>
            <w:webHidden/>
          </w:rPr>
          <w:instrText xml:space="preserve"> PAGEREF _Toc181625108 \h </w:instrText>
        </w:r>
        <w:r>
          <w:rPr>
            <w:noProof/>
            <w:webHidden/>
          </w:rPr>
        </w:r>
        <w:r>
          <w:rPr>
            <w:noProof/>
            <w:webHidden/>
          </w:rPr>
          <w:fldChar w:fldCharType="separate"/>
        </w:r>
        <w:r>
          <w:rPr>
            <w:noProof/>
            <w:webHidden/>
          </w:rPr>
          <w:t>18</w:t>
        </w:r>
        <w:r>
          <w:rPr>
            <w:noProof/>
            <w:webHidden/>
          </w:rPr>
          <w:fldChar w:fldCharType="end"/>
        </w:r>
      </w:hyperlink>
    </w:p>
    <w:p w14:paraId="1E96ECA7" w14:textId="369EBE7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9" w:history="1">
        <w:r w:rsidRPr="00560FEC">
          <w:rPr>
            <w:rStyle w:val="Hyperlink"/>
            <w:noProof/>
          </w:rPr>
          <w:t>3.3.1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_Toc181625109 \h </w:instrText>
        </w:r>
        <w:r>
          <w:rPr>
            <w:noProof/>
            <w:webHidden/>
          </w:rPr>
        </w:r>
        <w:r>
          <w:rPr>
            <w:noProof/>
            <w:webHidden/>
          </w:rPr>
          <w:fldChar w:fldCharType="separate"/>
        </w:r>
        <w:r>
          <w:rPr>
            <w:noProof/>
            <w:webHidden/>
          </w:rPr>
          <w:t>18</w:t>
        </w:r>
        <w:r>
          <w:rPr>
            <w:noProof/>
            <w:webHidden/>
          </w:rPr>
          <w:fldChar w:fldCharType="end"/>
        </w:r>
      </w:hyperlink>
    </w:p>
    <w:p w14:paraId="1F01856E" w14:textId="04C852B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0" w:history="1">
        <w:r w:rsidRPr="00560FEC">
          <w:rPr>
            <w:rStyle w:val="Hyperlink"/>
            <w:noProof/>
          </w:rPr>
          <w:t>3.3.2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_Toc181625110 \h </w:instrText>
        </w:r>
        <w:r>
          <w:rPr>
            <w:noProof/>
            <w:webHidden/>
          </w:rPr>
        </w:r>
        <w:r>
          <w:rPr>
            <w:noProof/>
            <w:webHidden/>
          </w:rPr>
          <w:fldChar w:fldCharType="separate"/>
        </w:r>
        <w:r>
          <w:rPr>
            <w:noProof/>
            <w:webHidden/>
          </w:rPr>
          <w:t>18</w:t>
        </w:r>
        <w:r>
          <w:rPr>
            <w:noProof/>
            <w:webHidden/>
          </w:rPr>
          <w:fldChar w:fldCharType="end"/>
        </w:r>
      </w:hyperlink>
    </w:p>
    <w:p w14:paraId="1868A0BC" w14:textId="5E54D226"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1" w:history="1">
        <w:r w:rsidRPr="00560FEC">
          <w:rPr>
            <w:rStyle w:val="Hyperlink"/>
            <w:noProof/>
          </w:rPr>
          <w:t>3.3.3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_Toc181625111 \h </w:instrText>
        </w:r>
        <w:r>
          <w:rPr>
            <w:noProof/>
            <w:webHidden/>
          </w:rPr>
        </w:r>
        <w:r>
          <w:rPr>
            <w:noProof/>
            <w:webHidden/>
          </w:rPr>
          <w:fldChar w:fldCharType="separate"/>
        </w:r>
        <w:r>
          <w:rPr>
            <w:noProof/>
            <w:webHidden/>
          </w:rPr>
          <w:t>18</w:t>
        </w:r>
        <w:r>
          <w:rPr>
            <w:noProof/>
            <w:webHidden/>
          </w:rPr>
          <w:fldChar w:fldCharType="end"/>
        </w:r>
      </w:hyperlink>
    </w:p>
    <w:p w14:paraId="00EB02A0" w14:textId="45CFD6C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2" w:history="1">
        <w:r w:rsidRPr="00560FEC">
          <w:rPr>
            <w:rStyle w:val="Hyperlink"/>
            <w:noProof/>
          </w:rPr>
          <w:t>3.3.4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_Toc181625112 \h </w:instrText>
        </w:r>
        <w:r>
          <w:rPr>
            <w:noProof/>
            <w:webHidden/>
          </w:rPr>
        </w:r>
        <w:r>
          <w:rPr>
            <w:noProof/>
            <w:webHidden/>
          </w:rPr>
          <w:fldChar w:fldCharType="separate"/>
        </w:r>
        <w:r>
          <w:rPr>
            <w:noProof/>
            <w:webHidden/>
          </w:rPr>
          <w:t>18</w:t>
        </w:r>
        <w:r>
          <w:rPr>
            <w:noProof/>
            <w:webHidden/>
          </w:rPr>
          <w:fldChar w:fldCharType="end"/>
        </w:r>
      </w:hyperlink>
    </w:p>
    <w:p w14:paraId="52D05BB0" w14:textId="74BE510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3" w:history="1">
        <w:r w:rsidRPr="00560FEC">
          <w:rPr>
            <w:rStyle w:val="Hyperlink"/>
            <w:noProof/>
          </w:rPr>
          <w:t>3.3.4.1</w:t>
        </w:r>
        <w:r>
          <w:rPr>
            <w:rFonts w:asciiTheme="minorHAnsi" w:eastAsiaTheme="minorEastAsia" w:hAnsiTheme="minorHAnsi" w:cstheme="minorBidi"/>
            <w:noProof/>
            <w:kern w:val="2"/>
            <w14:ligatures w14:val="standardContextual"/>
          </w:rPr>
          <w:tab/>
        </w:r>
        <w:r w:rsidRPr="00560FEC">
          <w:rPr>
            <w:rStyle w:val="Hyperlink"/>
            <w:noProof/>
          </w:rPr>
          <w:t>PCD-03 Communicate Infusion Order (RGV^O15^RGV_O15) static definition</w:t>
        </w:r>
        <w:r>
          <w:rPr>
            <w:noProof/>
            <w:webHidden/>
          </w:rPr>
          <w:tab/>
        </w:r>
        <w:r>
          <w:rPr>
            <w:noProof/>
            <w:webHidden/>
          </w:rPr>
          <w:fldChar w:fldCharType="begin"/>
        </w:r>
        <w:r>
          <w:rPr>
            <w:noProof/>
            <w:webHidden/>
          </w:rPr>
          <w:instrText xml:space="preserve"> PAGEREF _Toc181625113 \h </w:instrText>
        </w:r>
        <w:r>
          <w:rPr>
            <w:noProof/>
            <w:webHidden/>
          </w:rPr>
        </w:r>
        <w:r>
          <w:rPr>
            <w:noProof/>
            <w:webHidden/>
          </w:rPr>
          <w:fldChar w:fldCharType="separate"/>
        </w:r>
        <w:r>
          <w:rPr>
            <w:noProof/>
            <w:webHidden/>
          </w:rPr>
          <w:t>19</w:t>
        </w:r>
        <w:r>
          <w:rPr>
            <w:noProof/>
            <w:webHidden/>
          </w:rPr>
          <w:fldChar w:fldCharType="end"/>
        </w:r>
      </w:hyperlink>
    </w:p>
    <w:p w14:paraId="1E5A452F" w14:textId="22E9C56B"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4" w:history="1">
        <w:r w:rsidRPr="00560FEC">
          <w:rPr>
            <w:rStyle w:val="Hyperlink"/>
            <w:noProof/>
          </w:rPr>
          <w:t>3.3.4.2</w:t>
        </w:r>
        <w:r>
          <w:rPr>
            <w:rFonts w:asciiTheme="minorHAnsi" w:eastAsiaTheme="minorEastAsia" w:hAnsiTheme="minorHAnsi" w:cstheme="minorBidi"/>
            <w:noProof/>
            <w:kern w:val="2"/>
            <w14:ligatures w14:val="standardContextual"/>
          </w:rPr>
          <w:tab/>
        </w:r>
        <w:r w:rsidRPr="00560FEC">
          <w:rPr>
            <w:rStyle w:val="Hyperlink"/>
            <w:noProof/>
          </w:rPr>
          <w:t>RGV^O15^RGV_O15 Pharmacy/Treatment Give Message</w:t>
        </w:r>
        <w:r>
          <w:rPr>
            <w:noProof/>
            <w:webHidden/>
          </w:rPr>
          <w:tab/>
        </w:r>
        <w:r>
          <w:rPr>
            <w:noProof/>
            <w:webHidden/>
          </w:rPr>
          <w:fldChar w:fldCharType="begin"/>
        </w:r>
        <w:r>
          <w:rPr>
            <w:noProof/>
            <w:webHidden/>
          </w:rPr>
          <w:instrText xml:space="preserve"> PAGEREF _Toc181625114 \h </w:instrText>
        </w:r>
        <w:r>
          <w:rPr>
            <w:noProof/>
            <w:webHidden/>
          </w:rPr>
        </w:r>
        <w:r>
          <w:rPr>
            <w:noProof/>
            <w:webHidden/>
          </w:rPr>
          <w:fldChar w:fldCharType="separate"/>
        </w:r>
        <w:r>
          <w:rPr>
            <w:noProof/>
            <w:webHidden/>
          </w:rPr>
          <w:t>19</w:t>
        </w:r>
        <w:r>
          <w:rPr>
            <w:noProof/>
            <w:webHidden/>
          </w:rPr>
          <w:fldChar w:fldCharType="end"/>
        </w:r>
      </w:hyperlink>
    </w:p>
    <w:p w14:paraId="081CDDA4" w14:textId="38E3B92C"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5" w:history="1">
        <w:r w:rsidRPr="00560FEC">
          <w:rPr>
            <w:rStyle w:val="Hyperlink"/>
            <w:noProof/>
          </w:rPr>
          <w:t>3.3.4.3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_Toc181625115 \h </w:instrText>
        </w:r>
        <w:r>
          <w:rPr>
            <w:noProof/>
            <w:webHidden/>
          </w:rPr>
        </w:r>
        <w:r>
          <w:rPr>
            <w:noProof/>
            <w:webHidden/>
          </w:rPr>
          <w:fldChar w:fldCharType="separate"/>
        </w:r>
        <w:r>
          <w:rPr>
            <w:noProof/>
            <w:webHidden/>
          </w:rPr>
          <w:t>21</w:t>
        </w:r>
        <w:r>
          <w:rPr>
            <w:noProof/>
            <w:webHidden/>
          </w:rPr>
          <w:fldChar w:fldCharType="end"/>
        </w:r>
      </w:hyperlink>
    </w:p>
    <w:p w14:paraId="566F8D95" w14:textId="4144888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6" w:history="1">
        <w:r w:rsidRPr="00560FEC">
          <w:rPr>
            <w:rStyle w:val="Hyperlink"/>
            <w:noProof/>
          </w:rPr>
          <w:t>3.3.4.4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_Toc181625116 \h </w:instrText>
        </w:r>
        <w:r>
          <w:rPr>
            <w:noProof/>
            <w:webHidden/>
          </w:rPr>
        </w:r>
        <w:r>
          <w:rPr>
            <w:noProof/>
            <w:webHidden/>
          </w:rPr>
          <w:fldChar w:fldCharType="separate"/>
        </w:r>
        <w:r>
          <w:rPr>
            <w:noProof/>
            <w:webHidden/>
          </w:rPr>
          <w:t>21</w:t>
        </w:r>
        <w:r>
          <w:rPr>
            <w:noProof/>
            <w:webHidden/>
          </w:rPr>
          <w:fldChar w:fldCharType="end"/>
        </w:r>
      </w:hyperlink>
    </w:p>
    <w:p w14:paraId="10975F07" w14:textId="7F73745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7" w:history="1">
        <w:r w:rsidRPr="00560FEC">
          <w:rPr>
            <w:rStyle w:val="Hyperlink"/>
            <w:noProof/>
          </w:rPr>
          <w:t>3.3.4.4.1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_Toc181625117 \h </w:instrText>
        </w:r>
        <w:r>
          <w:rPr>
            <w:noProof/>
            <w:webHidden/>
          </w:rPr>
        </w:r>
        <w:r>
          <w:rPr>
            <w:noProof/>
            <w:webHidden/>
          </w:rPr>
          <w:fldChar w:fldCharType="separate"/>
        </w:r>
        <w:r>
          <w:rPr>
            <w:noProof/>
            <w:webHidden/>
          </w:rPr>
          <w:t>21</w:t>
        </w:r>
        <w:r>
          <w:rPr>
            <w:noProof/>
            <w:webHidden/>
          </w:rPr>
          <w:fldChar w:fldCharType="end"/>
        </w:r>
      </w:hyperlink>
    </w:p>
    <w:p w14:paraId="1A25577A" w14:textId="0680E93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8" w:history="1">
        <w:r w:rsidRPr="00560FEC">
          <w:rPr>
            <w:rStyle w:val="Hyperlink"/>
            <w:noProof/>
          </w:rPr>
          <w:t>3.3.4.4.2</w:t>
        </w:r>
        <w:r>
          <w:rPr>
            <w:rFonts w:asciiTheme="minorHAnsi" w:eastAsiaTheme="minorEastAsia" w:hAnsiTheme="minorHAnsi" w:cstheme="minorBidi"/>
            <w:noProof/>
            <w:kern w:val="2"/>
            <w14:ligatures w14:val="standardContextual"/>
          </w:rPr>
          <w:tab/>
        </w:r>
        <w:r w:rsidRPr="00560FEC">
          <w:rPr>
            <w:rStyle w:val="Hyperlink"/>
            <w:noProof/>
          </w:rPr>
          <w:t>PID - Patient Identification Segment</w:t>
        </w:r>
        <w:r>
          <w:rPr>
            <w:noProof/>
            <w:webHidden/>
          </w:rPr>
          <w:tab/>
        </w:r>
        <w:r>
          <w:rPr>
            <w:noProof/>
            <w:webHidden/>
          </w:rPr>
          <w:fldChar w:fldCharType="begin"/>
        </w:r>
        <w:r>
          <w:rPr>
            <w:noProof/>
            <w:webHidden/>
          </w:rPr>
          <w:instrText xml:space="preserve"> PAGEREF _Toc181625118 \h </w:instrText>
        </w:r>
        <w:r>
          <w:rPr>
            <w:noProof/>
            <w:webHidden/>
          </w:rPr>
        </w:r>
        <w:r>
          <w:rPr>
            <w:noProof/>
            <w:webHidden/>
          </w:rPr>
          <w:fldChar w:fldCharType="separate"/>
        </w:r>
        <w:r>
          <w:rPr>
            <w:noProof/>
            <w:webHidden/>
          </w:rPr>
          <w:t>23</w:t>
        </w:r>
        <w:r>
          <w:rPr>
            <w:noProof/>
            <w:webHidden/>
          </w:rPr>
          <w:fldChar w:fldCharType="end"/>
        </w:r>
      </w:hyperlink>
    </w:p>
    <w:p w14:paraId="2599A52F" w14:textId="525624A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9" w:history="1">
        <w:r w:rsidRPr="00560FEC">
          <w:rPr>
            <w:rStyle w:val="Hyperlink"/>
            <w:noProof/>
          </w:rPr>
          <w:t>3.3.4.4.3</w:t>
        </w:r>
        <w:r>
          <w:rPr>
            <w:rFonts w:asciiTheme="minorHAnsi" w:eastAsiaTheme="minorEastAsia" w:hAnsiTheme="minorHAnsi" w:cstheme="minorBidi"/>
            <w:noProof/>
            <w:kern w:val="2"/>
            <w14:ligatures w14:val="standardContextual"/>
          </w:rPr>
          <w:tab/>
        </w:r>
        <w:r w:rsidRPr="00560FEC">
          <w:rPr>
            <w:rStyle w:val="Hyperlink"/>
            <w:noProof/>
          </w:rPr>
          <w:t>PV1 Patient Visit Segment</w:t>
        </w:r>
        <w:r>
          <w:rPr>
            <w:noProof/>
            <w:webHidden/>
          </w:rPr>
          <w:tab/>
        </w:r>
        <w:r>
          <w:rPr>
            <w:noProof/>
            <w:webHidden/>
          </w:rPr>
          <w:fldChar w:fldCharType="begin"/>
        </w:r>
        <w:r>
          <w:rPr>
            <w:noProof/>
            <w:webHidden/>
          </w:rPr>
          <w:instrText xml:space="preserve"> PAGEREF _Toc181625119 \h </w:instrText>
        </w:r>
        <w:r>
          <w:rPr>
            <w:noProof/>
            <w:webHidden/>
          </w:rPr>
        </w:r>
        <w:r>
          <w:rPr>
            <w:noProof/>
            <w:webHidden/>
          </w:rPr>
          <w:fldChar w:fldCharType="separate"/>
        </w:r>
        <w:r>
          <w:rPr>
            <w:noProof/>
            <w:webHidden/>
          </w:rPr>
          <w:t>23</w:t>
        </w:r>
        <w:r>
          <w:rPr>
            <w:noProof/>
            <w:webHidden/>
          </w:rPr>
          <w:fldChar w:fldCharType="end"/>
        </w:r>
      </w:hyperlink>
    </w:p>
    <w:p w14:paraId="1262C8F4" w14:textId="179E3C6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0" w:history="1">
        <w:r w:rsidRPr="00560FEC">
          <w:rPr>
            <w:rStyle w:val="Hyperlink"/>
            <w:noProof/>
          </w:rPr>
          <w:t>3.3.4.4.4</w:t>
        </w:r>
        <w:r>
          <w:rPr>
            <w:rFonts w:asciiTheme="minorHAnsi" w:eastAsiaTheme="minorEastAsia" w:hAnsiTheme="minorHAnsi" w:cstheme="minorBidi"/>
            <w:noProof/>
            <w:kern w:val="2"/>
            <w14:ligatures w14:val="standardContextual"/>
          </w:rPr>
          <w:tab/>
        </w:r>
        <w:r w:rsidRPr="00560FEC">
          <w:rPr>
            <w:rStyle w:val="Hyperlink"/>
            <w:noProof/>
          </w:rPr>
          <w:t xml:space="preserve">ORC </w:t>
        </w:r>
        <w:r w:rsidRPr="00560FEC">
          <w:rPr>
            <w:rStyle w:val="Hyperlink"/>
            <w:rFonts w:eastAsia="MS Gothic"/>
            <w:noProof/>
          </w:rPr>
          <w:t>-</w:t>
        </w:r>
        <w:r w:rsidRPr="00560FEC">
          <w:rPr>
            <w:rStyle w:val="Hyperlink"/>
            <w:noProof/>
          </w:rPr>
          <w:t xml:space="preserve"> Common Order Segment</w:t>
        </w:r>
        <w:r>
          <w:rPr>
            <w:noProof/>
            <w:webHidden/>
          </w:rPr>
          <w:tab/>
        </w:r>
        <w:r>
          <w:rPr>
            <w:noProof/>
            <w:webHidden/>
          </w:rPr>
          <w:fldChar w:fldCharType="begin"/>
        </w:r>
        <w:r>
          <w:rPr>
            <w:noProof/>
            <w:webHidden/>
          </w:rPr>
          <w:instrText xml:space="preserve"> PAGEREF _Toc181625120 \h </w:instrText>
        </w:r>
        <w:r>
          <w:rPr>
            <w:noProof/>
            <w:webHidden/>
          </w:rPr>
        </w:r>
        <w:r>
          <w:rPr>
            <w:noProof/>
            <w:webHidden/>
          </w:rPr>
          <w:fldChar w:fldCharType="separate"/>
        </w:r>
        <w:r>
          <w:rPr>
            <w:noProof/>
            <w:webHidden/>
          </w:rPr>
          <w:t>23</w:t>
        </w:r>
        <w:r>
          <w:rPr>
            <w:noProof/>
            <w:webHidden/>
          </w:rPr>
          <w:fldChar w:fldCharType="end"/>
        </w:r>
      </w:hyperlink>
    </w:p>
    <w:p w14:paraId="72C3FA0D" w14:textId="5AFBFC1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1" w:history="1">
        <w:r w:rsidRPr="00560FEC">
          <w:rPr>
            <w:rStyle w:val="Hyperlink"/>
            <w:noProof/>
          </w:rPr>
          <w:t>3.3.4.4.5</w:t>
        </w:r>
        <w:r>
          <w:rPr>
            <w:rFonts w:asciiTheme="minorHAnsi" w:eastAsiaTheme="minorEastAsia" w:hAnsiTheme="minorHAnsi" w:cstheme="minorBidi"/>
            <w:noProof/>
            <w:kern w:val="2"/>
            <w14:ligatures w14:val="standardContextual"/>
          </w:rPr>
          <w:tab/>
        </w:r>
        <w:r w:rsidRPr="00560FEC">
          <w:rPr>
            <w:rStyle w:val="Hyperlink"/>
            <w:noProof/>
          </w:rPr>
          <w:t>RXG - Pharmacy/Treatment Give Segment</w:t>
        </w:r>
        <w:r>
          <w:rPr>
            <w:noProof/>
            <w:webHidden/>
          </w:rPr>
          <w:tab/>
        </w:r>
        <w:r>
          <w:rPr>
            <w:noProof/>
            <w:webHidden/>
          </w:rPr>
          <w:fldChar w:fldCharType="begin"/>
        </w:r>
        <w:r>
          <w:rPr>
            <w:noProof/>
            <w:webHidden/>
          </w:rPr>
          <w:instrText xml:space="preserve"> PAGEREF _Toc181625121 \h </w:instrText>
        </w:r>
        <w:r>
          <w:rPr>
            <w:noProof/>
            <w:webHidden/>
          </w:rPr>
        </w:r>
        <w:r>
          <w:rPr>
            <w:noProof/>
            <w:webHidden/>
          </w:rPr>
          <w:fldChar w:fldCharType="separate"/>
        </w:r>
        <w:r>
          <w:rPr>
            <w:noProof/>
            <w:webHidden/>
          </w:rPr>
          <w:t>23</w:t>
        </w:r>
        <w:r>
          <w:rPr>
            <w:noProof/>
            <w:webHidden/>
          </w:rPr>
          <w:fldChar w:fldCharType="end"/>
        </w:r>
      </w:hyperlink>
    </w:p>
    <w:p w14:paraId="635CB484" w14:textId="1D79470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2" w:history="1">
        <w:r w:rsidRPr="00560FEC">
          <w:rPr>
            <w:rStyle w:val="Hyperlink"/>
            <w:noProof/>
          </w:rPr>
          <w:t>3.3.4.4.6</w:t>
        </w:r>
        <w:r>
          <w:rPr>
            <w:rFonts w:asciiTheme="minorHAnsi" w:eastAsiaTheme="minorEastAsia" w:hAnsiTheme="minorHAnsi" w:cstheme="minorBidi"/>
            <w:noProof/>
            <w:kern w:val="2"/>
            <w14:ligatures w14:val="standardContextual"/>
          </w:rPr>
          <w:tab/>
        </w:r>
        <w:r w:rsidRPr="00560FEC">
          <w:rPr>
            <w:rStyle w:val="Hyperlink"/>
            <w:noProof/>
          </w:rPr>
          <w:t>Usage notes for RXG 17, 18, 23, and 24</w:t>
        </w:r>
        <w:r>
          <w:rPr>
            <w:noProof/>
            <w:webHidden/>
          </w:rPr>
          <w:tab/>
        </w:r>
        <w:r>
          <w:rPr>
            <w:noProof/>
            <w:webHidden/>
          </w:rPr>
          <w:fldChar w:fldCharType="begin"/>
        </w:r>
        <w:r>
          <w:rPr>
            <w:noProof/>
            <w:webHidden/>
          </w:rPr>
          <w:instrText xml:space="preserve"> PAGEREF _Toc181625122 \h </w:instrText>
        </w:r>
        <w:r>
          <w:rPr>
            <w:noProof/>
            <w:webHidden/>
          </w:rPr>
        </w:r>
        <w:r>
          <w:rPr>
            <w:noProof/>
            <w:webHidden/>
          </w:rPr>
          <w:fldChar w:fldCharType="separate"/>
        </w:r>
        <w:r>
          <w:rPr>
            <w:noProof/>
            <w:webHidden/>
          </w:rPr>
          <w:t>28</w:t>
        </w:r>
        <w:r>
          <w:rPr>
            <w:noProof/>
            <w:webHidden/>
          </w:rPr>
          <w:fldChar w:fldCharType="end"/>
        </w:r>
      </w:hyperlink>
    </w:p>
    <w:p w14:paraId="76860617" w14:textId="6019EFC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3" w:history="1">
        <w:r w:rsidRPr="00560FEC">
          <w:rPr>
            <w:rStyle w:val="Hyperlink"/>
            <w:noProof/>
          </w:rPr>
          <w:t>3.3.4.4.7</w:t>
        </w:r>
        <w:r>
          <w:rPr>
            <w:rFonts w:asciiTheme="minorHAnsi" w:eastAsiaTheme="minorEastAsia" w:hAnsiTheme="minorHAnsi" w:cstheme="minorBidi"/>
            <w:noProof/>
            <w:kern w:val="2"/>
            <w14:ligatures w14:val="standardContextual"/>
          </w:rPr>
          <w:tab/>
        </w:r>
        <w:r w:rsidRPr="00560FEC">
          <w:rPr>
            <w:rStyle w:val="Hyperlink"/>
            <w:noProof/>
          </w:rPr>
          <w:t>TQ1 Timing Quantity Segment</w:t>
        </w:r>
        <w:r>
          <w:rPr>
            <w:noProof/>
            <w:webHidden/>
          </w:rPr>
          <w:tab/>
        </w:r>
        <w:r>
          <w:rPr>
            <w:noProof/>
            <w:webHidden/>
          </w:rPr>
          <w:fldChar w:fldCharType="begin"/>
        </w:r>
        <w:r>
          <w:rPr>
            <w:noProof/>
            <w:webHidden/>
          </w:rPr>
          <w:instrText xml:space="preserve"> PAGEREF _Toc181625123 \h </w:instrText>
        </w:r>
        <w:r>
          <w:rPr>
            <w:noProof/>
            <w:webHidden/>
          </w:rPr>
        </w:r>
        <w:r>
          <w:rPr>
            <w:noProof/>
            <w:webHidden/>
          </w:rPr>
          <w:fldChar w:fldCharType="separate"/>
        </w:r>
        <w:r>
          <w:rPr>
            <w:noProof/>
            <w:webHidden/>
          </w:rPr>
          <w:t>30</w:t>
        </w:r>
        <w:r>
          <w:rPr>
            <w:noProof/>
            <w:webHidden/>
          </w:rPr>
          <w:fldChar w:fldCharType="end"/>
        </w:r>
      </w:hyperlink>
    </w:p>
    <w:p w14:paraId="0EA48DE7" w14:textId="0694C1E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4" w:history="1">
        <w:r w:rsidRPr="00560FEC">
          <w:rPr>
            <w:rStyle w:val="Hyperlink"/>
            <w:noProof/>
          </w:rPr>
          <w:t>3.3.4.4.8</w:t>
        </w:r>
        <w:r>
          <w:rPr>
            <w:rFonts w:asciiTheme="minorHAnsi" w:eastAsiaTheme="minorEastAsia" w:hAnsiTheme="minorHAnsi" w:cstheme="minorBidi"/>
            <w:noProof/>
            <w:kern w:val="2"/>
            <w14:ligatures w14:val="standardContextual"/>
          </w:rPr>
          <w:tab/>
        </w:r>
        <w:r w:rsidRPr="00560FEC">
          <w:rPr>
            <w:rStyle w:val="Hyperlink"/>
            <w:noProof/>
          </w:rPr>
          <w:t>RXR - Pharmacy/Treatment Route Segment</w:t>
        </w:r>
        <w:r>
          <w:rPr>
            <w:noProof/>
            <w:webHidden/>
          </w:rPr>
          <w:tab/>
        </w:r>
        <w:r>
          <w:rPr>
            <w:noProof/>
            <w:webHidden/>
          </w:rPr>
          <w:fldChar w:fldCharType="begin"/>
        </w:r>
        <w:r>
          <w:rPr>
            <w:noProof/>
            <w:webHidden/>
          </w:rPr>
          <w:instrText xml:space="preserve"> PAGEREF _Toc181625124 \h </w:instrText>
        </w:r>
        <w:r>
          <w:rPr>
            <w:noProof/>
            <w:webHidden/>
          </w:rPr>
        </w:r>
        <w:r>
          <w:rPr>
            <w:noProof/>
            <w:webHidden/>
          </w:rPr>
          <w:fldChar w:fldCharType="separate"/>
        </w:r>
        <w:r>
          <w:rPr>
            <w:noProof/>
            <w:webHidden/>
          </w:rPr>
          <w:t>32</w:t>
        </w:r>
        <w:r>
          <w:rPr>
            <w:noProof/>
            <w:webHidden/>
          </w:rPr>
          <w:fldChar w:fldCharType="end"/>
        </w:r>
      </w:hyperlink>
    </w:p>
    <w:p w14:paraId="59E49FF9" w14:textId="28571CC0"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5" w:history="1">
        <w:r w:rsidRPr="00560FEC">
          <w:rPr>
            <w:rStyle w:val="Hyperlink"/>
            <w:noProof/>
          </w:rPr>
          <w:t>3.3.4.4.9</w:t>
        </w:r>
        <w:r>
          <w:rPr>
            <w:rFonts w:asciiTheme="minorHAnsi" w:eastAsiaTheme="minorEastAsia" w:hAnsiTheme="minorHAnsi" w:cstheme="minorBidi"/>
            <w:noProof/>
            <w:kern w:val="2"/>
            <w14:ligatures w14:val="standardContextual"/>
          </w:rPr>
          <w:tab/>
        </w:r>
        <w:r w:rsidRPr="00560FEC">
          <w:rPr>
            <w:rStyle w:val="Hyperlink"/>
            <w:noProof/>
          </w:rPr>
          <w:t xml:space="preserve">OBX </w:t>
        </w:r>
        <w:r w:rsidRPr="00560FEC">
          <w:rPr>
            <w:rStyle w:val="Hyperlink"/>
            <w:rFonts w:eastAsia="MS Gothic"/>
            <w:noProof/>
          </w:rPr>
          <w:t>-</w:t>
        </w:r>
        <w:r w:rsidRPr="00560FEC">
          <w:rPr>
            <w:rStyle w:val="Hyperlink"/>
            <w:noProof/>
          </w:rPr>
          <w:t xml:space="preserve"> Observation/Result segment</w:t>
        </w:r>
        <w:r>
          <w:rPr>
            <w:noProof/>
            <w:webHidden/>
          </w:rPr>
          <w:tab/>
        </w:r>
        <w:r>
          <w:rPr>
            <w:noProof/>
            <w:webHidden/>
          </w:rPr>
          <w:fldChar w:fldCharType="begin"/>
        </w:r>
        <w:r>
          <w:rPr>
            <w:noProof/>
            <w:webHidden/>
          </w:rPr>
          <w:instrText xml:space="preserve"> PAGEREF _Toc181625125 \h </w:instrText>
        </w:r>
        <w:r>
          <w:rPr>
            <w:noProof/>
            <w:webHidden/>
          </w:rPr>
        </w:r>
        <w:r>
          <w:rPr>
            <w:noProof/>
            <w:webHidden/>
          </w:rPr>
          <w:fldChar w:fldCharType="separate"/>
        </w:r>
        <w:r>
          <w:rPr>
            <w:noProof/>
            <w:webHidden/>
          </w:rPr>
          <w:t>33</w:t>
        </w:r>
        <w:r>
          <w:rPr>
            <w:noProof/>
            <w:webHidden/>
          </w:rPr>
          <w:fldChar w:fldCharType="end"/>
        </w:r>
      </w:hyperlink>
    </w:p>
    <w:p w14:paraId="32D9F11E" w14:textId="6077AE3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6" w:history="1">
        <w:r w:rsidRPr="00560FEC">
          <w:rPr>
            <w:rStyle w:val="Hyperlink"/>
            <w:noProof/>
          </w:rPr>
          <w:t>3.3.4.4.10</w:t>
        </w:r>
        <w:r>
          <w:rPr>
            <w:rFonts w:asciiTheme="minorHAnsi" w:eastAsiaTheme="minorEastAsia" w:hAnsiTheme="minorHAnsi" w:cstheme="minorBidi"/>
            <w:noProof/>
            <w:kern w:val="2"/>
            <w14:ligatures w14:val="standardContextual"/>
          </w:rPr>
          <w:tab/>
        </w:r>
        <w:r w:rsidRPr="00560FEC">
          <w:rPr>
            <w:rStyle w:val="Hyperlink"/>
            <w:noProof/>
          </w:rPr>
          <w:t>Rate change, titration, Bolus from existing infusion, and Multistep</w:t>
        </w:r>
        <w:r>
          <w:rPr>
            <w:noProof/>
            <w:webHidden/>
          </w:rPr>
          <w:tab/>
        </w:r>
        <w:r>
          <w:rPr>
            <w:noProof/>
            <w:webHidden/>
          </w:rPr>
          <w:fldChar w:fldCharType="begin"/>
        </w:r>
        <w:r>
          <w:rPr>
            <w:noProof/>
            <w:webHidden/>
          </w:rPr>
          <w:instrText xml:space="preserve"> PAGEREF _Toc181625126 \h </w:instrText>
        </w:r>
        <w:r>
          <w:rPr>
            <w:noProof/>
            <w:webHidden/>
          </w:rPr>
        </w:r>
        <w:r>
          <w:rPr>
            <w:noProof/>
            <w:webHidden/>
          </w:rPr>
          <w:fldChar w:fldCharType="separate"/>
        </w:r>
        <w:r>
          <w:rPr>
            <w:noProof/>
            <w:webHidden/>
          </w:rPr>
          <w:t>38</w:t>
        </w:r>
        <w:r>
          <w:rPr>
            <w:noProof/>
            <w:webHidden/>
          </w:rPr>
          <w:fldChar w:fldCharType="end"/>
        </w:r>
      </w:hyperlink>
    </w:p>
    <w:p w14:paraId="6E03E7AF" w14:textId="3567D3EA"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7" w:history="1">
        <w:r w:rsidRPr="00560FEC">
          <w:rPr>
            <w:rStyle w:val="Hyperlink"/>
            <w:noProof/>
          </w:rPr>
          <w:t>3.3.4.4.10.1</w:t>
        </w:r>
        <w:r>
          <w:rPr>
            <w:rFonts w:asciiTheme="minorHAnsi" w:eastAsiaTheme="minorEastAsia" w:hAnsiTheme="minorHAnsi" w:cstheme="minorBidi"/>
            <w:noProof/>
            <w:kern w:val="2"/>
            <w14:ligatures w14:val="standardContextual"/>
          </w:rPr>
          <w:tab/>
        </w:r>
        <w:r w:rsidRPr="00560FEC">
          <w:rPr>
            <w:rStyle w:val="Hyperlink"/>
            <w:noProof/>
          </w:rPr>
          <w:t>Rate change or titration</w:t>
        </w:r>
        <w:r>
          <w:rPr>
            <w:noProof/>
            <w:webHidden/>
          </w:rPr>
          <w:tab/>
        </w:r>
        <w:r>
          <w:rPr>
            <w:noProof/>
            <w:webHidden/>
          </w:rPr>
          <w:fldChar w:fldCharType="begin"/>
        </w:r>
        <w:r>
          <w:rPr>
            <w:noProof/>
            <w:webHidden/>
          </w:rPr>
          <w:instrText xml:space="preserve"> PAGEREF _Toc181625127 \h </w:instrText>
        </w:r>
        <w:r>
          <w:rPr>
            <w:noProof/>
            <w:webHidden/>
          </w:rPr>
        </w:r>
        <w:r>
          <w:rPr>
            <w:noProof/>
            <w:webHidden/>
          </w:rPr>
          <w:fldChar w:fldCharType="separate"/>
        </w:r>
        <w:r>
          <w:rPr>
            <w:noProof/>
            <w:webHidden/>
          </w:rPr>
          <w:t>38</w:t>
        </w:r>
        <w:r>
          <w:rPr>
            <w:noProof/>
            <w:webHidden/>
          </w:rPr>
          <w:fldChar w:fldCharType="end"/>
        </w:r>
      </w:hyperlink>
    </w:p>
    <w:p w14:paraId="26DC11F9" w14:textId="558FB749"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8" w:history="1">
        <w:r w:rsidRPr="00560FEC">
          <w:rPr>
            <w:rStyle w:val="Hyperlink"/>
            <w:noProof/>
          </w:rPr>
          <w:t>3.3.4.4.10.2</w:t>
        </w:r>
        <w:r>
          <w:rPr>
            <w:rFonts w:asciiTheme="minorHAnsi" w:eastAsiaTheme="minorEastAsia" w:hAnsiTheme="minorHAnsi" w:cstheme="minorBidi"/>
            <w:noProof/>
            <w:kern w:val="2"/>
            <w14:ligatures w14:val="standardContextual"/>
          </w:rPr>
          <w:tab/>
        </w:r>
        <w:r w:rsidRPr="00560FEC">
          <w:rPr>
            <w:rStyle w:val="Hyperlink"/>
            <w:noProof/>
          </w:rPr>
          <w:t>Bolus from existing infusion</w:t>
        </w:r>
        <w:r>
          <w:rPr>
            <w:noProof/>
            <w:webHidden/>
          </w:rPr>
          <w:tab/>
        </w:r>
        <w:r>
          <w:rPr>
            <w:noProof/>
            <w:webHidden/>
          </w:rPr>
          <w:fldChar w:fldCharType="begin"/>
        </w:r>
        <w:r>
          <w:rPr>
            <w:noProof/>
            <w:webHidden/>
          </w:rPr>
          <w:instrText xml:space="preserve"> PAGEREF _Toc181625128 \h </w:instrText>
        </w:r>
        <w:r>
          <w:rPr>
            <w:noProof/>
            <w:webHidden/>
          </w:rPr>
        </w:r>
        <w:r>
          <w:rPr>
            <w:noProof/>
            <w:webHidden/>
          </w:rPr>
          <w:fldChar w:fldCharType="separate"/>
        </w:r>
        <w:r>
          <w:rPr>
            <w:noProof/>
            <w:webHidden/>
          </w:rPr>
          <w:t>38</w:t>
        </w:r>
        <w:r>
          <w:rPr>
            <w:noProof/>
            <w:webHidden/>
          </w:rPr>
          <w:fldChar w:fldCharType="end"/>
        </w:r>
      </w:hyperlink>
    </w:p>
    <w:p w14:paraId="63AA386C" w14:textId="3A720B37"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9" w:history="1">
        <w:r w:rsidRPr="00560FEC">
          <w:rPr>
            <w:rStyle w:val="Hyperlink"/>
            <w:noProof/>
          </w:rPr>
          <w:t>3.3.4.4.10.3</w:t>
        </w:r>
        <w:r>
          <w:rPr>
            <w:rFonts w:asciiTheme="minorHAnsi" w:eastAsiaTheme="minorEastAsia" w:hAnsiTheme="minorHAnsi" w:cstheme="minorBidi"/>
            <w:noProof/>
            <w:kern w:val="2"/>
            <w14:ligatures w14:val="standardContextual"/>
          </w:rPr>
          <w:tab/>
        </w:r>
        <w:r w:rsidRPr="00560FEC">
          <w:rPr>
            <w:rStyle w:val="Hyperlink"/>
            <w:noProof/>
          </w:rPr>
          <w:t>Multistep</w:t>
        </w:r>
        <w:r>
          <w:rPr>
            <w:noProof/>
            <w:webHidden/>
          </w:rPr>
          <w:tab/>
        </w:r>
        <w:r>
          <w:rPr>
            <w:noProof/>
            <w:webHidden/>
          </w:rPr>
          <w:fldChar w:fldCharType="begin"/>
        </w:r>
        <w:r>
          <w:rPr>
            <w:noProof/>
            <w:webHidden/>
          </w:rPr>
          <w:instrText xml:space="preserve"> PAGEREF _Toc181625129 \h </w:instrText>
        </w:r>
        <w:r>
          <w:rPr>
            <w:noProof/>
            <w:webHidden/>
          </w:rPr>
        </w:r>
        <w:r>
          <w:rPr>
            <w:noProof/>
            <w:webHidden/>
          </w:rPr>
          <w:fldChar w:fldCharType="separate"/>
        </w:r>
        <w:r>
          <w:rPr>
            <w:noProof/>
            <w:webHidden/>
          </w:rPr>
          <w:t>39</w:t>
        </w:r>
        <w:r>
          <w:rPr>
            <w:noProof/>
            <w:webHidden/>
          </w:rPr>
          <w:fldChar w:fldCharType="end"/>
        </w:r>
      </w:hyperlink>
    </w:p>
    <w:p w14:paraId="14438591" w14:textId="2247BE43"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30" w:history="1">
        <w:r w:rsidRPr="00560FEC">
          <w:rPr>
            <w:rStyle w:val="Hyperlink"/>
            <w:noProof/>
          </w:rPr>
          <w:t>3.3.4.4.11</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_Toc181625130 \h </w:instrText>
        </w:r>
        <w:r>
          <w:rPr>
            <w:noProof/>
            <w:webHidden/>
          </w:rPr>
        </w:r>
        <w:r>
          <w:rPr>
            <w:noProof/>
            <w:webHidden/>
          </w:rPr>
          <w:fldChar w:fldCharType="separate"/>
        </w:r>
        <w:r>
          <w:rPr>
            <w:noProof/>
            <w:webHidden/>
          </w:rPr>
          <w:t>41</w:t>
        </w:r>
        <w:r>
          <w:rPr>
            <w:noProof/>
            <w:webHidden/>
          </w:rPr>
          <w:fldChar w:fldCharType="end"/>
        </w:r>
      </w:hyperlink>
    </w:p>
    <w:p w14:paraId="7D67C897" w14:textId="11F8AA6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1" w:history="1">
        <w:r w:rsidRPr="00560FEC">
          <w:rPr>
            <w:rStyle w:val="Hyperlink"/>
            <w:noProof/>
          </w:rPr>
          <w:t>3.3.5</w:t>
        </w:r>
        <w:r>
          <w:rPr>
            <w:rFonts w:asciiTheme="minorHAnsi" w:eastAsiaTheme="minorEastAsia" w:hAnsiTheme="minorHAnsi" w:cstheme="minorBidi"/>
            <w:noProof/>
            <w:kern w:val="2"/>
            <w14:ligatures w14:val="standardContextual"/>
          </w:rPr>
          <w:tab/>
        </w:r>
        <w:r w:rsidRPr="00560FEC">
          <w:rPr>
            <w:rStyle w:val="Hyperlink"/>
            <w:noProof/>
          </w:rPr>
          <w:t>RRG^O16^RRG_O16 Pharmacy/Treatment Give Acknowledgement Message</w:t>
        </w:r>
        <w:r>
          <w:rPr>
            <w:noProof/>
            <w:webHidden/>
          </w:rPr>
          <w:tab/>
        </w:r>
        <w:r>
          <w:rPr>
            <w:noProof/>
            <w:webHidden/>
          </w:rPr>
          <w:fldChar w:fldCharType="begin"/>
        </w:r>
        <w:r>
          <w:rPr>
            <w:noProof/>
            <w:webHidden/>
          </w:rPr>
          <w:instrText xml:space="preserve"> PAGEREF _Toc181625131 \h </w:instrText>
        </w:r>
        <w:r>
          <w:rPr>
            <w:noProof/>
            <w:webHidden/>
          </w:rPr>
        </w:r>
        <w:r>
          <w:rPr>
            <w:noProof/>
            <w:webHidden/>
          </w:rPr>
          <w:fldChar w:fldCharType="separate"/>
        </w:r>
        <w:r>
          <w:rPr>
            <w:noProof/>
            <w:webHidden/>
          </w:rPr>
          <w:t>42</w:t>
        </w:r>
        <w:r>
          <w:rPr>
            <w:noProof/>
            <w:webHidden/>
          </w:rPr>
          <w:fldChar w:fldCharType="end"/>
        </w:r>
      </w:hyperlink>
    </w:p>
    <w:p w14:paraId="11873C8C" w14:textId="59CADBCE"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2" w:history="1">
        <w:r w:rsidRPr="00560FEC">
          <w:rPr>
            <w:rStyle w:val="Hyperlink"/>
            <w:noProof/>
          </w:rPr>
          <w:t>3.3.5.1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_Toc181625132 \h </w:instrText>
        </w:r>
        <w:r>
          <w:rPr>
            <w:noProof/>
            <w:webHidden/>
          </w:rPr>
        </w:r>
        <w:r>
          <w:rPr>
            <w:noProof/>
            <w:webHidden/>
          </w:rPr>
          <w:fldChar w:fldCharType="separate"/>
        </w:r>
        <w:r>
          <w:rPr>
            <w:noProof/>
            <w:webHidden/>
          </w:rPr>
          <w:t>43</w:t>
        </w:r>
        <w:r>
          <w:rPr>
            <w:noProof/>
            <w:webHidden/>
          </w:rPr>
          <w:fldChar w:fldCharType="end"/>
        </w:r>
      </w:hyperlink>
    </w:p>
    <w:p w14:paraId="0C2A8BB9" w14:textId="7E9E45AA"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3" w:history="1">
        <w:r w:rsidRPr="00560FEC">
          <w:rPr>
            <w:rStyle w:val="Hyperlink"/>
            <w:noProof/>
          </w:rPr>
          <w:t>3.3.5.2</w:t>
        </w:r>
        <w:r>
          <w:rPr>
            <w:rFonts w:asciiTheme="minorHAnsi" w:eastAsiaTheme="minorEastAsia" w:hAnsiTheme="minorHAnsi" w:cstheme="minorBidi"/>
            <w:noProof/>
            <w:kern w:val="2"/>
            <w14:ligatures w14:val="standardContextual"/>
          </w:rPr>
          <w:tab/>
        </w:r>
        <w:r w:rsidRPr="00560FEC">
          <w:rPr>
            <w:rStyle w:val="Hyperlink"/>
            <w:noProof/>
          </w:rPr>
          <w:t>MSA - Message Acknowledgement segment</w:t>
        </w:r>
        <w:r>
          <w:rPr>
            <w:noProof/>
            <w:webHidden/>
          </w:rPr>
          <w:tab/>
        </w:r>
        <w:r>
          <w:rPr>
            <w:noProof/>
            <w:webHidden/>
          </w:rPr>
          <w:fldChar w:fldCharType="begin"/>
        </w:r>
        <w:r>
          <w:rPr>
            <w:noProof/>
            <w:webHidden/>
          </w:rPr>
          <w:instrText xml:space="preserve"> PAGEREF _Toc181625133 \h </w:instrText>
        </w:r>
        <w:r>
          <w:rPr>
            <w:noProof/>
            <w:webHidden/>
          </w:rPr>
        </w:r>
        <w:r>
          <w:rPr>
            <w:noProof/>
            <w:webHidden/>
          </w:rPr>
          <w:fldChar w:fldCharType="separate"/>
        </w:r>
        <w:r>
          <w:rPr>
            <w:noProof/>
            <w:webHidden/>
          </w:rPr>
          <w:t>43</w:t>
        </w:r>
        <w:r>
          <w:rPr>
            <w:noProof/>
            <w:webHidden/>
          </w:rPr>
          <w:fldChar w:fldCharType="end"/>
        </w:r>
      </w:hyperlink>
    </w:p>
    <w:p w14:paraId="573EE8E9" w14:textId="3447159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4" w:history="1">
        <w:r w:rsidRPr="00560FEC">
          <w:rPr>
            <w:rStyle w:val="Hyperlink"/>
            <w:noProof/>
          </w:rPr>
          <w:t>3.3.5.3</w:t>
        </w:r>
        <w:r>
          <w:rPr>
            <w:rFonts w:asciiTheme="minorHAnsi" w:eastAsiaTheme="minorEastAsia" w:hAnsiTheme="minorHAnsi" w:cstheme="minorBidi"/>
            <w:noProof/>
            <w:kern w:val="2"/>
            <w14:ligatures w14:val="standardContextual"/>
          </w:rPr>
          <w:tab/>
        </w:r>
        <w:r w:rsidRPr="00560FEC">
          <w:rPr>
            <w:rStyle w:val="Hyperlink"/>
            <w:noProof/>
          </w:rPr>
          <w:t>ERR - Error segment</w:t>
        </w:r>
        <w:r>
          <w:rPr>
            <w:noProof/>
            <w:webHidden/>
          </w:rPr>
          <w:tab/>
        </w:r>
        <w:r>
          <w:rPr>
            <w:noProof/>
            <w:webHidden/>
          </w:rPr>
          <w:fldChar w:fldCharType="begin"/>
        </w:r>
        <w:r>
          <w:rPr>
            <w:noProof/>
            <w:webHidden/>
          </w:rPr>
          <w:instrText xml:space="preserve"> PAGEREF _Toc181625134 \h </w:instrText>
        </w:r>
        <w:r>
          <w:rPr>
            <w:noProof/>
            <w:webHidden/>
          </w:rPr>
        </w:r>
        <w:r>
          <w:rPr>
            <w:noProof/>
            <w:webHidden/>
          </w:rPr>
          <w:fldChar w:fldCharType="separate"/>
        </w:r>
        <w:r>
          <w:rPr>
            <w:noProof/>
            <w:webHidden/>
          </w:rPr>
          <w:t>43</w:t>
        </w:r>
        <w:r>
          <w:rPr>
            <w:noProof/>
            <w:webHidden/>
          </w:rPr>
          <w:fldChar w:fldCharType="end"/>
        </w:r>
      </w:hyperlink>
    </w:p>
    <w:p w14:paraId="237A0F08" w14:textId="5450374C"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35" w:history="1">
        <w:r w:rsidRPr="00560FEC">
          <w:rPr>
            <w:rStyle w:val="Hyperlink"/>
            <w:noProof/>
          </w:rPr>
          <w:t>3.4</w:t>
        </w:r>
        <w:r>
          <w:rPr>
            <w:rFonts w:asciiTheme="minorHAnsi" w:eastAsiaTheme="minorEastAsia" w:hAnsiTheme="minorHAnsi" w:cstheme="minorBidi"/>
            <w:noProof/>
            <w:kern w:val="2"/>
            <w14:ligatures w14:val="standardContextual"/>
          </w:rPr>
          <w:tab/>
        </w:r>
        <w:r w:rsidRPr="00560FEC">
          <w:rPr>
            <w:rStyle w:val="Hyperlink"/>
            <w:noProof/>
          </w:rPr>
          <w:t>Report Alert [PCD-04]</w:t>
        </w:r>
        <w:r>
          <w:rPr>
            <w:noProof/>
            <w:webHidden/>
          </w:rPr>
          <w:tab/>
        </w:r>
        <w:r>
          <w:rPr>
            <w:noProof/>
            <w:webHidden/>
          </w:rPr>
          <w:fldChar w:fldCharType="begin"/>
        </w:r>
        <w:r>
          <w:rPr>
            <w:noProof/>
            <w:webHidden/>
          </w:rPr>
          <w:instrText xml:space="preserve"> PAGEREF _Toc181625135 \h </w:instrText>
        </w:r>
        <w:r>
          <w:rPr>
            <w:noProof/>
            <w:webHidden/>
          </w:rPr>
        </w:r>
        <w:r>
          <w:rPr>
            <w:noProof/>
            <w:webHidden/>
          </w:rPr>
          <w:fldChar w:fldCharType="separate"/>
        </w:r>
        <w:r>
          <w:rPr>
            <w:noProof/>
            <w:webHidden/>
          </w:rPr>
          <w:t>43</w:t>
        </w:r>
        <w:r>
          <w:rPr>
            <w:noProof/>
            <w:webHidden/>
          </w:rPr>
          <w:fldChar w:fldCharType="end"/>
        </w:r>
      </w:hyperlink>
    </w:p>
    <w:p w14:paraId="1C9F7E53" w14:textId="3AA3E0EF"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6" w:history="1">
        <w:r w:rsidRPr="00560FEC">
          <w:rPr>
            <w:rStyle w:val="Hyperlink"/>
            <w:noProof/>
          </w:rPr>
          <w:t>3.4.1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_Toc181625136 \h </w:instrText>
        </w:r>
        <w:r>
          <w:rPr>
            <w:noProof/>
            <w:webHidden/>
          </w:rPr>
        </w:r>
        <w:r>
          <w:rPr>
            <w:noProof/>
            <w:webHidden/>
          </w:rPr>
          <w:fldChar w:fldCharType="separate"/>
        </w:r>
        <w:r>
          <w:rPr>
            <w:noProof/>
            <w:webHidden/>
          </w:rPr>
          <w:t>43</w:t>
        </w:r>
        <w:r>
          <w:rPr>
            <w:noProof/>
            <w:webHidden/>
          </w:rPr>
          <w:fldChar w:fldCharType="end"/>
        </w:r>
      </w:hyperlink>
    </w:p>
    <w:p w14:paraId="2DBDF684" w14:textId="3988A35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7" w:history="1">
        <w:r w:rsidRPr="00560FEC">
          <w:rPr>
            <w:rStyle w:val="Hyperlink"/>
            <w:noProof/>
          </w:rPr>
          <w:t>3.4.2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_Toc181625137 \h </w:instrText>
        </w:r>
        <w:r>
          <w:rPr>
            <w:noProof/>
            <w:webHidden/>
          </w:rPr>
        </w:r>
        <w:r>
          <w:rPr>
            <w:noProof/>
            <w:webHidden/>
          </w:rPr>
          <w:fldChar w:fldCharType="separate"/>
        </w:r>
        <w:r>
          <w:rPr>
            <w:noProof/>
            <w:webHidden/>
          </w:rPr>
          <w:t>44</w:t>
        </w:r>
        <w:r>
          <w:rPr>
            <w:noProof/>
            <w:webHidden/>
          </w:rPr>
          <w:fldChar w:fldCharType="end"/>
        </w:r>
      </w:hyperlink>
    </w:p>
    <w:p w14:paraId="6BA700EA" w14:textId="6A86BB9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8" w:history="1">
        <w:r w:rsidRPr="00560FEC">
          <w:rPr>
            <w:rStyle w:val="Hyperlink"/>
            <w:noProof/>
          </w:rPr>
          <w:t>3.4.3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_Toc181625138 \h </w:instrText>
        </w:r>
        <w:r>
          <w:rPr>
            <w:noProof/>
            <w:webHidden/>
          </w:rPr>
        </w:r>
        <w:r>
          <w:rPr>
            <w:noProof/>
            <w:webHidden/>
          </w:rPr>
          <w:fldChar w:fldCharType="separate"/>
        </w:r>
        <w:r>
          <w:rPr>
            <w:noProof/>
            <w:webHidden/>
          </w:rPr>
          <w:t>44</w:t>
        </w:r>
        <w:r>
          <w:rPr>
            <w:noProof/>
            <w:webHidden/>
          </w:rPr>
          <w:fldChar w:fldCharType="end"/>
        </w:r>
      </w:hyperlink>
    </w:p>
    <w:p w14:paraId="00DAFE7B" w14:textId="47761EE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9" w:history="1">
        <w:r w:rsidRPr="00560FEC">
          <w:rPr>
            <w:rStyle w:val="Hyperlink"/>
            <w:noProof/>
          </w:rPr>
          <w:t>3.4.4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_Toc181625139 \h </w:instrText>
        </w:r>
        <w:r>
          <w:rPr>
            <w:noProof/>
            <w:webHidden/>
          </w:rPr>
        </w:r>
        <w:r>
          <w:rPr>
            <w:noProof/>
            <w:webHidden/>
          </w:rPr>
          <w:fldChar w:fldCharType="separate"/>
        </w:r>
        <w:r>
          <w:rPr>
            <w:noProof/>
            <w:webHidden/>
          </w:rPr>
          <w:t>45</w:t>
        </w:r>
        <w:r>
          <w:rPr>
            <w:noProof/>
            <w:webHidden/>
          </w:rPr>
          <w:fldChar w:fldCharType="end"/>
        </w:r>
      </w:hyperlink>
    </w:p>
    <w:p w14:paraId="6C6176B1" w14:textId="0571F67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40" w:history="1">
        <w:r w:rsidRPr="00560FEC">
          <w:rPr>
            <w:rStyle w:val="Hyperlink"/>
            <w:noProof/>
          </w:rPr>
          <w:t>3.4.4.1</w:t>
        </w:r>
        <w:r>
          <w:rPr>
            <w:rFonts w:asciiTheme="minorHAnsi" w:eastAsiaTheme="minorEastAsia" w:hAnsiTheme="minorHAnsi" w:cstheme="minorBidi"/>
            <w:noProof/>
            <w:kern w:val="2"/>
            <w14:ligatures w14:val="standardContextual"/>
          </w:rPr>
          <w:tab/>
        </w:r>
        <w:r w:rsidRPr="00560FEC">
          <w:rPr>
            <w:rStyle w:val="Hyperlink"/>
            <w:noProof/>
          </w:rPr>
          <w:t>Alert Reporter reports to Alert Manager/Alert Consumer</w:t>
        </w:r>
        <w:r>
          <w:rPr>
            <w:noProof/>
            <w:webHidden/>
          </w:rPr>
          <w:tab/>
        </w:r>
        <w:r>
          <w:rPr>
            <w:noProof/>
            <w:webHidden/>
          </w:rPr>
          <w:fldChar w:fldCharType="begin"/>
        </w:r>
        <w:r>
          <w:rPr>
            <w:noProof/>
            <w:webHidden/>
          </w:rPr>
          <w:instrText xml:space="preserve"> PAGEREF _Toc181625140 \h </w:instrText>
        </w:r>
        <w:r>
          <w:rPr>
            <w:noProof/>
            <w:webHidden/>
          </w:rPr>
        </w:r>
        <w:r>
          <w:rPr>
            <w:noProof/>
            <w:webHidden/>
          </w:rPr>
          <w:fldChar w:fldCharType="separate"/>
        </w:r>
        <w:r>
          <w:rPr>
            <w:noProof/>
            <w:webHidden/>
          </w:rPr>
          <w:t>45</w:t>
        </w:r>
        <w:r>
          <w:rPr>
            <w:noProof/>
            <w:webHidden/>
          </w:rPr>
          <w:fldChar w:fldCharType="end"/>
        </w:r>
      </w:hyperlink>
    </w:p>
    <w:p w14:paraId="7213657A" w14:textId="1CDD512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1" w:history="1">
        <w:r w:rsidRPr="00560FEC">
          <w:rPr>
            <w:rStyle w:val="Hyperlink"/>
            <w:noProof/>
          </w:rPr>
          <w:t>3.4.4.1.1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_Toc181625141 \h </w:instrText>
        </w:r>
        <w:r>
          <w:rPr>
            <w:noProof/>
            <w:webHidden/>
          </w:rPr>
        </w:r>
        <w:r>
          <w:rPr>
            <w:noProof/>
            <w:webHidden/>
          </w:rPr>
          <w:fldChar w:fldCharType="separate"/>
        </w:r>
        <w:r>
          <w:rPr>
            <w:noProof/>
            <w:webHidden/>
          </w:rPr>
          <w:t>45</w:t>
        </w:r>
        <w:r>
          <w:rPr>
            <w:noProof/>
            <w:webHidden/>
          </w:rPr>
          <w:fldChar w:fldCharType="end"/>
        </w:r>
      </w:hyperlink>
    </w:p>
    <w:p w14:paraId="6D28E464" w14:textId="7AE3186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2" w:history="1">
        <w:r w:rsidRPr="00560FEC">
          <w:rPr>
            <w:rStyle w:val="Hyperlink"/>
            <w:noProof/>
          </w:rPr>
          <w:t>3.4.4.1.2</w:t>
        </w:r>
        <w:r>
          <w:rPr>
            <w:rFonts w:asciiTheme="minorHAnsi" w:eastAsiaTheme="minorEastAsia" w:hAnsiTheme="minorHAnsi" w:cstheme="minorBidi"/>
            <w:noProof/>
            <w:kern w:val="2"/>
            <w14:ligatures w14:val="standardContextual"/>
          </w:rPr>
          <w:tab/>
        </w:r>
        <w:r w:rsidRPr="00560FEC">
          <w:rPr>
            <w:rStyle w:val="Hyperlink"/>
            <w:noProof/>
          </w:rPr>
          <w:t>PCD-04 Report Alert (ORU^R40^ORU_R40) static definition</w:t>
        </w:r>
        <w:r>
          <w:rPr>
            <w:noProof/>
            <w:webHidden/>
          </w:rPr>
          <w:tab/>
        </w:r>
        <w:r>
          <w:rPr>
            <w:noProof/>
            <w:webHidden/>
          </w:rPr>
          <w:fldChar w:fldCharType="begin"/>
        </w:r>
        <w:r>
          <w:rPr>
            <w:noProof/>
            <w:webHidden/>
          </w:rPr>
          <w:instrText xml:space="preserve"> PAGEREF _Toc181625142 \h </w:instrText>
        </w:r>
        <w:r>
          <w:rPr>
            <w:noProof/>
            <w:webHidden/>
          </w:rPr>
        </w:r>
        <w:r>
          <w:rPr>
            <w:noProof/>
            <w:webHidden/>
          </w:rPr>
          <w:fldChar w:fldCharType="separate"/>
        </w:r>
        <w:r>
          <w:rPr>
            <w:noProof/>
            <w:webHidden/>
          </w:rPr>
          <w:t>45</w:t>
        </w:r>
        <w:r>
          <w:rPr>
            <w:noProof/>
            <w:webHidden/>
          </w:rPr>
          <w:fldChar w:fldCharType="end"/>
        </w:r>
      </w:hyperlink>
    </w:p>
    <w:p w14:paraId="54CEBFE5" w14:textId="2CE67CC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3" w:history="1">
        <w:r w:rsidRPr="00560FEC">
          <w:rPr>
            <w:rStyle w:val="Hyperlink"/>
            <w:noProof/>
          </w:rPr>
          <w:t>3.4.4.1.3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_Toc181625143 \h </w:instrText>
        </w:r>
        <w:r>
          <w:rPr>
            <w:noProof/>
            <w:webHidden/>
          </w:rPr>
        </w:r>
        <w:r>
          <w:rPr>
            <w:noProof/>
            <w:webHidden/>
          </w:rPr>
          <w:fldChar w:fldCharType="separate"/>
        </w:r>
        <w:r>
          <w:rPr>
            <w:noProof/>
            <w:webHidden/>
          </w:rPr>
          <w:t>47</w:t>
        </w:r>
        <w:r>
          <w:rPr>
            <w:noProof/>
            <w:webHidden/>
          </w:rPr>
          <w:fldChar w:fldCharType="end"/>
        </w:r>
      </w:hyperlink>
    </w:p>
    <w:p w14:paraId="1AA49FDE" w14:textId="716431D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4" w:history="1">
        <w:r w:rsidRPr="00560FEC">
          <w:rPr>
            <w:rStyle w:val="Hyperlink"/>
            <w:noProof/>
          </w:rPr>
          <w:t>3.4.4.1.4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_Toc181625144 \h </w:instrText>
        </w:r>
        <w:r>
          <w:rPr>
            <w:noProof/>
            <w:webHidden/>
          </w:rPr>
        </w:r>
        <w:r>
          <w:rPr>
            <w:noProof/>
            <w:webHidden/>
          </w:rPr>
          <w:fldChar w:fldCharType="separate"/>
        </w:r>
        <w:r>
          <w:rPr>
            <w:noProof/>
            <w:webHidden/>
          </w:rPr>
          <w:t>47</w:t>
        </w:r>
        <w:r>
          <w:rPr>
            <w:noProof/>
            <w:webHidden/>
          </w:rPr>
          <w:fldChar w:fldCharType="end"/>
        </w:r>
      </w:hyperlink>
    </w:p>
    <w:p w14:paraId="3895BBCD" w14:textId="00D0D79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5" w:history="1">
        <w:r w:rsidRPr="00560FEC">
          <w:rPr>
            <w:rStyle w:val="Hyperlink"/>
            <w:noProof/>
          </w:rPr>
          <w:t>3.4.4.1.5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_Toc181625145 \h </w:instrText>
        </w:r>
        <w:r>
          <w:rPr>
            <w:noProof/>
            <w:webHidden/>
          </w:rPr>
        </w:r>
        <w:r>
          <w:rPr>
            <w:noProof/>
            <w:webHidden/>
          </w:rPr>
          <w:fldChar w:fldCharType="separate"/>
        </w:r>
        <w:r>
          <w:rPr>
            <w:noProof/>
            <w:webHidden/>
          </w:rPr>
          <w:t>48</w:t>
        </w:r>
        <w:r>
          <w:rPr>
            <w:noProof/>
            <w:webHidden/>
          </w:rPr>
          <w:fldChar w:fldCharType="end"/>
        </w:r>
      </w:hyperlink>
    </w:p>
    <w:p w14:paraId="63526B22" w14:textId="7EE405E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6" w:history="1">
        <w:r w:rsidRPr="00560FEC">
          <w:rPr>
            <w:rStyle w:val="Hyperlink"/>
            <w:noProof/>
          </w:rPr>
          <w:t>3.4.4.1.6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_Toc181625146 \h </w:instrText>
        </w:r>
        <w:r>
          <w:rPr>
            <w:noProof/>
            <w:webHidden/>
          </w:rPr>
        </w:r>
        <w:r>
          <w:rPr>
            <w:noProof/>
            <w:webHidden/>
          </w:rPr>
          <w:fldChar w:fldCharType="separate"/>
        </w:r>
        <w:r>
          <w:rPr>
            <w:noProof/>
            <w:webHidden/>
          </w:rPr>
          <w:t>48</w:t>
        </w:r>
        <w:r>
          <w:rPr>
            <w:noProof/>
            <w:webHidden/>
          </w:rPr>
          <w:fldChar w:fldCharType="end"/>
        </w:r>
      </w:hyperlink>
    </w:p>
    <w:p w14:paraId="6BE4D203" w14:textId="72339D4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48" w:history="1">
        <w:r w:rsidRPr="00560FEC">
          <w:rPr>
            <w:rStyle w:val="Hyperlink"/>
            <w:noProof/>
          </w:rPr>
          <w:t>3.5</w:t>
        </w:r>
        <w:r>
          <w:rPr>
            <w:rFonts w:asciiTheme="minorHAnsi" w:eastAsiaTheme="minorEastAsia" w:hAnsiTheme="minorHAnsi" w:cstheme="minorBidi"/>
            <w:noProof/>
            <w:kern w:val="2"/>
            <w14:ligatures w14:val="standardContextual"/>
          </w:rPr>
          <w:tab/>
        </w:r>
        <w:r w:rsidRPr="00560FEC">
          <w:rPr>
            <w:rStyle w:val="Hyperlink"/>
            <w:noProof/>
          </w:rPr>
          <w:t>Report Alert Status [PCD-05]</w:t>
        </w:r>
        <w:r>
          <w:rPr>
            <w:noProof/>
            <w:webHidden/>
          </w:rPr>
          <w:tab/>
        </w:r>
        <w:r>
          <w:rPr>
            <w:noProof/>
            <w:webHidden/>
          </w:rPr>
          <w:fldChar w:fldCharType="begin"/>
        </w:r>
        <w:r>
          <w:rPr>
            <w:noProof/>
            <w:webHidden/>
          </w:rPr>
          <w:instrText xml:space="preserve"> PAGEREF _Toc181625148 \h </w:instrText>
        </w:r>
        <w:r>
          <w:rPr>
            <w:noProof/>
            <w:webHidden/>
          </w:rPr>
        </w:r>
        <w:r>
          <w:rPr>
            <w:noProof/>
            <w:webHidden/>
          </w:rPr>
          <w:fldChar w:fldCharType="separate"/>
        </w:r>
        <w:r>
          <w:rPr>
            <w:noProof/>
            <w:webHidden/>
          </w:rPr>
          <w:t>49</w:t>
        </w:r>
        <w:r>
          <w:rPr>
            <w:noProof/>
            <w:webHidden/>
          </w:rPr>
          <w:fldChar w:fldCharType="end"/>
        </w:r>
      </w:hyperlink>
    </w:p>
    <w:p w14:paraId="4459B50D" w14:textId="0DF2DE4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49" w:history="1">
        <w:r w:rsidRPr="00560FEC">
          <w:rPr>
            <w:rStyle w:val="Hyperlink"/>
            <w:noProof/>
          </w:rPr>
          <w:t>3.5.1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_Toc181625149 \h </w:instrText>
        </w:r>
        <w:r>
          <w:rPr>
            <w:noProof/>
            <w:webHidden/>
          </w:rPr>
        </w:r>
        <w:r>
          <w:rPr>
            <w:noProof/>
            <w:webHidden/>
          </w:rPr>
          <w:fldChar w:fldCharType="separate"/>
        </w:r>
        <w:r>
          <w:rPr>
            <w:noProof/>
            <w:webHidden/>
          </w:rPr>
          <w:t>49</w:t>
        </w:r>
        <w:r>
          <w:rPr>
            <w:noProof/>
            <w:webHidden/>
          </w:rPr>
          <w:fldChar w:fldCharType="end"/>
        </w:r>
      </w:hyperlink>
    </w:p>
    <w:p w14:paraId="40838638" w14:textId="21647F0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0" w:history="1">
        <w:r w:rsidRPr="00560FEC">
          <w:rPr>
            <w:rStyle w:val="Hyperlink"/>
            <w:noProof/>
          </w:rPr>
          <w:t>3.5.2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_Toc181625150 \h </w:instrText>
        </w:r>
        <w:r>
          <w:rPr>
            <w:noProof/>
            <w:webHidden/>
          </w:rPr>
        </w:r>
        <w:r>
          <w:rPr>
            <w:noProof/>
            <w:webHidden/>
          </w:rPr>
          <w:fldChar w:fldCharType="separate"/>
        </w:r>
        <w:r>
          <w:rPr>
            <w:noProof/>
            <w:webHidden/>
          </w:rPr>
          <w:t>49</w:t>
        </w:r>
        <w:r>
          <w:rPr>
            <w:noProof/>
            <w:webHidden/>
          </w:rPr>
          <w:fldChar w:fldCharType="end"/>
        </w:r>
      </w:hyperlink>
    </w:p>
    <w:p w14:paraId="10C0EBA9" w14:textId="096C15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1" w:history="1">
        <w:r w:rsidRPr="00560FEC">
          <w:rPr>
            <w:rStyle w:val="Hyperlink"/>
            <w:noProof/>
          </w:rPr>
          <w:t>3.5.3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_Toc181625151 \h </w:instrText>
        </w:r>
        <w:r>
          <w:rPr>
            <w:noProof/>
            <w:webHidden/>
          </w:rPr>
        </w:r>
        <w:r>
          <w:rPr>
            <w:noProof/>
            <w:webHidden/>
          </w:rPr>
          <w:fldChar w:fldCharType="separate"/>
        </w:r>
        <w:r>
          <w:rPr>
            <w:noProof/>
            <w:webHidden/>
          </w:rPr>
          <w:t>49</w:t>
        </w:r>
        <w:r>
          <w:rPr>
            <w:noProof/>
            <w:webHidden/>
          </w:rPr>
          <w:fldChar w:fldCharType="end"/>
        </w:r>
      </w:hyperlink>
    </w:p>
    <w:p w14:paraId="541D79A7" w14:textId="297BE8BC"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2" w:history="1">
        <w:r w:rsidRPr="00560FEC">
          <w:rPr>
            <w:rStyle w:val="Hyperlink"/>
            <w:noProof/>
          </w:rPr>
          <w:t>3.5.4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_Toc181625152 \h </w:instrText>
        </w:r>
        <w:r>
          <w:rPr>
            <w:noProof/>
            <w:webHidden/>
          </w:rPr>
        </w:r>
        <w:r>
          <w:rPr>
            <w:noProof/>
            <w:webHidden/>
          </w:rPr>
          <w:fldChar w:fldCharType="separate"/>
        </w:r>
        <w:r>
          <w:rPr>
            <w:noProof/>
            <w:webHidden/>
          </w:rPr>
          <w:t>49</w:t>
        </w:r>
        <w:r>
          <w:rPr>
            <w:noProof/>
            <w:webHidden/>
          </w:rPr>
          <w:fldChar w:fldCharType="end"/>
        </w:r>
      </w:hyperlink>
    </w:p>
    <w:p w14:paraId="09D0CB8C" w14:textId="4BAB86B5"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53" w:history="1">
        <w:r w:rsidRPr="00560FEC">
          <w:rPr>
            <w:rStyle w:val="Hyperlink"/>
            <w:noProof/>
          </w:rPr>
          <w:t>3.5.4.1</w:t>
        </w:r>
        <w:r>
          <w:rPr>
            <w:rFonts w:asciiTheme="minorHAnsi" w:eastAsiaTheme="minorEastAsia" w:hAnsiTheme="minorHAnsi" w:cstheme="minorBidi"/>
            <w:noProof/>
            <w:kern w:val="2"/>
            <w14:ligatures w14:val="standardContextual"/>
          </w:rPr>
          <w:tab/>
        </w:r>
        <w:r w:rsidRPr="00560FEC">
          <w:rPr>
            <w:rStyle w:val="Hyperlink"/>
            <w:noProof/>
          </w:rPr>
          <w:t>Alert Manager status updates to Alert Reporter</w:t>
        </w:r>
        <w:r>
          <w:rPr>
            <w:noProof/>
            <w:webHidden/>
          </w:rPr>
          <w:tab/>
        </w:r>
        <w:r>
          <w:rPr>
            <w:noProof/>
            <w:webHidden/>
          </w:rPr>
          <w:fldChar w:fldCharType="begin"/>
        </w:r>
        <w:r>
          <w:rPr>
            <w:noProof/>
            <w:webHidden/>
          </w:rPr>
          <w:instrText xml:space="preserve"> PAGEREF _Toc181625153 \h </w:instrText>
        </w:r>
        <w:r>
          <w:rPr>
            <w:noProof/>
            <w:webHidden/>
          </w:rPr>
        </w:r>
        <w:r>
          <w:rPr>
            <w:noProof/>
            <w:webHidden/>
          </w:rPr>
          <w:fldChar w:fldCharType="separate"/>
        </w:r>
        <w:r>
          <w:rPr>
            <w:noProof/>
            <w:webHidden/>
          </w:rPr>
          <w:t>50</w:t>
        </w:r>
        <w:r>
          <w:rPr>
            <w:noProof/>
            <w:webHidden/>
          </w:rPr>
          <w:fldChar w:fldCharType="end"/>
        </w:r>
      </w:hyperlink>
    </w:p>
    <w:p w14:paraId="2A1D5F1A" w14:textId="6487BCF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4" w:history="1">
        <w:r w:rsidRPr="00560FEC">
          <w:rPr>
            <w:rStyle w:val="Hyperlink"/>
            <w:noProof/>
          </w:rPr>
          <w:t>3.5.4.1.1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_Toc181625154 \h </w:instrText>
        </w:r>
        <w:r>
          <w:rPr>
            <w:noProof/>
            <w:webHidden/>
          </w:rPr>
        </w:r>
        <w:r>
          <w:rPr>
            <w:noProof/>
            <w:webHidden/>
          </w:rPr>
          <w:fldChar w:fldCharType="separate"/>
        </w:r>
        <w:r>
          <w:rPr>
            <w:noProof/>
            <w:webHidden/>
          </w:rPr>
          <w:t>50</w:t>
        </w:r>
        <w:r>
          <w:rPr>
            <w:noProof/>
            <w:webHidden/>
          </w:rPr>
          <w:fldChar w:fldCharType="end"/>
        </w:r>
      </w:hyperlink>
    </w:p>
    <w:p w14:paraId="43D6267C" w14:textId="607BF81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5" w:history="1">
        <w:r w:rsidRPr="00560FEC">
          <w:rPr>
            <w:rStyle w:val="Hyperlink"/>
            <w:noProof/>
          </w:rPr>
          <w:t>3.5.4.1.2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_Toc181625155 \h </w:instrText>
        </w:r>
        <w:r>
          <w:rPr>
            <w:noProof/>
            <w:webHidden/>
          </w:rPr>
        </w:r>
        <w:r>
          <w:rPr>
            <w:noProof/>
            <w:webHidden/>
          </w:rPr>
          <w:fldChar w:fldCharType="separate"/>
        </w:r>
        <w:r>
          <w:rPr>
            <w:noProof/>
            <w:webHidden/>
          </w:rPr>
          <w:t>50</w:t>
        </w:r>
        <w:r>
          <w:rPr>
            <w:noProof/>
            <w:webHidden/>
          </w:rPr>
          <w:fldChar w:fldCharType="end"/>
        </w:r>
      </w:hyperlink>
    </w:p>
    <w:p w14:paraId="098F4C2D" w14:textId="3987512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6" w:history="1">
        <w:r w:rsidRPr="00560FEC">
          <w:rPr>
            <w:rStyle w:val="Hyperlink"/>
            <w:noProof/>
          </w:rPr>
          <w:t>3.5.4.1.3</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_Toc181625156 \h </w:instrText>
        </w:r>
        <w:r>
          <w:rPr>
            <w:noProof/>
            <w:webHidden/>
          </w:rPr>
        </w:r>
        <w:r>
          <w:rPr>
            <w:noProof/>
            <w:webHidden/>
          </w:rPr>
          <w:fldChar w:fldCharType="separate"/>
        </w:r>
        <w:r>
          <w:rPr>
            <w:noProof/>
            <w:webHidden/>
          </w:rPr>
          <w:t>51</w:t>
        </w:r>
        <w:r>
          <w:rPr>
            <w:noProof/>
            <w:webHidden/>
          </w:rPr>
          <w:fldChar w:fldCharType="end"/>
        </w:r>
      </w:hyperlink>
    </w:p>
    <w:p w14:paraId="596A07C1" w14:textId="07E4A50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7" w:history="1">
        <w:r w:rsidRPr="00560FEC">
          <w:rPr>
            <w:rStyle w:val="Hyperlink"/>
            <w:noProof/>
          </w:rPr>
          <w:t>3.5.4.1.4</w:t>
        </w:r>
        <w:r>
          <w:rPr>
            <w:rFonts w:asciiTheme="minorHAnsi" w:eastAsiaTheme="minorEastAsia" w:hAnsiTheme="minorHAnsi" w:cstheme="minorBidi"/>
            <w:noProof/>
            <w:kern w:val="2"/>
            <w14:ligatures w14:val="standardContextual"/>
          </w:rPr>
          <w:tab/>
        </w:r>
        <w:r w:rsidRPr="00560FEC">
          <w:rPr>
            <w:rStyle w:val="Hyperlink"/>
            <w:noProof/>
          </w:rPr>
          <w:t>PCD-05 Report Alert Status (ORA^R41^ORA_R41) static definition</w:t>
        </w:r>
        <w:r>
          <w:rPr>
            <w:noProof/>
            <w:webHidden/>
          </w:rPr>
          <w:tab/>
        </w:r>
        <w:r>
          <w:rPr>
            <w:noProof/>
            <w:webHidden/>
          </w:rPr>
          <w:fldChar w:fldCharType="begin"/>
        </w:r>
        <w:r>
          <w:rPr>
            <w:noProof/>
            <w:webHidden/>
          </w:rPr>
          <w:instrText xml:space="preserve"> PAGEREF _Toc181625157 \h </w:instrText>
        </w:r>
        <w:r>
          <w:rPr>
            <w:noProof/>
            <w:webHidden/>
          </w:rPr>
        </w:r>
        <w:r>
          <w:rPr>
            <w:noProof/>
            <w:webHidden/>
          </w:rPr>
          <w:fldChar w:fldCharType="separate"/>
        </w:r>
        <w:r>
          <w:rPr>
            <w:noProof/>
            <w:webHidden/>
          </w:rPr>
          <w:t>51</w:t>
        </w:r>
        <w:r>
          <w:rPr>
            <w:noProof/>
            <w:webHidden/>
          </w:rPr>
          <w:fldChar w:fldCharType="end"/>
        </w:r>
      </w:hyperlink>
    </w:p>
    <w:p w14:paraId="53B853CC" w14:textId="544A59A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8" w:history="1">
        <w:r w:rsidRPr="00560FEC">
          <w:rPr>
            <w:rStyle w:val="Hyperlink"/>
            <w:noProof/>
          </w:rPr>
          <w:t>3.5.4.1.5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_Toc181625158 \h </w:instrText>
        </w:r>
        <w:r>
          <w:rPr>
            <w:noProof/>
            <w:webHidden/>
          </w:rPr>
        </w:r>
        <w:r>
          <w:rPr>
            <w:noProof/>
            <w:webHidden/>
          </w:rPr>
          <w:fldChar w:fldCharType="separate"/>
        </w:r>
        <w:r>
          <w:rPr>
            <w:noProof/>
            <w:webHidden/>
          </w:rPr>
          <w:t>53</w:t>
        </w:r>
        <w:r>
          <w:rPr>
            <w:noProof/>
            <w:webHidden/>
          </w:rPr>
          <w:fldChar w:fldCharType="end"/>
        </w:r>
      </w:hyperlink>
    </w:p>
    <w:p w14:paraId="6173AD65" w14:textId="2C72D6B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9" w:history="1">
        <w:r w:rsidRPr="00560FEC">
          <w:rPr>
            <w:rStyle w:val="Hyperlink"/>
            <w:noProof/>
          </w:rPr>
          <w:t>3.5.4.1.6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_Toc181625159 \h </w:instrText>
        </w:r>
        <w:r>
          <w:rPr>
            <w:noProof/>
            <w:webHidden/>
          </w:rPr>
        </w:r>
        <w:r>
          <w:rPr>
            <w:noProof/>
            <w:webHidden/>
          </w:rPr>
          <w:fldChar w:fldCharType="separate"/>
        </w:r>
        <w:r>
          <w:rPr>
            <w:noProof/>
            <w:webHidden/>
          </w:rPr>
          <w:t>55</w:t>
        </w:r>
        <w:r>
          <w:rPr>
            <w:noProof/>
            <w:webHidden/>
          </w:rPr>
          <w:fldChar w:fldCharType="end"/>
        </w:r>
      </w:hyperlink>
    </w:p>
    <w:p w14:paraId="2DCFF84C" w14:textId="7598362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60" w:history="1">
        <w:r w:rsidRPr="00560FEC">
          <w:rPr>
            <w:rStyle w:val="Hyperlink"/>
            <w:noProof/>
          </w:rPr>
          <w:t>3.6</w:t>
        </w:r>
        <w:r>
          <w:rPr>
            <w:rFonts w:asciiTheme="minorHAnsi" w:eastAsiaTheme="minorEastAsia" w:hAnsiTheme="minorHAnsi" w:cstheme="minorBidi"/>
            <w:noProof/>
            <w:kern w:val="2"/>
            <w14:ligatures w14:val="standardContextual"/>
          </w:rPr>
          <w:tab/>
        </w:r>
        <w:r w:rsidRPr="00560FEC">
          <w:rPr>
            <w:rStyle w:val="Hyperlink"/>
            <w:noProof/>
          </w:rPr>
          <w:t>Disseminate Alert [PCD-06]</w:t>
        </w:r>
        <w:r>
          <w:rPr>
            <w:noProof/>
            <w:webHidden/>
          </w:rPr>
          <w:tab/>
        </w:r>
        <w:r>
          <w:rPr>
            <w:noProof/>
            <w:webHidden/>
          </w:rPr>
          <w:fldChar w:fldCharType="begin"/>
        </w:r>
        <w:r>
          <w:rPr>
            <w:noProof/>
            <w:webHidden/>
          </w:rPr>
          <w:instrText xml:space="preserve"> PAGEREF _Toc181625160 \h </w:instrText>
        </w:r>
        <w:r>
          <w:rPr>
            <w:noProof/>
            <w:webHidden/>
          </w:rPr>
        </w:r>
        <w:r>
          <w:rPr>
            <w:noProof/>
            <w:webHidden/>
          </w:rPr>
          <w:fldChar w:fldCharType="separate"/>
        </w:r>
        <w:r>
          <w:rPr>
            <w:noProof/>
            <w:webHidden/>
          </w:rPr>
          <w:t>55</w:t>
        </w:r>
        <w:r>
          <w:rPr>
            <w:noProof/>
            <w:webHidden/>
          </w:rPr>
          <w:fldChar w:fldCharType="end"/>
        </w:r>
      </w:hyperlink>
    </w:p>
    <w:p w14:paraId="1E755813" w14:textId="699839C8"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1" w:history="1">
        <w:r w:rsidRPr="00560FEC">
          <w:rPr>
            <w:rStyle w:val="Hyperlink"/>
            <w:noProof/>
          </w:rPr>
          <w:t>3.6.1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_Toc181625161 \h </w:instrText>
        </w:r>
        <w:r>
          <w:rPr>
            <w:noProof/>
            <w:webHidden/>
          </w:rPr>
        </w:r>
        <w:r>
          <w:rPr>
            <w:noProof/>
            <w:webHidden/>
          </w:rPr>
          <w:fldChar w:fldCharType="separate"/>
        </w:r>
        <w:r>
          <w:rPr>
            <w:noProof/>
            <w:webHidden/>
          </w:rPr>
          <w:t>55</w:t>
        </w:r>
        <w:r>
          <w:rPr>
            <w:noProof/>
            <w:webHidden/>
          </w:rPr>
          <w:fldChar w:fldCharType="end"/>
        </w:r>
      </w:hyperlink>
    </w:p>
    <w:p w14:paraId="16C089ED" w14:textId="5229B3A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2" w:history="1">
        <w:r w:rsidRPr="00560FEC">
          <w:rPr>
            <w:rStyle w:val="Hyperlink"/>
            <w:noProof/>
          </w:rPr>
          <w:t>3.6.2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_Toc181625162 \h </w:instrText>
        </w:r>
        <w:r>
          <w:rPr>
            <w:noProof/>
            <w:webHidden/>
          </w:rPr>
        </w:r>
        <w:r>
          <w:rPr>
            <w:noProof/>
            <w:webHidden/>
          </w:rPr>
          <w:fldChar w:fldCharType="separate"/>
        </w:r>
        <w:r>
          <w:rPr>
            <w:noProof/>
            <w:webHidden/>
          </w:rPr>
          <w:t>55</w:t>
        </w:r>
        <w:r>
          <w:rPr>
            <w:noProof/>
            <w:webHidden/>
          </w:rPr>
          <w:fldChar w:fldCharType="end"/>
        </w:r>
      </w:hyperlink>
    </w:p>
    <w:p w14:paraId="73780556" w14:textId="1F43142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3" w:history="1">
        <w:r w:rsidRPr="00560FEC">
          <w:rPr>
            <w:rStyle w:val="Hyperlink"/>
            <w:noProof/>
          </w:rPr>
          <w:t>3.6.3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_Toc181625163 \h </w:instrText>
        </w:r>
        <w:r>
          <w:rPr>
            <w:noProof/>
            <w:webHidden/>
          </w:rPr>
        </w:r>
        <w:r>
          <w:rPr>
            <w:noProof/>
            <w:webHidden/>
          </w:rPr>
          <w:fldChar w:fldCharType="separate"/>
        </w:r>
        <w:r>
          <w:rPr>
            <w:noProof/>
            <w:webHidden/>
          </w:rPr>
          <w:t>56</w:t>
        </w:r>
        <w:r>
          <w:rPr>
            <w:noProof/>
            <w:webHidden/>
          </w:rPr>
          <w:fldChar w:fldCharType="end"/>
        </w:r>
      </w:hyperlink>
    </w:p>
    <w:p w14:paraId="5E71B5F1" w14:textId="64527C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4" w:history="1">
        <w:r w:rsidRPr="00560FEC">
          <w:rPr>
            <w:rStyle w:val="Hyperlink"/>
            <w:noProof/>
          </w:rPr>
          <w:t>3.6.4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_Toc181625164 \h </w:instrText>
        </w:r>
        <w:r>
          <w:rPr>
            <w:noProof/>
            <w:webHidden/>
          </w:rPr>
        </w:r>
        <w:r>
          <w:rPr>
            <w:noProof/>
            <w:webHidden/>
          </w:rPr>
          <w:fldChar w:fldCharType="separate"/>
        </w:r>
        <w:r>
          <w:rPr>
            <w:noProof/>
            <w:webHidden/>
          </w:rPr>
          <w:t>56</w:t>
        </w:r>
        <w:r>
          <w:rPr>
            <w:noProof/>
            <w:webHidden/>
          </w:rPr>
          <w:fldChar w:fldCharType="end"/>
        </w:r>
      </w:hyperlink>
    </w:p>
    <w:p w14:paraId="4B5DC893" w14:textId="45D27603"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65" w:history="1">
        <w:r w:rsidRPr="00560FEC">
          <w:rPr>
            <w:rStyle w:val="Hyperlink"/>
            <w:noProof/>
          </w:rPr>
          <w:t>3.6.4.1</w:t>
        </w:r>
        <w:r>
          <w:rPr>
            <w:rFonts w:asciiTheme="minorHAnsi" w:eastAsiaTheme="minorEastAsia" w:hAnsiTheme="minorHAnsi" w:cstheme="minorBidi"/>
            <w:noProof/>
            <w:kern w:val="2"/>
            <w14:ligatures w14:val="standardContextual"/>
          </w:rPr>
          <w:tab/>
        </w:r>
        <w:r w:rsidRPr="00560FEC">
          <w:rPr>
            <w:rStyle w:val="Hyperlink"/>
            <w:noProof/>
          </w:rPr>
          <w:t>Alert Manager disseminate alert to Alert Communicator</w:t>
        </w:r>
        <w:r>
          <w:rPr>
            <w:noProof/>
            <w:webHidden/>
          </w:rPr>
          <w:tab/>
        </w:r>
        <w:r>
          <w:rPr>
            <w:noProof/>
            <w:webHidden/>
          </w:rPr>
          <w:fldChar w:fldCharType="begin"/>
        </w:r>
        <w:r>
          <w:rPr>
            <w:noProof/>
            <w:webHidden/>
          </w:rPr>
          <w:instrText xml:space="preserve"> PAGEREF _Toc181625165 \h </w:instrText>
        </w:r>
        <w:r>
          <w:rPr>
            <w:noProof/>
            <w:webHidden/>
          </w:rPr>
        </w:r>
        <w:r>
          <w:rPr>
            <w:noProof/>
            <w:webHidden/>
          </w:rPr>
          <w:fldChar w:fldCharType="separate"/>
        </w:r>
        <w:r>
          <w:rPr>
            <w:noProof/>
            <w:webHidden/>
          </w:rPr>
          <w:t>56</w:t>
        </w:r>
        <w:r>
          <w:rPr>
            <w:noProof/>
            <w:webHidden/>
          </w:rPr>
          <w:fldChar w:fldCharType="end"/>
        </w:r>
      </w:hyperlink>
    </w:p>
    <w:p w14:paraId="67E48A10" w14:textId="19ECB1F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6" w:history="1">
        <w:r w:rsidRPr="00560FEC">
          <w:rPr>
            <w:rStyle w:val="Hyperlink"/>
            <w:noProof/>
          </w:rPr>
          <w:t>3.6.4.1.1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_Toc181625166 \h </w:instrText>
        </w:r>
        <w:r>
          <w:rPr>
            <w:noProof/>
            <w:webHidden/>
          </w:rPr>
        </w:r>
        <w:r>
          <w:rPr>
            <w:noProof/>
            <w:webHidden/>
          </w:rPr>
          <w:fldChar w:fldCharType="separate"/>
        </w:r>
        <w:r>
          <w:rPr>
            <w:noProof/>
            <w:webHidden/>
          </w:rPr>
          <w:t>56</w:t>
        </w:r>
        <w:r>
          <w:rPr>
            <w:noProof/>
            <w:webHidden/>
          </w:rPr>
          <w:fldChar w:fldCharType="end"/>
        </w:r>
      </w:hyperlink>
    </w:p>
    <w:p w14:paraId="45917FC6" w14:textId="247DC1C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7" w:history="1">
        <w:r w:rsidRPr="00560FEC">
          <w:rPr>
            <w:rStyle w:val="Hyperlink"/>
            <w:noProof/>
          </w:rPr>
          <w:t>3.6.4.1.2</w:t>
        </w:r>
        <w:r>
          <w:rPr>
            <w:rFonts w:asciiTheme="minorHAnsi" w:eastAsiaTheme="minorEastAsia" w:hAnsiTheme="minorHAnsi" w:cstheme="minorBidi"/>
            <w:noProof/>
            <w:kern w:val="2"/>
            <w14:ligatures w14:val="standardContextual"/>
          </w:rPr>
          <w:tab/>
        </w:r>
        <w:r w:rsidRPr="00560FEC">
          <w:rPr>
            <w:rStyle w:val="Hyperlink"/>
            <w:noProof/>
          </w:rPr>
          <w:t>PCD-06 Disseminate Alert static definition</w:t>
        </w:r>
        <w:r>
          <w:rPr>
            <w:noProof/>
            <w:webHidden/>
          </w:rPr>
          <w:tab/>
        </w:r>
        <w:r>
          <w:rPr>
            <w:noProof/>
            <w:webHidden/>
          </w:rPr>
          <w:fldChar w:fldCharType="begin"/>
        </w:r>
        <w:r>
          <w:rPr>
            <w:noProof/>
            <w:webHidden/>
          </w:rPr>
          <w:instrText xml:space="preserve"> PAGEREF _Toc181625167 \h </w:instrText>
        </w:r>
        <w:r>
          <w:rPr>
            <w:noProof/>
            <w:webHidden/>
          </w:rPr>
        </w:r>
        <w:r>
          <w:rPr>
            <w:noProof/>
            <w:webHidden/>
          </w:rPr>
          <w:fldChar w:fldCharType="separate"/>
        </w:r>
        <w:r>
          <w:rPr>
            <w:noProof/>
            <w:webHidden/>
          </w:rPr>
          <w:t>56</w:t>
        </w:r>
        <w:r>
          <w:rPr>
            <w:noProof/>
            <w:webHidden/>
          </w:rPr>
          <w:fldChar w:fldCharType="end"/>
        </w:r>
      </w:hyperlink>
    </w:p>
    <w:p w14:paraId="79DFA159" w14:textId="03CB24A1"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8" w:history="1">
        <w:r w:rsidRPr="00560FEC">
          <w:rPr>
            <w:rStyle w:val="Hyperlink"/>
            <w:noProof/>
          </w:rPr>
          <w:t>3.6.4.1.3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_Toc181625168 \h </w:instrText>
        </w:r>
        <w:r>
          <w:rPr>
            <w:noProof/>
            <w:webHidden/>
          </w:rPr>
        </w:r>
        <w:r>
          <w:rPr>
            <w:noProof/>
            <w:webHidden/>
          </w:rPr>
          <w:fldChar w:fldCharType="separate"/>
        </w:r>
        <w:r>
          <w:rPr>
            <w:noProof/>
            <w:webHidden/>
          </w:rPr>
          <w:t>57</w:t>
        </w:r>
        <w:r>
          <w:rPr>
            <w:noProof/>
            <w:webHidden/>
          </w:rPr>
          <w:fldChar w:fldCharType="end"/>
        </w:r>
      </w:hyperlink>
    </w:p>
    <w:p w14:paraId="133DCC0B" w14:textId="7EA3959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9" w:history="1">
        <w:r w:rsidRPr="00560FEC">
          <w:rPr>
            <w:rStyle w:val="Hyperlink"/>
            <w:noProof/>
          </w:rPr>
          <w:t>3.6.4.1.4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_Toc181625169 \h </w:instrText>
        </w:r>
        <w:r>
          <w:rPr>
            <w:noProof/>
            <w:webHidden/>
          </w:rPr>
        </w:r>
        <w:r>
          <w:rPr>
            <w:noProof/>
            <w:webHidden/>
          </w:rPr>
          <w:fldChar w:fldCharType="separate"/>
        </w:r>
        <w:r>
          <w:rPr>
            <w:noProof/>
            <w:webHidden/>
          </w:rPr>
          <w:t>57</w:t>
        </w:r>
        <w:r>
          <w:rPr>
            <w:noProof/>
            <w:webHidden/>
          </w:rPr>
          <w:fldChar w:fldCharType="end"/>
        </w:r>
      </w:hyperlink>
    </w:p>
    <w:p w14:paraId="44C98D73" w14:textId="0F7DD88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0" w:history="1">
        <w:r w:rsidRPr="00560FEC">
          <w:rPr>
            <w:rStyle w:val="Hyperlink"/>
            <w:noProof/>
          </w:rPr>
          <w:t>3.6.4.1.5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_Toc181625170 \h </w:instrText>
        </w:r>
        <w:r>
          <w:rPr>
            <w:noProof/>
            <w:webHidden/>
          </w:rPr>
        </w:r>
        <w:r>
          <w:rPr>
            <w:noProof/>
            <w:webHidden/>
          </w:rPr>
          <w:fldChar w:fldCharType="separate"/>
        </w:r>
        <w:r>
          <w:rPr>
            <w:noProof/>
            <w:webHidden/>
          </w:rPr>
          <w:t>57</w:t>
        </w:r>
        <w:r>
          <w:rPr>
            <w:noProof/>
            <w:webHidden/>
          </w:rPr>
          <w:fldChar w:fldCharType="end"/>
        </w:r>
      </w:hyperlink>
    </w:p>
    <w:p w14:paraId="03444B40" w14:textId="431AC5E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1" w:history="1">
        <w:r w:rsidRPr="00560FEC">
          <w:rPr>
            <w:rStyle w:val="Hyperlink"/>
            <w:noProof/>
          </w:rPr>
          <w:t>3.6.4.1.6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_Toc181625171 \h </w:instrText>
        </w:r>
        <w:r>
          <w:rPr>
            <w:noProof/>
            <w:webHidden/>
          </w:rPr>
        </w:r>
        <w:r>
          <w:rPr>
            <w:noProof/>
            <w:webHidden/>
          </w:rPr>
          <w:fldChar w:fldCharType="separate"/>
        </w:r>
        <w:r>
          <w:rPr>
            <w:noProof/>
            <w:webHidden/>
          </w:rPr>
          <w:t>58</w:t>
        </w:r>
        <w:r>
          <w:rPr>
            <w:noProof/>
            <w:webHidden/>
          </w:rPr>
          <w:fldChar w:fldCharType="end"/>
        </w:r>
      </w:hyperlink>
    </w:p>
    <w:p w14:paraId="6E077AE3" w14:textId="700F2A8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72" w:history="1">
        <w:r w:rsidRPr="00560FEC">
          <w:rPr>
            <w:rStyle w:val="Hyperlink"/>
            <w:noProof/>
          </w:rPr>
          <w:t>3.7</w:t>
        </w:r>
        <w:r>
          <w:rPr>
            <w:rFonts w:asciiTheme="minorHAnsi" w:eastAsiaTheme="minorEastAsia" w:hAnsiTheme="minorHAnsi" w:cstheme="minorBidi"/>
            <w:noProof/>
            <w:kern w:val="2"/>
            <w14:ligatures w14:val="standardContextual"/>
          </w:rPr>
          <w:tab/>
        </w:r>
        <w:r w:rsidRPr="00560FEC">
          <w:rPr>
            <w:rStyle w:val="Hyperlink"/>
            <w:noProof/>
          </w:rPr>
          <w:t>Report Dissemination Alert Status [PCD-07]</w:t>
        </w:r>
        <w:r>
          <w:rPr>
            <w:noProof/>
            <w:webHidden/>
          </w:rPr>
          <w:tab/>
        </w:r>
        <w:r>
          <w:rPr>
            <w:noProof/>
            <w:webHidden/>
          </w:rPr>
          <w:fldChar w:fldCharType="begin"/>
        </w:r>
        <w:r>
          <w:rPr>
            <w:noProof/>
            <w:webHidden/>
          </w:rPr>
          <w:instrText xml:space="preserve"> PAGEREF _Toc181625172 \h </w:instrText>
        </w:r>
        <w:r>
          <w:rPr>
            <w:noProof/>
            <w:webHidden/>
          </w:rPr>
        </w:r>
        <w:r>
          <w:rPr>
            <w:noProof/>
            <w:webHidden/>
          </w:rPr>
          <w:fldChar w:fldCharType="separate"/>
        </w:r>
        <w:r>
          <w:rPr>
            <w:noProof/>
            <w:webHidden/>
          </w:rPr>
          <w:t>58</w:t>
        </w:r>
        <w:r>
          <w:rPr>
            <w:noProof/>
            <w:webHidden/>
          </w:rPr>
          <w:fldChar w:fldCharType="end"/>
        </w:r>
      </w:hyperlink>
    </w:p>
    <w:p w14:paraId="30024FDA" w14:textId="051523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3" w:history="1">
        <w:r w:rsidRPr="00560FEC">
          <w:rPr>
            <w:rStyle w:val="Hyperlink"/>
            <w:noProof/>
          </w:rPr>
          <w:t>3.7.1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_Toc181625173 \h </w:instrText>
        </w:r>
        <w:r>
          <w:rPr>
            <w:noProof/>
            <w:webHidden/>
          </w:rPr>
        </w:r>
        <w:r>
          <w:rPr>
            <w:noProof/>
            <w:webHidden/>
          </w:rPr>
          <w:fldChar w:fldCharType="separate"/>
        </w:r>
        <w:r>
          <w:rPr>
            <w:noProof/>
            <w:webHidden/>
          </w:rPr>
          <w:t>58</w:t>
        </w:r>
        <w:r>
          <w:rPr>
            <w:noProof/>
            <w:webHidden/>
          </w:rPr>
          <w:fldChar w:fldCharType="end"/>
        </w:r>
      </w:hyperlink>
    </w:p>
    <w:p w14:paraId="63BE32A3" w14:textId="4E37644D"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4" w:history="1">
        <w:r w:rsidRPr="00560FEC">
          <w:rPr>
            <w:rStyle w:val="Hyperlink"/>
            <w:noProof/>
          </w:rPr>
          <w:t>3.7.2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_Toc181625174 \h </w:instrText>
        </w:r>
        <w:r>
          <w:rPr>
            <w:noProof/>
            <w:webHidden/>
          </w:rPr>
        </w:r>
        <w:r>
          <w:rPr>
            <w:noProof/>
            <w:webHidden/>
          </w:rPr>
          <w:fldChar w:fldCharType="separate"/>
        </w:r>
        <w:r>
          <w:rPr>
            <w:noProof/>
            <w:webHidden/>
          </w:rPr>
          <w:t>58</w:t>
        </w:r>
        <w:r>
          <w:rPr>
            <w:noProof/>
            <w:webHidden/>
          </w:rPr>
          <w:fldChar w:fldCharType="end"/>
        </w:r>
      </w:hyperlink>
    </w:p>
    <w:p w14:paraId="12A98C42" w14:textId="5EF1521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5" w:history="1">
        <w:r w:rsidRPr="00560FEC">
          <w:rPr>
            <w:rStyle w:val="Hyperlink"/>
            <w:noProof/>
          </w:rPr>
          <w:t>3.7.3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_Toc181625175 \h </w:instrText>
        </w:r>
        <w:r>
          <w:rPr>
            <w:noProof/>
            <w:webHidden/>
          </w:rPr>
        </w:r>
        <w:r>
          <w:rPr>
            <w:noProof/>
            <w:webHidden/>
          </w:rPr>
          <w:fldChar w:fldCharType="separate"/>
        </w:r>
        <w:r>
          <w:rPr>
            <w:noProof/>
            <w:webHidden/>
          </w:rPr>
          <w:t>59</w:t>
        </w:r>
        <w:r>
          <w:rPr>
            <w:noProof/>
            <w:webHidden/>
          </w:rPr>
          <w:fldChar w:fldCharType="end"/>
        </w:r>
      </w:hyperlink>
    </w:p>
    <w:p w14:paraId="0D7668D1" w14:textId="5AC9B16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6" w:history="1">
        <w:r w:rsidRPr="00560FEC">
          <w:rPr>
            <w:rStyle w:val="Hyperlink"/>
            <w:noProof/>
          </w:rPr>
          <w:t>3.7.4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_Toc181625176 \h </w:instrText>
        </w:r>
        <w:r>
          <w:rPr>
            <w:noProof/>
            <w:webHidden/>
          </w:rPr>
        </w:r>
        <w:r>
          <w:rPr>
            <w:noProof/>
            <w:webHidden/>
          </w:rPr>
          <w:fldChar w:fldCharType="separate"/>
        </w:r>
        <w:r>
          <w:rPr>
            <w:noProof/>
            <w:webHidden/>
          </w:rPr>
          <w:t>59</w:t>
        </w:r>
        <w:r>
          <w:rPr>
            <w:noProof/>
            <w:webHidden/>
          </w:rPr>
          <w:fldChar w:fldCharType="end"/>
        </w:r>
      </w:hyperlink>
    </w:p>
    <w:p w14:paraId="129FCD2E" w14:textId="17505D51"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7" w:history="1">
        <w:r w:rsidRPr="00560FEC">
          <w:rPr>
            <w:rStyle w:val="Hyperlink"/>
            <w:noProof/>
          </w:rPr>
          <w:t>3.7.4.1</w:t>
        </w:r>
        <w:r>
          <w:rPr>
            <w:rFonts w:asciiTheme="minorHAnsi" w:eastAsiaTheme="minorEastAsia" w:hAnsiTheme="minorHAnsi" w:cstheme="minorBidi"/>
            <w:noProof/>
            <w:kern w:val="2"/>
            <w14:ligatures w14:val="standardContextual"/>
          </w:rPr>
          <w:tab/>
        </w:r>
        <w:r w:rsidRPr="00560FEC">
          <w:rPr>
            <w:rStyle w:val="Hyperlink"/>
            <w:noProof/>
          </w:rPr>
          <w:t>Alert Communicator status updates to Alert Manager</w:t>
        </w:r>
        <w:r>
          <w:rPr>
            <w:noProof/>
            <w:webHidden/>
          </w:rPr>
          <w:tab/>
        </w:r>
        <w:r>
          <w:rPr>
            <w:noProof/>
            <w:webHidden/>
          </w:rPr>
          <w:fldChar w:fldCharType="begin"/>
        </w:r>
        <w:r>
          <w:rPr>
            <w:noProof/>
            <w:webHidden/>
          </w:rPr>
          <w:instrText xml:space="preserve"> PAGEREF _Toc181625177 \h </w:instrText>
        </w:r>
        <w:r>
          <w:rPr>
            <w:noProof/>
            <w:webHidden/>
          </w:rPr>
        </w:r>
        <w:r>
          <w:rPr>
            <w:noProof/>
            <w:webHidden/>
          </w:rPr>
          <w:fldChar w:fldCharType="separate"/>
        </w:r>
        <w:r>
          <w:rPr>
            <w:noProof/>
            <w:webHidden/>
          </w:rPr>
          <w:t>59</w:t>
        </w:r>
        <w:r>
          <w:rPr>
            <w:noProof/>
            <w:webHidden/>
          </w:rPr>
          <w:fldChar w:fldCharType="end"/>
        </w:r>
      </w:hyperlink>
    </w:p>
    <w:p w14:paraId="178F1A7B" w14:textId="10AD05F2"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8" w:history="1">
        <w:r w:rsidRPr="00560FEC">
          <w:rPr>
            <w:rStyle w:val="Hyperlink"/>
            <w:noProof/>
          </w:rPr>
          <w:t>3.7.4.2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_Toc181625178 \h </w:instrText>
        </w:r>
        <w:r>
          <w:rPr>
            <w:noProof/>
            <w:webHidden/>
          </w:rPr>
        </w:r>
        <w:r>
          <w:rPr>
            <w:noProof/>
            <w:webHidden/>
          </w:rPr>
          <w:fldChar w:fldCharType="separate"/>
        </w:r>
        <w:r>
          <w:rPr>
            <w:noProof/>
            <w:webHidden/>
          </w:rPr>
          <w:t>59</w:t>
        </w:r>
        <w:r>
          <w:rPr>
            <w:noProof/>
            <w:webHidden/>
          </w:rPr>
          <w:fldChar w:fldCharType="end"/>
        </w:r>
      </w:hyperlink>
    </w:p>
    <w:p w14:paraId="67F7A012" w14:textId="1D4D7108"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9" w:history="1">
        <w:r w:rsidRPr="00560FEC">
          <w:rPr>
            <w:rStyle w:val="Hyperlink"/>
            <w:noProof/>
          </w:rPr>
          <w:t>3.7.4.2.1</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_Toc181625179 \h </w:instrText>
        </w:r>
        <w:r>
          <w:rPr>
            <w:noProof/>
            <w:webHidden/>
          </w:rPr>
        </w:r>
        <w:r>
          <w:rPr>
            <w:noProof/>
            <w:webHidden/>
          </w:rPr>
          <w:fldChar w:fldCharType="separate"/>
        </w:r>
        <w:r>
          <w:rPr>
            <w:noProof/>
            <w:webHidden/>
          </w:rPr>
          <w:t>61</w:t>
        </w:r>
        <w:r>
          <w:rPr>
            <w:noProof/>
            <w:webHidden/>
          </w:rPr>
          <w:fldChar w:fldCharType="end"/>
        </w:r>
      </w:hyperlink>
    </w:p>
    <w:p w14:paraId="21C4C601" w14:textId="0ABFA1B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0" w:history="1">
        <w:r w:rsidRPr="00560FEC">
          <w:rPr>
            <w:rStyle w:val="Hyperlink"/>
            <w:noProof/>
          </w:rPr>
          <w:t>3.7.4.2.2</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_Toc181625180 \h </w:instrText>
        </w:r>
        <w:r>
          <w:rPr>
            <w:noProof/>
            <w:webHidden/>
          </w:rPr>
        </w:r>
        <w:r>
          <w:rPr>
            <w:noProof/>
            <w:webHidden/>
          </w:rPr>
          <w:fldChar w:fldCharType="separate"/>
        </w:r>
        <w:r>
          <w:rPr>
            <w:noProof/>
            <w:webHidden/>
          </w:rPr>
          <w:t>61</w:t>
        </w:r>
        <w:r>
          <w:rPr>
            <w:noProof/>
            <w:webHidden/>
          </w:rPr>
          <w:fldChar w:fldCharType="end"/>
        </w:r>
      </w:hyperlink>
    </w:p>
    <w:p w14:paraId="14ECEAAF" w14:textId="729C056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1" w:history="1">
        <w:r w:rsidRPr="00560FEC">
          <w:rPr>
            <w:rStyle w:val="Hyperlink"/>
            <w:noProof/>
          </w:rPr>
          <w:t>3.7.4.2.3</w:t>
        </w:r>
        <w:r>
          <w:rPr>
            <w:rFonts w:asciiTheme="minorHAnsi" w:eastAsiaTheme="minorEastAsia" w:hAnsiTheme="minorHAnsi" w:cstheme="minorBidi"/>
            <w:noProof/>
            <w:kern w:val="2"/>
            <w14:ligatures w14:val="standardContextual"/>
          </w:rPr>
          <w:tab/>
        </w:r>
        <w:r w:rsidRPr="00560FEC">
          <w:rPr>
            <w:rStyle w:val="Hyperlink"/>
            <w:noProof/>
          </w:rPr>
          <w:t>PCD-07 Report Dissemination Alert Status static definition</w:t>
        </w:r>
        <w:r>
          <w:rPr>
            <w:noProof/>
            <w:webHidden/>
          </w:rPr>
          <w:tab/>
        </w:r>
        <w:r>
          <w:rPr>
            <w:noProof/>
            <w:webHidden/>
          </w:rPr>
          <w:fldChar w:fldCharType="begin"/>
        </w:r>
        <w:r>
          <w:rPr>
            <w:noProof/>
            <w:webHidden/>
          </w:rPr>
          <w:instrText xml:space="preserve"> PAGEREF _Toc181625181 \h </w:instrText>
        </w:r>
        <w:r>
          <w:rPr>
            <w:noProof/>
            <w:webHidden/>
          </w:rPr>
        </w:r>
        <w:r>
          <w:rPr>
            <w:noProof/>
            <w:webHidden/>
          </w:rPr>
          <w:fldChar w:fldCharType="separate"/>
        </w:r>
        <w:r>
          <w:rPr>
            <w:noProof/>
            <w:webHidden/>
          </w:rPr>
          <w:t>61</w:t>
        </w:r>
        <w:r>
          <w:rPr>
            <w:noProof/>
            <w:webHidden/>
          </w:rPr>
          <w:fldChar w:fldCharType="end"/>
        </w:r>
      </w:hyperlink>
    </w:p>
    <w:p w14:paraId="5FF3F8A4" w14:textId="3B1D3F7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2" w:history="1">
        <w:r w:rsidRPr="00560FEC">
          <w:rPr>
            <w:rStyle w:val="Hyperlink"/>
            <w:noProof/>
          </w:rPr>
          <w:t>3.7.4.2.4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_Toc181625182 \h </w:instrText>
        </w:r>
        <w:r>
          <w:rPr>
            <w:noProof/>
            <w:webHidden/>
          </w:rPr>
        </w:r>
        <w:r>
          <w:rPr>
            <w:noProof/>
            <w:webHidden/>
          </w:rPr>
          <w:fldChar w:fldCharType="separate"/>
        </w:r>
        <w:r>
          <w:rPr>
            <w:noProof/>
            <w:webHidden/>
          </w:rPr>
          <w:t>61</w:t>
        </w:r>
        <w:r>
          <w:rPr>
            <w:noProof/>
            <w:webHidden/>
          </w:rPr>
          <w:fldChar w:fldCharType="end"/>
        </w:r>
      </w:hyperlink>
    </w:p>
    <w:p w14:paraId="2D9686D8" w14:textId="71F2517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3" w:history="1">
        <w:r w:rsidRPr="00560FEC">
          <w:rPr>
            <w:rStyle w:val="Hyperlink"/>
            <w:noProof/>
          </w:rPr>
          <w:t>3.7.4.2.5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_Toc181625183 \h </w:instrText>
        </w:r>
        <w:r>
          <w:rPr>
            <w:noProof/>
            <w:webHidden/>
          </w:rPr>
        </w:r>
        <w:r>
          <w:rPr>
            <w:noProof/>
            <w:webHidden/>
          </w:rPr>
          <w:fldChar w:fldCharType="separate"/>
        </w:r>
        <w:r>
          <w:rPr>
            <w:noProof/>
            <w:webHidden/>
          </w:rPr>
          <w:t>62</w:t>
        </w:r>
        <w:r>
          <w:rPr>
            <w:noProof/>
            <w:webHidden/>
          </w:rPr>
          <w:fldChar w:fldCharType="end"/>
        </w:r>
      </w:hyperlink>
    </w:p>
    <w:p w14:paraId="02BFC917" w14:textId="0945B3A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4" w:history="1">
        <w:r w:rsidRPr="00560FEC">
          <w:rPr>
            <w:rStyle w:val="Hyperlink"/>
            <w:noProof/>
          </w:rPr>
          <w:t>3.8</w:t>
        </w:r>
        <w:r>
          <w:rPr>
            <w:rFonts w:asciiTheme="minorHAnsi" w:eastAsiaTheme="minorEastAsia" w:hAnsiTheme="minorHAnsi" w:cstheme="minorBidi"/>
            <w:noProof/>
            <w:kern w:val="2"/>
            <w14:ligatures w14:val="standardContextual"/>
          </w:rPr>
          <w:tab/>
        </w:r>
        <w:r w:rsidRPr="00560FEC">
          <w:rPr>
            <w:rStyle w:val="Hyperlink"/>
            <w:noProof/>
          </w:rPr>
          <w:t>[PCD-08] Reserved</w:t>
        </w:r>
        <w:r>
          <w:rPr>
            <w:noProof/>
            <w:webHidden/>
          </w:rPr>
          <w:tab/>
        </w:r>
        <w:r>
          <w:rPr>
            <w:noProof/>
            <w:webHidden/>
          </w:rPr>
          <w:fldChar w:fldCharType="begin"/>
        </w:r>
        <w:r>
          <w:rPr>
            <w:noProof/>
            <w:webHidden/>
          </w:rPr>
          <w:instrText xml:space="preserve"> PAGEREF _Toc181625184 \h </w:instrText>
        </w:r>
        <w:r>
          <w:rPr>
            <w:noProof/>
            <w:webHidden/>
          </w:rPr>
        </w:r>
        <w:r>
          <w:rPr>
            <w:noProof/>
            <w:webHidden/>
          </w:rPr>
          <w:fldChar w:fldCharType="separate"/>
        </w:r>
        <w:r>
          <w:rPr>
            <w:noProof/>
            <w:webHidden/>
          </w:rPr>
          <w:t>62</w:t>
        </w:r>
        <w:r>
          <w:rPr>
            <w:noProof/>
            <w:webHidden/>
          </w:rPr>
          <w:fldChar w:fldCharType="end"/>
        </w:r>
      </w:hyperlink>
    </w:p>
    <w:p w14:paraId="129228D0" w14:textId="188EADF8"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5" w:history="1">
        <w:r w:rsidRPr="00560FEC">
          <w:rPr>
            <w:rStyle w:val="Hyperlink"/>
            <w:noProof/>
          </w:rPr>
          <w:t>3.9</w:t>
        </w:r>
        <w:r>
          <w:rPr>
            <w:rFonts w:asciiTheme="minorHAnsi" w:eastAsiaTheme="minorEastAsia" w:hAnsiTheme="minorHAnsi" w:cstheme="minorBidi"/>
            <w:noProof/>
            <w:kern w:val="2"/>
            <w14:ligatures w14:val="standardContextual"/>
          </w:rPr>
          <w:tab/>
        </w:r>
        <w:r w:rsidRPr="00560FEC">
          <w:rPr>
            <w:rStyle w:val="Hyperlink"/>
            <w:noProof/>
          </w:rPr>
          <w:t>Communicate IDC Observations [PCD-09]</w:t>
        </w:r>
        <w:r>
          <w:rPr>
            <w:noProof/>
            <w:webHidden/>
          </w:rPr>
          <w:tab/>
        </w:r>
        <w:r>
          <w:rPr>
            <w:noProof/>
            <w:webHidden/>
          </w:rPr>
          <w:fldChar w:fldCharType="begin"/>
        </w:r>
        <w:r>
          <w:rPr>
            <w:noProof/>
            <w:webHidden/>
          </w:rPr>
          <w:instrText xml:space="preserve"> PAGEREF _Toc181625185 \h </w:instrText>
        </w:r>
        <w:r>
          <w:rPr>
            <w:noProof/>
            <w:webHidden/>
          </w:rPr>
        </w:r>
        <w:r>
          <w:rPr>
            <w:noProof/>
            <w:webHidden/>
          </w:rPr>
          <w:fldChar w:fldCharType="separate"/>
        </w:r>
        <w:r>
          <w:rPr>
            <w:noProof/>
            <w:webHidden/>
          </w:rPr>
          <w:t>62</w:t>
        </w:r>
        <w:r>
          <w:rPr>
            <w:noProof/>
            <w:webHidden/>
          </w:rPr>
          <w:fldChar w:fldCharType="end"/>
        </w:r>
      </w:hyperlink>
    </w:p>
    <w:p w14:paraId="0C34628C" w14:textId="551B14C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6" w:history="1">
        <w:r w:rsidRPr="00560FEC">
          <w:rPr>
            <w:rStyle w:val="Hyperlink"/>
            <w:noProof/>
          </w:rPr>
          <w:t>3.9.1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_Toc181625186 \h </w:instrText>
        </w:r>
        <w:r>
          <w:rPr>
            <w:noProof/>
            <w:webHidden/>
          </w:rPr>
        </w:r>
        <w:r>
          <w:rPr>
            <w:noProof/>
            <w:webHidden/>
          </w:rPr>
          <w:fldChar w:fldCharType="separate"/>
        </w:r>
        <w:r>
          <w:rPr>
            <w:noProof/>
            <w:webHidden/>
          </w:rPr>
          <w:t>62</w:t>
        </w:r>
        <w:r>
          <w:rPr>
            <w:noProof/>
            <w:webHidden/>
          </w:rPr>
          <w:fldChar w:fldCharType="end"/>
        </w:r>
      </w:hyperlink>
    </w:p>
    <w:p w14:paraId="50B55B11" w14:textId="66D346C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7" w:history="1">
        <w:r w:rsidRPr="00560FEC">
          <w:rPr>
            <w:rStyle w:val="Hyperlink"/>
            <w:noProof/>
          </w:rPr>
          <w:t>3.9.2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_Toc181625187 \h </w:instrText>
        </w:r>
        <w:r>
          <w:rPr>
            <w:noProof/>
            <w:webHidden/>
          </w:rPr>
        </w:r>
        <w:r>
          <w:rPr>
            <w:noProof/>
            <w:webHidden/>
          </w:rPr>
          <w:fldChar w:fldCharType="separate"/>
        </w:r>
        <w:r>
          <w:rPr>
            <w:noProof/>
            <w:webHidden/>
          </w:rPr>
          <w:t>62</w:t>
        </w:r>
        <w:r>
          <w:rPr>
            <w:noProof/>
            <w:webHidden/>
          </w:rPr>
          <w:fldChar w:fldCharType="end"/>
        </w:r>
      </w:hyperlink>
    </w:p>
    <w:p w14:paraId="58737C95" w14:textId="5564BA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8" w:history="1">
        <w:r w:rsidRPr="00560FEC">
          <w:rPr>
            <w:rStyle w:val="Hyperlink"/>
            <w:noProof/>
          </w:rPr>
          <w:t>3.9.3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_Toc181625188 \h </w:instrText>
        </w:r>
        <w:r>
          <w:rPr>
            <w:noProof/>
            <w:webHidden/>
          </w:rPr>
        </w:r>
        <w:r>
          <w:rPr>
            <w:noProof/>
            <w:webHidden/>
          </w:rPr>
          <w:fldChar w:fldCharType="separate"/>
        </w:r>
        <w:r>
          <w:rPr>
            <w:noProof/>
            <w:webHidden/>
          </w:rPr>
          <w:t>63</w:t>
        </w:r>
        <w:r>
          <w:rPr>
            <w:noProof/>
            <w:webHidden/>
          </w:rPr>
          <w:fldChar w:fldCharType="end"/>
        </w:r>
      </w:hyperlink>
    </w:p>
    <w:p w14:paraId="617F3F10" w14:textId="4481B7A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9" w:history="1">
        <w:r w:rsidRPr="00560FEC">
          <w:rPr>
            <w:rStyle w:val="Hyperlink"/>
            <w:noProof/>
          </w:rPr>
          <w:t>3.9.4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_Toc181625189 \h </w:instrText>
        </w:r>
        <w:r>
          <w:rPr>
            <w:noProof/>
            <w:webHidden/>
          </w:rPr>
        </w:r>
        <w:r>
          <w:rPr>
            <w:noProof/>
            <w:webHidden/>
          </w:rPr>
          <w:fldChar w:fldCharType="separate"/>
        </w:r>
        <w:r>
          <w:rPr>
            <w:noProof/>
            <w:webHidden/>
          </w:rPr>
          <w:t>63</w:t>
        </w:r>
        <w:r>
          <w:rPr>
            <w:noProof/>
            <w:webHidden/>
          </w:rPr>
          <w:fldChar w:fldCharType="end"/>
        </w:r>
      </w:hyperlink>
    </w:p>
    <w:p w14:paraId="69A327F8" w14:textId="5541DF0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90" w:history="1">
        <w:r w:rsidRPr="00560FEC">
          <w:rPr>
            <w:rStyle w:val="Hyperlink"/>
            <w:noProof/>
          </w:rPr>
          <w:t>3.9.4.1</w:t>
        </w:r>
        <w:r>
          <w:rPr>
            <w:rFonts w:asciiTheme="minorHAnsi" w:eastAsiaTheme="minorEastAsia" w:hAnsiTheme="minorHAnsi" w:cstheme="minorBidi"/>
            <w:noProof/>
            <w:kern w:val="2"/>
            <w14:ligatures w14:val="standardContextual"/>
          </w:rPr>
          <w:tab/>
        </w:r>
        <w:r w:rsidRPr="00560FEC">
          <w:rPr>
            <w:rStyle w:val="Hyperlink"/>
            <w:noProof/>
          </w:rPr>
          <w:t>HL7 ORU Observation</w:t>
        </w:r>
        <w:r>
          <w:rPr>
            <w:noProof/>
            <w:webHidden/>
          </w:rPr>
          <w:tab/>
        </w:r>
        <w:r>
          <w:rPr>
            <w:noProof/>
            <w:webHidden/>
          </w:rPr>
          <w:fldChar w:fldCharType="begin"/>
        </w:r>
        <w:r>
          <w:rPr>
            <w:noProof/>
            <w:webHidden/>
          </w:rPr>
          <w:instrText xml:space="preserve"> PAGEREF _Toc181625190 \h </w:instrText>
        </w:r>
        <w:r>
          <w:rPr>
            <w:noProof/>
            <w:webHidden/>
          </w:rPr>
        </w:r>
        <w:r>
          <w:rPr>
            <w:noProof/>
            <w:webHidden/>
          </w:rPr>
          <w:fldChar w:fldCharType="separate"/>
        </w:r>
        <w:r>
          <w:rPr>
            <w:noProof/>
            <w:webHidden/>
          </w:rPr>
          <w:t>64</w:t>
        </w:r>
        <w:r>
          <w:rPr>
            <w:noProof/>
            <w:webHidden/>
          </w:rPr>
          <w:fldChar w:fldCharType="end"/>
        </w:r>
      </w:hyperlink>
    </w:p>
    <w:p w14:paraId="33414929" w14:textId="2D0BDAB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1" w:history="1">
        <w:r w:rsidRPr="00560FEC">
          <w:rPr>
            <w:rStyle w:val="Hyperlink"/>
            <w:noProof/>
          </w:rPr>
          <w:t>3.9.4.1.1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_Toc181625191 \h </w:instrText>
        </w:r>
        <w:r>
          <w:rPr>
            <w:noProof/>
            <w:webHidden/>
          </w:rPr>
        </w:r>
        <w:r>
          <w:rPr>
            <w:noProof/>
            <w:webHidden/>
          </w:rPr>
          <w:fldChar w:fldCharType="separate"/>
        </w:r>
        <w:r>
          <w:rPr>
            <w:noProof/>
            <w:webHidden/>
          </w:rPr>
          <w:t>64</w:t>
        </w:r>
        <w:r>
          <w:rPr>
            <w:noProof/>
            <w:webHidden/>
          </w:rPr>
          <w:fldChar w:fldCharType="end"/>
        </w:r>
      </w:hyperlink>
    </w:p>
    <w:p w14:paraId="6AA06B3B" w14:textId="4BBD774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2" w:history="1">
        <w:r w:rsidRPr="00560FEC">
          <w:rPr>
            <w:rStyle w:val="Hyperlink"/>
            <w:noProof/>
          </w:rPr>
          <w:t>3.9.4.1.2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_Toc181625192 \h </w:instrText>
        </w:r>
        <w:r>
          <w:rPr>
            <w:noProof/>
            <w:webHidden/>
          </w:rPr>
        </w:r>
        <w:r>
          <w:rPr>
            <w:noProof/>
            <w:webHidden/>
          </w:rPr>
          <w:fldChar w:fldCharType="separate"/>
        </w:r>
        <w:r>
          <w:rPr>
            <w:noProof/>
            <w:webHidden/>
          </w:rPr>
          <w:t>64</w:t>
        </w:r>
        <w:r>
          <w:rPr>
            <w:noProof/>
            <w:webHidden/>
          </w:rPr>
          <w:fldChar w:fldCharType="end"/>
        </w:r>
      </w:hyperlink>
    </w:p>
    <w:p w14:paraId="273E9F43" w14:textId="32CC20D3" w:rsidR="00825D74" w:rsidRDefault="00825D74">
      <w:pPr>
        <w:pStyle w:val="TOC6"/>
        <w:rPr>
          <w:rFonts w:asciiTheme="minorHAnsi" w:eastAsiaTheme="minorEastAsia" w:hAnsiTheme="minorHAnsi" w:cstheme="minorBidi"/>
          <w:noProof/>
          <w:kern w:val="2"/>
          <w14:ligatures w14:val="standardContextual"/>
        </w:rPr>
      </w:pPr>
      <w:hyperlink w:anchor="_Toc181625193" w:history="1">
        <w:r w:rsidRPr="00560FEC">
          <w:rPr>
            <w:rStyle w:val="Hyperlink"/>
            <w:noProof/>
          </w:rPr>
          <w:t>3.9.4.1.2.1 MSH Segment – Message Header</w:t>
        </w:r>
        <w:r>
          <w:rPr>
            <w:noProof/>
            <w:webHidden/>
          </w:rPr>
          <w:tab/>
        </w:r>
        <w:r>
          <w:rPr>
            <w:noProof/>
            <w:webHidden/>
          </w:rPr>
          <w:fldChar w:fldCharType="begin"/>
        </w:r>
        <w:r>
          <w:rPr>
            <w:noProof/>
            <w:webHidden/>
          </w:rPr>
          <w:instrText xml:space="preserve"> PAGEREF _Toc181625193 \h </w:instrText>
        </w:r>
        <w:r>
          <w:rPr>
            <w:noProof/>
            <w:webHidden/>
          </w:rPr>
        </w:r>
        <w:r>
          <w:rPr>
            <w:noProof/>
            <w:webHidden/>
          </w:rPr>
          <w:fldChar w:fldCharType="separate"/>
        </w:r>
        <w:r>
          <w:rPr>
            <w:noProof/>
            <w:webHidden/>
          </w:rPr>
          <w:t>65</w:t>
        </w:r>
        <w:r>
          <w:rPr>
            <w:noProof/>
            <w:webHidden/>
          </w:rPr>
          <w:fldChar w:fldCharType="end"/>
        </w:r>
      </w:hyperlink>
    </w:p>
    <w:p w14:paraId="2870853D" w14:textId="553F15F5" w:rsidR="00825D74" w:rsidRDefault="00825D74">
      <w:pPr>
        <w:pStyle w:val="TOC6"/>
        <w:rPr>
          <w:rFonts w:asciiTheme="minorHAnsi" w:eastAsiaTheme="minorEastAsia" w:hAnsiTheme="minorHAnsi" w:cstheme="minorBidi"/>
          <w:noProof/>
          <w:kern w:val="2"/>
          <w14:ligatures w14:val="standardContextual"/>
        </w:rPr>
      </w:pPr>
      <w:hyperlink w:anchor="_Toc181625194" w:history="1">
        <w:r w:rsidRPr="00560FEC">
          <w:rPr>
            <w:rStyle w:val="Hyperlink"/>
            <w:noProof/>
          </w:rPr>
          <w:t>3.9.4.1.2.2 PID Segment – Patient Identification</w:t>
        </w:r>
        <w:r>
          <w:rPr>
            <w:noProof/>
            <w:webHidden/>
          </w:rPr>
          <w:tab/>
        </w:r>
        <w:r>
          <w:rPr>
            <w:noProof/>
            <w:webHidden/>
          </w:rPr>
          <w:fldChar w:fldCharType="begin"/>
        </w:r>
        <w:r>
          <w:rPr>
            <w:noProof/>
            <w:webHidden/>
          </w:rPr>
          <w:instrText xml:space="preserve"> PAGEREF _Toc181625194 \h </w:instrText>
        </w:r>
        <w:r>
          <w:rPr>
            <w:noProof/>
            <w:webHidden/>
          </w:rPr>
        </w:r>
        <w:r>
          <w:rPr>
            <w:noProof/>
            <w:webHidden/>
          </w:rPr>
          <w:fldChar w:fldCharType="separate"/>
        </w:r>
        <w:r>
          <w:rPr>
            <w:noProof/>
            <w:webHidden/>
          </w:rPr>
          <w:t>66</w:t>
        </w:r>
        <w:r>
          <w:rPr>
            <w:noProof/>
            <w:webHidden/>
          </w:rPr>
          <w:fldChar w:fldCharType="end"/>
        </w:r>
      </w:hyperlink>
    </w:p>
    <w:p w14:paraId="7FB43BF7" w14:textId="42693B49" w:rsidR="00825D74" w:rsidRDefault="00825D74">
      <w:pPr>
        <w:pStyle w:val="TOC6"/>
        <w:rPr>
          <w:rFonts w:asciiTheme="minorHAnsi" w:eastAsiaTheme="minorEastAsia" w:hAnsiTheme="minorHAnsi" w:cstheme="minorBidi"/>
          <w:noProof/>
          <w:kern w:val="2"/>
          <w14:ligatures w14:val="standardContextual"/>
        </w:rPr>
      </w:pPr>
      <w:hyperlink w:anchor="_Toc181625195" w:history="1">
        <w:r w:rsidRPr="00560FEC">
          <w:rPr>
            <w:rStyle w:val="Hyperlink"/>
            <w:noProof/>
          </w:rPr>
          <w:t>3.9.4.1.2.3 PV1 Segment – Patient Visit (Optional)</w:t>
        </w:r>
        <w:r>
          <w:rPr>
            <w:noProof/>
            <w:webHidden/>
          </w:rPr>
          <w:tab/>
        </w:r>
        <w:r>
          <w:rPr>
            <w:noProof/>
            <w:webHidden/>
          </w:rPr>
          <w:fldChar w:fldCharType="begin"/>
        </w:r>
        <w:r>
          <w:rPr>
            <w:noProof/>
            <w:webHidden/>
          </w:rPr>
          <w:instrText xml:space="preserve"> PAGEREF _Toc181625195 \h </w:instrText>
        </w:r>
        <w:r>
          <w:rPr>
            <w:noProof/>
            <w:webHidden/>
          </w:rPr>
        </w:r>
        <w:r>
          <w:rPr>
            <w:noProof/>
            <w:webHidden/>
          </w:rPr>
          <w:fldChar w:fldCharType="separate"/>
        </w:r>
        <w:r>
          <w:rPr>
            <w:noProof/>
            <w:webHidden/>
          </w:rPr>
          <w:t>68</w:t>
        </w:r>
        <w:r>
          <w:rPr>
            <w:noProof/>
            <w:webHidden/>
          </w:rPr>
          <w:fldChar w:fldCharType="end"/>
        </w:r>
      </w:hyperlink>
    </w:p>
    <w:p w14:paraId="406D6585" w14:textId="76A8AF8C" w:rsidR="00825D74" w:rsidRDefault="00825D74">
      <w:pPr>
        <w:pStyle w:val="TOC6"/>
        <w:rPr>
          <w:rFonts w:asciiTheme="minorHAnsi" w:eastAsiaTheme="minorEastAsia" w:hAnsiTheme="minorHAnsi" w:cstheme="minorBidi"/>
          <w:noProof/>
          <w:kern w:val="2"/>
          <w14:ligatures w14:val="standardContextual"/>
        </w:rPr>
      </w:pPr>
      <w:hyperlink w:anchor="_Toc181625196" w:history="1">
        <w:r w:rsidRPr="00560FEC">
          <w:rPr>
            <w:rStyle w:val="Hyperlink"/>
            <w:noProof/>
          </w:rPr>
          <w:t>3.9.4.1.2.4 OBR Segment – Observation Request</w:t>
        </w:r>
        <w:r>
          <w:rPr>
            <w:noProof/>
            <w:webHidden/>
          </w:rPr>
          <w:tab/>
        </w:r>
        <w:r>
          <w:rPr>
            <w:noProof/>
            <w:webHidden/>
          </w:rPr>
          <w:fldChar w:fldCharType="begin"/>
        </w:r>
        <w:r>
          <w:rPr>
            <w:noProof/>
            <w:webHidden/>
          </w:rPr>
          <w:instrText xml:space="preserve"> PAGEREF _Toc181625196 \h </w:instrText>
        </w:r>
        <w:r>
          <w:rPr>
            <w:noProof/>
            <w:webHidden/>
          </w:rPr>
        </w:r>
        <w:r>
          <w:rPr>
            <w:noProof/>
            <w:webHidden/>
          </w:rPr>
          <w:fldChar w:fldCharType="separate"/>
        </w:r>
        <w:r>
          <w:rPr>
            <w:noProof/>
            <w:webHidden/>
          </w:rPr>
          <w:t>68</w:t>
        </w:r>
        <w:r>
          <w:rPr>
            <w:noProof/>
            <w:webHidden/>
          </w:rPr>
          <w:fldChar w:fldCharType="end"/>
        </w:r>
      </w:hyperlink>
    </w:p>
    <w:p w14:paraId="3FDC83A5" w14:textId="787BE587" w:rsidR="00825D74" w:rsidRDefault="00825D74">
      <w:pPr>
        <w:pStyle w:val="TOC6"/>
        <w:rPr>
          <w:rFonts w:asciiTheme="minorHAnsi" w:eastAsiaTheme="minorEastAsia" w:hAnsiTheme="minorHAnsi" w:cstheme="minorBidi"/>
          <w:noProof/>
          <w:kern w:val="2"/>
          <w14:ligatures w14:val="standardContextual"/>
        </w:rPr>
      </w:pPr>
      <w:hyperlink w:anchor="_Toc181625197" w:history="1">
        <w:r w:rsidRPr="00560FE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_Toc181625197 \h </w:instrText>
        </w:r>
        <w:r>
          <w:rPr>
            <w:noProof/>
            <w:webHidden/>
          </w:rPr>
        </w:r>
        <w:r>
          <w:rPr>
            <w:noProof/>
            <w:webHidden/>
          </w:rPr>
          <w:fldChar w:fldCharType="separate"/>
        </w:r>
        <w:r>
          <w:rPr>
            <w:noProof/>
            <w:webHidden/>
          </w:rPr>
          <w:t>70</w:t>
        </w:r>
        <w:r>
          <w:rPr>
            <w:noProof/>
            <w:webHidden/>
          </w:rPr>
          <w:fldChar w:fldCharType="end"/>
        </w:r>
      </w:hyperlink>
    </w:p>
    <w:p w14:paraId="09B3331A" w14:textId="5DB2DF44" w:rsidR="00825D74" w:rsidRDefault="00825D74">
      <w:pPr>
        <w:pStyle w:val="TOC6"/>
        <w:rPr>
          <w:rFonts w:asciiTheme="minorHAnsi" w:eastAsiaTheme="minorEastAsia" w:hAnsiTheme="minorHAnsi" w:cstheme="minorBidi"/>
          <w:noProof/>
          <w:kern w:val="2"/>
          <w14:ligatures w14:val="standardContextual"/>
        </w:rPr>
      </w:pPr>
      <w:hyperlink w:anchor="_Toc181625198" w:history="1">
        <w:r w:rsidRPr="00560FEC">
          <w:rPr>
            <w:rStyle w:val="Hyperlink"/>
            <w:noProof/>
          </w:rPr>
          <w:t>3.9.4.1.2.6 IEEE 1073.1.1.3 IDC term mapping to OBX segment</w:t>
        </w:r>
        <w:r>
          <w:rPr>
            <w:noProof/>
            <w:webHidden/>
          </w:rPr>
          <w:tab/>
        </w:r>
        <w:r>
          <w:rPr>
            <w:noProof/>
            <w:webHidden/>
          </w:rPr>
          <w:fldChar w:fldCharType="begin"/>
        </w:r>
        <w:r>
          <w:rPr>
            <w:noProof/>
            <w:webHidden/>
          </w:rPr>
          <w:instrText xml:space="preserve"> PAGEREF _Toc181625198 \h </w:instrText>
        </w:r>
        <w:r>
          <w:rPr>
            <w:noProof/>
            <w:webHidden/>
          </w:rPr>
        </w:r>
        <w:r>
          <w:rPr>
            <w:noProof/>
            <w:webHidden/>
          </w:rPr>
          <w:fldChar w:fldCharType="separate"/>
        </w:r>
        <w:r>
          <w:rPr>
            <w:noProof/>
            <w:webHidden/>
          </w:rPr>
          <w:t>73</w:t>
        </w:r>
        <w:r>
          <w:rPr>
            <w:noProof/>
            <w:webHidden/>
          </w:rPr>
          <w:fldChar w:fldCharType="end"/>
        </w:r>
      </w:hyperlink>
    </w:p>
    <w:p w14:paraId="3ABC1DF9" w14:textId="0F7E3B4F" w:rsidR="00825D74" w:rsidRDefault="00825D74">
      <w:pPr>
        <w:pStyle w:val="TOC6"/>
        <w:rPr>
          <w:rFonts w:asciiTheme="minorHAnsi" w:eastAsiaTheme="minorEastAsia" w:hAnsiTheme="minorHAnsi" w:cstheme="minorBidi"/>
          <w:noProof/>
          <w:kern w:val="2"/>
          <w14:ligatures w14:val="standardContextual"/>
        </w:rPr>
      </w:pPr>
      <w:hyperlink w:anchor="_Toc181625199" w:history="1">
        <w:r w:rsidRPr="00560FE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_Toc181625199 \h </w:instrText>
        </w:r>
        <w:r>
          <w:rPr>
            <w:noProof/>
            <w:webHidden/>
          </w:rPr>
        </w:r>
        <w:r>
          <w:rPr>
            <w:noProof/>
            <w:webHidden/>
          </w:rPr>
          <w:fldChar w:fldCharType="separate"/>
        </w:r>
        <w:r>
          <w:rPr>
            <w:noProof/>
            <w:webHidden/>
          </w:rPr>
          <w:t>73</w:t>
        </w:r>
        <w:r>
          <w:rPr>
            <w:noProof/>
            <w:webHidden/>
          </w:rPr>
          <w:fldChar w:fldCharType="end"/>
        </w:r>
      </w:hyperlink>
    </w:p>
    <w:p w14:paraId="5DD6B5C4" w14:textId="46F917A5" w:rsidR="00825D74" w:rsidRDefault="00825D74">
      <w:pPr>
        <w:pStyle w:val="TOC6"/>
        <w:rPr>
          <w:rFonts w:asciiTheme="minorHAnsi" w:eastAsiaTheme="minorEastAsia" w:hAnsiTheme="minorHAnsi" w:cstheme="minorBidi"/>
          <w:noProof/>
          <w:kern w:val="2"/>
          <w14:ligatures w14:val="standardContextual"/>
        </w:rPr>
      </w:pPr>
      <w:hyperlink w:anchor="_Toc181625200" w:history="1">
        <w:r w:rsidRPr="00560FEC">
          <w:rPr>
            <w:rStyle w:val="Hyperlink"/>
            <w:noProof/>
          </w:rPr>
          <w:t>3.9.4.1.2.8 NTE Segment – Notes and Comments [Optional]</w:t>
        </w:r>
        <w:r>
          <w:rPr>
            <w:noProof/>
            <w:webHidden/>
          </w:rPr>
          <w:tab/>
        </w:r>
        <w:r>
          <w:rPr>
            <w:noProof/>
            <w:webHidden/>
          </w:rPr>
          <w:fldChar w:fldCharType="begin"/>
        </w:r>
        <w:r>
          <w:rPr>
            <w:noProof/>
            <w:webHidden/>
          </w:rPr>
          <w:instrText xml:space="preserve"> PAGEREF _Toc181625200 \h </w:instrText>
        </w:r>
        <w:r>
          <w:rPr>
            <w:noProof/>
            <w:webHidden/>
          </w:rPr>
        </w:r>
        <w:r>
          <w:rPr>
            <w:noProof/>
            <w:webHidden/>
          </w:rPr>
          <w:fldChar w:fldCharType="separate"/>
        </w:r>
        <w:r>
          <w:rPr>
            <w:noProof/>
            <w:webHidden/>
          </w:rPr>
          <w:t>75</w:t>
        </w:r>
        <w:r>
          <w:rPr>
            <w:noProof/>
            <w:webHidden/>
          </w:rPr>
          <w:fldChar w:fldCharType="end"/>
        </w:r>
      </w:hyperlink>
    </w:p>
    <w:p w14:paraId="11081804" w14:textId="53880F5E" w:rsidR="00825D74" w:rsidRDefault="00825D74">
      <w:pPr>
        <w:pStyle w:val="TOC5"/>
        <w:rPr>
          <w:rFonts w:asciiTheme="minorHAnsi" w:eastAsiaTheme="minorEastAsia" w:hAnsiTheme="minorHAnsi" w:cstheme="minorBidi"/>
          <w:noProof/>
          <w:kern w:val="2"/>
          <w14:ligatures w14:val="standardContextual"/>
        </w:rPr>
      </w:pPr>
      <w:hyperlink w:anchor="_Toc181625201" w:history="1">
        <w:r w:rsidRPr="00560FEC">
          <w:rPr>
            <w:rStyle w:val="Hyperlink"/>
            <w:noProof/>
          </w:rPr>
          <w:t>3.9.4.1.3 Expected Actions</w:t>
        </w:r>
        <w:r>
          <w:rPr>
            <w:noProof/>
            <w:webHidden/>
          </w:rPr>
          <w:tab/>
        </w:r>
        <w:r>
          <w:rPr>
            <w:noProof/>
            <w:webHidden/>
          </w:rPr>
          <w:fldChar w:fldCharType="begin"/>
        </w:r>
        <w:r>
          <w:rPr>
            <w:noProof/>
            <w:webHidden/>
          </w:rPr>
          <w:instrText xml:space="preserve"> PAGEREF _Toc181625201 \h </w:instrText>
        </w:r>
        <w:r>
          <w:rPr>
            <w:noProof/>
            <w:webHidden/>
          </w:rPr>
        </w:r>
        <w:r>
          <w:rPr>
            <w:noProof/>
            <w:webHidden/>
          </w:rPr>
          <w:fldChar w:fldCharType="separate"/>
        </w:r>
        <w:r>
          <w:rPr>
            <w:noProof/>
            <w:webHidden/>
          </w:rPr>
          <w:t>76</w:t>
        </w:r>
        <w:r>
          <w:rPr>
            <w:noProof/>
            <w:webHidden/>
          </w:rPr>
          <w:fldChar w:fldCharType="end"/>
        </w:r>
      </w:hyperlink>
    </w:p>
    <w:p w14:paraId="7E8E15EF" w14:textId="3E855ED1" w:rsidR="00825D74" w:rsidRDefault="00825D74">
      <w:pPr>
        <w:pStyle w:val="TOC6"/>
        <w:rPr>
          <w:rFonts w:asciiTheme="minorHAnsi" w:eastAsiaTheme="minorEastAsia" w:hAnsiTheme="minorHAnsi" w:cstheme="minorBidi"/>
          <w:noProof/>
          <w:kern w:val="2"/>
          <w14:ligatures w14:val="standardContextual"/>
        </w:rPr>
      </w:pPr>
      <w:hyperlink w:anchor="_Toc181625202" w:history="1">
        <w:r w:rsidRPr="00560FEC">
          <w:rPr>
            <w:rStyle w:val="Hyperlink"/>
            <w:noProof/>
          </w:rPr>
          <w:t>3.9.4.1.3.1 Implantable Device – Cardiac – Consumer</w:t>
        </w:r>
        <w:r>
          <w:rPr>
            <w:noProof/>
            <w:webHidden/>
          </w:rPr>
          <w:tab/>
        </w:r>
        <w:r>
          <w:rPr>
            <w:noProof/>
            <w:webHidden/>
          </w:rPr>
          <w:fldChar w:fldCharType="begin"/>
        </w:r>
        <w:r>
          <w:rPr>
            <w:noProof/>
            <w:webHidden/>
          </w:rPr>
          <w:instrText xml:space="preserve"> PAGEREF _Toc181625202 \h </w:instrText>
        </w:r>
        <w:r>
          <w:rPr>
            <w:noProof/>
            <w:webHidden/>
          </w:rPr>
        </w:r>
        <w:r>
          <w:rPr>
            <w:noProof/>
            <w:webHidden/>
          </w:rPr>
          <w:fldChar w:fldCharType="separate"/>
        </w:r>
        <w:r>
          <w:rPr>
            <w:noProof/>
            <w:webHidden/>
          </w:rPr>
          <w:t>76</w:t>
        </w:r>
        <w:r>
          <w:rPr>
            <w:noProof/>
            <w:webHidden/>
          </w:rPr>
          <w:fldChar w:fldCharType="end"/>
        </w:r>
      </w:hyperlink>
    </w:p>
    <w:p w14:paraId="2BEC72C7" w14:textId="2795E832"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203" w:history="1">
        <w:r w:rsidRPr="00560FEC">
          <w:rPr>
            <w:rStyle w:val="Hyperlink"/>
            <w:noProof/>
          </w:rPr>
          <w:t>3.9.5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_Toc181625203 \h </w:instrText>
        </w:r>
        <w:r>
          <w:rPr>
            <w:noProof/>
            <w:webHidden/>
          </w:rPr>
        </w:r>
        <w:r>
          <w:rPr>
            <w:noProof/>
            <w:webHidden/>
          </w:rPr>
          <w:fldChar w:fldCharType="separate"/>
        </w:r>
        <w:r>
          <w:rPr>
            <w:noProof/>
            <w:webHidden/>
          </w:rPr>
          <w:t>76</w:t>
        </w:r>
        <w:r>
          <w:rPr>
            <w:noProof/>
            <w:webHidden/>
          </w:rPr>
          <w:fldChar w:fldCharType="end"/>
        </w:r>
      </w:hyperlink>
    </w:p>
    <w:p w14:paraId="28FC0700" w14:textId="3E26A3C9" w:rsidR="00825D74" w:rsidRDefault="00825D74">
      <w:pPr>
        <w:pStyle w:val="TOC2"/>
        <w:rPr>
          <w:rFonts w:asciiTheme="minorHAnsi" w:eastAsiaTheme="minorEastAsia" w:hAnsiTheme="minorHAnsi" w:cstheme="minorBidi"/>
          <w:noProof/>
          <w:kern w:val="2"/>
          <w14:ligatures w14:val="standardContextual"/>
        </w:rPr>
      </w:pPr>
      <w:hyperlink w:anchor="_Toc181625204" w:history="1">
        <w:r w:rsidRPr="00560FEC">
          <w:rPr>
            <w:rStyle w:val="Hyperlink"/>
            <w:noProof/>
          </w:rPr>
          <w:t>3.10 Communicate Infusion Event Data [PCD-10]</w:t>
        </w:r>
        <w:r>
          <w:rPr>
            <w:noProof/>
            <w:webHidden/>
          </w:rPr>
          <w:tab/>
        </w:r>
        <w:r>
          <w:rPr>
            <w:noProof/>
            <w:webHidden/>
          </w:rPr>
          <w:fldChar w:fldCharType="begin"/>
        </w:r>
        <w:r>
          <w:rPr>
            <w:noProof/>
            <w:webHidden/>
          </w:rPr>
          <w:instrText xml:space="preserve"> PAGEREF _Toc181625204 \h </w:instrText>
        </w:r>
        <w:r>
          <w:rPr>
            <w:noProof/>
            <w:webHidden/>
          </w:rPr>
        </w:r>
        <w:r>
          <w:rPr>
            <w:noProof/>
            <w:webHidden/>
          </w:rPr>
          <w:fldChar w:fldCharType="separate"/>
        </w:r>
        <w:r>
          <w:rPr>
            <w:noProof/>
            <w:webHidden/>
          </w:rPr>
          <w:t>76</w:t>
        </w:r>
        <w:r>
          <w:rPr>
            <w:noProof/>
            <w:webHidden/>
          </w:rPr>
          <w:fldChar w:fldCharType="end"/>
        </w:r>
      </w:hyperlink>
    </w:p>
    <w:p w14:paraId="67A54225" w14:textId="3F792D41" w:rsidR="00825D74" w:rsidRDefault="00825D74">
      <w:pPr>
        <w:pStyle w:val="TOC3"/>
        <w:rPr>
          <w:rFonts w:asciiTheme="minorHAnsi" w:eastAsiaTheme="minorEastAsia" w:hAnsiTheme="minorHAnsi" w:cstheme="minorBidi"/>
          <w:noProof/>
          <w:kern w:val="2"/>
          <w14:ligatures w14:val="standardContextual"/>
        </w:rPr>
      </w:pPr>
      <w:hyperlink w:anchor="_Toc181625205" w:history="1">
        <w:r w:rsidRPr="00560FEC">
          <w:rPr>
            <w:rStyle w:val="Hyperlink"/>
            <w:noProof/>
          </w:rPr>
          <w:t>3.10.1 Scope</w:t>
        </w:r>
        <w:r>
          <w:rPr>
            <w:noProof/>
            <w:webHidden/>
          </w:rPr>
          <w:tab/>
        </w:r>
        <w:r>
          <w:rPr>
            <w:noProof/>
            <w:webHidden/>
          </w:rPr>
          <w:fldChar w:fldCharType="begin"/>
        </w:r>
        <w:r>
          <w:rPr>
            <w:noProof/>
            <w:webHidden/>
          </w:rPr>
          <w:instrText xml:space="preserve"> PAGEREF _Toc181625205 \h </w:instrText>
        </w:r>
        <w:r>
          <w:rPr>
            <w:noProof/>
            <w:webHidden/>
          </w:rPr>
        </w:r>
        <w:r>
          <w:rPr>
            <w:noProof/>
            <w:webHidden/>
          </w:rPr>
          <w:fldChar w:fldCharType="separate"/>
        </w:r>
        <w:r>
          <w:rPr>
            <w:noProof/>
            <w:webHidden/>
          </w:rPr>
          <w:t>76</w:t>
        </w:r>
        <w:r>
          <w:rPr>
            <w:noProof/>
            <w:webHidden/>
          </w:rPr>
          <w:fldChar w:fldCharType="end"/>
        </w:r>
      </w:hyperlink>
    </w:p>
    <w:p w14:paraId="49E779A8" w14:textId="20FB5A31" w:rsidR="00825D74" w:rsidRDefault="00825D74">
      <w:pPr>
        <w:pStyle w:val="TOC3"/>
        <w:rPr>
          <w:rFonts w:asciiTheme="minorHAnsi" w:eastAsiaTheme="minorEastAsia" w:hAnsiTheme="minorHAnsi" w:cstheme="minorBidi"/>
          <w:noProof/>
          <w:kern w:val="2"/>
          <w14:ligatures w14:val="standardContextual"/>
        </w:rPr>
      </w:pPr>
      <w:hyperlink w:anchor="_Toc181625206" w:history="1">
        <w:r w:rsidRPr="00560FEC">
          <w:rPr>
            <w:rStyle w:val="Hyperlink"/>
            <w:noProof/>
          </w:rPr>
          <w:t>3.10.2 Use Case Roles</w:t>
        </w:r>
        <w:r>
          <w:rPr>
            <w:noProof/>
            <w:webHidden/>
          </w:rPr>
          <w:tab/>
        </w:r>
        <w:r>
          <w:rPr>
            <w:noProof/>
            <w:webHidden/>
          </w:rPr>
          <w:fldChar w:fldCharType="begin"/>
        </w:r>
        <w:r>
          <w:rPr>
            <w:noProof/>
            <w:webHidden/>
          </w:rPr>
          <w:instrText xml:space="preserve"> PAGEREF _Toc181625206 \h </w:instrText>
        </w:r>
        <w:r>
          <w:rPr>
            <w:noProof/>
            <w:webHidden/>
          </w:rPr>
        </w:r>
        <w:r>
          <w:rPr>
            <w:noProof/>
            <w:webHidden/>
          </w:rPr>
          <w:fldChar w:fldCharType="separate"/>
        </w:r>
        <w:r>
          <w:rPr>
            <w:noProof/>
            <w:webHidden/>
          </w:rPr>
          <w:t>76</w:t>
        </w:r>
        <w:r>
          <w:rPr>
            <w:noProof/>
            <w:webHidden/>
          </w:rPr>
          <w:fldChar w:fldCharType="end"/>
        </w:r>
      </w:hyperlink>
    </w:p>
    <w:p w14:paraId="5032F14E" w14:textId="0A194EC2" w:rsidR="00825D74" w:rsidRDefault="00825D74">
      <w:pPr>
        <w:pStyle w:val="TOC3"/>
        <w:rPr>
          <w:rFonts w:asciiTheme="minorHAnsi" w:eastAsiaTheme="minorEastAsia" w:hAnsiTheme="minorHAnsi" w:cstheme="minorBidi"/>
          <w:noProof/>
          <w:kern w:val="2"/>
          <w14:ligatures w14:val="standardContextual"/>
        </w:rPr>
      </w:pPr>
      <w:hyperlink w:anchor="_Toc181625207" w:history="1">
        <w:r w:rsidRPr="00560FEC">
          <w:rPr>
            <w:rStyle w:val="Hyperlink"/>
            <w:noProof/>
          </w:rPr>
          <w:t>3.10.3 Referenced Standard</w:t>
        </w:r>
        <w:r>
          <w:rPr>
            <w:noProof/>
            <w:webHidden/>
          </w:rPr>
          <w:tab/>
        </w:r>
        <w:r>
          <w:rPr>
            <w:noProof/>
            <w:webHidden/>
          </w:rPr>
          <w:fldChar w:fldCharType="begin"/>
        </w:r>
        <w:r>
          <w:rPr>
            <w:noProof/>
            <w:webHidden/>
          </w:rPr>
          <w:instrText xml:space="preserve"> PAGEREF _Toc181625207 \h </w:instrText>
        </w:r>
        <w:r>
          <w:rPr>
            <w:noProof/>
            <w:webHidden/>
          </w:rPr>
        </w:r>
        <w:r>
          <w:rPr>
            <w:noProof/>
            <w:webHidden/>
          </w:rPr>
          <w:fldChar w:fldCharType="separate"/>
        </w:r>
        <w:r>
          <w:rPr>
            <w:noProof/>
            <w:webHidden/>
          </w:rPr>
          <w:t>77</w:t>
        </w:r>
        <w:r>
          <w:rPr>
            <w:noProof/>
            <w:webHidden/>
          </w:rPr>
          <w:fldChar w:fldCharType="end"/>
        </w:r>
      </w:hyperlink>
    </w:p>
    <w:p w14:paraId="4D601DEB" w14:textId="1C049907" w:rsidR="00825D74" w:rsidRDefault="00825D74">
      <w:pPr>
        <w:pStyle w:val="TOC3"/>
        <w:rPr>
          <w:rFonts w:asciiTheme="minorHAnsi" w:eastAsiaTheme="minorEastAsia" w:hAnsiTheme="minorHAnsi" w:cstheme="minorBidi"/>
          <w:noProof/>
          <w:kern w:val="2"/>
          <w14:ligatures w14:val="standardContextual"/>
        </w:rPr>
      </w:pPr>
      <w:hyperlink w:anchor="_Toc181625208" w:history="1">
        <w:r w:rsidRPr="00560FEC">
          <w:rPr>
            <w:rStyle w:val="Hyperlink"/>
            <w:noProof/>
          </w:rPr>
          <w:t>3.10.4 Messages</w:t>
        </w:r>
        <w:r>
          <w:rPr>
            <w:noProof/>
            <w:webHidden/>
          </w:rPr>
          <w:tab/>
        </w:r>
        <w:r>
          <w:rPr>
            <w:noProof/>
            <w:webHidden/>
          </w:rPr>
          <w:fldChar w:fldCharType="begin"/>
        </w:r>
        <w:r>
          <w:rPr>
            <w:noProof/>
            <w:webHidden/>
          </w:rPr>
          <w:instrText xml:space="preserve"> PAGEREF _Toc181625208 \h </w:instrText>
        </w:r>
        <w:r>
          <w:rPr>
            <w:noProof/>
            <w:webHidden/>
          </w:rPr>
        </w:r>
        <w:r>
          <w:rPr>
            <w:noProof/>
            <w:webHidden/>
          </w:rPr>
          <w:fldChar w:fldCharType="separate"/>
        </w:r>
        <w:r>
          <w:rPr>
            <w:noProof/>
            <w:webHidden/>
          </w:rPr>
          <w:t>78</w:t>
        </w:r>
        <w:r>
          <w:rPr>
            <w:noProof/>
            <w:webHidden/>
          </w:rPr>
          <w:fldChar w:fldCharType="end"/>
        </w:r>
      </w:hyperlink>
    </w:p>
    <w:p w14:paraId="7B689F60" w14:textId="7F241192" w:rsidR="00825D74" w:rsidRDefault="00825D74">
      <w:pPr>
        <w:pStyle w:val="TOC4"/>
        <w:rPr>
          <w:rFonts w:asciiTheme="minorHAnsi" w:eastAsiaTheme="minorEastAsia" w:hAnsiTheme="minorHAnsi" w:cstheme="minorBidi"/>
          <w:noProof/>
          <w:kern w:val="2"/>
          <w14:ligatures w14:val="standardContextual"/>
        </w:rPr>
      </w:pPr>
      <w:hyperlink w:anchor="_Toc181625209" w:history="1">
        <w:r w:rsidRPr="00560FEC">
          <w:rPr>
            <w:rStyle w:val="Hyperlink"/>
            <w:bCs/>
            <w:noProof/>
          </w:rPr>
          <w:t>3.10.4.1 Communicate Infusion Event Data</w:t>
        </w:r>
        <w:r>
          <w:rPr>
            <w:noProof/>
            <w:webHidden/>
          </w:rPr>
          <w:tab/>
        </w:r>
        <w:r>
          <w:rPr>
            <w:noProof/>
            <w:webHidden/>
          </w:rPr>
          <w:fldChar w:fldCharType="begin"/>
        </w:r>
        <w:r>
          <w:rPr>
            <w:noProof/>
            <w:webHidden/>
          </w:rPr>
          <w:instrText xml:space="preserve"> PAGEREF _Toc181625209 \h </w:instrText>
        </w:r>
        <w:r>
          <w:rPr>
            <w:noProof/>
            <w:webHidden/>
          </w:rPr>
        </w:r>
        <w:r>
          <w:rPr>
            <w:noProof/>
            <w:webHidden/>
          </w:rPr>
          <w:fldChar w:fldCharType="separate"/>
        </w:r>
        <w:r>
          <w:rPr>
            <w:noProof/>
            <w:webHidden/>
          </w:rPr>
          <w:t>78</w:t>
        </w:r>
        <w:r>
          <w:rPr>
            <w:noProof/>
            <w:webHidden/>
          </w:rPr>
          <w:fldChar w:fldCharType="end"/>
        </w:r>
      </w:hyperlink>
    </w:p>
    <w:p w14:paraId="77B7325D" w14:textId="7D4B7106" w:rsidR="00825D74" w:rsidRDefault="00825D74">
      <w:pPr>
        <w:pStyle w:val="TOC5"/>
        <w:rPr>
          <w:rFonts w:asciiTheme="minorHAnsi" w:eastAsiaTheme="minorEastAsia" w:hAnsiTheme="minorHAnsi" w:cstheme="minorBidi"/>
          <w:noProof/>
          <w:kern w:val="2"/>
          <w14:ligatures w14:val="standardContextual"/>
        </w:rPr>
      </w:pPr>
      <w:hyperlink w:anchor="_Toc181625210" w:history="1">
        <w:r w:rsidRPr="00560FEC">
          <w:rPr>
            <w:rStyle w:val="Hyperlink"/>
            <w:bCs/>
            <w:noProof/>
          </w:rPr>
          <w:t>3.10.4.1.1 Trigger Events</w:t>
        </w:r>
        <w:r>
          <w:rPr>
            <w:noProof/>
            <w:webHidden/>
          </w:rPr>
          <w:tab/>
        </w:r>
        <w:r>
          <w:rPr>
            <w:noProof/>
            <w:webHidden/>
          </w:rPr>
          <w:fldChar w:fldCharType="begin"/>
        </w:r>
        <w:r>
          <w:rPr>
            <w:noProof/>
            <w:webHidden/>
          </w:rPr>
          <w:instrText xml:space="preserve"> PAGEREF _Toc181625210 \h </w:instrText>
        </w:r>
        <w:r>
          <w:rPr>
            <w:noProof/>
            <w:webHidden/>
          </w:rPr>
        </w:r>
        <w:r>
          <w:rPr>
            <w:noProof/>
            <w:webHidden/>
          </w:rPr>
          <w:fldChar w:fldCharType="separate"/>
        </w:r>
        <w:r>
          <w:rPr>
            <w:noProof/>
            <w:webHidden/>
          </w:rPr>
          <w:t>78</w:t>
        </w:r>
        <w:r>
          <w:rPr>
            <w:noProof/>
            <w:webHidden/>
          </w:rPr>
          <w:fldChar w:fldCharType="end"/>
        </w:r>
      </w:hyperlink>
    </w:p>
    <w:p w14:paraId="4A1409CD" w14:textId="5F40F856" w:rsidR="00825D74" w:rsidRDefault="00825D74">
      <w:pPr>
        <w:pStyle w:val="TOC5"/>
        <w:rPr>
          <w:rFonts w:asciiTheme="minorHAnsi" w:eastAsiaTheme="minorEastAsia" w:hAnsiTheme="minorHAnsi" w:cstheme="minorBidi"/>
          <w:noProof/>
          <w:kern w:val="2"/>
          <w14:ligatures w14:val="standardContextual"/>
        </w:rPr>
      </w:pPr>
      <w:hyperlink w:anchor="_Toc181625211" w:history="1">
        <w:r w:rsidRPr="00560FEC">
          <w:rPr>
            <w:rStyle w:val="Hyperlink"/>
            <w:bCs/>
            <w:noProof/>
          </w:rPr>
          <w:t>3.10.4.1.2 Message Semantics</w:t>
        </w:r>
        <w:r>
          <w:rPr>
            <w:noProof/>
            <w:webHidden/>
          </w:rPr>
          <w:tab/>
        </w:r>
        <w:r>
          <w:rPr>
            <w:noProof/>
            <w:webHidden/>
          </w:rPr>
          <w:fldChar w:fldCharType="begin"/>
        </w:r>
        <w:r>
          <w:rPr>
            <w:noProof/>
            <w:webHidden/>
          </w:rPr>
          <w:instrText xml:space="preserve"> PAGEREF _Toc181625211 \h </w:instrText>
        </w:r>
        <w:r>
          <w:rPr>
            <w:noProof/>
            <w:webHidden/>
          </w:rPr>
        </w:r>
        <w:r>
          <w:rPr>
            <w:noProof/>
            <w:webHidden/>
          </w:rPr>
          <w:fldChar w:fldCharType="separate"/>
        </w:r>
        <w:r>
          <w:rPr>
            <w:noProof/>
            <w:webHidden/>
          </w:rPr>
          <w:t>78</w:t>
        </w:r>
        <w:r>
          <w:rPr>
            <w:noProof/>
            <w:webHidden/>
          </w:rPr>
          <w:fldChar w:fldCharType="end"/>
        </w:r>
      </w:hyperlink>
    </w:p>
    <w:p w14:paraId="7DC8EC96" w14:textId="5BBD56A0" w:rsidR="00825D74" w:rsidRDefault="00825D74">
      <w:pPr>
        <w:pStyle w:val="TOC5"/>
        <w:rPr>
          <w:rFonts w:asciiTheme="minorHAnsi" w:eastAsiaTheme="minorEastAsia" w:hAnsiTheme="minorHAnsi" w:cstheme="minorBidi"/>
          <w:noProof/>
          <w:kern w:val="2"/>
          <w14:ligatures w14:val="standardContextual"/>
        </w:rPr>
      </w:pPr>
      <w:hyperlink w:anchor="_Toc181625212" w:history="1">
        <w:r w:rsidRPr="00560FEC">
          <w:rPr>
            <w:rStyle w:val="Hyperlink"/>
            <w:bCs/>
            <w:noProof/>
          </w:rPr>
          <w:t>3.10.4.1.3 Expected Actions</w:t>
        </w:r>
        <w:r>
          <w:rPr>
            <w:noProof/>
            <w:webHidden/>
          </w:rPr>
          <w:tab/>
        </w:r>
        <w:r>
          <w:rPr>
            <w:noProof/>
            <w:webHidden/>
          </w:rPr>
          <w:fldChar w:fldCharType="begin"/>
        </w:r>
        <w:r>
          <w:rPr>
            <w:noProof/>
            <w:webHidden/>
          </w:rPr>
          <w:instrText xml:space="preserve"> PAGEREF _Toc181625212 \h </w:instrText>
        </w:r>
        <w:r>
          <w:rPr>
            <w:noProof/>
            <w:webHidden/>
          </w:rPr>
        </w:r>
        <w:r>
          <w:rPr>
            <w:noProof/>
            <w:webHidden/>
          </w:rPr>
          <w:fldChar w:fldCharType="separate"/>
        </w:r>
        <w:r>
          <w:rPr>
            <w:noProof/>
            <w:webHidden/>
          </w:rPr>
          <w:t>79</w:t>
        </w:r>
        <w:r>
          <w:rPr>
            <w:noProof/>
            <w:webHidden/>
          </w:rPr>
          <w:fldChar w:fldCharType="end"/>
        </w:r>
      </w:hyperlink>
    </w:p>
    <w:p w14:paraId="20294502" w14:textId="29617603" w:rsidR="00825D74" w:rsidRDefault="00825D74">
      <w:pPr>
        <w:pStyle w:val="TOC1"/>
        <w:rPr>
          <w:rFonts w:asciiTheme="minorHAnsi" w:eastAsiaTheme="minorEastAsia" w:hAnsiTheme="minorHAnsi" w:cstheme="minorBidi"/>
          <w:noProof/>
          <w:kern w:val="2"/>
          <w14:ligatures w14:val="standardContextual"/>
        </w:rPr>
      </w:pPr>
      <w:hyperlink w:anchor="_Toc181625213" w:history="1">
        <w:r w:rsidRPr="00560FEC">
          <w:rPr>
            <w:rStyle w:val="Hyperlink"/>
            <w:noProof/>
          </w:rPr>
          <w:t>Appendices</w:t>
        </w:r>
        <w:r>
          <w:rPr>
            <w:noProof/>
            <w:webHidden/>
          </w:rPr>
          <w:tab/>
        </w:r>
        <w:r>
          <w:rPr>
            <w:noProof/>
            <w:webHidden/>
          </w:rPr>
          <w:fldChar w:fldCharType="begin"/>
        </w:r>
        <w:r>
          <w:rPr>
            <w:noProof/>
            <w:webHidden/>
          </w:rPr>
          <w:instrText xml:space="preserve"> PAGEREF _Toc181625213 \h </w:instrText>
        </w:r>
        <w:r>
          <w:rPr>
            <w:noProof/>
            <w:webHidden/>
          </w:rPr>
        </w:r>
        <w:r>
          <w:rPr>
            <w:noProof/>
            <w:webHidden/>
          </w:rPr>
          <w:fldChar w:fldCharType="separate"/>
        </w:r>
        <w:r>
          <w:rPr>
            <w:noProof/>
            <w:webHidden/>
          </w:rPr>
          <w:t>80</w:t>
        </w:r>
        <w:r>
          <w:rPr>
            <w:noProof/>
            <w:webHidden/>
          </w:rPr>
          <w:fldChar w:fldCharType="end"/>
        </w:r>
      </w:hyperlink>
    </w:p>
    <w:p w14:paraId="6A4923C8" w14:textId="2FF81AB4" w:rsidR="00825D74" w:rsidRDefault="00825D74">
      <w:pPr>
        <w:pStyle w:val="TOC1"/>
        <w:rPr>
          <w:rFonts w:asciiTheme="minorHAnsi" w:eastAsiaTheme="minorEastAsia" w:hAnsiTheme="minorHAnsi" w:cstheme="minorBidi"/>
          <w:noProof/>
          <w:kern w:val="2"/>
          <w14:ligatures w14:val="standardContextual"/>
        </w:rPr>
      </w:pPr>
      <w:hyperlink w:anchor="_Toc181625214" w:history="1">
        <w:r w:rsidRPr="00560FE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_Toc181625214 \h </w:instrText>
        </w:r>
        <w:r>
          <w:rPr>
            <w:noProof/>
            <w:webHidden/>
          </w:rPr>
        </w:r>
        <w:r>
          <w:rPr>
            <w:noProof/>
            <w:webHidden/>
          </w:rPr>
          <w:fldChar w:fldCharType="separate"/>
        </w:r>
        <w:r>
          <w:rPr>
            <w:noProof/>
            <w:webHidden/>
          </w:rPr>
          <w:t>81</w:t>
        </w:r>
        <w:r>
          <w:rPr>
            <w:noProof/>
            <w:webHidden/>
          </w:rPr>
          <w:fldChar w:fldCharType="end"/>
        </w:r>
      </w:hyperlink>
    </w:p>
    <w:p w14:paraId="12EEA97E" w14:textId="097098FE" w:rsidR="00825D74" w:rsidRDefault="00825D74">
      <w:pPr>
        <w:pStyle w:val="TOC2"/>
        <w:rPr>
          <w:rFonts w:asciiTheme="minorHAnsi" w:eastAsiaTheme="minorEastAsia" w:hAnsiTheme="minorHAnsi" w:cstheme="minorBidi"/>
          <w:noProof/>
          <w:kern w:val="2"/>
          <w14:ligatures w14:val="standardContextual"/>
        </w:rPr>
      </w:pPr>
      <w:hyperlink w:anchor="_Toc181625215" w:history="1">
        <w:r w:rsidRPr="00560FEC">
          <w:rPr>
            <w:rStyle w:val="Hyperlink"/>
            <w:noProof/>
          </w:rPr>
          <w:t>A.1 ISO/IEEE Nomenclature mapping to HL7 OBX-3</w:t>
        </w:r>
        <w:r>
          <w:rPr>
            <w:noProof/>
            <w:webHidden/>
          </w:rPr>
          <w:tab/>
        </w:r>
        <w:r>
          <w:rPr>
            <w:noProof/>
            <w:webHidden/>
          </w:rPr>
          <w:fldChar w:fldCharType="begin"/>
        </w:r>
        <w:r>
          <w:rPr>
            <w:noProof/>
            <w:webHidden/>
          </w:rPr>
          <w:instrText xml:space="preserve"> PAGEREF _Toc181625215 \h </w:instrText>
        </w:r>
        <w:r>
          <w:rPr>
            <w:noProof/>
            <w:webHidden/>
          </w:rPr>
        </w:r>
        <w:r>
          <w:rPr>
            <w:noProof/>
            <w:webHidden/>
          </w:rPr>
          <w:fldChar w:fldCharType="separate"/>
        </w:r>
        <w:r>
          <w:rPr>
            <w:noProof/>
            <w:webHidden/>
          </w:rPr>
          <w:t>84</w:t>
        </w:r>
        <w:r>
          <w:rPr>
            <w:noProof/>
            <w:webHidden/>
          </w:rPr>
          <w:fldChar w:fldCharType="end"/>
        </w:r>
      </w:hyperlink>
    </w:p>
    <w:p w14:paraId="68E90796" w14:textId="6381128F" w:rsidR="00825D74" w:rsidRDefault="00825D74">
      <w:pPr>
        <w:pStyle w:val="TOC1"/>
        <w:rPr>
          <w:rFonts w:asciiTheme="minorHAnsi" w:eastAsiaTheme="minorEastAsia" w:hAnsiTheme="minorHAnsi" w:cstheme="minorBidi"/>
          <w:noProof/>
          <w:kern w:val="2"/>
          <w14:ligatures w14:val="standardContextual"/>
        </w:rPr>
      </w:pPr>
      <w:hyperlink w:anchor="_Toc181625216" w:history="1">
        <w:r w:rsidRPr="00560FEC">
          <w:rPr>
            <w:rStyle w:val="Hyperlink"/>
            <w:noProof/>
          </w:rPr>
          <w:t>Appendix B Common Segment Descriptions</w:t>
        </w:r>
        <w:r>
          <w:rPr>
            <w:noProof/>
            <w:webHidden/>
          </w:rPr>
          <w:tab/>
        </w:r>
        <w:r>
          <w:rPr>
            <w:noProof/>
            <w:webHidden/>
          </w:rPr>
          <w:fldChar w:fldCharType="begin"/>
        </w:r>
        <w:r>
          <w:rPr>
            <w:noProof/>
            <w:webHidden/>
          </w:rPr>
          <w:instrText xml:space="preserve"> PAGEREF _Toc181625216 \h </w:instrText>
        </w:r>
        <w:r>
          <w:rPr>
            <w:noProof/>
            <w:webHidden/>
          </w:rPr>
        </w:r>
        <w:r>
          <w:rPr>
            <w:noProof/>
            <w:webHidden/>
          </w:rPr>
          <w:fldChar w:fldCharType="separate"/>
        </w:r>
        <w:r>
          <w:rPr>
            <w:noProof/>
            <w:webHidden/>
          </w:rPr>
          <w:t>86</w:t>
        </w:r>
        <w:r>
          <w:rPr>
            <w:noProof/>
            <w:webHidden/>
          </w:rPr>
          <w:fldChar w:fldCharType="end"/>
        </w:r>
      </w:hyperlink>
    </w:p>
    <w:p w14:paraId="4ED4E3E7" w14:textId="3F000704" w:rsidR="00825D74" w:rsidRDefault="00825D74">
      <w:pPr>
        <w:pStyle w:val="TOC2"/>
        <w:rPr>
          <w:rFonts w:asciiTheme="minorHAnsi" w:eastAsiaTheme="minorEastAsia" w:hAnsiTheme="minorHAnsi" w:cstheme="minorBidi"/>
          <w:noProof/>
          <w:kern w:val="2"/>
          <w14:ligatures w14:val="standardContextual"/>
        </w:rPr>
      </w:pPr>
      <w:hyperlink w:anchor="_Toc181625217" w:history="1">
        <w:r w:rsidRPr="00560FEC">
          <w:rPr>
            <w:rStyle w:val="Hyperlink"/>
            <w:noProof/>
          </w:rPr>
          <w:t>B.1 MSH – Message Header Segment</w:t>
        </w:r>
        <w:r>
          <w:rPr>
            <w:noProof/>
            <w:webHidden/>
          </w:rPr>
          <w:tab/>
        </w:r>
        <w:r>
          <w:rPr>
            <w:noProof/>
            <w:webHidden/>
          </w:rPr>
          <w:fldChar w:fldCharType="begin"/>
        </w:r>
        <w:r>
          <w:rPr>
            <w:noProof/>
            <w:webHidden/>
          </w:rPr>
          <w:instrText xml:space="preserve"> PAGEREF _Toc181625217 \h </w:instrText>
        </w:r>
        <w:r>
          <w:rPr>
            <w:noProof/>
            <w:webHidden/>
          </w:rPr>
        </w:r>
        <w:r>
          <w:rPr>
            <w:noProof/>
            <w:webHidden/>
          </w:rPr>
          <w:fldChar w:fldCharType="separate"/>
        </w:r>
        <w:r>
          <w:rPr>
            <w:noProof/>
            <w:webHidden/>
          </w:rPr>
          <w:t>86</w:t>
        </w:r>
        <w:r>
          <w:rPr>
            <w:noProof/>
            <w:webHidden/>
          </w:rPr>
          <w:fldChar w:fldCharType="end"/>
        </w:r>
      </w:hyperlink>
    </w:p>
    <w:p w14:paraId="5837E9A9" w14:textId="05720A70" w:rsidR="00825D74" w:rsidRDefault="00825D74">
      <w:pPr>
        <w:pStyle w:val="TOC2"/>
        <w:rPr>
          <w:rFonts w:asciiTheme="minorHAnsi" w:eastAsiaTheme="minorEastAsia" w:hAnsiTheme="minorHAnsi" w:cstheme="minorBidi"/>
          <w:noProof/>
          <w:kern w:val="2"/>
          <w14:ligatures w14:val="standardContextual"/>
        </w:rPr>
      </w:pPr>
      <w:hyperlink w:anchor="_Toc181625218" w:history="1">
        <w:r w:rsidRPr="00560FEC">
          <w:rPr>
            <w:rStyle w:val="Hyperlink"/>
            <w:noProof/>
          </w:rPr>
          <w:t>B.2 MSA – Message Acknowledgement Segment</w:t>
        </w:r>
        <w:r>
          <w:rPr>
            <w:noProof/>
            <w:webHidden/>
          </w:rPr>
          <w:tab/>
        </w:r>
        <w:r>
          <w:rPr>
            <w:noProof/>
            <w:webHidden/>
          </w:rPr>
          <w:fldChar w:fldCharType="begin"/>
        </w:r>
        <w:r>
          <w:rPr>
            <w:noProof/>
            <w:webHidden/>
          </w:rPr>
          <w:instrText xml:space="preserve"> PAGEREF _Toc181625218 \h </w:instrText>
        </w:r>
        <w:r>
          <w:rPr>
            <w:noProof/>
            <w:webHidden/>
          </w:rPr>
        </w:r>
        <w:r>
          <w:rPr>
            <w:noProof/>
            <w:webHidden/>
          </w:rPr>
          <w:fldChar w:fldCharType="separate"/>
        </w:r>
        <w:r>
          <w:rPr>
            <w:noProof/>
            <w:webHidden/>
          </w:rPr>
          <w:t>91</w:t>
        </w:r>
        <w:r>
          <w:rPr>
            <w:noProof/>
            <w:webHidden/>
          </w:rPr>
          <w:fldChar w:fldCharType="end"/>
        </w:r>
      </w:hyperlink>
    </w:p>
    <w:p w14:paraId="740BE2F1" w14:textId="49003CAF" w:rsidR="00825D74" w:rsidRDefault="00825D74">
      <w:pPr>
        <w:pStyle w:val="TOC2"/>
        <w:rPr>
          <w:rFonts w:asciiTheme="minorHAnsi" w:eastAsiaTheme="minorEastAsia" w:hAnsiTheme="minorHAnsi" w:cstheme="minorBidi"/>
          <w:noProof/>
          <w:kern w:val="2"/>
          <w14:ligatures w14:val="standardContextual"/>
        </w:rPr>
      </w:pPr>
      <w:hyperlink w:anchor="_Toc181625219" w:history="1">
        <w:r w:rsidRPr="00560FEC">
          <w:rPr>
            <w:rStyle w:val="Hyperlink"/>
            <w:noProof/>
          </w:rPr>
          <w:t>B.3 ERR – Error Segment</w:t>
        </w:r>
        <w:r>
          <w:rPr>
            <w:noProof/>
            <w:webHidden/>
          </w:rPr>
          <w:tab/>
        </w:r>
        <w:r>
          <w:rPr>
            <w:noProof/>
            <w:webHidden/>
          </w:rPr>
          <w:fldChar w:fldCharType="begin"/>
        </w:r>
        <w:r>
          <w:rPr>
            <w:noProof/>
            <w:webHidden/>
          </w:rPr>
          <w:instrText xml:space="preserve"> PAGEREF _Toc181625219 \h </w:instrText>
        </w:r>
        <w:r>
          <w:rPr>
            <w:noProof/>
            <w:webHidden/>
          </w:rPr>
        </w:r>
        <w:r>
          <w:rPr>
            <w:noProof/>
            <w:webHidden/>
          </w:rPr>
          <w:fldChar w:fldCharType="separate"/>
        </w:r>
        <w:r>
          <w:rPr>
            <w:noProof/>
            <w:webHidden/>
          </w:rPr>
          <w:t>92</w:t>
        </w:r>
        <w:r>
          <w:rPr>
            <w:noProof/>
            <w:webHidden/>
          </w:rPr>
          <w:fldChar w:fldCharType="end"/>
        </w:r>
      </w:hyperlink>
    </w:p>
    <w:p w14:paraId="070E1CA2" w14:textId="01AC4A9D" w:rsidR="00825D74" w:rsidRDefault="00825D74">
      <w:pPr>
        <w:pStyle w:val="TOC2"/>
        <w:rPr>
          <w:rFonts w:asciiTheme="minorHAnsi" w:eastAsiaTheme="minorEastAsia" w:hAnsiTheme="minorHAnsi" w:cstheme="minorBidi"/>
          <w:noProof/>
          <w:kern w:val="2"/>
          <w14:ligatures w14:val="standardContextual"/>
        </w:rPr>
      </w:pPr>
      <w:hyperlink w:anchor="_Toc181625220" w:history="1">
        <w:r w:rsidRPr="00560FEC">
          <w:rPr>
            <w:rStyle w:val="Hyperlink"/>
            <w:noProof/>
          </w:rPr>
          <w:t>B.4 NTE - Notes and Comment Segment</w:t>
        </w:r>
        <w:r>
          <w:rPr>
            <w:noProof/>
            <w:webHidden/>
          </w:rPr>
          <w:tab/>
        </w:r>
        <w:r>
          <w:rPr>
            <w:noProof/>
            <w:webHidden/>
          </w:rPr>
          <w:fldChar w:fldCharType="begin"/>
        </w:r>
        <w:r>
          <w:rPr>
            <w:noProof/>
            <w:webHidden/>
          </w:rPr>
          <w:instrText xml:space="preserve"> PAGEREF _Toc181625220 \h </w:instrText>
        </w:r>
        <w:r>
          <w:rPr>
            <w:noProof/>
            <w:webHidden/>
          </w:rPr>
        </w:r>
        <w:r>
          <w:rPr>
            <w:noProof/>
            <w:webHidden/>
          </w:rPr>
          <w:fldChar w:fldCharType="separate"/>
        </w:r>
        <w:r>
          <w:rPr>
            <w:noProof/>
            <w:webHidden/>
          </w:rPr>
          <w:t>96</w:t>
        </w:r>
        <w:r>
          <w:rPr>
            <w:noProof/>
            <w:webHidden/>
          </w:rPr>
          <w:fldChar w:fldCharType="end"/>
        </w:r>
      </w:hyperlink>
    </w:p>
    <w:p w14:paraId="436D27AD" w14:textId="7EBA8841" w:rsidR="00825D74" w:rsidRDefault="00825D74">
      <w:pPr>
        <w:pStyle w:val="TOC2"/>
        <w:rPr>
          <w:rFonts w:asciiTheme="minorHAnsi" w:eastAsiaTheme="minorEastAsia" w:hAnsiTheme="minorHAnsi" w:cstheme="minorBidi"/>
          <w:noProof/>
          <w:kern w:val="2"/>
          <w14:ligatures w14:val="standardContextual"/>
        </w:rPr>
      </w:pPr>
      <w:hyperlink w:anchor="_Toc181625221" w:history="1">
        <w:r w:rsidRPr="00560FEC">
          <w:rPr>
            <w:rStyle w:val="Hyperlink"/>
            <w:noProof/>
          </w:rPr>
          <w:t>B.5 PID - Patient Identification segment</w:t>
        </w:r>
        <w:r>
          <w:rPr>
            <w:noProof/>
            <w:webHidden/>
          </w:rPr>
          <w:tab/>
        </w:r>
        <w:r>
          <w:rPr>
            <w:noProof/>
            <w:webHidden/>
          </w:rPr>
          <w:fldChar w:fldCharType="begin"/>
        </w:r>
        <w:r>
          <w:rPr>
            <w:noProof/>
            <w:webHidden/>
          </w:rPr>
          <w:instrText xml:space="preserve"> PAGEREF _Toc181625221 \h </w:instrText>
        </w:r>
        <w:r>
          <w:rPr>
            <w:noProof/>
            <w:webHidden/>
          </w:rPr>
        </w:r>
        <w:r>
          <w:rPr>
            <w:noProof/>
            <w:webHidden/>
          </w:rPr>
          <w:fldChar w:fldCharType="separate"/>
        </w:r>
        <w:r>
          <w:rPr>
            <w:noProof/>
            <w:webHidden/>
          </w:rPr>
          <w:t>97</w:t>
        </w:r>
        <w:r>
          <w:rPr>
            <w:noProof/>
            <w:webHidden/>
          </w:rPr>
          <w:fldChar w:fldCharType="end"/>
        </w:r>
      </w:hyperlink>
    </w:p>
    <w:p w14:paraId="4D97F3DC" w14:textId="6B18C5AC" w:rsidR="00825D74" w:rsidRDefault="00825D74">
      <w:pPr>
        <w:pStyle w:val="TOC3"/>
        <w:rPr>
          <w:rFonts w:asciiTheme="minorHAnsi" w:eastAsiaTheme="minorEastAsia" w:hAnsiTheme="minorHAnsi" w:cstheme="minorBidi"/>
          <w:noProof/>
          <w:kern w:val="2"/>
          <w14:ligatures w14:val="standardContextual"/>
        </w:rPr>
      </w:pPr>
      <w:hyperlink w:anchor="_Toc181625222" w:history="1">
        <w:r w:rsidRPr="00560FE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_Toc181625222 \h </w:instrText>
        </w:r>
        <w:r>
          <w:rPr>
            <w:noProof/>
            <w:webHidden/>
          </w:rPr>
        </w:r>
        <w:r>
          <w:rPr>
            <w:noProof/>
            <w:webHidden/>
          </w:rPr>
          <w:fldChar w:fldCharType="separate"/>
        </w:r>
        <w:r>
          <w:rPr>
            <w:noProof/>
            <w:webHidden/>
          </w:rPr>
          <w:t>104</w:t>
        </w:r>
        <w:r>
          <w:rPr>
            <w:noProof/>
            <w:webHidden/>
          </w:rPr>
          <w:fldChar w:fldCharType="end"/>
        </w:r>
      </w:hyperlink>
    </w:p>
    <w:p w14:paraId="59731ADC" w14:textId="1692771F" w:rsidR="00825D74" w:rsidRDefault="00825D74">
      <w:pPr>
        <w:pStyle w:val="TOC2"/>
        <w:rPr>
          <w:rFonts w:asciiTheme="minorHAnsi" w:eastAsiaTheme="minorEastAsia" w:hAnsiTheme="minorHAnsi" w:cstheme="minorBidi"/>
          <w:noProof/>
          <w:kern w:val="2"/>
          <w14:ligatures w14:val="standardContextual"/>
        </w:rPr>
      </w:pPr>
      <w:hyperlink w:anchor="_Toc181625223" w:history="1">
        <w:r w:rsidRPr="00560FEC">
          <w:rPr>
            <w:rStyle w:val="Hyperlink"/>
            <w:noProof/>
          </w:rPr>
          <w:t>B.6 PV1 - Patient Visit Segment</w:t>
        </w:r>
        <w:r>
          <w:rPr>
            <w:noProof/>
            <w:webHidden/>
          </w:rPr>
          <w:tab/>
        </w:r>
        <w:r>
          <w:rPr>
            <w:noProof/>
            <w:webHidden/>
          </w:rPr>
          <w:fldChar w:fldCharType="begin"/>
        </w:r>
        <w:r>
          <w:rPr>
            <w:noProof/>
            <w:webHidden/>
          </w:rPr>
          <w:instrText xml:space="preserve"> PAGEREF _Toc181625223 \h </w:instrText>
        </w:r>
        <w:r>
          <w:rPr>
            <w:noProof/>
            <w:webHidden/>
          </w:rPr>
        </w:r>
        <w:r>
          <w:rPr>
            <w:noProof/>
            <w:webHidden/>
          </w:rPr>
          <w:fldChar w:fldCharType="separate"/>
        </w:r>
        <w:r>
          <w:rPr>
            <w:noProof/>
            <w:webHidden/>
          </w:rPr>
          <w:t>105</w:t>
        </w:r>
        <w:r>
          <w:rPr>
            <w:noProof/>
            <w:webHidden/>
          </w:rPr>
          <w:fldChar w:fldCharType="end"/>
        </w:r>
      </w:hyperlink>
    </w:p>
    <w:p w14:paraId="2FDA3EE4" w14:textId="6959462B" w:rsidR="00825D74" w:rsidRDefault="00825D74">
      <w:pPr>
        <w:pStyle w:val="TOC3"/>
        <w:rPr>
          <w:rFonts w:asciiTheme="minorHAnsi" w:eastAsiaTheme="minorEastAsia" w:hAnsiTheme="minorHAnsi" w:cstheme="minorBidi"/>
          <w:noProof/>
          <w:kern w:val="2"/>
          <w14:ligatures w14:val="standardContextual"/>
        </w:rPr>
      </w:pPr>
      <w:hyperlink w:anchor="_Toc181625224" w:history="1">
        <w:r w:rsidRPr="00560FE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_Toc181625224 \h </w:instrText>
        </w:r>
        <w:r>
          <w:rPr>
            <w:noProof/>
            <w:webHidden/>
          </w:rPr>
        </w:r>
        <w:r>
          <w:rPr>
            <w:noProof/>
            <w:webHidden/>
          </w:rPr>
          <w:fldChar w:fldCharType="separate"/>
        </w:r>
        <w:r>
          <w:rPr>
            <w:noProof/>
            <w:webHidden/>
          </w:rPr>
          <w:t>108</w:t>
        </w:r>
        <w:r>
          <w:rPr>
            <w:noProof/>
            <w:webHidden/>
          </w:rPr>
          <w:fldChar w:fldCharType="end"/>
        </w:r>
      </w:hyperlink>
    </w:p>
    <w:p w14:paraId="62AB89EB" w14:textId="1FE6B005" w:rsidR="00825D74" w:rsidRDefault="00825D74">
      <w:pPr>
        <w:pStyle w:val="TOC2"/>
        <w:rPr>
          <w:rFonts w:asciiTheme="minorHAnsi" w:eastAsiaTheme="minorEastAsia" w:hAnsiTheme="minorHAnsi" w:cstheme="minorBidi"/>
          <w:noProof/>
          <w:kern w:val="2"/>
          <w14:ligatures w14:val="standardContextual"/>
        </w:rPr>
      </w:pPr>
      <w:hyperlink w:anchor="_Toc181625225" w:history="1">
        <w:r w:rsidRPr="00560FEC">
          <w:rPr>
            <w:rStyle w:val="Hyperlink"/>
            <w:noProof/>
          </w:rPr>
          <w:t>B.7 OBR – Observation Request segment</w:t>
        </w:r>
        <w:r>
          <w:rPr>
            <w:noProof/>
            <w:webHidden/>
          </w:rPr>
          <w:tab/>
        </w:r>
        <w:r>
          <w:rPr>
            <w:noProof/>
            <w:webHidden/>
          </w:rPr>
          <w:fldChar w:fldCharType="begin"/>
        </w:r>
        <w:r>
          <w:rPr>
            <w:noProof/>
            <w:webHidden/>
          </w:rPr>
          <w:instrText xml:space="preserve"> PAGEREF _Toc181625225 \h </w:instrText>
        </w:r>
        <w:r>
          <w:rPr>
            <w:noProof/>
            <w:webHidden/>
          </w:rPr>
        </w:r>
        <w:r>
          <w:rPr>
            <w:noProof/>
            <w:webHidden/>
          </w:rPr>
          <w:fldChar w:fldCharType="separate"/>
        </w:r>
        <w:r>
          <w:rPr>
            <w:noProof/>
            <w:webHidden/>
          </w:rPr>
          <w:t>108</w:t>
        </w:r>
        <w:r>
          <w:rPr>
            <w:noProof/>
            <w:webHidden/>
          </w:rPr>
          <w:fldChar w:fldCharType="end"/>
        </w:r>
      </w:hyperlink>
    </w:p>
    <w:p w14:paraId="69D6D515" w14:textId="71E23A4A" w:rsidR="00825D74" w:rsidRDefault="00825D74">
      <w:pPr>
        <w:pStyle w:val="TOC3"/>
        <w:rPr>
          <w:rFonts w:asciiTheme="minorHAnsi" w:eastAsiaTheme="minorEastAsia" w:hAnsiTheme="minorHAnsi" w:cstheme="minorBidi"/>
          <w:noProof/>
          <w:kern w:val="2"/>
          <w14:ligatures w14:val="standardContextual"/>
        </w:rPr>
      </w:pPr>
      <w:hyperlink w:anchor="_Toc181625226" w:history="1">
        <w:r w:rsidRPr="00560FE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_Toc181625226 \h </w:instrText>
        </w:r>
        <w:r>
          <w:rPr>
            <w:noProof/>
            <w:webHidden/>
          </w:rPr>
        </w:r>
        <w:r>
          <w:rPr>
            <w:noProof/>
            <w:webHidden/>
          </w:rPr>
          <w:fldChar w:fldCharType="separate"/>
        </w:r>
        <w:r>
          <w:rPr>
            <w:noProof/>
            <w:webHidden/>
          </w:rPr>
          <w:t>116</w:t>
        </w:r>
        <w:r>
          <w:rPr>
            <w:noProof/>
            <w:webHidden/>
          </w:rPr>
          <w:fldChar w:fldCharType="end"/>
        </w:r>
      </w:hyperlink>
    </w:p>
    <w:p w14:paraId="71B9893A" w14:textId="4AE2C960" w:rsidR="00825D74" w:rsidRDefault="00825D74">
      <w:pPr>
        <w:pStyle w:val="TOC2"/>
        <w:rPr>
          <w:rFonts w:asciiTheme="minorHAnsi" w:eastAsiaTheme="minorEastAsia" w:hAnsiTheme="minorHAnsi" w:cstheme="minorBidi"/>
          <w:noProof/>
          <w:kern w:val="2"/>
          <w14:ligatures w14:val="standardContextual"/>
        </w:rPr>
      </w:pPr>
      <w:hyperlink w:anchor="_Toc181625227" w:history="1">
        <w:r w:rsidRPr="00560FEC">
          <w:rPr>
            <w:rStyle w:val="Hyperlink"/>
            <w:noProof/>
          </w:rPr>
          <w:t xml:space="preserve">B.8 OBX </w:t>
        </w:r>
        <w:r w:rsidRPr="00560FEC">
          <w:rPr>
            <w:rStyle w:val="Hyperlink"/>
            <w:rFonts w:eastAsia="MS Gothic"/>
            <w:noProof/>
          </w:rPr>
          <w:t>–</w:t>
        </w:r>
        <w:r w:rsidRPr="00560FEC">
          <w:rPr>
            <w:rStyle w:val="Hyperlink"/>
            <w:noProof/>
          </w:rPr>
          <w:t xml:space="preserve"> Observation Result Segment</w:t>
        </w:r>
        <w:r>
          <w:rPr>
            <w:noProof/>
            <w:webHidden/>
          </w:rPr>
          <w:tab/>
        </w:r>
        <w:r>
          <w:rPr>
            <w:noProof/>
            <w:webHidden/>
          </w:rPr>
          <w:fldChar w:fldCharType="begin"/>
        </w:r>
        <w:r>
          <w:rPr>
            <w:noProof/>
            <w:webHidden/>
          </w:rPr>
          <w:instrText xml:space="preserve"> PAGEREF _Toc181625227 \h </w:instrText>
        </w:r>
        <w:r>
          <w:rPr>
            <w:noProof/>
            <w:webHidden/>
          </w:rPr>
        </w:r>
        <w:r>
          <w:rPr>
            <w:noProof/>
            <w:webHidden/>
          </w:rPr>
          <w:fldChar w:fldCharType="separate"/>
        </w:r>
        <w:r>
          <w:rPr>
            <w:noProof/>
            <w:webHidden/>
          </w:rPr>
          <w:t>117</w:t>
        </w:r>
        <w:r>
          <w:rPr>
            <w:noProof/>
            <w:webHidden/>
          </w:rPr>
          <w:fldChar w:fldCharType="end"/>
        </w:r>
      </w:hyperlink>
    </w:p>
    <w:p w14:paraId="75D266E9" w14:textId="22CB91F9" w:rsidR="00825D74" w:rsidRDefault="00825D74">
      <w:pPr>
        <w:pStyle w:val="TOC3"/>
        <w:rPr>
          <w:rFonts w:asciiTheme="minorHAnsi" w:eastAsiaTheme="minorEastAsia" w:hAnsiTheme="minorHAnsi" w:cstheme="minorBidi"/>
          <w:noProof/>
          <w:kern w:val="2"/>
          <w14:ligatures w14:val="standardContextual"/>
        </w:rPr>
      </w:pPr>
      <w:hyperlink w:anchor="_Toc181625228" w:history="1">
        <w:r w:rsidRPr="00560FEC">
          <w:rPr>
            <w:rStyle w:val="Hyperlink"/>
            <w:noProof/>
          </w:rPr>
          <w:t>B.8.1 OBX-4 in a 'flattened' representation of a device</w:t>
        </w:r>
        <w:r>
          <w:rPr>
            <w:noProof/>
            <w:webHidden/>
          </w:rPr>
          <w:tab/>
        </w:r>
        <w:r>
          <w:rPr>
            <w:noProof/>
            <w:webHidden/>
          </w:rPr>
          <w:fldChar w:fldCharType="begin"/>
        </w:r>
        <w:r>
          <w:rPr>
            <w:noProof/>
            <w:webHidden/>
          </w:rPr>
          <w:instrText xml:space="preserve"> PAGEREF _Toc181625228 \h </w:instrText>
        </w:r>
        <w:r>
          <w:rPr>
            <w:noProof/>
            <w:webHidden/>
          </w:rPr>
        </w:r>
        <w:r>
          <w:rPr>
            <w:noProof/>
            <w:webHidden/>
          </w:rPr>
          <w:fldChar w:fldCharType="separate"/>
        </w:r>
        <w:r>
          <w:rPr>
            <w:noProof/>
            <w:webHidden/>
          </w:rPr>
          <w:t>120</w:t>
        </w:r>
        <w:r>
          <w:rPr>
            <w:noProof/>
            <w:webHidden/>
          </w:rPr>
          <w:fldChar w:fldCharType="end"/>
        </w:r>
      </w:hyperlink>
    </w:p>
    <w:p w14:paraId="23C2E7C4" w14:textId="45E99D98" w:rsidR="00825D74" w:rsidRDefault="00825D74">
      <w:pPr>
        <w:pStyle w:val="TOC3"/>
        <w:rPr>
          <w:rFonts w:asciiTheme="minorHAnsi" w:eastAsiaTheme="minorEastAsia" w:hAnsiTheme="minorHAnsi" w:cstheme="minorBidi"/>
          <w:noProof/>
          <w:kern w:val="2"/>
          <w14:ligatures w14:val="standardContextual"/>
        </w:rPr>
      </w:pPr>
      <w:hyperlink w:anchor="_Toc181625229" w:history="1">
        <w:r w:rsidRPr="00560FE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_Toc181625229 \h </w:instrText>
        </w:r>
        <w:r>
          <w:rPr>
            <w:noProof/>
            <w:webHidden/>
          </w:rPr>
        </w:r>
        <w:r>
          <w:rPr>
            <w:noProof/>
            <w:webHidden/>
          </w:rPr>
          <w:fldChar w:fldCharType="separate"/>
        </w:r>
        <w:r>
          <w:rPr>
            <w:noProof/>
            <w:webHidden/>
          </w:rPr>
          <w:t>120</w:t>
        </w:r>
        <w:r>
          <w:rPr>
            <w:noProof/>
            <w:webHidden/>
          </w:rPr>
          <w:fldChar w:fldCharType="end"/>
        </w:r>
      </w:hyperlink>
    </w:p>
    <w:p w14:paraId="07420C12" w14:textId="06166A5A" w:rsidR="00825D74" w:rsidRDefault="00825D74">
      <w:pPr>
        <w:pStyle w:val="TOC3"/>
        <w:rPr>
          <w:rFonts w:asciiTheme="minorHAnsi" w:eastAsiaTheme="minorEastAsia" w:hAnsiTheme="minorHAnsi" w:cstheme="minorBidi"/>
          <w:noProof/>
          <w:kern w:val="2"/>
          <w14:ligatures w14:val="standardContextual"/>
        </w:rPr>
      </w:pPr>
      <w:hyperlink w:anchor="_Toc181625230" w:history="1">
        <w:r w:rsidRPr="00560FE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_Toc181625230 \h </w:instrText>
        </w:r>
        <w:r>
          <w:rPr>
            <w:noProof/>
            <w:webHidden/>
          </w:rPr>
        </w:r>
        <w:r>
          <w:rPr>
            <w:noProof/>
            <w:webHidden/>
          </w:rPr>
          <w:fldChar w:fldCharType="separate"/>
        </w:r>
        <w:r>
          <w:rPr>
            <w:noProof/>
            <w:webHidden/>
          </w:rPr>
          <w:t>120</w:t>
        </w:r>
        <w:r>
          <w:rPr>
            <w:noProof/>
            <w:webHidden/>
          </w:rPr>
          <w:fldChar w:fldCharType="end"/>
        </w:r>
      </w:hyperlink>
    </w:p>
    <w:p w14:paraId="0BD5B50E" w14:textId="46E2B7E4" w:rsidR="00825D74" w:rsidRDefault="00825D74">
      <w:pPr>
        <w:pStyle w:val="TOC3"/>
        <w:rPr>
          <w:rFonts w:asciiTheme="minorHAnsi" w:eastAsiaTheme="minorEastAsia" w:hAnsiTheme="minorHAnsi" w:cstheme="minorBidi"/>
          <w:noProof/>
          <w:kern w:val="2"/>
          <w14:ligatures w14:val="standardContextual"/>
        </w:rPr>
      </w:pPr>
      <w:hyperlink w:anchor="_Toc181625231" w:history="1">
        <w:r w:rsidRPr="00560FE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_Toc181625231 \h </w:instrText>
        </w:r>
        <w:r>
          <w:rPr>
            <w:noProof/>
            <w:webHidden/>
          </w:rPr>
        </w:r>
        <w:r>
          <w:rPr>
            <w:noProof/>
            <w:webHidden/>
          </w:rPr>
          <w:fldChar w:fldCharType="separate"/>
        </w:r>
        <w:r>
          <w:rPr>
            <w:noProof/>
            <w:webHidden/>
          </w:rPr>
          <w:t>122</w:t>
        </w:r>
        <w:r>
          <w:rPr>
            <w:noProof/>
            <w:webHidden/>
          </w:rPr>
          <w:fldChar w:fldCharType="end"/>
        </w:r>
      </w:hyperlink>
    </w:p>
    <w:p w14:paraId="208F9B80" w14:textId="6FCAE06E" w:rsidR="00825D74" w:rsidRDefault="00825D74">
      <w:pPr>
        <w:pStyle w:val="TOC3"/>
        <w:rPr>
          <w:rFonts w:asciiTheme="minorHAnsi" w:eastAsiaTheme="minorEastAsia" w:hAnsiTheme="minorHAnsi" w:cstheme="minorBidi"/>
          <w:noProof/>
          <w:kern w:val="2"/>
          <w14:ligatures w14:val="standardContextual"/>
        </w:rPr>
      </w:pPr>
      <w:hyperlink w:anchor="_Toc181625232" w:history="1">
        <w:r w:rsidRPr="00560FE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_Toc181625232 \h </w:instrText>
        </w:r>
        <w:r>
          <w:rPr>
            <w:noProof/>
            <w:webHidden/>
          </w:rPr>
        </w:r>
        <w:r>
          <w:rPr>
            <w:noProof/>
            <w:webHidden/>
          </w:rPr>
          <w:fldChar w:fldCharType="separate"/>
        </w:r>
        <w:r>
          <w:rPr>
            <w:noProof/>
            <w:webHidden/>
          </w:rPr>
          <w:t>123</w:t>
        </w:r>
        <w:r>
          <w:rPr>
            <w:noProof/>
            <w:webHidden/>
          </w:rPr>
          <w:fldChar w:fldCharType="end"/>
        </w:r>
      </w:hyperlink>
    </w:p>
    <w:p w14:paraId="404D46EE" w14:textId="01175E42" w:rsidR="00825D74" w:rsidRDefault="00825D74">
      <w:pPr>
        <w:pStyle w:val="TOC3"/>
        <w:rPr>
          <w:rFonts w:asciiTheme="minorHAnsi" w:eastAsiaTheme="minorEastAsia" w:hAnsiTheme="minorHAnsi" w:cstheme="minorBidi"/>
          <w:noProof/>
          <w:kern w:val="2"/>
          <w14:ligatures w14:val="standardContextual"/>
        </w:rPr>
      </w:pPr>
      <w:hyperlink w:anchor="_Toc181625233" w:history="1">
        <w:r w:rsidRPr="00560FE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_Toc181625233 \h </w:instrText>
        </w:r>
        <w:r>
          <w:rPr>
            <w:noProof/>
            <w:webHidden/>
          </w:rPr>
        </w:r>
        <w:r>
          <w:rPr>
            <w:noProof/>
            <w:webHidden/>
          </w:rPr>
          <w:fldChar w:fldCharType="separate"/>
        </w:r>
        <w:r>
          <w:rPr>
            <w:noProof/>
            <w:webHidden/>
          </w:rPr>
          <w:t>137</w:t>
        </w:r>
        <w:r>
          <w:rPr>
            <w:noProof/>
            <w:webHidden/>
          </w:rPr>
          <w:fldChar w:fldCharType="end"/>
        </w:r>
      </w:hyperlink>
    </w:p>
    <w:p w14:paraId="6FA6F299" w14:textId="376ABB5D" w:rsidR="00825D74" w:rsidRDefault="00825D74">
      <w:pPr>
        <w:pStyle w:val="TOC3"/>
        <w:rPr>
          <w:rFonts w:asciiTheme="minorHAnsi" w:eastAsiaTheme="minorEastAsia" w:hAnsiTheme="minorHAnsi" w:cstheme="minorBidi"/>
          <w:noProof/>
          <w:kern w:val="2"/>
          <w14:ligatures w14:val="standardContextual"/>
        </w:rPr>
      </w:pPr>
      <w:hyperlink w:anchor="_Toc181625234" w:history="1">
        <w:r w:rsidRPr="00560FEC">
          <w:rPr>
            <w:rStyle w:val="Hyperlink"/>
            <w:noProof/>
          </w:rPr>
          <w:t>B.8.7 Time Stamps and Time Synchronization</w:t>
        </w:r>
        <w:r>
          <w:rPr>
            <w:noProof/>
            <w:webHidden/>
          </w:rPr>
          <w:tab/>
        </w:r>
        <w:r>
          <w:rPr>
            <w:noProof/>
            <w:webHidden/>
          </w:rPr>
          <w:fldChar w:fldCharType="begin"/>
        </w:r>
        <w:r>
          <w:rPr>
            <w:noProof/>
            <w:webHidden/>
          </w:rPr>
          <w:instrText xml:space="preserve"> PAGEREF _Toc181625234 \h </w:instrText>
        </w:r>
        <w:r>
          <w:rPr>
            <w:noProof/>
            <w:webHidden/>
          </w:rPr>
        </w:r>
        <w:r>
          <w:rPr>
            <w:noProof/>
            <w:webHidden/>
          </w:rPr>
          <w:fldChar w:fldCharType="separate"/>
        </w:r>
        <w:r>
          <w:rPr>
            <w:noProof/>
            <w:webHidden/>
          </w:rPr>
          <w:t>141</w:t>
        </w:r>
        <w:r>
          <w:rPr>
            <w:noProof/>
            <w:webHidden/>
          </w:rPr>
          <w:fldChar w:fldCharType="end"/>
        </w:r>
      </w:hyperlink>
    </w:p>
    <w:p w14:paraId="72B5C520" w14:textId="60943D58" w:rsidR="00825D74" w:rsidRDefault="00825D74">
      <w:pPr>
        <w:pStyle w:val="TOC3"/>
        <w:rPr>
          <w:rFonts w:asciiTheme="minorHAnsi" w:eastAsiaTheme="minorEastAsia" w:hAnsiTheme="minorHAnsi" w:cstheme="minorBidi"/>
          <w:noProof/>
          <w:kern w:val="2"/>
          <w14:ligatures w14:val="standardContextual"/>
        </w:rPr>
      </w:pPr>
      <w:hyperlink w:anchor="_Toc181625235" w:history="1">
        <w:r w:rsidRPr="00560FEC">
          <w:rPr>
            <w:rStyle w:val="Hyperlink"/>
            <w:noProof/>
          </w:rPr>
          <w:t>B.8.8 Device Time Synchronization Capabilities</w:t>
        </w:r>
        <w:r>
          <w:rPr>
            <w:noProof/>
            <w:webHidden/>
          </w:rPr>
          <w:tab/>
        </w:r>
        <w:r>
          <w:rPr>
            <w:noProof/>
            <w:webHidden/>
          </w:rPr>
          <w:fldChar w:fldCharType="begin"/>
        </w:r>
        <w:r>
          <w:rPr>
            <w:noProof/>
            <w:webHidden/>
          </w:rPr>
          <w:instrText xml:space="preserve"> PAGEREF _Toc181625235 \h </w:instrText>
        </w:r>
        <w:r>
          <w:rPr>
            <w:noProof/>
            <w:webHidden/>
          </w:rPr>
        </w:r>
        <w:r>
          <w:rPr>
            <w:noProof/>
            <w:webHidden/>
          </w:rPr>
          <w:fldChar w:fldCharType="separate"/>
        </w:r>
        <w:r>
          <w:rPr>
            <w:noProof/>
            <w:webHidden/>
          </w:rPr>
          <w:t>143</w:t>
        </w:r>
        <w:r>
          <w:rPr>
            <w:noProof/>
            <w:webHidden/>
          </w:rPr>
          <w:fldChar w:fldCharType="end"/>
        </w:r>
      </w:hyperlink>
    </w:p>
    <w:p w14:paraId="42584C0B" w14:textId="45B84DA9" w:rsidR="00825D74" w:rsidRDefault="00825D74">
      <w:pPr>
        <w:pStyle w:val="TOC3"/>
        <w:rPr>
          <w:rFonts w:asciiTheme="minorHAnsi" w:eastAsiaTheme="minorEastAsia" w:hAnsiTheme="minorHAnsi" w:cstheme="minorBidi"/>
          <w:noProof/>
          <w:kern w:val="2"/>
          <w14:ligatures w14:val="standardContextual"/>
        </w:rPr>
      </w:pPr>
      <w:hyperlink w:anchor="_Toc181625236" w:history="1">
        <w:r w:rsidRPr="00560FEC">
          <w:rPr>
            <w:rStyle w:val="Hyperlink"/>
            <w:noProof/>
          </w:rPr>
          <w:t>B.8.9 Device and/or DOR Synchronization Protocol</w:t>
        </w:r>
        <w:r>
          <w:rPr>
            <w:noProof/>
            <w:webHidden/>
          </w:rPr>
          <w:tab/>
        </w:r>
        <w:r>
          <w:rPr>
            <w:noProof/>
            <w:webHidden/>
          </w:rPr>
          <w:fldChar w:fldCharType="begin"/>
        </w:r>
        <w:r>
          <w:rPr>
            <w:noProof/>
            <w:webHidden/>
          </w:rPr>
          <w:instrText xml:space="preserve"> PAGEREF _Toc181625236 \h </w:instrText>
        </w:r>
        <w:r>
          <w:rPr>
            <w:noProof/>
            <w:webHidden/>
          </w:rPr>
        </w:r>
        <w:r>
          <w:rPr>
            <w:noProof/>
            <w:webHidden/>
          </w:rPr>
          <w:fldChar w:fldCharType="separate"/>
        </w:r>
        <w:r>
          <w:rPr>
            <w:noProof/>
            <w:webHidden/>
          </w:rPr>
          <w:t>144</w:t>
        </w:r>
        <w:r>
          <w:rPr>
            <w:noProof/>
            <w:webHidden/>
          </w:rPr>
          <w:fldChar w:fldCharType="end"/>
        </w:r>
      </w:hyperlink>
    </w:p>
    <w:p w14:paraId="506A1FBB" w14:textId="317D5F2F" w:rsidR="00825D74" w:rsidRDefault="00825D74">
      <w:pPr>
        <w:pStyle w:val="TOC2"/>
        <w:rPr>
          <w:rFonts w:asciiTheme="minorHAnsi" w:eastAsiaTheme="minorEastAsia" w:hAnsiTheme="minorHAnsi" w:cstheme="minorBidi"/>
          <w:noProof/>
          <w:kern w:val="2"/>
          <w14:ligatures w14:val="standardContextual"/>
        </w:rPr>
      </w:pPr>
      <w:hyperlink w:anchor="_Toc181625237" w:history="1">
        <w:r w:rsidRPr="00560FEC">
          <w:rPr>
            <w:rStyle w:val="Hyperlink"/>
            <w:noProof/>
          </w:rPr>
          <w:t>B.9 ORC – Common Order Segment</w:t>
        </w:r>
        <w:r>
          <w:rPr>
            <w:noProof/>
            <w:webHidden/>
          </w:rPr>
          <w:tab/>
        </w:r>
        <w:r>
          <w:rPr>
            <w:noProof/>
            <w:webHidden/>
          </w:rPr>
          <w:fldChar w:fldCharType="begin"/>
        </w:r>
        <w:r>
          <w:rPr>
            <w:noProof/>
            <w:webHidden/>
          </w:rPr>
          <w:instrText xml:space="preserve"> PAGEREF _Toc181625237 \h </w:instrText>
        </w:r>
        <w:r>
          <w:rPr>
            <w:noProof/>
            <w:webHidden/>
          </w:rPr>
        </w:r>
        <w:r>
          <w:rPr>
            <w:noProof/>
            <w:webHidden/>
          </w:rPr>
          <w:fldChar w:fldCharType="separate"/>
        </w:r>
        <w:r>
          <w:rPr>
            <w:noProof/>
            <w:webHidden/>
          </w:rPr>
          <w:t>145</w:t>
        </w:r>
        <w:r>
          <w:rPr>
            <w:noProof/>
            <w:webHidden/>
          </w:rPr>
          <w:fldChar w:fldCharType="end"/>
        </w:r>
      </w:hyperlink>
    </w:p>
    <w:p w14:paraId="12502BB1" w14:textId="42BD168E" w:rsidR="00825D74" w:rsidRDefault="00825D74">
      <w:pPr>
        <w:pStyle w:val="TOC3"/>
        <w:rPr>
          <w:rFonts w:asciiTheme="minorHAnsi" w:eastAsiaTheme="minorEastAsia" w:hAnsiTheme="minorHAnsi" w:cstheme="minorBidi"/>
          <w:noProof/>
          <w:kern w:val="2"/>
          <w14:ligatures w14:val="standardContextual"/>
        </w:rPr>
      </w:pPr>
      <w:hyperlink w:anchor="_Toc181625238" w:history="1">
        <w:r w:rsidRPr="00560FE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_Toc181625238 \h </w:instrText>
        </w:r>
        <w:r>
          <w:rPr>
            <w:noProof/>
            <w:webHidden/>
          </w:rPr>
        </w:r>
        <w:r>
          <w:rPr>
            <w:noProof/>
            <w:webHidden/>
          </w:rPr>
          <w:fldChar w:fldCharType="separate"/>
        </w:r>
        <w:r>
          <w:rPr>
            <w:noProof/>
            <w:webHidden/>
          </w:rPr>
          <w:t>149</w:t>
        </w:r>
        <w:r>
          <w:rPr>
            <w:noProof/>
            <w:webHidden/>
          </w:rPr>
          <w:fldChar w:fldCharType="end"/>
        </w:r>
      </w:hyperlink>
    </w:p>
    <w:p w14:paraId="28A8E837" w14:textId="0258AA57" w:rsidR="00825D74" w:rsidRDefault="00825D74">
      <w:pPr>
        <w:pStyle w:val="TOC3"/>
        <w:rPr>
          <w:rFonts w:asciiTheme="minorHAnsi" w:eastAsiaTheme="minorEastAsia" w:hAnsiTheme="minorHAnsi" w:cstheme="minorBidi"/>
          <w:noProof/>
          <w:kern w:val="2"/>
          <w14:ligatures w14:val="standardContextual"/>
        </w:rPr>
      </w:pPr>
      <w:hyperlink w:anchor="_Toc181625239" w:history="1">
        <w:r w:rsidRPr="00560FE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_Toc181625239 \h </w:instrText>
        </w:r>
        <w:r>
          <w:rPr>
            <w:noProof/>
            <w:webHidden/>
          </w:rPr>
        </w:r>
        <w:r>
          <w:rPr>
            <w:noProof/>
            <w:webHidden/>
          </w:rPr>
          <w:fldChar w:fldCharType="separate"/>
        </w:r>
        <w:r>
          <w:rPr>
            <w:noProof/>
            <w:webHidden/>
          </w:rPr>
          <w:t>150</w:t>
        </w:r>
        <w:r>
          <w:rPr>
            <w:noProof/>
            <w:webHidden/>
          </w:rPr>
          <w:fldChar w:fldCharType="end"/>
        </w:r>
      </w:hyperlink>
    </w:p>
    <w:p w14:paraId="72E14152" w14:textId="6097F804" w:rsidR="00825D74" w:rsidRDefault="00825D74">
      <w:pPr>
        <w:pStyle w:val="TOC2"/>
        <w:rPr>
          <w:rFonts w:asciiTheme="minorHAnsi" w:eastAsiaTheme="minorEastAsia" w:hAnsiTheme="minorHAnsi" w:cstheme="minorBidi"/>
          <w:noProof/>
          <w:kern w:val="2"/>
          <w14:ligatures w14:val="standardContextual"/>
        </w:rPr>
      </w:pPr>
      <w:hyperlink w:anchor="_Toc181625240" w:history="1">
        <w:r w:rsidRPr="00560FEC">
          <w:rPr>
            <w:rStyle w:val="Hyperlink"/>
            <w:noProof/>
          </w:rPr>
          <w:t>B.10 PRT Participation Information Segment</w:t>
        </w:r>
        <w:r>
          <w:rPr>
            <w:noProof/>
            <w:webHidden/>
          </w:rPr>
          <w:tab/>
        </w:r>
        <w:r>
          <w:rPr>
            <w:noProof/>
            <w:webHidden/>
          </w:rPr>
          <w:fldChar w:fldCharType="begin"/>
        </w:r>
        <w:r>
          <w:rPr>
            <w:noProof/>
            <w:webHidden/>
          </w:rPr>
          <w:instrText xml:space="preserve"> PAGEREF _Toc181625240 \h </w:instrText>
        </w:r>
        <w:r>
          <w:rPr>
            <w:noProof/>
            <w:webHidden/>
          </w:rPr>
        </w:r>
        <w:r>
          <w:rPr>
            <w:noProof/>
            <w:webHidden/>
          </w:rPr>
          <w:fldChar w:fldCharType="separate"/>
        </w:r>
        <w:r>
          <w:rPr>
            <w:noProof/>
            <w:webHidden/>
          </w:rPr>
          <w:t>150</w:t>
        </w:r>
        <w:r>
          <w:rPr>
            <w:noProof/>
            <w:webHidden/>
          </w:rPr>
          <w:fldChar w:fldCharType="end"/>
        </w:r>
      </w:hyperlink>
    </w:p>
    <w:p w14:paraId="4693E199" w14:textId="73A7EA3E" w:rsidR="00825D74" w:rsidRDefault="00825D74">
      <w:pPr>
        <w:pStyle w:val="TOC3"/>
        <w:rPr>
          <w:rFonts w:asciiTheme="minorHAnsi" w:eastAsiaTheme="minorEastAsia" w:hAnsiTheme="minorHAnsi" w:cstheme="minorBidi"/>
          <w:noProof/>
          <w:kern w:val="2"/>
          <w14:ligatures w14:val="standardContextual"/>
        </w:rPr>
      </w:pPr>
      <w:hyperlink w:anchor="_Toc181625241" w:history="1">
        <w:r w:rsidRPr="00560FEC">
          <w:rPr>
            <w:rStyle w:val="Hyperlink"/>
            <w:noProof/>
          </w:rPr>
          <w:t>B.10.1 PRT Participation Information Segment in ACM Transaction [PCD-04]</w:t>
        </w:r>
        <w:r>
          <w:rPr>
            <w:noProof/>
            <w:webHidden/>
          </w:rPr>
          <w:tab/>
        </w:r>
        <w:r>
          <w:rPr>
            <w:noProof/>
            <w:webHidden/>
          </w:rPr>
          <w:fldChar w:fldCharType="begin"/>
        </w:r>
        <w:r>
          <w:rPr>
            <w:noProof/>
            <w:webHidden/>
          </w:rPr>
          <w:instrText xml:space="preserve"> PAGEREF _Toc181625241 \h </w:instrText>
        </w:r>
        <w:r>
          <w:rPr>
            <w:noProof/>
            <w:webHidden/>
          </w:rPr>
        </w:r>
        <w:r>
          <w:rPr>
            <w:noProof/>
            <w:webHidden/>
          </w:rPr>
          <w:fldChar w:fldCharType="separate"/>
        </w:r>
        <w:r>
          <w:rPr>
            <w:noProof/>
            <w:webHidden/>
          </w:rPr>
          <w:t>151</w:t>
        </w:r>
        <w:r>
          <w:rPr>
            <w:noProof/>
            <w:webHidden/>
          </w:rPr>
          <w:fldChar w:fldCharType="end"/>
        </w:r>
      </w:hyperlink>
    </w:p>
    <w:p w14:paraId="32427955" w14:textId="00CDC1F2" w:rsidR="00825D74" w:rsidRDefault="00825D74">
      <w:pPr>
        <w:pStyle w:val="TOC3"/>
        <w:rPr>
          <w:rFonts w:asciiTheme="minorHAnsi" w:eastAsiaTheme="minorEastAsia" w:hAnsiTheme="minorHAnsi" w:cstheme="minorBidi"/>
          <w:noProof/>
          <w:kern w:val="2"/>
          <w14:ligatures w14:val="standardContextual"/>
        </w:rPr>
      </w:pPr>
      <w:hyperlink w:anchor="_Toc181625242" w:history="1">
        <w:r w:rsidRPr="00560FEC">
          <w:rPr>
            <w:rStyle w:val="Hyperlink"/>
            <w:noProof/>
          </w:rPr>
          <w:t>B.10.2 PRT Participation Information Segment in ACM Transaction [PCD-05]</w:t>
        </w:r>
        <w:r>
          <w:rPr>
            <w:noProof/>
            <w:webHidden/>
          </w:rPr>
          <w:tab/>
        </w:r>
        <w:r>
          <w:rPr>
            <w:noProof/>
            <w:webHidden/>
          </w:rPr>
          <w:fldChar w:fldCharType="begin"/>
        </w:r>
        <w:r>
          <w:rPr>
            <w:noProof/>
            <w:webHidden/>
          </w:rPr>
          <w:instrText xml:space="preserve"> PAGEREF _Toc181625242 \h </w:instrText>
        </w:r>
        <w:r>
          <w:rPr>
            <w:noProof/>
            <w:webHidden/>
          </w:rPr>
        </w:r>
        <w:r>
          <w:rPr>
            <w:noProof/>
            <w:webHidden/>
          </w:rPr>
          <w:fldChar w:fldCharType="separate"/>
        </w:r>
        <w:r>
          <w:rPr>
            <w:noProof/>
            <w:webHidden/>
          </w:rPr>
          <w:t>154</w:t>
        </w:r>
        <w:r>
          <w:rPr>
            <w:noProof/>
            <w:webHidden/>
          </w:rPr>
          <w:fldChar w:fldCharType="end"/>
        </w:r>
      </w:hyperlink>
    </w:p>
    <w:p w14:paraId="3B35880C" w14:textId="6FFDA467" w:rsidR="00825D74" w:rsidRDefault="00825D74">
      <w:pPr>
        <w:pStyle w:val="TOC3"/>
        <w:rPr>
          <w:rFonts w:asciiTheme="minorHAnsi" w:eastAsiaTheme="minorEastAsia" w:hAnsiTheme="minorHAnsi" w:cstheme="minorBidi"/>
          <w:noProof/>
          <w:kern w:val="2"/>
          <w14:ligatures w14:val="standardContextual"/>
        </w:rPr>
      </w:pPr>
      <w:hyperlink w:anchor="_Toc181625243" w:history="1">
        <w:r w:rsidRPr="00560FEC">
          <w:rPr>
            <w:rStyle w:val="Hyperlink"/>
            <w:noProof/>
          </w:rPr>
          <w:t>B.10.3 Future PRT segment use to support Unique Device Identifiers in the PCD Profiles</w:t>
        </w:r>
        <w:r>
          <w:rPr>
            <w:noProof/>
            <w:webHidden/>
          </w:rPr>
          <w:tab/>
        </w:r>
        <w:r>
          <w:rPr>
            <w:noProof/>
            <w:webHidden/>
          </w:rPr>
          <w:fldChar w:fldCharType="begin"/>
        </w:r>
        <w:r>
          <w:rPr>
            <w:noProof/>
            <w:webHidden/>
          </w:rPr>
          <w:instrText xml:space="preserve"> PAGEREF _Toc181625243 \h </w:instrText>
        </w:r>
        <w:r>
          <w:rPr>
            <w:noProof/>
            <w:webHidden/>
          </w:rPr>
        </w:r>
        <w:r>
          <w:rPr>
            <w:noProof/>
            <w:webHidden/>
          </w:rPr>
          <w:fldChar w:fldCharType="separate"/>
        </w:r>
        <w:r>
          <w:rPr>
            <w:noProof/>
            <w:webHidden/>
          </w:rPr>
          <w:t>157</w:t>
        </w:r>
        <w:r>
          <w:rPr>
            <w:noProof/>
            <w:webHidden/>
          </w:rPr>
          <w:fldChar w:fldCharType="end"/>
        </w:r>
      </w:hyperlink>
    </w:p>
    <w:p w14:paraId="0FB109DB" w14:textId="4D705B9C" w:rsidR="00825D74" w:rsidRDefault="00825D74">
      <w:pPr>
        <w:pStyle w:val="TOC1"/>
        <w:rPr>
          <w:rFonts w:asciiTheme="minorHAnsi" w:eastAsiaTheme="minorEastAsia" w:hAnsiTheme="minorHAnsi" w:cstheme="minorBidi"/>
          <w:noProof/>
          <w:kern w:val="2"/>
          <w14:ligatures w14:val="standardContextual"/>
        </w:rPr>
      </w:pPr>
      <w:hyperlink w:anchor="_Toc181625244" w:history="1">
        <w:r w:rsidRPr="00560FEC">
          <w:rPr>
            <w:rStyle w:val="Hyperlink"/>
            <w:noProof/>
          </w:rPr>
          <w:t>Appendix C Common Data Types</w:t>
        </w:r>
        <w:r>
          <w:rPr>
            <w:noProof/>
            <w:webHidden/>
          </w:rPr>
          <w:tab/>
        </w:r>
        <w:r>
          <w:rPr>
            <w:noProof/>
            <w:webHidden/>
          </w:rPr>
          <w:fldChar w:fldCharType="begin"/>
        </w:r>
        <w:r>
          <w:rPr>
            <w:noProof/>
            <w:webHidden/>
          </w:rPr>
          <w:instrText xml:space="preserve"> PAGEREF _Toc181625244 \h </w:instrText>
        </w:r>
        <w:r>
          <w:rPr>
            <w:noProof/>
            <w:webHidden/>
          </w:rPr>
        </w:r>
        <w:r>
          <w:rPr>
            <w:noProof/>
            <w:webHidden/>
          </w:rPr>
          <w:fldChar w:fldCharType="separate"/>
        </w:r>
        <w:r>
          <w:rPr>
            <w:noProof/>
            <w:webHidden/>
          </w:rPr>
          <w:t>171</w:t>
        </w:r>
        <w:r>
          <w:rPr>
            <w:noProof/>
            <w:webHidden/>
          </w:rPr>
          <w:fldChar w:fldCharType="end"/>
        </w:r>
      </w:hyperlink>
    </w:p>
    <w:p w14:paraId="15D3D3B4" w14:textId="38EEC9A8" w:rsidR="00825D74" w:rsidRDefault="00825D74">
      <w:pPr>
        <w:pStyle w:val="TOC2"/>
        <w:rPr>
          <w:rFonts w:asciiTheme="minorHAnsi" w:eastAsiaTheme="minorEastAsia" w:hAnsiTheme="minorHAnsi" w:cstheme="minorBidi"/>
          <w:noProof/>
          <w:kern w:val="2"/>
          <w14:ligatures w14:val="standardContextual"/>
        </w:rPr>
      </w:pPr>
      <w:hyperlink w:anchor="_Toc181625245" w:history="1">
        <w:r w:rsidRPr="00560FEC">
          <w:rPr>
            <w:rStyle w:val="Hyperlink"/>
            <w:noProof/>
          </w:rPr>
          <w:t>C.1 CNE Data Type – coded with no exceptions</w:t>
        </w:r>
        <w:r>
          <w:rPr>
            <w:noProof/>
            <w:webHidden/>
          </w:rPr>
          <w:tab/>
        </w:r>
        <w:r>
          <w:rPr>
            <w:noProof/>
            <w:webHidden/>
          </w:rPr>
          <w:fldChar w:fldCharType="begin"/>
        </w:r>
        <w:r>
          <w:rPr>
            <w:noProof/>
            <w:webHidden/>
          </w:rPr>
          <w:instrText xml:space="preserve"> PAGEREF _Toc181625245 \h </w:instrText>
        </w:r>
        <w:r>
          <w:rPr>
            <w:noProof/>
            <w:webHidden/>
          </w:rPr>
        </w:r>
        <w:r>
          <w:rPr>
            <w:noProof/>
            <w:webHidden/>
          </w:rPr>
          <w:fldChar w:fldCharType="separate"/>
        </w:r>
        <w:r>
          <w:rPr>
            <w:noProof/>
            <w:webHidden/>
          </w:rPr>
          <w:t>171</w:t>
        </w:r>
        <w:r>
          <w:rPr>
            <w:noProof/>
            <w:webHidden/>
          </w:rPr>
          <w:fldChar w:fldCharType="end"/>
        </w:r>
      </w:hyperlink>
    </w:p>
    <w:p w14:paraId="7A6D5C41" w14:textId="5489A287" w:rsidR="00825D74" w:rsidRDefault="00825D74">
      <w:pPr>
        <w:pStyle w:val="TOC2"/>
        <w:rPr>
          <w:rFonts w:asciiTheme="minorHAnsi" w:eastAsiaTheme="minorEastAsia" w:hAnsiTheme="minorHAnsi" w:cstheme="minorBidi"/>
          <w:noProof/>
          <w:kern w:val="2"/>
          <w14:ligatures w14:val="standardContextual"/>
        </w:rPr>
      </w:pPr>
      <w:hyperlink w:anchor="_Toc181625246" w:history="1">
        <w:r w:rsidRPr="00560FEC">
          <w:rPr>
            <w:rStyle w:val="Hyperlink"/>
            <w:noProof/>
          </w:rPr>
          <w:t>C.2 CWE Data Type – coded with exceptions</w:t>
        </w:r>
        <w:r>
          <w:rPr>
            <w:noProof/>
            <w:webHidden/>
          </w:rPr>
          <w:tab/>
        </w:r>
        <w:r>
          <w:rPr>
            <w:noProof/>
            <w:webHidden/>
          </w:rPr>
          <w:fldChar w:fldCharType="begin"/>
        </w:r>
        <w:r>
          <w:rPr>
            <w:noProof/>
            <w:webHidden/>
          </w:rPr>
          <w:instrText xml:space="preserve"> PAGEREF _Toc181625246 \h </w:instrText>
        </w:r>
        <w:r>
          <w:rPr>
            <w:noProof/>
            <w:webHidden/>
          </w:rPr>
        </w:r>
        <w:r>
          <w:rPr>
            <w:noProof/>
            <w:webHidden/>
          </w:rPr>
          <w:fldChar w:fldCharType="separate"/>
        </w:r>
        <w:r>
          <w:rPr>
            <w:noProof/>
            <w:webHidden/>
          </w:rPr>
          <w:t>172</w:t>
        </w:r>
        <w:r>
          <w:rPr>
            <w:noProof/>
            <w:webHidden/>
          </w:rPr>
          <w:fldChar w:fldCharType="end"/>
        </w:r>
      </w:hyperlink>
    </w:p>
    <w:p w14:paraId="50792ED6" w14:textId="71F97C17" w:rsidR="00825D74" w:rsidRDefault="00825D74">
      <w:pPr>
        <w:pStyle w:val="TOC2"/>
        <w:rPr>
          <w:rFonts w:asciiTheme="minorHAnsi" w:eastAsiaTheme="minorEastAsia" w:hAnsiTheme="minorHAnsi" w:cstheme="minorBidi"/>
          <w:noProof/>
          <w:kern w:val="2"/>
          <w14:ligatures w14:val="standardContextual"/>
        </w:rPr>
      </w:pPr>
      <w:hyperlink w:anchor="_Toc181625247" w:history="1">
        <w:r w:rsidRPr="00560FEC">
          <w:rPr>
            <w:rStyle w:val="Hyperlink"/>
            <w:noProof/>
          </w:rPr>
          <w:t>C.3 CX Data Type</w:t>
        </w:r>
        <w:r>
          <w:rPr>
            <w:noProof/>
            <w:webHidden/>
          </w:rPr>
          <w:tab/>
        </w:r>
        <w:r>
          <w:rPr>
            <w:noProof/>
            <w:webHidden/>
          </w:rPr>
          <w:fldChar w:fldCharType="begin"/>
        </w:r>
        <w:r>
          <w:rPr>
            <w:noProof/>
            <w:webHidden/>
          </w:rPr>
          <w:instrText xml:space="preserve"> PAGEREF _Toc181625247 \h </w:instrText>
        </w:r>
        <w:r>
          <w:rPr>
            <w:noProof/>
            <w:webHidden/>
          </w:rPr>
        </w:r>
        <w:r>
          <w:rPr>
            <w:noProof/>
            <w:webHidden/>
          </w:rPr>
          <w:fldChar w:fldCharType="separate"/>
        </w:r>
        <w:r>
          <w:rPr>
            <w:noProof/>
            <w:webHidden/>
          </w:rPr>
          <w:t>173</w:t>
        </w:r>
        <w:r>
          <w:rPr>
            <w:noProof/>
            <w:webHidden/>
          </w:rPr>
          <w:fldChar w:fldCharType="end"/>
        </w:r>
      </w:hyperlink>
    </w:p>
    <w:p w14:paraId="5406A015" w14:textId="6AE84DCB" w:rsidR="00825D74" w:rsidRDefault="00825D74">
      <w:pPr>
        <w:pStyle w:val="TOC2"/>
        <w:rPr>
          <w:rFonts w:asciiTheme="minorHAnsi" w:eastAsiaTheme="minorEastAsia" w:hAnsiTheme="minorHAnsi" w:cstheme="minorBidi"/>
          <w:noProof/>
          <w:kern w:val="2"/>
          <w14:ligatures w14:val="standardContextual"/>
        </w:rPr>
      </w:pPr>
      <w:hyperlink w:anchor="_Toc181625248" w:history="1">
        <w:r w:rsidRPr="00560FEC">
          <w:rPr>
            <w:rStyle w:val="Hyperlink"/>
            <w:noProof/>
          </w:rPr>
          <w:t>C.4 DTM – date/time</w:t>
        </w:r>
        <w:r>
          <w:rPr>
            <w:noProof/>
            <w:webHidden/>
          </w:rPr>
          <w:tab/>
        </w:r>
        <w:r>
          <w:rPr>
            <w:noProof/>
            <w:webHidden/>
          </w:rPr>
          <w:fldChar w:fldCharType="begin"/>
        </w:r>
        <w:r>
          <w:rPr>
            <w:noProof/>
            <w:webHidden/>
          </w:rPr>
          <w:instrText xml:space="preserve"> PAGEREF _Toc181625248 \h </w:instrText>
        </w:r>
        <w:r>
          <w:rPr>
            <w:noProof/>
            <w:webHidden/>
          </w:rPr>
        </w:r>
        <w:r>
          <w:rPr>
            <w:noProof/>
            <w:webHidden/>
          </w:rPr>
          <w:fldChar w:fldCharType="separate"/>
        </w:r>
        <w:r>
          <w:rPr>
            <w:noProof/>
            <w:webHidden/>
          </w:rPr>
          <w:t>173</w:t>
        </w:r>
        <w:r>
          <w:rPr>
            <w:noProof/>
            <w:webHidden/>
          </w:rPr>
          <w:fldChar w:fldCharType="end"/>
        </w:r>
      </w:hyperlink>
    </w:p>
    <w:p w14:paraId="1D382564" w14:textId="1F337879" w:rsidR="00825D74" w:rsidRDefault="00825D74">
      <w:pPr>
        <w:pStyle w:val="TOC2"/>
        <w:rPr>
          <w:rFonts w:asciiTheme="minorHAnsi" w:eastAsiaTheme="minorEastAsia" w:hAnsiTheme="minorHAnsi" w:cstheme="minorBidi"/>
          <w:noProof/>
          <w:kern w:val="2"/>
          <w14:ligatures w14:val="standardContextual"/>
        </w:rPr>
      </w:pPr>
      <w:hyperlink w:anchor="_Toc181625249" w:history="1">
        <w:r w:rsidRPr="00560FEC">
          <w:rPr>
            <w:rStyle w:val="Hyperlink"/>
            <w:noProof/>
          </w:rPr>
          <w:t>C.5 Entity Identifier (EI) Data Type</w:t>
        </w:r>
        <w:r>
          <w:rPr>
            <w:noProof/>
            <w:webHidden/>
          </w:rPr>
          <w:tab/>
        </w:r>
        <w:r>
          <w:rPr>
            <w:noProof/>
            <w:webHidden/>
          </w:rPr>
          <w:fldChar w:fldCharType="begin"/>
        </w:r>
        <w:r>
          <w:rPr>
            <w:noProof/>
            <w:webHidden/>
          </w:rPr>
          <w:instrText xml:space="preserve"> PAGEREF _Toc181625249 \h </w:instrText>
        </w:r>
        <w:r>
          <w:rPr>
            <w:noProof/>
            <w:webHidden/>
          </w:rPr>
        </w:r>
        <w:r>
          <w:rPr>
            <w:noProof/>
            <w:webHidden/>
          </w:rPr>
          <w:fldChar w:fldCharType="separate"/>
        </w:r>
        <w:r>
          <w:rPr>
            <w:noProof/>
            <w:webHidden/>
          </w:rPr>
          <w:t>174</w:t>
        </w:r>
        <w:r>
          <w:rPr>
            <w:noProof/>
            <w:webHidden/>
          </w:rPr>
          <w:fldChar w:fldCharType="end"/>
        </w:r>
      </w:hyperlink>
    </w:p>
    <w:p w14:paraId="0DFF260D" w14:textId="3E04D834" w:rsidR="00825D74" w:rsidRDefault="00825D74">
      <w:pPr>
        <w:pStyle w:val="TOC2"/>
        <w:rPr>
          <w:rFonts w:asciiTheme="minorHAnsi" w:eastAsiaTheme="minorEastAsia" w:hAnsiTheme="minorHAnsi" w:cstheme="minorBidi"/>
          <w:noProof/>
          <w:kern w:val="2"/>
          <w14:ligatures w14:val="standardContextual"/>
        </w:rPr>
      </w:pPr>
      <w:hyperlink w:anchor="_Toc181625250" w:history="1">
        <w:r w:rsidRPr="00560FEC">
          <w:rPr>
            <w:rStyle w:val="Hyperlink"/>
            <w:noProof/>
          </w:rPr>
          <w:t>C.6 Hierarchic Designator (HD) Data Type</w:t>
        </w:r>
        <w:r>
          <w:rPr>
            <w:noProof/>
            <w:webHidden/>
          </w:rPr>
          <w:tab/>
        </w:r>
        <w:r>
          <w:rPr>
            <w:noProof/>
            <w:webHidden/>
          </w:rPr>
          <w:fldChar w:fldCharType="begin"/>
        </w:r>
        <w:r>
          <w:rPr>
            <w:noProof/>
            <w:webHidden/>
          </w:rPr>
          <w:instrText xml:space="preserve"> PAGEREF _Toc181625250 \h </w:instrText>
        </w:r>
        <w:r>
          <w:rPr>
            <w:noProof/>
            <w:webHidden/>
          </w:rPr>
        </w:r>
        <w:r>
          <w:rPr>
            <w:noProof/>
            <w:webHidden/>
          </w:rPr>
          <w:fldChar w:fldCharType="separate"/>
        </w:r>
        <w:r>
          <w:rPr>
            <w:noProof/>
            <w:webHidden/>
          </w:rPr>
          <w:t>176</w:t>
        </w:r>
        <w:r>
          <w:rPr>
            <w:noProof/>
            <w:webHidden/>
          </w:rPr>
          <w:fldChar w:fldCharType="end"/>
        </w:r>
      </w:hyperlink>
    </w:p>
    <w:p w14:paraId="10638775" w14:textId="2CBA6285" w:rsidR="00825D74" w:rsidRDefault="00825D74">
      <w:pPr>
        <w:pStyle w:val="TOC2"/>
        <w:rPr>
          <w:rFonts w:asciiTheme="minorHAnsi" w:eastAsiaTheme="minorEastAsia" w:hAnsiTheme="minorHAnsi" w:cstheme="minorBidi"/>
          <w:noProof/>
          <w:kern w:val="2"/>
          <w14:ligatures w14:val="standardContextual"/>
        </w:rPr>
      </w:pPr>
      <w:hyperlink w:anchor="_Toc181625251" w:history="1">
        <w:r w:rsidRPr="00560FEC">
          <w:rPr>
            <w:rStyle w:val="Hyperlink"/>
            <w:noProof/>
          </w:rPr>
          <w:t>C.7 PL Data Type</w:t>
        </w:r>
        <w:r>
          <w:rPr>
            <w:noProof/>
            <w:webHidden/>
          </w:rPr>
          <w:tab/>
        </w:r>
        <w:r>
          <w:rPr>
            <w:noProof/>
            <w:webHidden/>
          </w:rPr>
          <w:fldChar w:fldCharType="begin"/>
        </w:r>
        <w:r>
          <w:rPr>
            <w:noProof/>
            <w:webHidden/>
          </w:rPr>
          <w:instrText xml:space="preserve"> PAGEREF _Toc181625251 \h </w:instrText>
        </w:r>
        <w:r>
          <w:rPr>
            <w:noProof/>
            <w:webHidden/>
          </w:rPr>
        </w:r>
        <w:r>
          <w:rPr>
            <w:noProof/>
            <w:webHidden/>
          </w:rPr>
          <w:fldChar w:fldCharType="separate"/>
        </w:r>
        <w:r>
          <w:rPr>
            <w:noProof/>
            <w:webHidden/>
          </w:rPr>
          <w:t>177</w:t>
        </w:r>
        <w:r>
          <w:rPr>
            <w:noProof/>
            <w:webHidden/>
          </w:rPr>
          <w:fldChar w:fldCharType="end"/>
        </w:r>
      </w:hyperlink>
    </w:p>
    <w:p w14:paraId="555058F6" w14:textId="09E9FA2C" w:rsidR="00825D74" w:rsidRDefault="00825D74">
      <w:pPr>
        <w:pStyle w:val="TOC2"/>
        <w:rPr>
          <w:rFonts w:asciiTheme="minorHAnsi" w:eastAsiaTheme="minorEastAsia" w:hAnsiTheme="minorHAnsi" w:cstheme="minorBidi"/>
          <w:noProof/>
          <w:kern w:val="2"/>
          <w14:ligatures w14:val="standardContextual"/>
        </w:rPr>
      </w:pPr>
      <w:hyperlink w:anchor="_Toc181625252" w:history="1">
        <w:r w:rsidRPr="00560FEC">
          <w:rPr>
            <w:rStyle w:val="Hyperlink"/>
            <w:noProof/>
          </w:rPr>
          <w:t>C.8 XPN Data Type</w:t>
        </w:r>
        <w:r>
          <w:rPr>
            <w:noProof/>
            <w:webHidden/>
          </w:rPr>
          <w:tab/>
        </w:r>
        <w:r>
          <w:rPr>
            <w:noProof/>
            <w:webHidden/>
          </w:rPr>
          <w:fldChar w:fldCharType="begin"/>
        </w:r>
        <w:r>
          <w:rPr>
            <w:noProof/>
            <w:webHidden/>
          </w:rPr>
          <w:instrText xml:space="preserve"> PAGEREF _Toc181625252 \h </w:instrText>
        </w:r>
        <w:r>
          <w:rPr>
            <w:noProof/>
            <w:webHidden/>
          </w:rPr>
        </w:r>
        <w:r>
          <w:rPr>
            <w:noProof/>
            <w:webHidden/>
          </w:rPr>
          <w:fldChar w:fldCharType="separate"/>
        </w:r>
        <w:r>
          <w:rPr>
            <w:noProof/>
            <w:webHidden/>
          </w:rPr>
          <w:t>180</w:t>
        </w:r>
        <w:r>
          <w:rPr>
            <w:noProof/>
            <w:webHidden/>
          </w:rPr>
          <w:fldChar w:fldCharType="end"/>
        </w:r>
      </w:hyperlink>
    </w:p>
    <w:p w14:paraId="0671BDD2" w14:textId="19BFBB18" w:rsidR="00825D74" w:rsidRDefault="00825D74">
      <w:pPr>
        <w:pStyle w:val="TOC2"/>
        <w:rPr>
          <w:rFonts w:asciiTheme="minorHAnsi" w:eastAsiaTheme="minorEastAsia" w:hAnsiTheme="minorHAnsi" w:cstheme="minorBidi"/>
          <w:noProof/>
          <w:kern w:val="2"/>
          <w14:ligatures w14:val="standardContextual"/>
        </w:rPr>
      </w:pPr>
      <w:hyperlink w:anchor="_Toc181625253" w:history="1">
        <w:r w:rsidRPr="00560FEC">
          <w:rPr>
            <w:rStyle w:val="Hyperlink"/>
            <w:noProof/>
          </w:rPr>
          <w:t>C.9 XTN Data Type</w:t>
        </w:r>
        <w:r>
          <w:rPr>
            <w:noProof/>
            <w:webHidden/>
          </w:rPr>
          <w:tab/>
        </w:r>
        <w:r>
          <w:rPr>
            <w:noProof/>
            <w:webHidden/>
          </w:rPr>
          <w:fldChar w:fldCharType="begin"/>
        </w:r>
        <w:r>
          <w:rPr>
            <w:noProof/>
            <w:webHidden/>
          </w:rPr>
          <w:instrText xml:space="preserve"> PAGEREF _Toc181625253 \h </w:instrText>
        </w:r>
        <w:r>
          <w:rPr>
            <w:noProof/>
            <w:webHidden/>
          </w:rPr>
        </w:r>
        <w:r>
          <w:rPr>
            <w:noProof/>
            <w:webHidden/>
          </w:rPr>
          <w:fldChar w:fldCharType="separate"/>
        </w:r>
        <w:r>
          <w:rPr>
            <w:noProof/>
            <w:webHidden/>
          </w:rPr>
          <w:t>181</w:t>
        </w:r>
        <w:r>
          <w:rPr>
            <w:noProof/>
            <w:webHidden/>
          </w:rPr>
          <w:fldChar w:fldCharType="end"/>
        </w:r>
      </w:hyperlink>
    </w:p>
    <w:p w14:paraId="548BDCB5" w14:textId="1FFF6469" w:rsidR="00825D74" w:rsidRDefault="00825D74">
      <w:pPr>
        <w:pStyle w:val="TOC1"/>
        <w:rPr>
          <w:rFonts w:asciiTheme="minorHAnsi" w:eastAsiaTheme="minorEastAsia" w:hAnsiTheme="minorHAnsi" w:cstheme="minorBidi"/>
          <w:noProof/>
          <w:kern w:val="2"/>
          <w14:ligatures w14:val="standardContextual"/>
        </w:rPr>
      </w:pPr>
      <w:hyperlink w:anchor="_Toc181625254" w:history="1">
        <w:r w:rsidRPr="00560FEC">
          <w:rPr>
            <w:rStyle w:val="Hyperlink"/>
            <w:noProof/>
          </w:rPr>
          <w:t>Appendix D Reserved</w:t>
        </w:r>
        <w:r>
          <w:rPr>
            <w:noProof/>
            <w:webHidden/>
          </w:rPr>
          <w:tab/>
        </w:r>
        <w:r>
          <w:rPr>
            <w:noProof/>
            <w:webHidden/>
          </w:rPr>
          <w:fldChar w:fldCharType="begin"/>
        </w:r>
        <w:r>
          <w:rPr>
            <w:noProof/>
            <w:webHidden/>
          </w:rPr>
          <w:instrText xml:space="preserve"> PAGEREF _Toc181625254 \h </w:instrText>
        </w:r>
        <w:r>
          <w:rPr>
            <w:noProof/>
            <w:webHidden/>
          </w:rPr>
        </w:r>
        <w:r>
          <w:rPr>
            <w:noProof/>
            <w:webHidden/>
          </w:rPr>
          <w:fldChar w:fldCharType="separate"/>
        </w:r>
        <w:r>
          <w:rPr>
            <w:noProof/>
            <w:webHidden/>
          </w:rPr>
          <w:t>182</w:t>
        </w:r>
        <w:r>
          <w:rPr>
            <w:noProof/>
            <w:webHidden/>
          </w:rPr>
          <w:fldChar w:fldCharType="end"/>
        </w:r>
      </w:hyperlink>
    </w:p>
    <w:p w14:paraId="149EE72B" w14:textId="38F3EA87" w:rsidR="00825D74" w:rsidRDefault="00825D74">
      <w:pPr>
        <w:pStyle w:val="TOC1"/>
        <w:rPr>
          <w:rFonts w:asciiTheme="minorHAnsi" w:eastAsiaTheme="minorEastAsia" w:hAnsiTheme="minorHAnsi" w:cstheme="minorBidi"/>
          <w:noProof/>
          <w:kern w:val="2"/>
          <w14:ligatures w14:val="standardContextual"/>
        </w:rPr>
      </w:pPr>
      <w:hyperlink w:anchor="_Toc181625255" w:history="1">
        <w:r w:rsidRPr="00560FEC">
          <w:rPr>
            <w:rStyle w:val="Hyperlink"/>
            <w:noProof/>
          </w:rPr>
          <w:t>Appendix E Examples of Messages</w:t>
        </w:r>
        <w:r>
          <w:rPr>
            <w:noProof/>
            <w:webHidden/>
          </w:rPr>
          <w:tab/>
        </w:r>
        <w:r>
          <w:rPr>
            <w:noProof/>
            <w:webHidden/>
          </w:rPr>
          <w:fldChar w:fldCharType="begin"/>
        </w:r>
        <w:r>
          <w:rPr>
            <w:noProof/>
            <w:webHidden/>
          </w:rPr>
          <w:instrText xml:space="preserve"> PAGEREF _Toc181625255 \h </w:instrText>
        </w:r>
        <w:r>
          <w:rPr>
            <w:noProof/>
            <w:webHidden/>
          </w:rPr>
        </w:r>
        <w:r>
          <w:rPr>
            <w:noProof/>
            <w:webHidden/>
          </w:rPr>
          <w:fldChar w:fldCharType="separate"/>
        </w:r>
        <w:r>
          <w:rPr>
            <w:noProof/>
            <w:webHidden/>
          </w:rPr>
          <w:t>183</w:t>
        </w:r>
        <w:r>
          <w:rPr>
            <w:noProof/>
            <w:webHidden/>
          </w:rPr>
          <w:fldChar w:fldCharType="end"/>
        </w:r>
      </w:hyperlink>
    </w:p>
    <w:p w14:paraId="2F17272D" w14:textId="60B40F3F" w:rsidR="00825D74" w:rsidRDefault="00825D74">
      <w:pPr>
        <w:pStyle w:val="TOC2"/>
        <w:rPr>
          <w:rFonts w:asciiTheme="minorHAnsi" w:eastAsiaTheme="minorEastAsia" w:hAnsiTheme="minorHAnsi" w:cstheme="minorBidi"/>
          <w:noProof/>
          <w:kern w:val="2"/>
          <w14:ligatures w14:val="standardContextual"/>
        </w:rPr>
      </w:pPr>
      <w:hyperlink w:anchor="_Toc181625256" w:history="1">
        <w:r w:rsidRPr="00560FE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_Toc181625256 \h </w:instrText>
        </w:r>
        <w:r>
          <w:rPr>
            <w:noProof/>
            <w:webHidden/>
          </w:rPr>
        </w:r>
        <w:r>
          <w:rPr>
            <w:noProof/>
            <w:webHidden/>
          </w:rPr>
          <w:fldChar w:fldCharType="separate"/>
        </w:r>
        <w:r>
          <w:rPr>
            <w:noProof/>
            <w:webHidden/>
          </w:rPr>
          <w:t>183</w:t>
        </w:r>
        <w:r>
          <w:rPr>
            <w:noProof/>
            <w:webHidden/>
          </w:rPr>
          <w:fldChar w:fldCharType="end"/>
        </w:r>
      </w:hyperlink>
    </w:p>
    <w:p w14:paraId="2646B8EC" w14:textId="16E1CED6" w:rsidR="00825D74" w:rsidRDefault="00825D74">
      <w:pPr>
        <w:pStyle w:val="TOC3"/>
        <w:rPr>
          <w:rFonts w:asciiTheme="minorHAnsi" w:eastAsiaTheme="minorEastAsia" w:hAnsiTheme="minorHAnsi" w:cstheme="minorBidi"/>
          <w:noProof/>
          <w:kern w:val="2"/>
          <w14:ligatures w14:val="standardContextual"/>
        </w:rPr>
      </w:pPr>
      <w:hyperlink w:anchor="_Toc181625257" w:history="1">
        <w:r w:rsidRPr="00560FE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_Toc181625257 \h </w:instrText>
        </w:r>
        <w:r>
          <w:rPr>
            <w:noProof/>
            <w:webHidden/>
          </w:rPr>
        </w:r>
        <w:r>
          <w:rPr>
            <w:noProof/>
            <w:webHidden/>
          </w:rPr>
          <w:fldChar w:fldCharType="separate"/>
        </w:r>
        <w:r>
          <w:rPr>
            <w:noProof/>
            <w:webHidden/>
          </w:rPr>
          <w:t>183</w:t>
        </w:r>
        <w:r>
          <w:rPr>
            <w:noProof/>
            <w:webHidden/>
          </w:rPr>
          <w:fldChar w:fldCharType="end"/>
        </w:r>
      </w:hyperlink>
    </w:p>
    <w:p w14:paraId="02310BD5" w14:textId="4A742B6A" w:rsidR="00825D74" w:rsidRDefault="00825D74">
      <w:pPr>
        <w:pStyle w:val="TOC3"/>
        <w:rPr>
          <w:rFonts w:asciiTheme="minorHAnsi" w:eastAsiaTheme="minorEastAsia" w:hAnsiTheme="minorHAnsi" w:cstheme="minorBidi"/>
          <w:noProof/>
          <w:kern w:val="2"/>
          <w14:ligatures w14:val="standardContextual"/>
        </w:rPr>
      </w:pPr>
      <w:hyperlink w:anchor="_Toc181625258" w:history="1">
        <w:r w:rsidRPr="00560FEC">
          <w:rPr>
            <w:rStyle w:val="Hyperlink"/>
            <w:noProof/>
          </w:rPr>
          <w:t>E.1.2 Example of PCD-01 Episodic Observation Report</w:t>
        </w:r>
        <w:r>
          <w:rPr>
            <w:noProof/>
            <w:webHidden/>
          </w:rPr>
          <w:tab/>
        </w:r>
        <w:r>
          <w:rPr>
            <w:noProof/>
            <w:webHidden/>
          </w:rPr>
          <w:fldChar w:fldCharType="begin"/>
        </w:r>
        <w:r>
          <w:rPr>
            <w:noProof/>
            <w:webHidden/>
          </w:rPr>
          <w:instrText xml:space="preserve"> PAGEREF _Toc181625258 \h </w:instrText>
        </w:r>
        <w:r>
          <w:rPr>
            <w:noProof/>
            <w:webHidden/>
          </w:rPr>
        </w:r>
        <w:r>
          <w:rPr>
            <w:noProof/>
            <w:webHidden/>
          </w:rPr>
          <w:fldChar w:fldCharType="separate"/>
        </w:r>
        <w:r>
          <w:rPr>
            <w:noProof/>
            <w:webHidden/>
          </w:rPr>
          <w:t>184</w:t>
        </w:r>
        <w:r>
          <w:rPr>
            <w:noProof/>
            <w:webHidden/>
          </w:rPr>
          <w:fldChar w:fldCharType="end"/>
        </w:r>
      </w:hyperlink>
    </w:p>
    <w:p w14:paraId="2E9F928B" w14:textId="5097CF29" w:rsidR="00825D74" w:rsidRDefault="00825D74">
      <w:pPr>
        <w:pStyle w:val="TOC2"/>
        <w:rPr>
          <w:rFonts w:asciiTheme="minorHAnsi" w:eastAsiaTheme="minorEastAsia" w:hAnsiTheme="minorHAnsi" w:cstheme="minorBidi"/>
          <w:noProof/>
          <w:kern w:val="2"/>
          <w14:ligatures w14:val="standardContextual"/>
        </w:rPr>
      </w:pPr>
      <w:hyperlink w:anchor="_Toc181625259" w:history="1">
        <w:r w:rsidRPr="00560FE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_Toc181625259 \h </w:instrText>
        </w:r>
        <w:r>
          <w:rPr>
            <w:noProof/>
            <w:webHidden/>
          </w:rPr>
        </w:r>
        <w:r>
          <w:rPr>
            <w:noProof/>
            <w:webHidden/>
          </w:rPr>
          <w:fldChar w:fldCharType="separate"/>
        </w:r>
        <w:r>
          <w:rPr>
            <w:noProof/>
            <w:webHidden/>
          </w:rPr>
          <w:t>185</w:t>
        </w:r>
        <w:r>
          <w:rPr>
            <w:noProof/>
            <w:webHidden/>
          </w:rPr>
          <w:fldChar w:fldCharType="end"/>
        </w:r>
      </w:hyperlink>
    </w:p>
    <w:p w14:paraId="3AC59FC3" w14:textId="3B178BEC" w:rsidR="00825D74" w:rsidRDefault="00825D74">
      <w:pPr>
        <w:pStyle w:val="TOC3"/>
        <w:rPr>
          <w:rFonts w:asciiTheme="minorHAnsi" w:eastAsiaTheme="minorEastAsia" w:hAnsiTheme="minorHAnsi" w:cstheme="minorBidi"/>
          <w:noProof/>
          <w:kern w:val="2"/>
          <w14:ligatures w14:val="standardContextual"/>
        </w:rPr>
      </w:pPr>
      <w:hyperlink w:anchor="_Toc181625260" w:history="1">
        <w:r w:rsidRPr="00560FEC">
          <w:rPr>
            <w:rStyle w:val="Hyperlink"/>
            <w:noProof/>
          </w:rPr>
          <w:t>E.2.1 Storyboard</w:t>
        </w:r>
        <w:r>
          <w:rPr>
            <w:noProof/>
            <w:webHidden/>
          </w:rPr>
          <w:tab/>
        </w:r>
        <w:r>
          <w:rPr>
            <w:noProof/>
            <w:webHidden/>
          </w:rPr>
          <w:fldChar w:fldCharType="begin"/>
        </w:r>
        <w:r>
          <w:rPr>
            <w:noProof/>
            <w:webHidden/>
          </w:rPr>
          <w:instrText xml:space="preserve"> PAGEREF _Toc181625260 \h </w:instrText>
        </w:r>
        <w:r>
          <w:rPr>
            <w:noProof/>
            <w:webHidden/>
          </w:rPr>
        </w:r>
        <w:r>
          <w:rPr>
            <w:noProof/>
            <w:webHidden/>
          </w:rPr>
          <w:fldChar w:fldCharType="separate"/>
        </w:r>
        <w:r>
          <w:rPr>
            <w:noProof/>
            <w:webHidden/>
          </w:rPr>
          <w:t>185</w:t>
        </w:r>
        <w:r>
          <w:rPr>
            <w:noProof/>
            <w:webHidden/>
          </w:rPr>
          <w:fldChar w:fldCharType="end"/>
        </w:r>
      </w:hyperlink>
    </w:p>
    <w:p w14:paraId="4A8ECE56" w14:textId="773ABFDF" w:rsidR="00825D74" w:rsidRDefault="00825D74">
      <w:pPr>
        <w:pStyle w:val="TOC3"/>
        <w:rPr>
          <w:rFonts w:asciiTheme="minorHAnsi" w:eastAsiaTheme="minorEastAsia" w:hAnsiTheme="minorHAnsi" w:cstheme="minorBidi"/>
          <w:noProof/>
          <w:kern w:val="2"/>
          <w14:ligatures w14:val="standardContextual"/>
        </w:rPr>
      </w:pPr>
      <w:hyperlink w:anchor="_Toc181625261" w:history="1">
        <w:r w:rsidRPr="00560FEC">
          <w:rPr>
            <w:rStyle w:val="Hyperlink"/>
            <w:noProof/>
          </w:rPr>
          <w:t>E.2.2 Interaction Diagram</w:t>
        </w:r>
        <w:r>
          <w:rPr>
            <w:noProof/>
            <w:webHidden/>
          </w:rPr>
          <w:tab/>
        </w:r>
        <w:r>
          <w:rPr>
            <w:noProof/>
            <w:webHidden/>
          </w:rPr>
          <w:fldChar w:fldCharType="begin"/>
        </w:r>
        <w:r>
          <w:rPr>
            <w:noProof/>
            <w:webHidden/>
          </w:rPr>
          <w:instrText xml:space="preserve"> PAGEREF _Toc181625261 \h </w:instrText>
        </w:r>
        <w:r>
          <w:rPr>
            <w:noProof/>
            <w:webHidden/>
          </w:rPr>
        </w:r>
        <w:r>
          <w:rPr>
            <w:noProof/>
            <w:webHidden/>
          </w:rPr>
          <w:fldChar w:fldCharType="separate"/>
        </w:r>
        <w:r>
          <w:rPr>
            <w:noProof/>
            <w:webHidden/>
          </w:rPr>
          <w:t>186</w:t>
        </w:r>
        <w:r>
          <w:rPr>
            <w:noProof/>
            <w:webHidden/>
          </w:rPr>
          <w:fldChar w:fldCharType="end"/>
        </w:r>
      </w:hyperlink>
    </w:p>
    <w:p w14:paraId="638E928E" w14:textId="084BA8C7" w:rsidR="00825D74" w:rsidRDefault="00825D74">
      <w:pPr>
        <w:pStyle w:val="TOC3"/>
        <w:rPr>
          <w:rFonts w:asciiTheme="minorHAnsi" w:eastAsiaTheme="minorEastAsia" w:hAnsiTheme="minorHAnsi" w:cstheme="minorBidi"/>
          <w:noProof/>
          <w:kern w:val="2"/>
          <w14:ligatures w14:val="standardContextual"/>
        </w:rPr>
      </w:pPr>
      <w:hyperlink w:anchor="_Toc181625262" w:history="1">
        <w:r w:rsidRPr="00560FEC">
          <w:rPr>
            <w:rStyle w:val="Hyperlink"/>
            <w:noProof/>
          </w:rPr>
          <w:t>E.2.3 Messages</w:t>
        </w:r>
        <w:r>
          <w:rPr>
            <w:noProof/>
            <w:webHidden/>
          </w:rPr>
          <w:tab/>
        </w:r>
        <w:r>
          <w:rPr>
            <w:noProof/>
            <w:webHidden/>
          </w:rPr>
          <w:fldChar w:fldCharType="begin"/>
        </w:r>
        <w:r>
          <w:rPr>
            <w:noProof/>
            <w:webHidden/>
          </w:rPr>
          <w:instrText xml:space="preserve"> PAGEREF _Toc181625262 \h </w:instrText>
        </w:r>
        <w:r>
          <w:rPr>
            <w:noProof/>
            <w:webHidden/>
          </w:rPr>
        </w:r>
        <w:r>
          <w:rPr>
            <w:noProof/>
            <w:webHidden/>
          </w:rPr>
          <w:fldChar w:fldCharType="separate"/>
        </w:r>
        <w:r>
          <w:rPr>
            <w:noProof/>
            <w:webHidden/>
          </w:rPr>
          <w:t>187</w:t>
        </w:r>
        <w:r>
          <w:rPr>
            <w:noProof/>
            <w:webHidden/>
          </w:rPr>
          <w:fldChar w:fldCharType="end"/>
        </w:r>
      </w:hyperlink>
    </w:p>
    <w:p w14:paraId="6F993F34" w14:textId="552F07BC" w:rsidR="00825D74" w:rsidRDefault="00825D74">
      <w:pPr>
        <w:pStyle w:val="TOC2"/>
        <w:rPr>
          <w:rFonts w:asciiTheme="minorHAnsi" w:eastAsiaTheme="minorEastAsia" w:hAnsiTheme="minorHAnsi" w:cstheme="minorBidi"/>
          <w:noProof/>
          <w:kern w:val="2"/>
          <w14:ligatures w14:val="standardContextual"/>
        </w:rPr>
      </w:pPr>
      <w:hyperlink w:anchor="_Toc181625263" w:history="1">
        <w:r w:rsidRPr="00560FEC">
          <w:rPr>
            <w:rStyle w:val="Hyperlink"/>
            <w:noProof/>
          </w:rPr>
          <w:t>E.3 ACM [PCD-04] Example Messages</w:t>
        </w:r>
        <w:r>
          <w:rPr>
            <w:noProof/>
            <w:webHidden/>
          </w:rPr>
          <w:tab/>
        </w:r>
        <w:r>
          <w:rPr>
            <w:noProof/>
            <w:webHidden/>
          </w:rPr>
          <w:fldChar w:fldCharType="begin"/>
        </w:r>
        <w:r>
          <w:rPr>
            <w:noProof/>
            <w:webHidden/>
          </w:rPr>
          <w:instrText xml:space="preserve"> PAGEREF _Toc181625263 \h </w:instrText>
        </w:r>
        <w:r>
          <w:rPr>
            <w:noProof/>
            <w:webHidden/>
          </w:rPr>
        </w:r>
        <w:r>
          <w:rPr>
            <w:noProof/>
            <w:webHidden/>
          </w:rPr>
          <w:fldChar w:fldCharType="separate"/>
        </w:r>
        <w:r>
          <w:rPr>
            <w:noProof/>
            <w:webHidden/>
          </w:rPr>
          <w:t>189</w:t>
        </w:r>
        <w:r>
          <w:rPr>
            <w:noProof/>
            <w:webHidden/>
          </w:rPr>
          <w:fldChar w:fldCharType="end"/>
        </w:r>
      </w:hyperlink>
    </w:p>
    <w:p w14:paraId="651AA420" w14:textId="05091026" w:rsidR="00825D74" w:rsidRDefault="00825D74">
      <w:pPr>
        <w:pStyle w:val="TOC3"/>
        <w:rPr>
          <w:rFonts w:asciiTheme="minorHAnsi" w:eastAsiaTheme="minorEastAsia" w:hAnsiTheme="minorHAnsi" w:cstheme="minorBidi"/>
          <w:noProof/>
          <w:kern w:val="2"/>
          <w14:ligatures w14:val="standardContextual"/>
        </w:rPr>
      </w:pPr>
      <w:hyperlink w:anchor="_Toc181625264" w:history="1">
        <w:r w:rsidRPr="00560FEC">
          <w:rPr>
            <w:rStyle w:val="Hyperlink"/>
            <w:noProof/>
          </w:rPr>
          <w:t>E.3.1 Alert - Numeric Limit Alarm</w:t>
        </w:r>
        <w:r>
          <w:rPr>
            <w:noProof/>
            <w:webHidden/>
          </w:rPr>
          <w:tab/>
        </w:r>
        <w:r>
          <w:rPr>
            <w:noProof/>
            <w:webHidden/>
          </w:rPr>
          <w:fldChar w:fldCharType="begin"/>
        </w:r>
        <w:r>
          <w:rPr>
            <w:noProof/>
            <w:webHidden/>
          </w:rPr>
          <w:instrText xml:space="preserve"> PAGEREF _Toc181625264 \h </w:instrText>
        </w:r>
        <w:r>
          <w:rPr>
            <w:noProof/>
            <w:webHidden/>
          </w:rPr>
        </w:r>
        <w:r>
          <w:rPr>
            <w:noProof/>
            <w:webHidden/>
          </w:rPr>
          <w:fldChar w:fldCharType="separate"/>
        </w:r>
        <w:r>
          <w:rPr>
            <w:noProof/>
            <w:webHidden/>
          </w:rPr>
          <w:t>189</w:t>
        </w:r>
        <w:r>
          <w:rPr>
            <w:noProof/>
            <w:webHidden/>
          </w:rPr>
          <w:fldChar w:fldCharType="end"/>
        </w:r>
      </w:hyperlink>
    </w:p>
    <w:p w14:paraId="4A1751BE" w14:textId="52F97445" w:rsidR="00825D74" w:rsidRDefault="00825D74">
      <w:pPr>
        <w:pStyle w:val="TOC3"/>
        <w:rPr>
          <w:rFonts w:asciiTheme="minorHAnsi" w:eastAsiaTheme="minorEastAsia" w:hAnsiTheme="minorHAnsi" w:cstheme="minorBidi"/>
          <w:noProof/>
          <w:kern w:val="2"/>
          <w14:ligatures w14:val="standardContextual"/>
        </w:rPr>
      </w:pPr>
      <w:hyperlink w:anchor="_Toc181625265" w:history="1">
        <w:r w:rsidRPr="00560FEC">
          <w:rPr>
            <w:rStyle w:val="Hyperlink"/>
            <w:noProof/>
          </w:rPr>
          <w:t>E.3.2 Alert - Qualitative (non-numeric) Alarm</w:t>
        </w:r>
        <w:r>
          <w:rPr>
            <w:noProof/>
            <w:webHidden/>
          </w:rPr>
          <w:tab/>
        </w:r>
        <w:r>
          <w:rPr>
            <w:noProof/>
            <w:webHidden/>
          </w:rPr>
          <w:fldChar w:fldCharType="begin"/>
        </w:r>
        <w:r>
          <w:rPr>
            <w:noProof/>
            <w:webHidden/>
          </w:rPr>
          <w:instrText xml:space="preserve"> PAGEREF _Toc181625265 \h </w:instrText>
        </w:r>
        <w:r>
          <w:rPr>
            <w:noProof/>
            <w:webHidden/>
          </w:rPr>
        </w:r>
        <w:r>
          <w:rPr>
            <w:noProof/>
            <w:webHidden/>
          </w:rPr>
          <w:fldChar w:fldCharType="separate"/>
        </w:r>
        <w:r>
          <w:rPr>
            <w:noProof/>
            <w:webHidden/>
          </w:rPr>
          <w:t>190</w:t>
        </w:r>
        <w:r>
          <w:rPr>
            <w:noProof/>
            <w:webHidden/>
          </w:rPr>
          <w:fldChar w:fldCharType="end"/>
        </w:r>
      </w:hyperlink>
    </w:p>
    <w:p w14:paraId="7BA7B1FF" w14:textId="1DEE2B47" w:rsidR="00825D74" w:rsidRDefault="00825D74">
      <w:pPr>
        <w:pStyle w:val="TOC1"/>
        <w:rPr>
          <w:rFonts w:asciiTheme="minorHAnsi" w:eastAsiaTheme="minorEastAsia" w:hAnsiTheme="minorHAnsi" w:cstheme="minorBidi"/>
          <w:noProof/>
          <w:kern w:val="2"/>
          <w14:ligatures w14:val="standardContextual"/>
        </w:rPr>
      </w:pPr>
      <w:hyperlink w:anchor="_Toc181625266" w:history="1">
        <w:r w:rsidRPr="00560FEC">
          <w:rPr>
            <w:rStyle w:val="Hyperlink"/>
            <w:noProof/>
          </w:rPr>
          <w:t>Appendix F HL7 Message Profiling Convention</w:t>
        </w:r>
        <w:r>
          <w:rPr>
            <w:noProof/>
            <w:webHidden/>
          </w:rPr>
          <w:tab/>
        </w:r>
        <w:r>
          <w:rPr>
            <w:noProof/>
            <w:webHidden/>
          </w:rPr>
          <w:fldChar w:fldCharType="begin"/>
        </w:r>
        <w:r>
          <w:rPr>
            <w:noProof/>
            <w:webHidden/>
          </w:rPr>
          <w:instrText xml:space="preserve"> PAGEREF _Toc181625266 \h </w:instrText>
        </w:r>
        <w:r>
          <w:rPr>
            <w:noProof/>
            <w:webHidden/>
          </w:rPr>
        </w:r>
        <w:r>
          <w:rPr>
            <w:noProof/>
            <w:webHidden/>
          </w:rPr>
          <w:fldChar w:fldCharType="separate"/>
        </w:r>
        <w:r>
          <w:rPr>
            <w:noProof/>
            <w:webHidden/>
          </w:rPr>
          <w:t>192</w:t>
        </w:r>
        <w:r>
          <w:rPr>
            <w:noProof/>
            <w:webHidden/>
          </w:rPr>
          <w:fldChar w:fldCharType="end"/>
        </w:r>
      </w:hyperlink>
    </w:p>
    <w:p w14:paraId="6B648AE1" w14:textId="7F4DAA43" w:rsidR="00825D74" w:rsidRDefault="00825D74">
      <w:pPr>
        <w:pStyle w:val="TOC1"/>
        <w:rPr>
          <w:rFonts w:asciiTheme="minorHAnsi" w:eastAsiaTheme="minorEastAsia" w:hAnsiTheme="minorHAnsi" w:cstheme="minorBidi"/>
          <w:noProof/>
          <w:kern w:val="2"/>
          <w14:ligatures w14:val="standardContextual"/>
        </w:rPr>
      </w:pPr>
      <w:hyperlink w:anchor="_Toc181625267" w:history="1">
        <w:r w:rsidRPr="00560FEC">
          <w:rPr>
            <w:rStyle w:val="Hyperlink"/>
            <w:noProof/>
          </w:rPr>
          <w:t>Appendix G – HL7 Implementation Notes</w:t>
        </w:r>
        <w:r>
          <w:rPr>
            <w:noProof/>
            <w:webHidden/>
          </w:rPr>
          <w:tab/>
        </w:r>
        <w:r>
          <w:rPr>
            <w:noProof/>
            <w:webHidden/>
          </w:rPr>
          <w:fldChar w:fldCharType="begin"/>
        </w:r>
        <w:r>
          <w:rPr>
            <w:noProof/>
            <w:webHidden/>
          </w:rPr>
          <w:instrText xml:space="preserve"> PAGEREF _Toc181625267 \h </w:instrText>
        </w:r>
        <w:r>
          <w:rPr>
            <w:noProof/>
            <w:webHidden/>
          </w:rPr>
        </w:r>
        <w:r>
          <w:rPr>
            <w:noProof/>
            <w:webHidden/>
          </w:rPr>
          <w:fldChar w:fldCharType="separate"/>
        </w:r>
        <w:r>
          <w:rPr>
            <w:noProof/>
            <w:webHidden/>
          </w:rPr>
          <w:t>193</w:t>
        </w:r>
        <w:r>
          <w:rPr>
            <w:noProof/>
            <w:webHidden/>
          </w:rPr>
          <w:fldChar w:fldCharType="end"/>
        </w:r>
      </w:hyperlink>
    </w:p>
    <w:p w14:paraId="0B30D4B3" w14:textId="159840D9" w:rsidR="00825D74" w:rsidRDefault="00825D74">
      <w:pPr>
        <w:pStyle w:val="TOC2"/>
        <w:rPr>
          <w:rFonts w:asciiTheme="minorHAnsi" w:eastAsiaTheme="minorEastAsia" w:hAnsiTheme="minorHAnsi" w:cstheme="minorBidi"/>
          <w:noProof/>
          <w:kern w:val="2"/>
          <w14:ligatures w14:val="standardContextual"/>
        </w:rPr>
      </w:pPr>
      <w:hyperlink w:anchor="_Toc181625268" w:history="1">
        <w:r w:rsidRPr="00560FEC">
          <w:rPr>
            <w:rStyle w:val="Hyperlink"/>
            <w:noProof/>
          </w:rPr>
          <w:t>G.1 Acknowledgment Modes</w:t>
        </w:r>
        <w:r>
          <w:rPr>
            <w:noProof/>
            <w:webHidden/>
          </w:rPr>
          <w:tab/>
        </w:r>
        <w:r>
          <w:rPr>
            <w:noProof/>
            <w:webHidden/>
          </w:rPr>
          <w:fldChar w:fldCharType="begin"/>
        </w:r>
        <w:r>
          <w:rPr>
            <w:noProof/>
            <w:webHidden/>
          </w:rPr>
          <w:instrText xml:space="preserve"> PAGEREF _Toc181625268 \h </w:instrText>
        </w:r>
        <w:r>
          <w:rPr>
            <w:noProof/>
            <w:webHidden/>
          </w:rPr>
        </w:r>
        <w:r>
          <w:rPr>
            <w:noProof/>
            <w:webHidden/>
          </w:rPr>
          <w:fldChar w:fldCharType="separate"/>
        </w:r>
        <w:r>
          <w:rPr>
            <w:noProof/>
            <w:webHidden/>
          </w:rPr>
          <w:t>193</w:t>
        </w:r>
        <w:r>
          <w:rPr>
            <w:noProof/>
            <w:webHidden/>
          </w:rPr>
          <w:fldChar w:fldCharType="end"/>
        </w:r>
      </w:hyperlink>
    </w:p>
    <w:p w14:paraId="6B5C8D59" w14:textId="69ED14B7" w:rsidR="00825D74" w:rsidRDefault="00825D74">
      <w:pPr>
        <w:pStyle w:val="TOC2"/>
        <w:rPr>
          <w:rFonts w:asciiTheme="minorHAnsi" w:eastAsiaTheme="minorEastAsia" w:hAnsiTheme="minorHAnsi" w:cstheme="minorBidi"/>
          <w:noProof/>
          <w:kern w:val="2"/>
          <w14:ligatures w14:val="standardContextual"/>
        </w:rPr>
      </w:pPr>
      <w:hyperlink w:anchor="_Toc181625269" w:history="1">
        <w:r w:rsidRPr="00560FEC">
          <w:rPr>
            <w:rStyle w:val="Hyperlink"/>
            <w:noProof/>
          </w:rPr>
          <w:t>G.2 Use of OSI Object Identifier (OID)</w:t>
        </w:r>
        <w:r>
          <w:rPr>
            <w:noProof/>
            <w:webHidden/>
          </w:rPr>
          <w:tab/>
        </w:r>
        <w:r>
          <w:rPr>
            <w:noProof/>
            <w:webHidden/>
          </w:rPr>
          <w:fldChar w:fldCharType="begin"/>
        </w:r>
        <w:r>
          <w:rPr>
            <w:noProof/>
            <w:webHidden/>
          </w:rPr>
          <w:instrText xml:space="preserve"> PAGEREF _Toc181625269 \h </w:instrText>
        </w:r>
        <w:r>
          <w:rPr>
            <w:noProof/>
            <w:webHidden/>
          </w:rPr>
        </w:r>
        <w:r>
          <w:rPr>
            <w:noProof/>
            <w:webHidden/>
          </w:rPr>
          <w:fldChar w:fldCharType="separate"/>
        </w:r>
        <w:r>
          <w:rPr>
            <w:noProof/>
            <w:webHidden/>
          </w:rPr>
          <w:t>193</w:t>
        </w:r>
        <w:r>
          <w:rPr>
            <w:noProof/>
            <w:webHidden/>
          </w:rPr>
          <w:fldChar w:fldCharType="end"/>
        </w:r>
      </w:hyperlink>
    </w:p>
    <w:p w14:paraId="58A7839F" w14:textId="61B14E48" w:rsidR="00825D74" w:rsidRDefault="00825D74">
      <w:pPr>
        <w:pStyle w:val="TOC1"/>
        <w:rPr>
          <w:rFonts w:asciiTheme="minorHAnsi" w:eastAsiaTheme="minorEastAsia" w:hAnsiTheme="minorHAnsi" w:cstheme="minorBidi"/>
          <w:noProof/>
          <w:kern w:val="2"/>
          <w14:ligatures w14:val="standardContextual"/>
        </w:rPr>
      </w:pPr>
      <w:hyperlink w:anchor="_Toc181625270" w:history="1">
        <w:r w:rsidRPr="00560FEC">
          <w:rPr>
            <w:rStyle w:val="Hyperlink"/>
            <w:noProof/>
          </w:rPr>
          <w:t>Appendix H – IHE Integration Statements</w:t>
        </w:r>
        <w:r>
          <w:rPr>
            <w:noProof/>
            <w:webHidden/>
          </w:rPr>
          <w:tab/>
        </w:r>
        <w:r>
          <w:rPr>
            <w:noProof/>
            <w:webHidden/>
          </w:rPr>
          <w:fldChar w:fldCharType="begin"/>
        </w:r>
        <w:r>
          <w:rPr>
            <w:noProof/>
            <w:webHidden/>
          </w:rPr>
          <w:instrText xml:space="preserve"> PAGEREF _Toc181625270 \h </w:instrText>
        </w:r>
        <w:r>
          <w:rPr>
            <w:noProof/>
            <w:webHidden/>
          </w:rPr>
        </w:r>
        <w:r>
          <w:rPr>
            <w:noProof/>
            <w:webHidden/>
          </w:rPr>
          <w:fldChar w:fldCharType="separate"/>
        </w:r>
        <w:r>
          <w:rPr>
            <w:noProof/>
            <w:webHidden/>
          </w:rPr>
          <w:t>194</w:t>
        </w:r>
        <w:r>
          <w:rPr>
            <w:noProof/>
            <w:webHidden/>
          </w:rPr>
          <w:fldChar w:fldCharType="end"/>
        </w:r>
      </w:hyperlink>
    </w:p>
    <w:p w14:paraId="2D714101" w14:textId="01477D21" w:rsidR="00825D74" w:rsidRDefault="00825D74">
      <w:pPr>
        <w:pStyle w:val="TOC1"/>
        <w:rPr>
          <w:rFonts w:asciiTheme="minorHAnsi" w:eastAsiaTheme="minorEastAsia" w:hAnsiTheme="minorHAnsi" w:cstheme="minorBidi"/>
          <w:noProof/>
          <w:kern w:val="2"/>
          <w14:ligatures w14:val="standardContextual"/>
        </w:rPr>
      </w:pPr>
      <w:hyperlink w:anchor="_Toc181625271" w:history="1">
        <w:r w:rsidRPr="00560FEC">
          <w:rPr>
            <w:rStyle w:val="Hyperlink"/>
            <w:noProof/>
          </w:rPr>
          <w:t>Appendix I – Message Transport using MLLP</w:t>
        </w:r>
        <w:r>
          <w:rPr>
            <w:noProof/>
            <w:webHidden/>
          </w:rPr>
          <w:tab/>
        </w:r>
        <w:r>
          <w:rPr>
            <w:noProof/>
            <w:webHidden/>
          </w:rPr>
          <w:fldChar w:fldCharType="begin"/>
        </w:r>
        <w:r>
          <w:rPr>
            <w:noProof/>
            <w:webHidden/>
          </w:rPr>
          <w:instrText xml:space="preserve"> PAGEREF _Toc181625271 \h </w:instrText>
        </w:r>
        <w:r>
          <w:rPr>
            <w:noProof/>
            <w:webHidden/>
          </w:rPr>
        </w:r>
        <w:r>
          <w:rPr>
            <w:noProof/>
            <w:webHidden/>
          </w:rPr>
          <w:fldChar w:fldCharType="separate"/>
        </w:r>
        <w:r>
          <w:rPr>
            <w:noProof/>
            <w:webHidden/>
          </w:rPr>
          <w:t>195</w:t>
        </w:r>
        <w:r>
          <w:rPr>
            <w:noProof/>
            <w:webHidden/>
          </w:rPr>
          <w:fldChar w:fldCharType="end"/>
        </w:r>
      </w:hyperlink>
    </w:p>
    <w:p w14:paraId="6CD79FD3" w14:textId="6F02DDEB" w:rsidR="00825D74" w:rsidRDefault="00825D74">
      <w:pPr>
        <w:pStyle w:val="TOC1"/>
        <w:rPr>
          <w:rFonts w:asciiTheme="minorHAnsi" w:eastAsiaTheme="minorEastAsia" w:hAnsiTheme="minorHAnsi" w:cstheme="minorBidi"/>
          <w:noProof/>
          <w:kern w:val="2"/>
          <w14:ligatures w14:val="standardContextual"/>
        </w:rPr>
      </w:pPr>
      <w:hyperlink w:anchor="_Toc181625272" w:history="1">
        <w:r w:rsidRPr="00560FEC">
          <w:rPr>
            <w:rStyle w:val="Hyperlink"/>
            <w:noProof/>
          </w:rPr>
          <w:t>Appendix J – Message Transport using WS*</w:t>
        </w:r>
        <w:r>
          <w:rPr>
            <w:noProof/>
            <w:webHidden/>
          </w:rPr>
          <w:tab/>
        </w:r>
        <w:r>
          <w:rPr>
            <w:noProof/>
            <w:webHidden/>
          </w:rPr>
          <w:fldChar w:fldCharType="begin"/>
        </w:r>
        <w:r>
          <w:rPr>
            <w:noProof/>
            <w:webHidden/>
          </w:rPr>
          <w:instrText xml:space="preserve"> PAGEREF _Toc181625272 \h </w:instrText>
        </w:r>
        <w:r>
          <w:rPr>
            <w:noProof/>
            <w:webHidden/>
          </w:rPr>
        </w:r>
        <w:r>
          <w:rPr>
            <w:noProof/>
            <w:webHidden/>
          </w:rPr>
          <w:fldChar w:fldCharType="separate"/>
        </w:r>
        <w:r>
          <w:rPr>
            <w:noProof/>
            <w:webHidden/>
          </w:rPr>
          <w:t>196</w:t>
        </w:r>
        <w:r>
          <w:rPr>
            <w:noProof/>
            <w:webHidden/>
          </w:rPr>
          <w:fldChar w:fldCharType="end"/>
        </w:r>
      </w:hyperlink>
    </w:p>
    <w:p w14:paraId="271B410A" w14:textId="42139B36" w:rsidR="00825D74" w:rsidRDefault="00825D74">
      <w:pPr>
        <w:pStyle w:val="TOC2"/>
        <w:rPr>
          <w:rFonts w:asciiTheme="minorHAnsi" w:eastAsiaTheme="minorEastAsia" w:hAnsiTheme="minorHAnsi" w:cstheme="minorBidi"/>
          <w:noProof/>
          <w:kern w:val="2"/>
          <w14:ligatures w14:val="standardContextual"/>
        </w:rPr>
      </w:pPr>
      <w:hyperlink w:anchor="_Toc181625273" w:history="1">
        <w:r w:rsidRPr="00560FEC">
          <w:rPr>
            <w:rStyle w:val="Hyperlink"/>
            <w:noProof/>
          </w:rPr>
          <w:t>J.1 Sample WSDL file and schema</w:t>
        </w:r>
        <w:r>
          <w:rPr>
            <w:noProof/>
            <w:webHidden/>
          </w:rPr>
          <w:tab/>
        </w:r>
        <w:r>
          <w:rPr>
            <w:noProof/>
            <w:webHidden/>
          </w:rPr>
          <w:fldChar w:fldCharType="begin"/>
        </w:r>
        <w:r>
          <w:rPr>
            <w:noProof/>
            <w:webHidden/>
          </w:rPr>
          <w:instrText xml:space="preserve"> PAGEREF _Toc181625273 \h </w:instrText>
        </w:r>
        <w:r>
          <w:rPr>
            <w:noProof/>
            <w:webHidden/>
          </w:rPr>
        </w:r>
        <w:r>
          <w:rPr>
            <w:noProof/>
            <w:webHidden/>
          </w:rPr>
          <w:fldChar w:fldCharType="separate"/>
        </w:r>
        <w:r>
          <w:rPr>
            <w:noProof/>
            <w:webHidden/>
          </w:rPr>
          <w:t>196</w:t>
        </w:r>
        <w:r>
          <w:rPr>
            <w:noProof/>
            <w:webHidden/>
          </w:rPr>
          <w:fldChar w:fldCharType="end"/>
        </w:r>
      </w:hyperlink>
    </w:p>
    <w:p w14:paraId="5B9AD8F3" w14:textId="4DFE4D4A" w:rsidR="00825D74" w:rsidRDefault="00825D74">
      <w:pPr>
        <w:pStyle w:val="TOC2"/>
        <w:rPr>
          <w:rFonts w:asciiTheme="minorHAnsi" w:eastAsiaTheme="minorEastAsia" w:hAnsiTheme="minorHAnsi" w:cstheme="minorBidi"/>
          <w:noProof/>
          <w:kern w:val="2"/>
          <w14:ligatures w14:val="standardContextual"/>
        </w:rPr>
      </w:pPr>
      <w:hyperlink w:anchor="_Toc181625274" w:history="1">
        <w:r w:rsidRPr="00560FEC">
          <w:rPr>
            <w:rStyle w:val="Hyperlink"/>
            <w:noProof/>
          </w:rPr>
          <w:t>J.2 Sample PCD-01 message and response</w:t>
        </w:r>
        <w:r>
          <w:rPr>
            <w:noProof/>
            <w:webHidden/>
          </w:rPr>
          <w:tab/>
        </w:r>
        <w:r>
          <w:rPr>
            <w:noProof/>
            <w:webHidden/>
          </w:rPr>
          <w:fldChar w:fldCharType="begin"/>
        </w:r>
        <w:r>
          <w:rPr>
            <w:noProof/>
            <w:webHidden/>
          </w:rPr>
          <w:instrText xml:space="preserve"> PAGEREF _Toc181625274 \h </w:instrText>
        </w:r>
        <w:r>
          <w:rPr>
            <w:noProof/>
            <w:webHidden/>
          </w:rPr>
        </w:r>
        <w:r>
          <w:rPr>
            <w:noProof/>
            <w:webHidden/>
          </w:rPr>
          <w:fldChar w:fldCharType="separate"/>
        </w:r>
        <w:r>
          <w:rPr>
            <w:noProof/>
            <w:webHidden/>
          </w:rPr>
          <w:t>198</w:t>
        </w:r>
        <w:r>
          <w:rPr>
            <w:noProof/>
            <w:webHidden/>
          </w:rPr>
          <w:fldChar w:fldCharType="end"/>
        </w:r>
      </w:hyperlink>
    </w:p>
    <w:p w14:paraId="5E81C495" w14:textId="47C7B0E6" w:rsidR="00825D74" w:rsidRDefault="00825D74">
      <w:pPr>
        <w:pStyle w:val="TOC1"/>
        <w:rPr>
          <w:rFonts w:asciiTheme="minorHAnsi" w:eastAsiaTheme="minorEastAsia" w:hAnsiTheme="minorHAnsi" w:cstheme="minorBidi"/>
          <w:noProof/>
          <w:kern w:val="2"/>
          <w14:ligatures w14:val="standardContextual"/>
        </w:rPr>
      </w:pPr>
      <w:hyperlink w:anchor="_Toc181625275" w:history="1">
        <w:r w:rsidRPr="00560FE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_Toc181625275 \h </w:instrText>
        </w:r>
        <w:r>
          <w:rPr>
            <w:noProof/>
            <w:webHidden/>
          </w:rPr>
        </w:r>
        <w:r>
          <w:rPr>
            <w:noProof/>
            <w:webHidden/>
          </w:rPr>
          <w:fldChar w:fldCharType="separate"/>
        </w:r>
        <w:r>
          <w:rPr>
            <w:noProof/>
            <w:webHidden/>
          </w:rPr>
          <w:t>201</w:t>
        </w:r>
        <w:r>
          <w:rPr>
            <w:noProof/>
            <w:webHidden/>
          </w:rPr>
          <w:fldChar w:fldCharType="end"/>
        </w:r>
      </w:hyperlink>
    </w:p>
    <w:p w14:paraId="335F6DF5" w14:textId="7053A4BB" w:rsidR="00825D74" w:rsidRDefault="00825D74">
      <w:pPr>
        <w:pStyle w:val="TOC2"/>
        <w:rPr>
          <w:rFonts w:asciiTheme="minorHAnsi" w:eastAsiaTheme="minorEastAsia" w:hAnsiTheme="minorHAnsi" w:cstheme="minorBidi"/>
          <w:noProof/>
          <w:kern w:val="2"/>
          <w14:ligatures w14:val="standardContextual"/>
        </w:rPr>
      </w:pPr>
      <w:hyperlink w:anchor="_Toc181625276" w:history="1">
        <w:r w:rsidRPr="00560FEC">
          <w:rPr>
            <w:rStyle w:val="Hyperlink"/>
            <w:noProof/>
          </w:rPr>
          <w:t>K.1 Abbreviations and definitions</w:t>
        </w:r>
        <w:r>
          <w:rPr>
            <w:noProof/>
            <w:webHidden/>
          </w:rPr>
          <w:tab/>
        </w:r>
        <w:r>
          <w:rPr>
            <w:noProof/>
            <w:webHidden/>
          </w:rPr>
          <w:fldChar w:fldCharType="begin"/>
        </w:r>
        <w:r>
          <w:rPr>
            <w:noProof/>
            <w:webHidden/>
          </w:rPr>
          <w:instrText xml:space="preserve"> PAGEREF _Toc181625276 \h </w:instrText>
        </w:r>
        <w:r>
          <w:rPr>
            <w:noProof/>
            <w:webHidden/>
          </w:rPr>
        </w:r>
        <w:r>
          <w:rPr>
            <w:noProof/>
            <w:webHidden/>
          </w:rPr>
          <w:fldChar w:fldCharType="separate"/>
        </w:r>
        <w:r>
          <w:rPr>
            <w:noProof/>
            <w:webHidden/>
          </w:rPr>
          <w:t>201</w:t>
        </w:r>
        <w:r>
          <w:rPr>
            <w:noProof/>
            <w:webHidden/>
          </w:rPr>
          <w:fldChar w:fldCharType="end"/>
        </w:r>
      </w:hyperlink>
    </w:p>
    <w:p w14:paraId="6F0A2412" w14:textId="791EFD1E" w:rsidR="00825D74" w:rsidRDefault="00825D74">
      <w:pPr>
        <w:pStyle w:val="TOC2"/>
        <w:rPr>
          <w:rFonts w:asciiTheme="minorHAnsi" w:eastAsiaTheme="minorEastAsia" w:hAnsiTheme="minorHAnsi" w:cstheme="minorBidi"/>
          <w:noProof/>
          <w:kern w:val="2"/>
          <w14:ligatures w14:val="standardContextual"/>
        </w:rPr>
      </w:pPr>
      <w:hyperlink w:anchor="_Toc181625277" w:history="1">
        <w:r w:rsidRPr="00560FEC">
          <w:rPr>
            <w:rStyle w:val="Hyperlink"/>
            <w:noProof/>
          </w:rPr>
          <w:t>K.2 Pre-Configuration</w:t>
        </w:r>
        <w:r>
          <w:rPr>
            <w:noProof/>
            <w:webHidden/>
          </w:rPr>
          <w:tab/>
        </w:r>
        <w:r>
          <w:rPr>
            <w:noProof/>
            <w:webHidden/>
          </w:rPr>
          <w:fldChar w:fldCharType="begin"/>
        </w:r>
        <w:r>
          <w:rPr>
            <w:noProof/>
            <w:webHidden/>
          </w:rPr>
          <w:instrText xml:space="preserve"> PAGEREF _Toc181625277 \h </w:instrText>
        </w:r>
        <w:r>
          <w:rPr>
            <w:noProof/>
            <w:webHidden/>
          </w:rPr>
        </w:r>
        <w:r>
          <w:rPr>
            <w:noProof/>
            <w:webHidden/>
          </w:rPr>
          <w:fldChar w:fldCharType="separate"/>
        </w:r>
        <w:r>
          <w:rPr>
            <w:noProof/>
            <w:webHidden/>
          </w:rPr>
          <w:t>201</w:t>
        </w:r>
        <w:r>
          <w:rPr>
            <w:noProof/>
            <w:webHidden/>
          </w:rPr>
          <w:fldChar w:fldCharType="end"/>
        </w:r>
      </w:hyperlink>
    </w:p>
    <w:p w14:paraId="7316BF19" w14:textId="71D520F1" w:rsidR="00825D74" w:rsidRDefault="00825D74">
      <w:pPr>
        <w:pStyle w:val="TOC2"/>
        <w:rPr>
          <w:rFonts w:asciiTheme="minorHAnsi" w:eastAsiaTheme="minorEastAsia" w:hAnsiTheme="minorHAnsi" w:cstheme="minorBidi"/>
          <w:noProof/>
          <w:kern w:val="2"/>
          <w14:ligatures w14:val="standardContextual"/>
        </w:rPr>
      </w:pPr>
      <w:hyperlink w:anchor="_Toc181625278" w:history="1">
        <w:r w:rsidRPr="00560FEC">
          <w:rPr>
            <w:rStyle w:val="Hyperlink"/>
            <w:noProof/>
          </w:rPr>
          <w:t>K.3 Endpoint Device Addressing</w:t>
        </w:r>
        <w:r>
          <w:rPr>
            <w:noProof/>
            <w:webHidden/>
          </w:rPr>
          <w:tab/>
        </w:r>
        <w:r>
          <w:rPr>
            <w:noProof/>
            <w:webHidden/>
          </w:rPr>
          <w:fldChar w:fldCharType="begin"/>
        </w:r>
        <w:r>
          <w:rPr>
            <w:noProof/>
            <w:webHidden/>
          </w:rPr>
          <w:instrText xml:space="preserve"> PAGEREF _Toc181625278 \h </w:instrText>
        </w:r>
        <w:r>
          <w:rPr>
            <w:noProof/>
            <w:webHidden/>
          </w:rPr>
        </w:r>
        <w:r>
          <w:rPr>
            <w:noProof/>
            <w:webHidden/>
          </w:rPr>
          <w:fldChar w:fldCharType="separate"/>
        </w:r>
        <w:r>
          <w:rPr>
            <w:noProof/>
            <w:webHidden/>
          </w:rPr>
          <w:t>201</w:t>
        </w:r>
        <w:r>
          <w:rPr>
            <w:noProof/>
            <w:webHidden/>
          </w:rPr>
          <w:fldChar w:fldCharType="end"/>
        </w:r>
      </w:hyperlink>
    </w:p>
    <w:p w14:paraId="4AAE05F6" w14:textId="00BA1E28" w:rsidR="00825D74" w:rsidRDefault="00825D74">
      <w:pPr>
        <w:pStyle w:val="TOC2"/>
        <w:rPr>
          <w:rFonts w:asciiTheme="minorHAnsi" w:eastAsiaTheme="minorEastAsia" w:hAnsiTheme="minorHAnsi" w:cstheme="minorBidi"/>
          <w:noProof/>
          <w:kern w:val="2"/>
          <w14:ligatures w14:val="standardContextual"/>
        </w:rPr>
      </w:pPr>
      <w:hyperlink w:anchor="_Toc181625279" w:history="1">
        <w:r w:rsidRPr="00560FEC">
          <w:rPr>
            <w:rStyle w:val="Hyperlink"/>
            <w:noProof/>
          </w:rPr>
          <w:t>K.4 Polling Versus Push Responses</w:t>
        </w:r>
        <w:r>
          <w:rPr>
            <w:noProof/>
            <w:webHidden/>
          </w:rPr>
          <w:tab/>
        </w:r>
        <w:r>
          <w:rPr>
            <w:noProof/>
            <w:webHidden/>
          </w:rPr>
          <w:fldChar w:fldCharType="begin"/>
        </w:r>
        <w:r>
          <w:rPr>
            <w:noProof/>
            <w:webHidden/>
          </w:rPr>
          <w:instrText xml:space="preserve"> PAGEREF _Toc181625279 \h </w:instrText>
        </w:r>
        <w:r>
          <w:rPr>
            <w:noProof/>
            <w:webHidden/>
          </w:rPr>
        </w:r>
        <w:r>
          <w:rPr>
            <w:noProof/>
            <w:webHidden/>
          </w:rPr>
          <w:fldChar w:fldCharType="separate"/>
        </w:r>
        <w:r>
          <w:rPr>
            <w:noProof/>
            <w:webHidden/>
          </w:rPr>
          <w:t>201</w:t>
        </w:r>
        <w:r>
          <w:rPr>
            <w:noProof/>
            <w:webHidden/>
          </w:rPr>
          <w:fldChar w:fldCharType="end"/>
        </w:r>
      </w:hyperlink>
    </w:p>
    <w:p w14:paraId="11278D28" w14:textId="678A6E53" w:rsidR="00825D74" w:rsidRDefault="00825D74">
      <w:pPr>
        <w:pStyle w:val="TOC2"/>
        <w:rPr>
          <w:rFonts w:asciiTheme="minorHAnsi" w:eastAsiaTheme="minorEastAsia" w:hAnsiTheme="minorHAnsi" w:cstheme="minorBidi"/>
          <w:noProof/>
          <w:kern w:val="2"/>
          <w14:ligatures w14:val="standardContextual"/>
        </w:rPr>
      </w:pPr>
      <w:hyperlink w:anchor="_Toc181625280" w:history="1">
        <w:r w:rsidRPr="00560FEC">
          <w:rPr>
            <w:rStyle w:val="Hyperlink"/>
            <w:noProof/>
          </w:rPr>
          <w:t>K.5 Constraints</w:t>
        </w:r>
        <w:r>
          <w:rPr>
            <w:noProof/>
            <w:webHidden/>
          </w:rPr>
          <w:tab/>
        </w:r>
        <w:r>
          <w:rPr>
            <w:noProof/>
            <w:webHidden/>
          </w:rPr>
          <w:fldChar w:fldCharType="begin"/>
        </w:r>
        <w:r>
          <w:rPr>
            <w:noProof/>
            <w:webHidden/>
          </w:rPr>
          <w:instrText xml:space="preserve"> PAGEREF _Toc181625280 \h </w:instrText>
        </w:r>
        <w:r>
          <w:rPr>
            <w:noProof/>
            <w:webHidden/>
          </w:rPr>
        </w:r>
        <w:r>
          <w:rPr>
            <w:noProof/>
            <w:webHidden/>
          </w:rPr>
          <w:fldChar w:fldCharType="separate"/>
        </w:r>
        <w:r>
          <w:rPr>
            <w:noProof/>
            <w:webHidden/>
          </w:rPr>
          <w:t>202</w:t>
        </w:r>
        <w:r>
          <w:rPr>
            <w:noProof/>
            <w:webHidden/>
          </w:rPr>
          <w:fldChar w:fldCharType="end"/>
        </w:r>
      </w:hyperlink>
    </w:p>
    <w:p w14:paraId="355EE264" w14:textId="1D0A3D83" w:rsidR="00825D74" w:rsidRDefault="00825D74">
      <w:pPr>
        <w:pStyle w:val="TOC2"/>
        <w:rPr>
          <w:rFonts w:asciiTheme="minorHAnsi" w:eastAsiaTheme="minorEastAsia" w:hAnsiTheme="minorHAnsi" w:cstheme="minorBidi"/>
          <w:noProof/>
          <w:kern w:val="2"/>
          <w14:ligatures w14:val="standardContextual"/>
        </w:rPr>
      </w:pPr>
      <w:hyperlink w:anchor="_Toc181625281" w:history="1">
        <w:r w:rsidRPr="00560FEC">
          <w:rPr>
            <w:rStyle w:val="Hyperlink"/>
            <w:noProof/>
          </w:rPr>
          <w:t>K.6 Transactions</w:t>
        </w:r>
        <w:r>
          <w:rPr>
            <w:noProof/>
            <w:webHidden/>
          </w:rPr>
          <w:tab/>
        </w:r>
        <w:r>
          <w:rPr>
            <w:noProof/>
            <w:webHidden/>
          </w:rPr>
          <w:fldChar w:fldCharType="begin"/>
        </w:r>
        <w:r>
          <w:rPr>
            <w:noProof/>
            <w:webHidden/>
          </w:rPr>
          <w:instrText xml:space="preserve"> PAGEREF _Toc181625281 \h </w:instrText>
        </w:r>
        <w:r>
          <w:rPr>
            <w:noProof/>
            <w:webHidden/>
          </w:rPr>
        </w:r>
        <w:r>
          <w:rPr>
            <w:noProof/>
            <w:webHidden/>
          </w:rPr>
          <w:fldChar w:fldCharType="separate"/>
        </w:r>
        <w:r>
          <w:rPr>
            <w:noProof/>
            <w:webHidden/>
          </w:rPr>
          <w:t>202</w:t>
        </w:r>
        <w:r>
          <w:rPr>
            <w:noProof/>
            <w:webHidden/>
          </w:rPr>
          <w:fldChar w:fldCharType="end"/>
        </w:r>
      </w:hyperlink>
    </w:p>
    <w:p w14:paraId="141FEC46" w14:textId="07D09533" w:rsidR="00825D74" w:rsidRDefault="00825D74">
      <w:pPr>
        <w:pStyle w:val="TOC2"/>
        <w:rPr>
          <w:rFonts w:asciiTheme="minorHAnsi" w:eastAsiaTheme="minorEastAsia" w:hAnsiTheme="minorHAnsi" w:cstheme="minorBidi"/>
          <w:noProof/>
          <w:kern w:val="2"/>
          <w14:ligatures w14:val="standardContextual"/>
        </w:rPr>
      </w:pPr>
      <w:hyperlink w:anchor="_Toc181625282" w:history="1">
        <w:r w:rsidRPr="00560FEC">
          <w:rPr>
            <w:rStyle w:val="Hyperlink"/>
            <w:noProof/>
          </w:rPr>
          <w:t>K.7 WCTP XML Element Common Data Items</w:t>
        </w:r>
        <w:r>
          <w:rPr>
            <w:noProof/>
            <w:webHidden/>
          </w:rPr>
          <w:tab/>
        </w:r>
        <w:r>
          <w:rPr>
            <w:noProof/>
            <w:webHidden/>
          </w:rPr>
          <w:fldChar w:fldCharType="begin"/>
        </w:r>
        <w:r>
          <w:rPr>
            <w:noProof/>
            <w:webHidden/>
          </w:rPr>
          <w:instrText xml:space="preserve"> PAGEREF _Toc181625282 \h </w:instrText>
        </w:r>
        <w:r>
          <w:rPr>
            <w:noProof/>
            <w:webHidden/>
          </w:rPr>
        </w:r>
        <w:r>
          <w:rPr>
            <w:noProof/>
            <w:webHidden/>
          </w:rPr>
          <w:fldChar w:fldCharType="separate"/>
        </w:r>
        <w:r>
          <w:rPr>
            <w:noProof/>
            <w:webHidden/>
          </w:rPr>
          <w:t>203</w:t>
        </w:r>
        <w:r>
          <w:rPr>
            <w:noProof/>
            <w:webHidden/>
          </w:rPr>
          <w:fldChar w:fldCharType="end"/>
        </w:r>
      </w:hyperlink>
    </w:p>
    <w:p w14:paraId="27B7FA05" w14:textId="4FD1E673" w:rsidR="00825D74" w:rsidRDefault="00825D74">
      <w:pPr>
        <w:pStyle w:val="TOC2"/>
        <w:rPr>
          <w:rFonts w:asciiTheme="minorHAnsi" w:eastAsiaTheme="minorEastAsia" w:hAnsiTheme="minorHAnsi" w:cstheme="minorBidi"/>
          <w:noProof/>
          <w:kern w:val="2"/>
          <w14:ligatures w14:val="standardContextual"/>
        </w:rPr>
      </w:pPr>
      <w:hyperlink w:anchor="_Toc181625283" w:history="1">
        <w:r w:rsidRPr="00560FEC">
          <w:rPr>
            <w:rStyle w:val="Hyperlink"/>
            <w:noProof/>
          </w:rPr>
          <w:t>K.8 WCTP client–server messages and responses</w:t>
        </w:r>
        <w:r>
          <w:rPr>
            <w:noProof/>
            <w:webHidden/>
          </w:rPr>
          <w:tab/>
        </w:r>
        <w:r>
          <w:rPr>
            <w:noProof/>
            <w:webHidden/>
          </w:rPr>
          <w:fldChar w:fldCharType="begin"/>
        </w:r>
        <w:r>
          <w:rPr>
            <w:noProof/>
            <w:webHidden/>
          </w:rPr>
          <w:instrText xml:space="preserve"> PAGEREF _Toc181625283 \h </w:instrText>
        </w:r>
        <w:r>
          <w:rPr>
            <w:noProof/>
            <w:webHidden/>
          </w:rPr>
        </w:r>
        <w:r>
          <w:rPr>
            <w:noProof/>
            <w:webHidden/>
          </w:rPr>
          <w:fldChar w:fldCharType="separate"/>
        </w:r>
        <w:r>
          <w:rPr>
            <w:noProof/>
            <w:webHidden/>
          </w:rPr>
          <w:t>208</w:t>
        </w:r>
        <w:r>
          <w:rPr>
            <w:noProof/>
            <w:webHidden/>
          </w:rPr>
          <w:fldChar w:fldCharType="end"/>
        </w:r>
      </w:hyperlink>
    </w:p>
    <w:p w14:paraId="57FF5B52" w14:textId="003222E2" w:rsidR="00825D74" w:rsidRDefault="00825D74">
      <w:pPr>
        <w:pStyle w:val="TOC3"/>
        <w:rPr>
          <w:rFonts w:asciiTheme="minorHAnsi" w:eastAsiaTheme="minorEastAsia" w:hAnsiTheme="minorHAnsi" w:cstheme="minorBidi"/>
          <w:noProof/>
          <w:kern w:val="2"/>
          <w14:ligatures w14:val="standardContextual"/>
        </w:rPr>
      </w:pPr>
      <w:hyperlink w:anchor="_Toc181625284" w:history="1">
        <w:r w:rsidRPr="00560FEC">
          <w:rPr>
            <w:rStyle w:val="Hyperlink"/>
            <w:noProof/>
          </w:rPr>
          <w:t>K.8.1 Administrative – wctp-VersionQuery</w:t>
        </w:r>
        <w:r>
          <w:rPr>
            <w:noProof/>
            <w:webHidden/>
          </w:rPr>
          <w:tab/>
        </w:r>
        <w:r>
          <w:rPr>
            <w:noProof/>
            <w:webHidden/>
          </w:rPr>
          <w:fldChar w:fldCharType="begin"/>
        </w:r>
        <w:r>
          <w:rPr>
            <w:noProof/>
            <w:webHidden/>
          </w:rPr>
          <w:instrText xml:space="preserve"> PAGEREF _Toc181625284 \h </w:instrText>
        </w:r>
        <w:r>
          <w:rPr>
            <w:noProof/>
            <w:webHidden/>
          </w:rPr>
        </w:r>
        <w:r>
          <w:rPr>
            <w:noProof/>
            <w:webHidden/>
          </w:rPr>
          <w:fldChar w:fldCharType="separate"/>
        </w:r>
        <w:r>
          <w:rPr>
            <w:noProof/>
            <w:webHidden/>
          </w:rPr>
          <w:t>209</w:t>
        </w:r>
        <w:r>
          <w:rPr>
            <w:noProof/>
            <w:webHidden/>
          </w:rPr>
          <w:fldChar w:fldCharType="end"/>
        </w:r>
      </w:hyperlink>
    </w:p>
    <w:p w14:paraId="7A5F39E5" w14:textId="054BBE19" w:rsidR="00825D74" w:rsidRDefault="00825D74">
      <w:pPr>
        <w:pStyle w:val="TOC3"/>
        <w:rPr>
          <w:rFonts w:asciiTheme="minorHAnsi" w:eastAsiaTheme="minorEastAsia" w:hAnsiTheme="minorHAnsi" w:cstheme="minorBidi"/>
          <w:noProof/>
          <w:kern w:val="2"/>
          <w14:ligatures w14:val="standardContextual"/>
        </w:rPr>
      </w:pPr>
      <w:hyperlink w:anchor="_Toc181625285" w:history="1">
        <w:r w:rsidRPr="00560FEC">
          <w:rPr>
            <w:rStyle w:val="Hyperlink"/>
            <w:noProof/>
          </w:rPr>
          <w:t>K.8.2 Administrative – wctp-VersionResponse</w:t>
        </w:r>
        <w:r>
          <w:rPr>
            <w:noProof/>
            <w:webHidden/>
          </w:rPr>
          <w:tab/>
        </w:r>
        <w:r>
          <w:rPr>
            <w:noProof/>
            <w:webHidden/>
          </w:rPr>
          <w:fldChar w:fldCharType="begin"/>
        </w:r>
        <w:r>
          <w:rPr>
            <w:noProof/>
            <w:webHidden/>
          </w:rPr>
          <w:instrText xml:space="preserve"> PAGEREF _Toc181625285 \h </w:instrText>
        </w:r>
        <w:r>
          <w:rPr>
            <w:noProof/>
            <w:webHidden/>
          </w:rPr>
        </w:r>
        <w:r>
          <w:rPr>
            <w:noProof/>
            <w:webHidden/>
          </w:rPr>
          <w:fldChar w:fldCharType="separate"/>
        </w:r>
        <w:r>
          <w:rPr>
            <w:noProof/>
            <w:webHidden/>
          </w:rPr>
          <w:t>209</w:t>
        </w:r>
        <w:r>
          <w:rPr>
            <w:noProof/>
            <w:webHidden/>
          </w:rPr>
          <w:fldChar w:fldCharType="end"/>
        </w:r>
      </w:hyperlink>
    </w:p>
    <w:p w14:paraId="323CEF9E" w14:textId="007A104F" w:rsidR="00825D74" w:rsidRDefault="00825D74">
      <w:pPr>
        <w:pStyle w:val="TOC3"/>
        <w:rPr>
          <w:rFonts w:asciiTheme="minorHAnsi" w:eastAsiaTheme="minorEastAsia" w:hAnsiTheme="minorHAnsi" w:cstheme="minorBidi"/>
          <w:noProof/>
          <w:kern w:val="2"/>
          <w14:ligatures w14:val="standardContextual"/>
        </w:rPr>
      </w:pPr>
      <w:hyperlink w:anchor="_Toc181625286" w:history="1">
        <w:r w:rsidRPr="00560FEC">
          <w:rPr>
            <w:rStyle w:val="Hyperlink"/>
            <w:noProof/>
          </w:rPr>
          <w:t>K.8.3 Administrative – wctp-VersionResponse</w:t>
        </w:r>
        <w:r>
          <w:rPr>
            <w:noProof/>
            <w:webHidden/>
          </w:rPr>
          <w:tab/>
        </w:r>
        <w:r>
          <w:rPr>
            <w:noProof/>
            <w:webHidden/>
          </w:rPr>
          <w:fldChar w:fldCharType="begin"/>
        </w:r>
        <w:r>
          <w:rPr>
            <w:noProof/>
            <w:webHidden/>
          </w:rPr>
          <w:instrText xml:space="preserve"> PAGEREF _Toc181625286 \h </w:instrText>
        </w:r>
        <w:r>
          <w:rPr>
            <w:noProof/>
            <w:webHidden/>
          </w:rPr>
        </w:r>
        <w:r>
          <w:rPr>
            <w:noProof/>
            <w:webHidden/>
          </w:rPr>
          <w:fldChar w:fldCharType="separate"/>
        </w:r>
        <w:r>
          <w:rPr>
            <w:noProof/>
            <w:webHidden/>
          </w:rPr>
          <w:t>209</w:t>
        </w:r>
        <w:r>
          <w:rPr>
            <w:noProof/>
            <w:webHidden/>
          </w:rPr>
          <w:fldChar w:fldCharType="end"/>
        </w:r>
      </w:hyperlink>
    </w:p>
    <w:p w14:paraId="66C149C0" w14:textId="3180B269" w:rsidR="00825D74" w:rsidRDefault="00825D74">
      <w:pPr>
        <w:pStyle w:val="TOC3"/>
        <w:rPr>
          <w:rFonts w:asciiTheme="minorHAnsi" w:eastAsiaTheme="minorEastAsia" w:hAnsiTheme="minorHAnsi" w:cstheme="minorBidi"/>
          <w:noProof/>
          <w:kern w:val="2"/>
          <w14:ligatures w14:val="standardContextual"/>
        </w:rPr>
      </w:pPr>
      <w:hyperlink w:anchor="_Toc181625287" w:history="1">
        <w:r w:rsidRPr="00560FEC">
          <w:rPr>
            <w:rStyle w:val="Hyperlink"/>
            <w:noProof/>
          </w:rPr>
          <w:t>K.8.4 IHE PCD-06  – wctp-SubmitRequest – no MCR</w:t>
        </w:r>
        <w:r>
          <w:rPr>
            <w:noProof/>
            <w:webHidden/>
          </w:rPr>
          <w:tab/>
        </w:r>
        <w:r>
          <w:rPr>
            <w:noProof/>
            <w:webHidden/>
          </w:rPr>
          <w:fldChar w:fldCharType="begin"/>
        </w:r>
        <w:r>
          <w:rPr>
            <w:noProof/>
            <w:webHidden/>
          </w:rPr>
          <w:instrText xml:space="preserve"> PAGEREF _Toc181625287 \h </w:instrText>
        </w:r>
        <w:r>
          <w:rPr>
            <w:noProof/>
            <w:webHidden/>
          </w:rPr>
        </w:r>
        <w:r>
          <w:rPr>
            <w:noProof/>
            <w:webHidden/>
          </w:rPr>
          <w:fldChar w:fldCharType="separate"/>
        </w:r>
        <w:r>
          <w:rPr>
            <w:noProof/>
            <w:webHidden/>
          </w:rPr>
          <w:t>210</w:t>
        </w:r>
        <w:r>
          <w:rPr>
            <w:noProof/>
            <w:webHidden/>
          </w:rPr>
          <w:fldChar w:fldCharType="end"/>
        </w:r>
      </w:hyperlink>
    </w:p>
    <w:p w14:paraId="20374449" w14:textId="0C601111" w:rsidR="00825D74" w:rsidRDefault="00825D74">
      <w:pPr>
        <w:pStyle w:val="TOC3"/>
        <w:rPr>
          <w:rFonts w:asciiTheme="minorHAnsi" w:eastAsiaTheme="minorEastAsia" w:hAnsiTheme="minorHAnsi" w:cstheme="minorBidi"/>
          <w:noProof/>
          <w:kern w:val="2"/>
          <w14:ligatures w14:val="standardContextual"/>
        </w:rPr>
      </w:pPr>
      <w:hyperlink w:anchor="_Toc181625288" w:history="1">
        <w:r w:rsidRPr="00560FEC">
          <w:rPr>
            <w:rStyle w:val="Hyperlink"/>
            <w:noProof/>
          </w:rPr>
          <w:t>K.8.5 IHE PCD-06  – wctp-SubmitRequest – Unpaired MCR</w:t>
        </w:r>
        <w:r>
          <w:rPr>
            <w:noProof/>
            <w:webHidden/>
          </w:rPr>
          <w:tab/>
        </w:r>
        <w:r>
          <w:rPr>
            <w:noProof/>
            <w:webHidden/>
          </w:rPr>
          <w:fldChar w:fldCharType="begin"/>
        </w:r>
        <w:r>
          <w:rPr>
            <w:noProof/>
            <w:webHidden/>
          </w:rPr>
          <w:instrText xml:space="preserve"> PAGEREF _Toc181625288 \h </w:instrText>
        </w:r>
        <w:r>
          <w:rPr>
            <w:noProof/>
            <w:webHidden/>
          </w:rPr>
        </w:r>
        <w:r>
          <w:rPr>
            <w:noProof/>
            <w:webHidden/>
          </w:rPr>
          <w:fldChar w:fldCharType="separate"/>
        </w:r>
        <w:r>
          <w:rPr>
            <w:noProof/>
            <w:webHidden/>
          </w:rPr>
          <w:t>210</w:t>
        </w:r>
        <w:r>
          <w:rPr>
            <w:noProof/>
            <w:webHidden/>
          </w:rPr>
          <w:fldChar w:fldCharType="end"/>
        </w:r>
      </w:hyperlink>
    </w:p>
    <w:p w14:paraId="03436FD4" w14:textId="02CF3299" w:rsidR="00825D74" w:rsidRDefault="00825D74">
      <w:pPr>
        <w:pStyle w:val="TOC3"/>
        <w:rPr>
          <w:rFonts w:asciiTheme="minorHAnsi" w:eastAsiaTheme="minorEastAsia" w:hAnsiTheme="minorHAnsi" w:cstheme="minorBidi"/>
          <w:noProof/>
          <w:kern w:val="2"/>
          <w14:ligatures w14:val="standardContextual"/>
        </w:rPr>
      </w:pPr>
      <w:hyperlink w:anchor="_Toc181625289" w:history="1">
        <w:r w:rsidRPr="00560FEC">
          <w:rPr>
            <w:rStyle w:val="Hyperlink"/>
            <w:noProof/>
          </w:rPr>
          <w:t>K.8.6 IHE PCD-06 – wctp-SubmitRequest – Paired MCR</w:t>
        </w:r>
        <w:r>
          <w:rPr>
            <w:noProof/>
            <w:webHidden/>
          </w:rPr>
          <w:tab/>
        </w:r>
        <w:r>
          <w:rPr>
            <w:noProof/>
            <w:webHidden/>
          </w:rPr>
          <w:fldChar w:fldCharType="begin"/>
        </w:r>
        <w:r>
          <w:rPr>
            <w:noProof/>
            <w:webHidden/>
          </w:rPr>
          <w:instrText xml:space="preserve"> PAGEREF _Toc181625289 \h </w:instrText>
        </w:r>
        <w:r>
          <w:rPr>
            <w:noProof/>
            <w:webHidden/>
          </w:rPr>
        </w:r>
        <w:r>
          <w:rPr>
            <w:noProof/>
            <w:webHidden/>
          </w:rPr>
          <w:fldChar w:fldCharType="separate"/>
        </w:r>
        <w:r>
          <w:rPr>
            <w:noProof/>
            <w:webHidden/>
          </w:rPr>
          <w:t>211</w:t>
        </w:r>
        <w:r>
          <w:rPr>
            <w:noProof/>
            <w:webHidden/>
          </w:rPr>
          <w:fldChar w:fldCharType="end"/>
        </w:r>
      </w:hyperlink>
    </w:p>
    <w:p w14:paraId="4D25BA2F" w14:textId="4BD77A94" w:rsidR="00825D74" w:rsidRDefault="00825D74">
      <w:pPr>
        <w:pStyle w:val="TOC3"/>
        <w:rPr>
          <w:rFonts w:asciiTheme="minorHAnsi" w:eastAsiaTheme="minorEastAsia" w:hAnsiTheme="minorHAnsi" w:cstheme="minorBidi"/>
          <w:noProof/>
          <w:kern w:val="2"/>
          <w14:ligatures w14:val="standardContextual"/>
        </w:rPr>
      </w:pPr>
      <w:hyperlink w:anchor="_Toc181625290" w:history="1">
        <w:r w:rsidRPr="00560FE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_Toc181625290 \h </w:instrText>
        </w:r>
        <w:r>
          <w:rPr>
            <w:noProof/>
            <w:webHidden/>
          </w:rPr>
        </w:r>
        <w:r>
          <w:rPr>
            <w:noProof/>
            <w:webHidden/>
          </w:rPr>
          <w:fldChar w:fldCharType="separate"/>
        </w:r>
        <w:r>
          <w:rPr>
            <w:noProof/>
            <w:webHidden/>
          </w:rPr>
          <w:t>212</w:t>
        </w:r>
        <w:r>
          <w:rPr>
            <w:noProof/>
            <w:webHidden/>
          </w:rPr>
          <w:fldChar w:fldCharType="end"/>
        </w:r>
      </w:hyperlink>
    </w:p>
    <w:p w14:paraId="3B647053" w14:textId="7558D55F" w:rsidR="00825D74" w:rsidRDefault="00825D74">
      <w:pPr>
        <w:pStyle w:val="TOC3"/>
        <w:rPr>
          <w:rFonts w:asciiTheme="minorHAnsi" w:eastAsiaTheme="minorEastAsia" w:hAnsiTheme="minorHAnsi" w:cstheme="minorBidi"/>
          <w:noProof/>
          <w:kern w:val="2"/>
          <w14:ligatures w14:val="standardContextual"/>
        </w:rPr>
      </w:pPr>
      <w:hyperlink w:anchor="_Toc181625291" w:history="1">
        <w:r w:rsidRPr="00560FE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_Toc181625291 \h </w:instrText>
        </w:r>
        <w:r>
          <w:rPr>
            <w:noProof/>
            <w:webHidden/>
          </w:rPr>
        </w:r>
        <w:r>
          <w:rPr>
            <w:noProof/>
            <w:webHidden/>
          </w:rPr>
          <w:fldChar w:fldCharType="separate"/>
        </w:r>
        <w:r>
          <w:rPr>
            <w:noProof/>
            <w:webHidden/>
          </w:rPr>
          <w:t>213</w:t>
        </w:r>
        <w:r>
          <w:rPr>
            <w:noProof/>
            <w:webHidden/>
          </w:rPr>
          <w:fldChar w:fldCharType="end"/>
        </w:r>
      </w:hyperlink>
    </w:p>
    <w:p w14:paraId="1735E311" w14:textId="696DF170" w:rsidR="00825D74" w:rsidRDefault="00825D74">
      <w:pPr>
        <w:pStyle w:val="TOC3"/>
        <w:rPr>
          <w:rFonts w:asciiTheme="minorHAnsi" w:eastAsiaTheme="minorEastAsia" w:hAnsiTheme="minorHAnsi" w:cstheme="minorBidi"/>
          <w:noProof/>
          <w:kern w:val="2"/>
          <w14:ligatures w14:val="standardContextual"/>
        </w:rPr>
      </w:pPr>
      <w:hyperlink w:anchor="_Toc181625292" w:history="1">
        <w:r w:rsidRPr="00560FE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_Toc181625292 \h </w:instrText>
        </w:r>
        <w:r>
          <w:rPr>
            <w:noProof/>
            <w:webHidden/>
          </w:rPr>
        </w:r>
        <w:r>
          <w:rPr>
            <w:noProof/>
            <w:webHidden/>
          </w:rPr>
          <w:fldChar w:fldCharType="separate"/>
        </w:r>
        <w:r>
          <w:rPr>
            <w:noProof/>
            <w:webHidden/>
          </w:rPr>
          <w:t>214</w:t>
        </w:r>
        <w:r>
          <w:rPr>
            <w:noProof/>
            <w:webHidden/>
          </w:rPr>
          <w:fldChar w:fldCharType="end"/>
        </w:r>
      </w:hyperlink>
    </w:p>
    <w:p w14:paraId="0954BE86" w14:textId="7264D45F" w:rsidR="00825D74" w:rsidRDefault="00825D74">
      <w:pPr>
        <w:pStyle w:val="TOC3"/>
        <w:rPr>
          <w:rFonts w:asciiTheme="minorHAnsi" w:eastAsiaTheme="minorEastAsia" w:hAnsiTheme="minorHAnsi" w:cstheme="minorBidi"/>
          <w:noProof/>
          <w:kern w:val="2"/>
          <w14:ligatures w14:val="standardContextual"/>
        </w:rPr>
      </w:pPr>
      <w:hyperlink w:anchor="_Toc181625293" w:history="1">
        <w:r w:rsidRPr="00560FE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_Toc181625293 \h </w:instrText>
        </w:r>
        <w:r>
          <w:rPr>
            <w:noProof/>
            <w:webHidden/>
          </w:rPr>
        </w:r>
        <w:r>
          <w:rPr>
            <w:noProof/>
            <w:webHidden/>
          </w:rPr>
          <w:fldChar w:fldCharType="separate"/>
        </w:r>
        <w:r>
          <w:rPr>
            <w:noProof/>
            <w:webHidden/>
          </w:rPr>
          <w:t>214</w:t>
        </w:r>
        <w:r>
          <w:rPr>
            <w:noProof/>
            <w:webHidden/>
          </w:rPr>
          <w:fldChar w:fldCharType="end"/>
        </w:r>
      </w:hyperlink>
    </w:p>
    <w:p w14:paraId="131DC8C3" w14:textId="1C2DCBCE" w:rsidR="00825D74" w:rsidRDefault="00825D74">
      <w:pPr>
        <w:pStyle w:val="TOC3"/>
        <w:rPr>
          <w:rFonts w:asciiTheme="minorHAnsi" w:eastAsiaTheme="minorEastAsia" w:hAnsiTheme="minorHAnsi" w:cstheme="minorBidi"/>
          <w:noProof/>
          <w:kern w:val="2"/>
          <w14:ligatures w14:val="standardContextual"/>
        </w:rPr>
      </w:pPr>
      <w:hyperlink w:anchor="_Toc181625294" w:history="1">
        <w:r w:rsidRPr="00560FE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_Toc181625294 \h </w:instrText>
        </w:r>
        <w:r>
          <w:rPr>
            <w:noProof/>
            <w:webHidden/>
          </w:rPr>
        </w:r>
        <w:r>
          <w:rPr>
            <w:noProof/>
            <w:webHidden/>
          </w:rPr>
          <w:fldChar w:fldCharType="separate"/>
        </w:r>
        <w:r>
          <w:rPr>
            <w:noProof/>
            <w:webHidden/>
          </w:rPr>
          <w:t>215</w:t>
        </w:r>
        <w:r>
          <w:rPr>
            <w:noProof/>
            <w:webHidden/>
          </w:rPr>
          <w:fldChar w:fldCharType="end"/>
        </w:r>
      </w:hyperlink>
    </w:p>
    <w:p w14:paraId="78ABAF83" w14:textId="00D77952" w:rsidR="00825D74" w:rsidRDefault="00825D74">
      <w:pPr>
        <w:pStyle w:val="TOC3"/>
        <w:rPr>
          <w:rFonts w:asciiTheme="minorHAnsi" w:eastAsiaTheme="minorEastAsia" w:hAnsiTheme="minorHAnsi" w:cstheme="minorBidi"/>
          <w:noProof/>
          <w:kern w:val="2"/>
          <w14:ligatures w14:val="standardContextual"/>
        </w:rPr>
      </w:pPr>
      <w:hyperlink w:anchor="_Toc181625295" w:history="1">
        <w:r w:rsidRPr="00560FE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_Toc181625295 \h </w:instrText>
        </w:r>
        <w:r>
          <w:rPr>
            <w:noProof/>
            <w:webHidden/>
          </w:rPr>
        </w:r>
        <w:r>
          <w:rPr>
            <w:noProof/>
            <w:webHidden/>
          </w:rPr>
          <w:fldChar w:fldCharType="separate"/>
        </w:r>
        <w:r>
          <w:rPr>
            <w:noProof/>
            <w:webHidden/>
          </w:rPr>
          <w:t>215</w:t>
        </w:r>
        <w:r>
          <w:rPr>
            <w:noProof/>
            <w:webHidden/>
          </w:rPr>
          <w:fldChar w:fldCharType="end"/>
        </w:r>
      </w:hyperlink>
    </w:p>
    <w:p w14:paraId="6D792A26" w14:textId="1C7935CE" w:rsidR="00825D74" w:rsidRDefault="00825D74">
      <w:pPr>
        <w:pStyle w:val="TOC3"/>
        <w:rPr>
          <w:rFonts w:asciiTheme="minorHAnsi" w:eastAsiaTheme="minorEastAsia" w:hAnsiTheme="minorHAnsi" w:cstheme="minorBidi"/>
          <w:noProof/>
          <w:kern w:val="2"/>
          <w14:ligatures w14:val="standardContextual"/>
        </w:rPr>
      </w:pPr>
      <w:hyperlink w:anchor="_Toc181625296" w:history="1">
        <w:r w:rsidRPr="00560FE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_Toc181625296 \h </w:instrText>
        </w:r>
        <w:r>
          <w:rPr>
            <w:noProof/>
            <w:webHidden/>
          </w:rPr>
        </w:r>
        <w:r>
          <w:rPr>
            <w:noProof/>
            <w:webHidden/>
          </w:rPr>
          <w:fldChar w:fldCharType="separate"/>
        </w:r>
        <w:r>
          <w:rPr>
            <w:noProof/>
            <w:webHidden/>
          </w:rPr>
          <w:t>215</w:t>
        </w:r>
        <w:r>
          <w:rPr>
            <w:noProof/>
            <w:webHidden/>
          </w:rPr>
          <w:fldChar w:fldCharType="end"/>
        </w:r>
      </w:hyperlink>
    </w:p>
    <w:p w14:paraId="5C52F3DB" w14:textId="1FF2B1D0" w:rsidR="00825D74" w:rsidRDefault="00825D74">
      <w:pPr>
        <w:pStyle w:val="TOC3"/>
        <w:rPr>
          <w:rFonts w:asciiTheme="minorHAnsi" w:eastAsiaTheme="minorEastAsia" w:hAnsiTheme="minorHAnsi" w:cstheme="minorBidi"/>
          <w:noProof/>
          <w:kern w:val="2"/>
          <w14:ligatures w14:val="standardContextual"/>
        </w:rPr>
      </w:pPr>
      <w:hyperlink w:anchor="_Toc181625297" w:history="1">
        <w:r w:rsidRPr="00560FE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_Toc181625297 \h </w:instrText>
        </w:r>
        <w:r>
          <w:rPr>
            <w:noProof/>
            <w:webHidden/>
          </w:rPr>
        </w:r>
        <w:r>
          <w:rPr>
            <w:noProof/>
            <w:webHidden/>
          </w:rPr>
          <w:fldChar w:fldCharType="separate"/>
        </w:r>
        <w:r>
          <w:rPr>
            <w:noProof/>
            <w:webHidden/>
          </w:rPr>
          <w:t>216</w:t>
        </w:r>
        <w:r>
          <w:rPr>
            <w:noProof/>
            <w:webHidden/>
          </w:rPr>
          <w:fldChar w:fldCharType="end"/>
        </w:r>
      </w:hyperlink>
    </w:p>
    <w:p w14:paraId="756202BB" w14:textId="3880B4BF" w:rsidR="00825D74" w:rsidRDefault="00825D74">
      <w:pPr>
        <w:pStyle w:val="TOC3"/>
        <w:rPr>
          <w:rFonts w:asciiTheme="minorHAnsi" w:eastAsiaTheme="minorEastAsia" w:hAnsiTheme="minorHAnsi" w:cstheme="minorBidi"/>
          <w:noProof/>
          <w:kern w:val="2"/>
          <w14:ligatures w14:val="standardContextual"/>
        </w:rPr>
      </w:pPr>
      <w:hyperlink w:anchor="_Toc181625298" w:history="1">
        <w:r w:rsidRPr="00560FEC">
          <w:rPr>
            <w:rStyle w:val="Hyperlink"/>
            <w:noProof/>
          </w:rPr>
          <w:t>K.8.15 IHE PCD-07 asynchronous status update (READ - read receipt)</w:t>
        </w:r>
        <w:r>
          <w:rPr>
            <w:noProof/>
            <w:webHidden/>
          </w:rPr>
          <w:tab/>
        </w:r>
        <w:r>
          <w:rPr>
            <w:noProof/>
            <w:webHidden/>
          </w:rPr>
          <w:fldChar w:fldCharType="begin"/>
        </w:r>
        <w:r>
          <w:rPr>
            <w:noProof/>
            <w:webHidden/>
          </w:rPr>
          <w:instrText xml:space="preserve"> PAGEREF _Toc181625298 \h </w:instrText>
        </w:r>
        <w:r>
          <w:rPr>
            <w:noProof/>
            <w:webHidden/>
          </w:rPr>
        </w:r>
        <w:r>
          <w:rPr>
            <w:noProof/>
            <w:webHidden/>
          </w:rPr>
          <w:fldChar w:fldCharType="separate"/>
        </w:r>
        <w:r>
          <w:rPr>
            <w:noProof/>
            <w:webHidden/>
          </w:rPr>
          <w:t>216</w:t>
        </w:r>
        <w:r>
          <w:rPr>
            <w:noProof/>
            <w:webHidden/>
          </w:rPr>
          <w:fldChar w:fldCharType="end"/>
        </w:r>
      </w:hyperlink>
    </w:p>
    <w:p w14:paraId="4C0FA888" w14:textId="483D266F" w:rsidR="00825D74" w:rsidRDefault="00825D74">
      <w:pPr>
        <w:pStyle w:val="TOC3"/>
        <w:rPr>
          <w:rFonts w:asciiTheme="minorHAnsi" w:eastAsiaTheme="minorEastAsia" w:hAnsiTheme="minorHAnsi" w:cstheme="minorBidi"/>
          <w:noProof/>
          <w:kern w:val="2"/>
          <w14:ligatures w14:val="standardContextual"/>
        </w:rPr>
      </w:pPr>
      <w:hyperlink w:anchor="_Toc181625299" w:history="1">
        <w:r w:rsidRPr="00560FEC">
          <w:rPr>
            <w:rStyle w:val="Hyperlink"/>
            <w:noProof/>
          </w:rPr>
          <w:t>K.8.16 IHE PCD-07 asynchronous reply message with MCR and URI response</w:t>
        </w:r>
        <w:r>
          <w:rPr>
            <w:noProof/>
            <w:webHidden/>
          </w:rPr>
          <w:tab/>
        </w:r>
        <w:r>
          <w:rPr>
            <w:noProof/>
            <w:webHidden/>
          </w:rPr>
          <w:fldChar w:fldCharType="begin"/>
        </w:r>
        <w:r>
          <w:rPr>
            <w:noProof/>
            <w:webHidden/>
          </w:rPr>
          <w:instrText xml:space="preserve"> PAGEREF _Toc181625299 \h </w:instrText>
        </w:r>
        <w:r>
          <w:rPr>
            <w:noProof/>
            <w:webHidden/>
          </w:rPr>
        </w:r>
        <w:r>
          <w:rPr>
            <w:noProof/>
            <w:webHidden/>
          </w:rPr>
          <w:fldChar w:fldCharType="separate"/>
        </w:r>
        <w:r>
          <w:rPr>
            <w:noProof/>
            <w:webHidden/>
          </w:rPr>
          <w:t>217</w:t>
        </w:r>
        <w:r>
          <w:rPr>
            <w:noProof/>
            <w:webHidden/>
          </w:rPr>
          <w:fldChar w:fldCharType="end"/>
        </w:r>
      </w:hyperlink>
    </w:p>
    <w:p w14:paraId="0FC15921" w14:textId="49626E08" w:rsidR="00825D74" w:rsidRDefault="00825D74">
      <w:pPr>
        <w:pStyle w:val="TOC3"/>
        <w:rPr>
          <w:rFonts w:asciiTheme="minorHAnsi" w:eastAsiaTheme="minorEastAsia" w:hAnsiTheme="minorHAnsi" w:cstheme="minorBidi"/>
          <w:noProof/>
          <w:kern w:val="2"/>
          <w14:ligatures w14:val="standardContextual"/>
        </w:rPr>
      </w:pPr>
      <w:hyperlink w:anchor="_Toc181625300" w:history="1">
        <w:r w:rsidRPr="00560FEC">
          <w:rPr>
            <w:rStyle w:val="Hyperlink"/>
            <w:noProof/>
          </w:rPr>
          <w:t>K.8.17 IHE DEV specific WCTP extensions to PCD-06 wctp-SubmitRequest for WCM attachments</w:t>
        </w:r>
        <w:r>
          <w:rPr>
            <w:noProof/>
            <w:webHidden/>
          </w:rPr>
          <w:tab/>
        </w:r>
        <w:r>
          <w:rPr>
            <w:noProof/>
            <w:webHidden/>
          </w:rPr>
          <w:fldChar w:fldCharType="begin"/>
        </w:r>
        <w:r>
          <w:rPr>
            <w:noProof/>
            <w:webHidden/>
          </w:rPr>
          <w:instrText xml:space="preserve"> PAGEREF _Toc181625300 \h </w:instrText>
        </w:r>
        <w:r>
          <w:rPr>
            <w:noProof/>
            <w:webHidden/>
          </w:rPr>
        </w:r>
        <w:r>
          <w:rPr>
            <w:noProof/>
            <w:webHidden/>
          </w:rPr>
          <w:fldChar w:fldCharType="separate"/>
        </w:r>
        <w:r>
          <w:rPr>
            <w:noProof/>
            <w:webHidden/>
          </w:rPr>
          <w:t>217</w:t>
        </w:r>
        <w:r>
          <w:rPr>
            <w:noProof/>
            <w:webHidden/>
          </w:rPr>
          <w:fldChar w:fldCharType="end"/>
        </w:r>
      </w:hyperlink>
    </w:p>
    <w:p w14:paraId="0784F3CD" w14:textId="30000F29" w:rsidR="00825D74" w:rsidRDefault="00825D74">
      <w:pPr>
        <w:pStyle w:val="TOC3"/>
        <w:rPr>
          <w:rFonts w:asciiTheme="minorHAnsi" w:eastAsiaTheme="minorEastAsia" w:hAnsiTheme="minorHAnsi" w:cstheme="minorBidi"/>
          <w:noProof/>
          <w:kern w:val="2"/>
          <w14:ligatures w14:val="standardContextual"/>
        </w:rPr>
      </w:pPr>
      <w:hyperlink w:anchor="_Toc181625301" w:history="1">
        <w:r w:rsidRPr="00560FEC">
          <w:rPr>
            <w:rStyle w:val="Hyperlink"/>
            <w:noProof/>
          </w:rPr>
          <w:t>K.8.18 IHE PCD specific WCTP extensions to wctp-SubmitRequest for alert information</w:t>
        </w:r>
        <w:r>
          <w:rPr>
            <w:noProof/>
            <w:webHidden/>
          </w:rPr>
          <w:tab/>
        </w:r>
        <w:r>
          <w:rPr>
            <w:noProof/>
            <w:webHidden/>
          </w:rPr>
          <w:fldChar w:fldCharType="begin"/>
        </w:r>
        <w:r>
          <w:rPr>
            <w:noProof/>
            <w:webHidden/>
          </w:rPr>
          <w:instrText xml:space="preserve"> PAGEREF _Toc181625301 \h </w:instrText>
        </w:r>
        <w:r>
          <w:rPr>
            <w:noProof/>
            <w:webHidden/>
          </w:rPr>
        </w:r>
        <w:r>
          <w:rPr>
            <w:noProof/>
            <w:webHidden/>
          </w:rPr>
          <w:fldChar w:fldCharType="separate"/>
        </w:r>
        <w:r>
          <w:rPr>
            <w:noProof/>
            <w:webHidden/>
          </w:rPr>
          <w:t>219</w:t>
        </w:r>
        <w:r>
          <w:rPr>
            <w:noProof/>
            <w:webHidden/>
          </w:rPr>
          <w:fldChar w:fldCharType="end"/>
        </w:r>
      </w:hyperlink>
    </w:p>
    <w:p w14:paraId="1289A46A" w14:textId="07A3CD14" w:rsidR="00825D74" w:rsidRDefault="00825D74">
      <w:pPr>
        <w:pStyle w:val="TOC3"/>
        <w:rPr>
          <w:rFonts w:asciiTheme="minorHAnsi" w:eastAsiaTheme="minorEastAsia" w:hAnsiTheme="minorHAnsi" w:cstheme="minorBidi"/>
          <w:noProof/>
          <w:kern w:val="2"/>
          <w14:ligatures w14:val="standardContextual"/>
        </w:rPr>
      </w:pPr>
      <w:hyperlink w:anchor="_Toc181625302" w:history="1">
        <w:r w:rsidRPr="00560FEC">
          <w:rPr>
            <w:rStyle w:val="Hyperlink"/>
            <w:noProof/>
          </w:rPr>
          <w:t>K.8.19 IHE PCD specific WCTP extensions to PCD-07 transactions for alerts</w:t>
        </w:r>
        <w:r>
          <w:rPr>
            <w:noProof/>
            <w:webHidden/>
          </w:rPr>
          <w:tab/>
        </w:r>
        <w:r>
          <w:rPr>
            <w:noProof/>
            <w:webHidden/>
          </w:rPr>
          <w:fldChar w:fldCharType="begin"/>
        </w:r>
        <w:r>
          <w:rPr>
            <w:noProof/>
            <w:webHidden/>
          </w:rPr>
          <w:instrText xml:space="preserve"> PAGEREF _Toc181625302 \h </w:instrText>
        </w:r>
        <w:r>
          <w:rPr>
            <w:noProof/>
            <w:webHidden/>
          </w:rPr>
        </w:r>
        <w:r>
          <w:rPr>
            <w:noProof/>
            <w:webHidden/>
          </w:rPr>
          <w:fldChar w:fldCharType="separate"/>
        </w:r>
        <w:r>
          <w:rPr>
            <w:noProof/>
            <w:webHidden/>
          </w:rPr>
          <w:t>221</w:t>
        </w:r>
        <w:r>
          <w:rPr>
            <w:noProof/>
            <w:webHidden/>
          </w:rPr>
          <w:fldChar w:fldCharType="end"/>
        </w:r>
      </w:hyperlink>
    </w:p>
    <w:p w14:paraId="45753F0A" w14:textId="4DA59BF8" w:rsidR="00825D74" w:rsidRDefault="00825D74">
      <w:pPr>
        <w:pStyle w:val="TOC3"/>
        <w:rPr>
          <w:rFonts w:asciiTheme="minorHAnsi" w:eastAsiaTheme="minorEastAsia" w:hAnsiTheme="minorHAnsi" w:cstheme="minorBidi"/>
          <w:noProof/>
          <w:kern w:val="2"/>
          <w14:ligatures w14:val="standardContextual"/>
        </w:rPr>
      </w:pPr>
      <w:hyperlink w:anchor="_Toc181625303" w:history="1">
        <w:r w:rsidRPr="00560FEC">
          <w:rPr>
            <w:rStyle w:val="Hyperlink"/>
            <w:noProof/>
          </w:rPr>
          <w:t>K.8.20 IHE PCD-06 wctp-IHEPCDSubmitRequestUpdate</w:t>
        </w:r>
        <w:r>
          <w:rPr>
            <w:noProof/>
            <w:webHidden/>
          </w:rPr>
          <w:tab/>
        </w:r>
        <w:r>
          <w:rPr>
            <w:noProof/>
            <w:webHidden/>
          </w:rPr>
          <w:fldChar w:fldCharType="begin"/>
        </w:r>
        <w:r>
          <w:rPr>
            <w:noProof/>
            <w:webHidden/>
          </w:rPr>
          <w:instrText xml:space="preserve"> PAGEREF _Toc181625303 \h </w:instrText>
        </w:r>
        <w:r>
          <w:rPr>
            <w:noProof/>
            <w:webHidden/>
          </w:rPr>
        </w:r>
        <w:r>
          <w:rPr>
            <w:noProof/>
            <w:webHidden/>
          </w:rPr>
          <w:fldChar w:fldCharType="separate"/>
        </w:r>
        <w:r>
          <w:rPr>
            <w:noProof/>
            <w:webHidden/>
          </w:rPr>
          <w:t>222</w:t>
        </w:r>
        <w:r>
          <w:rPr>
            <w:noProof/>
            <w:webHidden/>
          </w:rPr>
          <w:fldChar w:fldCharType="end"/>
        </w:r>
      </w:hyperlink>
    </w:p>
    <w:p w14:paraId="3E0035E1" w14:textId="16BFC517" w:rsidR="00825D74" w:rsidRDefault="00825D74">
      <w:pPr>
        <w:pStyle w:val="TOC1"/>
        <w:rPr>
          <w:rFonts w:asciiTheme="minorHAnsi" w:eastAsiaTheme="minorEastAsia" w:hAnsiTheme="minorHAnsi" w:cstheme="minorBidi"/>
          <w:noProof/>
          <w:kern w:val="2"/>
          <w14:ligatures w14:val="standardContextual"/>
        </w:rPr>
      </w:pPr>
      <w:hyperlink w:anchor="_Toc181625304" w:history="1">
        <w:r w:rsidRPr="00560FEC">
          <w:rPr>
            <w:rStyle w:val="Hyperlink"/>
            <w:noProof/>
          </w:rPr>
          <w:t>Appendix L - Alert (Alarm) Fatigue</w:t>
        </w:r>
        <w:r>
          <w:rPr>
            <w:noProof/>
            <w:webHidden/>
          </w:rPr>
          <w:tab/>
        </w:r>
        <w:r>
          <w:rPr>
            <w:noProof/>
            <w:webHidden/>
          </w:rPr>
          <w:fldChar w:fldCharType="begin"/>
        </w:r>
        <w:r>
          <w:rPr>
            <w:noProof/>
            <w:webHidden/>
          </w:rPr>
          <w:instrText xml:space="preserve"> PAGEREF _Toc181625304 \h </w:instrText>
        </w:r>
        <w:r>
          <w:rPr>
            <w:noProof/>
            <w:webHidden/>
          </w:rPr>
        </w:r>
        <w:r>
          <w:rPr>
            <w:noProof/>
            <w:webHidden/>
          </w:rPr>
          <w:fldChar w:fldCharType="separate"/>
        </w:r>
        <w:r>
          <w:rPr>
            <w:noProof/>
            <w:webHidden/>
          </w:rPr>
          <w:t>224</w:t>
        </w:r>
        <w:r>
          <w:rPr>
            <w:noProof/>
            <w:webHidden/>
          </w:rPr>
          <w:fldChar w:fldCharType="end"/>
        </w:r>
      </w:hyperlink>
    </w:p>
    <w:p w14:paraId="291FCB03" w14:textId="6CB44BE4" w:rsidR="00825D74" w:rsidRDefault="00825D74">
      <w:pPr>
        <w:pStyle w:val="TOC1"/>
        <w:rPr>
          <w:rFonts w:asciiTheme="minorHAnsi" w:eastAsiaTheme="minorEastAsia" w:hAnsiTheme="minorHAnsi" w:cstheme="minorBidi"/>
          <w:noProof/>
          <w:kern w:val="2"/>
          <w14:ligatures w14:val="standardContextual"/>
        </w:rPr>
      </w:pPr>
      <w:hyperlink w:anchor="_Toc181625305" w:history="1">
        <w:r w:rsidRPr="00560FEC">
          <w:rPr>
            <w:rStyle w:val="Hyperlink"/>
            <w:noProof/>
          </w:rPr>
          <w:t>Appendix M Infusion Pump Events</w:t>
        </w:r>
        <w:r>
          <w:rPr>
            <w:noProof/>
            <w:webHidden/>
          </w:rPr>
          <w:tab/>
        </w:r>
        <w:r>
          <w:rPr>
            <w:noProof/>
            <w:webHidden/>
          </w:rPr>
          <w:fldChar w:fldCharType="begin"/>
        </w:r>
        <w:r>
          <w:rPr>
            <w:noProof/>
            <w:webHidden/>
          </w:rPr>
          <w:instrText xml:space="preserve"> PAGEREF _Toc181625305 \h </w:instrText>
        </w:r>
        <w:r>
          <w:rPr>
            <w:noProof/>
            <w:webHidden/>
          </w:rPr>
        </w:r>
        <w:r>
          <w:rPr>
            <w:noProof/>
            <w:webHidden/>
          </w:rPr>
          <w:fldChar w:fldCharType="separate"/>
        </w:r>
        <w:r>
          <w:rPr>
            <w:noProof/>
            <w:webHidden/>
          </w:rPr>
          <w:t>226</w:t>
        </w:r>
        <w:r>
          <w:rPr>
            <w:noProof/>
            <w:webHidden/>
          </w:rPr>
          <w:fldChar w:fldCharType="end"/>
        </w:r>
      </w:hyperlink>
    </w:p>
    <w:p w14:paraId="43BBF680" w14:textId="13430BCC" w:rsidR="00825D74" w:rsidRDefault="00825D74">
      <w:pPr>
        <w:pStyle w:val="TOC2"/>
        <w:rPr>
          <w:rFonts w:asciiTheme="minorHAnsi" w:eastAsiaTheme="minorEastAsia" w:hAnsiTheme="minorHAnsi" w:cstheme="minorBidi"/>
          <w:noProof/>
          <w:kern w:val="2"/>
          <w14:ligatures w14:val="standardContextual"/>
        </w:rPr>
      </w:pPr>
      <w:hyperlink w:anchor="_Toc181625306" w:history="1">
        <w:r w:rsidRPr="00560FEC">
          <w:rPr>
            <w:rStyle w:val="Hyperlink"/>
            <w:noProof/>
          </w:rPr>
          <w:t>M.1 Basic Infusion Events</w:t>
        </w:r>
        <w:r>
          <w:rPr>
            <w:noProof/>
            <w:webHidden/>
          </w:rPr>
          <w:tab/>
        </w:r>
        <w:r>
          <w:rPr>
            <w:noProof/>
            <w:webHidden/>
          </w:rPr>
          <w:fldChar w:fldCharType="begin"/>
        </w:r>
        <w:r>
          <w:rPr>
            <w:noProof/>
            <w:webHidden/>
          </w:rPr>
          <w:instrText xml:space="preserve"> PAGEREF _Toc181625306 \h </w:instrText>
        </w:r>
        <w:r>
          <w:rPr>
            <w:noProof/>
            <w:webHidden/>
          </w:rPr>
        </w:r>
        <w:r>
          <w:rPr>
            <w:noProof/>
            <w:webHidden/>
          </w:rPr>
          <w:fldChar w:fldCharType="separate"/>
        </w:r>
        <w:r>
          <w:rPr>
            <w:noProof/>
            <w:webHidden/>
          </w:rPr>
          <w:t>226</w:t>
        </w:r>
        <w:r>
          <w:rPr>
            <w:noProof/>
            <w:webHidden/>
          </w:rPr>
          <w:fldChar w:fldCharType="end"/>
        </w:r>
      </w:hyperlink>
    </w:p>
    <w:p w14:paraId="1CEC601F" w14:textId="1C35B989" w:rsidR="00825D74" w:rsidRDefault="00825D74">
      <w:pPr>
        <w:pStyle w:val="TOC3"/>
        <w:rPr>
          <w:rFonts w:asciiTheme="minorHAnsi" w:eastAsiaTheme="minorEastAsia" w:hAnsiTheme="minorHAnsi" w:cstheme="minorBidi"/>
          <w:noProof/>
          <w:kern w:val="2"/>
          <w14:ligatures w14:val="standardContextual"/>
        </w:rPr>
      </w:pPr>
      <w:hyperlink w:anchor="_Toc181625307" w:history="1">
        <w:r w:rsidRPr="00560FE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_Toc181625307 \h </w:instrText>
        </w:r>
        <w:r>
          <w:rPr>
            <w:noProof/>
            <w:webHidden/>
          </w:rPr>
        </w:r>
        <w:r>
          <w:rPr>
            <w:noProof/>
            <w:webHidden/>
          </w:rPr>
          <w:fldChar w:fldCharType="separate"/>
        </w:r>
        <w:r>
          <w:rPr>
            <w:noProof/>
            <w:webHidden/>
          </w:rPr>
          <w:t>228</w:t>
        </w:r>
        <w:r>
          <w:rPr>
            <w:noProof/>
            <w:webHidden/>
          </w:rPr>
          <w:fldChar w:fldCharType="end"/>
        </w:r>
      </w:hyperlink>
    </w:p>
    <w:p w14:paraId="33305403" w14:textId="62066CAB" w:rsidR="00825D74" w:rsidRDefault="00825D74">
      <w:pPr>
        <w:pStyle w:val="TOC3"/>
        <w:rPr>
          <w:rFonts w:asciiTheme="minorHAnsi" w:eastAsiaTheme="minorEastAsia" w:hAnsiTheme="minorHAnsi" w:cstheme="minorBidi"/>
          <w:noProof/>
          <w:kern w:val="2"/>
          <w14:ligatures w14:val="standardContextual"/>
        </w:rPr>
      </w:pPr>
      <w:hyperlink w:anchor="_Toc181625308" w:history="1">
        <w:r w:rsidRPr="00560FEC">
          <w:rPr>
            <w:rStyle w:val="Hyperlink"/>
            <w:noProof/>
          </w:rPr>
          <w:t>M.1.2 Infusion Pump Events</w:t>
        </w:r>
        <w:r>
          <w:rPr>
            <w:noProof/>
            <w:webHidden/>
          </w:rPr>
          <w:tab/>
        </w:r>
        <w:r>
          <w:rPr>
            <w:noProof/>
            <w:webHidden/>
          </w:rPr>
          <w:fldChar w:fldCharType="begin"/>
        </w:r>
        <w:r>
          <w:rPr>
            <w:noProof/>
            <w:webHidden/>
          </w:rPr>
          <w:instrText xml:space="preserve"> PAGEREF _Toc181625308 \h </w:instrText>
        </w:r>
        <w:r>
          <w:rPr>
            <w:noProof/>
            <w:webHidden/>
          </w:rPr>
        </w:r>
        <w:r>
          <w:rPr>
            <w:noProof/>
            <w:webHidden/>
          </w:rPr>
          <w:fldChar w:fldCharType="separate"/>
        </w:r>
        <w:r>
          <w:rPr>
            <w:noProof/>
            <w:webHidden/>
          </w:rPr>
          <w:t>229</w:t>
        </w:r>
        <w:r>
          <w:rPr>
            <w:noProof/>
            <w:webHidden/>
          </w:rPr>
          <w:fldChar w:fldCharType="end"/>
        </w:r>
      </w:hyperlink>
    </w:p>
    <w:p w14:paraId="6013CD41" w14:textId="6B61149F" w:rsidR="00825D74" w:rsidRDefault="00825D74">
      <w:pPr>
        <w:pStyle w:val="TOC4"/>
        <w:rPr>
          <w:rFonts w:asciiTheme="minorHAnsi" w:eastAsiaTheme="minorEastAsia" w:hAnsiTheme="minorHAnsi" w:cstheme="minorBidi"/>
          <w:noProof/>
          <w:kern w:val="2"/>
          <w14:ligatures w14:val="standardContextual"/>
        </w:rPr>
      </w:pPr>
      <w:hyperlink w:anchor="_Toc181625309" w:history="1">
        <w:r w:rsidRPr="00560FEC">
          <w:rPr>
            <w:rStyle w:val="Hyperlink"/>
            <w:noProof/>
          </w:rPr>
          <w:t>M.1.2.1 Infusion Event Parameters</w:t>
        </w:r>
        <w:r>
          <w:rPr>
            <w:noProof/>
            <w:webHidden/>
          </w:rPr>
          <w:tab/>
        </w:r>
        <w:r>
          <w:rPr>
            <w:noProof/>
            <w:webHidden/>
          </w:rPr>
          <w:fldChar w:fldCharType="begin"/>
        </w:r>
        <w:r>
          <w:rPr>
            <w:noProof/>
            <w:webHidden/>
          </w:rPr>
          <w:instrText xml:space="preserve"> PAGEREF _Toc181625309 \h </w:instrText>
        </w:r>
        <w:r>
          <w:rPr>
            <w:noProof/>
            <w:webHidden/>
          </w:rPr>
        </w:r>
        <w:r>
          <w:rPr>
            <w:noProof/>
            <w:webHidden/>
          </w:rPr>
          <w:fldChar w:fldCharType="separate"/>
        </w:r>
        <w:r>
          <w:rPr>
            <w:noProof/>
            <w:webHidden/>
          </w:rPr>
          <w:t>231</w:t>
        </w:r>
        <w:r>
          <w:rPr>
            <w:noProof/>
            <w:webHidden/>
          </w:rPr>
          <w:fldChar w:fldCharType="end"/>
        </w:r>
      </w:hyperlink>
    </w:p>
    <w:p w14:paraId="72B63278" w14:textId="5D548F79" w:rsidR="00825D74" w:rsidRDefault="00825D74">
      <w:pPr>
        <w:pStyle w:val="TOC4"/>
        <w:rPr>
          <w:rFonts w:asciiTheme="minorHAnsi" w:eastAsiaTheme="minorEastAsia" w:hAnsiTheme="minorHAnsi" w:cstheme="minorBidi"/>
          <w:noProof/>
          <w:kern w:val="2"/>
          <w14:ligatures w14:val="standardContextual"/>
        </w:rPr>
      </w:pPr>
      <w:hyperlink w:anchor="_Toc181625310" w:history="1">
        <w:r w:rsidRPr="00560FEC">
          <w:rPr>
            <w:rStyle w:val="Hyperlink"/>
            <w:noProof/>
          </w:rPr>
          <w:t>M.1.2.2 Infusion Event Sample Message</w:t>
        </w:r>
        <w:r>
          <w:rPr>
            <w:noProof/>
            <w:webHidden/>
          </w:rPr>
          <w:tab/>
        </w:r>
        <w:r>
          <w:rPr>
            <w:noProof/>
            <w:webHidden/>
          </w:rPr>
          <w:fldChar w:fldCharType="begin"/>
        </w:r>
        <w:r>
          <w:rPr>
            <w:noProof/>
            <w:webHidden/>
          </w:rPr>
          <w:instrText xml:space="preserve"> PAGEREF _Toc181625310 \h </w:instrText>
        </w:r>
        <w:r>
          <w:rPr>
            <w:noProof/>
            <w:webHidden/>
          </w:rPr>
        </w:r>
        <w:r>
          <w:rPr>
            <w:noProof/>
            <w:webHidden/>
          </w:rPr>
          <w:fldChar w:fldCharType="separate"/>
        </w:r>
        <w:r>
          <w:rPr>
            <w:noProof/>
            <w:webHidden/>
          </w:rPr>
          <w:t>272</w:t>
        </w:r>
        <w:r>
          <w:rPr>
            <w:noProof/>
            <w:webHidden/>
          </w:rPr>
          <w:fldChar w:fldCharType="end"/>
        </w:r>
      </w:hyperlink>
    </w:p>
    <w:p w14:paraId="52BB0919" w14:textId="0F638417" w:rsidR="00825D74" w:rsidRDefault="00825D74">
      <w:pPr>
        <w:pStyle w:val="TOC4"/>
        <w:rPr>
          <w:rFonts w:asciiTheme="minorHAnsi" w:eastAsiaTheme="minorEastAsia" w:hAnsiTheme="minorHAnsi" w:cstheme="minorBidi"/>
          <w:noProof/>
          <w:kern w:val="2"/>
          <w14:ligatures w14:val="standardContextual"/>
        </w:rPr>
      </w:pPr>
      <w:hyperlink w:anchor="_Toc181625311" w:history="1">
        <w:r w:rsidRPr="00560FEC">
          <w:rPr>
            <w:rStyle w:val="Hyperlink"/>
            <w:noProof/>
          </w:rPr>
          <w:t>M.1.2.3 Definition of Pillar/Rack/Slot topology</w:t>
        </w:r>
        <w:r>
          <w:rPr>
            <w:noProof/>
            <w:webHidden/>
          </w:rPr>
          <w:tab/>
        </w:r>
        <w:r>
          <w:rPr>
            <w:noProof/>
            <w:webHidden/>
          </w:rPr>
          <w:fldChar w:fldCharType="begin"/>
        </w:r>
        <w:r>
          <w:rPr>
            <w:noProof/>
            <w:webHidden/>
          </w:rPr>
          <w:instrText xml:space="preserve"> PAGEREF _Toc181625311 \h </w:instrText>
        </w:r>
        <w:r>
          <w:rPr>
            <w:noProof/>
            <w:webHidden/>
          </w:rPr>
        </w:r>
        <w:r>
          <w:rPr>
            <w:noProof/>
            <w:webHidden/>
          </w:rPr>
          <w:fldChar w:fldCharType="separate"/>
        </w:r>
        <w:r>
          <w:rPr>
            <w:noProof/>
            <w:webHidden/>
          </w:rPr>
          <w:t>274</w:t>
        </w:r>
        <w:r>
          <w:rPr>
            <w:noProof/>
            <w:webHidden/>
          </w:rPr>
          <w:fldChar w:fldCharType="end"/>
        </w:r>
      </w:hyperlink>
    </w:p>
    <w:p w14:paraId="6C58E650" w14:textId="19382443" w:rsidR="00825D74" w:rsidRDefault="00825D74">
      <w:pPr>
        <w:pStyle w:val="TOC4"/>
        <w:rPr>
          <w:rFonts w:asciiTheme="minorHAnsi" w:eastAsiaTheme="minorEastAsia" w:hAnsiTheme="minorHAnsi" w:cstheme="minorBidi"/>
          <w:noProof/>
          <w:kern w:val="2"/>
          <w14:ligatures w14:val="standardContextual"/>
        </w:rPr>
      </w:pPr>
      <w:hyperlink w:anchor="_Toc181625312" w:history="1">
        <w:r w:rsidRPr="00560FEC">
          <w:rPr>
            <w:rStyle w:val="Hyperlink"/>
            <w:noProof/>
          </w:rPr>
          <w:t>M.1.2.3 Specifying a pump location within a Pillar (and Rack)</w:t>
        </w:r>
        <w:r>
          <w:rPr>
            <w:noProof/>
            <w:webHidden/>
          </w:rPr>
          <w:tab/>
        </w:r>
        <w:r>
          <w:rPr>
            <w:noProof/>
            <w:webHidden/>
          </w:rPr>
          <w:fldChar w:fldCharType="begin"/>
        </w:r>
        <w:r>
          <w:rPr>
            <w:noProof/>
            <w:webHidden/>
          </w:rPr>
          <w:instrText xml:space="preserve"> PAGEREF _Toc181625312 \h </w:instrText>
        </w:r>
        <w:r>
          <w:rPr>
            <w:noProof/>
            <w:webHidden/>
          </w:rPr>
        </w:r>
        <w:r>
          <w:rPr>
            <w:noProof/>
            <w:webHidden/>
          </w:rPr>
          <w:fldChar w:fldCharType="separate"/>
        </w:r>
        <w:r>
          <w:rPr>
            <w:noProof/>
            <w:webHidden/>
          </w:rPr>
          <w:t>276</w:t>
        </w:r>
        <w:r>
          <w:rPr>
            <w:noProof/>
            <w:webHidden/>
          </w:rPr>
          <w:fldChar w:fldCharType="end"/>
        </w:r>
      </w:hyperlink>
    </w:p>
    <w:p w14:paraId="298869EC" w14:textId="564C7793" w:rsidR="00825D74" w:rsidRDefault="00825D74">
      <w:pPr>
        <w:pStyle w:val="TOC1"/>
        <w:rPr>
          <w:rFonts w:asciiTheme="minorHAnsi" w:eastAsiaTheme="minorEastAsia" w:hAnsiTheme="minorHAnsi" w:cstheme="minorBidi"/>
          <w:noProof/>
          <w:kern w:val="2"/>
          <w14:ligatures w14:val="standardContextual"/>
        </w:rPr>
      </w:pPr>
      <w:hyperlink w:anchor="_Toc181625313" w:history="1">
        <w:r w:rsidRPr="00560FEC">
          <w:rPr>
            <w:rStyle w:val="Hyperlink"/>
            <w:noProof/>
          </w:rPr>
          <w:t>Glossary</w:t>
        </w:r>
        <w:r>
          <w:rPr>
            <w:noProof/>
            <w:webHidden/>
          </w:rPr>
          <w:tab/>
        </w:r>
        <w:r>
          <w:rPr>
            <w:noProof/>
            <w:webHidden/>
          </w:rPr>
          <w:fldChar w:fldCharType="begin"/>
        </w:r>
        <w:r>
          <w:rPr>
            <w:noProof/>
            <w:webHidden/>
          </w:rPr>
          <w:instrText xml:space="preserve"> PAGEREF _Toc181625313 \h </w:instrText>
        </w:r>
        <w:r>
          <w:rPr>
            <w:noProof/>
            <w:webHidden/>
          </w:rPr>
        </w:r>
        <w:r>
          <w:rPr>
            <w:noProof/>
            <w:webHidden/>
          </w:rPr>
          <w:fldChar w:fldCharType="separate"/>
        </w:r>
        <w:r>
          <w:rPr>
            <w:noProof/>
            <w:webHidden/>
          </w:rPr>
          <w:t>283</w:t>
        </w:r>
        <w:r>
          <w:rPr>
            <w:noProof/>
            <w:webHidden/>
          </w:rPr>
          <w:fldChar w:fldCharType="end"/>
        </w:r>
      </w:hyperlink>
    </w:p>
    <w:p w14:paraId="38875DA2" w14:textId="71545B12" w:rsidR="00AA383B" w:rsidRPr="001F42D3" w:rsidRDefault="009F4303">
      <w:pPr>
        <w:ind w:hanging="2"/>
      </w:pPr>
      <w:r w:rsidRPr="001F42D3">
        <w:fldChar w:fldCharType="end"/>
      </w:r>
    </w:p>
    <w:p w14:paraId="3C1FEB31" w14:textId="77777777" w:rsidR="009F4303" w:rsidRPr="001F42D3" w:rsidRDefault="009F4303" w:rsidP="00F61918">
      <w:pPr>
        <w:ind w:hanging="2"/>
      </w:pPr>
    </w:p>
    <w:p w14:paraId="2F8E7A63" w14:textId="77777777" w:rsidR="009F4303" w:rsidRPr="001F42D3" w:rsidRDefault="009F4303">
      <w:pPr>
        <w:pStyle w:val="Heading1"/>
        <w:rPr>
          <w:noProof w:val="0"/>
        </w:rPr>
      </w:pPr>
      <w:bookmarkStart w:id="11" w:name="_Toc301797270"/>
      <w:bookmarkStart w:id="12" w:name="_Toc401769738"/>
      <w:bookmarkStart w:id="13" w:name="_Toc181625082"/>
      <w:bookmarkStart w:id="14" w:name="_Toc401769299"/>
      <w:r w:rsidRPr="001F42D3">
        <w:rPr>
          <w:noProof w:val="0"/>
        </w:rPr>
        <w:lastRenderedPageBreak/>
        <w:t>Introduction</w:t>
      </w:r>
      <w:bookmarkEnd w:id="11"/>
      <w:bookmarkEnd w:id="12"/>
      <w:bookmarkEnd w:id="13"/>
    </w:p>
    <w:bookmarkEnd w:id="14"/>
    <w:p w14:paraId="07F9FBAA" w14:textId="342EDF35" w:rsidR="00B11855" w:rsidRPr="001F42D3" w:rsidRDefault="003D003E" w:rsidP="001501FA">
      <w:pPr>
        <w:pStyle w:val="BodyText"/>
      </w:pPr>
      <w:r w:rsidRPr="001F42D3">
        <w:t>This document, Volume 2 of the IHE Device</w:t>
      </w:r>
      <w:r w:rsidR="00D8511F" w:rsidRPr="001F42D3">
        <w:t>s</w:t>
      </w:r>
      <w:r w:rsidRPr="001F42D3">
        <w:t xml:space="preserve"> (</w:t>
      </w:r>
      <w:r w:rsidR="00D8511F" w:rsidRPr="001F42D3">
        <w:t>DEV</w:t>
      </w:r>
      <w:r w:rsidRPr="001F42D3">
        <w:t>) Technical Framework, defines transactions used in IHE Patient Care Device profiles.</w:t>
      </w:r>
    </w:p>
    <w:p w14:paraId="1C38581D" w14:textId="77777777" w:rsidR="00B11855" w:rsidRPr="001F42D3" w:rsidRDefault="003D003E" w:rsidP="00123C7B">
      <w:pPr>
        <w:pStyle w:val="Heading2"/>
        <w:rPr>
          <w:noProof w:val="0"/>
        </w:rPr>
      </w:pPr>
      <w:bookmarkStart w:id="15" w:name="_Toc401769300"/>
      <w:bookmarkStart w:id="16" w:name="_Toc401769739"/>
      <w:bookmarkStart w:id="17" w:name="_Toc181625083"/>
      <w:r w:rsidRPr="001F42D3">
        <w:rPr>
          <w:noProof w:val="0"/>
        </w:rPr>
        <w:t>Introduction to IHE</w:t>
      </w:r>
      <w:bookmarkEnd w:id="15"/>
      <w:bookmarkEnd w:id="16"/>
      <w:bookmarkEnd w:id="17"/>
    </w:p>
    <w:p w14:paraId="7CFD1F71" w14:textId="77777777" w:rsidR="0032385F" w:rsidRPr="001F42D3" w:rsidRDefault="0032385F" w:rsidP="0032385F">
      <w:pPr>
        <w:pStyle w:val="BodyText"/>
      </w:pPr>
      <w:r w:rsidRPr="001F42D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15AC2944" w14:textId="77777777" w:rsidR="0032385F" w:rsidRPr="001F42D3" w:rsidRDefault="0032385F" w:rsidP="0032385F">
      <w:pPr>
        <w:pStyle w:val="BodyText"/>
      </w:pPr>
      <w:r w:rsidRPr="001F42D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303FBAF" w:rsidR="00B11855" w:rsidRPr="001F42D3" w:rsidRDefault="0032385F" w:rsidP="0032385F">
      <w:pPr>
        <w:pStyle w:val="BodyText"/>
      </w:pPr>
      <w:r w:rsidRPr="001F42D3">
        <w:t xml:space="preserve">For general information regarding IHE, refer to </w:t>
      </w:r>
      <w:hyperlink r:id="rId10" w:history="1">
        <w:r w:rsidRPr="001F42D3">
          <w:rPr>
            <w:rStyle w:val="Hyperlink"/>
          </w:rPr>
          <w:t>www.ihe.net</w:t>
        </w:r>
      </w:hyperlink>
      <w:r w:rsidRPr="001F42D3">
        <w:t xml:space="preserve">. It is strongly recommended that, prior to reading this volume, the reader familiarizes themselves with the concepts defined in the </w:t>
      </w:r>
      <w:hyperlink r:id="rId11" w:history="1">
        <w:r w:rsidRPr="001F42D3">
          <w:rPr>
            <w:rStyle w:val="Hyperlink"/>
          </w:rPr>
          <w:t>IHE Technical Frameworks General Introduction</w:t>
        </w:r>
      </w:hyperlink>
    </w:p>
    <w:p w14:paraId="30657A64" w14:textId="77777777" w:rsidR="00B11855" w:rsidRPr="001F42D3" w:rsidRDefault="005F2DA6" w:rsidP="00123C7B">
      <w:pPr>
        <w:pStyle w:val="Heading2"/>
        <w:rPr>
          <w:noProof w:val="0"/>
        </w:rPr>
      </w:pPr>
      <w:bookmarkStart w:id="18" w:name="_Toc401769301"/>
      <w:bookmarkStart w:id="19" w:name="_Toc401769740"/>
      <w:bookmarkStart w:id="20" w:name="_Toc181625084"/>
      <w:r w:rsidRPr="001F42D3">
        <w:rPr>
          <w:noProof w:val="0"/>
        </w:rPr>
        <w:t>I</w:t>
      </w:r>
      <w:r w:rsidR="003D003E" w:rsidRPr="001F42D3">
        <w:rPr>
          <w:noProof w:val="0"/>
        </w:rPr>
        <w:t>ntended Audience</w:t>
      </w:r>
      <w:bookmarkEnd w:id="18"/>
      <w:bookmarkEnd w:id="19"/>
      <w:bookmarkEnd w:id="20"/>
      <w:r w:rsidR="003D003E" w:rsidRPr="001F42D3">
        <w:rPr>
          <w:noProof w:val="0"/>
        </w:rPr>
        <w:t xml:space="preserve"> </w:t>
      </w:r>
    </w:p>
    <w:p w14:paraId="401508B3" w14:textId="09598394" w:rsidR="00B11855" w:rsidRPr="001F42D3" w:rsidRDefault="003D003E" w:rsidP="00C660CF">
      <w:pPr>
        <w:pStyle w:val="BodyText"/>
      </w:pPr>
      <w:r w:rsidRPr="001F42D3">
        <w:t xml:space="preserve">The intended audience of </w:t>
      </w:r>
      <w:r w:rsidR="00DE2F03" w:rsidRPr="001F42D3">
        <w:t>IHE Devices Technical Framework</w:t>
      </w:r>
      <w:r w:rsidRPr="001F42D3">
        <w:t xml:space="preserve"> Volume 2 is:</w:t>
      </w:r>
    </w:p>
    <w:p w14:paraId="01FB819D" w14:textId="77777777" w:rsidR="00B11855" w:rsidRPr="001F42D3" w:rsidRDefault="003D003E" w:rsidP="005C1693">
      <w:pPr>
        <w:pStyle w:val="ListBullet2"/>
      </w:pPr>
      <w:r w:rsidRPr="001F42D3">
        <w:t xml:space="preserve">IT departments of healthcare institutions </w:t>
      </w:r>
    </w:p>
    <w:p w14:paraId="28A81B8F" w14:textId="77777777" w:rsidR="00B11855" w:rsidRPr="001F42D3" w:rsidRDefault="003D003E" w:rsidP="005C1693">
      <w:pPr>
        <w:pStyle w:val="ListBullet2"/>
      </w:pPr>
      <w:r w:rsidRPr="001F42D3">
        <w:t>Technical staff of vendors participating in the IHE initiative</w:t>
      </w:r>
    </w:p>
    <w:p w14:paraId="54360748" w14:textId="77777777" w:rsidR="00B11855" w:rsidRPr="001F42D3" w:rsidRDefault="003D003E" w:rsidP="005C1693">
      <w:pPr>
        <w:pStyle w:val="ListBullet2"/>
      </w:pPr>
      <w:r w:rsidRPr="001F42D3">
        <w:t>Experts involved in standards development</w:t>
      </w:r>
    </w:p>
    <w:p w14:paraId="37C226D4" w14:textId="77777777" w:rsidR="00B11855" w:rsidRPr="001F42D3" w:rsidRDefault="003D003E" w:rsidP="00123C7B">
      <w:pPr>
        <w:pStyle w:val="Heading2"/>
        <w:rPr>
          <w:noProof w:val="0"/>
        </w:rPr>
      </w:pPr>
      <w:bookmarkStart w:id="21" w:name="_Toc401769302"/>
      <w:bookmarkStart w:id="22" w:name="_Toc401769741"/>
      <w:bookmarkStart w:id="23" w:name="_Toc181625085"/>
      <w:r w:rsidRPr="001F42D3">
        <w:rPr>
          <w:noProof w:val="0"/>
        </w:rPr>
        <w:t>Overview of Technical Framework Volume 2</w:t>
      </w:r>
      <w:bookmarkEnd w:id="21"/>
      <w:bookmarkEnd w:id="22"/>
      <w:bookmarkEnd w:id="23"/>
    </w:p>
    <w:p w14:paraId="4DF1DDF9" w14:textId="77777777" w:rsidR="00AA2519" w:rsidRPr="001F42D3" w:rsidRDefault="00AA2519" w:rsidP="00AA2519">
      <w:pPr>
        <w:pStyle w:val="BodyText"/>
      </w:pPr>
      <w:r w:rsidRPr="001F42D3">
        <w:t xml:space="preserve">Volume 2 is comprised of several distinct sections:  </w:t>
      </w:r>
    </w:p>
    <w:p w14:paraId="52DD7132" w14:textId="77777777" w:rsidR="00AA2519" w:rsidRPr="001F42D3" w:rsidRDefault="00AA2519" w:rsidP="00AA2519">
      <w:pPr>
        <w:pStyle w:val="ListBullet2"/>
      </w:pPr>
      <w:r w:rsidRPr="001F42D3">
        <w:t>Section 1 provides background and reference material.</w:t>
      </w:r>
    </w:p>
    <w:p w14:paraId="144C7FE8" w14:textId="77777777" w:rsidR="00AA2519" w:rsidRPr="001F42D3" w:rsidRDefault="00AA2519" w:rsidP="00AA2519">
      <w:pPr>
        <w:pStyle w:val="ListBullet2"/>
      </w:pPr>
      <w:r w:rsidRPr="001F42D3">
        <w:t>Section 2 presents the conventions used in this volume to define the transactions.</w:t>
      </w:r>
    </w:p>
    <w:p w14:paraId="55D39A9B" w14:textId="77777777" w:rsidR="00AA2519" w:rsidRPr="001F42D3" w:rsidRDefault="00AA2519" w:rsidP="00AA2519">
      <w:pPr>
        <w:pStyle w:val="ListBullet2"/>
      </w:pPr>
      <w:r w:rsidRPr="001F42D3">
        <w:t>Section 3 defines &lt;Domain Name&gt; transactions in detail, specifying the roles for each actor, the standards employed, the information exchanged, and in some cases, implementation options for the transaction.</w:t>
      </w:r>
    </w:p>
    <w:p w14:paraId="31DF1669" w14:textId="77777777" w:rsidR="00AA2519" w:rsidRPr="001F42D3" w:rsidRDefault="00AA2519" w:rsidP="00AA2519">
      <w:pPr>
        <w:pStyle w:val="BodyText"/>
      </w:pPr>
      <w:r w:rsidRPr="001F42D3">
        <w:t>The appendices in Volume 2 provide clarification of technical details of the IHE data model and transactions. Code and message samples may also be stored on the IHE Google Drive. In this case, explicit links to the applicable Google Drive folder will be provided in the transaction text.</w:t>
      </w:r>
    </w:p>
    <w:p w14:paraId="566B7569" w14:textId="77777777" w:rsidR="00AA2519" w:rsidRPr="001F42D3" w:rsidRDefault="00AA2519" w:rsidP="00AA2519">
      <w:pPr>
        <w:pStyle w:val="BodyText"/>
      </w:pPr>
      <w:r w:rsidRPr="001F42D3">
        <w:t xml:space="preserve">Due to the length of the document, some domains may divide Volume 2 into smaller volumes labeled 2a, 2b, etc. In this case, the Volume 2 appendices are gathered in Volume 2x. </w:t>
      </w:r>
    </w:p>
    <w:p w14:paraId="407159BA" w14:textId="180B86AA" w:rsidR="00AA2519" w:rsidRPr="001F42D3" w:rsidRDefault="00AA2519" w:rsidP="00AA2519">
      <w:pPr>
        <w:pStyle w:val="BodyText"/>
      </w:pPr>
      <w:r w:rsidRPr="001F42D3">
        <w:lastRenderedPageBreak/>
        <w:t xml:space="preserve">For a brief overview of additional Technical Framework Volumes (TF-1, TF-3, TF-4), please see the IHE Technical Frameworks General Introduction, </w:t>
      </w:r>
      <w:hyperlink r:id="rId12" w:history="1">
        <w:r w:rsidRPr="001F42D3">
          <w:rPr>
            <w:rStyle w:val="Hyperlink"/>
          </w:rPr>
          <w:t>Section 5 - Structure of the IHE Technical Frameworks</w:t>
        </w:r>
      </w:hyperlink>
      <w:r w:rsidRPr="001F42D3">
        <w:rPr>
          <w:rStyle w:val="Hyperlink"/>
        </w:rPr>
        <w:t>.</w:t>
      </w:r>
    </w:p>
    <w:p w14:paraId="736C3E46" w14:textId="671D88F1" w:rsidR="00B11855" w:rsidRPr="001F42D3" w:rsidRDefault="003D003E" w:rsidP="006649D9">
      <w:pPr>
        <w:pStyle w:val="BodyText"/>
      </w:pPr>
      <w:r w:rsidRPr="001F42D3">
        <w:t xml:space="preserve">Code and message samples may also be stored on the IHE </w:t>
      </w:r>
      <w:r w:rsidR="00AA2519" w:rsidRPr="001F42D3">
        <w:t>Google Drive</w:t>
      </w:r>
      <w:r w:rsidRPr="001F42D3">
        <w:t xml:space="preserve">. In this case, explicit links to </w:t>
      </w:r>
      <w:r w:rsidR="00AA2519" w:rsidRPr="001F42D3">
        <w:t>Google Drive</w:t>
      </w:r>
      <w:r w:rsidRPr="001F42D3">
        <w:t xml:space="preserve"> will be provided in the transaction text.</w:t>
      </w:r>
    </w:p>
    <w:p w14:paraId="1A9DFE51" w14:textId="77777777" w:rsidR="00B11855" w:rsidRPr="001F42D3" w:rsidRDefault="003D003E" w:rsidP="00123C7B">
      <w:pPr>
        <w:pStyle w:val="Heading2"/>
        <w:rPr>
          <w:noProof w:val="0"/>
        </w:rPr>
      </w:pPr>
      <w:bookmarkStart w:id="24" w:name="_Toc401769303"/>
      <w:bookmarkStart w:id="25" w:name="_Toc401769742"/>
      <w:bookmarkStart w:id="26" w:name="_Toc181625086"/>
      <w:r w:rsidRPr="001F42D3">
        <w:rPr>
          <w:noProof w:val="0"/>
        </w:rPr>
        <w:t>Comment Process</w:t>
      </w:r>
      <w:bookmarkEnd w:id="24"/>
      <w:bookmarkEnd w:id="25"/>
      <w:bookmarkEnd w:id="26"/>
    </w:p>
    <w:p w14:paraId="3A3218B5" w14:textId="731B81C7" w:rsidR="00B11855" w:rsidRPr="001F42D3" w:rsidRDefault="003D003E" w:rsidP="006649D9">
      <w:pPr>
        <w:pStyle w:val="BodyText"/>
      </w:pPr>
      <w:r w:rsidRPr="001F42D3">
        <w:t xml:space="preserve">IHE International welcomes comments on this document and the IHE initiative. </w:t>
      </w:r>
      <w:r w:rsidR="00AA2519" w:rsidRPr="001F42D3">
        <w:t>Comments on the IHE initiative can be submitted by sending an email to the co-chairs and secretary of the</w:t>
      </w:r>
      <w:r w:rsidR="00AA2519" w:rsidRPr="001F42D3" w:rsidDel="00AA2519">
        <w:t xml:space="preserve"> </w:t>
      </w:r>
      <w:r w:rsidRPr="001F42D3">
        <w:t xml:space="preserve"> Device</w:t>
      </w:r>
      <w:r w:rsidR="00EA34BF" w:rsidRPr="001F42D3">
        <w:t>s</w:t>
      </w:r>
      <w:r w:rsidRPr="001F42D3">
        <w:t xml:space="preserve"> domain committees at </w:t>
      </w:r>
      <w:hyperlink r:id="rId13" w:history="1">
        <w:r w:rsidR="00AA2519" w:rsidRPr="001F42D3">
          <w:rPr>
            <w:rStyle w:val="Hyperlink"/>
          </w:rPr>
          <w:t>dev@ihe.net</w:t>
        </w:r>
      </w:hyperlink>
      <w:r w:rsidRPr="001F42D3">
        <w:t>.</w:t>
      </w:r>
      <w:r w:rsidR="00AA2519" w:rsidRPr="001F42D3">
        <w:t xml:space="preserve"> Comments on this document can be submitted at </w:t>
      </w:r>
      <w:hyperlink r:id="rId14" w:history="1">
        <w:r w:rsidR="00AA2519" w:rsidRPr="001F42D3">
          <w:rPr>
            <w:rStyle w:val="Hyperlink"/>
          </w:rPr>
          <w:t>http://ihe.net/Domain_acronym_Public_Comments</w:t>
        </w:r>
      </w:hyperlink>
      <w:r w:rsidR="00AA2519" w:rsidRPr="001F42D3">
        <w:t>.</w:t>
      </w:r>
    </w:p>
    <w:p w14:paraId="2EEAA2D5" w14:textId="77777777" w:rsidR="00B11855" w:rsidRPr="001F42D3" w:rsidRDefault="003D003E" w:rsidP="00123C7B">
      <w:pPr>
        <w:pStyle w:val="Heading2"/>
        <w:rPr>
          <w:noProof w:val="0"/>
        </w:rPr>
      </w:pPr>
      <w:bookmarkStart w:id="27" w:name="_Toc401769304"/>
      <w:bookmarkStart w:id="28" w:name="_Toc401769743"/>
      <w:bookmarkStart w:id="29" w:name="_Toc181625087"/>
      <w:r w:rsidRPr="001F42D3">
        <w:rPr>
          <w:noProof w:val="0"/>
        </w:rPr>
        <w:t>Copyright Licenses</w:t>
      </w:r>
      <w:bookmarkEnd w:id="27"/>
      <w:bookmarkEnd w:id="28"/>
      <w:bookmarkEnd w:id="29"/>
    </w:p>
    <w:p w14:paraId="1E0A01AA" w14:textId="087CD2F5" w:rsidR="00B11855" w:rsidRDefault="00AA2519" w:rsidP="00B22B66">
      <w:pPr>
        <w:pStyle w:val="BodyText"/>
      </w:pPr>
      <w:r w:rsidRPr="001F42D3">
        <w:t xml:space="preserve">IHE technical documents refer to, and make use of, </w:t>
      </w:r>
      <w:proofErr w:type="gramStart"/>
      <w:r w:rsidRPr="001F42D3">
        <w:t>a number of</w:t>
      </w:r>
      <w:proofErr w:type="gramEnd"/>
      <w:r w:rsidRPr="001F42D3">
        <w:t xml:space="preserve"> standards developed and published by several </w:t>
      </w:r>
      <w:proofErr w:type="gramStart"/>
      <w:r w:rsidRPr="001F42D3">
        <w:t>standards</w:t>
      </w:r>
      <w:proofErr w:type="gramEnd"/>
      <w:r w:rsidRPr="001F42D3">
        <w:t xml:space="preserve"> development organizations. Please refer to the IHE Technical Frameworks General Introduction, </w:t>
      </w:r>
      <w:hyperlink r:id="rId15" w:history="1">
        <w:r w:rsidRPr="001F42D3">
          <w:rPr>
            <w:rStyle w:val="Hyperlink"/>
          </w:rPr>
          <w:t>Section 9 - Copyright Licenses</w:t>
        </w:r>
      </w:hyperlink>
      <w:r w:rsidRPr="001F42D3">
        <w:t xml:space="preserve"> for copyright license information for frequently referenced base standards. Information pertaining to the use of IHE International copyrighted materials is also available there</w:t>
      </w:r>
      <w:r w:rsidR="003D003E" w:rsidRPr="001F42D3">
        <w:t>.</w:t>
      </w:r>
      <w:bookmarkStart w:id="30" w:name="_Toc180594708"/>
      <w:bookmarkStart w:id="31" w:name="_Toc181623710"/>
      <w:bookmarkStart w:id="32" w:name="_Toc180594709"/>
      <w:bookmarkStart w:id="33" w:name="_Toc181623711"/>
      <w:bookmarkStart w:id="34" w:name="_Toc180594710"/>
      <w:bookmarkStart w:id="35" w:name="_Toc181623712"/>
      <w:bookmarkEnd w:id="30"/>
      <w:bookmarkEnd w:id="31"/>
      <w:bookmarkEnd w:id="32"/>
      <w:bookmarkEnd w:id="33"/>
      <w:bookmarkEnd w:id="34"/>
      <w:bookmarkEnd w:id="35"/>
    </w:p>
    <w:p w14:paraId="44AB3ED0" w14:textId="42942274" w:rsidR="00B22B66" w:rsidRPr="00B22B66" w:rsidRDefault="00B22B66" w:rsidP="00B22B66">
      <w:pPr>
        <w:pStyle w:val="Heading2"/>
      </w:pPr>
      <w:bookmarkStart w:id="36" w:name="_Toc181625088"/>
      <w:r>
        <w:t>Trademark</w:t>
      </w:r>
      <w:bookmarkEnd w:id="36"/>
    </w:p>
    <w:p w14:paraId="00EEA07E" w14:textId="1F21109E" w:rsidR="00B11855" w:rsidRPr="001F42D3" w:rsidRDefault="00AA2519" w:rsidP="00C10546">
      <w:pPr>
        <w:pStyle w:val="BodyText"/>
      </w:pPr>
      <w:r w:rsidRPr="001F42D3">
        <w:t>IHE</w:t>
      </w:r>
      <w:r w:rsidR="00B22B66" w:rsidRPr="005C1693">
        <w:t>®</w:t>
      </w:r>
      <w:r w:rsidRPr="00B22B66">
        <w:t xml:space="preserve"> </w:t>
      </w:r>
      <w:r w:rsidRPr="001F42D3">
        <w:t xml:space="preserve">and the IHE logo are trademarks of the Healthcare Information Management Systems Society in the United States and trademarks of IHE Europe in the European Community. Please refer to the IHE Technical Frameworks General Introduction, </w:t>
      </w:r>
      <w:hyperlink r:id="rId16" w:history="1">
        <w:r w:rsidRPr="001F42D3">
          <w:rPr>
            <w:rStyle w:val="Hyperlink"/>
          </w:rPr>
          <w:t>Section 10 - Trademark</w:t>
        </w:r>
      </w:hyperlink>
      <w:r w:rsidRPr="001F42D3">
        <w:t xml:space="preserve"> for information on their use</w:t>
      </w:r>
      <w:r w:rsidR="003D003E" w:rsidRPr="001F42D3">
        <w:t>.</w:t>
      </w:r>
    </w:p>
    <w:p w14:paraId="5D8FAB0F" w14:textId="77777777" w:rsidR="00B11855" w:rsidRPr="001F42D3" w:rsidRDefault="003D003E" w:rsidP="00123C7B">
      <w:pPr>
        <w:pStyle w:val="Heading2"/>
        <w:rPr>
          <w:noProof w:val="0"/>
        </w:rPr>
      </w:pPr>
      <w:bookmarkStart w:id="37" w:name="_Toc401769307"/>
      <w:bookmarkStart w:id="38" w:name="_Toc401769746"/>
      <w:bookmarkStart w:id="39" w:name="_Toc181625089"/>
      <w:r w:rsidRPr="001F42D3">
        <w:rPr>
          <w:noProof w:val="0"/>
        </w:rPr>
        <w:t>Disclaimer Regarding Patent Rights</w:t>
      </w:r>
      <w:bookmarkEnd w:id="37"/>
      <w:bookmarkEnd w:id="38"/>
      <w:bookmarkEnd w:id="39"/>
    </w:p>
    <w:p w14:paraId="6BA23B82" w14:textId="77777777" w:rsidR="00B11855" w:rsidRPr="001F42D3" w:rsidRDefault="003D003E" w:rsidP="006649D9">
      <w:pPr>
        <w:pStyle w:val="BodyText"/>
      </w:pPr>
      <w:r w:rsidRPr="001F42D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1F42D3">
          <w:rPr>
            <w:color w:val="0000FF"/>
            <w:u w:val="single" w:color="0000FF"/>
          </w:rPr>
          <w:t>http://www.ihe.net/Patent_Disclosure_Process</w:t>
        </w:r>
      </w:hyperlink>
      <w:r w:rsidRPr="001F42D3">
        <w:t xml:space="preserve">. Please address questions about the patent disclosure process to the secretary of the IHE International Board: </w:t>
      </w:r>
      <w:hyperlink r:id="rId18" w:history="1">
        <w:r w:rsidRPr="001F42D3">
          <w:rPr>
            <w:color w:val="0000FF"/>
            <w:u w:val="single" w:color="0000FF"/>
          </w:rPr>
          <w:t>secretary@ihe.net</w:t>
        </w:r>
      </w:hyperlink>
      <w:r w:rsidRPr="001F42D3">
        <w:t>.</w:t>
      </w:r>
    </w:p>
    <w:p w14:paraId="49D1E675" w14:textId="77777777" w:rsidR="00B11855" w:rsidRPr="001F42D3" w:rsidRDefault="003D003E" w:rsidP="00123C7B">
      <w:pPr>
        <w:pStyle w:val="Heading2"/>
        <w:rPr>
          <w:noProof w:val="0"/>
        </w:rPr>
      </w:pPr>
      <w:bookmarkStart w:id="40" w:name="_Toc401769308"/>
      <w:bookmarkStart w:id="41" w:name="_Toc401769747"/>
      <w:bookmarkStart w:id="42" w:name="_Toc181625090"/>
      <w:r w:rsidRPr="001F42D3">
        <w:rPr>
          <w:noProof w:val="0"/>
        </w:rPr>
        <w:lastRenderedPageBreak/>
        <w:t>History of Document Changes</w:t>
      </w:r>
      <w:bookmarkEnd w:id="40"/>
      <w:bookmarkEnd w:id="41"/>
      <w:bookmarkEnd w:id="42"/>
    </w:p>
    <w:p w14:paraId="1482F6A4" w14:textId="77777777" w:rsidR="00B11855" w:rsidRPr="001F42D3" w:rsidRDefault="003D003E" w:rsidP="006649D9">
      <w:pPr>
        <w:pStyle w:val="BodyText"/>
        <w:rPr>
          <w:rStyle w:val="Emphasis"/>
        </w:rPr>
      </w:pPr>
      <w:r w:rsidRPr="001F42D3">
        <w:t xml:space="preserve">This section provides </w:t>
      </w:r>
      <w:proofErr w:type="gramStart"/>
      <w:r w:rsidRPr="001F42D3">
        <w:t>a brief summary</w:t>
      </w:r>
      <w:proofErr w:type="gramEnd"/>
      <w:r w:rsidRPr="001F42D3">
        <w:t xml:space="preserve"> of changes and additions to this document.</w:t>
      </w:r>
    </w:p>
    <w:p w14:paraId="7F3CA6C6" w14:textId="77777777" w:rsidR="00B11855" w:rsidRPr="001F42D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1F42D3" w14:paraId="66B97481" w14:textId="77777777" w:rsidTr="00792D5F">
        <w:trPr>
          <w:cantSplit/>
          <w:jc w:val="center"/>
        </w:trPr>
        <w:tc>
          <w:tcPr>
            <w:tcW w:w="1435" w:type="dxa"/>
            <w:shd w:val="clear" w:color="auto" w:fill="D9D9D9"/>
          </w:tcPr>
          <w:p w14:paraId="54D6F8C8" w14:textId="77777777" w:rsidR="00B11855" w:rsidRPr="001F42D3" w:rsidRDefault="003D003E" w:rsidP="00B43978">
            <w:pPr>
              <w:pStyle w:val="TableEntryHeader"/>
            </w:pPr>
            <w:r w:rsidRPr="001F42D3">
              <w:t>Date</w:t>
            </w:r>
          </w:p>
        </w:tc>
        <w:tc>
          <w:tcPr>
            <w:tcW w:w="1373" w:type="dxa"/>
            <w:shd w:val="clear" w:color="auto" w:fill="D9D9D9"/>
          </w:tcPr>
          <w:p w14:paraId="5612FE6D" w14:textId="77777777" w:rsidR="00B11855" w:rsidRPr="001F42D3" w:rsidRDefault="003D003E" w:rsidP="00B43978">
            <w:pPr>
              <w:pStyle w:val="TableEntryHeader"/>
            </w:pPr>
            <w:r w:rsidRPr="001F42D3">
              <w:t>Document Revision</w:t>
            </w:r>
          </w:p>
        </w:tc>
        <w:tc>
          <w:tcPr>
            <w:tcW w:w="7056" w:type="dxa"/>
            <w:shd w:val="clear" w:color="auto" w:fill="D9D9D9"/>
          </w:tcPr>
          <w:p w14:paraId="31B77969" w14:textId="77777777" w:rsidR="00B11855" w:rsidRPr="001F42D3" w:rsidRDefault="003D003E" w:rsidP="00B43978">
            <w:pPr>
              <w:pStyle w:val="TableEntryHeader"/>
            </w:pPr>
            <w:r w:rsidRPr="001F42D3">
              <w:t>Change Summary</w:t>
            </w:r>
          </w:p>
        </w:tc>
      </w:tr>
      <w:tr w:rsidR="00B11855" w:rsidRPr="001F42D3" w14:paraId="5DC0A79A" w14:textId="77777777" w:rsidTr="00792D5F">
        <w:trPr>
          <w:cantSplit/>
          <w:jc w:val="center"/>
        </w:trPr>
        <w:tc>
          <w:tcPr>
            <w:tcW w:w="1435" w:type="dxa"/>
          </w:tcPr>
          <w:p w14:paraId="73B75E03" w14:textId="77777777" w:rsidR="00B11855" w:rsidRPr="001F42D3" w:rsidRDefault="00F82FDF" w:rsidP="000166DD">
            <w:pPr>
              <w:pStyle w:val="TableEntry"/>
            </w:pPr>
            <w:r w:rsidRPr="001F42D3">
              <w:t>2014-1</w:t>
            </w:r>
            <w:r w:rsidR="0028464C" w:rsidRPr="001F42D3">
              <w:t>1-04</w:t>
            </w:r>
          </w:p>
        </w:tc>
        <w:tc>
          <w:tcPr>
            <w:tcW w:w="1373" w:type="dxa"/>
          </w:tcPr>
          <w:p w14:paraId="5C9EA188" w14:textId="77777777" w:rsidR="00B11855" w:rsidRPr="001F42D3" w:rsidRDefault="00F82FDF" w:rsidP="006C4856">
            <w:pPr>
              <w:pStyle w:val="TableEntry"/>
            </w:pPr>
            <w:r w:rsidRPr="001F42D3">
              <w:t>4.0</w:t>
            </w:r>
          </w:p>
        </w:tc>
        <w:tc>
          <w:tcPr>
            <w:tcW w:w="7056" w:type="dxa"/>
          </w:tcPr>
          <w:p w14:paraId="4CA7D5C4" w14:textId="77777777" w:rsidR="00B11855" w:rsidRPr="001F42D3" w:rsidRDefault="003D003E" w:rsidP="0087008C">
            <w:pPr>
              <w:pStyle w:val="TableEntry"/>
            </w:pPr>
            <w:r w:rsidRPr="001F42D3">
              <w:t xml:space="preserve">Incorporated approved Change Proposals Nos. 86-106 excluding withdrawn proposals. Integrated Sections 1 and 2 from 2014 Technical Framework Vol. 2 Templates and deleted </w:t>
            </w:r>
            <w:r w:rsidR="0087008C" w:rsidRPr="001F42D3">
              <w:t>material from Appendices which are no</w:t>
            </w:r>
            <w:r w:rsidRPr="001F42D3">
              <w:t>w included</w:t>
            </w:r>
            <w:r w:rsidR="0087008C" w:rsidRPr="001F42D3">
              <w:t xml:space="preserve"> by reference from</w:t>
            </w:r>
            <w:r w:rsidRPr="001F42D3">
              <w:t xml:space="preserve"> the General Introduction. IHE Glossary is now included by reference.</w:t>
            </w:r>
          </w:p>
        </w:tc>
      </w:tr>
      <w:tr w:rsidR="00B11855" w:rsidRPr="001F42D3" w14:paraId="2724C478" w14:textId="77777777" w:rsidTr="00792D5F">
        <w:trPr>
          <w:cantSplit/>
          <w:jc w:val="center"/>
        </w:trPr>
        <w:tc>
          <w:tcPr>
            <w:tcW w:w="1435" w:type="dxa"/>
          </w:tcPr>
          <w:p w14:paraId="42EAB243" w14:textId="77777777" w:rsidR="00B11855" w:rsidRPr="001F42D3" w:rsidRDefault="009167AE" w:rsidP="00C10546">
            <w:pPr>
              <w:pStyle w:val="TableEntry"/>
            </w:pPr>
            <w:r w:rsidRPr="001F42D3">
              <w:t>2015-</w:t>
            </w:r>
            <w:r w:rsidR="008C6449" w:rsidRPr="001F42D3">
              <w:t>10-</w:t>
            </w:r>
            <w:r w:rsidR="00957489" w:rsidRPr="001F42D3">
              <w:t>14</w:t>
            </w:r>
          </w:p>
        </w:tc>
        <w:tc>
          <w:tcPr>
            <w:tcW w:w="1373" w:type="dxa"/>
          </w:tcPr>
          <w:p w14:paraId="40C57CB9" w14:textId="77777777" w:rsidR="00B11855" w:rsidRPr="001F42D3" w:rsidRDefault="009167AE" w:rsidP="006C4856">
            <w:pPr>
              <w:pStyle w:val="TableEntry"/>
            </w:pPr>
            <w:r w:rsidRPr="001F42D3">
              <w:t>5.0</w:t>
            </w:r>
          </w:p>
        </w:tc>
        <w:tc>
          <w:tcPr>
            <w:tcW w:w="7056" w:type="dxa"/>
          </w:tcPr>
          <w:p w14:paraId="734E8A83" w14:textId="77777777" w:rsidR="00B11855" w:rsidRPr="001F42D3" w:rsidRDefault="009167AE" w:rsidP="006C4856">
            <w:pPr>
              <w:pStyle w:val="TableEntry"/>
            </w:pPr>
            <w:r w:rsidRPr="001F42D3">
              <w:t xml:space="preserve">Updated ACM </w:t>
            </w:r>
            <w:r w:rsidR="00FF5580" w:rsidRPr="001F42D3">
              <w:t>Profile</w:t>
            </w:r>
            <w:r w:rsidRPr="001F42D3">
              <w:t xml:space="preserve"> to include all approved CPs and for housekeeping.</w:t>
            </w:r>
            <w:r w:rsidR="00296955" w:rsidRPr="001F42D3">
              <w:t xml:space="preserve"> Incorporated other applicable CPs through CP 121.</w:t>
            </w:r>
          </w:p>
        </w:tc>
      </w:tr>
      <w:tr w:rsidR="00B11855" w:rsidRPr="001F42D3" w14:paraId="02A666C1" w14:textId="77777777" w:rsidTr="00792D5F">
        <w:trPr>
          <w:cantSplit/>
          <w:trHeight w:val="242"/>
          <w:jc w:val="center"/>
        </w:trPr>
        <w:tc>
          <w:tcPr>
            <w:tcW w:w="1435" w:type="dxa"/>
          </w:tcPr>
          <w:p w14:paraId="4891F341" w14:textId="1C807F62" w:rsidR="00B11855" w:rsidRPr="001F42D3" w:rsidRDefault="006D613E">
            <w:pPr>
              <w:pStyle w:val="TableEntry"/>
            </w:pPr>
            <w:r w:rsidRPr="001F42D3">
              <w:t>2016-1</w:t>
            </w:r>
            <w:r w:rsidR="00130543" w:rsidRPr="001F42D3">
              <w:t>1-09</w:t>
            </w:r>
          </w:p>
        </w:tc>
        <w:tc>
          <w:tcPr>
            <w:tcW w:w="1373" w:type="dxa"/>
          </w:tcPr>
          <w:p w14:paraId="222DDF47" w14:textId="77777777" w:rsidR="00B11855" w:rsidRPr="001F42D3" w:rsidRDefault="006D613E" w:rsidP="006C4856">
            <w:pPr>
              <w:pStyle w:val="TableEntry"/>
            </w:pPr>
            <w:r w:rsidRPr="001F42D3">
              <w:t>6.0</w:t>
            </w:r>
          </w:p>
        </w:tc>
        <w:tc>
          <w:tcPr>
            <w:tcW w:w="7056" w:type="dxa"/>
          </w:tcPr>
          <w:p w14:paraId="54DB7864" w14:textId="135BD644" w:rsidR="00B11855" w:rsidRPr="001F42D3" w:rsidRDefault="006D552F" w:rsidP="006C4856">
            <w:pPr>
              <w:pStyle w:val="TableEntry"/>
            </w:pPr>
            <w:r w:rsidRPr="001F42D3">
              <w:t>Incorporated</w:t>
            </w:r>
            <w:r w:rsidR="00123C7B" w:rsidRPr="001F42D3">
              <w:t xml:space="preserve"> </w:t>
            </w:r>
            <w:r w:rsidR="00513A74" w:rsidRPr="001F42D3">
              <w:t xml:space="preserve">applicable </w:t>
            </w:r>
            <w:r w:rsidR="00123C7B" w:rsidRPr="001F42D3">
              <w:t>CPs through CP 128</w:t>
            </w:r>
          </w:p>
        </w:tc>
      </w:tr>
      <w:tr w:rsidR="00166EF7" w:rsidRPr="001F42D3" w14:paraId="63CAC926" w14:textId="77777777" w:rsidTr="00792D5F">
        <w:trPr>
          <w:cantSplit/>
          <w:trHeight w:val="242"/>
          <w:jc w:val="center"/>
        </w:trPr>
        <w:tc>
          <w:tcPr>
            <w:tcW w:w="1435" w:type="dxa"/>
          </w:tcPr>
          <w:p w14:paraId="3E29DECE" w14:textId="5052068C" w:rsidR="00166EF7" w:rsidRPr="001F42D3" w:rsidRDefault="00166EF7">
            <w:pPr>
              <w:pStyle w:val="TableEntry"/>
            </w:pPr>
            <w:r w:rsidRPr="001F42D3">
              <w:t>2017-</w:t>
            </w:r>
            <w:r w:rsidR="007E0357" w:rsidRPr="001F42D3">
              <w:t>11-09</w:t>
            </w:r>
          </w:p>
        </w:tc>
        <w:tc>
          <w:tcPr>
            <w:tcW w:w="1373" w:type="dxa"/>
          </w:tcPr>
          <w:p w14:paraId="67554BDE" w14:textId="474A1A77" w:rsidR="00166EF7" w:rsidRPr="001F42D3" w:rsidRDefault="00166EF7" w:rsidP="006C4856">
            <w:pPr>
              <w:pStyle w:val="TableEntry"/>
            </w:pPr>
            <w:r w:rsidRPr="001F42D3">
              <w:t>7.0</w:t>
            </w:r>
          </w:p>
        </w:tc>
        <w:tc>
          <w:tcPr>
            <w:tcW w:w="7056" w:type="dxa"/>
          </w:tcPr>
          <w:p w14:paraId="4E4C64FB" w14:textId="27271696" w:rsidR="00166EF7" w:rsidRPr="001F42D3" w:rsidRDefault="00166EF7" w:rsidP="00404616">
            <w:pPr>
              <w:pStyle w:val="TableEntry"/>
            </w:pPr>
            <w:r w:rsidRPr="001F42D3">
              <w:t xml:space="preserve">Incorporated ACM </w:t>
            </w:r>
            <w:r w:rsidR="00EE799D" w:rsidRPr="001F42D3">
              <w:t>Profile</w:t>
            </w:r>
            <w:r w:rsidRPr="001F42D3">
              <w:t xml:space="preserve"> </w:t>
            </w:r>
            <w:r w:rsidR="00B018C1" w:rsidRPr="001F42D3">
              <w:t xml:space="preserve">CP 129 to add additional attributes from </w:t>
            </w:r>
            <w:r w:rsidR="00647994" w:rsidRPr="001F42D3">
              <w:t>[PCD-04]</w:t>
            </w:r>
            <w:r w:rsidR="00B018C1" w:rsidRPr="001F42D3">
              <w:t xml:space="preserve"> to </w:t>
            </w:r>
            <w:r w:rsidR="00645B27" w:rsidRPr="001F42D3">
              <w:t>[PCD-06]</w:t>
            </w:r>
            <w:r w:rsidR="00B018C1" w:rsidRPr="001F42D3">
              <w:t xml:space="preserve"> and </w:t>
            </w:r>
            <w:r w:rsidR="00901663" w:rsidRPr="001F42D3">
              <w:t>[PCD-07]</w:t>
            </w:r>
            <w:r w:rsidR="00B018C1" w:rsidRPr="001F42D3">
              <w:t xml:space="preserve"> messages, </w:t>
            </w:r>
            <w:r w:rsidRPr="001F42D3">
              <w:t>CP 130 to add table of minimally required attributes</w:t>
            </w:r>
            <w:r w:rsidR="00B018C1" w:rsidRPr="001F42D3">
              <w:t>,</w:t>
            </w:r>
            <w:r w:rsidRPr="001F42D3">
              <w:t xml:space="preserve"> CP 131 for </w:t>
            </w:r>
            <w:r w:rsidR="00645B27" w:rsidRPr="001F42D3">
              <w:t>[PCD-06]</w:t>
            </w:r>
            <w:r w:rsidRPr="001F42D3">
              <w:t xml:space="preserve"> update messages</w:t>
            </w:r>
            <w:r w:rsidR="00404616" w:rsidRPr="001F42D3">
              <w:t>,</w:t>
            </w:r>
            <w:r w:rsidRPr="001F42D3">
              <w:t xml:space="preserve"> and to add a mapping table of ISO 60601-1-8 alarm signal states to ACM </w:t>
            </w:r>
            <w:r w:rsidR="00647994" w:rsidRPr="001F42D3">
              <w:t>[PCD-04</w:t>
            </w:r>
            <w:proofErr w:type="gramStart"/>
            <w:r w:rsidR="00647994" w:rsidRPr="001F42D3">
              <w:t>]</w:t>
            </w:r>
            <w:r w:rsidRPr="001F42D3">
              <w:t xml:space="preserve"> attribute</w:t>
            </w:r>
            <w:proofErr w:type="gramEnd"/>
            <w:r w:rsidRPr="001F42D3">
              <w:t xml:space="preserve"> values.</w:t>
            </w:r>
          </w:p>
        </w:tc>
      </w:tr>
      <w:tr w:rsidR="00085AA2" w:rsidRPr="001F42D3" w14:paraId="158B20BD" w14:textId="77777777" w:rsidTr="00792D5F">
        <w:trPr>
          <w:cantSplit/>
          <w:trHeight w:val="242"/>
          <w:jc w:val="center"/>
        </w:trPr>
        <w:tc>
          <w:tcPr>
            <w:tcW w:w="1435" w:type="dxa"/>
          </w:tcPr>
          <w:p w14:paraId="24545FF3" w14:textId="219A36D6" w:rsidR="00085AA2" w:rsidRPr="001F42D3" w:rsidRDefault="00085AA2">
            <w:pPr>
              <w:pStyle w:val="TableEntry"/>
            </w:pPr>
            <w:r w:rsidRPr="001F42D3">
              <w:t>2018-</w:t>
            </w:r>
            <w:r w:rsidR="00EA31E4" w:rsidRPr="001F42D3">
              <w:t>10-</w:t>
            </w:r>
            <w:r w:rsidR="008B728A" w:rsidRPr="001F42D3">
              <w:t>23</w:t>
            </w:r>
          </w:p>
        </w:tc>
        <w:tc>
          <w:tcPr>
            <w:tcW w:w="1373" w:type="dxa"/>
          </w:tcPr>
          <w:p w14:paraId="53F1BCA0" w14:textId="16879E0C" w:rsidR="00085AA2" w:rsidRPr="001F42D3" w:rsidRDefault="00085AA2" w:rsidP="006C4856">
            <w:pPr>
              <w:pStyle w:val="TableEntry"/>
            </w:pPr>
            <w:r w:rsidRPr="001F42D3">
              <w:t>8.0</w:t>
            </w:r>
          </w:p>
        </w:tc>
        <w:tc>
          <w:tcPr>
            <w:tcW w:w="7056" w:type="dxa"/>
          </w:tcPr>
          <w:p w14:paraId="50E952D1" w14:textId="77777777" w:rsidR="00085AA2" w:rsidRPr="001F42D3" w:rsidRDefault="00085AA2" w:rsidP="00404616">
            <w:pPr>
              <w:pStyle w:val="TableEntry"/>
            </w:pPr>
            <w:r w:rsidRPr="001F42D3">
              <w:t>Incorporated into ACM Profile</w:t>
            </w:r>
            <w:r w:rsidR="007D46DB" w:rsidRPr="001F42D3">
              <w:t xml:space="preserve"> approved CPs</w:t>
            </w:r>
          </w:p>
          <w:p w14:paraId="168134AB" w14:textId="34366804" w:rsidR="007D46DB" w:rsidRPr="001F42D3" w:rsidRDefault="007D46DB" w:rsidP="00404616">
            <w:pPr>
              <w:pStyle w:val="TableEntry"/>
            </w:pPr>
            <w:r w:rsidRPr="001F42D3">
              <w:t xml:space="preserve">135 – Change </w:t>
            </w:r>
            <w:r w:rsidR="00647994" w:rsidRPr="001F42D3">
              <w:t>[PCD-05]</w:t>
            </w:r>
            <w:r w:rsidRPr="001F42D3">
              <w:t xml:space="preserve"> to use R41 instead of R42</w:t>
            </w:r>
          </w:p>
          <w:p w14:paraId="1F73E7AB" w14:textId="55E43E56" w:rsidR="007D46DB" w:rsidRPr="001F42D3" w:rsidRDefault="007D46DB" w:rsidP="00404616">
            <w:pPr>
              <w:pStyle w:val="TableEntry"/>
            </w:pPr>
            <w:r w:rsidRPr="001F42D3">
              <w:t>136 – Add URI action to paired and unpaired MCR choices</w:t>
            </w:r>
          </w:p>
          <w:p w14:paraId="19D1F06D" w14:textId="264124BE" w:rsidR="007D46DB" w:rsidRPr="001F42D3" w:rsidRDefault="007D46DB" w:rsidP="00404616">
            <w:pPr>
              <w:pStyle w:val="TableEntry"/>
            </w:pPr>
            <w:r w:rsidRPr="001F42D3">
              <w:t xml:space="preserve">137 – Add Presentation ID to </w:t>
            </w:r>
            <w:r w:rsidR="00645B27" w:rsidRPr="001F42D3">
              <w:t>[PCD-06]</w:t>
            </w:r>
          </w:p>
          <w:p w14:paraId="7BDE2DAC" w14:textId="2C2B44D9" w:rsidR="001B4BA9" w:rsidRPr="001F42D3" w:rsidRDefault="001B4BA9" w:rsidP="001B4BA9">
            <w:pPr>
              <w:pStyle w:val="TableEntry"/>
            </w:pPr>
            <w:r w:rsidRPr="001F42D3">
              <w:t xml:space="preserve">And to correct incorrect statement regarding ACM Profile not using OBX-7 in </w:t>
            </w:r>
            <w:r w:rsidR="00647994" w:rsidRPr="001F42D3">
              <w:t>[PCD-04]</w:t>
            </w:r>
            <w:r w:rsidRPr="001F42D3">
              <w:t xml:space="preserve"> transactions.</w:t>
            </w:r>
          </w:p>
        </w:tc>
      </w:tr>
      <w:tr w:rsidR="004443F8" w:rsidRPr="001F42D3" w14:paraId="5FFA6BE0" w14:textId="77777777" w:rsidTr="00792D5F">
        <w:trPr>
          <w:cantSplit/>
          <w:trHeight w:val="242"/>
          <w:jc w:val="center"/>
        </w:trPr>
        <w:tc>
          <w:tcPr>
            <w:tcW w:w="1435" w:type="dxa"/>
          </w:tcPr>
          <w:p w14:paraId="297BE1E1" w14:textId="621FD1B2" w:rsidR="004443F8" w:rsidRPr="001F42D3" w:rsidRDefault="004443F8">
            <w:pPr>
              <w:pStyle w:val="TableEntry"/>
            </w:pPr>
            <w:r w:rsidRPr="001F42D3">
              <w:t>2019-1</w:t>
            </w:r>
            <w:r w:rsidR="00D761F6" w:rsidRPr="001F42D3">
              <w:t>2-12</w:t>
            </w:r>
          </w:p>
        </w:tc>
        <w:tc>
          <w:tcPr>
            <w:tcW w:w="1373" w:type="dxa"/>
          </w:tcPr>
          <w:p w14:paraId="1095381A" w14:textId="31EFC32A" w:rsidR="004443F8" w:rsidRPr="001F42D3" w:rsidRDefault="004443F8" w:rsidP="006C4856">
            <w:pPr>
              <w:pStyle w:val="TableEntry"/>
            </w:pPr>
            <w:r w:rsidRPr="001F42D3">
              <w:t>9.0</w:t>
            </w:r>
          </w:p>
        </w:tc>
        <w:tc>
          <w:tcPr>
            <w:tcW w:w="7056" w:type="dxa"/>
          </w:tcPr>
          <w:p w14:paraId="4E04977C" w14:textId="367012F7" w:rsidR="004443F8" w:rsidRPr="001F42D3" w:rsidRDefault="004443F8" w:rsidP="00404616">
            <w:pPr>
              <w:pStyle w:val="TableEntry"/>
            </w:pPr>
            <w:r w:rsidRPr="001F42D3">
              <w:t xml:space="preserve">Infusion Pump Event Communications </w:t>
            </w:r>
            <w:proofErr w:type="gramStart"/>
            <w:r w:rsidRPr="001F42D3">
              <w:t>approved</w:t>
            </w:r>
            <w:proofErr w:type="gramEnd"/>
            <w:r w:rsidRPr="001F42D3">
              <w:t xml:space="preserve"> by IHE PCD Technical and Planning Committees</w:t>
            </w:r>
            <w:r w:rsidR="00BE1C63" w:rsidRPr="001F42D3">
              <w:t xml:space="preserve"> as Final Text</w:t>
            </w:r>
            <w:r w:rsidRPr="001F42D3">
              <w:t>, so transaction</w:t>
            </w:r>
            <w:r w:rsidR="00BE1C63" w:rsidRPr="001F42D3">
              <w:t xml:space="preserve"> </w:t>
            </w:r>
            <w:proofErr w:type="gramStart"/>
            <w:r w:rsidR="00BE1C63" w:rsidRPr="001F42D3">
              <w:t>detail</w:t>
            </w:r>
            <w:proofErr w:type="gramEnd"/>
            <w:r w:rsidR="00BE1C63" w:rsidRPr="001F42D3">
              <w:t xml:space="preserve"> from Profile Supplement added to this Technical Framework volume</w:t>
            </w:r>
            <w:r w:rsidR="007F0B93" w:rsidRPr="001F42D3">
              <w:t xml:space="preserve"> and Appendix M with additional transaction details</w:t>
            </w:r>
            <w:r w:rsidR="006C6891" w:rsidRPr="001F42D3">
              <w:t>.</w:t>
            </w:r>
          </w:p>
          <w:p w14:paraId="43C43D28" w14:textId="6C247760" w:rsidR="004443F8" w:rsidRPr="001F42D3" w:rsidRDefault="004443F8" w:rsidP="00404616">
            <w:pPr>
              <w:pStyle w:val="TableEntry"/>
            </w:pPr>
            <w:bookmarkStart w:id="43" w:name="_Hlk101281628"/>
            <w:bookmarkStart w:id="44" w:name="OLE_LINK58"/>
            <w:r w:rsidRPr="001F42D3">
              <w:t>Incorporated approved Change Proposals</w:t>
            </w:r>
          </w:p>
          <w:bookmarkEnd w:id="43"/>
          <w:bookmarkEnd w:id="44"/>
          <w:p w14:paraId="15861C8F" w14:textId="1F83497E" w:rsidR="004443F8" w:rsidRPr="001F42D3" w:rsidRDefault="000E663C" w:rsidP="004443F8">
            <w:pPr>
              <w:pStyle w:val="TableEntry"/>
            </w:pPr>
            <w:r w:rsidRPr="001F42D3">
              <w:t xml:space="preserve">139 and </w:t>
            </w:r>
            <w:r w:rsidR="004443F8" w:rsidRPr="001F42D3">
              <w:t>140 – PIV Adding detail about supported use cases including bolus from existing infusion</w:t>
            </w:r>
            <w:r w:rsidR="00BE1C63" w:rsidRPr="001F42D3">
              <w:t xml:space="preserve"> (see CP-PCD-141)</w:t>
            </w:r>
            <w:r w:rsidR="004443F8" w:rsidRPr="001F42D3">
              <w:t xml:space="preserve"> and </w:t>
            </w:r>
            <w:r w:rsidR="00BE1C63" w:rsidRPr="001F42D3">
              <w:t xml:space="preserve">(see CP-PCD-142) </w:t>
            </w:r>
            <w:r w:rsidR="004443F8" w:rsidRPr="001F42D3">
              <w:t>multistep.</w:t>
            </w:r>
          </w:p>
          <w:p w14:paraId="0C1F32C8" w14:textId="29FCC7C3" w:rsidR="00BE1C63" w:rsidRPr="001F42D3" w:rsidRDefault="00BE1C63" w:rsidP="004443F8">
            <w:pPr>
              <w:pStyle w:val="TableEntry"/>
            </w:pPr>
            <w:r w:rsidRPr="001F42D3">
              <w:t>143 – ACM use optional OBX instance for display text</w:t>
            </w:r>
          </w:p>
          <w:p w14:paraId="61883F7B" w14:textId="0F1CD295" w:rsidR="00E92A44" w:rsidRPr="001F42D3" w:rsidRDefault="00E92A44" w:rsidP="004443F8">
            <w:pPr>
              <w:pStyle w:val="TableEntry"/>
            </w:pPr>
            <w:r w:rsidRPr="001F42D3">
              <w:t>144 – PIV – additional values for route of administration in RXR segment</w:t>
            </w:r>
          </w:p>
          <w:p w14:paraId="1300877B" w14:textId="4B35F75E" w:rsidR="00BE1C63" w:rsidRPr="001F42D3" w:rsidRDefault="00BE1C63" w:rsidP="004443F8">
            <w:pPr>
              <w:pStyle w:val="TableEntry"/>
            </w:pPr>
            <w:r w:rsidRPr="001F42D3">
              <w:t>145 – ACM add timing diagram (informative)</w:t>
            </w:r>
          </w:p>
          <w:p w14:paraId="4795FC3C" w14:textId="5CC10EF1" w:rsidR="004443F8" w:rsidRPr="001F42D3" w:rsidRDefault="00BE1C63" w:rsidP="00E92A44">
            <w:pPr>
              <w:pStyle w:val="TableEntry"/>
            </w:pPr>
            <w:r w:rsidRPr="001F42D3">
              <w:t>146 – add Appendix discussing Alarm Fatigue in relation to ACM Profile</w:t>
            </w:r>
          </w:p>
        </w:tc>
      </w:tr>
      <w:tr w:rsidR="00801CA6" w:rsidRPr="001F42D3" w14:paraId="79682BE2" w14:textId="77777777" w:rsidTr="00792D5F">
        <w:trPr>
          <w:cantSplit/>
          <w:trHeight w:val="242"/>
          <w:jc w:val="center"/>
        </w:trPr>
        <w:tc>
          <w:tcPr>
            <w:tcW w:w="1435" w:type="dxa"/>
          </w:tcPr>
          <w:p w14:paraId="4A2FEE4B" w14:textId="7BD15EAF" w:rsidR="00801CA6" w:rsidRPr="001F42D3" w:rsidRDefault="00F5417D">
            <w:pPr>
              <w:pStyle w:val="TableEntry"/>
            </w:pPr>
            <w:r>
              <w:lastRenderedPageBreak/>
              <w:t>NOV 2024</w:t>
            </w:r>
          </w:p>
        </w:tc>
        <w:tc>
          <w:tcPr>
            <w:tcW w:w="1373" w:type="dxa"/>
          </w:tcPr>
          <w:p w14:paraId="2BD594CE" w14:textId="30EB2B62" w:rsidR="00801CA6" w:rsidRPr="001F42D3" w:rsidRDefault="00801CA6" w:rsidP="006C4856">
            <w:pPr>
              <w:pStyle w:val="TableEntry"/>
            </w:pPr>
            <w:r w:rsidRPr="001F42D3">
              <w:t>10.0</w:t>
            </w:r>
          </w:p>
        </w:tc>
        <w:tc>
          <w:tcPr>
            <w:tcW w:w="7056" w:type="dxa"/>
          </w:tcPr>
          <w:p w14:paraId="428BCD2A" w14:textId="5E80AB5E" w:rsidR="00801CA6" w:rsidRPr="001F42D3" w:rsidRDefault="00801CA6" w:rsidP="00801CA6">
            <w:pPr>
              <w:pStyle w:val="TableEntry"/>
            </w:pPr>
            <w:bookmarkStart w:id="45" w:name="OLE_LINK74"/>
            <w:bookmarkStart w:id="46" w:name="OLE_LINK75"/>
            <w:bookmarkStart w:id="47" w:name="OLE_LINK47"/>
            <w:r w:rsidRPr="001F42D3">
              <w:t>Incorporated approved Change Proposals</w:t>
            </w:r>
          </w:p>
          <w:p w14:paraId="093B23F9" w14:textId="29C45D63" w:rsidR="00822F0A" w:rsidRPr="001F42D3" w:rsidRDefault="00822F0A" w:rsidP="00801CA6">
            <w:pPr>
              <w:pStyle w:val="TableEntry"/>
            </w:pPr>
            <w:r w:rsidRPr="001F42D3">
              <w:t>Since Patient Care Devices (PCD)</w:t>
            </w:r>
            <w:r w:rsidR="009F3CB2" w:rsidRPr="001F42D3">
              <w:t xml:space="preserve"> is now a Program of the IHE Devices (DEV) Domain, the proper prefix for the CP,  is CP-DEV- rather than CP-PCD- to avoid confusion the older, more familiar forms may </w:t>
            </w:r>
            <w:r w:rsidR="00C376F6" w:rsidRPr="001F42D3">
              <w:t>continue in use</w:t>
            </w:r>
            <w:r w:rsidR="009F3CB2" w:rsidRPr="001F42D3">
              <w:t xml:space="preserve"> for a time</w:t>
            </w:r>
            <w:r w:rsidR="00C376F6" w:rsidRPr="001F42D3">
              <w:t xml:space="preserve"> </w:t>
            </w:r>
            <w:r w:rsidR="00D77880" w:rsidRPr="001F42D3">
              <w:t>d</w:t>
            </w:r>
            <w:r w:rsidR="00C376F6" w:rsidRPr="001F42D3">
              <w:t>uring the transition.</w:t>
            </w:r>
          </w:p>
          <w:p w14:paraId="60CC9109" w14:textId="2A2A621A" w:rsidR="00CB5472" w:rsidRPr="001F42D3" w:rsidRDefault="00894AC6" w:rsidP="00CB5472">
            <w:pPr>
              <w:pStyle w:val="TableEntry"/>
            </w:pPr>
            <w:r w:rsidRPr="001F42D3">
              <w:t>PCD-</w:t>
            </w:r>
            <w:r w:rsidR="00801CA6" w:rsidRPr="001F42D3">
              <w:t xml:space="preserve">147 - </w:t>
            </w:r>
            <w:r w:rsidR="00CB5472" w:rsidRPr="001F42D3">
              <w:t xml:space="preserve">Adding TCI Mode Information (IPEC </w:t>
            </w:r>
            <w:r w:rsidR="00277D6B">
              <w:t>Profile</w:t>
            </w:r>
            <w:r w:rsidR="00CB5472" w:rsidRPr="001F42D3">
              <w:t>)</w:t>
            </w:r>
          </w:p>
          <w:p w14:paraId="442C17FE" w14:textId="3E438815" w:rsidR="00CB5472" w:rsidRPr="001F42D3" w:rsidRDefault="00894AC6" w:rsidP="00CB5472">
            <w:pPr>
              <w:pStyle w:val="TableEntry"/>
            </w:pPr>
            <w:r w:rsidRPr="001F42D3">
              <w:t>PCD-</w:t>
            </w:r>
            <w:r w:rsidR="00CB5472" w:rsidRPr="001F42D3">
              <w:t>148 - Adding information regarding Channel Relay Mode</w:t>
            </w:r>
          </w:p>
          <w:p w14:paraId="4B19B6EA" w14:textId="25965EDB" w:rsidR="00CB5472" w:rsidRPr="001F42D3" w:rsidRDefault="00894AC6" w:rsidP="00CB5472">
            <w:pPr>
              <w:pStyle w:val="TableEntry"/>
            </w:pPr>
            <w:r w:rsidRPr="001F42D3">
              <w:t>PCD-</w:t>
            </w:r>
            <w:r w:rsidR="00CB5472" w:rsidRPr="001F42D3">
              <w:t>149 - Adding information regarding additional Route values</w:t>
            </w:r>
          </w:p>
          <w:p w14:paraId="7A874243" w14:textId="7B74256A" w:rsidR="00CB5472" w:rsidRPr="001F42D3" w:rsidRDefault="00894AC6" w:rsidP="00CB5472">
            <w:pPr>
              <w:pStyle w:val="TableEntry"/>
            </w:pPr>
            <w:bookmarkStart w:id="48" w:name="OLE_LINK59"/>
            <w:bookmarkStart w:id="49" w:name="OLE_LINK60"/>
            <w:r w:rsidRPr="001F42D3">
              <w:t>PCD-</w:t>
            </w:r>
            <w:r w:rsidR="00CB5472" w:rsidRPr="001F42D3">
              <w:t>150 –</w:t>
            </w:r>
            <w:bookmarkEnd w:id="48"/>
            <w:bookmarkEnd w:id="49"/>
            <w:r w:rsidR="00CB5472" w:rsidRPr="001F42D3">
              <w:t>Change PCD-05 field requirements and MSH-16 in PCD-04</w:t>
            </w:r>
          </w:p>
          <w:p w14:paraId="489AC97C" w14:textId="2EF773CD" w:rsidR="00CB5472" w:rsidRPr="001F42D3" w:rsidRDefault="00894AC6" w:rsidP="00CB5472">
            <w:pPr>
              <w:pStyle w:val="TableEntry"/>
            </w:pPr>
            <w:r w:rsidRPr="001F42D3">
              <w:t>PCD-</w:t>
            </w:r>
            <w:r w:rsidR="00CB5472" w:rsidRPr="001F42D3">
              <w:t xml:space="preserve">151 </w:t>
            </w:r>
            <w:r w:rsidR="002B195C" w:rsidRPr="001F42D3">
              <w:t>-</w:t>
            </w:r>
            <w:r w:rsidR="00CB5472" w:rsidRPr="001F42D3">
              <w:t>ACM HL7 Conformance OBR-3 and OBR-2</w:t>
            </w:r>
          </w:p>
          <w:p w14:paraId="52763549" w14:textId="72CF572B" w:rsidR="002B195C" w:rsidRPr="001F42D3" w:rsidRDefault="00894AC6" w:rsidP="002B195C">
            <w:pPr>
              <w:pStyle w:val="TableEntry"/>
            </w:pPr>
            <w:r w:rsidRPr="001F42D3">
              <w:t>PCD-</w:t>
            </w:r>
            <w:r w:rsidR="00CB5472" w:rsidRPr="001F42D3">
              <w:t>152 –</w:t>
            </w:r>
            <w:r w:rsidR="002B195C" w:rsidRPr="001F42D3">
              <w:t xml:space="preserve"> MEMDMC Use of MDC_OBS_MEM in OBR-4 in PCD-15</w:t>
            </w:r>
          </w:p>
          <w:p w14:paraId="65B4B3BA" w14:textId="6CB3F38C" w:rsidR="00CB5472" w:rsidRPr="001F42D3" w:rsidRDefault="00894AC6" w:rsidP="002B195C">
            <w:pPr>
              <w:pStyle w:val="TableEntry"/>
            </w:pPr>
            <w:r w:rsidRPr="001F42D3">
              <w:t>PCD-</w:t>
            </w:r>
            <w:r w:rsidR="00CB5472" w:rsidRPr="001F42D3">
              <w:t>153 –</w:t>
            </w:r>
            <w:r w:rsidR="002B195C" w:rsidRPr="001F42D3">
              <w:t>ACM Change PCD-05 PRT-9 from O or C to CE and occurrences to 0..1</w:t>
            </w:r>
          </w:p>
          <w:p w14:paraId="72251B13" w14:textId="436F0EB7" w:rsidR="00CB5472" w:rsidRPr="001F42D3" w:rsidRDefault="00894AC6" w:rsidP="002B195C">
            <w:pPr>
              <w:pStyle w:val="TableEntry"/>
            </w:pPr>
            <w:r w:rsidRPr="001F42D3">
              <w:t>PCD-</w:t>
            </w:r>
            <w:r w:rsidR="00CB5472" w:rsidRPr="001F42D3">
              <w:t>154 –</w:t>
            </w:r>
            <w:r w:rsidR="002B195C" w:rsidRPr="001F42D3">
              <w:t>ACM AR optional PCD-05 filtering</w:t>
            </w:r>
          </w:p>
          <w:p w14:paraId="6880DB10" w14:textId="5497697F" w:rsidR="00CB5472" w:rsidRPr="001F42D3" w:rsidRDefault="00894AC6" w:rsidP="002B195C">
            <w:pPr>
              <w:pStyle w:val="TableEntry"/>
            </w:pPr>
            <w:r w:rsidRPr="001F42D3">
              <w:t>PCD-</w:t>
            </w:r>
            <w:r w:rsidR="00CB5472" w:rsidRPr="001F42D3">
              <w:t>155 –</w:t>
            </w:r>
            <w:r w:rsidR="002B195C" w:rsidRPr="001F42D3">
              <w:t>IPEC Identifying infusion pump pillars / slots / racks</w:t>
            </w:r>
          </w:p>
          <w:p w14:paraId="5591F371" w14:textId="1E909459" w:rsidR="00CB5472" w:rsidRPr="001F42D3" w:rsidRDefault="00894AC6" w:rsidP="002B195C">
            <w:pPr>
              <w:pStyle w:val="TableEntry"/>
            </w:pPr>
            <w:r w:rsidRPr="001F42D3">
              <w:t>PCD-</w:t>
            </w:r>
            <w:r w:rsidR="00CB5472" w:rsidRPr="001F42D3">
              <w:t>156 –</w:t>
            </w:r>
            <w:r w:rsidR="002B195C" w:rsidRPr="001F42D3">
              <w:t xml:space="preserve"> Corrections to documentation for bolus from existing infusion</w:t>
            </w:r>
          </w:p>
          <w:p w14:paraId="05C878EC" w14:textId="0672E6FB" w:rsidR="00CB5472" w:rsidRPr="001F42D3" w:rsidRDefault="00894AC6" w:rsidP="00404616">
            <w:pPr>
              <w:pStyle w:val="TableEntry"/>
            </w:pPr>
            <w:r w:rsidRPr="001F42D3">
              <w:t>PCD-</w:t>
            </w:r>
            <w:r w:rsidR="00CB5472" w:rsidRPr="001F42D3">
              <w:t>157 –</w:t>
            </w:r>
            <w:r w:rsidR="002B195C" w:rsidRPr="001F42D3">
              <w:t xml:space="preserve"> </w:t>
            </w:r>
            <w:bookmarkStart w:id="50" w:name="_Hlk101283318"/>
            <w:bookmarkStart w:id="51" w:name="OLE_LINK73"/>
            <w:r w:rsidR="002B195C" w:rsidRPr="001F42D3">
              <w:t>ACM AM optional PCD-05 retransmission</w:t>
            </w:r>
            <w:bookmarkEnd w:id="50"/>
            <w:bookmarkEnd w:id="51"/>
          </w:p>
          <w:p w14:paraId="468E23AA" w14:textId="7132A0D2" w:rsidR="00CB5472" w:rsidRPr="001F42D3" w:rsidRDefault="00894AC6" w:rsidP="00404616">
            <w:pPr>
              <w:pStyle w:val="TableEntry"/>
            </w:pPr>
            <w:r w:rsidRPr="001F42D3">
              <w:t>PCD-</w:t>
            </w:r>
            <w:r w:rsidR="00CB5472" w:rsidRPr="001F42D3">
              <w:t>158 –</w:t>
            </w:r>
            <w:bookmarkStart w:id="52" w:name="OLE_LINK64"/>
            <w:bookmarkStart w:id="53" w:name="OLE_LINK65"/>
            <w:r w:rsidR="008E1A0C" w:rsidRPr="001F42D3">
              <w:t xml:space="preserve">DEC OBX-17 additional </w:t>
            </w:r>
            <w:proofErr w:type="spellStart"/>
            <w:r w:rsidR="008E1A0C" w:rsidRPr="001F42D3">
              <w:t>MeasureMode</w:t>
            </w:r>
            <w:proofErr w:type="spellEnd"/>
            <w:r w:rsidR="008E1A0C" w:rsidRPr="001F42D3">
              <w:t xml:space="preserve"> Table</w:t>
            </w:r>
            <w:bookmarkEnd w:id="52"/>
            <w:bookmarkEnd w:id="53"/>
          </w:p>
          <w:p w14:paraId="153C5B74" w14:textId="77777777" w:rsidR="00CB5472" w:rsidRPr="001F42D3" w:rsidRDefault="00894AC6" w:rsidP="00060CF0">
            <w:pPr>
              <w:pStyle w:val="TableEntry"/>
            </w:pPr>
            <w:r w:rsidRPr="001F42D3">
              <w:t>PCD-</w:t>
            </w:r>
            <w:r w:rsidR="00CB5472" w:rsidRPr="001F42D3">
              <w:t>159 –</w:t>
            </w:r>
            <w:r w:rsidR="008E1A0C" w:rsidRPr="001F42D3">
              <w:t>Correcting information in section E.2.3 Messages</w:t>
            </w:r>
            <w:bookmarkEnd w:id="45"/>
            <w:bookmarkEnd w:id="46"/>
            <w:bookmarkEnd w:id="47"/>
          </w:p>
          <w:p w14:paraId="1B89D574" w14:textId="77777777" w:rsidR="006B03D1" w:rsidRPr="001F42D3" w:rsidRDefault="006B03D1" w:rsidP="00060CF0">
            <w:pPr>
              <w:pStyle w:val="TableEntry"/>
            </w:pPr>
            <w:r w:rsidRPr="001F42D3">
              <w:t>PCD-161 - ACM alert identifier in OBR segment</w:t>
            </w:r>
          </w:p>
          <w:p w14:paraId="2BEB3502" w14:textId="0061B674" w:rsidR="006B03D1" w:rsidRPr="001F42D3" w:rsidRDefault="006B03D1" w:rsidP="00060CF0">
            <w:pPr>
              <w:pStyle w:val="TableEntry"/>
            </w:pPr>
            <w:r w:rsidRPr="001F42D3">
              <w:t>DEV-001 –</w:t>
            </w:r>
            <w:r w:rsidR="0020378C" w:rsidRPr="001F42D3">
              <w:t xml:space="preserve"> PCD-03 appendix example corrections</w:t>
            </w:r>
          </w:p>
          <w:p w14:paraId="383E89D1" w14:textId="502C0B0A" w:rsidR="006B03D1" w:rsidRPr="001F42D3" w:rsidRDefault="006B03D1" w:rsidP="006B03D1">
            <w:pPr>
              <w:pStyle w:val="TableEntry"/>
            </w:pPr>
            <w:r w:rsidRPr="001F42D3">
              <w:t>DEV-00</w:t>
            </w:r>
            <w:r w:rsidR="0020378C" w:rsidRPr="001F42D3">
              <w:t>2</w:t>
            </w:r>
            <w:r w:rsidRPr="001F42D3">
              <w:t xml:space="preserve"> –</w:t>
            </w:r>
            <w:r w:rsidR="00E22F31" w:rsidRPr="001F42D3">
              <w:t xml:space="preserve"> PCD-03 OBR-2 Placer Order Number</w:t>
            </w:r>
          </w:p>
          <w:p w14:paraId="1ED33415" w14:textId="627F6012" w:rsidR="0020378C" w:rsidRPr="001F42D3" w:rsidRDefault="0020378C" w:rsidP="0020378C">
            <w:pPr>
              <w:pStyle w:val="TableEntry"/>
            </w:pPr>
            <w:r w:rsidRPr="001F42D3">
              <w:t>DEV-009 –</w:t>
            </w:r>
            <w:r w:rsidR="00E22F31" w:rsidRPr="001F42D3">
              <w:t xml:space="preserve"> Remove N as a valid value for OBX-11 in IDCO messages</w:t>
            </w:r>
          </w:p>
          <w:p w14:paraId="0EE81CDB" w14:textId="7C1F7BA2" w:rsidR="0020378C" w:rsidRPr="001F42D3" w:rsidRDefault="0020378C" w:rsidP="0020378C">
            <w:pPr>
              <w:pStyle w:val="TableEntry"/>
            </w:pPr>
            <w:r w:rsidRPr="001F42D3">
              <w:t>DEV-010 –</w:t>
            </w:r>
            <w:r w:rsidR="00E22F31" w:rsidRPr="001F42D3">
              <w:t xml:space="preserve"> Clarify OBX and ED segments </w:t>
            </w:r>
          </w:p>
          <w:p w14:paraId="426352D8" w14:textId="71CC0B50" w:rsidR="0020378C" w:rsidRPr="001F42D3" w:rsidRDefault="0020378C" w:rsidP="0020378C">
            <w:pPr>
              <w:pStyle w:val="TableEntry"/>
            </w:pPr>
            <w:r w:rsidRPr="001F42D3">
              <w:t>DEV-011 –</w:t>
            </w:r>
            <w:r w:rsidR="00E22F31" w:rsidRPr="001F42D3">
              <w:t xml:space="preserve"> DEC OBR-4 allow MDC Codes</w:t>
            </w:r>
          </w:p>
          <w:p w14:paraId="785053AE" w14:textId="77777777" w:rsidR="006B03D1" w:rsidRPr="001F42D3" w:rsidRDefault="006B78C6" w:rsidP="00060CF0">
            <w:pPr>
              <w:pStyle w:val="TableEntry"/>
            </w:pPr>
            <w:r w:rsidRPr="001F42D3">
              <w:t xml:space="preserve">DEV-014 - </w:t>
            </w:r>
            <w:r w:rsidR="00DB5483" w:rsidRPr="001F42D3">
              <w:t>Update MDCX terms to final MDC terms from 11073-10101b</w:t>
            </w:r>
          </w:p>
          <w:p w14:paraId="3BBA6958" w14:textId="5C616A77" w:rsidR="00AA2519" w:rsidRPr="001F42D3" w:rsidRDefault="00AA2519" w:rsidP="00060CF0">
            <w:pPr>
              <w:pStyle w:val="TableEntry"/>
            </w:pPr>
            <w:r w:rsidRPr="001F42D3">
              <w:t>Updates to coincide with latest template version</w:t>
            </w:r>
          </w:p>
        </w:tc>
      </w:tr>
      <w:tr w:rsidR="00673D6E" w:rsidRPr="001F42D3" w14:paraId="3D8052C1" w14:textId="77777777" w:rsidTr="00792D5F">
        <w:trPr>
          <w:cantSplit/>
          <w:trHeight w:val="242"/>
          <w:jc w:val="center"/>
          <w:ins w:id="54" w:author="Kurt Elliason" w:date="2025-09-23T18:50:00Z"/>
        </w:trPr>
        <w:tc>
          <w:tcPr>
            <w:tcW w:w="1435" w:type="dxa"/>
          </w:tcPr>
          <w:p w14:paraId="357D017C" w14:textId="77777777" w:rsidR="00673D6E" w:rsidRDefault="00673D6E">
            <w:pPr>
              <w:pStyle w:val="TableEntry"/>
              <w:rPr>
                <w:ins w:id="55" w:author="Kurt Elliason" w:date="2025-09-23T18:50:00Z" w16du:dateUtc="2025-09-23T23:50:00Z"/>
              </w:rPr>
            </w:pPr>
          </w:p>
        </w:tc>
        <w:tc>
          <w:tcPr>
            <w:tcW w:w="1373" w:type="dxa"/>
          </w:tcPr>
          <w:p w14:paraId="17AEBD0E" w14:textId="70370051" w:rsidR="00673D6E" w:rsidRPr="001F42D3" w:rsidRDefault="00673D6E" w:rsidP="006C4856">
            <w:pPr>
              <w:pStyle w:val="TableEntry"/>
              <w:rPr>
                <w:ins w:id="56" w:author="Kurt Elliason" w:date="2025-09-23T18:50:00Z" w16du:dateUtc="2025-09-23T23:50:00Z"/>
              </w:rPr>
            </w:pPr>
            <w:ins w:id="57" w:author="Kurt Elliason" w:date="2025-09-23T18:50:00Z" w16du:dateUtc="2025-09-23T23:50:00Z">
              <w:r>
                <w:t>11.0</w:t>
              </w:r>
            </w:ins>
          </w:p>
        </w:tc>
        <w:tc>
          <w:tcPr>
            <w:tcW w:w="7056" w:type="dxa"/>
          </w:tcPr>
          <w:p w14:paraId="79553715" w14:textId="77777777" w:rsidR="00673D6E" w:rsidRPr="001F42D3" w:rsidRDefault="00673D6E" w:rsidP="00673D6E">
            <w:pPr>
              <w:pStyle w:val="TableEntry"/>
              <w:rPr>
                <w:ins w:id="58" w:author="Kurt Elliason" w:date="2025-09-23T18:50:00Z" w16du:dateUtc="2025-09-23T23:50:00Z"/>
              </w:rPr>
            </w:pPr>
            <w:ins w:id="59" w:author="Kurt Elliason" w:date="2025-09-23T18:50:00Z" w16du:dateUtc="2025-09-23T23:50:00Z">
              <w:r w:rsidRPr="001F42D3">
                <w:t>Incorporated approved Change Proposals</w:t>
              </w:r>
            </w:ins>
          </w:p>
          <w:p w14:paraId="421B7D12" w14:textId="77777777" w:rsidR="00673D6E" w:rsidRDefault="00673D6E" w:rsidP="00801CA6">
            <w:pPr>
              <w:pStyle w:val="TableEntry"/>
              <w:rPr>
                <w:ins w:id="60" w:author="Kurt Elliason" w:date="2025-09-23T18:51:00Z" w16du:dateUtc="2025-09-23T23:51:00Z"/>
              </w:rPr>
            </w:pPr>
            <w:ins w:id="61" w:author="Kurt Elliason" w:date="2025-09-23T18:51:00Z" w16du:dateUtc="2025-09-23T23:51:00Z">
              <w:r>
                <w:t xml:space="preserve">DEV-021 - </w:t>
              </w:r>
              <w:r w:rsidRPr="00673D6E">
                <w:t>Update PCD-03 message definition and examples to clarify multistep programming</w:t>
              </w:r>
              <w:r>
                <w:t>.</w:t>
              </w:r>
            </w:ins>
          </w:p>
          <w:p w14:paraId="25976EBF" w14:textId="16C363A8" w:rsidR="00673D6E" w:rsidRPr="001F42D3" w:rsidRDefault="00673D6E" w:rsidP="00801CA6">
            <w:pPr>
              <w:pStyle w:val="TableEntry"/>
              <w:rPr>
                <w:ins w:id="62" w:author="Kurt Elliason" w:date="2025-09-23T18:50:00Z" w16du:dateUtc="2025-09-23T23:50:00Z"/>
              </w:rPr>
            </w:pPr>
          </w:p>
        </w:tc>
      </w:tr>
    </w:tbl>
    <w:p w14:paraId="1576A396" w14:textId="3C8B4DF5" w:rsidR="00B11855" w:rsidRPr="001F42D3" w:rsidRDefault="00B11855" w:rsidP="00FC4803">
      <w:pPr>
        <w:pStyle w:val="BodyText"/>
      </w:pPr>
    </w:p>
    <w:p w14:paraId="036E7947" w14:textId="77777777" w:rsidR="00B11855" w:rsidRPr="001F42D3" w:rsidRDefault="00B11855" w:rsidP="00FC4803">
      <w:pPr>
        <w:pStyle w:val="BodyText"/>
      </w:pPr>
    </w:p>
    <w:p w14:paraId="402F4CB8" w14:textId="77777777" w:rsidR="00B11855" w:rsidRPr="001F42D3" w:rsidRDefault="00B11855" w:rsidP="00FC4803">
      <w:pPr>
        <w:pStyle w:val="BodyText"/>
      </w:pPr>
    </w:p>
    <w:p w14:paraId="719F03F6" w14:textId="77777777" w:rsidR="00B11855" w:rsidRPr="001F42D3" w:rsidRDefault="003D003E" w:rsidP="00123C7B">
      <w:pPr>
        <w:pStyle w:val="Heading1"/>
        <w:rPr>
          <w:noProof w:val="0"/>
        </w:rPr>
      </w:pPr>
      <w:bookmarkStart w:id="63" w:name="_Toc401769309"/>
      <w:bookmarkStart w:id="64" w:name="_Toc401769748"/>
      <w:bookmarkStart w:id="65" w:name="_Toc181625091"/>
      <w:r w:rsidRPr="001F42D3">
        <w:rPr>
          <w:noProof w:val="0"/>
        </w:rPr>
        <w:lastRenderedPageBreak/>
        <w:t>Conventions</w:t>
      </w:r>
      <w:bookmarkEnd w:id="63"/>
      <w:bookmarkEnd w:id="64"/>
      <w:bookmarkEnd w:id="65"/>
    </w:p>
    <w:p w14:paraId="7C67DB64" w14:textId="3A22A8BB" w:rsidR="00D26FE7" w:rsidRPr="001F42D3" w:rsidRDefault="00B7340A" w:rsidP="00235CEC">
      <w:pPr>
        <w:pStyle w:val="BodyText"/>
      </w:pPr>
      <w:r w:rsidRPr="001F42D3">
        <w:t>This document has adopted the following conventions for representing the framework concepts and specifying how the standards upon which the IHE Technical Framework is based shall be applied</w:t>
      </w:r>
      <w:r w:rsidRPr="001F42D3" w:rsidDel="00B7340A">
        <w:t xml:space="preserve"> </w:t>
      </w:r>
      <w:r w:rsidR="003D003E" w:rsidRPr="001F42D3">
        <w:t>.</w:t>
      </w:r>
    </w:p>
    <w:p w14:paraId="3758823D" w14:textId="77777777" w:rsidR="00B11855" w:rsidRPr="001F42D3" w:rsidRDefault="003D003E" w:rsidP="00123C7B">
      <w:pPr>
        <w:pStyle w:val="Heading2"/>
        <w:rPr>
          <w:noProof w:val="0"/>
        </w:rPr>
      </w:pPr>
      <w:bookmarkStart w:id="66" w:name="_Toc401769310"/>
      <w:bookmarkStart w:id="67" w:name="_Toc401769749"/>
      <w:bookmarkStart w:id="68" w:name="_Toc181625092"/>
      <w:r w:rsidRPr="001F42D3">
        <w:rPr>
          <w:noProof w:val="0"/>
        </w:rPr>
        <w:t>Transaction Modeling and Profiling Conventions</w:t>
      </w:r>
      <w:bookmarkEnd w:id="66"/>
      <w:bookmarkEnd w:id="67"/>
      <w:bookmarkEnd w:id="68"/>
    </w:p>
    <w:p w14:paraId="055007FF" w14:textId="0CD614EE" w:rsidR="002A7F9F" w:rsidRPr="001F42D3" w:rsidRDefault="00B7340A">
      <w:pPr>
        <w:pStyle w:val="BodyText"/>
      </w:pPr>
      <w:r w:rsidRPr="001F42D3">
        <w:t xml:space="preserve">In order to maintain consistent documentation, modeling methods for IHE transactions and profiling conventions for frequently used standards are maintained in the </w:t>
      </w:r>
      <w:r w:rsidRPr="001F42D3">
        <w:rPr>
          <w:iCs/>
        </w:rPr>
        <w:t xml:space="preserve">IHE </w:t>
      </w:r>
      <w:r w:rsidRPr="001F42D3">
        <w:t xml:space="preserve">Technical Frameworks General Introduction, </w:t>
      </w:r>
      <w:hyperlink r:id="rId19" w:history="1">
        <w:r w:rsidRPr="001F42D3">
          <w:rPr>
            <w:rStyle w:val="Hyperlink"/>
          </w:rPr>
          <w:t>Appendix E - Standards Profiling and Documentation Conventions</w:t>
        </w:r>
      </w:hyperlink>
      <w:r w:rsidRPr="001F42D3">
        <w:t>. Methods described include the Unified Modeling Language (UML) and standards conventions include DICOM, HL7 v2.x, HL7 Clinical Document Architecture (CDA) Documents, etc. These conventions are critical to understanding this volume and should be reviewed prior to reading this text</w:t>
      </w:r>
      <w:r w:rsidR="00EA31E4" w:rsidRPr="001F42D3">
        <w:t xml:space="preserve">. </w:t>
      </w:r>
    </w:p>
    <w:p w14:paraId="085FF028" w14:textId="7746C8FD" w:rsidR="002A7F9F" w:rsidRPr="001F42D3" w:rsidRDefault="002A7F9F" w:rsidP="00792D5F">
      <w:pPr>
        <w:pStyle w:val="Heading2"/>
        <w:rPr>
          <w:noProof w:val="0"/>
        </w:rPr>
      </w:pPr>
      <w:bookmarkStart w:id="69" w:name="_Toc181625093"/>
      <w:r w:rsidRPr="001F42D3">
        <w:rPr>
          <w:noProof w:val="0"/>
        </w:rPr>
        <w:t>Additional Standards Profil</w:t>
      </w:r>
      <w:r w:rsidR="0013430C" w:rsidRPr="001F42D3">
        <w:rPr>
          <w:noProof w:val="0"/>
        </w:rPr>
        <w:t>i</w:t>
      </w:r>
      <w:r w:rsidRPr="001F42D3">
        <w:rPr>
          <w:noProof w:val="0"/>
        </w:rPr>
        <w:t>ng Conventions</w:t>
      </w:r>
      <w:bookmarkEnd w:id="69"/>
    </w:p>
    <w:p w14:paraId="4E51C601" w14:textId="6164C542" w:rsidR="00B11855" w:rsidRPr="001F42D3" w:rsidRDefault="00B7340A" w:rsidP="00235CEC">
      <w:pPr>
        <w:pStyle w:val="BodyText"/>
      </w:pPr>
      <w:bookmarkStart w:id="70" w:name="_Toc527032158"/>
      <w:bookmarkStart w:id="71" w:name="_Toc527042948"/>
      <w:bookmarkStart w:id="72" w:name="_Toc527981412"/>
      <w:bookmarkStart w:id="73" w:name="_Toc527981914"/>
      <w:bookmarkEnd w:id="70"/>
      <w:bookmarkEnd w:id="71"/>
      <w:bookmarkEnd w:id="72"/>
      <w:bookmarkEnd w:id="73"/>
      <w:r w:rsidRPr="001F42D3">
        <w:t xml:space="preserve">This section defines profiling conventions for standards which are not described in the </w:t>
      </w:r>
      <w:hyperlink r:id="rId20" w:history="1">
        <w:r w:rsidRPr="001F42D3">
          <w:rPr>
            <w:rStyle w:val="Hyperlink"/>
          </w:rPr>
          <w:t>IHE Technical Frameworks General Introduction</w:t>
        </w:r>
      </w:hyperlink>
      <w:r w:rsidR="003D003E" w:rsidRPr="001F42D3">
        <w:t>.</w:t>
      </w:r>
    </w:p>
    <w:p w14:paraId="2885A0DE" w14:textId="77777777" w:rsidR="00870139" w:rsidRPr="001F42D3" w:rsidRDefault="00870139">
      <w:pPr>
        <w:pStyle w:val="BodyText"/>
      </w:pPr>
    </w:p>
    <w:p w14:paraId="0ADB3360" w14:textId="778E8119" w:rsidR="00647994" w:rsidRPr="001F42D3" w:rsidRDefault="00647994">
      <w:pPr>
        <w:pStyle w:val="BodyText"/>
      </w:pPr>
      <w:r w:rsidRPr="001F42D3">
        <w:t>No</w:t>
      </w:r>
      <w:r w:rsidR="00F07D04" w:rsidRPr="001F42D3">
        <w:t>ne</w:t>
      </w:r>
      <w:r w:rsidRPr="001F42D3">
        <w:t>.</w:t>
      </w:r>
    </w:p>
    <w:p w14:paraId="3225EF2E" w14:textId="77777777" w:rsidR="00B11855" w:rsidRPr="001F42D3" w:rsidRDefault="003D003E" w:rsidP="00123C7B">
      <w:pPr>
        <w:pStyle w:val="Heading2"/>
        <w:rPr>
          <w:noProof w:val="0"/>
        </w:rPr>
      </w:pPr>
      <w:bookmarkStart w:id="74" w:name="_Toc401769312"/>
      <w:bookmarkStart w:id="75" w:name="_Toc401769751"/>
      <w:bookmarkStart w:id="76" w:name="_Toc181625094"/>
      <w:r w:rsidRPr="001F42D3">
        <w:rPr>
          <w:noProof w:val="0"/>
        </w:rPr>
        <w:t>Use of Coded Entities and Coding Schemes</w:t>
      </w:r>
      <w:bookmarkEnd w:id="74"/>
      <w:bookmarkEnd w:id="75"/>
      <w:bookmarkEnd w:id="76"/>
    </w:p>
    <w:p w14:paraId="5984B700" w14:textId="77777777" w:rsidR="00B7340A" w:rsidRPr="001F42D3" w:rsidRDefault="00B7340A" w:rsidP="00B7340A">
      <w:pPr>
        <w:pStyle w:val="BodyText"/>
      </w:pPr>
      <w:r w:rsidRPr="001F42D3">
        <w:t xml:space="preserve">Where applicable, coding schemes required by </w:t>
      </w:r>
      <w:proofErr w:type="gramStart"/>
      <w:r w:rsidRPr="001F42D3">
        <w:t>the DICOM</w:t>
      </w:r>
      <w:r w:rsidRPr="001F42D3">
        <w:rPr>
          <w:vertAlign w:val="superscript"/>
        </w:rPr>
        <w:t>®</w:t>
      </w:r>
      <w:proofErr w:type="gramEnd"/>
      <w:r w:rsidRPr="001F42D3">
        <w:t>, HL7</w:t>
      </w:r>
      <w:r w:rsidRPr="001F42D3">
        <w:rPr>
          <w:vertAlign w:val="superscript"/>
        </w:rPr>
        <w:t>®</w:t>
      </w:r>
      <w:r w:rsidRPr="001F42D3">
        <w:t>, LOINC</w:t>
      </w:r>
      <w:r w:rsidRPr="001F42D3">
        <w:rPr>
          <w:vertAlign w:val="superscript"/>
        </w:rPr>
        <w:t>®</w:t>
      </w:r>
      <w:r w:rsidRPr="001F42D3">
        <w:t>, and SNOMED</w:t>
      </w:r>
      <w:r w:rsidRPr="001F42D3">
        <w:rPr>
          <w:vertAlign w:val="superscript"/>
        </w:rPr>
        <w:t>®</w:t>
      </w:r>
      <w:r w:rsidRPr="001F42D3">
        <w:t xml:space="preserve"> standards are used in IHE Profiles. In </w:t>
      </w:r>
      <w:proofErr w:type="gramStart"/>
      <w:r w:rsidRPr="001F42D3">
        <w:t>the cases</w:t>
      </w:r>
      <w:proofErr w:type="gramEnd"/>
      <w:r w:rsidRPr="001F42D3">
        <w:t xml:space="preserve"> where such resources are not explicitly identified by standards, implementations may utilize any resource (including proprietary or local) provided any licensing/copyright requirements are satisfied.</w:t>
      </w:r>
    </w:p>
    <w:p w14:paraId="1293E9B2" w14:textId="6D4AE11E" w:rsidR="00647994" w:rsidRPr="001F42D3" w:rsidRDefault="00B7340A" w:rsidP="00647994">
      <w:pPr>
        <w:pStyle w:val="BodyText"/>
      </w:pPr>
      <w:r w:rsidRPr="001F42D3">
        <w:t xml:space="preserve">IHE does produce and maintain certain terminology. OIDs and URNs have been assigned for specific uses. The IHE process for managing OIDs and URNs is described at </w:t>
      </w:r>
      <w:hyperlink r:id="rId21" w:history="1">
        <w:r w:rsidRPr="001F42D3">
          <w:rPr>
            <w:rStyle w:val="Hyperlink"/>
          </w:rPr>
          <w:t>http://wiki.ihe.net/index.php/OID_Registration</w:t>
        </w:r>
      </w:hyperlink>
      <w:r w:rsidR="00647994" w:rsidRPr="001F42D3">
        <w:t>.</w:t>
      </w:r>
    </w:p>
    <w:p w14:paraId="104AD095" w14:textId="6CAB29D1" w:rsidR="00B11855" w:rsidRPr="001F42D3" w:rsidRDefault="003D003E" w:rsidP="00123C7B">
      <w:pPr>
        <w:pStyle w:val="Heading1"/>
        <w:rPr>
          <w:noProof w:val="0"/>
        </w:rPr>
      </w:pPr>
      <w:bookmarkStart w:id="77" w:name="_Toc527032161"/>
      <w:bookmarkStart w:id="78" w:name="_Toc527042951"/>
      <w:bookmarkStart w:id="79" w:name="_Toc527981415"/>
      <w:bookmarkStart w:id="80" w:name="_Toc527981917"/>
      <w:bookmarkStart w:id="81" w:name="_Toc527982331"/>
      <w:bookmarkStart w:id="82" w:name="_Toc527982711"/>
      <w:bookmarkStart w:id="83" w:name="_Toc401769313"/>
      <w:bookmarkStart w:id="84" w:name="_Toc401769752"/>
      <w:bookmarkStart w:id="85" w:name="_Toc181625095"/>
      <w:bookmarkEnd w:id="77"/>
      <w:bookmarkEnd w:id="78"/>
      <w:bookmarkEnd w:id="79"/>
      <w:bookmarkEnd w:id="80"/>
      <w:bookmarkEnd w:id="81"/>
      <w:bookmarkEnd w:id="82"/>
      <w:r w:rsidRPr="001F42D3">
        <w:rPr>
          <w:noProof w:val="0"/>
        </w:rPr>
        <w:lastRenderedPageBreak/>
        <w:t xml:space="preserve">IHE </w:t>
      </w:r>
      <w:r w:rsidR="00A167E4">
        <w:rPr>
          <w:noProof w:val="0"/>
        </w:rPr>
        <w:t>Devices</w:t>
      </w:r>
      <w:r w:rsidR="00A167E4" w:rsidRPr="001F42D3">
        <w:rPr>
          <w:noProof w:val="0"/>
        </w:rPr>
        <w:t xml:space="preserve"> </w:t>
      </w:r>
      <w:r w:rsidRPr="001F42D3">
        <w:rPr>
          <w:noProof w:val="0"/>
        </w:rPr>
        <w:t>Transactions</w:t>
      </w:r>
      <w:bookmarkEnd w:id="83"/>
      <w:bookmarkEnd w:id="84"/>
      <w:bookmarkEnd w:id="85"/>
    </w:p>
    <w:p w14:paraId="213091C3" w14:textId="4CA03D6F" w:rsidR="00B11855" w:rsidRPr="001F42D3" w:rsidRDefault="003D003E" w:rsidP="00FC4803">
      <w:pPr>
        <w:pStyle w:val="BodyText"/>
      </w:pPr>
      <w:r w:rsidRPr="001F42D3">
        <w:t xml:space="preserve">This section defines each IHE </w:t>
      </w:r>
      <w:r w:rsidR="00B7340A" w:rsidRPr="001F42D3">
        <w:t>Devices</w:t>
      </w:r>
      <w:r w:rsidR="00647994" w:rsidRPr="001F42D3">
        <w:t xml:space="preserve"> </w:t>
      </w:r>
      <w:r w:rsidRPr="001F42D3">
        <w:t>transaction in detail, specifying the standards used</w:t>
      </w:r>
      <w:r w:rsidR="00647994" w:rsidRPr="001F42D3">
        <w:t xml:space="preserve"> and the </w:t>
      </w:r>
      <w:r w:rsidRPr="001F42D3">
        <w:t>information transferred</w:t>
      </w:r>
      <w:r w:rsidR="00647994" w:rsidRPr="001F42D3">
        <w:t>.</w:t>
      </w:r>
    </w:p>
    <w:p w14:paraId="5F54B111" w14:textId="7A06891F" w:rsidR="00B11855" w:rsidRPr="001F42D3" w:rsidRDefault="003D003E" w:rsidP="00123C7B">
      <w:pPr>
        <w:pStyle w:val="Heading2"/>
        <w:rPr>
          <w:noProof w:val="0"/>
        </w:rPr>
      </w:pPr>
      <w:bookmarkStart w:id="86" w:name="_Toc401769314"/>
      <w:bookmarkStart w:id="87" w:name="_Toc401769753"/>
      <w:bookmarkStart w:id="88" w:name="_Toc181625096"/>
      <w:r w:rsidRPr="001F42D3">
        <w:rPr>
          <w:noProof w:val="0"/>
        </w:rPr>
        <w:t>Communicate PCD Data</w:t>
      </w:r>
      <w:bookmarkEnd w:id="86"/>
      <w:bookmarkEnd w:id="87"/>
      <w:r w:rsidR="00BB3E0D" w:rsidRPr="001F42D3">
        <w:rPr>
          <w:noProof w:val="0"/>
        </w:rPr>
        <w:t xml:space="preserve"> [PCD-01]</w:t>
      </w:r>
      <w:bookmarkEnd w:id="88"/>
    </w:p>
    <w:p w14:paraId="4F19C11A" w14:textId="2D296880" w:rsidR="00B11855" w:rsidRPr="001F42D3" w:rsidRDefault="003D003E" w:rsidP="00FC4803">
      <w:pPr>
        <w:pStyle w:val="BodyText"/>
      </w:pPr>
      <w:r w:rsidRPr="001F42D3">
        <w:t xml:space="preserve">This section specifies </w:t>
      </w:r>
      <w:r w:rsidR="00647994" w:rsidRPr="001F42D3">
        <w:t>t</w:t>
      </w:r>
      <w:r w:rsidRPr="001F42D3">
        <w:t xml:space="preserve">ransaction </w:t>
      </w:r>
      <w:r w:rsidR="00647994" w:rsidRPr="001F42D3">
        <w:t>[</w:t>
      </w:r>
      <w:r w:rsidRPr="001F42D3">
        <w:t>PCD-01</w:t>
      </w:r>
      <w:r w:rsidR="00647994" w:rsidRPr="001F42D3">
        <w:t>]</w:t>
      </w:r>
      <w:r w:rsidRPr="001F42D3">
        <w:t xml:space="preserve"> of the IHE Device</w:t>
      </w:r>
      <w:r w:rsidR="00423BE8" w:rsidRPr="001F42D3">
        <w:t>s</w:t>
      </w:r>
      <w:r w:rsidRPr="001F42D3">
        <w:t xml:space="preserve"> Technical Framework, which is used to transmit patient care device data between systems. Transaction </w:t>
      </w:r>
      <w:r w:rsidR="00647994" w:rsidRPr="001F42D3">
        <w:t>[</w:t>
      </w:r>
      <w:r w:rsidRPr="001F42D3">
        <w:t>PCD-01</w:t>
      </w:r>
      <w:r w:rsidR="00647994" w:rsidRPr="001F42D3">
        <w:t>]</w:t>
      </w:r>
      <w:r w:rsidRPr="001F42D3">
        <w:t xml:space="preserve"> is used by the Device Observation Reporter and Device Observation Consumer </w:t>
      </w:r>
      <w:r w:rsidR="00B054A1" w:rsidRPr="001F42D3">
        <w:t>A</w:t>
      </w:r>
      <w:r w:rsidRPr="001F42D3">
        <w:t xml:space="preserve">ctors. Note that these actor names are linked to abstract functions rather than to physical devices; a Device Observation Reporter may be implemented in a freestanding </w:t>
      </w:r>
      <w:r w:rsidR="00952547" w:rsidRPr="001F42D3">
        <w:t>system,</w:t>
      </w:r>
      <w:r w:rsidRPr="001F42D3">
        <w:t xml:space="preserve"> or it may be implemented in the Patient Care Device itself.</w:t>
      </w:r>
    </w:p>
    <w:p w14:paraId="2A11D9D0" w14:textId="77777777" w:rsidR="00B11855" w:rsidRPr="001F42D3" w:rsidRDefault="00035DED" w:rsidP="00123C7B">
      <w:pPr>
        <w:pStyle w:val="Heading3"/>
        <w:rPr>
          <w:noProof w:val="0"/>
        </w:rPr>
      </w:pPr>
      <w:bookmarkStart w:id="89" w:name="_Toc401769315"/>
      <w:bookmarkStart w:id="90" w:name="_Toc401769754"/>
      <w:bookmarkStart w:id="91" w:name="_Toc181625097"/>
      <w:r w:rsidRPr="001F42D3">
        <w:rPr>
          <w:noProof w:val="0"/>
        </w:rPr>
        <w:t>S</w:t>
      </w:r>
      <w:r w:rsidR="003D003E" w:rsidRPr="001F42D3">
        <w:rPr>
          <w:noProof w:val="0"/>
        </w:rPr>
        <w:t>cope</w:t>
      </w:r>
      <w:bookmarkEnd w:id="89"/>
      <w:bookmarkEnd w:id="90"/>
      <w:bookmarkEnd w:id="91"/>
    </w:p>
    <w:p w14:paraId="09DDD276" w14:textId="77777777" w:rsidR="00B11855" w:rsidRPr="001F42D3" w:rsidRDefault="003D003E" w:rsidP="00E2583A">
      <w:pPr>
        <w:pStyle w:val="BodyText"/>
      </w:pPr>
      <w:r w:rsidRPr="001F42D3">
        <w:t>This transaction is used to communicate PCD Data from:</w:t>
      </w:r>
    </w:p>
    <w:p w14:paraId="1DDFC0CD" w14:textId="77777777" w:rsidR="00B11855" w:rsidRPr="001F42D3" w:rsidRDefault="003D003E" w:rsidP="005C1693">
      <w:pPr>
        <w:pStyle w:val="ListBullet2"/>
      </w:pPr>
      <w:r w:rsidRPr="001F42D3">
        <w:t>A Device Observation Reporter (DOR) to a Device Observation Consumer (DOC).</w:t>
      </w:r>
    </w:p>
    <w:p w14:paraId="2BF43A56" w14:textId="77777777" w:rsidR="00B11855" w:rsidRPr="001F42D3" w:rsidRDefault="003D003E" w:rsidP="00123C7B">
      <w:pPr>
        <w:pStyle w:val="Heading3"/>
        <w:rPr>
          <w:noProof w:val="0"/>
        </w:rPr>
      </w:pPr>
      <w:bookmarkStart w:id="92" w:name="_Toc431232163"/>
      <w:bookmarkStart w:id="93" w:name="_Toc431237142"/>
      <w:bookmarkStart w:id="94" w:name="_Toc431238308"/>
      <w:bookmarkStart w:id="95" w:name="_Toc431288044"/>
      <w:bookmarkStart w:id="96" w:name="_Toc432168038"/>
      <w:bookmarkStart w:id="97" w:name="_Toc432421159"/>
      <w:bookmarkStart w:id="98" w:name="_Toc432514835"/>
      <w:bookmarkStart w:id="99" w:name="_Toc432516110"/>
      <w:bookmarkStart w:id="100" w:name="_Toc401769316"/>
      <w:bookmarkStart w:id="101" w:name="_Toc401769755"/>
      <w:bookmarkStart w:id="102" w:name="_Toc181625098"/>
      <w:bookmarkEnd w:id="92"/>
      <w:bookmarkEnd w:id="93"/>
      <w:bookmarkEnd w:id="94"/>
      <w:bookmarkEnd w:id="95"/>
      <w:bookmarkEnd w:id="96"/>
      <w:bookmarkEnd w:id="97"/>
      <w:bookmarkEnd w:id="98"/>
      <w:bookmarkEnd w:id="99"/>
      <w:r w:rsidRPr="001F42D3">
        <w:rPr>
          <w:noProof w:val="0"/>
        </w:rPr>
        <w:t>Use Case Roles</w:t>
      </w:r>
      <w:bookmarkEnd w:id="100"/>
      <w:bookmarkEnd w:id="101"/>
      <w:bookmarkEnd w:id="102"/>
    </w:p>
    <w:p w14:paraId="536EC21E" w14:textId="77777777" w:rsidR="00FD7EFA" w:rsidRPr="001F42D3" w:rsidRDefault="00FD7EFA" w:rsidP="002E3ED0">
      <w:pPr>
        <w:pStyle w:val="BodyText"/>
      </w:pPr>
    </w:p>
    <w:p w14:paraId="5B19E0AC" w14:textId="77777777" w:rsidR="00B11855" w:rsidRPr="001F42D3" w:rsidRDefault="00F73333" w:rsidP="002B062D">
      <w:pPr>
        <w:pStyle w:val="BodyText"/>
        <w:jc w:val="center"/>
      </w:pPr>
      <w:r w:rsidRPr="001F42D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6B6B"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">
                <v:stroke startarrow="block"/>
              </v:line>
            </w:pict>
          </mc:Fallback>
        </mc:AlternateContent>
      </w:r>
      <w:r w:rsidRPr="001F42D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0ACD1648" w14:textId="77777777" w:rsidR="00B11855" w:rsidRPr="001F42D3" w:rsidRDefault="003D003E" w:rsidP="00CF5627">
      <w:pPr>
        <w:pStyle w:val="FigureTitle"/>
      </w:pPr>
      <w:r w:rsidRPr="001F42D3">
        <w:t>Figure 3.1.2</w:t>
      </w:r>
      <w:r w:rsidR="00D52943" w:rsidRPr="001F42D3">
        <w:rPr>
          <w:rFonts w:eastAsia="MS Gothic"/>
        </w:rPr>
        <w:t>-</w:t>
      </w:r>
      <w:r w:rsidRPr="001F42D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1F42D3" w14:paraId="7ECF3650" w14:textId="77777777" w:rsidTr="00792D5F">
        <w:trPr>
          <w:jc w:val="center"/>
        </w:trPr>
        <w:tc>
          <w:tcPr>
            <w:tcW w:w="1188" w:type="dxa"/>
          </w:tcPr>
          <w:p w14:paraId="3D8B4702" w14:textId="77777777" w:rsidR="00855E3C" w:rsidRPr="001F42D3" w:rsidRDefault="00855E3C" w:rsidP="00B7340A">
            <w:pPr>
              <w:pStyle w:val="BodyText"/>
              <w:rPr>
                <w:b/>
                <w:bCs/>
              </w:rPr>
            </w:pPr>
            <w:r w:rsidRPr="001F42D3">
              <w:rPr>
                <w:rStyle w:val="Strong"/>
              </w:rPr>
              <w:t>Actor</w:t>
            </w:r>
          </w:p>
        </w:tc>
        <w:tc>
          <w:tcPr>
            <w:tcW w:w="4410" w:type="dxa"/>
          </w:tcPr>
          <w:p w14:paraId="232FE0C9" w14:textId="77777777" w:rsidR="00855E3C" w:rsidRPr="001F42D3" w:rsidRDefault="00855E3C" w:rsidP="00B7340A">
            <w:pPr>
              <w:pStyle w:val="BodyText"/>
            </w:pPr>
            <w:r w:rsidRPr="001F42D3">
              <w:t>Device Observation Reporter (DOR)</w:t>
            </w:r>
          </w:p>
        </w:tc>
      </w:tr>
      <w:tr w:rsidR="00855E3C" w:rsidRPr="001F42D3" w14:paraId="6A904A5D" w14:textId="77777777" w:rsidTr="00792D5F">
        <w:trPr>
          <w:jc w:val="center"/>
        </w:trPr>
        <w:tc>
          <w:tcPr>
            <w:tcW w:w="1188" w:type="dxa"/>
          </w:tcPr>
          <w:p w14:paraId="6E639D36" w14:textId="77777777" w:rsidR="00855E3C" w:rsidRPr="001F42D3" w:rsidRDefault="00855E3C" w:rsidP="00B7340A">
            <w:pPr>
              <w:pStyle w:val="BodyText"/>
              <w:rPr>
                <w:b/>
                <w:bCs/>
              </w:rPr>
            </w:pPr>
            <w:r w:rsidRPr="001F42D3">
              <w:rPr>
                <w:rStyle w:val="Strong"/>
              </w:rPr>
              <w:t>Role</w:t>
            </w:r>
          </w:p>
        </w:tc>
        <w:tc>
          <w:tcPr>
            <w:tcW w:w="4410" w:type="dxa"/>
          </w:tcPr>
          <w:p w14:paraId="7E930E15" w14:textId="77777777" w:rsidR="00855E3C" w:rsidRPr="001F42D3" w:rsidRDefault="00855E3C" w:rsidP="00B7340A">
            <w:pPr>
              <w:pStyle w:val="BodyText"/>
            </w:pPr>
            <w:r w:rsidRPr="001F42D3">
              <w:t>Sends PCD Data to DOC</w:t>
            </w:r>
          </w:p>
        </w:tc>
      </w:tr>
      <w:tr w:rsidR="00855E3C" w:rsidRPr="001F42D3" w14:paraId="5466FFFD" w14:textId="77777777" w:rsidTr="00792D5F">
        <w:trPr>
          <w:jc w:val="center"/>
        </w:trPr>
        <w:tc>
          <w:tcPr>
            <w:tcW w:w="1188" w:type="dxa"/>
          </w:tcPr>
          <w:p w14:paraId="3C81D309" w14:textId="77777777" w:rsidR="00855E3C" w:rsidRPr="001F42D3" w:rsidRDefault="00855E3C" w:rsidP="00B7340A">
            <w:pPr>
              <w:pStyle w:val="BodyText"/>
              <w:rPr>
                <w:b/>
                <w:bCs/>
              </w:rPr>
            </w:pPr>
            <w:r w:rsidRPr="001F42D3">
              <w:rPr>
                <w:rStyle w:val="Strong"/>
              </w:rPr>
              <w:t>Actor</w:t>
            </w:r>
          </w:p>
        </w:tc>
        <w:tc>
          <w:tcPr>
            <w:tcW w:w="4410" w:type="dxa"/>
          </w:tcPr>
          <w:p w14:paraId="5B89E6C5" w14:textId="77777777" w:rsidR="00855E3C" w:rsidRPr="001F42D3" w:rsidRDefault="00855E3C" w:rsidP="00B7340A">
            <w:pPr>
              <w:pStyle w:val="BodyText"/>
            </w:pPr>
            <w:r w:rsidRPr="001F42D3">
              <w:t>Device Observation Consumer (DOC)</w:t>
            </w:r>
          </w:p>
        </w:tc>
      </w:tr>
      <w:tr w:rsidR="00855E3C" w:rsidRPr="001F42D3" w14:paraId="244ED0EB" w14:textId="77777777" w:rsidTr="00792D5F">
        <w:trPr>
          <w:jc w:val="center"/>
        </w:trPr>
        <w:tc>
          <w:tcPr>
            <w:tcW w:w="1188" w:type="dxa"/>
          </w:tcPr>
          <w:p w14:paraId="0E776062" w14:textId="77777777" w:rsidR="00855E3C" w:rsidRPr="001F42D3" w:rsidRDefault="00855E3C" w:rsidP="00B7340A">
            <w:pPr>
              <w:pStyle w:val="BodyText"/>
              <w:rPr>
                <w:b/>
                <w:bCs/>
              </w:rPr>
            </w:pPr>
            <w:r w:rsidRPr="001F42D3">
              <w:rPr>
                <w:rStyle w:val="Strong"/>
              </w:rPr>
              <w:t>Role</w:t>
            </w:r>
          </w:p>
        </w:tc>
        <w:tc>
          <w:tcPr>
            <w:tcW w:w="4410" w:type="dxa"/>
          </w:tcPr>
          <w:p w14:paraId="14B9506B" w14:textId="77777777" w:rsidR="00855E3C" w:rsidRPr="001F42D3" w:rsidRDefault="00855E3C" w:rsidP="00B7340A">
            <w:pPr>
              <w:pStyle w:val="BodyText"/>
            </w:pPr>
            <w:r w:rsidRPr="001F42D3">
              <w:t>Receives PCD Data from DOR</w:t>
            </w:r>
          </w:p>
        </w:tc>
      </w:tr>
    </w:tbl>
    <w:p w14:paraId="7EB19C1D" w14:textId="77777777" w:rsidR="00B11855" w:rsidRPr="001F42D3" w:rsidRDefault="003D003E" w:rsidP="00D26FE7">
      <w:pPr>
        <w:pStyle w:val="Heading3"/>
        <w:rPr>
          <w:noProof w:val="0"/>
        </w:rPr>
      </w:pPr>
      <w:bookmarkStart w:id="103" w:name="_Toc401769317"/>
      <w:bookmarkStart w:id="104" w:name="_Toc401769756"/>
      <w:bookmarkStart w:id="105" w:name="_Toc181625099"/>
      <w:bookmarkStart w:id="106" w:name="OLE_LINK8"/>
      <w:r w:rsidRPr="001F42D3">
        <w:rPr>
          <w:noProof w:val="0"/>
        </w:rPr>
        <w:lastRenderedPageBreak/>
        <w:t>Referenced Standards</w:t>
      </w:r>
      <w:bookmarkEnd w:id="103"/>
      <w:bookmarkEnd w:id="104"/>
      <w:bookmarkEnd w:id="105"/>
    </w:p>
    <w:p w14:paraId="7EBEEF14" w14:textId="03FD9829" w:rsidR="00B11855" w:rsidRPr="001F42D3" w:rsidRDefault="006D613E" w:rsidP="005C1693">
      <w:pPr>
        <w:pStyle w:val="ListBullet2"/>
      </w:pPr>
      <w:r w:rsidRPr="001F42D3">
        <w:t>HL7</w:t>
      </w:r>
      <w:r w:rsidR="00995105" w:rsidRPr="001F42D3">
        <w:t xml:space="preserve"> </w:t>
      </w:r>
      <w:r w:rsidR="003D003E" w:rsidRPr="001F42D3">
        <w:t xml:space="preserve">- </w:t>
      </w:r>
      <w:r w:rsidRPr="001F42D3">
        <w:t>HL7</w:t>
      </w:r>
      <w:r w:rsidR="003D003E" w:rsidRPr="001F42D3">
        <w:t xml:space="preserve"> Version 2.6 Chapter 7 Observation Reporting </w:t>
      </w:r>
    </w:p>
    <w:p w14:paraId="35892B72" w14:textId="746764E6" w:rsidR="00F56771" w:rsidRPr="001F42D3" w:rsidRDefault="00F56771" w:rsidP="005C1693">
      <w:pPr>
        <w:pStyle w:val="ListBullet2"/>
      </w:pPr>
      <w:r w:rsidRPr="001F42D3">
        <w:t>HL7 – HL7 Version 2.7</w:t>
      </w:r>
      <w:r w:rsidR="007A6C1E" w:rsidRPr="001F42D3">
        <w:t xml:space="preserve"> Chapter 7 Observation Reporting – PRT Participation Segment with added fields for Unique Device Identification (UDI)</w:t>
      </w:r>
    </w:p>
    <w:p w14:paraId="7DE6DDDB" w14:textId="77777777" w:rsidR="00B11855" w:rsidRPr="001F42D3" w:rsidRDefault="003D003E" w:rsidP="005C1693">
      <w:pPr>
        <w:pStyle w:val="ListBullet2"/>
      </w:pPr>
      <w:r w:rsidRPr="001F42D3">
        <w:t>ISO/IEEE 11073-10201 Domain Information Model</w:t>
      </w:r>
    </w:p>
    <w:p w14:paraId="1CDA03AF" w14:textId="77777777" w:rsidR="00B11855" w:rsidRPr="001F42D3" w:rsidRDefault="003D003E" w:rsidP="005C1693">
      <w:pPr>
        <w:pStyle w:val="ListBullet2"/>
      </w:pPr>
      <w:r w:rsidRPr="001F42D3">
        <w:t>ISO/IEEE 11073-10101 Nomenclature</w:t>
      </w:r>
    </w:p>
    <w:p w14:paraId="747BF696" w14:textId="77777777" w:rsidR="008315EB" w:rsidRPr="001F42D3" w:rsidRDefault="008315EB" w:rsidP="005C1693">
      <w:pPr>
        <w:pStyle w:val="ListBullet2"/>
      </w:pPr>
      <w:bookmarkStart w:id="107" w:name="OLE_LINK4"/>
      <w:r w:rsidRPr="001F42D3">
        <w:t xml:space="preserve">ISO/IEEE 11073-10102-2012 Nomenclature - Annotated ECG defines additional ECG lead identifiers and code offsets &gt; 65 that </w:t>
      </w:r>
      <w:r w:rsidRPr="005C1693">
        <w:t>shall</w:t>
      </w:r>
      <w:r w:rsidRPr="001F42D3">
        <w:t xml:space="preserve"> be used as needed by sending systems and </w:t>
      </w:r>
      <w:r w:rsidRPr="005C1693">
        <w:t>shall</w:t>
      </w:r>
      <w:r w:rsidRPr="001F42D3">
        <w:t xml:space="preserve"> be understood by receiving systems.</w:t>
      </w:r>
    </w:p>
    <w:p w14:paraId="52AFC48A" w14:textId="2F40C061" w:rsidR="008315EB" w:rsidRPr="001F42D3" w:rsidRDefault="008315EB" w:rsidP="005C1693">
      <w:pPr>
        <w:pStyle w:val="BodyText"/>
      </w:pPr>
      <w:r w:rsidRPr="005C1693">
        <w:rPr>
          <w:b/>
          <w:bCs/>
        </w:rPr>
        <w:t>Note:</w:t>
      </w:r>
      <w:r w:rsidRPr="001F42D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w:t>
      </w:r>
      <w:r w:rsidR="007E5D01" w:rsidRPr="001F42D3">
        <w:t>-</w:t>
      </w:r>
      <w:r w:rsidRPr="001F42D3">
        <w:t>coordination.</w:t>
      </w:r>
    </w:p>
    <w:bookmarkEnd w:id="106"/>
    <w:bookmarkEnd w:id="107"/>
    <w:p w14:paraId="72CC246B" w14:textId="657B297A" w:rsidR="00B11855" w:rsidRPr="001F42D3" w:rsidRDefault="003D003E" w:rsidP="00B7340A">
      <w:pPr>
        <w:pStyle w:val="BodyText"/>
      </w:pPr>
      <w:r w:rsidRPr="001F42D3">
        <w:t>The IHE Device</w:t>
      </w:r>
      <w:r w:rsidR="007E5D01" w:rsidRPr="001F42D3">
        <w:t>s</w:t>
      </w:r>
      <w:r w:rsidRPr="001F42D3">
        <w:t xml:space="preserv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1F42D3">
        <w:t>Actors</w:t>
      </w:r>
      <w:r w:rsidRPr="001F42D3">
        <w:t>.</w:t>
      </w:r>
    </w:p>
    <w:p w14:paraId="1C9E0087" w14:textId="4C24ACEB" w:rsidR="00B11855" w:rsidRPr="001F42D3" w:rsidRDefault="006D613E" w:rsidP="00B7340A">
      <w:pPr>
        <w:pStyle w:val="BodyText"/>
      </w:pPr>
      <w:r w:rsidRPr="001F42D3">
        <w:t>HL7</w:t>
      </w:r>
      <w:r w:rsidR="00995105" w:rsidRPr="001F42D3">
        <w:t xml:space="preserve"> </w:t>
      </w:r>
      <w:r w:rsidR="003D003E" w:rsidRPr="001F42D3">
        <w:t xml:space="preserve">V2.6 Chapter 7 Observation Reporting defines the general </w:t>
      </w:r>
      <w:r w:rsidRPr="001F42D3">
        <w:t>HL7</w:t>
      </w:r>
      <w:r w:rsidR="00995105" w:rsidRPr="001F42D3">
        <w:t xml:space="preserve"> </w:t>
      </w:r>
      <w:r w:rsidR="003D003E" w:rsidRPr="001F42D3">
        <w:t xml:space="preserve">syntax and coding requirements related to observation reporting, used for PCD data communications in </w:t>
      </w:r>
      <w:proofErr w:type="gramStart"/>
      <w:r w:rsidR="003D003E" w:rsidRPr="001F42D3">
        <w:t xml:space="preserve">the </w:t>
      </w:r>
      <w:r w:rsidR="007E67D4" w:rsidRPr="001F42D3">
        <w:t>DEV</w:t>
      </w:r>
      <w:proofErr w:type="gramEnd"/>
      <w:r w:rsidR="007E67D4" w:rsidRPr="001F42D3">
        <w:t xml:space="preserve"> TF</w:t>
      </w:r>
      <w:r w:rsidR="003D003E" w:rsidRPr="001F42D3">
        <w:t xml:space="preserve">. Familiarity with </w:t>
      </w:r>
      <w:r w:rsidRPr="001F42D3">
        <w:t>HL7</w:t>
      </w:r>
      <w:r w:rsidR="00995105" w:rsidRPr="001F42D3">
        <w:t xml:space="preserve"> </w:t>
      </w:r>
      <w:r w:rsidR="003D003E" w:rsidRPr="001F42D3">
        <w:t xml:space="preserve">Chapter 7 is necessary for implementers of the </w:t>
      </w:r>
      <w:r w:rsidR="007E67D4" w:rsidRPr="001F42D3">
        <w:t>DEV TF</w:t>
      </w:r>
      <w:r w:rsidR="003D003E" w:rsidRPr="001F42D3">
        <w:t xml:space="preserve"> transactions.</w:t>
      </w:r>
    </w:p>
    <w:p w14:paraId="748704FF" w14:textId="2D8E4E52" w:rsidR="00B11855" w:rsidRPr="001F42D3" w:rsidRDefault="003D003E" w:rsidP="00B7340A">
      <w:pPr>
        <w:pStyle w:val="BodyText"/>
      </w:pPr>
      <w:r w:rsidRPr="001F42D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1F42D3">
        <w:t>HL7</w:t>
      </w:r>
      <w:r w:rsidR="00995105" w:rsidRPr="001F42D3">
        <w:t xml:space="preserve"> </w:t>
      </w:r>
      <w:r w:rsidRPr="001F42D3">
        <w:t xml:space="preserve">v. 2.6 </w:t>
      </w:r>
    </w:p>
    <w:p w14:paraId="7AD78F30" w14:textId="475F6027" w:rsidR="00B11855" w:rsidRPr="001F42D3" w:rsidRDefault="003D003E" w:rsidP="00B7340A">
      <w:pPr>
        <w:pStyle w:val="BodyText"/>
      </w:pPr>
      <w:r w:rsidRPr="001F42D3">
        <w:t xml:space="preserve">Definitions of </w:t>
      </w:r>
      <w:r w:rsidR="006D613E" w:rsidRPr="001F42D3">
        <w:t>HL7</w:t>
      </w:r>
      <w:r w:rsidR="00995105" w:rsidRPr="001F42D3">
        <w:t xml:space="preserve"> </w:t>
      </w:r>
      <w:r w:rsidRPr="001F42D3">
        <w:t xml:space="preserve">Data Types used in PCD transactions, with comments on any specializations for PCD, are given in Appendix C, Common Data Types in this volume. </w:t>
      </w:r>
    </w:p>
    <w:p w14:paraId="3A9D1BA6" w14:textId="435C7923" w:rsidR="00B11855" w:rsidRPr="001F42D3" w:rsidRDefault="005B0C7C" w:rsidP="00123C7B">
      <w:pPr>
        <w:pStyle w:val="Heading3"/>
        <w:rPr>
          <w:noProof w:val="0"/>
        </w:rPr>
      </w:pPr>
      <w:bookmarkStart w:id="108" w:name="_Toc401769318"/>
      <w:bookmarkStart w:id="109" w:name="_Toc401769757"/>
      <w:bookmarkStart w:id="110" w:name="_Toc181625100"/>
      <w:r w:rsidRPr="001F42D3">
        <w:rPr>
          <w:noProof w:val="0"/>
        </w:rPr>
        <w:t>Message</w:t>
      </w:r>
      <w:r w:rsidR="003D003E" w:rsidRPr="001F42D3">
        <w:rPr>
          <w:noProof w:val="0"/>
        </w:rPr>
        <w:t>s</w:t>
      </w:r>
      <w:bookmarkEnd w:id="108"/>
      <w:bookmarkEnd w:id="109"/>
      <w:bookmarkEnd w:id="110"/>
    </w:p>
    <w:p w14:paraId="383A88D8" w14:textId="77777777" w:rsidR="00B11855" w:rsidRPr="001F42D3" w:rsidRDefault="003D003E" w:rsidP="00B7340A">
      <w:pPr>
        <w:pStyle w:val="BodyText"/>
      </w:pPr>
      <w:r w:rsidRPr="001F42D3">
        <w:t>The following interaction diagrams illustrate potential implementations.</w:t>
      </w:r>
    </w:p>
    <w:p w14:paraId="38A0A2A2" w14:textId="2F8EDC30" w:rsidR="00B11855" w:rsidRPr="001F42D3" w:rsidRDefault="003D003E" w:rsidP="003D003E">
      <w:pPr>
        <w:pStyle w:val="Heading4"/>
        <w:rPr>
          <w:noProof w:val="0"/>
        </w:rPr>
      </w:pPr>
      <w:bookmarkStart w:id="111" w:name="_Toc401769758"/>
      <w:bookmarkStart w:id="112" w:name="_Toc181625101"/>
      <w:r w:rsidRPr="001F42D3">
        <w:rPr>
          <w:noProof w:val="0"/>
        </w:rPr>
        <w:t>DOR communicates with DOC</w:t>
      </w:r>
      <w:bookmarkEnd w:id="111"/>
      <w:bookmarkEnd w:id="112"/>
    </w:p>
    <w:p w14:paraId="058BE45E" w14:textId="46329FCB" w:rsidR="00B11855" w:rsidRPr="001F42D3" w:rsidRDefault="003D003E" w:rsidP="006E20D6">
      <w:pPr>
        <w:pStyle w:val="BodyText"/>
      </w:pPr>
      <w:r w:rsidRPr="001F42D3">
        <w:t xml:space="preserve">The </w:t>
      </w:r>
      <w:r w:rsidR="00647994" w:rsidRPr="001F42D3">
        <w:t>[</w:t>
      </w:r>
      <w:r w:rsidRPr="001F42D3">
        <w:t>PCD-01</w:t>
      </w:r>
      <w:r w:rsidR="00647994" w:rsidRPr="001F42D3">
        <w:t>]</w:t>
      </w:r>
      <w:r w:rsidRPr="001F42D3">
        <w:t xml:space="preserve"> </w:t>
      </w:r>
      <w:r w:rsidR="003019C5" w:rsidRPr="001F42D3">
        <w:t xml:space="preserve">transaction </w:t>
      </w:r>
      <w:r w:rsidRPr="001F42D3">
        <w:t xml:space="preserve">is used to communicate PCD data from: Device Observation Reporter (DOR) to a Device Observation Consumer (DOC). </w:t>
      </w:r>
    </w:p>
    <w:p w14:paraId="62D10CA2" w14:textId="77777777" w:rsidR="00B11855" w:rsidRPr="001F42D3" w:rsidRDefault="00F73333" w:rsidP="002B062D">
      <w:pPr>
        <w:pStyle w:val="BodyText"/>
        <w:jc w:val="center"/>
      </w:pPr>
      <w:r w:rsidRPr="001F42D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1F42D3" w:rsidRDefault="003D003E" w:rsidP="00CF5627">
      <w:pPr>
        <w:pStyle w:val="FigureTitle"/>
      </w:pPr>
      <w:r w:rsidRPr="001F42D3">
        <w:t>Figure 3.1.4.1</w:t>
      </w:r>
      <w:r w:rsidR="00D52943" w:rsidRPr="001F42D3">
        <w:rPr>
          <w:rFonts w:eastAsia="MS Gothic"/>
        </w:rPr>
        <w:t>-</w:t>
      </w:r>
      <w:r w:rsidRPr="001F42D3">
        <w:t>1: Communicate PCD Data Interaction Diagram</w:t>
      </w:r>
    </w:p>
    <w:p w14:paraId="75FBA580" w14:textId="51ECDF66" w:rsidR="00B11855" w:rsidRPr="001F42D3" w:rsidRDefault="00647994" w:rsidP="00123C7B">
      <w:pPr>
        <w:pStyle w:val="Heading5"/>
        <w:rPr>
          <w:noProof w:val="0"/>
        </w:rPr>
      </w:pPr>
      <w:bookmarkStart w:id="113" w:name="_Toc497485505"/>
      <w:bookmarkStart w:id="114" w:name="_Toc497485842"/>
      <w:bookmarkStart w:id="115" w:name="_Toc497486069"/>
      <w:bookmarkStart w:id="116" w:name="_Toc497486346"/>
      <w:bookmarkStart w:id="117" w:name="_Toc497486573"/>
      <w:bookmarkStart w:id="118" w:name="_Toc497493442"/>
      <w:bookmarkStart w:id="119" w:name="_Toc401769759"/>
      <w:bookmarkStart w:id="120" w:name="_Toc181625102"/>
      <w:bookmarkEnd w:id="113"/>
      <w:bookmarkEnd w:id="114"/>
      <w:bookmarkEnd w:id="115"/>
      <w:bookmarkEnd w:id="116"/>
      <w:bookmarkEnd w:id="117"/>
      <w:bookmarkEnd w:id="118"/>
      <w:r w:rsidRPr="001F42D3">
        <w:rPr>
          <w:noProof w:val="0"/>
        </w:rPr>
        <w:t>PCD-01</w:t>
      </w:r>
      <w:r w:rsidR="003D003E" w:rsidRPr="001F42D3">
        <w:rPr>
          <w:noProof w:val="0"/>
        </w:rPr>
        <w:t xml:space="preserve"> Communicate PCD Data (ORU^R01^ORU_R01) static definition</w:t>
      </w:r>
      <w:bookmarkEnd w:id="119"/>
      <w:bookmarkEnd w:id="120"/>
      <w:r w:rsidR="003D003E" w:rsidRPr="001F42D3">
        <w:rPr>
          <w:noProof w:val="0"/>
        </w:rPr>
        <w:t xml:space="preserve"> </w:t>
      </w:r>
    </w:p>
    <w:p w14:paraId="520911D7" w14:textId="22E660FD" w:rsidR="00B11855" w:rsidRPr="001F42D3" w:rsidRDefault="003D003E" w:rsidP="002F241F">
      <w:pPr>
        <w:pStyle w:val="BodyText"/>
      </w:pPr>
      <w:r w:rsidRPr="001F42D3">
        <w:t>The PCD-01</w:t>
      </w:r>
      <w:r w:rsidR="007426DD" w:rsidRPr="001F42D3">
        <w:t xml:space="preserve"> </w:t>
      </w:r>
      <w:r w:rsidRPr="001F42D3">
        <w:t>Communicate PCD Data message is used to communicate PCD data</w:t>
      </w:r>
    </w:p>
    <w:p w14:paraId="40FE4623" w14:textId="77777777" w:rsidR="00B11855" w:rsidRPr="001F42D3" w:rsidRDefault="003D003E" w:rsidP="005C1693">
      <w:pPr>
        <w:pStyle w:val="ListBullet2"/>
      </w:pPr>
      <w:r w:rsidRPr="001F42D3">
        <w:t>From a Device Observation Reporter (DOR) to a Device Observation Consumer (DOC)</w:t>
      </w:r>
    </w:p>
    <w:p w14:paraId="75D58F2B" w14:textId="1E3858AF" w:rsidR="00B11855" w:rsidRPr="001F42D3" w:rsidRDefault="003D003E" w:rsidP="002D1895">
      <w:pPr>
        <w:pStyle w:val="BodyText"/>
      </w:pPr>
      <w:r w:rsidRPr="001F42D3">
        <w:t xml:space="preserve">Common </w:t>
      </w:r>
      <w:r w:rsidR="006D613E" w:rsidRPr="001F42D3">
        <w:t>HL7</w:t>
      </w:r>
      <w:r w:rsidR="00995105" w:rsidRPr="001F42D3">
        <w:t xml:space="preserve"> </w:t>
      </w:r>
      <w:r w:rsidRPr="001F42D3">
        <w:t>segments (MSH, MSA, ERR, NTE, PID, PV1, OBR, OBX, ORC</w:t>
      </w:r>
      <w:r w:rsidR="00C75AB4" w:rsidRPr="001F42D3">
        <w:t>, PRT</w:t>
      </w:r>
      <w:r w:rsidRPr="001F42D3">
        <w:t xml:space="preserve">) and data types (CWE, CNE, CX, EI, HD, PL, DTM, XPN, XTN) used in IHE PCD transactions are defined </w:t>
      </w:r>
      <w:r w:rsidR="003019C5" w:rsidRPr="001F42D3">
        <w:t xml:space="preserve">in </w:t>
      </w:r>
      <w:r w:rsidR="00E51575" w:rsidRPr="001F42D3">
        <w:t>Appendix B</w:t>
      </w:r>
      <w:r w:rsidR="009B6563" w:rsidRPr="001F42D3">
        <w:t>,</w:t>
      </w:r>
      <w:r w:rsidRPr="001F42D3">
        <w:t xml:space="preserve"> </w:t>
      </w:r>
      <w:r w:rsidR="009B6563" w:rsidRPr="001F42D3">
        <w:t>“</w:t>
      </w:r>
      <w:r w:rsidRPr="001F42D3">
        <w:t>Common Segment Descriptions</w:t>
      </w:r>
      <w:r w:rsidR="009B6563" w:rsidRPr="001F42D3">
        <w:t>”</w:t>
      </w:r>
      <w:r w:rsidRPr="001F42D3">
        <w:t>, and Appendix C, "Common Data Types".</w:t>
      </w:r>
      <w:r w:rsidR="00C75AB4" w:rsidRPr="001F42D3">
        <w:t xml:space="preserve"> Note that this message structure differs from the basic </w:t>
      </w:r>
      <w:r w:rsidR="006D613E" w:rsidRPr="001F42D3">
        <w:t>HL7</w:t>
      </w:r>
      <w:r w:rsidR="00995105" w:rsidRPr="001F42D3">
        <w:t xml:space="preserve"> </w:t>
      </w:r>
      <w:r w:rsidR="00C75AB4" w:rsidRPr="001F42D3">
        <w:t xml:space="preserve">version 2.6 by allowing for the appearance of PRT segments, a segment new in </w:t>
      </w:r>
      <w:r w:rsidR="006D613E" w:rsidRPr="001F42D3">
        <w:t>HL7</w:t>
      </w:r>
      <w:r w:rsidR="00995105" w:rsidRPr="001F42D3">
        <w:t xml:space="preserve"> </w:t>
      </w:r>
      <w:r w:rsidR="00C75AB4" w:rsidRPr="001F42D3">
        <w:t xml:space="preserve">version 2.7, in certain locations. This is to allow for </w:t>
      </w:r>
      <w:r w:rsidR="00E21780" w:rsidRPr="001F42D3">
        <w:t xml:space="preserve">the need for new participation data needed in transactions added to the ACM </w:t>
      </w:r>
      <w:r w:rsidR="00FF5580" w:rsidRPr="001F42D3">
        <w:t>Profile</w:t>
      </w:r>
      <w:r w:rsidR="00E21780" w:rsidRPr="001F42D3">
        <w:t xml:space="preserve"> in this Technical Framework revision, and for planned future extensions to support FDA Unique Device Identifiers. See </w:t>
      </w:r>
      <w:r w:rsidR="00E51575" w:rsidRPr="001F42D3">
        <w:t>S</w:t>
      </w:r>
      <w:r w:rsidR="00E21780" w:rsidRPr="001F42D3">
        <w:t xml:space="preserve">ection </w:t>
      </w:r>
      <w:r w:rsidR="00E51575" w:rsidRPr="001F42D3">
        <w:t>B.10</w:t>
      </w:r>
      <w:r w:rsidR="00E21780" w:rsidRPr="001F42D3">
        <w:t xml:space="preserve"> for details on the PRT segment.</w:t>
      </w:r>
    </w:p>
    <w:p w14:paraId="1CE25863" w14:textId="77777777" w:rsidR="00B11855" w:rsidRPr="001F42D3" w:rsidRDefault="003D003E" w:rsidP="002D1895">
      <w:pPr>
        <w:pStyle w:val="BodyText"/>
      </w:pPr>
      <w:r w:rsidRPr="001F42D3">
        <w:t>The static message is defined with the repeating segment group called "Order Observation". This group can repeat within the message so that a device needs to send only one message with multiple orders.</w:t>
      </w:r>
    </w:p>
    <w:p w14:paraId="326599DE" w14:textId="77777777" w:rsidR="00B11855" w:rsidRPr="001F42D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1F42D3" w14:paraId="1C567ED7" w14:textId="77777777" w:rsidTr="00DE39CA">
        <w:trPr>
          <w:cantSplit/>
          <w:tblHeader/>
          <w:jc w:val="center"/>
        </w:trPr>
        <w:tc>
          <w:tcPr>
            <w:tcW w:w="0" w:type="auto"/>
            <w:shd w:val="clear" w:color="auto" w:fill="D9D9D9"/>
          </w:tcPr>
          <w:p w14:paraId="7ECCB38F" w14:textId="77777777" w:rsidR="002D1895" w:rsidRPr="001F42D3" w:rsidRDefault="002D1895" w:rsidP="00E97927">
            <w:pPr>
              <w:pStyle w:val="TableEntryHeader"/>
            </w:pPr>
            <w:r w:rsidRPr="001F42D3">
              <w:t>Segment</w:t>
            </w:r>
          </w:p>
        </w:tc>
        <w:tc>
          <w:tcPr>
            <w:tcW w:w="0" w:type="auto"/>
            <w:shd w:val="clear" w:color="auto" w:fill="D9D9D9"/>
          </w:tcPr>
          <w:p w14:paraId="0E1173F5" w14:textId="77777777" w:rsidR="002D1895" w:rsidRPr="001F42D3" w:rsidRDefault="002D1895" w:rsidP="00E97927">
            <w:pPr>
              <w:pStyle w:val="TableEntryHeader"/>
            </w:pPr>
            <w:r w:rsidRPr="001F42D3">
              <w:t>Meaning</w:t>
            </w:r>
          </w:p>
        </w:tc>
        <w:tc>
          <w:tcPr>
            <w:tcW w:w="0" w:type="auto"/>
            <w:shd w:val="clear" w:color="auto" w:fill="D9D9D9"/>
          </w:tcPr>
          <w:p w14:paraId="4E9A2CFC" w14:textId="77777777" w:rsidR="002D1895" w:rsidRPr="001F42D3" w:rsidRDefault="002D1895" w:rsidP="00E97927">
            <w:pPr>
              <w:pStyle w:val="TableEntryHeader"/>
            </w:pPr>
            <w:r w:rsidRPr="001F42D3">
              <w:t>Usage</w:t>
            </w:r>
          </w:p>
        </w:tc>
        <w:tc>
          <w:tcPr>
            <w:tcW w:w="0" w:type="auto"/>
            <w:shd w:val="clear" w:color="auto" w:fill="D9D9D9"/>
          </w:tcPr>
          <w:p w14:paraId="0BBC951E" w14:textId="77777777" w:rsidR="002D1895" w:rsidRPr="001F42D3" w:rsidRDefault="002D1895" w:rsidP="00E97927">
            <w:pPr>
              <w:pStyle w:val="TableEntryHeader"/>
            </w:pPr>
            <w:r w:rsidRPr="001F42D3">
              <w:t>Card</w:t>
            </w:r>
          </w:p>
        </w:tc>
        <w:tc>
          <w:tcPr>
            <w:tcW w:w="0" w:type="auto"/>
            <w:shd w:val="clear" w:color="auto" w:fill="D9D9D9"/>
          </w:tcPr>
          <w:p w14:paraId="5CB16402" w14:textId="72AEEEDD" w:rsidR="002D1895" w:rsidRPr="001F42D3" w:rsidRDefault="006D613E" w:rsidP="00E97927">
            <w:pPr>
              <w:pStyle w:val="TableEntryHeader"/>
            </w:pPr>
            <w:r w:rsidRPr="001F42D3">
              <w:t>HL7</w:t>
            </w:r>
            <w:r w:rsidR="00995105" w:rsidRPr="001F42D3">
              <w:t xml:space="preserve"> </w:t>
            </w:r>
            <w:r w:rsidR="002D1895" w:rsidRPr="001F42D3">
              <w:t>chapter</w:t>
            </w:r>
          </w:p>
        </w:tc>
      </w:tr>
      <w:tr w:rsidR="00C40FD5" w:rsidRPr="001F42D3" w14:paraId="54CEA4AC" w14:textId="77777777" w:rsidTr="009B6563">
        <w:trPr>
          <w:cantSplit/>
          <w:jc w:val="center"/>
        </w:trPr>
        <w:tc>
          <w:tcPr>
            <w:tcW w:w="0" w:type="auto"/>
          </w:tcPr>
          <w:p w14:paraId="3D4CB6FA" w14:textId="77777777" w:rsidR="00B11855" w:rsidRPr="001F42D3" w:rsidRDefault="003D003E" w:rsidP="00506FBD">
            <w:pPr>
              <w:pStyle w:val="TableEntry"/>
              <w:rPr>
                <w:rFonts w:ascii="ArialMT" w:hAnsi="ArialMT"/>
                <w:b/>
              </w:rPr>
            </w:pPr>
            <w:r w:rsidRPr="001F42D3">
              <w:t>MSH</w:t>
            </w:r>
          </w:p>
        </w:tc>
        <w:tc>
          <w:tcPr>
            <w:tcW w:w="0" w:type="auto"/>
          </w:tcPr>
          <w:p w14:paraId="4314697D" w14:textId="77777777" w:rsidR="00B11855" w:rsidRPr="001F42D3" w:rsidRDefault="003D003E" w:rsidP="00506FBD">
            <w:pPr>
              <w:pStyle w:val="TableEntry"/>
              <w:rPr>
                <w:rFonts w:ascii="ArialMT" w:hAnsi="ArialMT"/>
                <w:b/>
              </w:rPr>
            </w:pPr>
            <w:r w:rsidRPr="001F42D3">
              <w:t>Message Header</w:t>
            </w:r>
          </w:p>
        </w:tc>
        <w:tc>
          <w:tcPr>
            <w:tcW w:w="0" w:type="auto"/>
          </w:tcPr>
          <w:p w14:paraId="011FC3FE" w14:textId="77777777" w:rsidR="00B11855" w:rsidRPr="001F42D3" w:rsidRDefault="003D003E" w:rsidP="00506FBD">
            <w:pPr>
              <w:pStyle w:val="TableEntry"/>
              <w:rPr>
                <w:rFonts w:ascii="ArialMT" w:hAnsi="ArialMT"/>
                <w:b/>
              </w:rPr>
            </w:pPr>
            <w:r w:rsidRPr="001F42D3">
              <w:t>R</w:t>
            </w:r>
          </w:p>
        </w:tc>
        <w:tc>
          <w:tcPr>
            <w:tcW w:w="0" w:type="auto"/>
          </w:tcPr>
          <w:p w14:paraId="3AAEAA1C" w14:textId="77777777" w:rsidR="00B11855" w:rsidRPr="001F42D3" w:rsidRDefault="003D003E" w:rsidP="00506FBD">
            <w:pPr>
              <w:pStyle w:val="TableEntry"/>
              <w:rPr>
                <w:rFonts w:ascii="ArialMT" w:hAnsi="ArialMT"/>
                <w:b/>
              </w:rPr>
            </w:pPr>
            <w:r w:rsidRPr="001F42D3">
              <w:t>[1..1]</w:t>
            </w:r>
          </w:p>
        </w:tc>
        <w:tc>
          <w:tcPr>
            <w:tcW w:w="0" w:type="auto"/>
          </w:tcPr>
          <w:p w14:paraId="59C0CEE9" w14:textId="77777777" w:rsidR="00B11855" w:rsidRPr="001F42D3" w:rsidRDefault="003D003E" w:rsidP="00506FBD">
            <w:pPr>
              <w:pStyle w:val="TableEntry"/>
              <w:rPr>
                <w:rFonts w:ascii="ArialMT" w:hAnsi="ArialMT"/>
                <w:b/>
              </w:rPr>
            </w:pPr>
            <w:r w:rsidRPr="001F42D3">
              <w:t>2</w:t>
            </w:r>
          </w:p>
        </w:tc>
      </w:tr>
      <w:tr w:rsidR="00C40FD5" w:rsidRPr="001F42D3" w14:paraId="46F6F35C" w14:textId="77777777" w:rsidTr="006C0E8E">
        <w:trPr>
          <w:cantSplit/>
          <w:jc w:val="center"/>
        </w:trPr>
        <w:tc>
          <w:tcPr>
            <w:tcW w:w="0" w:type="auto"/>
          </w:tcPr>
          <w:p w14:paraId="16904722" w14:textId="77777777" w:rsidR="00B11855" w:rsidRPr="001F42D3" w:rsidRDefault="003D003E" w:rsidP="00506FBD">
            <w:pPr>
              <w:pStyle w:val="TableEntry"/>
              <w:rPr>
                <w:rFonts w:ascii="ArialMT" w:hAnsi="ArialMT"/>
                <w:b/>
              </w:rPr>
            </w:pPr>
            <w:r w:rsidRPr="001F42D3">
              <w:t>[{SFT}]</w:t>
            </w:r>
          </w:p>
        </w:tc>
        <w:tc>
          <w:tcPr>
            <w:tcW w:w="0" w:type="auto"/>
          </w:tcPr>
          <w:p w14:paraId="3805A55D" w14:textId="77777777" w:rsidR="00B11855" w:rsidRPr="001F42D3" w:rsidRDefault="003D003E" w:rsidP="00506FBD">
            <w:pPr>
              <w:pStyle w:val="TableEntry"/>
              <w:rPr>
                <w:rFonts w:ascii="ArialMT" w:hAnsi="ArialMT"/>
                <w:b/>
              </w:rPr>
            </w:pPr>
            <w:r w:rsidRPr="001F42D3">
              <w:t>Software Segment</w:t>
            </w:r>
          </w:p>
        </w:tc>
        <w:tc>
          <w:tcPr>
            <w:tcW w:w="0" w:type="auto"/>
          </w:tcPr>
          <w:p w14:paraId="4BA5BB99" w14:textId="77777777" w:rsidR="00B11855" w:rsidRPr="001F42D3" w:rsidRDefault="003D003E" w:rsidP="00506FBD">
            <w:pPr>
              <w:pStyle w:val="TableEntry"/>
              <w:rPr>
                <w:rFonts w:ascii="ArialMT" w:hAnsi="ArialMT"/>
                <w:b/>
              </w:rPr>
            </w:pPr>
            <w:r w:rsidRPr="001F42D3">
              <w:t>X</w:t>
            </w:r>
          </w:p>
        </w:tc>
        <w:tc>
          <w:tcPr>
            <w:tcW w:w="0" w:type="auto"/>
          </w:tcPr>
          <w:p w14:paraId="301ABC1E" w14:textId="77777777" w:rsidR="00B11855" w:rsidRPr="001F42D3" w:rsidRDefault="003D003E" w:rsidP="00506FBD">
            <w:pPr>
              <w:pStyle w:val="TableEntry"/>
              <w:rPr>
                <w:rFonts w:ascii="ArialMT" w:hAnsi="ArialMT"/>
                <w:b/>
              </w:rPr>
            </w:pPr>
            <w:r w:rsidRPr="001F42D3">
              <w:t>[0..</w:t>
            </w:r>
            <w:r w:rsidR="00E86B15" w:rsidRPr="001F42D3">
              <w:t>0</w:t>
            </w:r>
            <w:r w:rsidRPr="001F42D3">
              <w:t>]</w:t>
            </w:r>
          </w:p>
        </w:tc>
        <w:tc>
          <w:tcPr>
            <w:tcW w:w="0" w:type="auto"/>
          </w:tcPr>
          <w:p w14:paraId="0CAF9515" w14:textId="77777777" w:rsidR="00B11855" w:rsidRPr="001F42D3" w:rsidRDefault="003D003E" w:rsidP="00506FBD">
            <w:pPr>
              <w:pStyle w:val="TableEntry"/>
              <w:rPr>
                <w:rFonts w:ascii="ArialMT" w:hAnsi="ArialMT"/>
                <w:b/>
              </w:rPr>
            </w:pPr>
            <w:r w:rsidRPr="001F42D3">
              <w:t>2</w:t>
            </w:r>
          </w:p>
        </w:tc>
      </w:tr>
      <w:tr w:rsidR="00C40FD5" w:rsidRPr="001F42D3" w14:paraId="73E5B6ED" w14:textId="77777777" w:rsidTr="006C0E8E">
        <w:trPr>
          <w:cantSplit/>
          <w:jc w:val="center"/>
        </w:trPr>
        <w:tc>
          <w:tcPr>
            <w:tcW w:w="0" w:type="auto"/>
          </w:tcPr>
          <w:p w14:paraId="0AE2FB20" w14:textId="77777777" w:rsidR="00B11855" w:rsidRPr="001F42D3" w:rsidRDefault="003D003E" w:rsidP="00506FBD">
            <w:pPr>
              <w:pStyle w:val="TableEntry"/>
            </w:pPr>
            <w:r w:rsidRPr="001F42D3">
              <w:t>[UAC]</w:t>
            </w:r>
          </w:p>
        </w:tc>
        <w:tc>
          <w:tcPr>
            <w:tcW w:w="0" w:type="auto"/>
          </w:tcPr>
          <w:p w14:paraId="40C8A0EA" w14:textId="77777777" w:rsidR="00B11855" w:rsidRPr="001F42D3" w:rsidRDefault="003D003E" w:rsidP="00506FBD">
            <w:pPr>
              <w:pStyle w:val="TableEntry"/>
            </w:pPr>
            <w:r w:rsidRPr="001F42D3">
              <w:t>User Authentication Credential</w:t>
            </w:r>
          </w:p>
        </w:tc>
        <w:tc>
          <w:tcPr>
            <w:tcW w:w="0" w:type="auto"/>
          </w:tcPr>
          <w:p w14:paraId="6BD203E0" w14:textId="77777777" w:rsidR="00B11855" w:rsidRPr="001F42D3" w:rsidRDefault="003D003E" w:rsidP="00506FBD">
            <w:pPr>
              <w:pStyle w:val="TableEntry"/>
            </w:pPr>
            <w:r w:rsidRPr="001F42D3">
              <w:t>O</w:t>
            </w:r>
          </w:p>
        </w:tc>
        <w:tc>
          <w:tcPr>
            <w:tcW w:w="0" w:type="auto"/>
          </w:tcPr>
          <w:p w14:paraId="72EBA487" w14:textId="77777777" w:rsidR="00B11855" w:rsidRPr="001F42D3" w:rsidRDefault="00E86B15" w:rsidP="00506FBD">
            <w:pPr>
              <w:pStyle w:val="TableEntry"/>
            </w:pPr>
            <w:r w:rsidRPr="001F42D3">
              <w:t>[0..</w:t>
            </w:r>
            <w:r w:rsidR="009B6563" w:rsidRPr="001F42D3">
              <w:t>1</w:t>
            </w:r>
            <w:r w:rsidRPr="001F42D3">
              <w:t>]</w:t>
            </w:r>
          </w:p>
        </w:tc>
        <w:tc>
          <w:tcPr>
            <w:tcW w:w="0" w:type="auto"/>
          </w:tcPr>
          <w:p w14:paraId="5513CE7F" w14:textId="77777777" w:rsidR="00B11855" w:rsidRPr="001F42D3" w:rsidRDefault="00B11855" w:rsidP="00506FBD">
            <w:pPr>
              <w:pStyle w:val="TableEntry"/>
            </w:pPr>
          </w:p>
        </w:tc>
      </w:tr>
      <w:tr w:rsidR="00C40FD5" w:rsidRPr="001F42D3" w14:paraId="347C9D80" w14:textId="77777777" w:rsidTr="009B6563">
        <w:trPr>
          <w:cantSplit/>
          <w:jc w:val="center"/>
        </w:trPr>
        <w:tc>
          <w:tcPr>
            <w:tcW w:w="0" w:type="auto"/>
          </w:tcPr>
          <w:p w14:paraId="4EA7854D" w14:textId="77777777" w:rsidR="00B11855" w:rsidRPr="001F42D3" w:rsidRDefault="003D003E" w:rsidP="00506FBD">
            <w:pPr>
              <w:pStyle w:val="TableEntry"/>
              <w:rPr>
                <w:rFonts w:ascii="ArialMT" w:hAnsi="ArialMT"/>
                <w:b/>
              </w:rPr>
            </w:pPr>
            <w:r w:rsidRPr="001F42D3">
              <w:t>{</w:t>
            </w:r>
          </w:p>
        </w:tc>
        <w:tc>
          <w:tcPr>
            <w:tcW w:w="0" w:type="auto"/>
          </w:tcPr>
          <w:p w14:paraId="0BB1C7B2" w14:textId="77777777" w:rsidR="00B11855" w:rsidRPr="001F42D3" w:rsidRDefault="003D003E" w:rsidP="00506FBD">
            <w:pPr>
              <w:pStyle w:val="TableEntry"/>
              <w:rPr>
                <w:rFonts w:ascii="ArialMT" w:hAnsi="ArialMT"/>
                <w:b/>
              </w:rPr>
            </w:pPr>
            <w:r w:rsidRPr="001F42D3">
              <w:t>--- PATIENT_RESULT begin</w:t>
            </w:r>
          </w:p>
        </w:tc>
        <w:tc>
          <w:tcPr>
            <w:tcW w:w="0" w:type="auto"/>
          </w:tcPr>
          <w:p w14:paraId="3E46C0A5" w14:textId="77777777" w:rsidR="00B11855" w:rsidRPr="001F42D3" w:rsidRDefault="00B11855" w:rsidP="00506FBD">
            <w:pPr>
              <w:pStyle w:val="TableEntry"/>
            </w:pPr>
          </w:p>
        </w:tc>
        <w:tc>
          <w:tcPr>
            <w:tcW w:w="0" w:type="auto"/>
          </w:tcPr>
          <w:p w14:paraId="3B5950A2" w14:textId="77777777" w:rsidR="00B11855" w:rsidRPr="001F42D3" w:rsidRDefault="00B11855" w:rsidP="00506FBD">
            <w:pPr>
              <w:pStyle w:val="TableEntry"/>
            </w:pPr>
          </w:p>
        </w:tc>
        <w:tc>
          <w:tcPr>
            <w:tcW w:w="0" w:type="auto"/>
          </w:tcPr>
          <w:p w14:paraId="6C7736C2" w14:textId="77777777" w:rsidR="00B11855" w:rsidRPr="001F42D3" w:rsidRDefault="00B11855" w:rsidP="00506FBD">
            <w:pPr>
              <w:pStyle w:val="TableEntry"/>
            </w:pPr>
          </w:p>
        </w:tc>
      </w:tr>
      <w:tr w:rsidR="00C40FD5" w:rsidRPr="001F42D3" w14:paraId="4199C49A" w14:textId="77777777" w:rsidTr="009B6563">
        <w:trPr>
          <w:cantSplit/>
          <w:jc w:val="center"/>
        </w:trPr>
        <w:tc>
          <w:tcPr>
            <w:tcW w:w="0" w:type="auto"/>
          </w:tcPr>
          <w:p w14:paraId="2BB2F611" w14:textId="77777777" w:rsidR="00B11855" w:rsidRPr="001F42D3" w:rsidRDefault="002B062D" w:rsidP="00506FBD">
            <w:pPr>
              <w:pStyle w:val="TableEntry"/>
            </w:pPr>
            <w:r w:rsidRPr="001F42D3">
              <w:t> </w:t>
            </w:r>
            <w:r w:rsidR="003D003E" w:rsidRPr="001F42D3">
              <w:t>[</w:t>
            </w:r>
          </w:p>
        </w:tc>
        <w:tc>
          <w:tcPr>
            <w:tcW w:w="0" w:type="auto"/>
          </w:tcPr>
          <w:p w14:paraId="0B96B75B" w14:textId="77777777" w:rsidR="00B11855" w:rsidRPr="001F42D3" w:rsidRDefault="003D003E" w:rsidP="00506FBD">
            <w:pPr>
              <w:pStyle w:val="TableEntry"/>
            </w:pPr>
            <w:r w:rsidRPr="001F42D3">
              <w:t>--- PATIENT begin</w:t>
            </w:r>
          </w:p>
        </w:tc>
        <w:tc>
          <w:tcPr>
            <w:tcW w:w="0" w:type="auto"/>
          </w:tcPr>
          <w:p w14:paraId="3004D4FB" w14:textId="77777777" w:rsidR="00B11855" w:rsidRPr="001F42D3" w:rsidRDefault="00B11855" w:rsidP="00506FBD">
            <w:pPr>
              <w:pStyle w:val="TableEntry"/>
            </w:pPr>
          </w:p>
        </w:tc>
        <w:tc>
          <w:tcPr>
            <w:tcW w:w="0" w:type="auto"/>
          </w:tcPr>
          <w:p w14:paraId="446B807E" w14:textId="77777777" w:rsidR="00B11855" w:rsidRPr="001F42D3" w:rsidRDefault="00B11855" w:rsidP="00506FBD">
            <w:pPr>
              <w:pStyle w:val="TableEntry"/>
            </w:pPr>
          </w:p>
        </w:tc>
        <w:tc>
          <w:tcPr>
            <w:tcW w:w="0" w:type="auto"/>
          </w:tcPr>
          <w:p w14:paraId="6B2D3D69" w14:textId="77777777" w:rsidR="00B11855" w:rsidRPr="001F42D3" w:rsidRDefault="00B11855" w:rsidP="00506FBD">
            <w:pPr>
              <w:pStyle w:val="TableEntry"/>
            </w:pPr>
          </w:p>
        </w:tc>
      </w:tr>
      <w:tr w:rsidR="00C40FD5" w:rsidRPr="001F42D3" w14:paraId="27D04054" w14:textId="77777777" w:rsidTr="009B6563">
        <w:trPr>
          <w:cantSplit/>
          <w:jc w:val="center"/>
        </w:trPr>
        <w:tc>
          <w:tcPr>
            <w:tcW w:w="0" w:type="auto"/>
          </w:tcPr>
          <w:p w14:paraId="431831AB" w14:textId="77777777" w:rsidR="00B11855" w:rsidRPr="001F42D3" w:rsidRDefault="002B062D" w:rsidP="00506FBD">
            <w:pPr>
              <w:pStyle w:val="TableEntry"/>
            </w:pPr>
            <w:r w:rsidRPr="001F42D3">
              <w:t> </w:t>
            </w:r>
            <w:r w:rsidR="003D003E" w:rsidRPr="001F42D3">
              <w:t>PID</w:t>
            </w:r>
          </w:p>
        </w:tc>
        <w:tc>
          <w:tcPr>
            <w:tcW w:w="0" w:type="auto"/>
          </w:tcPr>
          <w:p w14:paraId="12365247" w14:textId="77777777" w:rsidR="00B11855" w:rsidRPr="001F42D3" w:rsidRDefault="003D003E" w:rsidP="00506FBD">
            <w:pPr>
              <w:pStyle w:val="TableEntry"/>
            </w:pPr>
            <w:r w:rsidRPr="001F42D3">
              <w:t>Patient Identification</w:t>
            </w:r>
          </w:p>
        </w:tc>
        <w:tc>
          <w:tcPr>
            <w:tcW w:w="0" w:type="auto"/>
          </w:tcPr>
          <w:p w14:paraId="48FF2983" w14:textId="77777777" w:rsidR="00B11855" w:rsidRPr="001F42D3" w:rsidRDefault="003D003E" w:rsidP="00506FBD">
            <w:pPr>
              <w:pStyle w:val="TableEntry"/>
            </w:pPr>
            <w:r w:rsidRPr="001F42D3">
              <w:t>R</w:t>
            </w:r>
          </w:p>
        </w:tc>
        <w:tc>
          <w:tcPr>
            <w:tcW w:w="0" w:type="auto"/>
          </w:tcPr>
          <w:p w14:paraId="7FE85782" w14:textId="77777777" w:rsidR="00B11855" w:rsidRPr="001F42D3" w:rsidRDefault="003D003E" w:rsidP="00506FBD">
            <w:pPr>
              <w:pStyle w:val="TableEntry"/>
            </w:pPr>
            <w:r w:rsidRPr="001F42D3">
              <w:t>[1..1]</w:t>
            </w:r>
          </w:p>
        </w:tc>
        <w:tc>
          <w:tcPr>
            <w:tcW w:w="0" w:type="auto"/>
          </w:tcPr>
          <w:p w14:paraId="0F721D07" w14:textId="77777777" w:rsidR="00B11855" w:rsidRPr="001F42D3" w:rsidRDefault="003D003E" w:rsidP="00506FBD">
            <w:pPr>
              <w:pStyle w:val="TableEntry"/>
            </w:pPr>
            <w:r w:rsidRPr="001F42D3">
              <w:t>3</w:t>
            </w:r>
          </w:p>
        </w:tc>
      </w:tr>
      <w:tr w:rsidR="00C40FD5" w:rsidRPr="001F42D3" w14:paraId="6242E1E9" w14:textId="77777777" w:rsidTr="009B6563">
        <w:trPr>
          <w:cantSplit/>
          <w:jc w:val="center"/>
        </w:trPr>
        <w:tc>
          <w:tcPr>
            <w:tcW w:w="0" w:type="auto"/>
          </w:tcPr>
          <w:p w14:paraId="7B40A57D" w14:textId="77777777" w:rsidR="00B11855" w:rsidRPr="001F42D3" w:rsidRDefault="002B062D" w:rsidP="00506FBD">
            <w:pPr>
              <w:pStyle w:val="TableEntry"/>
            </w:pPr>
            <w:r w:rsidRPr="001F42D3">
              <w:t> </w:t>
            </w:r>
            <w:r w:rsidR="003D003E" w:rsidRPr="001F42D3">
              <w:t>[PD1]</w:t>
            </w:r>
          </w:p>
        </w:tc>
        <w:tc>
          <w:tcPr>
            <w:tcW w:w="0" w:type="auto"/>
          </w:tcPr>
          <w:p w14:paraId="7A19977B" w14:textId="77777777" w:rsidR="00B11855" w:rsidRPr="001F42D3" w:rsidRDefault="003D003E" w:rsidP="00506FBD">
            <w:pPr>
              <w:pStyle w:val="TableEntry"/>
            </w:pPr>
            <w:r w:rsidRPr="001F42D3">
              <w:t>Additional Demographics</w:t>
            </w:r>
          </w:p>
        </w:tc>
        <w:tc>
          <w:tcPr>
            <w:tcW w:w="0" w:type="auto"/>
          </w:tcPr>
          <w:p w14:paraId="42D53941" w14:textId="77777777" w:rsidR="00B11855" w:rsidRPr="001F42D3" w:rsidRDefault="003D003E" w:rsidP="00506FBD">
            <w:pPr>
              <w:pStyle w:val="TableEntry"/>
            </w:pPr>
            <w:r w:rsidRPr="001F42D3">
              <w:t>X</w:t>
            </w:r>
          </w:p>
        </w:tc>
        <w:tc>
          <w:tcPr>
            <w:tcW w:w="0" w:type="auto"/>
          </w:tcPr>
          <w:p w14:paraId="090237ED" w14:textId="77777777" w:rsidR="00B11855" w:rsidRPr="001F42D3" w:rsidRDefault="003D003E" w:rsidP="00506FBD">
            <w:pPr>
              <w:pStyle w:val="TableEntry"/>
            </w:pPr>
            <w:r w:rsidRPr="001F42D3">
              <w:t>[0..0]</w:t>
            </w:r>
          </w:p>
        </w:tc>
        <w:tc>
          <w:tcPr>
            <w:tcW w:w="0" w:type="auto"/>
          </w:tcPr>
          <w:p w14:paraId="35283340" w14:textId="77777777" w:rsidR="00B11855" w:rsidRPr="001F42D3" w:rsidRDefault="003D003E" w:rsidP="00506FBD">
            <w:pPr>
              <w:pStyle w:val="TableEntry"/>
            </w:pPr>
            <w:r w:rsidRPr="001F42D3">
              <w:t>3</w:t>
            </w:r>
          </w:p>
        </w:tc>
      </w:tr>
      <w:tr w:rsidR="00C75AB4" w:rsidRPr="001F42D3" w14:paraId="15E4C4C6" w14:textId="77777777" w:rsidTr="009B6563">
        <w:trPr>
          <w:cantSplit/>
          <w:jc w:val="center"/>
        </w:trPr>
        <w:tc>
          <w:tcPr>
            <w:tcW w:w="0" w:type="auto"/>
          </w:tcPr>
          <w:p w14:paraId="3AE1824F" w14:textId="77777777" w:rsidR="00C75AB4" w:rsidRPr="001F42D3" w:rsidRDefault="00C75AB4" w:rsidP="00506FBD">
            <w:pPr>
              <w:pStyle w:val="TableEntry"/>
            </w:pPr>
            <w:r w:rsidRPr="001F42D3">
              <w:lastRenderedPageBreak/>
              <w:t> </w:t>
            </w:r>
            <w:r w:rsidRPr="001F42D3">
              <w:t>[{PRT}]</w:t>
            </w:r>
          </w:p>
        </w:tc>
        <w:tc>
          <w:tcPr>
            <w:tcW w:w="0" w:type="auto"/>
          </w:tcPr>
          <w:p w14:paraId="7850E24B" w14:textId="77777777" w:rsidR="00C75AB4" w:rsidRPr="001F42D3" w:rsidRDefault="00C75AB4" w:rsidP="00506FBD">
            <w:pPr>
              <w:pStyle w:val="TableEntry"/>
            </w:pPr>
          </w:p>
        </w:tc>
        <w:tc>
          <w:tcPr>
            <w:tcW w:w="0" w:type="auto"/>
          </w:tcPr>
          <w:p w14:paraId="52065008" w14:textId="77777777" w:rsidR="00C75AB4" w:rsidRPr="001F42D3" w:rsidRDefault="00C75AB4" w:rsidP="00506FBD">
            <w:pPr>
              <w:pStyle w:val="TableEntry"/>
            </w:pPr>
          </w:p>
        </w:tc>
        <w:tc>
          <w:tcPr>
            <w:tcW w:w="0" w:type="auto"/>
          </w:tcPr>
          <w:p w14:paraId="57391540" w14:textId="77777777" w:rsidR="00C75AB4" w:rsidRPr="001F42D3" w:rsidRDefault="00C75AB4" w:rsidP="00506FBD">
            <w:pPr>
              <w:pStyle w:val="TableEntry"/>
            </w:pPr>
          </w:p>
        </w:tc>
        <w:tc>
          <w:tcPr>
            <w:tcW w:w="0" w:type="auto"/>
          </w:tcPr>
          <w:p w14:paraId="43F129FE" w14:textId="77777777" w:rsidR="00C75AB4" w:rsidRPr="001F42D3" w:rsidRDefault="00C75AB4" w:rsidP="00506FBD">
            <w:pPr>
              <w:pStyle w:val="TableEntry"/>
            </w:pPr>
          </w:p>
        </w:tc>
      </w:tr>
      <w:tr w:rsidR="00C40FD5" w:rsidRPr="001F42D3" w14:paraId="14543CC4" w14:textId="77777777" w:rsidTr="009B6563">
        <w:trPr>
          <w:cantSplit/>
          <w:jc w:val="center"/>
        </w:trPr>
        <w:tc>
          <w:tcPr>
            <w:tcW w:w="0" w:type="auto"/>
          </w:tcPr>
          <w:p w14:paraId="045DAF0F" w14:textId="77777777" w:rsidR="00B11855" w:rsidRPr="001F42D3" w:rsidRDefault="002B062D" w:rsidP="00506FBD">
            <w:pPr>
              <w:pStyle w:val="TableEntry"/>
            </w:pPr>
            <w:r w:rsidRPr="001F42D3">
              <w:t> </w:t>
            </w:r>
            <w:r w:rsidR="003D003E" w:rsidRPr="001F42D3">
              <w:t>[{NTE}]</w:t>
            </w:r>
          </w:p>
        </w:tc>
        <w:tc>
          <w:tcPr>
            <w:tcW w:w="0" w:type="auto"/>
          </w:tcPr>
          <w:p w14:paraId="19117EBC" w14:textId="77777777" w:rsidR="00B11855" w:rsidRPr="001F42D3" w:rsidRDefault="003D003E" w:rsidP="00506FBD">
            <w:pPr>
              <w:pStyle w:val="TableEntry"/>
            </w:pPr>
            <w:r w:rsidRPr="001F42D3">
              <w:t>Notes and Comments</w:t>
            </w:r>
          </w:p>
        </w:tc>
        <w:tc>
          <w:tcPr>
            <w:tcW w:w="0" w:type="auto"/>
          </w:tcPr>
          <w:p w14:paraId="4F37B32F" w14:textId="77777777" w:rsidR="00B11855" w:rsidRPr="001F42D3" w:rsidRDefault="003D003E" w:rsidP="00506FBD">
            <w:pPr>
              <w:pStyle w:val="TableEntry"/>
            </w:pPr>
            <w:r w:rsidRPr="001F42D3">
              <w:t>X</w:t>
            </w:r>
          </w:p>
        </w:tc>
        <w:tc>
          <w:tcPr>
            <w:tcW w:w="0" w:type="auto"/>
          </w:tcPr>
          <w:p w14:paraId="26E1F774" w14:textId="77777777" w:rsidR="00B11855" w:rsidRPr="001F42D3" w:rsidRDefault="003D003E" w:rsidP="00506FBD">
            <w:pPr>
              <w:pStyle w:val="TableEntry"/>
            </w:pPr>
            <w:r w:rsidRPr="001F42D3">
              <w:t>[0  0]</w:t>
            </w:r>
          </w:p>
        </w:tc>
        <w:tc>
          <w:tcPr>
            <w:tcW w:w="0" w:type="auto"/>
          </w:tcPr>
          <w:p w14:paraId="45DEEDC3" w14:textId="77777777" w:rsidR="00B11855" w:rsidRPr="001F42D3" w:rsidRDefault="003D003E" w:rsidP="00506FBD">
            <w:pPr>
              <w:pStyle w:val="TableEntry"/>
            </w:pPr>
            <w:r w:rsidRPr="001F42D3">
              <w:t>2</w:t>
            </w:r>
          </w:p>
        </w:tc>
      </w:tr>
      <w:tr w:rsidR="00C40FD5" w:rsidRPr="001F42D3" w14:paraId="06B61FA9" w14:textId="77777777" w:rsidTr="009B6563">
        <w:trPr>
          <w:cantSplit/>
          <w:jc w:val="center"/>
        </w:trPr>
        <w:tc>
          <w:tcPr>
            <w:tcW w:w="0" w:type="auto"/>
          </w:tcPr>
          <w:p w14:paraId="7EABE665" w14:textId="77777777" w:rsidR="00B11855" w:rsidRPr="001F42D3" w:rsidRDefault="002B062D" w:rsidP="00506FBD">
            <w:pPr>
              <w:pStyle w:val="TableEntry"/>
            </w:pPr>
            <w:r w:rsidRPr="001F42D3">
              <w:t> </w:t>
            </w:r>
            <w:r w:rsidRPr="001F42D3">
              <w:t> </w:t>
            </w:r>
            <w:r w:rsidR="003D003E" w:rsidRPr="001F42D3">
              <w:t>[{NK1}]</w:t>
            </w:r>
          </w:p>
        </w:tc>
        <w:tc>
          <w:tcPr>
            <w:tcW w:w="0" w:type="auto"/>
          </w:tcPr>
          <w:p w14:paraId="23B29D90" w14:textId="77777777" w:rsidR="00B11855" w:rsidRPr="001F42D3" w:rsidRDefault="003D003E" w:rsidP="00506FBD">
            <w:pPr>
              <w:pStyle w:val="TableEntry"/>
            </w:pPr>
            <w:r w:rsidRPr="001F42D3">
              <w:t>Next of Kin/Associated Parties</w:t>
            </w:r>
          </w:p>
        </w:tc>
        <w:tc>
          <w:tcPr>
            <w:tcW w:w="0" w:type="auto"/>
          </w:tcPr>
          <w:p w14:paraId="1653744F" w14:textId="77777777" w:rsidR="00B11855" w:rsidRPr="001F42D3" w:rsidRDefault="003D003E" w:rsidP="00506FBD">
            <w:pPr>
              <w:pStyle w:val="TableEntry"/>
            </w:pPr>
            <w:r w:rsidRPr="001F42D3">
              <w:t>O</w:t>
            </w:r>
          </w:p>
        </w:tc>
        <w:tc>
          <w:tcPr>
            <w:tcW w:w="0" w:type="auto"/>
          </w:tcPr>
          <w:p w14:paraId="1AA1A9C2" w14:textId="77777777" w:rsidR="00B11855" w:rsidRPr="001F42D3" w:rsidRDefault="003D003E" w:rsidP="00506FBD">
            <w:pPr>
              <w:pStyle w:val="TableEntry"/>
            </w:pPr>
            <w:r w:rsidRPr="001F42D3">
              <w:t>[0..3]</w:t>
            </w:r>
          </w:p>
        </w:tc>
        <w:tc>
          <w:tcPr>
            <w:tcW w:w="0" w:type="auto"/>
          </w:tcPr>
          <w:p w14:paraId="46FA2DA6" w14:textId="77777777" w:rsidR="00B11855" w:rsidRPr="001F42D3" w:rsidRDefault="003D003E" w:rsidP="00506FBD">
            <w:pPr>
              <w:pStyle w:val="TableEntry"/>
            </w:pPr>
            <w:r w:rsidRPr="001F42D3">
              <w:t>3</w:t>
            </w:r>
          </w:p>
        </w:tc>
      </w:tr>
      <w:tr w:rsidR="00C40FD5" w:rsidRPr="001F42D3" w14:paraId="6A31BA8B" w14:textId="77777777" w:rsidTr="009B6563">
        <w:trPr>
          <w:cantSplit/>
          <w:jc w:val="center"/>
        </w:trPr>
        <w:tc>
          <w:tcPr>
            <w:tcW w:w="0" w:type="auto"/>
          </w:tcPr>
          <w:p w14:paraId="13E94E85" w14:textId="77777777" w:rsidR="00B11855" w:rsidRPr="001F42D3" w:rsidRDefault="002B062D" w:rsidP="00506FBD">
            <w:pPr>
              <w:pStyle w:val="TableEntry"/>
            </w:pPr>
            <w:r w:rsidRPr="001F42D3">
              <w:t> </w:t>
            </w:r>
            <w:r w:rsidRPr="001F42D3">
              <w:t> </w:t>
            </w:r>
            <w:r w:rsidR="003D003E" w:rsidRPr="001F42D3">
              <w:t>[</w:t>
            </w:r>
          </w:p>
        </w:tc>
        <w:tc>
          <w:tcPr>
            <w:tcW w:w="0" w:type="auto"/>
          </w:tcPr>
          <w:p w14:paraId="7875F9AA" w14:textId="77777777" w:rsidR="00B11855" w:rsidRPr="001F42D3" w:rsidRDefault="003D003E" w:rsidP="00506FBD">
            <w:pPr>
              <w:pStyle w:val="TableEntry"/>
            </w:pPr>
            <w:r w:rsidRPr="001F42D3">
              <w:t>--- VISIT begin</w:t>
            </w:r>
          </w:p>
        </w:tc>
        <w:tc>
          <w:tcPr>
            <w:tcW w:w="0" w:type="auto"/>
          </w:tcPr>
          <w:p w14:paraId="60F7D52F" w14:textId="77777777" w:rsidR="00B11855" w:rsidRPr="001F42D3" w:rsidRDefault="00B11855" w:rsidP="00506FBD">
            <w:pPr>
              <w:pStyle w:val="TableEntry"/>
            </w:pPr>
          </w:p>
        </w:tc>
        <w:tc>
          <w:tcPr>
            <w:tcW w:w="0" w:type="auto"/>
          </w:tcPr>
          <w:p w14:paraId="1EBA519B" w14:textId="77777777" w:rsidR="00B11855" w:rsidRPr="001F42D3" w:rsidRDefault="00B11855" w:rsidP="00506FBD">
            <w:pPr>
              <w:pStyle w:val="TableEntry"/>
            </w:pPr>
          </w:p>
        </w:tc>
        <w:tc>
          <w:tcPr>
            <w:tcW w:w="0" w:type="auto"/>
          </w:tcPr>
          <w:p w14:paraId="6CD95F81" w14:textId="77777777" w:rsidR="00B11855" w:rsidRPr="001F42D3" w:rsidRDefault="00B11855" w:rsidP="00506FBD">
            <w:pPr>
              <w:pStyle w:val="TableEntry"/>
            </w:pPr>
          </w:p>
        </w:tc>
      </w:tr>
      <w:tr w:rsidR="00C40FD5" w:rsidRPr="001F42D3" w14:paraId="318A77F5" w14:textId="77777777" w:rsidTr="009B6563">
        <w:trPr>
          <w:cantSplit/>
          <w:jc w:val="center"/>
        </w:trPr>
        <w:tc>
          <w:tcPr>
            <w:tcW w:w="0" w:type="auto"/>
          </w:tcPr>
          <w:p w14:paraId="10CE48E1" w14:textId="77777777" w:rsidR="00B11855" w:rsidRPr="001F42D3" w:rsidRDefault="002B062D" w:rsidP="00506FBD">
            <w:pPr>
              <w:pStyle w:val="TableEntry"/>
            </w:pPr>
            <w:r w:rsidRPr="001F42D3">
              <w:t> </w:t>
            </w:r>
            <w:r w:rsidRPr="001F42D3">
              <w:t> </w:t>
            </w:r>
            <w:r w:rsidRPr="001F42D3">
              <w:t> </w:t>
            </w:r>
            <w:r w:rsidR="003D003E" w:rsidRPr="001F42D3">
              <w:t>PV1</w:t>
            </w:r>
          </w:p>
        </w:tc>
        <w:tc>
          <w:tcPr>
            <w:tcW w:w="0" w:type="auto"/>
          </w:tcPr>
          <w:p w14:paraId="54CEA62C" w14:textId="77777777" w:rsidR="00B11855" w:rsidRPr="001F42D3" w:rsidRDefault="003D003E" w:rsidP="00506FBD">
            <w:pPr>
              <w:pStyle w:val="TableEntry"/>
            </w:pPr>
            <w:r w:rsidRPr="001F42D3">
              <w:t>Patient Visit</w:t>
            </w:r>
          </w:p>
        </w:tc>
        <w:tc>
          <w:tcPr>
            <w:tcW w:w="0" w:type="auto"/>
          </w:tcPr>
          <w:p w14:paraId="16C9B5F0" w14:textId="77777777" w:rsidR="00B11855" w:rsidRPr="001F42D3" w:rsidRDefault="003D003E" w:rsidP="00506FBD">
            <w:pPr>
              <w:pStyle w:val="TableEntry"/>
            </w:pPr>
            <w:r w:rsidRPr="001F42D3">
              <w:t>R</w:t>
            </w:r>
          </w:p>
        </w:tc>
        <w:tc>
          <w:tcPr>
            <w:tcW w:w="0" w:type="auto"/>
          </w:tcPr>
          <w:p w14:paraId="53556465" w14:textId="77777777" w:rsidR="00B11855" w:rsidRPr="001F42D3" w:rsidRDefault="003D003E" w:rsidP="00506FBD">
            <w:pPr>
              <w:pStyle w:val="TableEntry"/>
            </w:pPr>
            <w:r w:rsidRPr="001F42D3">
              <w:t>[1..1]</w:t>
            </w:r>
          </w:p>
        </w:tc>
        <w:tc>
          <w:tcPr>
            <w:tcW w:w="0" w:type="auto"/>
          </w:tcPr>
          <w:p w14:paraId="0DF956FA" w14:textId="77777777" w:rsidR="00B11855" w:rsidRPr="001F42D3" w:rsidRDefault="003D003E" w:rsidP="00506FBD">
            <w:pPr>
              <w:pStyle w:val="TableEntry"/>
            </w:pPr>
            <w:r w:rsidRPr="001F42D3">
              <w:t>3</w:t>
            </w:r>
          </w:p>
        </w:tc>
      </w:tr>
      <w:tr w:rsidR="00C40FD5" w:rsidRPr="001F42D3" w14:paraId="3281D806" w14:textId="77777777" w:rsidTr="009B6563">
        <w:trPr>
          <w:cantSplit/>
          <w:jc w:val="center"/>
        </w:trPr>
        <w:tc>
          <w:tcPr>
            <w:tcW w:w="0" w:type="auto"/>
          </w:tcPr>
          <w:p w14:paraId="2828C241" w14:textId="77777777" w:rsidR="00B11855" w:rsidRPr="001F42D3" w:rsidRDefault="002B062D" w:rsidP="00506FBD">
            <w:pPr>
              <w:pStyle w:val="TableEntry"/>
            </w:pPr>
            <w:r w:rsidRPr="001F42D3">
              <w:t> </w:t>
            </w:r>
            <w:r w:rsidRPr="001F42D3">
              <w:t> </w:t>
            </w:r>
            <w:r w:rsidRPr="001F42D3">
              <w:t> </w:t>
            </w:r>
            <w:r w:rsidR="003D003E" w:rsidRPr="001F42D3">
              <w:t>[PV2]</w:t>
            </w:r>
          </w:p>
        </w:tc>
        <w:tc>
          <w:tcPr>
            <w:tcW w:w="0" w:type="auto"/>
          </w:tcPr>
          <w:p w14:paraId="3EB0FFB2" w14:textId="77777777" w:rsidR="00B11855" w:rsidRPr="001F42D3" w:rsidRDefault="003D003E" w:rsidP="00506FBD">
            <w:pPr>
              <w:pStyle w:val="TableEntry"/>
            </w:pPr>
            <w:r w:rsidRPr="001F42D3">
              <w:t>Patient Visit – Additional Info</w:t>
            </w:r>
          </w:p>
        </w:tc>
        <w:tc>
          <w:tcPr>
            <w:tcW w:w="0" w:type="auto"/>
          </w:tcPr>
          <w:p w14:paraId="274E1F77" w14:textId="77777777" w:rsidR="00B11855" w:rsidRPr="001F42D3" w:rsidRDefault="003D003E" w:rsidP="00506FBD">
            <w:pPr>
              <w:pStyle w:val="TableEntry"/>
            </w:pPr>
            <w:r w:rsidRPr="001F42D3">
              <w:t>X</w:t>
            </w:r>
          </w:p>
        </w:tc>
        <w:tc>
          <w:tcPr>
            <w:tcW w:w="0" w:type="auto"/>
          </w:tcPr>
          <w:p w14:paraId="7B19DCDD" w14:textId="77777777" w:rsidR="00B11855" w:rsidRPr="001F42D3" w:rsidRDefault="003D003E" w:rsidP="00506FBD">
            <w:pPr>
              <w:pStyle w:val="TableEntry"/>
            </w:pPr>
            <w:r w:rsidRPr="001F42D3">
              <w:t>[0..0]</w:t>
            </w:r>
          </w:p>
        </w:tc>
        <w:tc>
          <w:tcPr>
            <w:tcW w:w="0" w:type="auto"/>
          </w:tcPr>
          <w:p w14:paraId="2A3AF2D0" w14:textId="77777777" w:rsidR="00B11855" w:rsidRPr="001F42D3" w:rsidRDefault="003D003E" w:rsidP="00506FBD">
            <w:pPr>
              <w:pStyle w:val="TableEntry"/>
            </w:pPr>
            <w:r w:rsidRPr="001F42D3">
              <w:t>3</w:t>
            </w:r>
          </w:p>
        </w:tc>
      </w:tr>
      <w:tr w:rsidR="00C75AB4" w:rsidRPr="001F42D3" w14:paraId="2042C8FD" w14:textId="77777777" w:rsidTr="009B6563">
        <w:trPr>
          <w:cantSplit/>
          <w:jc w:val="center"/>
        </w:trPr>
        <w:tc>
          <w:tcPr>
            <w:tcW w:w="0" w:type="auto"/>
          </w:tcPr>
          <w:p w14:paraId="3A493C71"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26A081DC" w14:textId="77777777" w:rsidR="00C75AB4" w:rsidRPr="001F42D3" w:rsidRDefault="00C75AB4" w:rsidP="00506FBD">
            <w:pPr>
              <w:pStyle w:val="TableEntry"/>
            </w:pPr>
          </w:p>
        </w:tc>
        <w:tc>
          <w:tcPr>
            <w:tcW w:w="0" w:type="auto"/>
          </w:tcPr>
          <w:p w14:paraId="76A2A159" w14:textId="77777777" w:rsidR="00C75AB4" w:rsidRPr="001F42D3" w:rsidRDefault="00C75AB4" w:rsidP="00506FBD">
            <w:pPr>
              <w:pStyle w:val="TableEntry"/>
            </w:pPr>
          </w:p>
        </w:tc>
        <w:tc>
          <w:tcPr>
            <w:tcW w:w="0" w:type="auto"/>
          </w:tcPr>
          <w:p w14:paraId="5814B7A9" w14:textId="77777777" w:rsidR="00C75AB4" w:rsidRPr="001F42D3" w:rsidRDefault="00C75AB4" w:rsidP="00506FBD">
            <w:pPr>
              <w:pStyle w:val="TableEntry"/>
            </w:pPr>
          </w:p>
        </w:tc>
        <w:tc>
          <w:tcPr>
            <w:tcW w:w="0" w:type="auto"/>
          </w:tcPr>
          <w:p w14:paraId="2DD6B0A1" w14:textId="77777777" w:rsidR="00C75AB4" w:rsidRPr="001F42D3" w:rsidRDefault="00C75AB4" w:rsidP="00506FBD">
            <w:pPr>
              <w:pStyle w:val="TableEntry"/>
            </w:pPr>
          </w:p>
        </w:tc>
      </w:tr>
      <w:tr w:rsidR="00C40FD5" w:rsidRPr="001F42D3" w14:paraId="6B5225B7" w14:textId="77777777" w:rsidTr="009B6563">
        <w:trPr>
          <w:cantSplit/>
          <w:jc w:val="center"/>
        </w:trPr>
        <w:tc>
          <w:tcPr>
            <w:tcW w:w="0" w:type="auto"/>
          </w:tcPr>
          <w:p w14:paraId="3D2543BD" w14:textId="77777777" w:rsidR="00B11855" w:rsidRPr="001F42D3" w:rsidRDefault="002B062D" w:rsidP="00506FBD">
            <w:pPr>
              <w:pStyle w:val="TableEntry"/>
            </w:pPr>
            <w:r w:rsidRPr="001F42D3">
              <w:t> </w:t>
            </w:r>
            <w:r w:rsidRPr="001F42D3">
              <w:t> </w:t>
            </w:r>
            <w:r w:rsidR="003D003E" w:rsidRPr="001F42D3">
              <w:t>]</w:t>
            </w:r>
          </w:p>
        </w:tc>
        <w:tc>
          <w:tcPr>
            <w:tcW w:w="0" w:type="auto"/>
          </w:tcPr>
          <w:p w14:paraId="59A47B7B" w14:textId="77777777" w:rsidR="00B11855" w:rsidRPr="001F42D3" w:rsidRDefault="003D003E" w:rsidP="00506FBD">
            <w:pPr>
              <w:pStyle w:val="TableEntry"/>
            </w:pPr>
            <w:r w:rsidRPr="001F42D3">
              <w:t>--- VISIT end</w:t>
            </w:r>
          </w:p>
        </w:tc>
        <w:tc>
          <w:tcPr>
            <w:tcW w:w="0" w:type="auto"/>
          </w:tcPr>
          <w:p w14:paraId="16220503" w14:textId="77777777" w:rsidR="00B11855" w:rsidRPr="001F42D3" w:rsidRDefault="00B11855" w:rsidP="00506FBD">
            <w:pPr>
              <w:pStyle w:val="TableEntry"/>
            </w:pPr>
          </w:p>
        </w:tc>
        <w:tc>
          <w:tcPr>
            <w:tcW w:w="0" w:type="auto"/>
          </w:tcPr>
          <w:p w14:paraId="32270A13" w14:textId="77777777" w:rsidR="00B11855" w:rsidRPr="001F42D3" w:rsidRDefault="00B11855" w:rsidP="00506FBD">
            <w:pPr>
              <w:pStyle w:val="TableEntry"/>
            </w:pPr>
          </w:p>
        </w:tc>
        <w:tc>
          <w:tcPr>
            <w:tcW w:w="0" w:type="auto"/>
          </w:tcPr>
          <w:p w14:paraId="1EBA4768" w14:textId="77777777" w:rsidR="00B11855" w:rsidRPr="001F42D3" w:rsidRDefault="00B11855" w:rsidP="00506FBD">
            <w:pPr>
              <w:pStyle w:val="TableEntry"/>
            </w:pPr>
          </w:p>
        </w:tc>
      </w:tr>
      <w:tr w:rsidR="00C40FD5" w:rsidRPr="001F42D3" w14:paraId="5EA731D4" w14:textId="77777777" w:rsidTr="009B6563">
        <w:trPr>
          <w:cantSplit/>
          <w:jc w:val="center"/>
        </w:trPr>
        <w:tc>
          <w:tcPr>
            <w:tcW w:w="0" w:type="auto"/>
          </w:tcPr>
          <w:p w14:paraId="497DBB84" w14:textId="77777777" w:rsidR="00B11855" w:rsidRPr="001F42D3" w:rsidRDefault="002B062D" w:rsidP="00506FBD">
            <w:pPr>
              <w:pStyle w:val="TableEntry"/>
            </w:pPr>
            <w:r w:rsidRPr="001F42D3">
              <w:t> </w:t>
            </w:r>
            <w:r w:rsidR="003D003E" w:rsidRPr="001F42D3">
              <w:t>]</w:t>
            </w:r>
          </w:p>
        </w:tc>
        <w:tc>
          <w:tcPr>
            <w:tcW w:w="0" w:type="auto"/>
          </w:tcPr>
          <w:p w14:paraId="778F8F4A" w14:textId="77777777" w:rsidR="00B11855" w:rsidRPr="001F42D3" w:rsidRDefault="003D003E" w:rsidP="00506FBD">
            <w:pPr>
              <w:pStyle w:val="TableEntry"/>
            </w:pPr>
            <w:r w:rsidRPr="001F42D3">
              <w:t>--- PATIENT end</w:t>
            </w:r>
          </w:p>
        </w:tc>
        <w:tc>
          <w:tcPr>
            <w:tcW w:w="0" w:type="auto"/>
          </w:tcPr>
          <w:p w14:paraId="59791001" w14:textId="77777777" w:rsidR="00B11855" w:rsidRPr="001F42D3" w:rsidRDefault="00B11855" w:rsidP="00506FBD">
            <w:pPr>
              <w:pStyle w:val="TableEntry"/>
            </w:pPr>
          </w:p>
        </w:tc>
        <w:tc>
          <w:tcPr>
            <w:tcW w:w="0" w:type="auto"/>
          </w:tcPr>
          <w:p w14:paraId="1467D59A" w14:textId="77777777" w:rsidR="00B11855" w:rsidRPr="001F42D3" w:rsidRDefault="00B11855" w:rsidP="00506FBD">
            <w:pPr>
              <w:pStyle w:val="TableEntry"/>
            </w:pPr>
          </w:p>
        </w:tc>
        <w:tc>
          <w:tcPr>
            <w:tcW w:w="0" w:type="auto"/>
          </w:tcPr>
          <w:p w14:paraId="6E7A2340" w14:textId="77777777" w:rsidR="00B11855" w:rsidRPr="001F42D3" w:rsidRDefault="00B11855" w:rsidP="00506FBD">
            <w:pPr>
              <w:pStyle w:val="TableEntry"/>
            </w:pPr>
          </w:p>
        </w:tc>
      </w:tr>
      <w:tr w:rsidR="00C40FD5" w:rsidRPr="001F42D3" w14:paraId="19E1EED6" w14:textId="77777777" w:rsidTr="009B6563">
        <w:trPr>
          <w:cantSplit/>
          <w:jc w:val="center"/>
        </w:trPr>
        <w:tc>
          <w:tcPr>
            <w:tcW w:w="0" w:type="auto"/>
          </w:tcPr>
          <w:p w14:paraId="4F2F7B4A" w14:textId="77777777" w:rsidR="00B11855" w:rsidRPr="001F42D3" w:rsidRDefault="002B062D" w:rsidP="00506FBD">
            <w:pPr>
              <w:pStyle w:val="TableEntry"/>
            </w:pPr>
            <w:r w:rsidRPr="001F42D3">
              <w:t> </w:t>
            </w:r>
            <w:r w:rsidR="003D003E" w:rsidRPr="001F42D3">
              <w:t>{</w:t>
            </w:r>
          </w:p>
        </w:tc>
        <w:tc>
          <w:tcPr>
            <w:tcW w:w="0" w:type="auto"/>
          </w:tcPr>
          <w:p w14:paraId="6B99A796" w14:textId="77777777" w:rsidR="00B11855" w:rsidRPr="001F42D3" w:rsidRDefault="003D003E" w:rsidP="00506FBD">
            <w:pPr>
              <w:pStyle w:val="TableEntry"/>
            </w:pPr>
            <w:r w:rsidRPr="001F42D3">
              <w:t>---ORDER_OBSERVATION begin</w:t>
            </w:r>
          </w:p>
        </w:tc>
        <w:tc>
          <w:tcPr>
            <w:tcW w:w="0" w:type="auto"/>
          </w:tcPr>
          <w:p w14:paraId="00BF204E" w14:textId="77777777" w:rsidR="00B11855" w:rsidRPr="001F42D3" w:rsidRDefault="00B11855" w:rsidP="00506FBD">
            <w:pPr>
              <w:pStyle w:val="TableEntry"/>
            </w:pPr>
          </w:p>
        </w:tc>
        <w:tc>
          <w:tcPr>
            <w:tcW w:w="0" w:type="auto"/>
          </w:tcPr>
          <w:p w14:paraId="3F46F8B9" w14:textId="77777777" w:rsidR="00B11855" w:rsidRPr="001F42D3" w:rsidRDefault="00B11855" w:rsidP="00506FBD">
            <w:pPr>
              <w:pStyle w:val="TableEntry"/>
            </w:pPr>
          </w:p>
        </w:tc>
        <w:tc>
          <w:tcPr>
            <w:tcW w:w="0" w:type="auto"/>
          </w:tcPr>
          <w:p w14:paraId="20C0A761" w14:textId="77777777" w:rsidR="00B11855" w:rsidRPr="001F42D3" w:rsidRDefault="00B11855" w:rsidP="00506FBD">
            <w:pPr>
              <w:pStyle w:val="TableEntry"/>
            </w:pPr>
          </w:p>
        </w:tc>
      </w:tr>
      <w:tr w:rsidR="00C40FD5" w:rsidRPr="001F42D3" w14:paraId="21EDA7CB" w14:textId="77777777" w:rsidTr="009B6563">
        <w:trPr>
          <w:cantSplit/>
          <w:jc w:val="center"/>
        </w:trPr>
        <w:tc>
          <w:tcPr>
            <w:tcW w:w="0" w:type="auto"/>
          </w:tcPr>
          <w:p w14:paraId="0B943CDF" w14:textId="77777777" w:rsidR="00B11855" w:rsidRPr="001F42D3" w:rsidRDefault="002B062D" w:rsidP="00506FBD">
            <w:pPr>
              <w:pStyle w:val="TableEntry"/>
            </w:pPr>
            <w:r w:rsidRPr="001F42D3">
              <w:t> </w:t>
            </w:r>
            <w:r w:rsidRPr="001F42D3">
              <w:t> </w:t>
            </w:r>
            <w:r w:rsidR="003D003E" w:rsidRPr="001F42D3">
              <w:t>[ORC]</w:t>
            </w:r>
          </w:p>
        </w:tc>
        <w:tc>
          <w:tcPr>
            <w:tcW w:w="0" w:type="auto"/>
          </w:tcPr>
          <w:p w14:paraId="50EFE22B" w14:textId="77777777" w:rsidR="00B11855" w:rsidRPr="001F42D3" w:rsidRDefault="003D003E" w:rsidP="00506FBD">
            <w:pPr>
              <w:pStyle w:val="TableEntry"/>
            </w:pPr>
            <w:r w:rsidRPr="001F42D3">
              <w:t>Order Common</w:t>
            </w:r>
          </w:p>
        </w:tc>
        <w:tc>
          <w:tcPr>
            <w:tcW w:w="0" w:type="auto"/>
          </w:tcPr>
          <w:p w14:paraId="1DC47D71" w14:textId="77777777" w:rsidR="00B11855" w:rsidRPr="001F42D3" w:rsidRDefault="003D003E" w:rsidP="00506FBD">
            <w:pPr>
              <w:pStyle w:val="TableEntry"/>
            </w:pPr>
            <w:r w:rsidRPr="001F42D3">
              <w:t>X</w:t>
            </w:r>
          </w:p>
        </w:tc>
        <w:tc>
          <w:tcPr>
            <w:tcW w:w="0" w:type="auto"/>
          </w:tcPr>
          <w:p w14:paraId="160D0828" w14:textId="77777777" w:rsidR="00B11855" w:rsidRPr="001F42D3" w:rsidRDefault="003D003E" w:rsidP="00506FBD">
            <w:pPr>
              <w:pStyle w:val="TableEntry"/>
            </w:pPr>
            <w:r w:rsidRPr="001F42D3">
              <w:t>[0..0]</w:t>
            </w:r>
          </w:p>
        </w:tc>
        <w:tc>
          <w:tcPr>
            <w:tcW w:w="0" w:type="auto"/>
          </w:tcPr>
          <w:p w14:paraId="0CFEB18A" w14:textId="77777777" w:rsidR="00B11855" w:rsidRPr="001F42D3" w:rsidRDefault="003D003E" w:rsidP="00506FBD">
            <w:pPr>
              <w:pStyle w:val="TableEntry"/>
            </w:pPr>
            <w:r w:rsidRPr="001F42D3">
              <w:t>4</w:t>
            </w:r>
          </w:p>
        </w:tc>
      </w:tr>
      <w:tr w:rsidR="00C40FD5" w:rsidRPr="001F42D3" w14:paraId="6093876C" w14:textId="77777777" w:rsidTr="009B6563">
        <w:trPr>
          <w:cantSplit/>
          <w:jc w:val="center"/>
        </w:trPr>
        <w:tc>
          <w:tcPr>
            <w:tcW w:w="0" w:type="auto"/>
          </w:tcPr>
          <w:p w14:paraId="354AD41D" w14:textId="77777777" w:rsidR="00B11855" w:rsidRPr="001F42D3" w:rsidRDefault="002B062D" w:rsidP="00506FBD">
            <w:pPr>
              <w:pStyle w:val="TableEntry"/>
            </w:pPr>
            <w:r w:rsidRPr="001F42D3">
              <w:t> </w:t>
            </w:r>
            <w:r w:rsidRPr="001F42D3">
              <w:t> </w:t>
            </w:r>
            <w:r w:rsidR="003D003E" w:rsidRPr="001F42D3">
              <w:t>OBR</w:t>
            </w:r>
          </w:p>
        </w:tc>
        <w:tc>
          <w:tcPr>
            <w:tcW w:w="0" w:type="auto"/>
          </w:tcPr>
          <w:p w14:paraId="12B82D50" w14:textId="77777777" w:rsidR="00B11855" w:rsidRPr="001F42D3" w:rsidRDefault="003D003E" w:rsidP="00506FBD">
            <w:pPr>
              <w:pStyle w:val="TableEntry"/>
            </w:pPr>
            <w:r w:rsidRPr="001F42D3">
              <w:t>Observation Request</w:t>
            </w:r>
          </w:p>
        </w:tc>
        <w:tc>
          <w:tcPr>
            <w:tcW w:w="0" w:type="auto"/>
          </w:tcPr>
          <w:p w14:paraId="3EAF0232" w14:textId="77777777" w:rsidR="00B11855" w:rsidRPr="001F42D3" w:rsidRDefault="003D003E" w:rsidP="00506FBD">
            <w:pPr>
              <w:pStyle w:val="TableEntry"/>
            </w:pPr>
            <w:r w:rsidRPr="001F42D3">
              <w:t>R</w:t>
            </w:r>
          </w:p>
        </w:tc>
        <w:tc>
          <w:tcPr>
            <w:tcW w:w="0" w:type="auto"/>
          </w:tcPr>
          <w:p w14:paraId="5AF4117A" w14:textId="77777777" w:rsidR="00B11855" w:rsidRPr="001F42D3" w:rsidRDefault="003D003E" w:rsidP="00506FBD">
            <w:pPr>
              <w:pStyle w:val="TableEntry"/>
            </w:pPr>
            <w:r w:rsidRPr="001F42D3">
              <w:t>[1..1]</w:t>
            </w:r>
          </w:p>
        </w:tc>
        <w:tc>
          <w:tcPr>
            <w:tcW w:w="0" w:type="auto"/>
          </w:tcPr>
          <w:p w14:paraId="604F62F0" w14:textId="77777777" w:rsidR="00B11855" w:rsidRPr="001F42D3" w:rsidRDefault="003D003E" w:rsidP="00506FBD">
            <w:pPr>
              <w:pStyle w:val="TableEntry"/>
            </w:pPr>
            <w:r w:rsidRPr="001F42D3">
              <w:t>7</w:t>
            </w:r>
          </w:p>
        </w:tc>
      </w:tr>
      <w:tr w:rsidR="00C40FD5" w:rsidRPr="001F42D3" w14:paraId="4789A678" w14:textId="77777777" w:rsidTr="009B6563">
        <w:trPr>
          <w:cantSplit/>
          <w:jc w:val="center"/>
        </w:trPr>
        <w:tc>
          <w:tcPr>
            <w:tcW w:w="0" w:type="auto"/>
          </w:tcPr>
          <w:p w14:paraId="16BF2C34" w14:textId="77777777" w:rsidR="00B11855" w:rsidRPr="001F42D3" w:rsidRDefault="002B062D" w:rsidP="00506FBD">
            <w:pPr>
              <w:pStyle w:val="TableEntry"/>
            </w:pPr>
            <w:r w:rsidRPr="001F42D3">
              <w:t> </w:t>
            </w:r>
            <w:r w:rsidRPr="001F42D3">
              <w:t> </w:t>
            </w:r>
            <w:r w:rsidR="003D003E" w:rsidRPr="001F42D3">
              <w:t>[{NTE}]</w:t>
            </w:r>
          </w:p>
        </w:tc>
        <w:tc>
          <w:tcPr>
            <w:tcW w:w="0" w:type="auto"/>
          </w:tcPr>
          <w:p w14:paraId="3F0F84EE" w14:textId="77777777" w:rsidR="00B11855" w:rsidRPr="001F42D3" w:rsidRDefault="003D003E" w:rsidP="00506FBD">
            <w:pPr>
              <w:pStyle w:val="TableEntry"/>
            </w:pPr>
            <w:r w:rsidRPr="001F42D3">
              <w:t>Notes and Comments</w:t>
            </w:r>
          </w:p>
        </w:tc>
        <w:tc>
          <w:tcPr>
            <w:tcW w:w="0" w:type="auto"/>
          </w:tcPr>
          <w:p w14:paraId="516B8796" w14:textId="77777777" w:rsidR="00B11855" w:rsidRPr="001F42D3" w:rsidRDefault="003D003E" w:rsidP="00506FBD">
            <w:pPr>
              <w:pStyle w:val="TableEntry"/>
            </w:pPr>
            <w:r w:rsidRPr="001F42D3">
              <w:t>O</w:t>
            </w:r>
          </w:p>
        </w:tc>
        <w:tc>
          <w:tcPr>
            <w:tcW w:w="0" w:type="auto"/>
          </w:tcPr>
          <w:p w14:paraId="253D5944" w14:textId="77777777" w:rsidR="00B11855" w:rsidRPr="001F42D3" w:rsidRDefault="003D003E" w:rsidP="00506FBD">
            <w:pPr>
              <w:pStyle w:val="TableEntry"/>
            </w:pPr>
            <w:r w:rsidRPr="001F42D3">
              <w:t>[0..1]</w:t>
            </w:r>
          </w:p>
        </w:tc>
        <w:tc>
          <w:tcPr>
            <w:tcW w:w="0" w:type="auto"/>
          </w:tcPr>
          <w:p w14:paraId="3D963C07" w14:textId="77777777" w:rsidR="00B11855" w:rsidRPr="001F42D3" w:rsidRDefault="003D003E" w:rsidP="00506FBD">
            <w:pPr>
              <w:pStyle w:val="TableEntry"/>
            </w:pPr>
            <w:r w:rsidRPr="001F42D3">
              <w:t>2</w:t>
            </w:r>
          </w:p>
        </w:tc>
      </w:tr>
      <w:tr w:rsidR="00C75AB4" w:rsidRPr="001F42D3" w14:paraId="5C3BBB55" w14:textId="77777777" w:rsidTr="009B6563">
        <w:trPr>
          <w:cantSplit/>
          <w:jc w:val="center"/>
        </w:trPr>
        <w:tc>
          <w:tcPr>
            <w:tcW w:w="0" w:type="auto"/>
          </w:tcPr>
          <w:p w14:paraId="06C41FD7" w14:textId="77777777" w:rsidR="00C75AB4" w:rsidRPr="001F42D3" w:rsidRDefault="00C75AB4" w:rsidP="00C75AB4">
            <w:pPr>
              <w:pStyle w:val="TableEntry"/>
            </w:pPr>
            <w:r w:rsidRPr="001F42D3">
              <w:t> </w:t>
            </w:r>
            <w:r w:rsidRPr="001F42D3">
              <w:t> </w:t>
            </w:r>
            <w:r w:rsidRPr="001F42D3">
              <w:t>[{PRT}]</w:t>
            </w:r>
          </w:p>
        </w:tc>
        <w:tc>
          <w:tcPr>
            <w:tcW w:w="0" w:type="auto"/>
          </w:tcPr>
          <w:p w14:paraId="2D063135" w14:textId="77777777" w:rsidR="00C75AB4" w:rsidRPr="001F42D3" w:rsidRDefault="00C75AB4" w:rsidP="00506FBD">
            <w:pPr>
              <w:pStyle w:val="TableEntry"/>
            </w:pPr>
          </w:p>
        </w:tc>
        <w:tc>
          <w:tcPr>
            <w:tcW w:w="0" w:type="auto"/>
          </w:tcPr>
          <w:p w14:paraId="619A7746" w14:textId="77777777" w:rsidR="00C75AB4" w:rsidRPr="001F42D3" w:rsidRDefault="00C75AB4" w:rsidP="00506FBD">
            <w:pPr>
              <w:pStyle w:val="TableEntry"/>
            </w:pPr>
          </w:p>
        </w:tc>
        <w:tc>
          <w:tcPr>
            <w:tcW w:w="0" w:type="auto"/>
          </w:tcPr>
          <w:p w14:paraId="7DDE9B08" w14:textId="77777777" w:rsidR="00C75AB4" w:rsidRPr="001F42D3" w:rsidRDefault="00C75AB4" w:rsidP="00506FBD">
            <w:pPr>
              <w:pStyle w:val="TableEntry"/>
            </w:pPr>
          </w:p>
        </w:tc>
        <w:tc>
          <w:tcPr>
            <w:tcW w:w="0" w:type="auto"/>
          </w:tcPr>
          <w:p w14:paraId="5FEE839B" w14:textId="77777777" w:rsidR="00C75AB4" w:rsidRPr="001F42D3" w:rsidRDefault="00C75AB4" w:rsidP="00506FBD">
            <w:pPr>
              <w:pStyle w:val="TableEntry"/>
            </w:pPr>
          </w:p>
        </w:tc>
      </w:tr>
      <w:tr w:rsidR="00C40FD5" w:rsidRPr="001F42D3" w14:paraId="38421086" w14:textId="77777777" w:rsidTr="009B6563">
        <w:trPr>
          <w:cantSplit/>
          <w:jc w:val="center"/>
        </w:trPr>
        <w:tc>
          <w:tcPr>
            <w:tcW w:w="0" w:type="auto"/>
          </w:tcPr>
          <w:p w14:paraId="7A8E868A" w14:textId="77777777" w:rsidR="00B11855" w:rsidRPr="001F42D3" w:rsidRDefault="002B062D" w:rsidP="00506FBD">
            <w:pPr>
              <w:pStyle w:val="TableEntry"/>
            </w:pPr>
            <w:r w:rsidRPr="001F42D3">
              <w:t> </w:t>
            </w:r>
            <w:r w:rsidRPr="001F42D3">
              <w:t> </w:t>
            </w:r>
            <w:r w:rsidR="003D003E" w:rsidRPr="001F42D3">
              <w:t>[{</w:t>
            </w:r>
          </w:p>
        </w:tc>
        <w:tc>
          <w:tcPr>
            <w:tcW w:w="0" w:type="auto"/>
          </w:tcPr>
          <w:p w14:paraId="48CC5418" w14:textId="77777777" w:rsidR="00B11855" w:rsidRPr="001F42D3" w:rsidRDefault="003D003E" w:rsidP="00506FBD">
            <w:pPr>
              <w:pStyle w:val="TableEntry"/>
            </w:pPr>
            <w:r w:rsidRPr="001F42D3">
              <w:t>--- TIMING_QTY begin</w:t>
            </w:r>
          </w:p>
        </w:tc>
        <w:tc>
          <w:tcPr>
            <w:tcW w:w="0" w:type="auto"/>
          </w:tcPr>
          <w:p w14:paraId="61C2EF37" w14:textId="77777777" w:rsidR="00B11855" w:rsidRPr="001F42D3" w:rsidRDefault="00B11855" w:rsidP="00506FBD">
            <w:pPr>
              <w:pStyle w:val="TableEntry"/>
            </w:pPr>
          </w:p>
        </w:tc>
        <w:tc>
          <w:tcPr>
            <w:tcW w:w="0" w:type="auto"/>
          </w:tcPr>
          <w:p w14:paraId="0E5FEA4C" w14:textId="77777777" w:rsidR="00B11855" w:rsidRPr="001F42D3" w:rsidRDefault="00B11855" w:rsidP="00506FBD">
            <w:pPr>
              <w:pStyle w:val="TableEntry"/>
            </w:pPr>
          </w:p>
        </w:tc>
        <w:tc>
          <w:tcPr>
            <w:tcW w:w="0" w:type="auto"/>
          </w:tcPr>
          <w:p w14:paraId="10AC2CDF" w14:textId="77777777" w:rsidR="00B11855" w:rsidRPr="001F42D3" w:rsidRDefault="00B11855" w:rsidP="00506FBD">
            <w:pPr>
              <w:pStyle w:val="TableEntry"/>
            </w:pPr>
          </w:p>
        </w:tc>
      </w:tr>
      <w:tr w:rsidR="00C40FD5" w:rsidRPr="001F42D3" w14:paraId="4CF659FC" w14:textId="77777777" w:rsidTr="009B6563">
        <w:trPr>
          <w:cantSplit/>
          <w:jc w:val="center"/>
        </w:trPr>
        <w:tc>
          <w:tcPr>
            <w:tcW w:w="0" w:type="auto"/>
          </w:tcPr>
          <w:p w14:paraId="5980B048" w14:textId="77777777" w:rsidR="00B11855" w:rsidRPr="001F42D3" w:rsidRDefault="002B062D" w:rsidP="00506FBD">
            <w:pPr>
              <w:pStyle w:val="TableEntry"/>
            </w:pPr>
            <w:r w:rsidRPr="001F42D3">
              <w:t> </w:t>
            </w:r>
            <w:r w:rsidRPr="001F42D3">
              <w:t> </w:t>
            </w:r>
            <w:r w:rsidRPr="001F42D3">
              <w:t> </w:t>
            </w:r>
            <w:r w:rsidR="003D003E" w:rsidRPr="001F42D3">
              <w:t>TQ1</w:t>
            </w:r>
          </w:p>
        </w:tc>
        <w:tc>
          <w:tcPr>
            <w:tcW w:w="0" w:type="auto"/>
          </w:tcPr>
          <w:p w14:paraId="38F79E90" w14:textId="77777777" w:rsidR="00B11855" w:rsidRPr="001F42D3" w:rsidRDefault="003D003E" w:rsidP="00506FBD">
            <w:pPr>
              <w:pStyle w:val="TableEntry"/>
            </w:pPr>
            <w:r w:rsidRPr="001F42D3">
              <w:t>Timing/Quantity</w:t>
            </w:r>
          </w:p>
        </w:tc>
        <w:tc>
          <w:tcPr>
            <w:tcW w:w="0" w:type="auto"/>
          </w:tcPr>
          <w:p w14:paraId="0E8ABD14" w14:textId="77777777" w:rsidR="00B11855" w:rsidRPr="001F42D3" w:rsidRDefault="003D003E" w:rsidP="00506FBD">
            <w:pPr>
              <w:pStyle w:val="TableEntry"/>
            </w:pPr>
            <w:r w:rsidRPr="001F42D3">
              <w:t>R</w:t>
            </w:r>
          </w:p>
        </w:tc>
        <w:tc>
          <w:tcPr>
            <w:tcW w:w="0" w:type="auto"/>
          </w:tcPr>
          <w:p w14:paraId="7B8455AB" w14:textId="77777777" w:rsidR="00B11855" w:rsidRPr="001F42D3" w:rsidRDefault="003D003E" w:rsidP="00506FBD">
            <w:pPr>
              <w:pStyle w:val="TableEntry"/>
            </w:pPr>
            <w:r w:rsidRPr="001F42D3">
              <w:t>[1..1]</w:t>
            </w:r>
          </w:p>
        </w:tc>
        <w:tc>
          <w:tcPr>
            <w:tcW w:w="0" w:type="auto"/>
          </w:tcPr>
          <w:p w14:paraId="1ED7842C" w14:textId="77777777" w:rsidR="00B11855" w:rsidRPr="001F42D3" w:rsidRDefault="003D003E" w:rsidP="00506FBD">
            <w:pPr>
              <w:pStyle w:val="TableEntry"/>
            </w:pPr>
            <w:r w:rsidRPr="001F42D3">
              <w:t>4</w:t>
            </w:r>
          </w:p>
        </w:tc>
      </w:tr>
      <w:tr w:rsidR="00C40FD5" w:rsidRPr="001F42D3" w14:paraId="766ED172" w14:textId="77777777" w:rsidTr="006C0E8E">
        <w:trPr>
          <w:cantSplit/>
          <w:jc w:val="center"/>
        </w:trPr>
        <w:tc>
          <w:tcPr>
            <w:tcW w:w="0" w:type="auto"/>
          </w:tcPr>
          <w:p w14:paraId="21E6F5C3" w14:textId="77777777" w:rsidR="00B11855" w:rsidRPr="001F42D3" w:rsidRDefault="002B062D" w:rsidP="00506FBD">
            <w:pPr>
              <w:pStyle w:val="TableEntry"/>
            </w:pPr>
            <w:r w:rsidRPr="001F42D3">
              <w:t> </w:t>
            </w:r>
            <w:r w:rsidRPr="001F42D3">
              <w:t> </w:t>
            </w:r>
            <w:r w:rsidRPr="001F42D3">
              <w:t> </w:t>
            </w:r>
            <w:r w:rsidR="003D003E" w:rsidRPr="001F42D3">
              <w:t>[{TQ2}]</w:t>
            </w:r>
          </w:p>
        </w:tc>
        <w:tc>
          <w:tcPr>
            <w:tcW w:w="0" w:type="auto"/>
          </w:tcPr>
          <w:p w14:paraId="346EEBD1" w14:textId="77777777" w:rsidR="00B11855" w:rsidRPr="001F42D3" w:rsidRDefault="003D003E" w:rsidP="00506FBD">
            <w:pPr>
              <w:pStyle w:val="TableEntry"/>
            </w:pPr>
            <w:r w:rsidRPr="001F42D3">
              <w:t>Timing/Quantity Order Sequence</w:t>
            </w:r>
          </w:p>
        </w:tc>
        <w:tc>
          <w:tcPr>
            <w:tcW w:w="0" w:type="auto"/>
          </w:tcPr>
          <w:p w14:paraId="1E5990B0" w14:textId="77777777" w:rsidR="00B11855" w:rsidRPr="001F42D3" w:rsidRDefault="003D003E" w:rsidP="00506FBD">
            <w:pPr>
              <w:pStyle w:val="TableEntry"/>
            </w:pPr>
            <w:r w:rsidRPr="001F42D3">
              <w:t>X</w:t>
            </w:r>
          </w:p>
        </w:tc>
        <w:tc>
          <w:tcPr>
            <w:tcW w:w="0" w:type="auto"/>
          </w:tcPr>
          <w:p w14:paraId="6D1068A8" w14:textId="77777777" w:rsidR="00B11855" w:rsidRPr="001F42D3" w:rsidRDefault="00E86B15" w:rsidP="00506FBD">
            <w:pPr>
              <w:pStyle w:val="TableEntry"/>
            </w:pPr>
            <w:r w:rsidRPr="001F42D3">
              <w:t>[0..0]</w:t>
            </w:r>
          </w:p>
        </w:tc>
        <w:tc>
          <w:tcPr>
            <w:tcW w:w="0" w:type="auto"/>
          </w:tcPr>
          <w:p w14:paraId="298BE221" w14:textId="77777777" w:rsidR="00B11855" w:rsidRPr="001F42D3" w:rsidRDefault="003D003E" w:rsidP="00506FBD">
            <w:pPr>
              <w:pStyle w:val="TableEntry"/>
            </w:pPr>
            <w:r w:rsidRPr="001F42D3">
              <w:t>4</w:t>
            </w:r>
          </w:p>
        </w:tc>
      </w:tr>
      <w:tr w:rsidR="00C40FD5" w:rsidRPr="001F42D3" w14:paraId="75BD3EAC" w14:textId="77777777" w:rsidTr="009B6563">
        <w:trPr>
          <w:cantSplit/>
          <w:jc w:val="center"/>
        </w:trPr>
        <w:tc>
          <w:tcPr>
            <w:tcW w:w="0" w:type="auto"/>
          </w:tcPr>
          <w:p w14:paraId="1465EADE" w14:textId="77777777" w:rsidR="00B11855" w:rsidRPr="001F42D3" w:rsidRDefault="002B062D" w:rsidP="009D1F0A">
            <w:pPr>
              <w:pStyle w:val="TableEntry"/>
            </w:pPr>
            <w:r w:rsidRPr="001F42D3">
              <w:t> </w:t>
            </w:r>
            <w:r w:rsidRPr="001F42D3">
              <w:t> </w:t>
            </w:r>
            <w:r w:rsidR="009D1F0A" w:rsidRPr="001F42D3">
              <w:t>}</w:t>
            </w:r>
            <w:r w:rsidR="003D003E" w:rsidRPr="001F42D3">
              <w:t>]</w:t>
            </w:r>
          </w:p>
        </w:tc>
        <w:tc>
          <w:tcPr>
            <w:tcW w:w="0" w:type="auto"/>
          </w:tcPr>
          <w:p w14:paraId="24F00238" w14:textId="77777777" w:rsidR="00B11855" w:rsidRPr="001F42D3" w:rsidRDefault="003D003E" w:rsidP="00506FBD">
            <w:pPr>
              <w:pStyle w:val="TableEntry"/>
            </w:pPr>
            <w:r w:rsidRPr="001F42D3">
              <w:t>--- TIMING_QTY end</w:t>
            </w:r>
          </w:p>
        </w:tc>
        <w:tc>
          <w:tcPr>
            <w:tcW w:w="0" w:type="auto"/>
          </w:tcPr>
          <w:p w14:paraId="2691E155" w14:textId="77777777" w:rsidR="00B11855" w:rsidRPr="001F42D3" w:rsidRDefault="00B11855" w:rsidP="00506FBD">
            <w:pPr>
              <w:pStyle w:val="TableEntry"/>
            </w:pPr>
          </w:p>
        </w:tc>
        <w:tc>
          <w:tcPr>
            <w:tcW w:w="0" w:type="auto"/>
          </w:tcPr>
          <w:p w14:paraId="457E3C31" w14:textId="77777777" w:rsidR="00B11855" w:rsidRPr="001F42D3" w:rsidRDefault="00B11855" w:rsidP="00506FBD">
            <w:pPr>
              <w:pStyle w:val="TableEntry"/>
            </w:pPr>
          </w:p>
        </w:tc>
        <w:tc>
          <w:tcPr>
            <w:tcW w:w="0" w:type="auto"/>
          </w:tcPr>
          <w:p w14:paraId="16D7F420" w14:textId="77777777" w:rsidR="00B11855" w:rsidRPr="001F42D3" w:rsidRDefault="00B11855" w:rsidP="00506FBD">
            <w:pPr>
              <w:pStyle w:val="TableEntry"/>
            </w:pPr>
          </w:p>
        </w:tc>
      </w:tr>
      <w:tr w:rsidR="00C40FD5" w:rsidRPr="001F42D3" w14:paraId="4AB4CD91" w14:textId="77777777" w:rsidTr="009B6563">
        <w:trPr>
          <w:cantSplit/>
          <w:jc w:val="center"/>
        </w:trPr>
        <w:tc>
          <w:tcPr>
            <w:tcW w:w="0" w:type="auto"/>
          </w:tcPr>
          <w:p w14:paraId="781A3E86" w14:textId="77777777" w:rsidR="00B11855" w:rsidRPr="001F42D3" w:rsidRDefault="002B062D" w:rsidP="00506FBD">
            <w:pPr>
              <w:pStyle w:val="TableEntry"/>
            </w:pPr>
            <w:r w:rsidRPr="001F42D3">
              <w:t> </w:t>
            </w:r>
            <w:r w:rsidRPr="001F42D3">
              <w:t> </w:t>
            </w:r>
            <w:r w:rsidR="003D003E" w:rsidRPr="001F42D3">
              <w:t>[CTD]</w:t>
            </w:r>
          </w:p>
        </w:tc>
        <w:tc>
          <w:tcPr>
            <w:tcW w:w="0" w:type="auto"/>
          </w:tcPr>
          <w:p w14:paraId="21DD8634" w14:textId="77777777" w:rsidR="00B11855" w:rsidRPr="001F42D3" w:rsidRDefault="003D003E" w:rsidP="00506FBD">
            <w:pPr>
              <w:pStyle w:val="TableEntry"/>
            </w:pPr>
            <w:r w:rsidRPr="001F42D3">
              <w:t>Contact Data</w:t>
            </w:r>
          </w:p>
        </w:tc>
        <w:tc>
          <w:tcPr>
            <w:tcW w:w="0" w:type="auto"/>
          </w:tcPr>
          <w:p w14:paraId="4A72458B" w14:textId="77777777" w:rsidR="00B11855" w:rsidRPr="001F42D3" w:rsidRDefault="003D003E" w:rsidP="00506FBD">
            <w:pPr>
              <w:pStyle w:val="TableEntry"/>
            </w:pPr>
            <w:r w:rsidRPr="001F42D3">
              <w:t>X</w:t>
            </w:r>
          </w:p>
        </w:tc>
        <w:tc>
          <w:tcPr>
            <w:tcW w:w="0" w:type="auto"/>
          </w:tcPr>
          <w:p w14:paraId="1CE2B85F" w14:textId="77777777" w:rsidR="00B11855" w:rsidRPr="001F42D3" w:rsidRDefault="003D003E" w:rsidP="00506FBD">
            <w:pPr>
              <w:pStyle w:val="TableEntry"/>
            </w:pPr>
            <w:r w:rsidRPr="001F42D3">
              <w:t>[0..0]</w:t>
            </w:r>
          </w:p>
        </w:tc>
        <w:tc>
          <w:tcPr>
            <w:tcW w:w="0" w:type="auto"/>
          </w:tcPr>
          <w:p w14:paraId="40C7C3F1" w14:textId="77777777" w:rsidR="00B11855" w:rsidRPr="001F42D3" w:rsidRDefault="003D003E" w:rsidP="00506FBD">
            <w:pPr>
              <w:pStyle w:val="TableEntry"/>
            </w:pPr>
            <w:r w:rsidRPr="001F42D3">
              <w:t>11</w:t>
            </w:r>
          </w:p>
        </w:tc>
      </w:tr>
      <w:tr w:rsidR="00C40FD5" w:rsidRPr="001F42D3" w14:paraId="7F3C2E62" w14:textId="77777777" w:rsidTr="009B6563">
        <w:trPr>
          <w:cantSplit/>
          <w:jc w:val="center"/>
        </w:trPr>
        <w:tc>
          <w:tcPr>
            <w:tcW w:w="0" w:type="auto"/>
          </w:tcPr>
          <w:p w14:paraId="153F056D" w14:textId="77777777" w:rsidR="00B11855" w:rsidRPr="001F42D3" w:rsidRDefault="002B062D" w:rsidP="00506FBD">
            <w:pPr>
              <w:pStyle w:val="TableEntry"/>
            </w:pPr>
            <w:r w:rsidRPr="001F42D3">
              <w:t> </w:t>
            </w:r>
            <w:r w:rsidRPr="001F42D3">
              <w:t> </w:t>
            </w:r>
            <w:r w:rsidR="003D003E" w:rsidRPr="001F42D3">
              <w:t>[{</w:t>
            </w:r>
          </w:p>
        </w:tc>
        <w:tc>
          <w:tcPr>
            <w:tcW w:w="0" w:type="auto"/>
          </w:tcPr>
          <w:p w14:paraId="2DBFE098" w14:textId="77777777" w:rsidR="00B11855" w:rsidRPr="001F42D3" w:rsidRDefault="003D003E" w:rsidP="00506FBD">
            <w:pPr>
              <w:pStyle w:val="TableEntry"/>
            </w:pPr>
            <w:r w:rsidRPr="001F42D3">
              <w:t>--- OBSERVATION begin</w:t>
            </w:r>
          </w:p>
        </w:tc>
        <w:tc>
          <w:tcPr>
            <w:tcW w:w="0" w:type="auto"/>
          </w:tcPr>
          <w:p w14:paraId="3517F153" w14:textId="77777777" w:rsidR="00B11855" w:rsidRPr="001F42D3" w:rsidRDefault="00B11855" w:rsidP="00506FBD">
            <w:pPr>
              <w:pStyle w:val="TableEntry"/>
            </w:pPr>
          </w:p>
        </w:tc>
        <w:tc>
          <w:tcPr>
            <w:tcW w:w="0" w:type="auto"/>
          </w:tcPr>
          <w:p w14:paraId="7291C947" w14:textId="77777777" w:rsidR="00B11855" w:rsidRPr="001F42D3" w:rsidRDefault="00B11855" w:rsidP="00506FBD">
            <w:pPr>
              <w:pStyle w:val="TableEntry"/>
            </w:pPr>
          </w:p>
        </w:tc>
        <w:tc>
          <w:tcPr>
            <w:tcW w:w="0" w:type="auto"/>
          </w:tcPr>
          <w:p w14:paraId="5DE3979C" w14:textId="77777777" w:rsidR="00B11855" w:rsidRPr="001F42D3" w:rsidRDefault="00B11855" w:rsidP="00506FBD">
            <w:pPr>
              <w:pStyle w:val="TableEntry"/>
            </w:pPr>
          </w:p>
        </w:tc>
      </w:tr>
      <w:tr w:rsidR="00C40FD5" w:rsidRPr="001F42D3" w14:paraId="2765740F" w14:textId="77777777" w:rsidTr="009B6563">
        <w:trPr>
          <w:cantSplit/>
          <w:jc w:val="center"/>
        </w:trPr>
        <w:tc>
          <w:tcPr>
            <w:tcW w:w="0" w:type="auto"/>
          </w:tcPr>
          <w:p w14:paraId="42CC6953"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36F17B95" w14:textId="77777777" w:rsidR="00B11855" w:rsidRPr="001F42D3" w:rsidRDefault="003D003E" w:rsidP="00506FBD">
            <w:pPr>
              <w:pStyle w:val="TableEntry"/>
            </w:pPr>
            <w:r w:rsidRPr="001F42D3">
              <w:t>Observation Result</w:t>
            </w:r>
          </w:p>
        </w:tc>
        <w:tc>
          <w:tcPr>
            <w:tcW w:w="0" w:type="auto"/>
          </w:tcPr>
          <w:p w14:paraId="691EC237" w14:textId="77777777" w:rsidR="00B11855" w:rsidRPr="001F42D3" w:rsidRDefault="003D003E" w:rsidP="00506FBD">
            <w:pPr>
              <w:pStyle w:val="TableEntry"/>
            </w:pPr>
            <w:r w:rsidRPr="001F42D3">
              <w:t>R</w:t>
            </w:r>
          </w:p>
        </w:tc>
        <w:tc>
          <w:tcPr>
            <w:tcW w:w="0" w:type="auto"/>
          </w:tcPr>
          <w:p w14:paraId="5C0DB5EF" w14:textId="77777777" w:rsidR="00B11855" w:rsidRPr="001F42D3" w:rsidRDefault="003D003E" w:rsidP="00506FBD">
            <w:pPr>
              <w:pStyle w:val="TableEntry"/>
            </w:pPr>
            <w:r w:rsidRPr="001F42D3">
              <w:t>[1..1]</w:t>
            </w:r>
          </w:p>
        </w:tc>
        <w:tc>
          <w:tcPr>
            <w:tcW w:w="0" w:type="auto"/>
          </w:tcPr>
          <w:p w14:paraId="150978A1" w14:textId="77777777" w:rsidR="00B11855" w:rsidRPr="001F42D3" w:rsidRDefault="003D003E" w:rsidP="00506FBD">
            <w:pPr>
              <w:pStyle w:val="TableEntry"/>
            </w:pPr>
            <w:r w:rsidRPr="001F42D3">
              <w:t>7</w:t>
            </w:r>
          </w:p>
        </w:tc>
      </w:tr>
      <w:tr w:rsidR="00C75AB4" w:rsidRPr="001F42D3" w14:paraId="47D3A440" w14:textId="77777777" w:rsidTr="009B6563">
        <w:trPr>
          <w:cantSplit/>
          <w:jc w:val="center"/>
        </w:trPr>
        <w:tc>
          <w:tcPr>
            <w:tcW w:w="0" w:type="auto"/>
          </w:tcPr>
          <w:p w14:paraId="7A22266F"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0B295901" w14:textId="77777777" w:rsidR="00C75AB4" w:rsidRPr="001F42D3" w:rsidRDefault="00C75AB4" w:rsidP="00506FBD">
            <w:pPr>
              <w:pStyle w:val="TableEntry"/>
            </w:pPr>
          </w:p>
        </w:tc>
        <w:tc>
          <w:tcPr>
            <w:tcW w:w="0" w:type="auto"/>
          </w:tcPr>
          <w:p w14:paraId="4C482566" w14:textId="77777777" w:rsidR="00C75AB4" w:rsidRPr="001F42D3" w:rsidRDefault="00C75AB4" w:rsidP="00506FBD">
            <w:pPr>
              <w:pStyle w:val="TableEntry"/>
            </w:pPr>
          </w:p>
        </w:tc>
        <w:tc>
          <w:tcPr>
            <w:tcW w:w="0" w:type="auto"/>
          </w:tcPr>
          <w:p w14:paraId="06CF9014" w14:textId="77777777" w:rsidR="00C75AB4" w:rsidRPr="001F42D3" w:rsidRDefault="00C75AB4" w:rsidP="00506FBD">
            <w:pPr>
              <w:pStyle w:val="TableEntry"/>
            </w:pPr>
          </w:p>
        </w:tc>
        <w:tc>
          <w:tcPr>
            <w:tcW w:w="0" w:type="auto"/>
          </w:tcPr>
          <w:p w14:paraId="63D6F075" w14:textId="77777777" w:rsidR="00C75AB4" w:rsidRPr="001F42D3" w:rsidRDefault="00C75AB4" w:rsidP="00506FBD">
            <w:pPr>
              <w:pStyle w:val="TableEntry"/>
            </w:pPr>
          </w:p>
        </w:tc>
      </w:tr>
      <w:tr w:rsidR="00C40FD5" w:rsidRPr="001F42D3" w14:paraId="267B37C2" w14:textId="77777777" w:rsidTr="009B6563">
        <w:trPr>
          <w:cantSplit/>
          <w:jc w:val="center"/>
        </w:trPr>
        <w:tc>
          <w:tcPr>
            <w:tcW w:w="0" w:type="auto"/>
          </w:tcPr>
          <w:p w14:paraId="1D510CBC" w14:textId="77777777" w:rsidR="00B11855" w:rsidRPr="001F42D3" w:rsidRDefault="002B062D" w:rsidP="00506FBD">
            <w:pPr>
              <w:pStyle w:val="TableEntry"/>
            </w:pPr>
            <w:r w:rsidRPr="001F42D3">
              <w:t> </w:t>
            </w:r>
            <w:r w:rsidRPr="001F42D3">
              <w:t> </w:t>
            </w:r>
            <w:r w:rsidRPr="001F42D3">
              <w:t> </w:t>
            </w:r>
            <w:r w:rsidR="003D003E" w:rsidRPr="001F42D3">
              <w:t>[{NTE}]</w:t>
            </w:r>
          </w:p>
        </w:tc>
        <w:tc>
          <w:tcPr>
            <w:tcW w:w="0" w:type="auto"/>
          </w:tcPr>
          <w:p w14:paraId="496247D6" w14:textId="77777777" w:rsidR="00B11855" w:rsidRPr="001F42D3" w:rsidRDefault="003D003E" w:rsidP="00506FBD">
            <w:pPr>
              <w:pStyle w:val="TableEntry"/>
            </w:pPr>
            <w:r w:rsidRPr="001F42D3">
              <w:t>Notes and comments</w:t>
            </w:r>
          </w:p>
        </w:tc>
        <w:tc>
          <w:tcPr>
            <w:tcW w:w="0" w:type="auto"/>
          </w:tcPr>
          <w:p w14:paraId="5A6AB7C7" w14:textId="77777777" w:rsidR="00B11855" w:rsidRPr="001F42D3" w:rsidRDefault="003D003E" w:rsidP="00506FBD">
            <w:pPr>
              <w:pStyle w:val="TableEntry"/>
            </w:pPr>
            <w:r w:rsidRPr="001F42D3">
              <w:t>O</w:t>
            </w:r>
          </w:p>
        </w:tc>
        <w:tc>
          <w:tcPr>
            <w:tcW w:w="0" w:type="auto"/>
          </w:tcPr>
          <w:p w14:paraId="4B1941BB" w14:textId="77777777" w:rsidR="00B11855" w:rsidRPr="001F42D3" w:rsidRDefault="003D003E" w:rsidP="00506FBD">
            <w:pPr>
              <w:pStyle w:val="TableEntry"/>
            </w:pPr>
            <w:r w:rsidRPr="001F42D3">
              <w:t>[0..1]</w:t>
            </w:r>
          </w:p>
        </w:tc>
        <w:tc>
          <w:tcPr>
            <w:tcW w:w="0" w:type="auto"/>
          </w:tcPr>
          <w:p w14:paraId="22FB871D" w14:textId="77777777" w:rsidR="00B11855" w:rsidRPr="001F42D3" w:rsidRDefault="003D003E" w:rsidP="00506FBD">
            <w:pPr>
              <w:pStyle w:val="TableEntry"/>
            </w:pPr>
            <w:r w:rsidRPr="001F42D3">
              <w:t>2</w:t>
            </w:r>
          </w:p>
        </w:tc>
      </w:tr>
      <w:tr w:rsidR="00C40FD5" w:rsidRPr="001F42D3" w14:paraId="6385BB09" w14:textId="77777777" w:rsidTr="009B6563">
        <w:trPr>
          <w:cantSplit/>
          <w:jc w:val="center"/>
        </w:trPr>
        <w:tc>
          <w:tcPr>
            <w:tcW w:w="0" w:type="auto"/>
          </w:tcPr>
          <w:p w14:paraId="6016C73F" w14:textId="77777777" w:rsidR="00B11855" w:rsidRPr="001F42D3" w:rsidRDefault="002B062D" w:rsidP="00506FBD">
            <w:pPr>
              <w:pStyle w:val="TableEntry"/>
            </w:pPr>
            <w:r w:rsidRPr="001F42D3">
              <w:t> </w:t>
            </w:r>
            <w:r w:rsidRPr="001F42D3">
              <w:t> </w:t>
            </w:r>
            <w:r w:rsidR="003D003E" w:rsidRPr="001F42D3">
              <w:t>}]</w:t>
            </w:r>
          </w:p>
        </w:tc>
        <w:tc>
          <w:tcPr>
            <w:tcW w:w="0" w:type="auto"/>
          </w:tcPr>
          <w:p w14:paraId="64E69772" w14:textId="77777777" w:rsidR="00B11855" w:rsidRPr="001F42D3" w:rsidRDefault="003D003E" w:rsidP="00506FBD">
            <w:pPr>
              <w:pStyle w:val="TableEntry"/>
            </w:pPr>
            <w:r w:rsidRPr="001F42D3">
              <w:t>--- OBSERVATION end</w:t>
            </w:r>
          </w:p>
        </w:tc>
        <w:tc>
          <w:tcPr>
            <w:tcW w:w="0" w:type="auto"/>
          </w:tcPr>
          <w:p w14:paraId="7D4CEF44" w14:textId="77777777" w:rsidR="00B11855" w:rsidRPr="001F42D3" w:rsidRDefault="00B11855" w:rsidP="00506FBD">
            <w:pPr>
              <w:pStyle w:val="TableEntry"/>
            </w:pPr>
          </w:p>
        </w:tc>
        <w:tc>
          <w:tcPr>
            <w:tcW w:w="0" w:type="auto"/>
          </w:tcPr>
          <w:p w14:paraId="0B83F167" w14:textId="77777777" w:rsidR="00B11855" w:rsidRPr="001F42D3" w:rsidRDefault="00B11855" w:rsidP="00506FBD">
            <w:pPr>
              <w:pStyle w:val="TableEntry"/>
            </w:pPr>
          </w:p>
        </w:tc>
        <w:tc>
          <w:tcPr>
            <w:tcW w:w="0" w:type="auto"/>
          </w:tcPr>
          <w:p w14:paraId="5FD0ACE5" w14:textId="77777777" w:rsidR="00B11855" w:rsidRPr="001F42D3" w:rsidRDefault="00B11855" w:rsidP="00506FBD">
            <w:pPr>
              <w:pStyle w:val="TableEntry"/>
            </w:pPr>
          </w:p>
        </w:tc>
      </w:tr>
      <w:tr w:rsidR="00C40FD5" w:rsidRPr="001F42D3" w14:paraId="6FA9AB28" w14:textId="77777777" w:rsidTr="009B6563">
        <w:trPr>
          <w:cantSplit/>
          <w:jc w:val="center"/>
        </w:trPr>
        <w:tc>
          <w:tcPr>
            <w:tcW w:w="0" w:type="auto"/>
          </w:tcPr>
          <w:p w14:paraId="1C652D0D" w14:textId="77777777" w:rsidR="00B11855" w:rsidRPr="001F42D3" w:rsidRDefault="002B062D" w:rsidP="00506FBD">
            <w:pPr>
              <w:pStyle w:val="TableEntry"/>
            </w:pPr>
            <w:r w:rsidRPr="001F42D3">
              <w:t> </w:t>
            </w:r>
            <w:r w:rsidRPr="001F42D3">
              <w:t> </w:t>
            </w:r>
            <w:r w:rsidR="003D003E" w:rsidRPr="001F42D3">
              <w:t>[{FT1}]</w:t>
            </w:r>
          </w:p>
        </w:tc>
        <w:tc>
          <w:tcPr>
            <w:tcW w:w="0" w:type="auto"/>
          </w:tcPr>
          <w:p w14:paraId="707E0AF6" w14:textId="77777777" w:rsidR="00B11855" w:rsidRPr="001F42D3" w:rsidRDefault="003D003E" w:rsidP="00506FBD">
            <w:pPr>
              <w:pStyle w:val="TableEntry"/>
            </w:pPr>
            <w:r w:rsidRPr="001F42D3">
              <w:t>Financial Transaction</w:t>
            </w:r>
          </w:p>
        </w:tc>
        <w:tc>
          <w:tcPr>
            <w:tcW w:w="0" w:type="auto"/>
          </w:tcPr>
          <w:p w14:paraId="2E7764E5" w14:textId="77777777" w:rsidR="00B11855" w:rsidRPr="001F42D3" w:rsidRDefault="003D003E" w:rsidP="00506FBD">
            <w:pPr>
              <w:pStyle w:val="TableEntry"/>
            </w:pPr>
            <w:r w:rsidRPr="001F42D3">
              <w:t>X</w:t>
            </w:r>
          </w:p>
        </w:tc>
        <w:tc>
          <w:tcPr>
            <w:tcW w:w="0" w:type="auto"/>
          </w:tcPr>
          <w:p w14:paraId="356683D4" w14:textId="77777777" w:rsidR="00B11855" w:rsidRPr="001F42D3" w:rsidRDefault="003D003E" w:rsidP="00506FBD">
            <w:pPr>
              <w:pStyle w:val="TableEntry"/>
            </w:pPr>
            <w:r w:rsidRPr="001F42D3">
              <w:t>[0..0]</w:t>
            </w:r>
          </w:p>
        </w:tc>
        <w:tc>
          <w:tcPr>
            <w:tcW w:w="0" w:type="auto"/>
          </w:tcPr>
          <w:p w14:paraId="38DC1F4D" w14:textId="77777777" w:rsidR="00B11855" w:rsidRPr="001F42D3" w:rsidRDefault="003D003E" w:rsidP="00506FBD">
            <w:pPr>
              <w:pStyle w:val="TableEntry"/>
            </w:pPr>
            <w:r w:rsidRPr="001F42D3">
              <w:t>6</w:t>
            </w:r>
          </w:p>
        </w:tc>
      </w:tr>
      <w:tr w:rsidR="00C40FD5" w:rsidRPr="001F42D3" w14:paraId="37B0DB84" w14:textId="77777777" w:rsidTr="009B6563">
        <w:trPr>
          <w:cantSplit/>
          <w:jc w:val="center"/>
        </w:trPr>
        <w:tc>
          <w:tcPr>
            <w:tcW w:w="0" w:type="auto"/>
          </w:tcPr>
          <w:p w14:paraId="5B1803BB" w14:textId="77777777" w:rsidR="00B11855" w:rsidRPr="001F42D3" w:rsidRDefault="002B062D" w:rsidP="00506FBD">
            <w:pPr>
              <w:pStyle w:val="TableEntry"/>
            </w:pPr>
            <w:r w:rsidRPr="001F42D3">
              <w:t> </w:t>
            </w:r>
            <w:r w:rsidRPr="001F42D3">
              <w:t> </w:t>
            </w:r>
            <w:r w:rsidR="003D003E" w:rsidRPr="001F42D3">
              <w:t>[{CTI}]</w:t>
            </w:r>
          </w:p>
        </w:tc>
        <w:tc>
          <w:tcPr>
            <w:tcW w:w="0" w:type="auto"/>
          </w:tcPr>
          <w:p w14:paraId="435413D8" w14:textId="77777777" w:rsidR="00B11855" w:rsidRPr="001F42D3" w:rsidRDefault="003D003E" w:rsidP="00506FBD">
            <w:pPr>
              <w:pStyle w:val="TableEntry"/>
            </w:pPr>
            <w:r w:rsidRPr="001F42D3">
              <w:t>Clinical Trial Identification</w:t>
            </w:r>
          </w:p>
        </w:tc>
        <w:tc>
          <w:tcPr>
            <w:tcW w:w="0" w:type="auto"/>
          </w:tcPr>
          <w:p w14:paraId="0B8A296D" w14:textId="77777777" w:rsidR="00B11855" w:rsidRPr="001F42D3" w:rsidRDefault="003D003E" w:rsidP="00506FBD">
            <w:pPr>
              <w:pStyle w:val="TableEntry"/>
            </w:pPr>
            <w:r w:rsidRPr="001F42D3">
              <w:t>X</w:t>
            </w:r>
          </w:p>
        </w:tc>
        <w:tc>
          <w:tcPr>
            <w:tcW w:w="0" w:type="auto"/>
          </w:tcPr>
          <w:p w14:paraId="4E63F9E9" w14:textId="77777777" w:rsidR="00B11855" w:rsidRPr="001F42D3" w:rsidRDefault="003D003E" w:rsidP="00506FBD">
            <w:pPr>
              <w:pStyle w:val="TableEntry"/>
            </w:pPr>
            <w:r w:rsidRPr="001F42D3">
              <w:t>[0..0]</w:t>
            </w:r>
          </w:p>
        </w:tc>
        <w:tc>
          <w:tcPr>
            <w:tcW w:w="0" w:type="auto"/>
          </w:tcPr>
          <w:p w14:paraId="6C774C23" w14:textId="77777777" w:rsidR="00B11855" w:rsidRPr="001F42D3" w:rsidRDefault="003D003E" w:rsidP="00506FBD">
            <w:pPr>
              <w:pStyle w:val="TableEntry"/>
            </w:pPr>
            <w:r w:rsidRPr="001F42D3">
              <w:t>7</w:t>
            </w:r>
          </w:p>
        </w:tc>
      </w:tr>
      <w:tr w:rsidR="00C40FD5" w:rsidRPr="001F42D3" w14:paraId="5D61073A" w14:textId="77777777" w:rsidTr="009B6563">
        <w:trPr>
          <w:cantSplit/>
          <w:jc w:val="center"/>
        </w:trPr>
        <w:tc>
          <w:tcPr>
            <w:tcW w:w="0" w:type="auto"/>
          </w:tcPr>
          <w:p w14:paraId="16E23A16" w14:textId="77777777" w:rsidR="00B11855" w:rsidRPr="001F42D3" w:rsidRDefault="002B062D" w:rsidP="00506FBD">
            <w:pPr>
              <w:pStyle w:val="TableEntry"/>
            </w:pPr>
            <w:r w:rsidRPr="001F42D3">
              <w:t> </w:t>
            </w:r>
            <w:r w:rsidRPr="001F42D3">
              <w:t> </w:t>
            </w:r>
            <w:r w:rsidR="003D003E" w:rsidRPr="001F42D3">
              <w:t>[{</w:t>
            </w:r>
          </w:p>
        </w:tc>
        <w:tc>
          <w:tcPr>
            <w:tcW w:w="0" w:type="auto"/>
          </w:tcPr>
          <w:p w14:paraId="7FDB1D61" w14:textId="77777777" w:rsidR="00B11855" w:rsidRPr="001F42D3" w:rsidRDefault="003D003E" w:rsidP="00506FBD">
            <w:pPr>
              <w:pStyle w:val="TableEntry"/>
            </w:pPr>
            <w:r w:rsidRPr="001F42D3">
              <w:t>--- SPECIMEN begin</w:t>
            </w:r>
          </w:p>
        </w:tc>
        <w:tc>
          <w:tcPr>
            <w:tcW w:w="0" w:type="auto"/>
          </w:tcPr>
          <w:p w14:paraId="140305B5" w14:textId="77777777" w:rsidR="00B11855" w:rsidRPr="001F42D3" w:rsidRDefault="00B11855" w:rsidP="00506FBD">
            <w:pPr>
              <w:pStyle w:val="TableEntry"/>
            </w:pPr>
          </w:p>
        </w:tc>
        <w:tc>
          <w:tcPr>
            <w:tcW w:w="0" w:type="auto"/>
          </w:tcPr>
          <w:p w14:paraId="52FEA0C8" w14:textId="77777777" w:rsidR="00B11855" w:rsidRPr="001F42D3" w:rsidRDefault="00B11855" w:rsidP="00506FBD">
            <w:pPr>
              <w:pStyle w:val="TableEntry"/>
            </w:pPr>
          </w:p>
        </w:tc>
        <w:tc>
          <w:tcPr>
            <w:tcW w:w="0" w:type="auto"/>
          </w:tcPr>
          <w:p w14:paraId="0D6B030F" w14:textId="77777777" w:rsidR="00B11855" w:rsidRPr="001F42D3" w:rsidRDefault="00B11855" w:rsidP="00506FBD">
            <w:pPr>
              <w:pStyle w:val="TableEntry"/>
            </w:pPr>
          </w:p>
        </w:tc>
      </w:tr>
      <w:tr w:rsidR="00C40FD5" w:rsidRPr="001F42D3" w14:paraId="5ADFDB08" w14:textId="77777777" w:rsidTr="009B6563">
        <w:trPr>
          <w:cantSplit/>
          <w:jc w:val="center"/>
        </w:trPr>
        <w:tc>
          <w:tcPr>
            <w:tcW w:w="0" w:type="auto"/>
          </w:tcPr>
          <w:p w14:paraId="6E5F1F6C" w14:textId="77777777" w:rsidR="00B11855" w:rsidRPr="001F42D3" w:rsidRDefault="002B062D" w:rsidP="00506FBD">
            <w:pPr>
              <w:pStyle w:val="TableEntry"/>
            </w:pPr>
            <w:r w:rsidRPr="001F42D3">
              <w:t> </w:t>
            </w:r>
            <w:r w:rsidRPr="001F42D3">
              <w:t> </w:t>
            </w:r>
            <w:r w:rsidRPr="001F42D3">
              <w:t> </w:t>
            </w:r>
            <w:r w:rsidR="003D003E" w:rsidRPr="001F42D3">
              <w:t>SPM</w:t>
            </w:r>
          </w:p>
        </w:tc>
        <w:tc>
          <w:tcPr>
            <w:tcW w:w="0" w:type="auto"/>
          </w:tcPr>
          <w:p w14:paraId="52456CE4" w14:textId="77777777" w:rsidR="00B11855" w:rsidRPr="001F42D3" w:rsidRDefault="003D003E" w:rsidP="00506FBD">
            <w:pPr>
              <w:pStyle w:val="TableEntry"/>
            </w:pPr>
            <w:r w:rsidRPr="001F42D3">
              <w:t>Specimen</w:t>
            </w:r>
          </w:p>
        </w:tc>
        <w:tc>
          <w:tcPr>
            <w:tcW w:w="0" w:type="auto"/>
          </w:tcPr>
          <w:p w14:paraId="4C6F4E01" w14:textId="77777777" w:rsidR="00B11855" w:rsidRPr="001F42D3" w:rsidRDefault="003D003E" w:rsidP="00506FBD">
            <w:pPr>
              <w:pStyle w:val="TableEntry"/>
            </w:pPr>
            <w:r w:rsidRPr="001F42D3">
              <w:t>X</w:t>
            </w:r>
          </w:p>
        </w:tc>
        <w:tc>
          <w:tcPr>
            <w:tcW w:w="0" w:type="auto"/>
          </w:tcPr>
          <w:p w14:paraId="65105AC5" w14:textId="77777777" w:rsidR="00B11855" w:rsidRPr="001F42D3" w:rsidRDefault="003D003E" w:rsidP="00506FBD">
            <w:pPr>
              <w:pStyle w:val="TableEntry"/>
            </w:pPr>
            <w:r w:rsidRPr="001F42D3">
              <w:t>[0..0]</w:t>
            </w:r>
          </w:p>
        </w:tc>
        <w:tc>
          <w:tcPr>
            <w:tcW w:w="0" w:type="auto"/>
          </w:tcPr>
          <w:p w14:paraId="3F7732AD" w14:textId="77777777" w:rsidR="00B11855" w:rsidRPr="001F42D3" w:rsidRDefault="003D003E" w:rsidP="00506FBD">
            <w:pPr>
              <w:pStyle w:val="TableEntry"/>
            </w:pPr>
            <w:r w:rsidRPr="001F42D3">
              <w:t>7</w:t>
            </w:r>
          </w:p>
        </w:tc>
      </w:tr>
      <w:tr w:rsidR="00C40FD5" w:rsidRPr="001F42D3" w14:paraId="58495C89" w14:textId="77777777" w:rsidTr="009B6563">
        <w:trPr>
          <w:cantSplit/>
          <w:jc w:val="center"/>
        </w:trPr>
        <w:tc>
          <w:tcPr>
            <w:tcW w:w="0" w:type="auto"/>
          </w:tcPr>
          <w:p w14:paraId="58E2A6FC"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0A2CECAA" w14:textId="77777777" w:rsidR="00B11855" w:rsidRPr="001F42D3" w:rsidRDefault="003D003E" w:rsidP="00506FBD">
            <w:pPr>
              <w:pStyle w:val="TableEntry"/>
            </w:pPr>
            <w:r w:rsidRPr="001F42D3">
              <w:t>Observation related to Specimen</w:t>
            </w:r>
          </w:p>
        </w:tc>
        <w:tc>
          <w:tcPr>
            <w:tcW w:w="0" w:type="auto"/>
          </w:tcPr>
          <w:p w14:paraId="787FE46F" w14:textId="77777777" w:rsidR="00B11855" w:rsidRPr="001F42D3" w:rsidRDefault="003D003E" w:rsidP="00506FBD">
            <w:pPr>
              <w:pStyle w:val="TableEntry"/>
            </w:pPr>
            <w:r w:rsidRPr="001F42D3">
              <w:t>X</w:t>
            </w:r>
          </w:p>
        </w:tc>
        <w:tc>
          <w:tcPr>
            <w:tcW w:w="0" w:type="auto"/>
          </w:tcPr>
          <w:p w14:paraId="5D6B7CBE" w14:textId="77777777" w:rsidR="00B11855" w:rsidRPr="001F42D3" w:rsidRDefault="003D003E" w:rsidP="00506FBD">
            <w:pPr>
              <w:pStyle w:val="TableEntry"/>
            </w:pPr>
            <w:r w:rsidRPr="001F42D3">
              <w:t>[0..0]</w:t>
            </w:r>
          </w:p>
        </w:tc>
        <w:tc>
          <w:tcPr>
            <w:tcW w:w="0" w:type="auto"/>
          </w:tcPr>
          <w:p w14:paraId="7F9D8021" w14:textId="77777777" w:rsidR="00B11855" w:rsidRPr="001F42D3" w:rsidRDefault="003D003E" w:rsidP="00506FBD">
            <w:pPr>
              <w:pStyle w:val="TableEntry"/>
            </w:pPr>
            <w:r w:rsidRPr="001F42D3">
              <w:t>7</w:t>
            </w:r>
          </w:p>
        </w:tc>
      </w:tr>
      <w:tr w:rsidR="00C40FD5" w:rsidRPr="001F42D3" w14:paraId="759B9834" w14:textId="77777777" w:rsidTr="009B6563">
        <w:trPr>
          <w:cantSplit/>
          <w:jc w:val="center"/>
        </w:trPr>
        <w:tc>
          <w:tcPr>
            <w:tcW w:w="0" w:type="auto"/>
          </w:tcPr>
          <w:p w14:paraId="116FD900" w14:textId="77777777" w:rsidR="00B11855" w:rsidRPr="001F42D3" w:rsidRDefault="002B062D" w:rsidP="00506FBD">
            <w:pPr>
              <w:pStyle w:val="TableEntry"/>
            </w:pPr>
            <w:r w:rsidRPr="001F42D3">
              <w:t> </w:t>
            </w:r>
            <w:r w:rsidRPr="001F42D3">
              <w:t> </w:t>
            </w:r>
            <w:r w:rsidR="003D003E" w:rsidRPr="001F42D3">
              <w:t>}]</w:t>
            </w:r>
          </w:p>
        </w:tc>
        <w:tc>
          <w:tcPr>
            <w:tcW w:w="0" w:type="auto"/>
          </w:tcPr>
          <w:p w14:paraId="0AE497B1" w14:textId="77777777" w:rsidR="00B11855" w:rsidRPr="001F42D3" w:rsidRDefault="003D003E" w:rsidP="00506FBD">
            <w:pPr>
              <w:pStyle w:val="TableEntry"/>
            </w:pPr>
            <w:r w:rsidRPr="001F42D3">
              <w:t>--- SPECIMEN end</w:t>
            </w:r>
          </w:p>
        </w:tc>
        <w:tc>
          <w:tcPr>
            <w:tcW w:w="0" w:type="auto"/>
          </w:tcPr>
          <w:p w14:paraId="7E9C07BC" w14:textId="77777777" w:rsidR="00B11855" w:rsidRPr="001F42D3" w:rsidRDefault="00B11855" w:rsidP="00506FBD">
            <w:pPr>
              <w:pStyle w:val="TableEntry"/>
            </w:pPr>
          </w:p>
        </w:tc>
        <w:tc>
          <w:tcPr>
            <w:tcW w:w="0" w:type="auto"/>
          </w:tcPr>
          <w:p w14:paraId="42E1BE78" w14:textId="77777777" w:rsidR="00B11855" w:rsidRPr="001F42D3" w:rsidRDefault="00B11855" w:rsidP="00506FBD">
            <w:pPr>
              <w:pStyle w:val="TableEntry"/>
            </w:pPr>
          </w:p>
        </w:tc>
        <w:tc>
          <w:tcPr>
            <w:tcW w:w="0" w:type="auto"/>
          </w:tcPr>
          <w:p w14:paraId="6954CF24" w14:textId="77777777" w:rsidR="00B11855" w:rsidRPr="001F42D3" w:rsidRDefault="00B11855" w:rsidP="00506FBD">
            <w:pPr>
              <w:pStyle w:val="TableEntry"/>
            </w:pPr>
          </w:p>
        </w:tc>
      </w:tr>
      <w:tr w:rsidR="00C40FD5" w:rsidRPr="001F42D3" w14:paraId="1FFFCEB2" w14:textId="77777777" w:rsidTr="009B6563">
        <w:trPr>
          <w:cantSplit/>
          <w:jc w:val="center"/>
        </w:trPr>
        <w:tc>
          <w:tcPr>
            <w:tcW w:w="0" w:type="auto"/>
          </w:tcPr>
          <w:p w14:paraId="6D2AF3F4" w14:textId="77777777" w:rsidR="00B11855" w:rsidRPr="001F42D3" w:rsidRDefault="002B062D" w:rsidP="00506FBD">
            <w:pPr>
              <w:pStyle w:val="TableEntry"/>
            </w:pPr>
            <w:r w:rsidRPr="001F42D3">
              <w:t> </w:t>
            </w:r>
            <w:r w:rsidR="003D003E" w:rsidRPr="001F42D3">
              <w:t>}</w:t>
            </w:r>
          </w:p>
        </w:tc>
        <w:tc>
          <w:tcPr>
            <w:tcW w:w="0" w:type="auto"/>
          </w:tcPr>
          <w:p w14:paraId="23DDDB97" w14:textId="77777777" w:rsidR="00B11855" w:rsidRPr="001F42D3" w:rsidRDefault="003D003E" w:rsidP="00506FBD">
            <w:pPr>
              <w:pStyle w:val="TableEntry"/>
            </w:pPr>
            <w:r w:rsidRPr="001F42D3">
              <w:t>--- ORDER_OBSERVATION end</w:t>
            </w:r>
          </w:p>
        </w:tc>
        <w:tc>
          <w:tcPr>
            <w:tcW w:w="0" w:type="auto"/>
          </w:tcPr>
          <w:p w14:paraId="113E04C1" w14:textId="77777777" w:rsidR="00B11855" w:rsidRPr="001F42D3" w:rsidRDefault="00B11855" w:rsidP="00506FBD">
            <w:pPr>
              <w:pStyle w:val="TableEntry"/>
            </w:pPr>
          </w:p>
        </w:tc>
        <w:tc>
          <w:tcPr>
            <w:tcW w:w="0" w:type="auto"/>
          </w:tcPr>
          <w:p w14:paraId="13490BE0" w14:textId="77777777" w:rsidR="00B11855" w:rsidRPr="001F42D3" w:rsidRDefault="00B11855" w:rsidP="00506FBD">
            <w:pPr>
              <w:pStyle w:val="TableEntry"/>
            </w:pPr>
          </w:p>
        </w:tc>
        <w:tc>
          <w:tcPr>
            <w:tcW w:w="0" w:type="auto"/>
          </w:tcPr>
          <w:p w14:paraId="745946D8" w14:textId="77777777" w:rsidR="00B11855" w:rsidRPr="001F42D3" w:rsidRDefault="00B11855" w:rsidP="00506FBD">
            <w:pPr>
              <w:pStyle w:val="TableEntry"/>
            </w:pPr>
          </w:p>
        </w:tc>
      </w:tr>
      <w:tr w:rsidR="00C40FD5" w:rsidRPr="001F42D3" w14:paraId="152A5B3E" w14:textId="77777777" w:rsidTr="009B6563">
        <w:trPr>
          <w:cantSplit/>
          <w:jc w:val="center"/>
        </w:trPr>
        <w:tc>
          <w:tcPr>
            <w:tcW w:w="0" w:type="auto"/>
          </w:tcPr>
          <w:p w14:paraId="33A950D1" w14:textId="77777777" w:rsidR="00B11855" w:rsidRPr="001F42D3" w:rsidRDefault="003D003E" w:rsidP="00506FBD">
            <w:pPr>
              <w:pStyle w:val="TableEntry"/>
            </w:pPr>
            <w:r w:rsidRPr="001F42D3">
              <w:t>}</w:t>
            </w:r>
          </w:p>
        </w:tc>
        <w:tc>
          <w:tcPr>
            <w:tcW w:w="0" w:type="auto"/>
          </w:tcPr>
          <w:p w14:paraId="018E26B7" w14:textId="77777777" w:rsidR="00B11855" w:rsidRPr="001F42D3" w:rsidRDefault="003D003E" w:rsidP="00506FBD">
            <w:pPr>
              <w:pStyle w:val="TableEntry"/>
            </w:pPr>
            <w:r w:rsidRPr="001F42D3">
              <w:t>--- PATIENT_RESULT end</w:t>
            </w:r>
          </w:p>
        </w:tc>
        <w:tc>
          <w:tcPr>
            <w:tcW w:w="0" w:type="auto"/>
          </w:tcPr>
          <w:p w14:paraId="456FE437" w14:textId="77777777" w:rsidR="00B11855" w:rsidRPr="001F42D3" w:rsidRDefault="00B11855" w:rsidP="00506FBD">
            <w:pPr>
              <w:pStyle w:val="TableEntry"/>
            </w:pPr>
          </w:p>
        </w:tc>
        <w:tc>
          <w:tcPr>
            <w:tcW w:w="0" w:type="auto"/>
          </w:tcPr>
          <w:p w14:paraId="7092F27D" w14:textId="77777777" w:rsidR="00B11855" w:rsidRPr="001F42D3" w:rsidRDefault="00B11855" w:rsidP="00506FBD">
            <w:pPr>
              <w:pStyle w:val="TableEntry"/>
            </w:pPr>
          </w:p>
        </w:tc>
        <w:tc>
          <w:tcPr>
            <w:tcW w:w="0" w:type="auto"/>
          </w:tcPr>
          <w:p w14:paraId="506D88EA" w14:textId="77777777" w:rsidR="00B11855" w:rsidRPr="001F42D3" w:rsidRDefault="00B11855" w:rsidP="00506FBD">
            <w:pPr>
              <w:pStyle w:val="TableEntry"/>
            </w:pPr>
          </w:p>
        </w:tc>
      </w:tr>
      <w:tr w:rsidR="00C40FD5" w:rsidRPr="001F42D3" w14:paraId="701680E2" w14:textId="77777777" w:rsidTr="009B6563">
        <w:trPr>
          <w:cantSplit/>
          <w:jc w:val="center"/>
        </w:trPr>
        <w:tc>
          <w:tcPr>
            <w:tcW w:w="0" w:type="auto"/>
          </w:tcPr>
          <w:p w14:paraId="14FB1206" w14:textId="77777777" w:rsidR="00B11855" w:rsidRPr="001F42D3" w:rsidRDefault="003D003E" w:rsidP="00506FBD">
            <w:pPr>
              <w:pStyle w:val="TableEntry"/>
            </w:pPr>
            <w:r w:rsidRPr="001F42D3">
              <w:t>[DSC]</w:t>
            </w:r>
          </w:p>
        </w:tc>
        <w:tc>
          <w:tcPr>
            <w:tcW w:w="0" w:type="auto"/>
          </w:tcPr>
          <w:p w14:paraId="7EEF2201" w14:textId="77777777" w:rsidR="00B11855" w:rsidRPr="001F42D3" w:rsidRDefault="003D003E" w:rsidP="00506FBD">
            <w:pPr>
              <w:pStyle w:val="TableEntry"/>
            </w:pPr>
            <w:r w:rsidRPr="001F42D3">
              <w:t>Continuation Pointer</w:t>
            </w:r>
          </w:p>
        </w:tc>
        <w:tc>
          <w:tcPr>
            <w:tcW w:w="0" w:type="auto"/>
          </w:tcPr>
          <w:p w14:paraId="36F8788D" w14:textId="77777777" w:rsidR="00B11855" w:rsidRPr="001F42D3" w:rsidRDefault="003D003E" w:rsidP="00506FBD">
            <w:pPr>
              <w:pStyle w:val="TableEntry"/>
            </w:pPr>
            <w:r w:rsidRPr="001F42D3">
              <w:t>X</w:t>
            </w:r>
          </w:p>
        </w:tc>
        <w:tc>
          <w:tcPr>
            <w:tcW w:w="0" w:type="auto"/>
          </w:tcPr>
          <w:p w14:paraId="75357A2F" w14:textId="77777777" w:rsidR="00B11855" w:rsidRPr="001F42D3" w:rsidRDefault="003D003E" w:rsidP="00506FBD">
            <w:pPr>
              <w:pStyle w:val="TableEntry"/>
            </w:pPr>
            <w:r w:rsidRPr="001F42D3">
              <w:t>[0..0]</w:t>
            </w:r>
          </w:p>
        </w:tc>
        <w:tc>
          <w:tcPr>
            <w:tcW w:w="0" w:type="auto"/>
          </w:tcPr>
          <w:p w14:paraId="1F9D496C" w14:textId="77777777" w:rsidR="00B11855" w:rsidRPr="001F42D3" w:rsidRDefault="003D003E" w:rsidP="000166DD">
            <w:pPr>
              <w:pStyle w:val="TableEntry"/>
            </w:pPr>
            <w:r w:rsidRPr="001F42D3">
              <w:t>2</w:t>
            </w:r>
          </w:p>
        </w:tc>
      </w:tr>
    </w:tbl>
    <w:p w14:paraId="2A5B5756" w14:textId="77777777" w:rsidR="00B11855" w:rsidRPr="001F42D3" w:rsidRDefault="00B11855" w:rsidP="002D1895">
      <w:pPr>
        <w:pStyle w:val="BodyText"/>
      </w:pPr>
    </w:p>
    <w:p w14:paraId="0D325430" w14:textId="6652DF95" w:rsidR="00B11855" w:rsidRPr="001F42D3" w:rsidRDefault="003D003E" w:rsidP="00123C7B">
      <w:pPr>
        <w:pStyle w:val="Heading5"/>
        <w:rPr>
          <w:noProof w:val="0"/>
        </w:rPr>
      </w:pPr>
      <w:bookmarkStart w:id="121" w:name="_Toc401769760"/>
      <w:bookmarkStart w:id="122" w:name="_Toc181625103"/>
      <w:r w:rsidRPr="001F42D3">
        <w:rPr>
          <w:noProof w:val="0"/>
        </w:rPr>
        <w:t>Trigger events</w:t>
      </w:r>
      <w:bookmarkEnd w:id="121"/>
      <w:bookmarkEnd w:id="122"/>
    </w:p>
    <w:p w14:paraId="5ED47606" w14:textId="77777777" w:rsidR="00B11855" w:rsidRPr="001F42D3" w:rsidRDefault="003D003E" w:rsidP="00AF4ED1">
      <w:pPr>
        <w:pStyle w:val="BodyText"/>
      </w:pPr>
      <w:r w:rsidRPr="001F42D3">
        <w:t xml:space="preserve">The ORU^R01^ORU_R01 message is an unsolicited update initiated by the Device Observation Reporter. The ORU^R01 can be sent with or without a preceding order, since it is common in a </w:t>
      </w:r>
      <w:r w:rsidRPr="001F42D3">
        <w:lastRenderedPageBreak/>
        <w:t xml:space="preserve">clinical setting for device data to be reported without a specific order having been transacted in the information system (that is, the reporting is the result of a "standing order" for monitoring in a particular clinical situation). </w:t>
      </w:r>
    </w:p>
    <w:p w14:paraId="17C0B40D" w14:textId="72A05570" w:rsidR="00B11855" w:rsidRPr="001F42D3" w:rsidRDefault="003D003E" w:rsidP="00AF4ED1">
      <w:pPr>
        <w:pStyle w:val="BodyText"/>
      </w:pPr>
      <w:r w:rsidRPr="001F42D3">
        <w:t xml:space="preserve">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w:t>
      </w:r>
      <w:r w:rsidR="007E67D4" w:rsidRPr="001F42D3">
        <w:t>DEV TF</w:t>
      </w:r>
      <w:r w:rsidRPr="001F42D3">
        <w:t>.</w:t>
      </w:r>
    </w:p>
    <w:p w14:paraId="56C81177" w14:textId="77777777" w:rsidR="00B11855" w:rsidRPr="001F42D3" w:rsidRDefault="003D003E" w:rsidP="00AF4ED1">
      <w:pPr>
        <w:pStyle w:val="BodyText"/>
      </w:pPr>
      <w:r w:rsidRPr="001F42D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2DB34C45" w:rsidR="00B11855" w:rsidRPr="001F42D3" w:rsidRDefault="003D003E" w:rsidP="00123C7B">
      <w:pPr>
        <w:pStyle w:val="Heading5"/>
        <w:rPr>
          <w:noProof w:val="0"/>
        </w:rPr>
      </w:pPr>
      <w:bookmarkStart w:id="123" w:name="_Toc401769761"/>
      <w:bookmarkStart w:id="124" w:name="_Toc181625104"/>
      <w:r w:rsidRPr="001F42D3">
        <w:rPr>
          <w:noProof w:val="0"/>
        </w:rPr>
        <w:t>Message Semantics</w:t>
      </w:r>
      <w:bookmarkEnd w:id="123"/>
      <w:bookmarkEnd w:id="124"/>
    </w:p>
    <w:p w14:paraId="0C275551" w14:textId="13FC2CD6" w:rsidR="00B11855" w:rsidRPr="001F42D3" w:rsidRDefault="003D003E" w:rsidP="00AF4ED1">
      <w:pPr>
        <w:pStyle w:val="BodyText"/>
      </w:pPr>
      <w:r w:rsidRPr="001F42D3">
        <w:t xml:space="preserve">Refer to the </w:t>
      </w:r>
      <w:r w:rsidR="006D613E" w:rsidRPr="001F42D3">
        <w:t>HL7</w:t>
      </w:r>
      <w:r w:rsidR="00995105" w:rsidRPr="001F42D3">
        <w:t xml:space="preserve"> </w:t>
      </w:r>
      <w:r w:rsidRPr="001F42D3">
        <w:t xml:space="preserve">standard for the ORU message of </w:t>
      </w:r>
      <w:r w:rsidR="006D613E" w:rsidRPr="001F42D3">
        <w:t>HL7</w:t>
      </w:r>
      <w:r w:rsidR="00995105" w:rsidRPr="001F42D3">
        <w:t xml:space="preserve"> </w:t>
      </w:r>
      <w:r w:rsidRPr="001F42D3">
        <w:t>2.6 Chapter 7 and the general message semantics.</w:t>
      </w:r>
    </w:p>
    <w:p w14:paraId="5C00AA43" w14:textId="77777777" w:rsidR="005A4CB1" w:rsidRPr="001F42D3" w:rsidRDefault="003D003E" w:rsidP="00AF4ED1">
      <w:pPr>
        <w:pStyle w:val="BodyText"/>
      </w:pPr>
      <w:r w:rsidRPr="001F42D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1F42D3">
        <w:t>.</w:t>
      </w:r>
    </w:p>
    <w:p w14:paraId="2090C221" w14:textId="4C50C749" w:rsidR="00B11855" w:rsidRPr="001F42D3" w:rsidRDefault="003D003E" w:rsidP="00AF4ED1">
      <w:pPr>
        <w:pStyle w:val="BodyText"/>
      </w:pPr>
      <w:r w:rsidRPr="001F42D3">
        <w:t xml:space="preserve">See </w:t>
      </w:r>
      <w:r w:rsidR="00E51575" w:rsidRPr="001F42D3">
        <w:t>Appendix A.1</w:t>
      </w:r>
      <w:r w:rsidR="005A4CB1" w:rsidRPr="001F42D3">
        <w:t xml:space="preserve"> </w:t>
      </w:r>
      <w:r w:rsidRPr="001F42D3">
        <w:t xml:space="preserve">ISO/IEEE Nomenclature mapping to </w:t>
      </w:r>
      <w:r w:rsidR="006D613E" w:rsidRPr="001F42D3">
        <w:t>HL7</w:t>
      </w:r>
      <w:r w:rsidR="00995105" w:rsidRPr="001F42D3">
        <w:t xml:space="preserve"> </w:t>
      </w:r>
      <w:r w:rsidRPr="001F42D3">
        <w:t>OBX-3 for further information on the mapping rules.</w:t>
      </w:r>
    </w:p>
    <w:p w14:paraId="6C743424" w14:textId="51FA288A" w:rsidR="00B11855" w:rsidRPr="001F42D3" w:rsidRDefault="003D003E" w:rsidP="00AF4ED1">
      <w:pPr>
        <w:pStyle w:val="BodyText"/>
      </w:pPr>
      <w:r w:rsidRPr="001F42D3">
        <w:t xml:space="preserve">Examples of ORU^R01^ORU_R01 messages implemented in </w:t>
      </w:r>
      <w:r w:rsidR="006D613E" w:rsidRPr="001F42D3">
        <w:t>HL7</w:t>
      </w:r>
      <w:r w:rsidR="00995105" w:rsidRPr="001F42D3">
        <w:t xml:space="preserve"> </w:t>
      </w:r>
      <w:r w:rsidR="00E86B15" w:rsidRPr="001F42D3">
        <w:t>Encoding Rules (</w:t>
      </w:r>
      <w:r w:rsidRPr="001F42D3">
        <w:t>ER</w:t>
      </w:r>
      <w:r w:rsidR="00E86B15" w:rsidRPr="001F42D3">
        <w:t>7)</w:t>
      </w:r>
      <w:r w:rsidRPr="001F42D3">
        <w:t xml:space="preserve"> are provided in Appendix E.</w:t>
      </w:r>
    </w:p>
    <w:p w14:paraId="41014635" w14:textId="7146EC63" w:rsidR="00B11855" w:rsidRPr="001F42D3" w:rsidRDefault="003D003E" w:rsidP="00123C7B">
      <w:pPr>
        <w:pStyle w:val="Heading5"/>
        <w:rPr>
          <w:noProof w:val="0"/>
        </w:rPr>
      </w:pPr>
      <w:bookmarkStart w:id="125" w:name="31414_Expected_Actions"/>
      <w:bookmarkStart w:id="126" w:name="_Toc401769762"/>
      <w:bookmarkStart w:id="127" w:name="_Toc181625105"/>
      <w:bookmarkEnd w:id="125"/>
      <w:r w:rsidRPr="001F42D3">
        <w:rPr>
          <w:noProof w:val="0"/>
        </w:rPr>
        <w:t>Expected Actions</w:t>
      </w:r>
      <w:bookmarkEnd w:id="126"/>
      <w:bookmarkEnd w:id="127"/>
    </w:p>
    <w:p w14:paraId="68EF4647" w14:textId="04F21AFD" w:rsidR="00B11855" w:rsidRPr="001F42D3" w:rsidRDefault="003D003E" w:rsidP="00AF4ED1">
      <w:pPr>
        <w:pStyle w:val="BodyText"/>
      </w:pPr>
      <w:r w:rsidRPr="001F42D3">
        <w:t xml:space="preserve">The ORU^R01^ORU_R01 message is sent from the DOR to the DOC. Upon </w:t>
      </w:r>
      <w:r w:rsidR="00403636" w:rsidRPr="001F42D3">
        <w:t>receipt,</w:t>
      </w:r>
      <w:r w:rsidRPr="001F42D3">
        <w:t xml:space="preserve"> the DOC validates the message and responds with an acknowledgement as defined in Appendix G.1.1 Acknowledgment Modes.</w:t>
      </w:r>
    </w:p>
    <w:p w14:paraId="3E6808A1" w14:textId="77777777" w:rsidR="00B11855" w:rsidRPr="001F42D3" w:rsidRDefault="003D003E" w:rsidP="00123C7B">
      <w:pPr>
        <w:pStyle w:val="Heading3"/>
        <w:rPr>
          <w:noProof w:val="0"/>
        </w:rPr>
      </w:pPr>
      <w:bookmarkStart w:id="128" w:name="_Toc401769319"/>
      <w:bookmarkStart w:id="129" w:name="_Toc401769763"/>
      <w:bookmarkStart w:id="130" w:name="_Toc181625106"/>
      <w:r w:rsidRPr="001F42D3">
        <w:rPr>
          <w:noProof w:val="0"/>
        </w:rPr>
        <w:t>Security Considerations</w:t>
      </w:r>
      <w:bookmarkEnd w:id="128"/>
      <w:bookmarkEnd w:id="129"/>
      <w:bookmarkEnd w:id="130"/>
    </w:p>
    <w:p w14:paraId="381FE57A" w14:textId="376EEB66" w:rsidR="009F4303" w:rsidRPr="001F42D3" w:rsidRDefault="003D003E" w:rsidP="00AF4ED1">
      <w:pPr>
        <w:pStyle w:val="BodyText"/>
      </w:pPr>
      <w:r w:rsidRPr="001F42D3">
        <w:t xml:space="preserve">During the </w:t>
      </w:r>
      <w:r w:rsidR="00403636" w:rsidRPr="001F42D3">
        <w:t>p</w:t>
      </w:r>
      <w:r w:rsidRPr="001F42D3">
        <w:t>rofile development there were no unusual security or privacy concerns identified. There are no mandatory security controls</w:t>
      </w:r>
      <w:r w:rsidR="00B34624"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3AB33CC2" w14:textId="6FC57022" w:rsidR="00B11855" w:rsidRPr="001F42D3" w:rsidRDefault="00BB3E0D" w:rsidP="00123C7B">
      <w:pPr>
        <w:pStyle w:val="Heading2"/>
        <w:rPr>
          <w:noProof w:val="0"/>
        </w:rPr>
      </w:pPr>
      <w:bookmarkStart w:id="131" w:name="_Toc181625107"/>
      <w:r w:rsidRPr="001F42D3">
        <w:rPr>
          <w:noProof w:val="0"/>
        </w:rPr>
        <w:lastRenderedPageBreak/>
        <w:t>[</w:t>
      </w:r>
      <w:r w:rsidR="009F4303" w:rsidRPr="001F42D3">
        <w:rPr>
          <w:noProof w:val="0"/>
        </w:rPr>
        <w:t>PCD-02</w:t>
      </w:r>
      <w:r w:rsidRPr="001F42D3">
        <w:rPr>
          <w:noProof w:val="0"/>
        </w:rPr>
        <w:t>]</w:t>
      </w:r>
      <w:r w:rsidR="009F4303" w:rsidRPr="001F42D3">
        <w:rPr>
          <w:noProof w:val="0"/>
        </w:rPr>
        <w:t xml:space="preserve"> Reserved</w:t>
      </w:r>
      <w:bookmarkEnd w:id="131"/>
    </w:p>
    <w:p w14:paraId="092EA43D" w14:textId="58F7903B" w:rsidR="00424D92" w:rsidRPr="001F42D3" w:rsidRDefault="00424D92" w:rsidP="00123C7B">
      <w:pPr>
        <w:pStyle w:val="Heading2"/>
        <w:rPr>
          <w:noProof w:val="0"/>
        </w:rPr>
      </w:pPr>
      <w:bookmarkStart w:id="132" w:name="_Toc401770150"/>
      <w:bookmarkStart w:id="133" w:name="_Toc401770344"/>
      <w:bookmarkStart w:id="134" w:name="_Toc401770537"/>
      <w:bookmarkStart w:id="135" w:name="_Toc401770731"/>
      <w:bookmarkStart w:id="136" w:name="_Toc401770926"/>
      <w:bookmarkStart w:id="137" w:name="_Toc401771121"/>
      <w:bookmarkStart w:id="138" w:name="_Toc401771315"/>
      <w:bookmarkStart w:id="139" w:name="_Toc401771507"/>
      <w:bookmarkStart w:id="140" w:name="_Toc401771700"/>
      <w:bookmarkStart w:id="141" w:name="_Toc401771893"/>
      <w:bookmarkStart w:id="142" w:name="_Toc401772086"/>
      <w:bookmarkStart w:id="143" w:name="_Toc401772674"/>
      <w:bookmarkStart w:id="144" w:name="_Toc401773302"/>
      <w:bookmarkStart w:id="145" w:name="_Toc401774178"/>
      <w:bookmarkStart w:id="146" w:name="_Toc401769321"/>
      <w:bookmarkStart w:id="147" w:name="_Toc401769765"/>
      <w:bookmarkStart w:id="148" w:name="_Toc401770151"/>
      <w:bookmarkStart w:id="149" w:name="_Toc401770345"/>
      <w:bookmarkStart w:id="150" w:name="_Toc401770538"/>
      <w:bookmarkStart w:id="151" w:name="_Toc401770732"/>
      <w:bookmarkStart w:id="152" w:name="_Toc401770927"/>
      <w:bookmarkStart w:id="153" w:name="_Toc401771122"/>
      <w:bookmarkStart w:id="154" w:name="_Toc401771316"/>
      <w:bookmarkStart w:id="155" w:name="_Toc401771508"/>
      <w:bookmarkStart w:id="156" w:name="_Toc401771701"/>
      <w:bookmarkStart w:id="157" w:name="_Toc401771894"/>
      <w:bookmarkStart w:id="158" w:name="_Toc401772087"/>
      <w:bookmarkStart w:id="159" w:name="_Toc401772675"/>
      <w:bookmarkStart w:id="160" w:name="_Toc401773303"/>
      <w:bookmarkStart w:id="161" w:name="_Toc401774179"/>
      <w:bookmarkStart w:id="162" w:name="33_PCD03_Communicate_Infusion_"/>
      <w:bookmarkStart w:id="163" w:name="_Toc401769322"/>
      <w:bookmarkStart w:id="164" w:name="_Toc401769766"/>
      <w:bookmarkStart w:id="165" w:name="_Toc18162510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roofErr w:type="gramStart"/>
      <w:r w:rsidRPr="001F42D3">
        <w:rPr>
          <w:noProof w:val="0"/>
        </w:rPr>
        <w:t>Communicate</w:t>
      </w:r>
      <w:proofErr w:type="gramEnd"/>
      <w:r w:rsidRPr="001F42D3">
        <w:rPr>
          <w:noProof w:val="0"/>
        </w:rPr>
        <w:t xml:space="preserve"> Infusion Order</w:t>
      </w:r>
      <w:bookmarkEnd w:id="163"/>
      <w:bookmarkEnd w:id="164"/>
      <w:r w:rsidR="00BB3E0D" w:rsidRPr="001F42D3">
        <w:rPr>
          <w:noProof w:val="0"/>
        </w:rPr>
        <w:t xml:space="preserve"> [PCD-03]</w:t>
      </w:r>
      <w:bookmarkEnd w:id="165"/>
    </w:p>
    <w:p w14:paraId="5D5F6FC1" w14:textId="40247D04" w:rsidR="00424D92" w:rsidRPr="001F42D3" w:rsidRDefault="00424D92" w:rsidP="00B74AE3">
      <w:pPr>
        <w:pStyle w:val="BodyText"/>
      </w:pPr>
      <w:r w:rsidRPr="001F42D3">
        <w:t xml:space="preserve">This section specifies </w:t>
      </w:r>
      <w:r w:rsidR="00647994" w:rsidRPr="001F42D3">
        <w:t>t</w:t>
      </w:r>
      <w:r w:rsidRPr="001F42D3">
        <w:t xml:space="preserve">ransaction </w:t>
      </w:r>
      <w:r w:rsidR="00647994" w:rsidRPr="001F42D3">
        <w:t>[PCD-03]</w:t>
      </w:r>
      <w:r w:rsidRPr="001F42D3">
        <w:t xml:space="preserve"> of the IHE Device</w:t>
      </w:r>
      <w:r w:rsidR="00F16DA2" w:rsidRPr="001F42D3">
        <w:t>s</w:t>
      </w:r>
      <w:r w:rsidRPr="001F42D3">
        <w:t xml:space="preserve"> Technical Framework. Transaction </w:t>
      </w:r>
      <w:r w:rsidR="00647994" w:rsidRPr="001F42D3">
        <w:t>[PCD-03]</w:t>
      </w:r>
      <w:r w:rsidRPr="001F42D3">
        <w:t xml:space="preserve"> is used by the Infusion Order Programmer and Infusion Order Consumer.</w:t>
      </w:r>
    </w:p>
    <w:p w14:paraId="314F36C6" w14:textId="06D8865C" w:rsidR="00424D92" w:rsidRPr="001F42D3" w:rsidRDefault="00424D92" w:rsidP="00B74AE3">
      <w:pPr>
        <w:pStyle w:val="BodyText"/>
      </w:pPr>
      <w:r w:rsidRPr="001F42D3">
        <w:t xml:space="preserve">Since the IOC is typically a gateway rather than an infusion pump, </w:t>
      </w:r>
      <w:proofErr w:type="gramStart"/>
      <w:r w:rsidRPr="001F42D3">
        <w:t>all of</w:t>
      </w:r>
      <w:proofErr w:type="gramEnd"/>
      <w:r w:rsidRPr="001F42D3">
        <w:t xml:space="preserve"> the information specified in the Communicate Infusion Order </w:t>
      </w:r>
      <w:r w:rsidR="007426DD" w:rsidRPr="001F42D3">
        <w:t xml:space="preserve">[PCD-03] </w:t>
      </w:r>
      <w:r w:rsidRPr="001F42D3">
        <w:t>transaction is not necessarily provided to or used to program the device.</w:t>
      </w:r>
    </w:p>
    <w:p w14:paraId="46F526D7" w14:textId="77777777" w:rsidR="00424D92" w:rsidRPr="001F42D3" w:rsidRDefault="00424D92" w:rsidP="00506FBD">
      <w:pPr>
        <w:pStyle w:val="Note"/>
        <w:ind w:left="0" w:hanging="2"/>
      </w:pPr>
      <w:r w:rsidRPr="001F42D3">
        <w:t xml:space="preserve">Note: </w:t>
      </w:r>
      <w:r w:rsidR="00FF5580" w:rsidRPr="001F42D3">
        <w:t>S</w:t>
      </w:r>
      <w:r w:rsidRPr="001F42D3">
        <w:t>ee related detail on infusion pump device models and data models in the Device Specialization – Infusion Pump</w:t>
      </w:r>
      <w:r w:rsidR="009536D7" w:rsidRPr="001F42D3">
        <w:t xml:space="preserve"> </w:t>
      </w:r>
      <w:r w:rsidRPr="001F42D3">
        <w:t xml:space="preserve">PCD profiles for large volume, syringe, and </w:t>
      </w:r>
      <w:proofErr w:type="gramStart"/>
      <w:r w:rsidRPr="001F42D3">
        <w:t>patient controlled</w:t>
      </w:r>
      <w:proofErr w:type="gramEnd"/>
      <w:r w:rsidRPr="001F42D3">
        <w:t xml:space="preserve"> analgesia (PCA) pumps.</w:t>
      </w:r>
    </w:p>
    <w:p w14:paraId="45DFE8F0" w14:textId="77777777" w:rsidR="00424D92" w:rsidRPr="001F42D3" w:rsidRDefault="00424D92" w:rsidP="00123C7B">
      <w:pPr>
        <w:pStyle w:val="Heading3"/>
        <w:rPr>
          <w:noProof w:val="0"/>
        </w:rPr>
      </w:pPr>
      <w:bookmarkStart w:id="166" w:name="331_Scope"/>
      <w:bookmarkStart w:id="167" w:name="_Toc401769323"/>
      <w:bookmarkStart w:id="168" w:name="_Toc401769767"/>
      <w:bookmarkStart w:id="169" w:name="_Toc181625109"/>
      <w:bookmarkEnd w:id="166"/>
      <w:r w:rsidRPr="001F42D3">
        <w:rPr>
          <w:noProof w:val="0"/>
        </w:rPr>
        <w:t>Scope</w:t>
      </w:r>
      <w:bookmarkEnd w:id="167"/>
      <w:bookmarkEnd w:id="168"/>
      <w:bookmarkEnd w:id="169"/>
    </w:p>
    <w:p w14:paraId="39F80911" w14:textId="77777777" w:rsidR="00424D92" w:rsidRPr="001F42D3" w:rsidRDefault="00424D92" w:rsidP="00BC58BD">
      <w:pPr>
        <w:pStyle w:val="BodyText"/>
      </w:pPr>
      <w:r w:rsidRPr="001F42D3">
        <w:t>This transaction is used to communicate Infusion Order parameters from an Infusion Order Programmer (IOP) to an Infusion Order Consumer (IOC).</w:t>
      </w:r>
    </w:p>
    <w:p w14:paraId="7B80AEC2" w14:textId="77777777" w:rsidR="00424D92" w:rsidRPr="001F42D3" w:rsidRDefault="00424D92" w:rsidP="00123C7B">
      <w:pPr>
        <w:pStyle w:val="Heading3"/>
        <w:rPr>
          <w:noProof w:val="0"/>
        </w:rPr>
      </w:pPr>
      <w:bookmarkStart w:id="170" w:name="332_Use_Case_Roles"/>
      <w:bookmarkStart w:id="171" w:name="_Toc401769324"/>
      <w:bookmarkStart w:id="172" w:name="_Toc401769768"/>
      <w:bookmarkStart w:id="173" w:name="_Toc181625110"/>
      <w:bookmarkEnd w:id="170"/>
      <w:r w:rsidRPr="001F42D3">
        <w:rPr>
          <w:noProof w:val="0"/>
        </w:rPr>
        <w:t>Use Case Roles</w:t>
      </w:r>
      <w:bookmarkEnd w:id="171"/>
      <w:bookmarkEnd w:id="172"/>
      <w:bookmarkEnd w:id="17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1F42D3" w14:paraId="0E7F5CD2" w14:textId="77777777" w:rsidTr="008C3E59">
        <w:tc>
          <w:tcPr>
            <w:tcW w:w="1548" w:type="dxa"/>
          </w:tcPr>
          <w:p w14:paraId="12BD43A9" w14:textId="77777777" w:rsidR="00855E3C" w:rsidRPr="001F42D3" w:rsidRDefault="00855E3C" w:rsidP="00855E3C">
            <w:pPr>
              <w:pStyle w:val="BodyText"/>
            </w:pPr>
            <w:r w:rsidRPr="001F42D3">
              <w:rPr>
                <w:rStyle w:val="Strong"/>
              </w:rPr>
              <w:t>Actor</w:t>
            </w:r>
          </w:p>
        </w:tc>
        <w:tc>
          <w:tcPr>
            <w:tcW w:w="8028" w:type="dxa"/>
          </w:tcPr>
          <w:p w14:paraId="01D9758D" w14:textId="77777777" w:rsidR="00855E3C" w:rsidRPr="001F42D3" w:rsidRDefault="00855E3C" w:rsidP="00A9614E">
            <w:pPr>
              <w:pStyle w:val="BodyText"/>
            </w:pPr>
            <w:r w:rsidRPr="001F42D3">
              <w:t>Infusion Order Programmer</w:t>
            </w:r>
          </w:p>
        </w:tc>
      </w:tr>
      <w:tr w:rsidR="00855E3C" w:rsidRPr="001F42D3" w14:paraId="5CEAFBA8" w14:textId="77777777" w:rsidTr="008C3E59">
        <w:tc>
          <w:tcPr>
            <w:tcW w:w="1548" w:type="dxa"/>
          </w:tcPr>
          <w:p w14:paraId="4718996A" w14:textId="77777777" w:rsidR="00855E3C" w:rsidRPr="001F42D3" w:rsidRDefault="00855E3C" w:rsidP="00855E3C">
            <w:pPr>
              <w:pStyle w:val="BodyText"/>
            </w:pPr>
            <w:r w:rsidRPr="001F42D3">
              <w:rPr>
                <w:rStyle w:val="Strong"/>
              </w:rPr>
              <w:t>Role</w:t>
            </w:r>
          </w:p>
        </w:tc>
        <w:tc>
          <w:tcPr>
            <w:tcW w:w="8028" w:type="dxa"/>
          </w:tcPr>
          <w:p w14:paraId="15C26009" w14:textId="77777777" w:rsidR="00855E3C" w:rsidRPr="001F42D3" w:rsidRDefault="00855E3C" w:rsidP="00A9614E">
            <w:pPr>
              <w:pStyle w:val="BodyText"/>
            </w:pPr>
            <w:r w:rsidRPr="001F42D3">
              <w:t>Sends Infusion Order parameters to IOC</w:t>
            </w:r>
          </w:p>
        </w:tc>
      </w:tr>
      <w:tr w:rsidR="00855E3C" w:rsidRPr="001F42D3" w14:paraId="55786BAE" w14:textId="77777777" w:rsidTr="008C3E59">
        <w:tc>
          <w:tcPr>
            <w:tcW w:w="1548" w:type="dxa"/>
          </w:tcPr>
          <w:p w14:paraId="3DC53353" w14:textId="77777777" w:rsidR="00855E3C" w:rsidRPr="001F42D3" w:rsidRDefault="00855E3C" w:rsidP="00855E3C">
            <w:pPr>
              <w:pStyle w:val="BodyText"/>
              <w:rPr>
                <w:rStyle w:val="Strong"/>
              </w:rPr>
            </w:pPr>
            <w:r w:rsidRPr="001F42D3">
              <w:rPr>
                <w:rStyle w:val="Strong"/>
              </w:rPr>
              <w:t>Actor</w:t>
            </w:r>
          </w:p>
        </w:tc>
        <w:tc>
          <w:tcPr>
            <w:tcW w:w="8028" w:type="dxa"/>
          </w:tcPr>
          <w:p w14:paraId="514EC214" w14:textId="77777777" w:rsidR="00855E3C" w:rsidRPr="001F42D3" w:rsidRDefault="00855E3C" w:rsidP="00A9614E">
            <w:pPr>
              <w:pStyle w:val="BodyText"/>
              <w:rPr>
                <w:rStyle w:val="Strong"/>
              </w:rPr>
            </w:pPr>
            <w:r w:rsidRPr="001F42D3">
              <w:t>Infusion Order Consumer</w:t>
            </w:r>
          </w:p>
        </w:tc>
      </w:tr>
      <w:tr w:rsidR="00855E3C" w:rsidRPr="001F42D3" w14:paraId="7F7BB5A2" w14:textId="77777777" w:rsidTr="008C3E59">
        <w:tc>
          <w:tcPr>
            <w:tcW w:w="1548" w:type="dxa"/>
          </w:tcPr>
          <w:p w14:paraId="07C7DA11" w14:textId="77777777" w:rsidR="00855E3C" w:rsidRPr="001F42D3" w:rsidRDefault="00855E3C" w:rsidP="00855E3C">
            <w:pPr>
              <w:pStyle w:val="BodyText"/>
              <w:rPr>
                <w:rStyle w:val="Strong"/>
              </w:rPr>
            </w:pPr>
            <w:r w:rsidRPr="001F42D3">
              <w:rPr>
                <w:rStyle w:val="Strong"/>
              </w:rPr>
              <w:t>Role</w:t>
            </w:r>
          </w:p>
        </w:tc>
        <w:tc>
          <w:tcPr>
            <w:tcW w:w="8028" w:type="dxa"/>
          </w:tcPr>
          <w:p w14:paraId="19056837" w14:textId="77777777" w:rsidR="00855E3C" w:rsidRPr="001F42D3" w:rsidRDefault="00855E3C" w:rsidP="00A9614E">
            <w:pPr>
              <w:pStyle w:val="BodyText"/>
              <w:rPr>
                <w:rStyle w:val="Strong"/>
              </w:rPr>
            </w:pPr>
            <w:r w:rsidRPr="001F42D3">
              <w:t>Receives Infusion Order parameters from IOP and in turn programs the pump</w:t>
            </w:r>
          </w:p>
        </w:tc>
      </w:tr>
    </w:tbl>
    <w:p w14:paraId="47F3F5C5" w14:textId="77777777" w:rsidR="00424D92" w:rsidRPr="001F42D3" w:rsidRDefault="00424D92" w:rsidP="00F7428B">
      <w:pPr>
        <w:pStyle w:val="BodyText"/>
      </w:pPr>
    </w:p>
    <w:p w14:paraId="75287263" w14:textId="098EC753" w:rsidR="00424D92" w:rsidRPr="001F42D3" w:rsidRDefault="00424D92" w:rsidP="00123C7B">
      <w:pPr>
        <w:pStyle w:val="Heading3"/>
        <w:rPr>
          <w:noProof w:val="0"/>
        </w:rPr>
      </w:pPr>
      <w:bookmarkStart w:id="174" w:name="333_Referenced_Standard"/>
      <w:bookmarkStart w:id="175" w:name="_Toc401769325"/>
      <w:bookmarkStart w:id="176" w:name="_Toc401769769"/>
      <w:bookmarkStart w:id="177" w:name="_Toc181625111"/>
      <w:bookmarkEnd w:id="174"/>
      <w:r w:rsidRPr="001F42D3">
        <w:rPr>
          <w:noProof w:val="0"/>
        </w:rPr>
        <w:t>Referenced Standard</w:t>
      </w:r>
      <w:bookmarkEnd w:id="175"/>
      <w:bookmarkEnd w:id="176"/>
      <w:r w:rsidR="00D72462" w:rsidRPr="001F42D3">
        <w:rPr>
          <w:noProof w:val="0"/>
        </w:rPr>
        <w:t>s</w:t>
      </w:r>
      <w:bookmarkEnd w:id="177"/>
    </w:p>
    <w:p w14:paraId="2BB9286B" w14:textId="1DC87833" w:rsidR="00424D92" w:rsidRPr="001F42D3" w:rsidRDefault="006D613E" w:rsidP="005C1693">
      <w:pPr>
        <w:pStyle w:val="ListBullet2"/>
      </w:pPr>
      <w:r w:rsidRPr="001F42D3">
        <w:t>HL7</w:t>
      </w:r>
      <w:r w:rsidR="00995105" w:rsidRPr="001F42D3">
        <w:t xml:space="preserve"> </w:t>
      </w:r>
      <w:r w:rsidR="00424D92" w:rsidRPr="001F42D3">
        <w:t>- HL7 Version 2.</w:t>
      </w:r>
      <w:del w:id="178" w:author="Kurt Elliason" w:date="2025-09-23T18:35:00Z" w16du:dateUtc="2025-09-23T23:35:00Z">
        <w:r w:rsidR="00424D92" w:rsidRPr="001F42D3" w:rsidDel="001E5ED3">
          <w:delText xml:space="preserve">6 </w:delText>
        </w:r>
      </w:del>
      <w:ins w:id="179" w:author="Kurt Elliason" w:date="2025-09-23T18:35:00Z" w16du:dateUtc="2025-09-23T23:35:00Z">
        <w:r w:rsidR="001E5ED3">
          <w:t>8.1</w:t>
        </w:r>
        <w:r w:rsidR="001E5ED3" w:rsidRPr="001F42D3">
          <w:t xml:space="preserve"> </w:t>
        </w:r>
      </w:ins>
      <w:r w:rsidR="00424D92" w:rsidRPr="001F42D3">
        <w:t>Ch4</w:t>
      </w:r>
      <w:ins w:id="180" w:author="Kurt Elliason" w:date="2025-09-23T18:35:00Z" w16du:dateUtc="2025-09-23T23:35:00Z">
        <w:r w:rsidR="001E5ED3">
          <w:t>A</w:t>
        </w:r>
      </w:ins>
      <w:r w:rsidR="00424D92" w:rsidRPr="001F42D3">
        <w:t xml:space="preserve"> Order Entry</w:t>
      </w:r>
    </w:p>
    <w:p w14:paraId="79504C70" w14:textId="77777777" w:rsidR="00424D92" w:rsidRPr="001F42D3" w:rsidRDefault="00424D92" w:rsidP="005C1693">
      <w:pPr>
        <w:pStyle w:val="ListBullet2"/>
      </w:pPr>
      <w:r w:rsidRPr="001F42D3">
        <w:t>ISO/IEEE 11073-10101 Nomenclature</w:t>
      </w:r>
    </w:p>
    <w:p w14:paraId="45818302" w14:textId="1927973A" w:rsidR="00D72462" w:rsidRPr="001F42D3" w:rsidRDefault="00D72462" w:rsidP="005C1693">
      <w:pPr>
        <w:pStyle w:val="ListBullet2"/>
      </w:pPr>
      <w:r w:rsidRPr="001F42D3">
        <w:t>ISO/IEEE 11073-10201 Domain Information Model</w:t>
      </w:r>
    </w:p>
    <w:p w14:paraId="18914E0A" w14:textId="25774970" w:rsidR="00424D92" w:rsidRPr="001F42D3" w:rsidRDefault="005B0C7C" w:rsidP="00123C7B">
      <w:pPr>
        <w:pStyle w:val="Heading3"/>
        <w:rPr>
          <w:noProof w:val="0"/>
        </w:rPr>
      </w:pPr>
      <w:bookmarkStart w:id="181" w:name="334_Interaction_Diagram"/>
      <w:bookmarkStart w:id="182" w:name="_Toc181625112"/>
      <w:bookmarkEnd w:id="181"/>
      <w:r w:rsidRPr="001F42D3">
        <w:rPr>
          <w:noProof w:val="0"/>
        </w:rPr>
        <w:t>Messages</w:t>
      </w:r>
      <w:bookmarkEnd w:id="182"/>
    </w:p>
    <w:p w14:paraId="196B9819" w14:textId="77777777" w:rsidR="00424D92" w:rsidRPr="001F42D3" w:rsidRDefault="00424D92" w:rsidP="001501FA">
      <w:pPr>
        <w:pStyle w:val="BodyText"/>
      </w:pPr>
      <w:r w:rsidRPr="001F42D3">
        <w:t>The following interaction diagram illustrates the implementation.</w:t>
      </w:r>
    </w:p>
    <w:p w14:paraId="4FB6AEFA" w14:textId="77777777" w:rsidR="00424D92" w:rsidRPr="001F42D3" w:rsidRDefault="00424D92" w:rsidP="001501FA">
      <w:pPr>
        <w:pStyle w:val="BodyText"/>
      </w:pPr>
    </w:p>
    <w:p w14:paraId="2E6399FE" w14:textId="77777777" w:rsidR="00BA6DD2" w:rsidRPr="001F42D3" w:rsidRDefault="00F73333" w:rsidP="007E3A28">
      <w:pPr>
        <w:pStyle w:val="BodyText"/>
        <w:jc w:val="center"/>
      </w:pPr>
      <w:r w:rsidRPr="001F42D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1F42D3" w:rsidRDefault="00BA6DD2" w:rsidP="001501FA">
      <w:pPr>
        <w:pStyle w:val="BodyText"/>
      </w:pPr>
    </w:p>
    <w:p w14:paraId="2471C45C" w14:textId="77777777" w:rsidR="00424D92" w:rsidRPr="001F42D3" w:rsidRDefault="00424D92" w:rsidP="00CF5627">
      <w:pPr>
        <w:pStyle w:val="FigureTitle"/>
      </w:pPr>
      <w:r w:rsidRPr="001F42D3">
        <w:t>Figure 3.3.4</w:t>
      </w:r>
      <w:r w:rsidR="00D52943" w:rsidRPr="001F42D3">
        <w:rPr>
          <w:rFonts w:eastAsia="MS Gothic"/>
        </w:rPr>
        <w:t>-</w:t>
      </w:r>
      <w:r w:rsidRPr="001F42D3">
        <w:t>1: Communicate Infusion Order</w:t>
      </w:r>
    </w:p>
    <w:p w14:paraId="3A7C4ADF" w14:textId="615120A0" w:rsidR="00424D92" w:rsidRPr="001F42D3" w:rsidRDefault="00647994" w:rsidP="00B74AE3">
      <w:pPr>
        <w:pStyle w:val="Heading4"/>
        <w:rPr>
          <w:noProof w:val="0"/>
        </w:rPr>
      </w:pPr>
      <w:bookmarkStart w:id="183" w:name="_Toc497485517"/>
      <w:bookmarkStart w:id="184" w:name="_Toc497485854"/>
      <w:bookmarkStart w:id="185" w:name="_Toc497486081"/>
      <w:bookmarkStart w:id="186" w:name="_Toc497486358"/>
      <w:bookmarkStart w:id="187" w:name="_Toc497486585"/>
      <w:bookmarkStart w:id="188" w:name="_Toc497493454"/>
      <w:bookmarkStart w:id="189" w:name="3341_PCD03_Communicate_Infusio"/>
      <w:bookmarkStart w:id="190" w:name="_Toc401769771"/>
      <w:bookmarkStart w:id="191" w:name="_Toc181625113"/>
      <w:bookmarkEnd w:id="183"/>
      <w:bookmarkEnd w:id="184"/>
      <w:bookmarkEnd w:id="185"/>
      <w:bookmarkEnd w:id="186"/>
      <w:bookmarkEnd w:id="187"/>
      <w:bookmarkEnd w:id="188"/>
      <w:bookmarkEnd w:id="189"/>
      <w:r w:rsidRPr="001F42D3">
        <w:rPr>
          <w:noProof w:val="0"/>
        </w:rPr>
        <w:t>PCD-03</w:t>
      </w:r>
      <w:r w:rsidR="00424D92" w:rsidRPr="001F42D3">
        <w:rPr>
          <w:noProof w:val="0"/>
        </w:rPr>
        <w:t xml:space="preserve"> Communicate Infusion Order (RGV^O15^RGV_O15) static definition</w:t>
      </w:r>
      <w:bookmarkEnd w:id="190"/>
      <w:bookmarkEnd w:id="191"/>
    </w:p>
    <w:p w14:paraId="4D512953" w14:textId="01B78D67" w:rsidR="00424D92" w:rsidRPr="001F42D3" w:rsidRDefault="00424D92" w:rsidP="001060A2">
      <w:pPr>
        <w:pStyle w:val="BodyText"/>
      </w:pPr>
      <w:r w:rsidRPr="001F42D3">
        <w:t xml:space="preserve">The </w:t>
      </w:r>
      <w:r w:rsidR="00647994" w:rsidRPr="001F42D3">
        <w:t>PCD-03</w:t>
      </w:r>
      <w:r w:rsidRPr="001F42D3">
        <w:t xml:space="preserve"> Communicate Infusion Order message is used to communicate infusion data from an Infusion Order Programmer (IOP) to an Infusion Order Consumer (IOC).</w:t>
      </w:r>
    </w:p>
    <w:p w14:paraId="3DAB269A" w14:textId="31ACE63A" w:rsidR="00424D92" w:rsidRPr="001F42D3" w:rsidRDefault="00424D92" w:rsidP="001060A2">
      <w:pPr>
        <w:pStyle w:val="BodyText"/>
      </w:pPr>
      <w:r w:rsidRPr="001F42D3">
        <w:t xml:space="preserve">Since the IOC is typically a gateway rather than an infusion pump, </w:t>
      </w:r>
      <w:proofErr w:type="gramStart"/>
      <w:r w:rsidRPr="001F42D3">
        <w:t>all of</w:t>
      </w:r>
      <w:proofErr w:type="gramEnd"/>
      <w:r w:rsidRPr="001F42D3">
        <w:t xml:space="preserve"> the information specified in the Communicate Infusion Order </w:t>
      </w:r>
      <w:r w:rsidR="007426DD" w:rsidRPr="001F42D3">
        <w:t xml:space="preserve">[PCD-03] </w:t>
      </w:r>
      <w:r w:rsidRPr="001F42D3">
        <w:t>transaction is not necessarily provided to or used to program the device.</w:t>
      </w:r>
    </w:p>
    <w:p w14:paraId="69F4A66D" w14:textId="510915E9" w:rsidR="00424D92" w:rsidRPr="001F42D3" w:rsidRDefault="00424D92" w:rsidP="001060A2">
      <w:pPr>
        <w:pStyle w:val="BodyText"/>
      </w:pPr>
      <w:r w:rsidRPr="001F42D3">
        <w:t xml:space="preserve">All </w:t>
      </w:r>
      <w:r w:rsidR="006D613E" w:rsidRPr="001F42D3">
        <w:t>HL7</w:t>
      </w:r>
      <w:r w:rsidR="00995105" w:rsidRPr="001F42D3">
        <w:t xml:space="preserve"> </w:t>
      </w:r>
      <w:r w:rsidRPr="001F42D3">
        <w:t xml:space="preserve">segments used in the </w:t>
      </w:r>
      <w:r w:rsidR="00647994" w:rsidRPr="001F42D3">
        <w:t>[PCD-03]</w:t>
      </w:r>
      <w:r w:rsidRPr="001F42D3">
        <w:t xml:space="preserve"> transaction are defined within this document. </w:t>
      </w:r>
    </w:p>
    <w:p w14:paraId="69A1A48C" w14:textId="05307891" w:rsidR="00F82FDF" w:rsidRPr="001F42D3" w:rsidRDefault="00424D92" w:rsidP="00DE39CA">
      <w:pPr>
        <w:pStyle w:val="Heading4"/>
        <w:rPr>
          <w:noProof w:val="0"/>
        </w:rPr>
      </w:pPr>
      <w:bookmarkStart w:id="192" w:name="3342_RGVO15RGVO15_PharmacyTrea"/>
      <w:bookmarkStart w:id="193" w:name="_Toc401769772"/>
      <w:bookmarkStart w:id="194" w:name="_Toc181625114"/>
      <w:bookmarkEnd w:id="192"/>
      <w:r w:rsidRPr="001F42D3">
        <w:rPr>
          <w:noProof w:val="0"/>
        </w:rPr>
        <w:t>RGV^O15^RGV_O15 Pharmacy/Treatment Give Message</w:t>
      </w:r>
      <w:bookmarkEnd w:id="193"/>
      <w:bookmarkEnd w:id="194"/>
    </w:p>
    <w:p w14:paraId="215FA4BD" w14:textId="77777777" w:rsidR="00424D92" w:rsidRPr="001F42D3" w:rsidRDefault="00424D92" w:rsidP="00CF5627">
      <w:pPr>
        <w:pStyle w:val="TableTitle"/>
      </w:pPr>
      <w:r w:rsidRPr="001F42D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1F42D3" w14:paraId="46CCA924" w14:textId="77777777" w:rsidTr="00A92110">
        <w:trPr>
          <w:cantSplit/>
          <w:tblHeader/>
          <w:jc w:val="center"/>
        </w:trPr>
        <w:tc>
          <w:tcPr>
            <w:tcW w:w="1860" w:type="dxa"/>
            <w:shd w:val="clear" w:color="auto" w:fill="D9D9D9"/>
          </w:tcPr>
          <w:p w14:paraId="6D3FB8B4" w14:textId="77777777" w:rsidR="00424D92" w:rsidRPr="001F42D3" w:rsidRDefault="00424D92" w:rsidP="00DE39CA">
            <w:pPr>
              <w:pStyle w:val="TableEntryHeader"/>
            </w:pPr>
            <w:r w:rsidRPr="001F42D3">
              <w:t>Segment</w:t>
            </w:r>
          </w:p>
        </w:tc>
        <w:tc>
          <w:tcPr>
            <w:tcW w:w="1860" w:type="dxa"/>
            <w:shd w:val="clear" w:color="auto" w:fill="D9D9D9"/>
          </w:tcPr>
          <w:p w14:paraId="409DCD9F" w14:textId="77777777" w:rsidR="00424D92" w:rsidRPr="001F42D3" w:rsidRDefault="00424D92" w:rsidP="00DE39CA">
            <w:pPr>
              <w:pStyle w:val="TableEntryHeader"/>
            </w:pPr>
            <w:r w:rsidRPr="001F42D3">
              <w:t>Meaning</w:t>
            </w:r>
          </w:p>
        </w:tc>
        <w:tc>
          <w:tcPr>
            <w:tcW w:w="1860" w:type="dxa"/>
            <w:shd w:val="clear" w:color="auto" w:fill="D9D9D9"/>
          </w:tcPr>
          <w:p w14:paraId="00E62CE6" w14:textId="77777777" w:rsidR="00424D92" w:rsidRPr="001F42D3" w:rsidRDefault="00424D92" w:rsidP="00DE39CA">
            <w:pPr>
              <w:pStyle w:val="TableEntryHeader"/>
            </w:pPr>
            <w:r w:rsidRPr="001F42D3">
              <w:t>Usage</w:t>
            </w:r>
          </w:p>
        </w:tc>
        <w:tc>
          <w:tcPr>
            <w:tcW w:w="1860" w:type="dxa"/>
            <w:shd w:val="clear" w:color="auto" w:fill="D9D9D9"/>
          </w:tcPr>
          <w:p w14:paraId="195528C2" w14:textId="77777777" w:rsidR="00424D92" w:rsidRPr="001F42D3" w:rsidRDefault="00424D92" w:rsidP="00DE39CA">
            <w:pPr>
              <w:pStyle w:val="TableEntryHeader"/>
            </w:pPr>
            <w:r w:rsidRPr="001F42D3">
              <w:t>Card</w:t>
            </w:r>
          </w:p>
        </w:tc>
        <w:tc>
          <w:tcPr>
            <w:tcW w:w="1860" w:type="dxa"/>
            <w:shd w:val="clear" w:color="auto" w:fill="D9D9D9"/>
          </w:tcPr>
          <w:p w14:paraId="73094C9A" w14:textId="305C333A" w:rsidR="00424D92" w:rsidRPr="001F42D3" w:rsidRDefault="006D613E" w:rsidP="00DE39CA">
            <w:pPr>
              <w:pStyle w:val="TableEntryHeader"/>
            </w:pPr>
            <w:r w:rsidRPr="001F42D3">
              <w:t>HL7</w:t>
            </w:r>
            <w:r w:rsidR="00995105" w:rsidRPr="001F42D3">
              <w:t xml:space="preserve"> </w:t>
            </w:r>
            <w:r w:rsidR="00424D92" w:rsidRPr="001F42D3">
              <w:t>Chapter</w:t>
            </w:r>
          </w:p>
        </w:tc>
      </w:tr>
      <w:tr w:rsidR="00C40FD5" w:rsidRPr="001F42D3" w14:paraId="4F1278DC" w14:textId="77777777" w:rsidTr="009B6563">
        <w:trPr>
          <w:cantSplit/>
          <w:jc w:val="center"/>
        </w:trPr>
        <w:tc>
          <w:tcPr>
            <w:tcW w:w="1860" w:type="dxa"/>
          </w:tcPr>
          <w:p w14:paraId="3481AF9B" w14:textId="77777777" w:rsidR="00424D92" w:rsidRPr="001F42D3" w:rsidRDefault="00424D92" w:rsidP="006C0E8E">
            <w:pPr>
              <w:pStyle w:val="TableEntry"/>
              <w:keepNext/>
            </w:pPr>
            <w:r w:rsidRPr="001F42D3">
              <w:t>MSH</w:t>
            </w:r>
          </w:p>
        </w:tc>
        <w:tc>
          <w:tcPr>
            <w:tcW w:w="1860" w:type="dxa"/>
          </w:tcPr>
          <w:p w14:paraId="6E3AABDE" w14:textId="77777777" w:rsidR="00424D92" w:rsidRPr="001F42D3" w:rsidRDefault="00424D92" w:rsidP="006C0E8E">
            <w:pPr>
              <w:pStyle w:val="TableEntry"/>
              <w:keepNext/>
            </w:pPr>
            <w:r w:rsidRPr="001F42D3">
              <w:t>Message Header</w:t>
            </w:r>
          </w:p>
        </w:tc>
        <w:tc>
          <w:tcPr>
            <w:tcW w:w="1860" w:type="dxa"/>
          </w:tcPr>
          <w:p w14:paraId="5BE04654" w14:textId="77777777" w:rsidR="00424D92" w:rsidRPr="001F42D3" w:rsidRDefault="00424D92" w:rsidP="006C0E8E">
            <w:pPr>
              <w:pStyle w:val="TableEntry"/>
              <w:keepNext/>
            </w:pPr>
            <w:r w:rsidRPr="001F42D3">
              <w:t>R</w:t>
            </w:r>
          </w:p>
        </w:tc>
        <w:tc>
          <w:tcPr>
            <w:tcW w:w="1860" w:type="dxa"/>
          </w:tcPr>
          <w:p w14:paraId="45F6E6E5" w14:textId="77777777" w:rsidR="00424D92" w:rsidRPr="001F42D3" w:rsidRDefault="00424D92" w:rsidP="006C0E8E">
            <w:pPr>
              <w:pStyle w:val="TableEntry"/>
              <w:keepNext/>
            </w:pPr>
            <w:r w:rsidRPr="001F42D3">
              <w:t>[1..1]</w:t>
            </w:r>
          </w:p>
        </w:tc>
        <w:tc>
          <w:tcPr>
            <w:tcW w:w="1860" w:type="dxa"/>
          </w:tcPr>
          <w:p w14:paraId="2C04CBFD" w14:textId="77777777" w:rsidR="00424D92" w:rsidRPr="001F42D3" w:rsidRDefault="00424D92" w:rsidP="006C0E8E">
            <w:pPr>
              <w:pStyle w:val="TableEntry"/>
              <w:keepNext/>
            </w:pPr>
            <w:r w:rsidRPr="001F42D3">
              <w:t>2</w:t>
            </w:r>
          </w:p>
        </w:tc>
      </w:tr>
      <w:tr w:rsidR="00C40FD5" w:rsidRPr="001F42D3" w14:paraId="65EAB8C1" w14:textId="77777777" w:rsidTr="009B6563">
        <w:trPr>
          <w:cantSplit/>
          <w:jc w:val="center"/>
        </w:trPr>
        <w:tc>
          <w:tcPr>
            <w:tcW w:w="1860" w:type="dxa"/>
          </w:tcPr>
          <w:p w14:paraId="12B3627F" w14:textId="77777777" w:rsidR="00424D92" w:rsidRPr="001F42D3" w:rsidRDefault="00424D92" w:rsidP="006C0E8E">
            <w:pPr>
              <w:pStyle w:val="TableEntry"/>
              <w:keepNext/>
            </w:pPr>
            <w:r w:rsidRPr="001F42D3">
              <w:t>[{ SFT }]</w:t>
            </w:r>
          </w:p>
        </w:tc>
        <w:tc>
          <w:tcPr>
            <w:tcW w:w="1860" w:type="dxa"/>
          </w:tcPr>
          <w:p w14:paraId="06D65C0F" w14:textId="77777777" w:rsidR="00424D92" w:rsidRPr="001F42D3" w:rsidRDefault="00424D92" w:rsidP="006C0E8E">
            <w:pPr>
              <w:pStyle w:val="TableEntry"/>
              <w:keepNext/>
            </w:pPr>
            <w:r w:rsidRPr="001F42D3">
              <w:t>Software</w:t>
            </w:r>
          </w:p>
        </w:tc>
        <w:tc>
          <w:tcPr>
            <w:tcW w:w="1860" w:type="dxa"/>
          </w:tcPr>
          <w:p w14:paraId="68966E95" w14:textId="77777777" w:rsidR="00424D92" w:rsidRPr="001F42D3" w:rsidRDefault="00424D92" w:rsidP="006C0E8E">
            <w:pPr>
              <w:pStyle w:val="TableEntry"/>
              <w:keepNext/>
            </w:pPr>
            <w:r w:rsidRPr="001F42D3">
              <w:t>X</w:t>
            </w:r>
          </w:p>
        </w:tc>
        <w:tc>
          <w:tcPr>
            <w:tcW w:w="1860" w:type="dxa"/>
          </w:tcPr>
          <w:p w14:paraId="6E1D40BD" w14:textId="77777777" w:rsidR="00424D92" w:rsidRPr="001F42D3" w:rsidRDefault="00424D92" w:rsidP="006C0E8E">
            <w:pPr>
              <w:pStyle w:val="TableEntry"/>
              <w:keepNext/>
              <w:rPr>
                <w:rFonts w:ascii="Arial" w:hAnsi="Arial" w:cs="Courier New"/>
                <w:color w:val="000000"/>
              </w:rPr>
            </w:pPr>
          </w:p>
        </w:tc>
        <w:tc>
          <w:tcPr>
            <w:tcW w:w="1860" w:type="dxa"/>
          </w:tcPr>
          <w:p w14:paraId="7349811A" w14:textId="77777777" w:rsidR="00424D92" w:rsidRPr="001F42D3" w:rsidRDefault="00424D92" w:rsidP="006C0E8E">
            <w:pPr>
              <w:pStyle w:val="TableEntry"/>
              <w:keepNext/>
            </w:pPr>
            <w:r w:rsidRPr="001F42D3">
              <w:t>2</w:t>
            </w:r>
          </w:p>
        </w:tc>
      </w:tr>
      <w:tr w:rsidR="00C40FD5" w:rsidRPr="001F42D3" w14:paraId="1E70B962" w14:textId="77777777" w:rsidTr="009B6563">
        <w:trPr>
          <w:cantSplit/>
          <w:jc w:val="center"/>
        </w:trPr>
        <w:tc>
          <w:tcPr>
            <w:tcW w:w="1860" w:type="dxa"/>
          </w:tcPr>
          <w:p w14:paraId="78BEBD1F" w14:textId="77777777" w:rsidR="00424D92" w:rsidRPr="001F42D3" w:rsidRDefault="00424D92" w:rsidP="006C0E8E">
            <w:pPr>
              <w:pStyle w:val="TableEntry"/>
              <w:keepNext/>
            </w:pPr>
            <w:r w:rsidRPr="001F42D3">
              <w:t>[{ NTE }]</w:t>
            </w:r>
          </w:p>
        </w:tc>
        <w:tc>
          <w:tcPr>
            <w:tcW w:w="1860" w:type="dxa"/>
          </w:tcPr>
          <w:p w14:paraId="486A3583" w14:textId="77777777" w:rsidR="00424D92" w:rsidRPr="001F42D3" w:rsidRDefault="00424D92" w:rsidP="006C0E8E">
            <w:pPr>
              <w:pStyle w:val="TableEntry"/>
              <w:keepNext/>
            </w:pPr>
            <w:r w:rsidRPr="001F42D3">
              <w:t>Notes and Comments (for Header)</w:t>
            </w:r>
          </w:p>
        </w:tc>
        <w:tc>
          <w:tcPr>
            <w:tcW w:w="1860" w:type="dxa"/>
          </w:tcPr>
          <w:p w14:paraId="2D93C81E" w14:textId="77777777" w:rsidR="00424D92" w:rsidRPr="001F42D3" w:rsidRDefault="00424D92" w:rsidP="006C0E8E">
            <w:pPr>
              <w:pStyle w:val="TableEntry"/>
              <w:keepNext/>
            </w:pPr>
            <w:r w:rsidRPr="001F42D3">
              <w:t>X</w:t>
            </w:r>
          </w:p>
        </w:tc>
        <w:tc>
          <w:tcPr>
            <w:tcW w:w="1860" w:type="dxa"/>
          </w:tcPr>
          <w:p w14:paraId="19710576" w14:textId="77777777" w:rsidR="00424D92" w:rsidRPr="001F42D3" w:rsidRDefault="00424D92" w:rsidP="006C0E8E">
            <w:pPr>
              <w:pStyle w:val="TableEntry"/>
              <w:keepNext/>
              <w:rPr>
                <w:rFonts w:ascii="Arial" w:hAnsi="Arial" w:cs="Courier New"/>
                <w:color w:val="000000"/>
              </w:rPr>
            </w:pPr>
          </w:p>
        </w:tc>
        <w:tc>
          <w:tcPr>
            <w:tcW w:w="1860" w:type="dxa"/>
          </w:tcPr>
          <w:p w14:paraId="1FEB3C30" w14:textId="77777777" w:rsidR="00424D92" w:rsidRPr="001F42D3" w:rsidRDefault="00424D92" w:rsidP="006C0E8E">
            <w:pPr>
              <w:pStyle w:val="TableEntry"/>
              <w:keepNext/>
            </w:pPr>
            <w:r w:rsidRPr="001F42D3">
              <w:t>2</w:t>
            </w:r>
          </w:p>
        </w:tc>
      </w:tr>
      <w:tr w:rsidR="00C40FD5" w:rsidRPr="001F42D3" w14:paraId="6A4D408C" w14:textId="77777777" w:rsidTr="009B6563">
        <w:trPr>
          <w:cantSplit/>
          <w:jc w:val="center"/>
        </w:trPr>
        <w:tc>
          <w:tcPr>
            <w:tcW w:w="1860" w:type="dxa"/>
          </w:tcPr>
          <w:p w14:paraId="6584A410" w14:textId="77777777" w:rsidR="00424D92" w:rsidRPr="001F42D3" w:rsidRDefault="00424D92" w:rsidP="006C0E8E">
            <w:pPr>
              <w:pStyle w:val="TableEntry"/>
              <w:keepNext/>
            </w:pPr>
            <w:r w:rsidRPr="001F42D3">
              <w:t xml:space="preserve">[  </w:t>
            </w:r>
          </w:p>
        </w:tc>
        <w:tc>
          <w:tcPr>
            <w:tcW w:w="1860" w:type="dxa"/>
          </w:tcPr>
          <w:p w14:paraId="2C96F43F" w14:textId="77777777" w:rsidR="00424D92" w:rsidRPr="001F42D3" w:rsidRDefault="00424D92" w:rsidP="006C0E8E">
            <w:pPr>
              <w:pStyle w:val="TableEntry"/>
              <w:keepNext/>
            </w:pPr>
            <w:r w:rsidRPr="001F42D3">
              <w:t>--- PATIENT begin</w:t>
            </w:r>
          </w:p>
        </w:tc>
        <w:tc>
          <w:tcPr>
            <w:tcW w:w="1860" w:type="dxa"/>
          </w:tcPr>
          <w:p w14:paraId="3624E715" w14:textId="77777777" w:rsidR="00424D92" w:rsidRPr="001F42D3" w:rsidRDefault="00424D92" w:rsidP="006C0E8E">
            <w:pPr>
              <w:pStyle w:val="TableEntry"/>
              <w:keepNext/>
              <w:rPr>
                <w:rFonts w:ascii="Arial" w:hAnsi="Arial" w:cs="Courier New"/>
                <w:color w:val="000000"/>
              </w:rPr>
            </w:pPr>
          </w:p>
        </w:tc>
        <w:tc>
          <w:tcPr>
            <w:tcW w:w="1860" w:type="dxa"/>
          </w:tcPr>
          <w:p w14:paraId="40C1F46F" w14:textId="77777777" w:rsidR="00424D92" w:rsidRPr="001F42D3" w:rsidRDefault="00424D92" w:rsidP="006C0E8E">
            <w:pPr>
              <w:pStyle w:val="TableEntry"/>
              <w:keepNext/>
              <w:rPr>
                <w:rFonts w:ascii="Arial" w:hAnsi="Arial" w:cs="Courier New"/>
                <w:color w:val="000000"/>
              </w:rPr>
            </w:pPr>
          </w:p>
        </w:tc>
        <w:tc>
          <w:tcPr>
            <w:tcW w:w="1860" w:type="dxa"/>
          </w:tcPr>
          <w:p w14:paraId="6BCB1E10" w14:textId="77777777" w:rsidR="00424D92" w:rsidRPr="001F42D3" w:rsidRDefault="00424D92" w:rsidP="006C0E8E">
            <w:pPr>
              <w:pStyle w:val="TableEntry"/>
              <w:keepNext/>
              <w:rPr>
                <w:rFonts w:ascii="Arial" w:hAnsi="Arial" w:cs="Courier New"/>
                <w:color w:val="000000"/>
              </w:rPr>
            </w:pPr>
          </w:p>
        </w:tc>
      </w:tr>
      <w:tr w:rsidR="00C40FD5" w:rsidRPr="001F42D3" w14:paraId="0A9C62E5" w14:textId="77777777" w:rsidTr="009B6563">
        <w:trPr>
          <w:cantSplit/>
          <w:jc w:val="center"/>
        </w:trPr>
        <w:tc>
          <w:tcPr>
            <w:tcW w:w="1860" w:type="dxa"/>
          </w:tcPr>
          <w:p w14:paraId="30B23B10" w14:textId="77777777" w:rsidR="00424D92" w:rsidRPr="001F42D3" w:rsidRDefault="00424D92" w:rsidP="006C0E8E">
            <w:pPr>
              <w:pStyle w:val="TableEntry"/>
              <w:keepNext/>
            </w:pPr>
            <w:r w:rsidRPr="001F42D3">
              <w:t xml:space="preserve">      PID</w:t>
            </w:r>
          </w:p>
        </w:tc>
        <w:tc>
          <w:tcPr>
            <w:tcW w:w="1860" w:type="dxa"/>
          </w:tcPr>
          <w:p w14:paraId="4090A67C" w14:textId="77777777" w:rsidR="00424D92" w:rsidRPr="001F42D3" w:rsidRDefault="00424D92" w:rsidP="006C0E8E">
            <w:pPr>
              <w:pStyle w:val="TableEntry"/>
              <w:keepNext/>
            </w:pPr>
            <w:r w:rsidRPr="001F42D3">
              <w:t>Patient Identification</w:t>
            </w:r>
          </w:p>
        </w:tc>
        <w:tc>
          <w:tcPr>
            <w:tcW w:w="1860" w:type="dxa"/>
          </w:tcPr>
          <w:p w14:paraId="084FBC71" w14:textId="77777777" w:rsidR="00424D92" w:rsidRPr="001F42D3" w:rsidRDefault="00424D92" w:rsidP="006C0E8E">
            <w:pPr>
              <w:pStyle w:val="TableEntry"/>
              <w:keepNext/>
            </w:pPr>
            <w:r w:rsidRPr="001F42D3">
              <w:t>R</w:t>
            </w:r>
          </w:p>
        </w:tc>
        <w:tc>
          <w:tcPr>
            <w:tcW w:w="1860" w:type="dxa"/>
          </w:tcPr>
          <w:p w14:paraId="75FCE2E9" w14:textId="77777777" w:rsidR="00424D92" w:rsidRPr="001F42D3" w:rsidRDefault="00424D92" w:rsidP="006C0E8E">
            <w:pPr>
              <w:pStyle w:val="TableEntry"/>
              <w:keepNext/>
            </w:pPr>
            <w:r w:rsidRPr="001F42D3">
              <w:t>[1..1]</w:t>
            </w:r>
          </w:p>
        </w:tc>
        <w:tc>
          <w:tcPr>
            <w:tcW w:w="1860" w:type="dxa"/>
          </w:tcPr>
          <w:p w14:paraId="0199F6C4" w14:textId="77777777" w:rsidR="00424D92" w:rsidRPr="001F42D3" w:rsidRDefault="00424D92" w:rsidP="006C0E8E">
            <w:pPr>
              <w:pStyle w:val="TableEntry"/>
              <w:keepNext/>
            </w:pPr>
            <w:r w:rsidRPr="001F42D3">
              <w:t>3</w:t>
            </w:r>
          </w:p>
        </w:tc>
      </w:tr>
      <w:tr w:rsidR="00C40FD5" w:rsidRPr="001F42D3" w14:paraId="4E713B03" w14:textId="77777777" w:rsidTr="009B6563">
        <w:trPr>
          <w:cantSplit/>
          <w:jc w:val="center"/>
        </w:trPr>
        <w:tc>
          <w:tcPr>
            <w:tcW w:w="1860" w:type="dxa"/>
          </w:tcPr>
          <w:p w14:paraId="2C8AACAE" w14:textId="77777777" w:rsidR="00424D92" w:rsidRPr="001F42D3" w:rsidRDefault="00424D92" w:rsidP="001060A2">
            <w:pPr>
              <w:pStyle w:val="TableEntry"/>
            </w:pPr>
            <w:r w:rsidRPr="001F42D3">
              <w:t xml:space="preserve">   [{ NTE }]</w:t>
            </w:r>
          </w:p>
        </w:tc>
        <w:tc>
          <w:tcPr>
            <w:tcW w:w="1860" w:type="dxa"/>
          </w:tcPr>
          <w:p w14:paraId="5F0F6B1C" w14:textId="77777777" w:rsidR="00424D92" w:rsidRPr="001F42D3" w:rsidRDefault="00424D92" w:rsidP="001060A2">
            <w:pPr>
              <w:pStyle w:val="TableEntry"/>
            </w:pPr>
            <w:r w:rsidRPr="001F42D3">
              <w:t>Notes and Comments (for PID)</w:t>
            </w:r>
          </w:p>
        </w:tc>
        <w:tc>
          <w:tcPr>
            <w:tcW w:w="1860" w:type="dxa"/>
          </w:tcPr>
          <w:p w14:paraId="6D8CF5D6" w14:textId="77777777" w:rsidR="00424D92" w:rsidRPr="001F42D3" w:rsidRDefault="00424D92" w:rsidP="001060A2">
            <w:pPr>
              <w:pStyle w:val="TableEntry"/>
            </w:pPr>
            <w:r w:rsidRPr="001F42D3">
              <w:t>X</w:t>
            </w:r>
          </w:p>
        </w:tc>
        <w:tc>
          <w:tcPr>
            <w:tcW w:w="1860" w:type="dxa"/>
          </w:tcPr>
          <w:p w14:paraId="53C00109" w14:textId="77777777" w:rsidR="00424D92" w:rsidRPr="001F42D3" w:rsidRDefault="00424D92" w:rsidP="001060A2">
            <w:pPr>
              <w:pStyle w:val="TableEntry"/>
              <w:rPr>
                <w:rFonts w:ascii="Arial" w:hAnsi="Arial" w:cs="Courier New"/>
                <w:color w:val="000000"/>
              </w:rPr>
            </w:pPr>
          </w:p>
        </w:tc>
        <w:tc>
          <w:tcPr>
            <w:tcW w:w="1860" w:type="dxa"/>
          </w:tcPr>
          <w:p w14:paraId="07F49E80" w14:textId="77777777" w:rsidR="00424D92" w:rsidRPr="001F42D3" w:rsidRDefault="00424D92" w:rsidP="001060A2">
            <w:pPr>
              <w:pStyle w:val="TableEntry"/>
            </w:pPr>
            <w:r w:rsidRPr="001F42D3">
              <w:t>2</w:t>
            </w:r>
          </w:p>
        </w:tc>
      </w:tr>
      <w:tr w:rsidR="00C40FD5" w:rsidRPr="001F42D3" w14:paraId="4F3A54F0" w14:textId="77777777" w:rsidTr="009B6563">
        <w:trPr>
          <w:cantSplit/>
          <w:jc w:val="center"/>
        </w:trPr>
        <w:tc>
          <w:tcPr>
            <w:tcW w:w="1860" w:type="dxa"/>
          </w:tcPr>
          <w:p w14:paraId="68F1C9DD" w14:textId="77777777" w:rsidR="00424D92" w:rsidRPr="001F42D3" w:rsidRDefault="00424D92" w:rsidP="001060A2">
            <w:pPr>
              <w:pStyle w:val="TableEntry"/>
            </w:pPr>
            <w:r w:rsidRPr="001F42D3">
              <w:t xml:space="preserve">   [{ AL1 }]</w:t>
            </w:r>
          </w:p>
        </w:tc>
        <w:tc>
          <w:tcPr>
            <w:tcW w:w="1860" w:type="dxa"/>
          </w:tcPr>
          <w:p w14:paraId="1EDA1315" w14:textId="77777777" w:rsidR="00424D92" w:rsidRPr="001F42D3" w:rsidRDefault="00424D92" w:rsidP="001060A2">
            <w:pPr>
              <w:pStyle w:val="TableEntry"/>
            </w:pPr>
            <w:r w:rsidRPr="001F42D3">
              <w:t>Allergy Information</w:t>
            </w:r>
          </w:p>
        </w:tc>
        <w:tc>
          <w:tcPr>
            <w:tcW w:w="1860" w:type="dxa"/>
          </w:tcPr>
          <w:p w14:paraId="2F1AC068" w14:textId="77777777" w:rsidR="00424D92" w:rsidRPr="001F42D3" w:rsidRDefault="00424D92" w:rsidP="001060A2">
            <w:pPr>
              <w:pStyle w:val="TableEntry"/>
            </w:pPr>
            <w:r w:rsidRPr="001F42D3">
              <w:t>X</w:t>
            </w:r>
          </w:p>
        </w:tc>
        <w:tc>
          <w:tcPr>
            <w:tcW w:w="1860" w:type="dxa"/>
          </w:tcPr>
          <w:p w14:paraId="30541CF7" w14:textId="77777777" w:rsidR="00424D92" w:rsidRPr="001F42D3" w:rsidRDefault="00424D92" w:rsidP="001060A2">
            <w:pPr>
              <w:pStyle w:val="TableEntry"/>
              <w:rPr>
                <w:rFonts w:ascii="Arial" w:hAnsi="Arial" w:cs="Courier New"/>
                <w:color w:val="000000"/>
              </w:rPr>
            </w:pPr>
          </w:p>
        </w:tc>
        <w:tc>
          <w:tcPr>
            <w:tcW w:w="1860" w:type="dxa"/>
          </w:tcPr>
          <w:p w14:paraId="25E7F8A3" w14:textId="77777777" w:rsidR="00424D92" w:rsidRPr="001F42D3" w:rsidRDefault="00424D92" w:rsidP="001060A2">
            <w:pPr>
              <w:pStyle w:val="TableEntry"/>
            </w:pPr>
            <w:r w:rsidRPr="001F42D3">
              <w:t>2</w:t>
            </w:r>
          </w:p>
        </w:tc>
      </w:tr>
      <w:tr w:rsidR="00C40FD5" w:rsidRPr="001F42D3" w14:paraId="78165BC2" w14:textId="77777777" w:rsidTr="009B6563">
        <w:trPr>
          <w:cantSplit/>
          <w:jc w:val="center"/>
        </w:trPr>
        <w:tc>
          <w:tcPr>
            <w:tcW w:w="1860" w:type="dxa"/>
          </w:tcPr>
          <w:p w14:paraId="0BD95F38" w14:textId="77777777" w:rsidR="00424D92" w:rsidRPr="001F42D3" w:rsidRDefault="00424D92" w:rsidP="001060A2">
            <w:pPr>
              <w:pStyle w:val="TableEntry"/>
            </w:pPr>
            <w:r w:rsidRPr="001F42D3">
              <w:t xml:space="preserve">   [  </w:t>
            </w:r>
          </w:p>
        </w:tc>
        <w:tc>
          <w:tcPr>
            <w:tcW w:w="1860" w:type="dxa"/>
          </w:tcPr>
          <w:p w14:paraId="2D26ADA1" w14:textId="77777777" w:rsidR="00424D92" w:rsidRPr="001F42D3" w:rsidRDefault="00424D92" w:rsidP="001060A2">
            <w:pPr>
              <w:pStyle w:val="TableEntry"/>
            </w:pPr>
            <w:r w:rsidRPr="001F42D3">
              <w:t>--- PATIENT_VISIT begin</w:t>
            </w:r>
          </w:p>
        </w:tc>
        <w:tc>
          <w:tcPr>
            <w:tcW w:w="1860" w:type="dxa"/>
          </w:tcPr>
          <w:p w14:paraId="3FDFBB80" w14:textId="77777777" w:rsidR="00424D92" w:rsidRPr="001F42D3" w:rsidRDefault="00424D92" w:rsidP="001060A2">
            <w:pPr>
              <w:pStyle w:val="TableEntry"/>
              <w:rPr>
                <w:rFonts w:ascii="Arial" w:hAnsi="Arial" w:cs="Courier New"/>
                <w:color w:val="000000"/>
              </w:rPr>
            </w:pPr>
          </w:p>
        </w:tc>
        <w:tc>
          <w:tcPr>
            <w:tcW w:w="1860" w:type="dxa"/>
          </w:tcPr>
          <w:p w14:paraId="0528F851" w14:textId="77777777" w:rsidR="00424D92" w:rsidRPr="001F42D3" w:rsidRDefault="00424D92" w:rsidP="001060A2">
            <w:pPr>
              <w:pStyle w:val="TableEntry"/>
              <w:rPr>
                <w:rFonts w:ascii="Arial" w:hAnsi="Arial" w:cs="Courier New"/>
                <w:color w:val="000000"/>
              </w:rPr>
            </w:pPr>
          </w:p>
        </w:tc>
        <w:tc>
          <w:tcPr>
            <w:tcW w:w="1860" w:type="dxa"/>
          </w:tcPr>
          <w:p w14:paraId="0FCAF499" w14:textId="77777777" w:rsidR="00424D92" w:rsidRPr="001F42D3" w:rsidRDefault="00424D92" w:rsidP="001060A2">
            <w:pPr>
              <w:pStyle w:val="TableEntry"/>
              <w:rPr>
                <w:rFonts w:ascii="Arial" w:hAnsi="Arial" w:cs="Courier New"/>
                <w:color w:val="000000"/>
              </w:rPr>
            </w:pPr>
          </w:p>
        </w:tc>
      </w:tr>
      <w:tr w:rsidR="00C40FD5" w:rsidRPr="001F42D3" w14:paraId="07173D09" w14:textId="77777777" w:rsidTr="009B6563">
        <w:trPr>
          <w:cantSplit/>
          <w:jc w:val="center"/>
        </w:trPr>
        <w:tc>
          <w:tcPr>
            <w:tcW w:w="1860" w:type="dxa"/>
          </w:tcPr>
          <w:p w14:paraId="0CCB1AF0" w14:textId="77777777" w:rsidR="00424D92" w:rsidRPr="001F42D3" w:rsidRDefault="00424D92" w:rsidP="001060A2">
            <w:pPr>
              <w:pStyle w:val="TableEntry"/>
            </w:pPr>
            <w:r w:rsidRPr="001F42D3">
              <w:t xml:space="preserve">         PV1</w:t>
            </w:r>
          </w:p>
        </w:tc>
        <w:tc>
          <w:tcPr>
            <w:tcW w:w="1860" w:type="dxa"/>
          </w:tcPr>
          <w:p w14:paraId="66D52D98" w14:textId="77777777" w:rsidR="00424D92" w:rsidRPr="001F42D3" w:rsidRDefault="00424D92" w:rsidP="001060A2">
            <w:pPr>
              <w:pStyle w:val="TableEntry"/>
            </w:pPr>
            <w:r w:rsidRPr="001F42D3">
              <w:t>Patient Visit</w:t>
            </w:r>
          </w:p>
        </w:tc>
        <w:tc>
          <w:tcPr>
            <w:tcW w:w="1860" w:type="dxa"/>
          </w:tcPr>
          <w:p w14:paraId="1B431A34" w14:textId="77777777" w:rsidR="00424D92" w:rsidRPr="001F42D3" w:rsidRDefault="00424D92" w:rsidP="001060A2">
            <w:pPr>
              <w:pStyle w:val="TableEntry"/>
            </w:pPr>
            <w:r w:rsidRPr="001F42D3">
              <w:t>O</w:t>
            </w:r>
          </w:p>
        </w:tc>
        <w:tc>
          <w:tcPr>
            <w:tcW w:w="1860" w:type="dxa"/>
          </w:tcPr>
          <w:p w14:paraId="78510BA3" w14:textId="77777777" w:rsidR="00424D92" w:rsidRPr="001F42D3" w:rsidRDefault="00424D92" w:rsidP="001060A2">
            <w:pPr>
              <w:pStyle w:val="TableEntry"/>
            </w:pPr>
            <w:r w:rsidRPr="001F42D3">
              <w:t>[0..1]</w:t>
            </w:r>
          </w:p>
        </w:tc>
        <w:tc>
          <w:tcPr>
            <w:tcW w:w="1860" w:type="dxa"/>
          </w:tcPr>
          <w:p w14:paraId="583868BF" w14:textId="77777777" w:rsidR="00424D92" w:rsidRPr="001F42D3" w:rsidRDefault="00424D92" w:rsidP="001060A2">
            <w:pPr>
              <w:pStyle w:val="TableEntry"/>
            </w:pPr>
            <w:r w:rsidRPr="001F42D3">
              <w:t>3</w:t>
            </w:r>
          </w:p>
        </w:tc>
      </w:tr>
      <w:tr w:rsidR="00C40FD5" w:rsidRPr="001F42D3" w14:paraId="70AF7E42" w14:textId="77777777" w:rsidTr="009B6563">
        <w:trPr>
          <w:cantSplit/>
          <w:jc w:val="center"/>
        </w:trPr>
        <w:tc>
          <w:tcPr>
            <w:tcW w:w="1860" w:type="dxa"/>
          </w:tcPr>
          <w:p w14:paraId="218D26FD" w14:textId="77777777" w:rsidR="00424D92" w:rsidRPr="001F42D3" w:rsidRDefault="00424D92" w:rsidP="001060A2">
            <w:pPr>
              <w:pStyle w:val="TableEntry"/>
            </w:pPr>
            <w:r w:rsidRPr="001F42D3">
              <w:t xml:space="preserve">      [  PV2  ]</w:t>
            </w:r>
          </w:p>
        </w:tc>
        <w:tc>
          <w:tcPr>
            <w:tcW w:w="1860" w:type="dxa"/>
          </w:tcPr>
          <w:p w14:paraId="3F1D6B89" w14:textId="77777777" w:rsidR="00424D92" w:rsidRPr="001F42D3" w:rsidRDefault="00424D92" w:rsidP="001060A2">
            <w:pPr>
              <w:pStyle w:val="TableEntry"/>
            </w:pPr>
            <w:r w:rsidRPr="001F42D3">
              <w:t>Patient Visit – Additional Info</w:t>
            </w:r>
          </w:p>
        </w:tc>
        <w:tc>
          <w:tcPr>
            <w:tcW w:w="1860" w:type="dxa"/>
          </w:tcPr>
          <w:p w14:paraId="66B34660" w14:textId="77777777" w:rsidR="00424D92" w:rsidRPr="001F42D3" w:rsidRDefault="00424D92" w:rsidP="001060A2">
            <w:pPr>
              <w:pStyle w:val="TableEntry"/>
            </w:pPr>
            <w:r w:rsidRPr="001F42D3">
              <w:t>X</w:t>
            </w:r>
          </w:p>
        </w:tc>
        <w:tc>
          <w:tcPr>
            <w:tcW w:w="1860" w:type="dxa"/>
          </w:tcPr>
          <w:p w14:paraId="069FC864" w14:textId="77777777" w:rsidR="00424D92" w:rsidRPr="001F42D3" w:rsidRDefault="00424D92" w:rsidP="001060A2">
            <w:pPr>
              <w:pStyle w:val="TableEntry"/>
              <w:rPr>
                <w:rFonts w:ascii="Arial" w:hAnsi="Arial" w:cs="Courier New"/>
                <w:color w:val="000000"/>
              </w:rPr>
            </w:pPr>
          </w:p>
        </w:tc>
        <w:tc>
          <w:tcPr>
            <w:tcW w:w="1860" w:type="dxa"/>
          </w:tcPr>
          <w:p w14:paraId="3AD74CF1" w14:textId="77777777" w:rsidR="00424D92" w:rsidRPr="001F42D3" w:rsidRDefault="00424D92" w:rsidP="001060A2">
            <w:pPr>
              <w:pStyle w:val="TableEntry"/>
            </w:pPr>
            <w:r w:rsidRPr="001F42D3">
              <w:t>3</w:t>
            </w:r>
          </w:p>
        </w:tc>
      </w:tr>
      <w:tr w:rsidR="00C40FD5" w:rsidRPr="001F42D3" w14:paraId="02D20175" w14:textId="77777777" w:rsidTr="009B6563">
        <w:trPr>
          <w:cantSplit/>
          <w:jc w:val="center"/>
        </w:trPr>
        <w:tc>
          <w:tcPr>
            <w:tcW w:w="1860" w:type="dxa"/>
          </w:tcPr>
          <w:p w14:paraId="178B9979" w14:textId="77777777" w:rsidR="00424D92" w:rsidRPr="001F42D3" w:rsidRDefault="00424D92" w:rsidP="001060A2">
            <w:pPr>
              <w:pStyle w:val="TableEntry"/>
            </w:pPr>
            <w:r w:rsidRPr="001F42D3">
              <w:t xml:space="preserve">   ]</w:t>
            </w:r>
          </w:p>
        </w:tc>
        <w:tc>
          <w:tcPr>
            <w:tcW w:w="1860" w:type="dxa"/>
          </w:tcPr>
          <w:p w14:paraId="618B7539" w14:textId="77777777" w:rsidR="00424D92" w:rsidRPr="001F42D3" w:rsidRDefault="00424D92" w:rsidP="001060A2">
            <w:pPr>
              <w:pStyle w:val="TableEntry"/>
            </w:pPr>
            <w:r w:rsidRPr="001F42D3">
              <w:t>--- PATIENT_VISIT end</w:t>
            </w:r>
          </w:p>
        </w:tc>
        <w:tc>
          <w:tcPr>
            <w:tcW w:w="1860" w:type="dxa"/>
          </w:tcPr>
          <w:p w14:paraId="3E1CE360" w14:textId="77777777" w:rsidR="00424D92" w:rsidRPr="001F42D3" w:rsidRDefault="00424D92" w:rsidP="001060A2">
            <w:pPr>
              <w:pStyle w:val="TableEntry"/>
              <w:rPr>
                <w:rFonts w:ascii="Arial" w:hAnsi="Arial" w:cs="Courier New"/>
                <w:color w:val="000000"/>
              </w:rPr>
            </w:pPr>
          </w:p>
        </w:tc>
        <w:tc>
          <w:tcPr>
            <w:tcW w:w="1860" w:type="dxa"/>
          </w:tcPr>
          <w:p w14:paraId="754BA147" w14:textId="77777777" w:rsidR="00424D92" w:rsidRPr="001F42D3" w:rsidRDefault="00424D92" w:rsidP="001060A2">
            <w:pPr>
              <w:pStyle w:val="TableEntry"/>
              <w:rPr>
                <w:rFonts w:ascii="Arial" w:hAnsi="Arial" w:cs="Courier New"/>
                <w:color w:val="000000"/>
              </w:rPr>
            </w:pPr>
          </w:p>
        </w:tc>
        <w:tc>
          <w:tcPr>
            <w:tcW w:w="1860" w:type="dxa"/>
          </w:tcPr>
          <w:p w14:paraId="717724F7" w14:textId="77777777" w:rsidR="00424D92" w:rsidRPr="001F42D3" w:rsidRDefault="00424D92" w:rsidP="001060A2">
            <w:pPr>
              <w:pStyle w:val="TableEntry"/>
              <w:rPr>
                <w:rFonts w:ascii="Arial" w:hAnsi="Arial" w:cs="Courier New"/>
                <w:color w:val="000000"/>
              </w:rPr>
            </w:pPr>
          </w:p>
        </w:tc>
      </w:tr>
      <w:tr w:rsidR="00C40FD5" w:rsidRPr="001F42D3" w14:paraId="098DD168" w14:textId="77777777" w:rsidTr="009B6563">
        <w:trPr>
          <w:cantSplit/>
          <w:jc w:val="center"/>
        </w:trPr>
        <w:tc>
          <w:tcPr>
            <w:tcW w:w="1860" w:type="dxa"/>
          </w:tcPr>
          <w:p w14:paraId="4D8EA45E" w14:textId="77777777" w:rsidR="00424D92" w:rsidRPr="001F42D3" w:rsidRDefault="00424D92" w:rsidP="001060A2">
            <w:pPr>
              <w:pStyle w:val="TableEntry"/>
            </w:pPr>
            <w:r w:rsidRPr="001F42D3">
              <w:lastRenderedPageBreak/>
              <w:t>]</w:t>
            </w:r>
          </w:p>
        </w:tc>
        <w:tc>
          <w:tcPr>
            <w:tcW w:w="1860" w:type="dxa"/>
          </w:tcPr>
          <w:p w14:paraId="74449333" w14:textId="77777777" w:rsidR="00424D92" w:rsidRPr="001F42D3" w:rsidRDefault="00424D92" w:rsidP="001060A2">
            <w:pPr>
              <w:pStyle w:val="TableEntry"/>
            </w:pPr>
            <w:r w:rsidRPr="001F42D3">
              <w:t>--- PATIENT end</w:t>
            </w:r>
          </w:p>
        </w:tc>
        <w:tc>
          <w:tcPr>
            <w:tcW w:w="1860" w:type="dxa"/>
          </w:tcPr>
          <w:p w14:paraId="05CFEF56" w14:textId="77777777" w:rsidR="00424D92" w:rsidRPr="001F42D3" w:rsidRDefault="00424D92" w:rsidP="001060A2">
            <w:pPr>
              <w:pStyle w:val="TableEntry"/>
              <w:rPr>
                <w:rFonts w:ascii="Arial" w:hAnsi="Arial" w:cs="Courier New"/>
                <w:color w:val="000000"/>
              </w:rPr>
            </w:pPr>
          </w:p>
        </w:tc>
        <w:tc>
          <w:tcPr>
            <w:tcW w:w="1860" w:type="dxa"/>
          </w:tcPr>
          <w:p w14:paraId="151D679F" w14:textId="77777777" w:rsidR="00424D92" w:rsidRPr="001F42D3" w:rsidRDefault="00424D92" w:rsidP="001060A2">
            <w:pPr>
              <w:pStyle w:val="TableEntry"/>
              <w:rPr>
                <w:rFonts w:ascii="Arial" w:hAnsi="Arial" w:cs="Courier New"/>
                <w:color w:val="000000"/>
              </w:rPr>
            </w:pPr>
          </w:p>
        </w:tc>
        <w:tc>
          <w:tcPr>
            <w:tcW w:w="1860" w:type="dxa"/>
          </w:tcPr>
          <w:p w14:paraId="241D0D24" w14:textId="77777777" w:rsidR="00424D92" w:rsidRPr="001F42D3" w:rsidRDefault="00424D92" w:rsidP="001060A2">
            <w:pPr>
              <w:pStyle w:val="TableEntry"/>
              <w:rPr>
                <w:rFonts w:ascii="Arial" w:hAnsi="Arial" w:cs="Courier New"/>
                <w:color w:val="000000"/>
              </w:rPr>
            </w:pPr>
          </w:p>
        </w:tc>
      </w:tr>
      <w:tr w:rsidR="00C40FD5" w:rsidRPr="001F42D3" w14:paraId="658C5ECD" w14:textId="77777777" w:rsidTr="009B6563">
        <w:trPr>
          <w:cantSplit/>
          <w:jc w:val="center"/>
        </w:trPr>
        <w:tc>
          <w:tcPr>
            <w:tcW w:w="1860" w:type="dxa"/>
          </w:tcPr>
          <w:p w14:paraId="20A74685" w14:textId="77777777" w:rsidR="00424D92" w:rsidRPr="001F42D3" w:rsidRDefault="00424D92" w:rsidP="001060A2">
            <w:pPr>
              <w:pStyle w:val="TableEntry"/>
            </w:pPr>
            <w:r w:rsidRPr="001F42D3">
              <w:t xml:space="preserve">{  </w:t>
            </w:r>
          </w:p>
        </w:tc>
        <w:tc>
          <w:tcPr>
            <w:tcW w:w="1860" w:type="dxa"/>
          </w:tcPr>
          <w:p w14:paraId="4C491796" w14:textId="77777777" w:rsidR="00424D92" w:rsidRPr="001F42D3" w:rsidRDefault="00424D92" w:rsidP="001060A2">
            <w:pPr>
              <w:pStyle w:val="TableEntry"/>
            </w:pPr>
            <w:r w:rsidRPr="001F42D3">
              <w:t>--- ORDER begin</w:t>
            </w:r>
          </w:p>
        </w:tc>
        <w:tc>
          <w:tcPr>
            <w:tcW w:w="1860" w:type="dxa"/>
          </w:tcPr>
          <w:p w14:paraId="2B1AA2F8" w14:textId="77777777" w:rsidR="00424D92" w:rsidRPr="001F42D3" w:rsidRDefault="00424D92" w:rsidP="001060A2">
            <w:pPr>
              <w:pStyle w:val="TableEntry"/>
              <w:rPr>
                <w:rFonts w:ascii="Arial" w:hAnsi="Arial" w:cs="Courier New"/>
                <w:color w:val="000000"/>
              </w:rPr>
            </w:pPr>
          </w:p>
        </w:tc>
        <w:tc>
          <w:tcPr>
            <w:tcW w:w="1860" w:type="dxa"/>
          </w:tcPr>
          <w:p w14:paraId="37EAD6E4" w14:textId="77777777" w:rsidR="00424D92" w:rsidRPr="001F42D3" w:rsidRDefault="00424D92" w:rsidP="001060A2">
            <w:pPr>
              <w:pStyle w:val="TableEntry"/>
              <w:rPr>
                <w:rFonts w:ascii="Arial" w:hAnsi="Arial" w:cs="Courier New"/>
                <w:color w:val="000000"/>
              </w:rPr>
            </w:pPr>
          </w:p>
        </w:tc>
        <w:tc>
          <w:tcPr>
            <w:tcW w:w="1860" w:type="dxa"/>
          </w:tcPr>
          <w:p w14:paraId="4742B7A7" w14:textId="77777777" w:rsidR="00424D92" w:rsidRPr="001F42D3" w:rsidRDefault="00424D92" w:rsidP="001060A2">
            <w:pPr>
              <w:pStyle w:val="TableEntry"/>
              <w:rPr>
                <w:rFonts w:ascii="Arial" w:hAnsi="Arial" w:cs="Courier New"/>
                <w:color w:val="000000"/>
              </w:rPr>
            </w:pPr>
          </w:p>
        </w:tc>
      </w:tr>
      <w:tr w:rsidR="00C40FD5" w:rsidRPr="001F42D3" w14:paraId="6AFC9EBC" w14:textId="77777777" w:rsidTr="009B6563">
        <w:trPr>
          <w:cantSplit/>
          <w:jc w:val="center"/>
        </w:trPr>
        <w:tc>
          <w:tcPr>
            <w:tcW w:w="1860" w:type="dxa"/>
          </w:tcPr>
          <w:p w14:paraId="551DD635" w14:textId="77777777" w:rsidR="00424D92" w:rsidRPr="001F42D3" w:rsidRDefault="00424D92" w:rsidP="001060A2">
            <w:pPr>
              <w:pStyle w:val="TableEntry"/>
            </w:pPr>
            <w:r w:rsidRPr="001F42D3">
              <w:t xml:space="preserve">      ORC</w:t>
            </w:r>
          </w:p>
        </w:tc>
        <w:tc>
          <w:tcPr>
            <w:tcW w:w="1860" w:type="dxa"/>
          </w:tcPr>
          <w:p w14:paraId="74AF9321" w14:textId="77777777" w:rsidR="00424D92" w:rsidRPr="001F42D3" w:rsidRDefault="00424D92" w:rsidP="001060A2">
            <w:pPr>
              <w:pStyle w:val="TableEntry"/>
            </w:pPr>
            <w:r w:rsidRPr="001F42D3">
              <w:t>Common Order</w:t>
            </w:r>
          </w:p>
        </w:tc>
        <w:tc>
          <w:tcPr>
            <w:tcW w:w="1860" w:type="dxa"/>
          </w:tcPr>
          <w:p w14:paraId="0EAC5E10" w14:textId="77777777" w:rsidR="00424D92" w:rsidRPr="001F42D3" w:rsidRDefault="00424D92" w:rsidP="001060A2">
            <w:pPr>
              <w:pStyle w:val="TableEntry"/>
            </w:pPr>
            <w:r w:rsidRPr="001F42D3">
              <w:t>R</w:t>
            </w:r>
          </w:p>
        </w:tc>
        <w:tc>
          <w:tcPr>
            <w:tcW w:w="1860" w:type="dxa"/>
          </w:tcPr>
          <w:p w14:paraId="05A15612" w14:textId="77777777" w:rsidR="00424D92" w:rsidRPr="001F42D3" w:rsidRDefault="00424D92" w:rsidP="001060A2">
            <w:pPr>
              <w:pStyle w:val="TableEntry"/>
            </w:pPr>
            <w:r w:rsidRPr="001F42D3">
              <w:t>[1..1]</w:t>
            </w:r>
          </w:p>
        </w:tc>
        <w:tc>
          <w:tcPr>
            <w:tcW w:w="1860" w:type="dxa"/>
          </w:tcPr>
          <w:p w14:paraId="196FA43E" w14:textId="77777777" w:rsidR="00424D92" w:rsidRPr="001F42D3" w:rsidRDefault="00424D92" w:rsidP="001060A2">
            <w:pPr>
              <w:pStyle w:val="TableEntry"/>
            </w:pPr>
            <w:r w:rsidRPr="001F42D3">
              <w:t>4</w:t>
            </w:r>
          </w:p>
        </w:tc>
      </w:tr>
      <w:tr w:rsidR="00C40FD5" w:rsidRPr="001F42D3" w14:paraId="5C779E98" w14:textId="77777777" w:rsidTr="009B6563">
        <w:trPr>
          <w:cantSplit/>
          <w:jc w:val="center"/>
        </w:trPr>
        <w:tc>
          <w:tcPr>
            <w:tcW w:w="1860" w:type="dxa"/>
          </w:tcPr>
          <w:p w14:paraId="786285AF" w14:textId="77777777" w:rsidR="00424D92" w:rsidRPr="001F42D3" w:rsidRDefault="00424D92" w:rsidP="001060A2">
            <w:pPr>
              <w:pStyle w:val="TableEntry"/>
            </w:pPr>
            <w:r w:rsidRPr="001F42D3">
              <w:t xml:space="preserve">   [{ </w:t>
            </w:r>
          </w:p>
        </w:tc>
        <w:tc>
          <w:tcPr>
            <w:tcW w:w="1860" w:type="dxa"/>
          </w:tcPr>
          <w:p w14:paraId="76AF8049" w14:textId="77777777" w:rsidR="00424D92" w:rsidRPr="001F42D3" w:rsidRDefault="00424D92" w:rsidP="001060A2">
            <w:pPr>
              <w:pStyle w:val="TableEntry"/>
            </w:pPr>
            <w:r w:rsidRPr="001F42D3">
              <w:t>--- TIMING begin</w:t>
            </w:r>
          </w:p>
        </w:tc>
        <w:tc>
          <w:tcPr>
            <w:tcW w:w="1860" w:type="dxa"/>
          </w:tcPr>
          <w:p w14:paraId="45D95825" w14:textId="77777777" w:rsidR="00424D92" w:rsidRPr="001F42D3" w:rsidRDefault="00424D92" w:rsidP="001060A2">
            <w:pPr>
              <w:pStyle w:val="TableEntry"/>
              <w:rPr>
                <w:rFonts w:ascii="Arial" w:hAnsi="Arial" w:cs="Courier New"/>
                <w:color w:val="000000"/>
              </w:rPr>
            </w:pPr>
          </w:p>
        </w:tc>
        <w:tc>
          <w:tcPr>
            <w:tcW w:w="1860" w:type="dxa"/>
          </w:tcPr>
          <w:p w14:paraId="3E176560" w14:textId="77777777" w:rsidR="00424D92" w:rsidRPr="001F42D3" w:rsidRDefault="00424D92" w:rsidP="001060A2">
            <w:pPr>
              <w:pStyle w:val="TableEntry"/>
              <w:rPr>
                <w:rFonts w:ascii="Arial" w:hAnsi="Arial" w:cs="Courier New"/>
                <w:color w:val="000000"/>
              </w:rPr>
            </w:pPr>
          </w:p>
        </w:tc>
        <w:tc>
          <w:tcPr>
            <w:tcW w:w="1860" w:type="dxa"/>
          </w:tcPr>
          <w:p w14:paraId="2298D6DD" w14:textId="77777777" w:rsidR="00424D92" w:rsidRPr="001F42D3" w:rsidRDefault="00424D92" w:rsidP="001060A2">
            <w:pPr>
              <w:pStyle w:val="TableEntry"/>
              <w:rPr>
                <w:rFonts w:ascii="Arial" w:hAnsi="Arial" w:cs="Courier New"/>
                <w:color w:val="000000"/>
              </w:rPr>
            </w:pPr>
          </w:p>
        </w:tc>
      </w:tr>
      <w:tr w:rsidR="00C40FD5" w:rsidRPr="001F42D3" w14:paraId="21F67127" w14:textId="77777777" w:rsidTr="009B6563">
        <w:trPr>
          <w:cantSplit/>
          <w:jc w:val="center"/>
        </w:trPr>
        <w:tc>
          <w:tcPr>
            <w:tcW w:w="1860" w:type="dxa"/>
          </w:tcPr>
          <w:p w14:paraId="740C23E7" w14:textId="77777777" w:rsidR="00424D92" w:rsidRPr="001F42D3" w:rsidRDefault="00424D92" w:rsidP="001060A2">
            <w:pPr>
              <w:pStyle w:val="TableEntry"/>
            </w:pPr>
            <w:r w:rsidRPr="001F42D3">
              <w:t xml:space="preserve">         TQ1</w:t>
            </w:r>
          </w:p>
        </w:tc>
        <w:tc>
          <w:tcPr>
            <w:tcW w:w="1860" w:type="dxa"/>
          </w:tcPr>
          <w:p w14:paraId="10CA4A55" w14:textId="77777777" w:rsidR="00424D92" w:rsidRPr="001F42D3" w:rsidRDefault="00424D92" w:rsidP="001060A2">
            <w:pPr>
              <w:pStyle w:val="TableEntry"/>
            </w:pPr>
            <w:r w:rsidRPr="001F42D3">
              <w:t>Timing/Quantity</w:t>
            </w:r>
          </w:p>
        </w:tc>
        <w:tc>
          <w:tcPr>
            <w:tcW w:w="1860" w:type="dxa"/>
          </w:tcPr>
          <w:p w14:paraId="3B926AA2" w14:textId="77777777" w:rsidR="00424D92" w:rsidRPr="001F42D3" w:rsidRDefault="00424D92" w:rsidP="001060A2">
            <w:pPr>
              <w:pStyle w:val="TableEntry"/>
            </w:pPr>
            <w:r w:rsidRPr="001F42D3">
              <w:t>X</w:t>
            </w:r>
          </w:p>
        </w:tc>
        <w:tc>
          <w:tcPr>
            <w:tcW w:w="1860" w:type="dxa"/>
          </w:tcPr>
          <w:p w14:paraId="7B1194D3" w14:textId="77777777" w:rsidR="00424D92" w:rsidRPr="001F42D3" w:rsidRDefault="00424D92" w:rsidP="001060A2">
            <w:pPr>
              <w:pStyle w:val="TableEntry"/>
              <w:rPr>
                <w:rFonts w:ascii="Arial" w:hAnsi="Arial" w:cs="Courier New"/>
                <w:color w:val="000000"/>
              </w:rPr>
            </w:pPr>
          </w:p>
        </w:tc>
        <w:tc>
          <w:tcPr>
            <w:tcW w:w="1860" w:type="dxa"/>
          </w:tcPr>
          <w:p w14:paraId="6C8769E5" w14:textId="77777777" w:rsidR="00424D92" w:rsidRPr="001F42D3" w:rsidRDefault="00424D92" w:rsidP="001060A2">
            <w:pPr>
              <w:pStyle w:val="TableEntry"/>
            </w:pPr>
            <w:r w:rsidRPr="001F42D3">
              <w:t>4</w:t>
            </w:r>
          </w:p>
        </w:tc>
      </w:tr>
      <w:tr w:rsidR="00C40FD5" w:rsidRPr="001F42D3" w14:paraId="5C496034" w14:textId="77777777" w:rsidTr="009B6563">
        <w:trPr>
          <w:cantSplit/>
          <w:jc w:val="center"/>
        </w:trPr>
        <w:tc>
          <w:tcPr>
            <w:tcW w:w="1860" w:type="dxa"/>
          </w:tcPr>
          <w:p w14:paraId="065F9B7F" w14:textId="77777777" w:rsidR="00424D92" w:rsidRPr="001F42D3" w:rsidRDefault="00424D92" w:rsidP="001060A2">
            <w:pPr>
              <w:pStyle w:val="TableEntry"/>
            </w:pPr>
            <w:r w:rsidRPr="001F42D3">
              <w:t xml:space="preserve">      [{ TQ2 }]</w:t>
            </w:r>
          </w:p>
        </w:tc>
        <w:tc>
          <w:tcPr>
            <w:tcW w:w="1860" w:type="dxa"/>
          </w:tcPr>
          <w:p w14:paraId="1CDCFEB4" w14:textId="77777777" w:rsidR="00424D92" w:rsidRPr="001F42D3" w:rsidRDefault="00424D92" w:rsidP="001060A2">
            <w:pPr>
              <w:pStyle w:val="TableEntry"/>
            </w:pPr>
            <w:r w:rsidRPr="001F42D3">
              <w:t>Timing/Quantity Order Sequence</w:t>
            </w:r>
          </w:p>
        </w:tc>
        <w:tc>
          <w:tcPr>
            <w:tcW w:w="1860" w:type="dxa"/>
          </w:tcPr>
          <w:p w14:paraId="6523EF45" w14:textId="77777777" w:rsidR="00424D92" w:rsidRPr="001F42D3" w:rsidRDefault="00424D92" w:rsidP="001060A2">
            <w:pPr>
              <w:pStyle w:val="TableEntry"/>
            </w:pPr>
            <w:r w:rsidRPr="001F42D3">
              <w:t>X</w:t>
            </w:r>
          </w:p>
        </w:tc>
        <w:tc>
          <w:tcPr>
            <w:tcW w:w="1860" w:type="dxa"/>
          </w:tcPr>
          <w:p w14:paraId="2E9F0688" w14:textId="77777777" w:rsidR="00424D92" w:rsidRPr="001F42D3" w:rsidRDefault="00424D92" w:rsidP="001060A2">
            <w:pPr>
              <w:pStyle w:val="TableEntry"/>
              <w:rPr>
                <w:rFonts w:ascii="Arial" w:hAnsi="Arial" w:cs="Courier New"/>
                <w:color w:val="000000"/>
              </w:rPr>
            </w:pPr>
          </w:p>
        </w:tc>
        <w:tc>
          <w:tcPr>
            <w:tcW w:w="1860" w:type="dxa"/>
          </w:tcPr>
          <w:p w14:paraId="25CA486E" w14:textId="77777777" w:rsidR="00424D92" w:rsidRPr="001F42D3" w:rsidRDefault="00424D92" w:rsidP="001060A2">
            <w:pPr>
              <w:pStyle w:val="TableEntry"/>
            </w:pPr>
            <w:r w:rsidRPr="001F42D3">
              <w:t>4</w:t>
            </w:r>
          </w:p>
        </w:tc>
      </w:tr>
      <w:tr w:rsidR="00C40FD5" w:rsidRPr="001F42D3" w14:paraId="33B36441" w14:textId="77777777" w:rsidTr="009B6563">
        <w:trPr>
          <w:cantSplit/>
          <w:jc w:val="center"/>
        </w:trPr>
        <w:tc>
          <w:tcPr>
            <w:tcW w:w="1860" w:type="dxa"/>
          </w:tcPr>
          <w:p w14:paraId="05FC863B" w14:textId="77777777" w:rsidR="00424D92" w:rsidRPr="001F42D3" w:rsidRDefault="00424D92" w:rsidP="001060A2">
            <w:pPr>
              <w:pStyle w:val="TableEntry"/>
            </w:pPr>
            <w:r w:rsidRPr="001F42D3">
              <w:t xml:space="preserve">   }]</w:t>
            </w:r>
          </w:p>
        </w:tc>
        <w:tc>
          <w:tcPr>
            <w:tcW w:w="1860" w:type="dxa"/>
          </w:tcPr>
          <w:p w14:paraId="43B64905" w14:textId="77777777" w:rsidR="00424D92" w:rsidRPr="001F42D3" w:rsidRDefault="00424D92" w:rsidP="001060A2">
            <w:pPr>
              <w:pStyle w:val="TableEntry"/>
            </w:pPr>
            <w:r w:rsidRPr="001F42D3">
              <w:t>--- TIMING end</w:t>
            </w:r>
          </w:p>
        </w:tc>
        <w:tc>
          <w:tcPr>
            <w:tcW w:w="1860" w:type="dxa"/>
          </w:tcPr>
          <w:p w14:paraId="431C1883" w14:textId="77777777" w:rsidR="00424D92" w:rsidRPr="001F42D3" w:rsidRDefault="00424D92" w:rsidP="001060A2">
            <w:pPr>
              <w:pStyle w:val="TableEntry"/>
              <w:rPr>
                <w:rFonts w:ascii="Arial" w:hAnsi="Arial" w:cs="Courier New"/>
                <w:color w:val="000000"/>
              </w:rPr>
            </w:pPr>
          </w:p>
        </w:tc>
        <w:tc>
          <w:tcPr>
            <w:tcW w:w="1860" w:type="dxa"/>
          </w:tcPr>
          <w:p w14:paraId="27E52F4F" w14:textId="77777777" w:rsidR="00424D92" w:rsidRPr="001F42D3" w:rsidRDefault="00424D92" w:rsidP="001060A2">
            <w:pPr>
              <w:pStyle w:val="TableEntry"/>
              <w:rPr>
                <w:rFonts w:ascii="Arial" w:hAnsi="Arial" w:cs="Courier New"/>
                <w:color w:val="000000"/>
              </w:rPr>
            </w:pPr>
          </w:p>
        </w:tc>
        <w:tc>
          <w:tcPr>
            <w:tcW w:w="1860" w:type="dxa"/>
          </w:tcPr>
          <w:p w14:paraId="1E54BBC0" w14:textId="77777777" w:rsidR="00424D92" w:rsidRPr="001F42D3" w:rsidRDefault="00424D92" w:rsidP="001060A2">
            <w:pPr>
              <w:pStyle w:val="TableEntry"/>
              <w:rPr>
                <w:rFonts w:ascii="Arial" w:hAnsi="Arial" w:cs="Courier New"/>
                <w:color w:val="000000"/>
              </w:rPr>
            </w:pPr>
          </w:p>
        </w:tc>
      </w:tr>
      <w:tr w:rsidR="00C40FD5" w:rsidRPr="001F42D3" w14:paraId="4E26D77C" w14:textId="77777777" w:rsidTr="009B6563">
        <w:trPr>
          <w:cantSplit/>
          <w:jc w:val="center"/>
        </w:trPr>
        <w:tc>
          <w:tcPr>
            <w:tcW w:w="1860" w:type="dxa"/>
          </w:tcPr>
          <w:p w14:paraId="0419F19A" w14:textId="77777777" w:rsidR="00424D92" w:rsidRPr="001F42D3" w:rsidRDefault="00424D92" w:rsidP="001060A2">
            <w:pPr>
              <w:pStyle w:val="TableEntry"/>
            </w:pPr>
            <w:r w:rsidRPr="001F42D3">
              <w:t xml:space="preserve">   [  </w:t>
            </w:r>
          </w:p>
        </w:tc>
        <w:tc>
          <w:tcPr>
            <w:tcW w:w="1860" w:type="dxa"/>
          </w:tcPr>
          <w:p w14:paraId="72564834" w14:textId="77777777" w:rsidR="00424D92" w:rsidRPr="001F42D3" w:rsidRDefault="00424D92" w:rsidP="001060A2">
            <w:pPr>
              <w:pStyle w:val="TableEntry"/>
            </w:pPr>
            <w:r w:rsidRPr="001F42D3">
              <w:t>--- ORDER_DETAIL begin</w:t>
            </w:r>
          </w:p>
        </w:tc>
        <w:tc>
          <w:tcPr>
            <w:tcW w:w="1860" w:type="dxa"/>
          </w:tcPr>
          <w:p w14:paraId="731CF9FC" w14:textId="77777777" w:rsidR="00424D92" w:rsidRPr="001F42D3" w:rsidRDefault="00424D92" w:rsidP="001060A2">
            <w:pPr>
              <w:pStyle w:val="TableEntry"/>
              <w:rPr>
                <w:rFonts w:ascii="Arial" w:hAnsi="Arial" w:cs="Courier New"/>
                <w:color w:val="000000"/>
              </w:rPr>
            </w:pPr>
          </w:p>
        </w:tc>
        <w:tc>
          <w:tcPr>
            <w:tcW w:w="1860" w:type="dxa"/>
          </w:tcPr>
          <w:p w14:paraId="39AF2591" w14:textId="77777777" w:rsidR="00424D92" w:rsidRPr="001F42D3" w:rsidRDefault="00424D92" w:rsidP="001060A2">
            <w:pPr>
              <w:pStyle w:val="TableEntry"/>
              <w:rPr>
                <w:rFonts w:ascii="Arial" w:hAnsi="Arial" w:cs="Courier New"/>
                <w:color w:val="000000"/>
              </w:rPr>
            </w:pPr>
          </w:p>
        </w:tc>
        <w:tc>
          <w:tcPr>
            <w:tcW w:w="1860" w:type="dxa"/>
          </w:tcPr>
          <w:p w14:paraId="0F41109C" w14:textId="77777777" w:rsidR="00424D92" w:rsidRPr="001F42D3" w:rsidRDefault="00424D92" w:rsidP="001060A2">
            <w:pPr>
              <w:pStyle w:val="TableEntry"/>
              <w:rPr>
                <w:rFonts w:ascii="Arial" w:hAnsi="Arial" w:cs="Courier New"/>
                <w:color w:val="000000"/>
              </w:rPr>
            </w:pPr>
          </w:p>
        </w:tc>
      </w:tr>
      <w:tr w:rsidR="00C40FD5" w:rsidRPr="001F42D3" w14:paraId="760955DA" w14:textId="77777777" w:rsidTr="009B6563">
        <w:trPr>
          <w:cantSplit/>
          <w:jc w:val="center"/>
        </w:trPr>
        <w:tc>
          <w:tcPr>
            <w:tcW w:w="1860" w:type="dxa"/>
          </w:tcPr>
          <w:p w14:paraId="43258D55" w14:textId="77777777" w:rsidR="00424D92" w:rsidRPr="001F42D3" w:rsidRDefault="00424D92" w:rsidP="001060A2">
            <w:pPr>
              <w:pStyle w:val="TableEntry"/>
            </w:pPr>
            <w:r w:rsidRPr="001F42D3">
              <w:t xml:space="preserve">         RXO</w:t>
            </w:r>
          </w:p>
        </w:tc>
        <w:tc>
          <w:tcPr>
            <w:tcW w:w="1860" w:type="dxa"/>
          </w:tcPr>
          <w:p w14:paraId="12ABD531" w14:textId="77777777" w:rsidR="00424D92" w:rsidRPr="001F42D3" w:rsidRDefault="00424D92" w:rsidP="001060A2">
            <w:pPr>
              <w:pStyle w:val="TableEntry"/>
            </w:pPr>
            <w:r w:rsidRPr="001F42D3">
              <w:t>Pharmacy /Treatment Order</w:t>
            </w:r>
          </w:p>
        </w:tc>
        <w:tc>
          <w:tcPr>
            <w:tcW w:w="1860" w:type="dxa"/>
          </w:tcPr>
          <w:p w14:paraId="651E6E13" w14:textId="77777777" w:rsidR="00424D92" w:rsidRPr="001F42D3" w:rsidRDefault="00424D92" w:rsidP="001060A2">
            <w:pPr>
              <w:pStyle w:val="TableEntry"/>
            </w:pPr>
            <w:r w:rsidRPr="001F42D3">
              <w:t>X</w:t>
            </w:r>
          </w:p>
        </w:tc>
        <w:tc>
          <w:tcPr>
            <w:tcW w:w="1860" w:type="dxa"/>
          </w:tcPr>
          <w:p w14:paraId="5B71AE5C" w14:textId="77777777" w:rsidR="00424D92" w:rsidRPr="001F42D3" w:rsidRDefault="00424D92" w:rsidP="001060A2">
            <w:pPr>
              <w:pStyle w:val="TableEntry"/>
              <w:rPr>
                <w:rFonts w:ascii="Arial" w:hAnsi="Arial" w:cs="Courier New"/>
                <w:color w:val="000000"/>
              </w:rPr>
            </w:pPr>
          </w:p>
        </w:tc>
        <w:tc>
          <w:tcPr>
            <w:tcW w:w="1860" w:type="dxa"/>
          </w:tcPr>
          <w:p w14:paraId="333AE8FF" w14:textId="77777777" w:rsidR="00424D92" w:rsidRPr="001F42D3" w:rsidRDefault="00424D92" w:rsidP="001060A2">
            <w:pPr>
              <w:pStyle w:val="TableEntry"/>
            </w:pPr>
            <w:r w:rsidRPr="001F42D3">
              <w:t>4</w:t>
            </w:r>
          </w:p>
        </w:tc>
      </w:tr>
      <w:tr w:rsidR="00C40FD5" w:rsidRPr="001F42D3" w14:paraId="2CCC5E20" w14:textId="77777777" w:rsidTr="009B6563">
        <w:trPr>
          <w:cantSplit/>
          <w:jc w:val="center"/>
        </w:trPr>
        <w:tc>
          <w:tcPr>
            <w:tcW w:w="1860" w:type="dxa"/>
          </w:tcPr>
          <w:p w14:paraId="5F2F7684" w14:textId="77777777" w:rsidR="00424D92" w:rsidRPr="001F42D3" w:rsidRDefault="00424D92" w:rsidP="001060A2">
            <w:pPr>
              <w:pStyle w:val="TableEntry"/>
            </w:pPr>
            <w:r w:rsidRPr="001F42D3">
              <w:t xml:space="preserve">      [  </w:t>
            </w:r>
          </w:p>
        </w:tc>
        <w:tc>
          <w:tcPr>
            <w:tcW w:w="1860" w:type="dxa"/>
          </w:tcPr>
          <w:p w14:paraId="3AE29C91" w14:textId="77777777" w:rsidR="00424D92" w:rsidRPr="001F42D3" w:rsidRDefault="00424D92" w:rsidP="001060A2">
            <w:pPr>
              <w:pStyle w:val="TableEntry"/>
            </w:pPr>
            <w:r w:rsidRPr="001F42D3">
              <w:t>--- ORDER_DETAIL_SUPPLEMENT begin</w:t>
            </w:r>
          </w:p>
        </w:tc>
        <w:tc>
          <w:tcPr>
            <w:tcW w:w="1860" w:type="dxa"/>
          </w:tcPr>
          <w:p w14:paraId="229D2EC2" w14:textId="77777777" w:rsidR="00424D92" w:rsidRPr="001F42D3" w:rsidRDefault="00424D92" w:rsidP="001060A2">
            <w:pPr>
              <w:pStyle w:val="TableEntry"/>
              <w:rPr>
                <w:rFonts w:ascii="Arial" w:hAnsi="Arial" w:cs="Courier New"/>
                <w:color w:val="000000"/>
              </w:rPr>
            </w:pPr>
          </w:p>
        </w:tc>
        <w:tc>
          <w:tcPr>
            <w:tcW w:w="1860" w:type="dxa"/>
          </w:tcPr>
          <w:p w14:paraId="03179847" w14:textId="77777777" w:rsidR="00424D92" w:rsidRPr="001F42D3" w:rsidRDefault="00424D92" w:rsidP="001060A2">
            <w:pPr>
              <w:pStyle w:val="TableEntry"/>
              <w:rPr>
                <w:rFonts w:ascii="Arial" w:hAnsi="Arial" w:cs="Courier New"/>
                <w:color w:val="000000"/>
              </w:rPr>
            </w:pPr>
          </w:p>
        </w:tc>
        <w:tc>
          <w:tcPr>
            <w:tcW w:w="1860" w:type="dxa"/>
          </w:tcPr>
          <w:p w14:paraId="3B39A06E" w14:textId="77777777" w:rsidR="00424D92" w:rsidRPr="001F42D3" w:rsidRDefault="00424D92" w:rsidP="001060A2">
            <w:pPr>
              <w:pStyle w:val="TableEntry"/>
              <w:rPr>
                <w:rFonts w:ascii="Arial" w:hAnsi="Arial" w:cs="Courier New"/>
                <w:color w:val="000000"/>
              </w:rPr>
            </w:pPr>
          </w:p>
        </w:tc>
      </w:tr>
      <w:tr w:rsidR="00C40FD5" w:rsidRPr="001F42D3" w14:paraId="200724BC" w14:textId="77777777" w:rsidTr="009B6563">
        <w:trPr>
          <w:cantSplit/>
          <w:jc w:val="center"/>
        </w:trPr>
        <w:tc>
          <w:tcPr>
            <w:tcW w:w="1860" w:type="dxa"/>
          </w:tcPr>
          <w:p w14:paraId="3743CB04" w14:textId="77777777" w:rsidR="00424D92" w:rsidRPr="001F42D3" w:rsidRDefault="00424D92" w:rsidP="001060A2">
            <w:pPr>
              <w:pStyle w:val="TableEntry"/>
            </w:pPr>
            <w:r w:rsidRPr="001F42D3">
              <w:t xml:space="preserve">         {  NTE  }</w:t>
            </w:r>
          </w:p>
        </w:tc>
        <w:tc>
          <w:tcPr>
            <w:tcW w:w="1860" w:type="dxa"/>
          </w:tcPr>
          <w:p w14:paraId="3ED026AE" w14:textId="77777777" w:rsidR="00424D92" w:rsidRPr="001F42D3" w:rsidRDefault="00424D92" w:rsidP="001060A2">
            <w:pPr>
              <w:pStyle w:val="TableEntry"/>
            </w:pPr>
            <w:r w:rsidRPr="001F42D3">
              <w:t>Notes and Comments (for RXO)</w:t>
            </w:r>
          </w:p>
        </w:tc>
        <w:tc>
          <w:tcPr>
            <w:tcW w:w="1860" w:type="dxa"/>
          </w:tcPr>
          <w:p w14:paraId="5268ACF6" w14:textId="77777777" w:rsidR="00424D92" w:rsidRPr="001F42D3" w:rsidRDefault="00424D92" w:rsidP="001060A2">
            <w:pPr>
              <w:pStyle w:val="TableEntry"/>
            </w:pPr>
            <w:r w:rsidRPr="001F42D3">
              <w:t>X</w:t>
            </w:r>
          </w:p>
        </w:tc>
        <w:tc>
          <w:tcPr>
            <w:tcW w:w="1860" w:type="dxa"/>
          </w:tcPr>
          <w:p w14:paraId="14C04BB6" w14:textId="77777777" w:rsidR="00424D92" w:rsidRPr="001F42D3" w:rsidRDefault="00424D92" w:rsidP="001060A2">
            <w:pPr>
              <w:pStyle w:val="TableEntry"/>
              <w:rPr>
                <w:rFonts w:ascii="Arial" w:hAnsi="Arial" w:cs="Courier New"/>
                <w:color w:val="000000"/>
              </w:rPr>
            </w:pPr>
          </w:p>
        </w:tc>
        <w:tc>
          <w:tcPr>
            <w:tcW w:w="1860" w:type="dxa"/>
          </w:tcPr>
          <w:p w14:paraId="30253FA3" w14:textId="77777777" w:rsidR="00424D92" w:rsidRPr="001F42D3" w:rsidRDefault="00424D92" w:rsidP="001060A2">
            <w:pPr>
              <w:pStyle w:val="TableEntry"/>
            </w:pPr>
            <w:r w:rsidRPr="001F42D3">
              <w:t>2</w:t>
            </w:r>
          </w:p>
        </w:tc>
      </w:tr>
      <w:tr w:rsidR="00C40FD5" w:rsidRPr="001F42D3" w14:paraId="7D3638A5" w14:textId="77777777" w:rsidTr="009B6563">
        <w:trPr>
          <w:cantSplit/>
          <w:jc w:val="center"/>
        </w:trPr>
        <w:tc>
          <w:tcPr>
            <w:tcW w:w="1860" w:type="dxa"/>
          </w:tcPr>
          <w:p w14:paraId="4D1915F0" w14:textId="77777777" w:rsidR="00424D92" w:rsidRPr="001F42D3" w:rsidRDefault="00424D92" w:rsidP="001060A2">
            <w:pPr>
              <w:pStyle w:val="TableEntry"/>
            </w:pPr>
            <w:r w:rsidRPr="001F42D3">
              <w:t xml:space="preserve">         {  RXR  }</w:t>
            </w:r>
          </w:p>
        </w:tc>
        <w:tc>
          <w:tcPr>
            <w:tcW w:w="1860" w:type="dxa"/>
          </w:tcPr>
          <w:p w14:paraId="566B89A1" w14:textId="77777777" w:rsidR="00424D92" w:rsidRPr="001F42D3" w:rsidRDefault="00424D92" w:rsidP="001060A2">
            <w:pPr>
              <w:pStyle w:val="TableEntry"/>
            </w:pPr>
            <w:r w:rsidRPr="001F42D3">
              <w:t>Pharmacy/Treatment Route</w:t>
            </w:r>
          </w:p>
        </w:tc>
        <w:tc>
          <w:tcPr>
            <w:tcW w:w="1860" w:type="dxa"/>
          </w:tcPr>
          <w:p w14:paraId="768BBF79" w14:textId="77777777" w:rsidR="00424D92" w:rsidRPr="001F42D3" w:rsidRDefault="00424D92" w:rsidP="001060A2">
            <w:pPr>
              <w:pStyle w:val="TableEntry"/>
            </w:pPr>
            <w:r w:rsidRPr="001F42D3">
              <w:t>X</w:t>
            </w:r>
          </w:p>
        </w:tc>
        <w:tc>
          <w:tcPr>
            <w:tcW w:w="1860" w:type="dxa"/>
          </w:tcPr>
          <w:p w14:paraId="6A3D8AED" w14:textId="77777777" w:rsidR="00424D92" w:rsidRPr="001F42D3" w:rsidRDefault="00424D92" w:rsidP="001060A2">
            <w:pPr>
              <w:pStyle w:val="TableEntry"/>
              <w:rPr>
                <w:rFonts w:ascii="Arial" w:hAnsi="Arial" w:cs="Courier New"/>
                <w:color w:val="000000"/>
              </w:rPr>
            </w:pPr>
          </w:p>
        </w:tc>
        <w:tc>
          <w:tcPr>
            <w:tcW w:w="1860" w:type="dxa"/>
          </w:tcPr>
          <w:p w14:paraId="56079D9B" w14:textId="77777777" w:rsidR="00424D92" w:rsidRPr="001F42D3" w:rsidRDefault="00424D92" w:rsidP="001060A2">
            <w:pPr>
              <w:pStyle w:val="TableEntry"/>
            </w:pPr>
            <w:r w:rsidRPr="001F42D3">
              <w:t>4</w:t>
            </w:r>
          </w:p>
        </w:tc>
      </w:tr>
      <w:tr w:rsidR="00C40FD5" w:rsidRPr="001F42D3" w14:paraId="43E91103" w14:textId="77777777" w:rsidTr="009B6563">
        <w:trPr>
          <w:cantSplit/>
          <w:jc w:val="center"/>
        </w:trPr>
        <w:tc>
          <w:tcPr>
            <w:tcW w:w="1860" w:type="dxa"/>
          </w:tcPr>
          <w:p w14:paraId="2427FD04" w14:textId="77777777" w:rsidR="00424D92" w:rsidRPr="001F42D3" w:rsidRDefault="00424D92" w:rsidP="001060A2">
            <w:pPr>
              <w:pStyle w:val="TableEntry"/>
            </w:pPr>
            <w:r w:rsidRPr="001F42D3">
              <w:t xml:space="preserve">         [{ </w:t>
            </w:r>
          </w:p>
        </w:tc>
        <w:tc>
          <w:tcPr>
            <w:tcW w:w="1860" w:type="dxa"/>
          </w:tcPr>
          <w:p w14:paraId="2D224BA9" w14:textId="77777777" w:rsidR="00424D92" w:rsidRPr="001F42D3" w:rsidRDefault="00424D92" w:rsidP="001060A2">
            <w:pPr>
              <w:pStyle w:val="TableEntry"/>
            </w:pPr>
            <w:r w:rsidRPr="001F42D3">
              <w:t>--- COMPONENTS begin</w:t>
            </w:r>
          </w:p>
        </w:tc>
        <w:tc>
          <w:tcPr>
            <w:tcW w:w="1860" w:type="dxa"/>
          </w:tcPr>
          <w:p w14:paraId="17BD57A2" w14:textId="77777777" w:rsidR="00424D92" w:rsidRPr="001F42D3" w:rsidRDefault="00424D92" w:rsidP="001060A2">
            <w:pPr>
              <w:pStyle w:val="TableEntry"/>
              <w:rPr>
                <w:rFonts w:ascii="Arial" w:hAnsi="Arial" w:cs="Courier New"/>
                <w:color w:val="000000"/>
              </w:rPr>
            </w:pPr>
          </w:p>
        </w:tc>
        <w:tc>
          <w:tcPr>
            <w:tcW w:w="1860" w:type="dxa"/>
          </w:tcPr>
          <w:p w14:paraId="55D78F08" w14:textId="77777777" w:rsidR="00424D92" w:rsidRPr="001F42D3" w:rsidRDefault="00424D92" w:rsidP="001060A2">
            <w:pPr>
              <w:pStyle w:val="TableEntry"/>
              <w:rPr>
                <w:rFonts w:ascii="Arial" w:hAnsi="Arial" w:cs="Courier New"/>
                <w:color w:val="000000"/>
              </w:rPr>
            </w:pPr>
          </w:p>
        </w:tc>
        <w:tc>
          <w:tcPr>
            <w:tcW w:w="1860" w:type="dxa"/>
          </w:tcPr>
          <w:p w14:paraId="4997140D" w14:textId="77777777" w:rsidR="00424D92" w:rsidRPr="001F42D3" w:rsidRDefault="00424D92" w:rsidP="001060A2">
            <w:pPr>
              <w:pStyle w:val="TableEntry"/>
              <w:rPr>
                <w:rFonts w:ascii="Arial" w:hAnsi="Arial" w:cs="Courier New"/>
                <w:color w:val="000000"/>
              </w:rPr>
            </w:pPr>
          </w:p>
        </w:tc>
      </w:tr>
      <w:tr w:rsidR="00C40FD5" w:rsidRPr="001F42D3" w14:paraId="44E3FB04" w14:textId="77777777" w:rsidTr="009B6563">
        <w:trPr>
          <w:cantSplit/>
          <w:jc w:val="center"/>
        </w:trPr>
        <w:tc>
          <w:tcPr>
            <w:tcW w:w="1860" w:type="dxa"/>
          </w:tcPr>
          <w:p w14:paraId="5F3E7535" w14:textId="77777777" w:rsidR="00424D92" w:rsidRPr="001F42D3" w:rsidRDefault="00424D92" w:rsidP="001060A2">
            <w:pPr>
              <w:pStyle w:val="TableEntry"/>
            </w:pPr>
            <w:r w:rsidRPr="001F42D3">
              <w:t xml:space="preserve">               RXC</w:t>
            </w:r>
          </w:p>
        </w:tc>
        <w:tc>
          <w:tcPr>
            <w:tcW w:w="1860" w:type="dxa"/>
          </w:tcPr>
          <w:p w14:paraId="7A235947" w14:textId="77777777" w:rsidR="00424D92" w:rsidRPr="001F42D3" w:rsidRDefault="00424D92" w:rsidP="001060A2">
            <w:pPr>
              <w:pStyle w:val="TableEntry"/>
            </w:pPr>
            <w:r w:rsidRPr="001F42D3">
              <w:t>Pharmacy/Treatment Component</w:t>
            </w:r>
          </w:p>
        </w:tc>
        <w:tc>
          <w:tcPr>
            <w:tcW w:w="1860" w:type="dxa"/>
          </w:tcPr>
          <w:p w14:paraId="3924EFA1" w14:textId="77777777" w:rsidR="00424D92" w:rsidRPr="001F42D3" w:rsidRDefault="00424D92" w:rsidP="001060A2">
            <w:pPr>
              <w:pStyle w:val="TableEntry"/>
            </w:pPr>
            <w:r w:rsidRPr="001F42D3">
              <w:t>X</w:t>
            </w:r>
          </w:p>
        </w:tc>
        <w:tc>
          <w:tcPr>
            <w:tcW w:w="1860" w:type="dxa"/>
          </w:tcPr>
          <w:p w14:paraId="5909D09F" w14:textId="77777777" w:rsidR="00424D92" w:rsidRPr="001F42D3" w:rsidRDefault="00424D92" w:rsidP="001060A2">
            <w:pPr>
              <w:pStyle w:val="TableEntry"/>
              <w:rPr>
                <w:rFonts w:ascii="Arial" w:hAnsi="Arial" w:cs="Courier New"/>
                <w:color w:val="000000"/>
              </w:rPr>
            </w:pPr>
          </w:p>
        </w:tc>
        <w:tc>
          <w:tcPr>
            <w:tcW w:w="1860" w:type="dxa"/>
          </w:tcPr>
          <w:p w14:paraId="68955B7F" w14:textId="77777777" w:rsidR="00424D92" w:rsidRPr="001F42D3" w:rsidRDefault="00424D92" w:rsidP="001060A2">
            <w:pPr>
              <w:pStyle w:val="TableEntry"/>
            </w:pPr>
            <w:r w:rsidRPr="001F42D3">
              <w:t>4</w:t>
            </w:r>
          </w:p>
        </w:tc>
      </w:tr>
      <w:tr w:rsidR="00C40FD5" w:rsidRPr="001F42D3" w14:paraId="73EB958F" w14:textId="77777777" w:rsidTr="009B6563">
        <w:trPr>
          <w:cantSplit/>
          <w:jc w:val="center"/>
        </w:trPr>
        <w:tc>
          <w:tcPr>
            <w:tcW w:w="1860" w:type="dxa"/>
          </w:tcPr>
          <w:p w14:paraId="7921A729" w14:textId="77777777" w:rsidR="00424D92" w:rsidRPr="001F42D3" w:rsidRDefault="00424D92" w:rsidP="001060A2">
            <w:pPr>
              <w:pStyle w:val="TableEntry"/>
            </w:pPr>
            <w:r w:rsidRPr="001F42D3">
              <w:t xml:space="preserve">            [{ NTE }]</w:t>
            </w:r>
          </w:p>
        </w:tc>
        <w:tc>
          <w:tcPr>
            <w:tcW w:w="1860" w:type="dxa"/>
          </w:tcPr>
          <w:p w14:paraId="1B16C084" w14:textId="77777777" w:rsidR="00424D92" w:rsidRPr="001F42D3" w:rsidRDefault="00424D92" w:rsidP="001060A2">
            <w:pPr>
              <w:pStyle w:val="TableEntry"/>
            </w:pPr>
            <w:r w:rsidRPr="001F42D3">
              <w:t>Notes and Comments (for each RXC)</w:t>
            </w:r>
          </w:p>
        </w:tc>
        <w:tc>
          <w:tcPr>
            <w:tcW w:w="1860" w:type="dxa"/>
          </w:tcPr>
          <w:p w14:paraId="52E43BBA" w14:textId="77777777" w:rsidR="00424D92" w:rsidRPr="001F42D3" w:rsidRDefault="00424D92" w:rsidP="001060A2">
            <w:pPr>
              <w:pStyle w:val="TableEntry"/>
            </w:pPr>
            <w:r w:rsidRPr="001F42D3">
              <w:t>X</w:t>
            </w:r>
          </w:p>
        </w:tc>
        <w:tc>
          <w:tcPr>
            <w:tcW w:w="1860" w:type="dxa"/>
          </w:tcPr>
          <w:p w14:paraId="18D43C1E" w14:textId="77777777" w:rsidR="00424D92" w:rsidRPr="001F42D3" w:rsidRDefault="00424D92" w:rsidP="001060A2">
            <w:pPr>
              <w:pStyle w:val="TableEntry"/>
              <w:rPr>
                <w:rFonts w:ascii="Arial" w:hAnsi="Arial" w:cs="Courier New"/>
                <w:color w:val="000000"/>
              </w:rPr>
            </w:pPr>
          </w:p>
        </w:tc>
        <w:tc>
          <w:tcPr>
            <w:tcW w:w="1860" w:type="dxa"/>
          </w:tcPr>
          <w:p w14:paraId="211313CE" w14:textId="77777777" w:rsidR="00424D92" w:rsidRPr="001F42D3" w:rsidRDefault="00424D92" w:rsidP="001060A2">
            <w:pPr>
              <w:pStyle w:val="TableEntry"/>
            </w:pPr>
            <w:r w:rsidRPr="001F42D3">
              <w:t>2</w:t>
            </w:r>
          </w:p>
        </w:tc>
      </w:tr>
      <w:tr w:rsidR="00C40FD5" w:rsidRPr="001F42D3" w14:paraId="5F22B2A8" w14:textId="77777777" w:rsidTr="009B6563">
        <w:trPr>
          <w:cantSplit/>
          <w:jc w:val="center"/>
        </w:trPr>
        <w:tc>
          <w:tcPr>
            <w:tcW w:w="1860" w:type="dxa"/>
          </w:tcPr>
          <w:p w14:paraId="2FD572FB" w14:textId="77777777" w:rsidR="00424D92" w:rsidRPr="001F42D3" w:rsidRDefault="00424D92" w:rsidP="001060A2">
            <w:pPr>
              <w:pStyle w:val="TableEntry"/>
            </w:pPr>
            <w:r w:rsidRPr="001F42D3">
              <w:t xml:space="preserve">         }]</w:t>
            </w:r>
          </w:p>
        </w:tc>
        <w:tc>
          <w:tcPr>
            <w:tcW w:w="1860" w:type="dxa"/>
          </w:tcPr>
          <w:p w14:paraId="2AA8CD8B" w14:textId="77777777" w:rsidR="00424D92" w:rsidRPr="001F42D3" w:rsidRDefault="00424D92" w:rsidP="001060A2">
            <w:pPr>
              <w:pStyle w:val="TableEntry"/>
            </w:pPr>
            <w:r w:rsidRPr="001F42D3">
              <w:t>--- COMPONENTS end</w:t>
            </w:r>
          </w:p>
        </w:tc>
        <w:tc>
          <w:tcPr>
            <w:tcW w:w="1860" w:type="dxa"/>
          </w:tcPr>
          <w:p w14:paraId="28E2167A" w14:textId="77777777" w:rsidR="00424D92" w:rsidRPr="001F42D3" w:rsidRDefault="00424D92" w:rsidP="001060A2">
            <w:pPr>
              <w:pStyle w:val="TableEntry"/>
              <w:rPr>
                <w:rFonts w:ascii="Arial" w:hAnsi="Arial" w:cs="Courier New"/>
                <w:color w:val="000000"/>
              </w:rPr>
            </w:pPr>
          </w:p>
        </w:tc>
        <w:tc>
          <w:tcPr>
            <w:tcW w:w="1860" w:type="dxa"/>
          </w:tcPr>
          <w:p w14:paraId="04851D04" w14:textId="77777777" w:rsidR="00424D92" w:rsidRPr="001F42D3" w:rsidRDefault="00424D92" w:rsidP="001060A2">
            <w:pPr>
              <w:pStyle w:val="TableEntry"/>
              <w:rPr>
                <w:rFonts w:ascii="Arial" w:hAnsi="Arial" w:cs="Courier New"/>
                <w:color w:val="000000"/>
              </w:rPr>
            </w:pPr>
          </w:p>
        </w:tc>
        <w:tc>
          <w:tcPr>
            <w:tcW w:w="1860" w:type="dxa"/>
          </w:tcPr>
          <w:p w14:paraId="01B6DC01" w14:textId="77777777" w:rsidR="00424D92" w:rsidRPr="001F42D3" w:rsidRDefault="00424D92" w:rsidP="001060A2">
            <w:pPr>
              <w:pStyle w:val="TableEntry"/>
              <w:rPr>
                <w:rFonts w:ascii="Arial" w:hAnsi="Arial" w:cs="Courier New"/>
                <w:color w:val="000000"/>
              </w:rPr>
            </w:pPr>
          </w:p>
        </w:tc>
      </w:tr>
      <w:tr w:rsidR="00C40FD5" w:rsidRPr="001F42D3" w14:paraId="31CC28FC" w14:textId="77777777" w:rsidTr="009B6563">
        <w:trPr>
          <w:cantSplit/>
          <w:jc w:val="center"/>
        </w:trPr>
        <w:tc>
          <w:tcPr>
            <w:tcW w:w="1860" w:type="dxa"/>
          </w:tcPr>
          <w:p w14:paraId="512CBBE3" w14:textId="77777777" w:rsidR="00424D92" w:rsidRPr="001F42D3" w:rsidRDefault="00424D92" w:rsidP="001060A2">
            <w:pPr>
              <w:pStyle w:val="TableEntry"/>
            </w:pPr>
            <w:r w:rsidRPr="001F42D3">
              <w:t xml:space="preserve">      ]</w:t>
            </w:r>
          </w:p>
        </w:tc>
        <w:tc>
          <w:tcPr>
            <w:tcW w:w="1860" w:type="dxa"/>
          </w:tcPr>
          <w:p w14:paraId="3C30D0AD" w14:textId="77777777" w:rsidR="00424D92" w:rsidRPr="001F42D3" w:rsidRDefault="00424D92" w:rsidP="001060A2">
            <w:pPr>
              <w:pStyle w:val="TableEntry"/>
            </w:pPr>
            <w:r w:rsidRPr="001F42D3">
              <w:t>--- ORDER_DETAIL_SUPPLEMENT end</w:t>
            </w:r>
          </w:p>
        </w:tc>
        <w:tc>
          <w:tcPr>
            <w:tcW w:w="1860" w:type="dxa"/>
          </w:tcPr>
          <w:p w14:paraId="37C25530" w14:textId="77777777" w:rsidR="00424D92" w:rsidRPr="001F42D3" w:rsidRDefault="00424D92" w:rsidP="001060A2">
            <w:pPr>
              <w:pStyle w:val="TableEntry"/>
              <w:rPr>
                <w:rFonts w:ascii="Arial" w:hAnsi="Arial" w:cs="Courier New"/>
                <w:color w:val="000000"/>
              </w:rPr>
            </w:pPr>
          </w:p>
        </w:tc>
        <w:tc>
          <w:tcPr>
            <w:tcW w:w="1860" w:type="dxa"/>
          </w:tcPr>
          <w:p w14:paraId="354AF232" w14:textId="77777777" w:rsidR="00424D92" w:rsidRPr="001F42D3" w:rsidRDefault="00424D92" w:rsidP="001060A2">
            <w:pPr>
              <w:pStyle w:val="TableEntry"/>
              <w:rPr>
                <w:rFonts w:ascii="Arial" w:hAnsi="Arial" w:cs="Courier New"/>
                <w:color w:val="000000"/>
              </w:rPr>
            </w:pPr>
          </w:p>
        </w:tc>
        <w:tc>
          <w:tcPr>
            <w:tcW w:w="1860" w:type="dxa"/>
          </w:tcPr>
          <w:p w14:paraId="173A4740" w14:textId="77777777" w:rsidR="00424D92" w:rsidRPr="001F42D3" w:rsidRDefault="00424D92" w:rsidP="001060A2">
            <w:pPr>
              <w:pStyle w:val="TableEntry"/>
              <w:rPr>
                <w:rFonts w:ascii="Arial" w:hAnsi="Arial" w:cs="Courier New"/>
                <w:color w:val="000000"/>
              </w:rPr>
            </w:pPr>
          </w:p>
        </w:tc>
      </w:tr>
      <w:tr w:rsidR="00C40FD5" w:rsidRPr="001F42D3" w14:paraId="20AE9A1D" w14:textId="77777777" w:rsidTr="009B6563">
        <w:trPr>
          <w:cantSplit/>
          <w:jc w:val="center"/>
        </w:trPr>
        <w:tc>
          <w:tcPr>
            <w:tcW w:w="1860" w:type="dxa"/>
          </w:tcPr>
          <w:p w14:paraId="004D1102" w14:textId="77777777" w:rsidR="00424D92" w:rsidRPr="001F42D3" w:rsidRDefault="00424D92" w:rsidP="001060A2">
            <w:pPr>
              <w:pStyle w:val="TableEntry"/>
            </w:pPr>
            <w:r w:rsidRPr="001F42D3">
              <w:t xml:space="preserve">   ]</w:t>
            </w:r>
          </w:p>
        </w:tc>
        <w:tc>
          <w:tcPr>
            <w:tcW w:w="1860" w:type="dxa"/>
          </w:tcPr>
          <w:p w14:paraId="27923BD1" w14:textId="77777777" w:rsidR="00424D92" w:rsidRPr="001F42D3" w:rsidRDefault="00424D92" w:rsidP="001060A2">
            <w:pPr>
              <w:pStyle w:val="TableEntry"/>
            </w:pPr>
            <w:r w:rsidRPr="001F42D3">
              <w:t>--- ORDER_DETAIL end</w:t>
            </w:r>
          </w:p>
        </w:tc>
        <w:tc>
          <w:tcPr>
            <w:tcW w:w="1860" w:type="dxa"/>
          </w:tcPr>
          <w:p w14:paraId="300D7C59" w14:textId="77777777" w:rsidR="00424D92" w:rsidRPr="001F42D3" w:rsidRDefault="00424D92" w:rsidP="001060A2">
            <w:pPr>
              <w:pStyle w:val="TableEntry"/>
              <w:rPr>
                <w:rFonts w:ascii="Arial" w:hAnsi="Arial" w:cs="Courier New"/>
                <w:color w:val="000000"/>
              </w:rPr>
            </w:pPr>
          </w:p>
        </w:tc>
        <w:tc>
          <w:tcPr>
            <w:tcW w:w="1860" w:type="dxa"/>
          </w:tcPr>
          <w:p w14:paraId="106825C5" w14:textId="77777777" w:rsidR="00424D92" w:rsidRPr="001F42D3" w:rsidRDefault="00424D92" w:rsidP="001060A2">
            <w:pPr>
              <w:pStyle w:val="TableEntry"/>
              <w:rPr>
                <w:rFonts w:ascii="Arial" w:hAnsi="Arial" w:cs="Courier New"/>
                <w:color w:val="000000"/>
              </w:rPr>
            </w:pPr>
          </w:p>
        </w:tc>
        <w:tc>
          <w:tcPr>
            <w:tcW w:w="1860" w:type="dxa"/>
          </w:tcPr>
          <w:p w14:paraId="067DBC54" w14:textId="77777777" w:rsidR="00424D92" w:rsidRPr="001F42D3" w:rsidRDefault="00424D92" w:rsidP="001060A2">
            <w:pPr>
              <w:pStyle w:val="TableEntry"/>
              <w:rPr>
                <w:rFonts w:ascii="Arial" w:hAnsi="Arial" w:cs="Courier New"/>
                <w:color w:val="000000"/>
              </w:rPr>
            </w:pPr>
          </w:p>
        </w:tc>
      </w:tr>
      <w:tr w:rsidR="00C40FD5" w:rsidRPr="001F42D3" w14:paraId="6B6FC06F" w14:textId="77777777" w:rsidTr="009B6563">
        <w:trPr>
          <w:cantSplit/>
          <w:jc w:val="center"/>
        </w:trPr>
        <w:tc>
          <w:tcPr>
            <w:tcW w:w="1860" w:type="dxa"/>
          </w:tcPr>
          <w:p w14:paraId="655B1BD5" w14:textId="77777777" w:rsidR="00424D92" w:rsidRPr="001F42D3" w:rsidRDefault="00424D92" w:rsidP="001060A2">
            <w:pPr>
              <w:pStyle w:val="TableEntry"/>
            </w:pPr>
            <w:r w:rsidRPr="001F42D3">
              <w:t xml:space="preserve">   [  </w:t>
            </w:r>
          </w:p>
        </w:tc>
        <w:tc>
          <w:tcPr>
            <w:tcW w:w="1860" w:type="dxa"/>
          </w:tcPr>
          <w:p w14:paraId="7347974A" w14:textId="77777777" w:rsidR="00424D92" w:rsidRPr="001F42D3" w:rsidRDefault="00424D92" w:rsidP="001060A2">
            <w:pPr>
              <w:pStyle w:val="TableEntry"/>
            </w:pPr>
            <w:r w:rsidRPr="001F42D3">
              <w:t>--- ENCODING begin</w:t>
            </w:r>
          </w:p>
        </w:tc>
        <w:tc>
          <w:tcPr>
            <w:tcW w:w="1860" w:type="dxa"/>
          </w:tcPr>
          <w:p w14:paraId="1C83D4B7" w14:textId="77777777" w:rsidR="00424D92" w:rsidRPr="001F42D3" w:rsidRDefault="00424D92" w:rsidP="001060A2">
            <w:pPr>
              <w:pStyle w:val="TableEntry"/>
              <w:rPr>
                <w:rFonts w:ascii="Arial" w:hAnsi="Arial" w:cs="Courier New"/>
                <w:color w:val="000000"/>
              </w:rPr>
            </w:pPr>
          </w:p>
        </w:tc>
        <w:tc>
          <w:tcPr>
            <w:tcW w:w="1860" w:type="dxa"/>
          </w:tcPr>
          <w:p w14:paraId="08843A70" w14:textId="77777777" w:rsidR="00424D92" w:rsidRPr="001F42D3" w:rsidRDefault="00424D92" w:rsidP="001060A2">
            <w:pPr>
              <w:pStyle w:val="TableEntry"/>
              <w:rPr>
                <w:rFonts w:ascii="Arial" w:hAnsi="Arial" w:cs="Courier New"/>
                <w:color w:val="000000"/>
              </w:rPr>
            </w:pPr>
          </w:p>
        </w:tc>
        <w:tc>
          <w:tcPr>
            <w:tcW w:w="1860" w:type="dxa"/>
          </w:tcPr>
          <w:p w14:paraId="53C298E1" w14:textId="77777777" w:rsidR="00424D92" w:rsidRPr="001F42D3" w:rsidRDefault="00424D92" w:rsidP="001060A2">
            <w:pPr>
              <w:pStyle w:val="TableEntry"/>
              <w:rPr>
                <w:rFonts w:ascii="Arial" w:hAnsi="Arial" w:cs="Courier New"/>
                <w:color w:val="000000"/>
              </w:rPr>
            </w:pPr>
          </w:p>
        </w:tc>
      </w:tr>
      <w:tr w:rsidR="00C40FD5" w:rsidRPr="001F42D3" w14:paraId="5C1338A3" w14:textId="77777777" w:rsidTr="009B6563">
        <w:trPr>
          <w:cantSplit/>
          <w:jc w:val="center"/>
        </w:trPr>
        <w:tc>
          <w:tcPr>
            <w:tcW w:w="1860" w:type="dxa"/>
          </w:tcPr>
          <w:p w14:paraId="39365437" w14:textId="77777777" w:rsidR="00424D92" w:rsidRPr="001F42D3" w:rsidRDefault="00424D92" w:rsidP="001060A2">
            <w:pPr>
              <w:pStyle w:val="TableEntry"/>
            </w:pPr>
            <w:r w:rsidRPr="001F42D3">
              <w:t xml:space="preserve">         RXE</w:t>
            </w:r>
          </w:p>
        </w:tc>
        <w:tc>
          <w:tcPr>
            <w:tcW w:w="1860" w:type="dxa"/>
          </w:tcPr>
          <w:p w14:paraId="74499F6A" w14:textId="77777777" w:rsidR="00424D92" w:rsidRPr="001F42D3" w:rsidRDefault="00424D92" w:rsidP="001060A2">
            <w:pPr>
              <w:pStyle w:val="TableEntry"/>
            </w:pPr>
            <w:r w:rsidRPr="001F42D3">
              <w:t xml:space="preserve">Pharmacy/Treatment Encoded Order </w:t>
            </w:r>
          </w:p>
        </w:tc>
        <w:tc>
          <w:tcPr>
            <w:tcW w:w="1860" w:type="dxa"/>
          </w:tcPr>
          <w:p w14:paraId="477592C1" w14:textId="77777777" w:rsidR="00424D92" w:rsidRPr="001F42D3" w:rsidRDefault="00424D92" w:rsidP="001060A2">
            <w:pPr>
              <w:pStyle w:val="TableEntry"/>
            </w:pPr>
            <w:r w:rsidRPr="001F42D3">
              <w:t>X</w:t>
            </w:r>
          </w:p>
        </w:tc>
        <w:tc>
          <w:tcPr>
            <w:tcW w:w="1860" w:type="dxa"/>
          </w:tcPr>
          <w:p w14:paraId="048BC9AA" w14:textId="77777777" w:rsidR="00424D92" w:rsidRPr="001F42D3" w:rsidRDefault="00424D92" w:rsidP="001060A2">
            <w:pPr>
              <w:pStyle w:val="TableEntry"/>
              <w:rPr>
                <w:rFonts w:ascii="Arial" w:hAnsi="Arial" w:cs="Courier New"/>
                <w:color w:val="000000"/>
              </w:rPr>
            </w:pPr>
          </w:p>
        </w:tc>
        <w:tc>
          <w:tcPr>
            <w:tcW w:w="1860" w:type="dxa"/>
          </w:tcPr>
          <w:p w14:paraId="01C4202E" w14:textId="77777777" w:rsidR="00424D92" w:rsidRPr="001F42D3" w:rsidRDefault="00424D92" w:rsidP="001060A2">
            <w:pPr>
              <w:pStyle w:val="TableEntry"/>
            </w:pPr>
            <w:r w:rsidRPr="001F42D3">
              <w:t>4</w:t>
            </w:r>
          </w:p>
        </w:tc>
      </w:tr>
      <w:tr w:rsidR="00C40FD5" w:rsidRPr="001F42D3" w14:paraId="0DA94C25" w14:textId="77777777" w:rsidTr="009B6563">
        <w:trPr>
          <w:cantSplit/>
          <w:jc w:val="center"/>
        </w:trPr>
        <w:tc>
          <w:tcPr>
            <w:tcW w:w="1860" w:type="dxa"/>
          </w:tcPr>
          <w:p w14:paraId="68709A55" w14:textId="77777777" w:rsidR="00424D92" w:rsidRPr="001F42D3" w:rsidRDefault="00424D92" w:rsidP="001060A2">
            <w:pPr>
              <w:pStyle w:val="TableEntry"/>
            </w:pPr>
            <w:r w:rsidRPr="001F42D3">
              <w:t xml:space="preserve">      {  </w:t>
            </w:r>
          </w:p>
        </w:tc>
        <w:tc>
          <w:tcPr>
            <w:tcW w:w="1860" w:type="dxa"/>
          </w:tcPr>
          <w:p w14:paraId="42DDACE9" w14:textId="77777777" w:rsidR="00424D92" w:rsidRPr="001F42D3" w:rsidRDefault="00424D92" w:rsidP="001060A2">
            <w:pPr>
              <w:pStyle w:val="TableEntry"/>
            </w:pPr>
            <w:r w:rsidRPr="001F42D3">
              <w:t>--- TIMING_ENCODED begin</w:t>
            </w:r>
          </w:p>
        </w:tc>
        <w:tc>
          <w:tcPr>
            <w:tcW w:w="1860" w:type="dxa"/>
          </w:tcPr>
          <w:p w14:paraId="4D3F2E0D" w14:textId="77777777" w:rsidR="00424D92" w:rsidRPr="001F42D3" w:rsidRDefault="00424D92" w:rsidP="001060A2">
            <w:pPr>
              <w:pStyle w:val="TableEntry"/>
              <w:rPr>
                <w:rFonts w:ascii="Arial" w:hAnsi="Arial" w:cs="Courier New"/>
                <w:color w:val="000000"/>
              </w:rPr>
            </w:pPr>
          </w:p>
        </w:tc>
        <w:tc>
          <w:tcPr>
            <w:tcW w:w="1860" w:type="dxa"/>
          </w:tcPr>
          <w:p w14:paraId="0BD68689" w14:textId="77777777" w:rsidR="00424D92" w:rsidRPr="001F42D3" w:rsidRDefault="00424D92" w:rsidP="001060A2">
            <w:pPr>
              <w:pStyle w:val="TableEntry"/>
              <w:rPr>
                <w:rFonts w:ascii="Arial" w:hAnsi="Arial" w:cs="Courier New"/>
                <w:color w:val="000000"/>
              </w:rPr>
            </w:pPr>
          </w:p>
        </w:tc>
        <w:tc>
          <w:tcPr>
            <w:tcW w:w="1860" w:type="dxa"/>
          </w:tcPr>
          <w:p w14:paraId="3FF3F921" w14:textId="77777777" w:rsidR="00424D92" w:rsidRPr="001F42D3" w:rsidRDefault="00424D92" w:rsidP="001060A2">
            <w:pPr>
              <w:pStyle w:val="TableEntry"/>
              <w:rPr>
                <w:rFonts w:ascii="Arial" w:hAnsi="Arial" w:cs="Courier New"/>
                <w:color w:val="000000"/>
              </w:rPr>
            </w:pPr>
          </w:p>
        </w:tc>
      </w:tr>
      <w:tr w:rsidR="00C40FD5" w:rsidRPr="001F42D3" w14:paraId="3D67F446" w14:textId="77777777" w:rsidTr="009B6563">
        <w:trPr>
          <w:cantSplit/>
          <w:jc w:val="center"/>
        </w:trPr>
        <w:tc>
          <w:tcPr>
            <w:tcW w:w="1860" w:type="dxa"/>
          </w:tcPr>
          <w:p w14:paraId="32DAE329" w14:textId="77777777" w:rsidR="00424D92" w:rsidRPr="001F42D3" w:rsidRDefault="00424D92" w:rsidP="001060A2">
            <w:pPr>
              <w:pStyle w:val="TableEntry"/>
            </w:pPr>
            <w:r w:rsidRPr="001F42D3">
              <w:t xml:space="preserve">            TQ1</w:t>
            </w:r>
          </w:p>
        </w:tc>
        <w:tc>
          <w:tcPr>
            <w:tcW w:w="1860" w:type="dxa"/>
          </w:tcPr>
          <w:p w14:paraId="12496CD2" w14:textId="77777777" w:rsidR="00424D92" w:rsidRPr="001F42D3" w:rsidRDefault="00424D92" w:rsidP="001060A2">
            <w:pPr>
              <w:pStyle w:val="TableEntry"/>
            </w:pPr>
            <w:r w:rsidRPr="001F42D3">
              <w:t>Timing/Quantity</w:t>
            </w:r>
          </w:p>
        </w:tc>
        <w:tc>
          <w:tcPr>
            <w:tcW w:w="1860" w:type="dxa"/>
          </w:tcPr>
          <w:p w14:paraId="25E06E5C" w14:textId="77777777" w:rsidR="00424D92" w:rsidRPr="001F42D3" w:rsidRDefault="00424D92" w:rsidP="001060A2">
            <w:pPr>
              <w:pStyle w:val="TableEntry"/>
            </w:pPr>
            <w:r w:rsidRPr="001F42D3">
              <w:t>X</w:t>
            </w:r>
          </w:p>
        </w:tc>
        <w:tc>
          <w:tcPr>
            <w:tcW w:w="1860" w:type="dxa"/>
          </w:tcPr>
          <w:p w14:paraId="2DF6907F" w14:textId="77777777" w:rsidR="00424D92" w:rsidRPr="001F42D3" w:rsidRDefault="00424D92" w:rsidP="001060A2">
            <w:pPr>
              <w:pStyle w:val="TableEntry"/>
              <w:rPr>
                <w:rFonts w:ascii="Arial" w:hAnsi="Arial" w:cs="Courier New"/>
                <w:color w:val="000000"/>
              </w:rPr>
            </w:pPr>
          </w:p>
        </w:tc>
        <w:tc>
          <w:tcPr>
            <w:tcW w:w="1860" w:type="dxa"/>
          </w:tcPr>
          <w:p w14:paraId="67122024" w14:textId="77777777" w:rsidR="00424D92" w:rsidRPr="001F42D3" w:rsidRDefault="00424D92" w:rsidP="001060A2">
            <w:pPr>
              <w:pStyle w:val="TableEntry"/>
            </w:pPr>
            <w:r w:rsidRPr="001F42D3">
              <w:t>4</w:t>
            </w:r>
          </w:p>
        </w:tc>
      </w:tr>
      <w:tr w:rsidR="00C40FD5" w:rsidRPr="001F42D3" w14:paraId="2A47A937" w14:textId="77777777" w:rsidTr="009B6563">
        <w:trPr>
          <w:cantSplit/>
          <w:jc w:val="center"/>
        </w:trPr>
        <w:tc>
          <w:tcPr>
            <w:tcW w:w="1860" w:type="dxa"/>
          </w:tcPr>
          <w:p w14:paraId="5812EA2F" w14:textId="77777777" w:rsidR="00424D92" w:rsidRPr="001F42D3" w:rsidRDefault="00424D92" w:rsidP="001060A2">
            <w:pPr>
              <w:pStyle w:val="TableEntry"/>
            </w:pPr>
            <w:r w:rsidRPr="001F42D3">
              <w:t xml:space="preserve">         [{ TQ2 }]</w:t>
            </w:r>
          </w:p>
        </w:tc>
        <w:tc>
          <w:tcPr>
            <w:tcW w:w="1860" w:type="dxa"/>
          </w:tcPr>
          <w:p w14:paraId="68AEF539" w14:textId="77777777" w:rsidR="00424D92" w:rsidRPr="001F42D3" w:rsidRDefault="00424D92" w:rsidP="001060A2">
            <w:pPr>
              <w:pStyle w:val="TableEntry"/>
            </w:pPr>
            <w:r w:rsidRPr="001F42D3">
              <w:t>Timing/Quantity Order Sequence</w:t>
            </w:r>
          </w:p>
        </w:tc>
        <w:tc>
          <w:tcPr>
            <w:tcW w:w="1860" w:type="dxa"/>
          </w:tcPr>
          <w:p w14:paraId="1B0277FB" w14:textId="77777777" w:rsidR="00424D92" w:rsidRPr="001F42D3" w:rsidRDefault="00424D92" w:rsidP="001060A2">
            <w:pPr>
              <w:pStyle w:val="TableEntry"/>
            </w:pPr>
            <w:r w:rsidRPr="001F42D3">
              <w:t>X</w:t>
            </w:r>
          </w:p>
        </w:tc>
        <w:tc>
          <w:tcPr>
            <w:tcW w:w="1860" w:type="dxa"/>
          </w:tcPr>
          <w:p w14:paraId="48C19DB8" w14:textId="77777777" w:rsidR="00424D92" w:rsidRPr="001F42D3" w:rsidRDefault="00424D92" w:rsidP="001060A2">
            <w:pPr>
              <w:pStyle w:val="TableEntry"/>
              <w:rPr>
                <w:rFonts w:ascii="Arial" w:hAnsi="Arial" w:cs="Courier New"/>
                <w:color w:val="000000"/>
              </w:rPr>
            </w:pPr>
          </w:p>
        </w:tc>
        <w:tc>
          <w:tcPr>
            <w:tcW w:w="1860" w:type="dxa"/>
          </w:tcPr>
          <w:p w14:paraId="46CC64E6" w14:textId="77777777" w:rsidR="00424D92" w:rsidRPr="001F42D3" w:rsidRDefault="00424D92" w:rsidP="001060A2">
            <w:pPr>
              <w:pStyle w:val="TableEntry"/>
            </w:pPr>
            <w:r w:rsidRPr="001F42D3">
              <w:t>4</w:t>
            </w:r>
          </w:p>
        </w:tc>
      </w:tr>
      <w:tr w:rsidR="00C40FD5" w:rsidRPr="001F42D3" w14:paraId="71CF86FC" w14:textId="77777777" w:rsidTr="009B6563">
        <w:trPr>
          <w:cantSplit/>
          <w:jc w:val="center"/>
        </w:trPr>
        <w:tc>
          <w:tcPr>
            <w:tcW w:w="1860" w:type="dxa"/>
          </w:tcPr>
          <w:p w14:paraId="1A337EC5" w14:textId="77777777" w:rsidR="00424D92" w:rsidRPr="001F42D3" w:rsidRDefault="00424D92" w:rsidP="001060A2">
            <w:pPr>
              <w:pStyle w:val="TableEntry"/>
            </w:pPr>
            <w:r w:rsidRPr="001F42D3">
              <w:t xml:space="preserve">      }</w:t>
            </w:r>
          </w:p>
        </w:tc>
        <w:tc>
          <w:tcPr>
            <w:tcW w:w="1860" w:type="dxa"/>
          </w:tcPr>
          <w:p w14:paraId="44931299" w14:textId="77777777" w:rsidR="00424D92" w:rsidRPr="001F42D3" w:rsidRDefault="00424D92" w:rsidP="001060A2">
            <w:pPr>
              <w:pStyle w:val="TableEntry"/>
            </w:pPr>
            <w:r w:rsidRPr="001F42D3">
              <w:t>--- TIMING_ENCODED end</w:t>
            </w:r>
          </w:p>
        </w:tc>
        <w:tc>
          <w:tcPr>
            <w:tcW w:w="1860" w:type="dxa"/>
          </w:tcPr>
          <w:p w14:paraId="593D58EA" w14:textId="77777777" w:rsidR="00424D92" w:rsidRPr="001F42D3" w:rsidRDefault="00424D92" w:rsidP="001060A2">
            <w:pPr>
              <w:pStyle w:val="TableEntry"/>
              <w:rPr>
                <w:rFonts w:ascii="Arial" w:hAnsi="Arial" w:cs="Courier New"/>
                <w:color w:val="000000"/>
              </w:rPr>
            </w:pPr>
          </w:p>
        </w:tc>
        <w:tc>
          <w:tcPr>
            <w:tcW w:w="1860" w:type="dxa"/>
          </w:tcPr>
          <w:p w14:paraId="2188E0FA" w14:textId="77777777" w:rsidR="00424D92" w:rsidRPr="001F42D3" w:rsidRDefault="00424D92" w:rsidP="001060A2">
            <w:pPr>
              <w:pStyle w:val="TableEntry"/>
              <w:rPr>
                <w:rFonts w:ascii="Arial" w:hAnsi="Arial" w:cs="Courier New"/>
                <w:color w:val="000000"/>
              </w:rPr>
            </w:pPr>
          </w:p>
        </w:tc>
        <w:tc>
          <w:tcPr>
            <w:tcW w:w="1860" w:type="dxa"/>
          </w:tcPr>
          <w:p w14:paraId="1B2B93BD" w14:textId="77777777" w:rsidR="00424D92" w:rsidRPr="001F42D3" w:rsidRDefault="00424D92" w:rsidP="001060A2">
            <w:pPr>
              <w:pStyle w:val="TableEntry"/>
              <w:rPr>
                <w:rFonts w:ascii="Arial" w:hAnsi="Arial" w:cs="Courier New"/>
                <w:color w:val="000000"/>
              </w:rPr>
            </w:pPr>
          </w:p>
        </w:tc>
      </w:tr>
      <w:tr w:rsidR="00C40FD5" w:rsidRPr="001F42D3" w14:paraId="4E87ED52" w14:textId="77777777" w:rsidTr="009B6563">
        <w:trPr>
          <w:cantSplit/>
          <w:jc w:val="center"/>
        </w:trPr>
        <w:tc>
          <w:tcPr>
            <w:tcW w:w="1860" w:type="dxa"/>
          </w:tcPr>
          <w:p w14:paraId="417A5CC5" w14:textId="77777777" w:rsidR="00424D92" w:rsidRPr="001F42D3" w:rsidRDefault="00424D92" w:rsidP="001060A2">
            <w:pPr>
              <w:pStyle w:val="TableEntry"/>
            </w:pPr>
            <w:r w:rsidRPr="001F42D3">
              <w:t xml:space="preserve">      {  RXR  }</w:t>
            </w:r>
          </w:p>
        </w:tc>
        <w:tc>
          <w:tcPr>
            <w:tcW w:w="1860" w:type="dxa"/>
          </w:tcPr>
          <w:p w14:paraId="0E45C8B6" w14:textId="77777777" w:rsidR="00424D92" w:rsidRPr="001F42D3" w:rsidRDefault="00424D92" w:rsidP="001060A2">
            <w:pPr>
              <w:pStyle w:val="TableEntry"/>
            </w:pPr>
            <w:r w:rsidRPr="001F42D3">
              <w:t>Pharmacy/Treatment Route</w:t>
            </w:r>
          </w:p>
        </w:tc>
        <w:tc>
          <w:tcPr>
            <w:tcW w:w="1860" w:type="dxa"/>
          </w:tcPr>
          <w:p w14:paraId="2631AB1C" w14:textId="77777777" w:rsidR="00424D92" w:rsidRPr="001F42D3" w:rsidRDefault="00424D92" w:rsidP="001060A2">
            <w:pPr>
              <w:pStyle w:val="TableEntry"/>
            </w:pPr>
            <w:r w:rsidRPr="001F42D3">
              <w:t>X</w:t>
            </w:r>
          </w:p>
        </w:tc>
        <w:tc>
          <w:tcPr>
            <w:tcW w:w="1860" w:type="dxa"/>
          </w:tcPr>
          <w:p w14:paraId="5A7E2577" w14:textId="77777777" w:rsidR="00424D92" w:rsidRPr="001F42D3" w:rsidRDefault="00424D92" w:rsidP="001060A2">
            <w:pPr>
              <w:pStyle w:val="TableEntry"/>
              <w:rPr>
                <w:rFonts w:ascii="Arial" w:hAnsi="Arial" w:cs="Courier New"/>
                <w:color w:val="000000"/>
              </w:rPr>
            </w:pPr>
          </w:p>
        </w:tc>
        <w:tc>
          <w:tcPr>
            <w:tcW w:w="1860" w:type="dxa"/>
          </w:tcPr>
          <w:p w14:paraId="34702D55" w14:textId="77777777" w:rsidR="00424D92" w:rsidRPr="001F42D3" w:rsidRDefault="00424D92" w:rsidP="001060A2">
            <w:pPr>
              <w:pStyle w:val="TableEntry"/>
            </w:pPr>
            <w:r w:rsidRPr="001F42D3">
              <w:t>4</w:t>
            </w:r>
          </w:p>
        </w:tc>
      </w:tr>
      <w:tr w:rsidR="00C40FD5" w:rsidRPr="001F42D3" w14:paraId="11DEEC46" w14:textId="77777777" w:rsidTr="009B6563">
        <w:trPr>
          <w:cantSplit/>
          <w:jc w:val="center"/>
        </w:trPr>
        <w:tc>
          <w:tcPr>
            <w:tcW w:w="1860" w:type="dxa"/>
          </w:tcPr>
          <w:p w14:paraId="4FA83BA7" w14:textId="77777777" w:rsidR="00424D92" w:rsidRPr="001F42D3" w:rsidRDefault="00424D92" w:rsidP="001060A2">
            <w:pPr>
              <w:pStyle w:val="TableEntry"/>
            </w:pPr>
            <w:r w:rsidRPr="001F42D3">
              <w:t xml:space="preserve">      [{ RXC }]</w:t>
            </w:r>
          </w:p>
        </w:tc>
        <w:tc>
          <w:tcPr>
            <w:tcW w:w="1860" w:type="dxa"/>
          </w:tcPr>
          <w:p w14:paraId="04055FD8" w14:textId="77777777" w:rsidR="00424D92" w:rsidRPr="001F42D3" w:rsidRDefault="00424D92" w:rsidP="001060A2">
            <w:pPr>
              <w:pStyle w:val="TableEntry"/>
            </w:pPr>
            <w:r w:rsidRPr="001F42D3">
              <w:t>Pharmacy/Treatment Component</w:t>
            </w:r>
          </w:p>
        </w:tc>
        <w:tc>
          <w:tcPr>
            <w:tcW w:w="1860" w:type="dxa"/>
          </w:tcPr>
          <w:p w14:paraId="5D3AA3B4" w14:textId="77777777" w:rsidR="00424D92" w:rsidRPr="001F42D3" w:rsidRDefault="00424D92" w:rsidP="001060A2">
            <w:pPr>
              <w:pStyle w:val="TableEntry"/>
            </w:pPr>
            <w:r w:rsidRPr="001F42D3">
              <w:t>X</w:t>
            </w:r>
          </w:p>
        </w:tc>
        <w:tc>
          <w:tcPr>
            <w:tcW w:w="1860" w:type="dxa"/>
          </w:tcPr>
          <w:p w14:paraId="2DA7201C" w14:textId="77777777" w:rsidR="00424D92" w:rsidRPr="001F42D3" w:rsidRDefault="00424D92" w:rsidP="001060A2">
            <w:pPr>
              <w:pStyle w:val="TableEntry"/>
              <w:rPr>
                <w:rFonts w:ascii="Arial" w:hAnsi="Arial" w:cs="Courier New"/>
                <w:color w:val="000000"/>
              </w:rPr>
            </w:pPr>
          </w:p>
        </w:tc>
        <w:tc>
          <w:tcPr>
            <w:tcW w:w="1860" w:type="dxa"/>
          </w:tcPr>
          <w:p w14:paraId="7F87A557" w14:textId="77777777" w:rsidR="00424D92" w:rsidRPr="001F42D3" w:rsidRDefault="00424D92" w:rsidP="001060A2">
            <w:pPr>
              <w:pStyle w:val="TableEntry"/>
            </w:pPr>
            <w:r w:rsidRPr="001F42D3">
              <w:t>4</w:t>
            </w:r>
          </w:p>
        </w:tc>
      </w:tr>
      <w:tr w:rsidR="00C40FD5" w:rsidRPr="001F42D3" w14:paraId="5A995B67" w14:textId="77777777" w:rsidTr="009B6563">
        <w:trPr>
          <w:cantSplit/>
          <w:jc w:val="center"/>
        </w:trPr>
        <w:tc>
          <w:tcPr>
            <w:tcW w:w="1860" w:type="dxa"/>
          </w:tcPr>
          <w:p w14:paraId="301B0209" w14:textId="77777777" w:rsidR="00424D92" w:rsidRPr="001F42D3" w:rsidRDefault="00424D92" w:rsidP="001060A2">
            <w:pPr>
              <w:pStyle w:val="TableEntry"/>
            </w:pPr>
            <w:r w:rsidRPr="001F42D3">
              <w:t xml:space="preserve">   ]</w:t>
            </w:r>
          </w:p>
        </w:tc>
        <w:tc>
          <w:tcPr>
            <w:tcW w:w="1860" w:type="dxa"/>
          </w:tcPr>
          <w:p w14:paraId="1729ED7C" w14:textId="77777777" w:rsidR="00424D92" w:rsidRPr="001F42D3" w:rsidRDefault="00424D92" w:rsidP="001060A2">
            <w:pPr>
              <w:pStyle w:val="TableEntry"/>
            </w:pPr>
            <w:r w:rsidRPr="001F42D3">
              <w:t>--- ENCODING end</w:t>
            </w:r>
          </w:p>
        </w:tc>
        <w:tc>
          <w:tcPr>
            <w:tcW w:w="1860" w:type="dxa"/>
          </w:tcPr>
          <w:p w14:paraId="3E887C33" w14:textId="77777777" w:rsidR="00424D92" w:rsidRPr="001F42D3" w:rsidRDefault="00424D92" w:rsidP="001060A2">
            <w:pPr>
              <w:pStyle w:val="TableEntry"/>
              <w:rPr>
                <w:rFonts w:ascii="Arial" w:hAnsi="Arial" w:cs="Courier New"/>
                <w:color w:val="000000"/>
              </w:rPr>
            </w:pPr>
          </w:p>
        </w:tc>
        <w:tc>
          <w:tcPr>
            <w:tcW w:w="1860" w:type="dxa"/>
          </w:tcPr>
          <w:p w14:paraId="15117551" w14:textId="77777777" w:rsidR="00424D92" w:rsidRPr="001F42D3" w:rsidRDefault="00424D92" w:rsidP="001060A2">
            <w:pPr>
              <w:pStyle w:val="TableEntry"/>
              <w:rPr>
                <w:rFonts w:ascii="Arial" w:hAnsi="Arial" w:cs="Courier New"/>
                <w:color w:val="000000"/>
              </w:rPr>
            </w:pPr>
          </w:p>
        </w:tc>
        <w:tc>
          <w:tcPr>
            <w:tcW w:w="1860" w:type="dxa"/>
          </w:tcPr>
          <w:p w14:paraId="59CE4E29" w14:textId="77777777" w:rsidR="00424D92" w:rsidRPr="001F42D3" w:rsidRDefault="00424D92" w:rsidP="001060A2">
            <w:pPr>
              <w:pStyle w:val="TableEntry"/>
              <w:rPr>
                <w:rFonts w:ascii="Arial" w:hAnsi="Arial" w:cs="Courier New"/>
                <w:color w:val="000000"/>
              </w:rPr>
            </w:pPr>
          </w:p>
        </w:tc>
      </w:tr>
      <w:tr w:rsidR="00C40FD5" w:rsidRPr="001F42D3" w14:paraId="3987DC5A" w14:textId="77777777" w:rsidTr="009B6563">
        <w:trPr>
          <w:cantSplit/>
          <w:jc w:val="center"/>
        </w:trPr>
        <w:tc>
          <w:tcPr>
            <w:tcW w:w="1860" w:type="dxa"/>
          </w:tcPr>
          <w:p w14:paraId="48545675" w14:textId="77777777" w:rsidR="00424D92" w:rsidRPr="001F42D3" w:rsidRDefault="00424D92" w:rsidP="001060A2">
            <w:pPr>
              <w:pStyle w:val="TableEntry"/>
            </w:pPr>
            <w:r w:rsidRPr="001F42D3">
              <w:t xml:space="preserve">   {  </w:t>
            </w:r>
          </w:p>
        </w:tc>
        <w:tc>
          <w:tcPr>
            <w:tcW w:w="1860" w:type="dxa"/>
          </w:tcPr>
          <w:p w14:paraId="6685B0C0" w14:textId="77777777" w:rsidR="00424D92" w:rsidRPr="001F42D3" w:rsidRDefault="00424D92" w:rsidP="001060A2">
            <w:pPr>
              <w:pStyle w:val="TableEntry"/>
            </w:pPr>
            <w:r w:rsidRPr="001F42D3">
              <w:t>--- GIVE begin</w:t>
            </w:r>
          </w:p>
        </w:tc>
        <w:tc>
          <w:tcPr>
            <w:tcW w:w="1860" w:type="dxa"/>
          </w:tcPr>
          <w:p w14:paraId="31DAA552" w14:textId="77777777" w:rsidR="00424D92" w:rsidRPr="001F42D3" w:rsidRDefault="00424D92" w:rsidP="001060A2">
            <w:pPr>
              <w:pStyle w:val="TableEntry"/>
              <w:rPr>
                <w:rFonts w:ascii="Arial" w:hAnsi="Arial" w:cs="Courier New"/>
                <w:color w:val="000000"/>
              </w:rPr>
            </w:pPr>
          </w:p>
        </w:tc>
        <w:tc>
          <w:tcPr>
            <w:tcW w:w="1860" w:type="dxa"/>
          </w:tcPr>
          <w:p w14:paraId="2C050006" w14:textId="77777777" w:rsidR="00424D92" w:rsidRPr="001F42D3" w:rsidRDefault="00424D92" w:rsidP="001060A2">
            <w:pPr>
              <w:pStyle w:val="TableEntry"/>
              <w:rPr>
                <w:rFonts w:ascii="Arial" w:hAnsi="Arial" w:cs="Courier New"/>
                <w:color w:val="000000"/>
              </w:rPr>
            </w:pPr>
          </w:p>
        </w:tc>
        <w:tc>
          <w:tcPr>
            <w:tcW w:w="1860" w:type="dxa"/>
          </w:tcPr>
          <w:p w14:paraId="56DEB9B9" w14:textId="77777777" w:rsidR="00424D92" w:rsidRPr="001F42D3" w:rsidRDefault="00424D92" w:rsidP="001060A2">
            <w:pPr>
              <w:pStyle w:val="TableEntry"/>
              <w:rPr>
                <w:rFonts w:ascii="Arial" w:hAnsi="Arial" w:cs="Courier New"/>
                <w:color w:val="000000"/>
              </w:rPr>
            </w:pPr>
          </w:p>
        </w:tc>
      </w:tr>
      <w:tr w:rsidR="00C40FD5" w:rsidRPr="001F42D3" w14:paraId="541C0509" w14:textId="77777777" w:rsidTr="009B6563">
        <w:trPr>
          <w:cantSplit/>
          <w:jc w:val="center"/>
        </w:trPr>
        <w:tc>
          <w:tcPr>
            <w:tcW w:w="1860" w:type="dxa"/>
          </w:tcPr>
          <w:p w14:paraId="2C1D42FC" w14:textId="77777777" w:rsidR="00424D92" w:rsidRPr="001F42D3" w:rsidRDefault="00424D92" w:rsidP="001060A2">
            <w:pPr>
              <w:pStyle w:val="TableEntry"/>
            </w:pPr>
            <w:r w:rsidRPr="001F42D3">
              <w:t xml:space="preserve">         RXG</w:t>
            </w:r>
          </w:p>
        </w:tc>
        <w:tc>
          <w:tcPr>
            <w:tcW w:w="1860" w:type="dxa"/>
          </w:tcPr>
          <w:p w14:paraId="799F92AA" w14:textId="77777777" w:rsidR="00424D92" w:rsidRPr="001F42D3" w:rsidRDefault="00424D92" w:rsidP="001060A2">
            <w:pPr>
              <w:pStyle w:val="TableEntry"/>
            </w:pPr>
            <w:r w:rsidRPr="001F42D3">
              <w:t>Pharmacy/Treatment Give</w:t>
            </w:r>
          </w:p>
        </w:tc>
        <w:tc>
          <w:tcPr>
            <w:tcW w:w="1860" w:type="dxa"/>
          </w:tcPr>
          <w:p w14:paraId="79CA6AC8" w14:textId="77777777" w:rsidR="00424D92" w:rsidRPr="001F42D3" w:rsidRDefault="00424D92" w:rsidP="001060A2">
            <w:pPr>
              <w:pStyle w:val="TableEntry"/>
            </w:pPr>
            <w:r w:rsidRPr="001F42D3">
              <w:t>R</w:t>
            </w:r>
          </w:p>
        </w:tc>
        <w:tc>
          <w:tcPr>
            <w:tcW w:w="1860" w:type="dxa"/>
          </w:tcPr>
          <w:p w14:paraId="656F7191" w14:textId="77777777" w:rsidR="00424D92" w:rsidRPr="001F42D3" w:rsidRDefault="00424D92" w:rsidP="001060A2">
            <w:pPr>
              <w:pStyle w:val="TableEntry"/>
            </w:pPr>
            <w:r w:rsidRPr="001F42D3">
              <w:t>[1..1]</w:t>
            </w:r>
          </w:p>
        </w:tc>
        <w:tc>
          <w:tcPr>
            <w:tcW w:w="1860" w:type="dxa"/>
          </w:tcPr>
          <w:p w14:paraId="7F64ABB4" w14:textId="77777777" w:rsidR="00424D92" w:rsidRPr="001F42D3" w:rsidRDefault="00424D92" w:rsidP="001060A2">
            <w:pPr>
              <w:pStyle w:val="TableEntry"/>
            </w:pPr>
            <w:r w:rsidRPr="001F42D3">
              <w:t>4</w:t>
            </w:r>
          </w:p>
        </w:tc>
      </w:tr>
      <w:tr w:rsidR="00C40FD5" w:rsidRPr="001F42D3" w14:paraId="359C0509" w14:textId="77777777" w:rsidTr="009B6563">
        <w:trPr>
          <w:cantSplit/>
          <w:jc w:val="center"/>
        </w:trPr>
        <w:tc>
          <w:tcPr>
            <w:tcW w:w="1860" w:type="dxa"/>
          </w:tcPr>
          <w:p w14:paraId="51FA12CB" w14:textId="77777777" w:rsidR="00424D92" w:rsidRPr="001F42D3" w:rsidRDefault="00424D92" w:rsidP="001060A2">
            <w:pPr>
              <w:pStyle w:val="TableEntry"/>
            </w:pPr>
            <w:r w:rsidRPr="001F42D3">
              <w:t xml:space="preserve">      {  </w:t>
            </w:r>
          </w:p>
        </w:tc>
        <w:tc>
          <w:tcPr>
            <w:tcW w:w="1860" w:type="dxa"/>
          </w:tcPr>
          <w:p w14:paraId="01AFDE80" w14:textId="77777777" w:rsidR="00424D92" w:rsidRPr="001F42D3" w:rsidRDefault="00424D92" w:rsidP="001060A2">
            <w:pPr>
              <w:pStyle w:val="TableEntry"/>
            </w:pPr>
            <w:r w:rsidRPr="001F42D3">
              <w:t>--- TIMING_GIVE begin</w:t>
            </w:r>
          </w:p>
        </w:tc>
        <w:tc>
          <w:tcPr>
            <w:tcW w:w="1860" w:type="dxa"/>
          </w:tcPr>
          <w:p w14:paraId="52F7856D" w14:textId="77777777" w:rsidR="00424D92" w:rsidRPr="001F42D3" w:rsidRDefault="00424D92" w:rsidP="001060A2">
            <w:pPr>
              <w:pStyle w:val="TableEntry"/>
              <w:rPr>
                <w:rFonts w:ascii="Arial" w:hAnsi="Arial" w:cs="Courier New"/>
                <w:color w:val="000000"/>
              </w:rPr>
            </w:pPr>
          </w:p>
        </w:tc>
        <w:tc>
          <w:tcPr>
            <w:tcW w:w="1860" w:type="dxa"/>
          </w:tcPr>
          <w:p w14:paraId="7CC697E3" w14:textId="77777777" w:rsidR="00424D92" w:rsidRPr="001F42D3" w:rsidRDefault="00424D92" w:rsidP="001060A2">
            <w:pPr>
              <w:pStyle w:val="TableEntry"/>
              <w:rPr>
                <w:rFonts w:ascii="Arial" w:hAnsi="Arial" w:cs="Courier New"/>
                <w:color w:val="000000"/>
              </w:rPr>
            </w:pPr>
          </w:p>
        </w:tc>
        <w:tc>
          <w:tcPr>
            <w:tcW w:w="1860" w:type="dxa"/>
          </w:tcPr>
          <w:p w14:paraId="69BDE8E2" w14:textId="77777777" w:rsidR="00424D92" w:rsidRPr="001F42D3" w:rsidRDefault="00424D92" w:rsidP="001060A2">
            <w:pPr>
              <w:pStyle w:val="TableEntry"/>
              <w:rPr>
                <w:rFonts w:ascii="Arial" w:hAnsi="Arial" w:cs="Courier New"/>
                <w:color w:val="000000"/>
              </w:rPr>
            </w:pPr>
          </w:p>
        </w:tc>
      </w:tr>
      <w:tr w:rsidR="00C40FD5" w:rsidRPr="001F42D3" w14:paraId="5DBAE16F" w14:textId="77777777" w:rsidTr="009B6563">
        <w:trPr>
          <w:cantSplit/>
          <w:jc w:val="center"/>
        </w:trPr>
        <w:tc>
          <w:tcPr>
            <w:tcW w:w="1860" w:type="dxa"/>
          </w:tcPr>
          <w:p w14:paraId="3D7A096E" w14:textId="77777777" w:rsidR="00424D92" w:rsidRPr="001F42D3" w:rsidRDefault="00424D92" w:rsidP="001060A2">
            <w:pPr>
              <w:pStyle w:val="TableEntry"/>
            </w:pPr>
            <w:r w:rsidRPr="001F42D3">
              <w:t xml:space="preserve">            TQ1</w:t>
            </w:r>
          </w:p>
        </w:tc>
        <w:tc>
          <w:tcPr>
            <w:tcW w:w="1860" w:type="dxa"/>
          </w:tcPr>
          <w:p w14:paraId="0DC88EAA" w14:textId="77777777" w:rsidR="00424D92" w:rsidRPr="001F42D3" w:rsidRDefault="00424D92" w:rsidP="001060A2">
            <w:pPr>
              <w:pStyle w:val="TableEntry"/>
            </w:pPr>
            <w:r w:rsidRPr="001F42D3">
              <w:t>Timing/Quantity</w:t>
            </w:r>
          </w:p>
        </w:tc>
        <w:tc>
          <w:tcPr>
            <w:tcW w:w="1860" w:type="dxa"/>
          </w:tcPr>
          <w:p w14:paraId="6215D118" w14:textId="77777777" w:rsidR="00424D92" w:rsidRPr="001F42D3" w:rsidRDefault="00424D92" w:rsidP="001060A2">
            <w:pPr>
              <w:pStyle w:val="TableEntry"/>
            </w:pPr>
            <w:r w:rsidRPr="001F42D3">
              <w:t>O</w:t>
            </w:r>
          </w:p>
        </w:tc>
        <w:tc>
          <w:tcPr>
            <w:tcW w:w="1860" w:type="dxa"/>
          </w:tcPr>
          <w:p w14:paraId="7A036E8A" w14:textId="77777777" w:rsidR="00424D92" w:rsidRPr="001F42D3" w:rsidRDefault="00424D92" w:rsidP="001060A2">
            <w:pPr>
              <w:pStyle w:val="TableEntry"/>
            </w:pPr>
            <w:r w:rsidRPr="001F42D3">
              <w:t>[0..1]</w:t>
            </w:r>
          </w:p>
        </w:tc>
        <w:tc>
          <w:tcPr>
            <w:tcW w:w="1860" w:type="dxa"/>
          </w:tcPr>
          <w:p w14:paraId="70B4A8C1" w14:textId="77777777" w:rsidR="00424D92" w:rsidRPr="001F42D3" w:rsidRDefault="00424D92" w:rsidP="001060A2">
            <w:pPr>
              <w:pStyle w:val="TableEntry"/>
            </w:pPr>
            <w:r w:rsidRPr="001F42D3">
              <w:t>4</w:t>
            </w:r>
          </w:p>
        </w:tc>
      </w:tr>
      <w:tr w:rsidR="00C40FD5" w:rsidRPr="001F42D3" w14:paraId="53A4D023" w14:textId="77777777" w:rsidTr="009B6563">
        <w:trPr>
          <w:cantSplit/>
          <w:jc w:val="center"/>
        </w:trPr>
        <w:tc>
          <w:tcPr>
            <w:tcW w:w="1860" w:type="dxa"/>
          </w:tcPr>
          <w:p w14:paraId="656739C3" w14:textId="77777777" w:rsidR="00424D92" w:rsidRPr="001F42D3" w:rsidRDefault="00424D92" w:rsidP="001060A2">
            <w:pPr>
              <w:pStyle w:val="TableEntry"/>
            </w:pPr>
            <w:r w:rsidRPr="001F42D3">
              <w:t xml:space="preserve">         [{ TQ2 }]</w:t>
            </w:r>
          </w:p>
        </w:tc>
        <w:tc>
          <w:tcPr>
            <w:tcW w:w="1860" w:type="dxa"/>
          </w:tcPr>
          <w:p w14:paraId="441FD0E5" w14:textId="77777777" w:rsidR="00424D92" w:rsidRPr="001F42D3" w:rsidRDefault="00424D92" w:rsidP="001060A2">
            <w:pPr>
              <w:pStyle w:val="TableEntry"/>
            </w:pPr>
            <w:r w:rsidRPr="001F42D3">
              <w:t>Timing/Quantity Order Sequence</w:t>
            </w:r>
          </w:p>
        </w:tc>
        <w:tc>
          <w:tcPr>
            <w:tcW w:w="1860" w:type="dxa"/>
          </w:tcPr>
          <w:p w14:paraId="139DBFFB" w14:textId="77777777" w:rsidR="00424D92" w:rsidRPr="001F42D3" w:rsidRDefault="00424D92" w:rsidP="001060A2">
            <w:pPr>
              <w:pStyle w:val="TableEntry"/>
            </w:pPr>
            <w:r w:rsidRPr="001F42D3">
              <w:t>X</w:t>
            </w:r>
          </w:p>
        </w:tc>
        <w:tc>
          <w:tcPr>
            <w:tcW w:w="1860" w:type="dxa"/>
          </w:tcPr>
          <w:p w14:paraId="25DAAB0B" w14:textId="77777777" w:rsidR="00424D92" w:rsidRPr="001F42D3" w:rsidRDefault="00424D92" w:rsidP="001060A2">
            <w:pPr>
              <w:pStyle w:val="TableEntry"/>
              <w:rPr>
                <w:rFonts w:ascii="Arial" w:hAnsi="Arial" w:cs="Courier New"/>
                <w:color w:val="000000"/>
              </w:rPr>
            </w:pPr>
          </w:p>
        </w:tc>
        <w:tc>
          <w:tcPr>
            <w:tcW w:w="1860" w:type="dxa"/>
          </w:tcPr>
          <w:p w14:paraId="50E09AF0" w14:textId="77777777" w:rsidR="00424D92" w:rsidRPr="001F42D3" w:rsidRDefault="00424D92" w:rsidP="001060A2">
            <w:pPr>
              <w:pStyle w:val="TableEntry"/>
            </w:pPr>
            <w:r w:rsidRPr="001F42D3">
              <w:t>4</w:t>
            </w:r>
          </w:p>
        </w:tc>
      </w:tr>
      <w:tr w:rsidR="00C40FD5" w:rsidRPr="001F42D3" w14:paraId="3F321EF6" w14:textId="77777777" w:rsidTr="009B6563">
        <w:trPr>
          <w:cantSplit/>
          <w:jc w:val="center"/>
        </w:trPr>
        <w:tc>
          <w:tcPr>
            <w:tcW w:w="1860" w:type="dxa"/>
          </w:tcPr>
          <w:p w14:paraId="74D1BE94" w14:textId="77777777" w:rsidR="00424D92" w:rsidRPr="001F42D3" w:rsidRDefault="00424D92" w:rsidP="001060A2">
            <w:pPr>
              <w:pStyle w:val="TableEntry"/>
            </w:pPr>
            <w:r w:rsidRPr="001F42D3">
              <w:t xml:space="preserve">      }</w:t>
            </w:r>
          </w:p>
        </w:tc>
        <w:tc>
          <w:tcPr>
            <w:tcW w:w="1860" w:type="dxa"/>
          </w:tcPr>
          <w:p w14:paraId="2D893B3D" w14:textId="77777777" w:rsidR="00424D92" w:rsidRPr="001F42D3" w:rsidRDefault="00424D92" w:rsidP="001060A2">
            <w:pPr>
              <w:pStyle w:val="TableEntry"/>
            </w:pPr>
            <w:r w:rsidRPr="001F42D3">
              <w:t>--- TIMING_GIVE end</w:t>
            </w:r>
          </w:p>
        </w:tc>
        <w:tc>
          <w:tcPr>
            <w:tcW w:w="1860" w:type="dxa"/>
          </w:tcPr>
          <w:p w14:paraId="04B2563A" w14:textId="77777777" w:rsidR="00424D92" w:rsidRPr="001F42D3" w:rsidRDefault="00424D92" w:rsidP="001060A2">
            <w:pPr>
              <w:pStyle w:val="TableEntry"/>
              <w:rPr>
                <w:rFonts w:ascii="Arial" w:hAnsi="Arial" w:cs="Courier New"/>
                <w:color w:val="000000"/>
              </w:rPr>
            </w:pPr>
          </w:p>
        </w:tc>
        <w:tc>
          <w:tcPr>
            <w:tcW w:w="1860" w:type="dxa"/>
          </w:tcPr>
          <w:p w14:paraId="48A291FD" w14:textId="77777777" w:rsidR="00424D92" w:rsidRPr="001F42D3" w:rsidRDefault="00424D92" w:rsidP="001060A2">
            <w:pPr>
              <w:pStyle w:val="TableEntry"/>
              <w:rPr>
                <w:rFonts w:ascii="Arial" w:hAnsi="Arial" w:cs="Courier New"/>
                <w:color w:val="000000"/>
              </w:rPr>
            </w:pPr>
          </w:p>
        </w:tc>
        <w:tc>
          <w:tcPr>
            <w:tcW w:w="1860" w:type="dxa"/>
          </w:tcPr>
          <w:p w14:paraId="1FC7631D" w14:textId="77777777" w:rsidR="00424D92" w:rsidRPr="001F42D3" w:rsidRDefault="00424D92" w:rsidP="001060A2">
            <w:pPr>
              <w:pStyle w:val="TableEntry"/>
              <w:rPr>
                <w:rFonts w:ascii="Arial" w:hAnsi="Arial" w:cs="Courier New"/>
                <w:color w:val="000000"/>
              </w:rPr>
            </w:pPr>
          </w:p>
        </w:tc>
      </w:tr>
      <w:tr w:rsidR="00C40FD5" w:rsidRPr="001F42D3" w14:paraId="2C08066D" w14:textId="77777777" w:rsidTr="009B6563">
        <w:trPr>
          <w:cantSplit/>
          <w:jc w:val="center"/>
        </w:trPr>
        <w:tc>
          <w:tcPr>
            <w:tcW w:w="1860" w:type="dxa"/>
          </w:tcPr>
          <w:p w14:paraId="00DA8B87" w14:textId="77777777" w:rsidR="00424D92" w:rsidRPr="001F42D3" w:rsidRDefault="00424D92" w:rsidP="001060A2">
            <w:pPr>
              <w:pStyle w:val="TableEntry"/>
            </w:pPr>
            <w:r w:rsidRPr="001F42D3">
              <w:t xml:space="preserve">      {  RXR  }</w:t>
            </w:r>
          </w:p>
        </w:tc>
        <w:tc>
          <w:tcPr>
            <w:tcW w:w="1860" w:type="dxa"/>
          </w:tcPr>
          <w:p w14:paraId="5B276A72" w14:textId="77777777" w:rsidR="00424D92" w:rsidRPr="001F42D3" w:rsidRDefault="00424D92" w:rsidP="001060A2">
            <w:pPr>
              <w:pStyle w:val="TableEntry"/>
            </w:pPr>
            <w:r w:rsidRPr="001F42D3">
              <w:t>Pharmacy/Treatment Route</w:t>
            </w:r>
          </w:p>
        </w:tc>
        <w:tc>
          <w:tcPr>
            <w:tcW w:w="1860" w:type="dxa"/>
          </w:tcPr>
          <w:p w14:paraId="122B7E4B" w14:textId="77777777" w:rsidR="00424D92" w:rsidRPr="001F42D3" w:rsidRDefault="00424D92" w:rsidP="001060A2">
            <w:pPr>
              <w:pStyle w:val="TableEntry"/>
            </w:pPr>
            <w:r w:rsidRPr="001F42D3">
              <w:t>R</w:t>
            </w:r>
          </w:p>
        </w:tc>
        <w:tc>
          <w:tcPr>
            <w:tcW w:w="1860" w:type="dxa"/>
          </w:tcPr>
          <w:p w14:paraId="2998D140" w14:textId="77777777" w:rsidR="00424D92" w:rsidRPr="001F42D3" w:rsidRDefault="00424D92" w:rsidP="001060A2">
            <w:pPr>
              <w:pStyle w:val="TableEntry"/>
            </w:pPr>
            <w:r w:rsidRPr="001F42D3">
              <w:t>[1..1]</w:t>
            </w:r>
          </w:p>
        </w:tc>
        <w:tc>
          <w:tcPr>
            <w:tcW w:w="1860" w:type="dxa"/>
          </w:tcPr>
          <w:p w14:paraId="66A03B18" w14:textId="77777777" w:rsidR="00424D92" w:rsidRPr="001F42D3" w:rsidRDefault="00424D92" w:rsidP="001060A2">
            <w:pPr>
              <w:pStyle w:val="TableEntry"/>
            </w:pPr>
            <w:r w:rsidRPr="001F42D3">
              <w:t>4</w:t>
            </w:r>
          </w:p>
        </w:tc>
      </w:tr>
      <w:tr w:rsidR="00C40FD5" w:rsidRPr="001F42D3" w14:paraId="0F088B35" w14:textId="77777777" w:rsidTr="009B6563">
        <w:trPr>
          <w:cantSplit/>
          <w:jc w:val="center"/>
        </w:trPr>
        <w:tc>
          <w:tcPr>
            <w:tcW w:w="1860" w:type="dxa"/>
          </w:tcPr>
          <w:p w14:paraId="4AEB3CFE" w14:textId="77777777" w:rsidR="00424D92" w:rsidRPr="001F42D3" w:rsidRDefault="00424D92" w:rsidP="001060A2">
            <w:pPr>
              <w:pStyle w:val="TableEntry"/>
            </w:pPr>
            <w:r w:rsidRPr="001F42D3">
              <w:lastRenderedPageBreak/>
              <w:t xml:space="preserve">      [{ RXC }]</w:t>
            </w:r>
          </w:p>
        </w:tc>
        <w:tc>
          <w:tcPr>
            <w:tcW w:w="1860" w:type="dxa"/>
          </w:tcPr>
          <w:p w14:paraId="3D8FBB5C" w14:textId="77777777" w:rsidR="00424D92" w:rsidRPr="001F42D3" w:rsidRDefault="00424D92" w:rsidP="001060A2">
            <w:pPr>
              <w:pStyle w:val="TableEntry"/>
            </w:pPr>
            <w:r w:rsidRPr="001F42D3">
              <w:t>Pharmacy/Treatment Component</w:t>
            </w:r>
          </w:p>
        </w:tc>
        <w:tc>
          <w:tcPr>
            <w:tcW w:w="1860" w:type="dxa"/>
          </w:tcPr>
          <w:p w14:paraId="4E137F27" w14:textId="77777777" w:rsidR="00424D92" w:rsidRPr="001F42D3" w:rsidRDefault="00424D92" w:rsidP="001060A2">
            <w:pPr>
              <w:pStyle w:val="TableEntry"/>
            </w:pPr>
            <w:r w:rsidRPr="001F42D3">
              <w:t>X</w:t>
            </w:r>
          </w:p>
        </w:tc>
        <w:tc>
          <w:tcPr>
            <w:tcW w:w="1860" w:type="dxa"/>
          </w:tcPr>
          <w:p w14:paraId="5D01E6FD" w14:textId="77777777" w:rsidR="00424D92" w:rsidRPr="001F42D3" w:rsidRDefault="00424D92" w:rsidP="001060A2">
            <w:pPr>
              <w:pStyle w:val="TableEntry"/>
              <w:rPr>
                <w:rFonts w:ascii="Arial" w:hAnsi="Arial" w:cs="Courier New"/>
                <w:color w:val="000000"/>
              </w:rPr>
            </w:pPr>
          </w:p>
        </w:tc>
        <w:tc>
          <w:tcPr>
            <w:tcW w:w="1860" w:type="dxa"/>
          </w:tcPr>
          <w:p w14:paraId="2D07605D" w14:textId="77777777" w:rsidR="00424D92" w:rsidRPr="001F42D3" w:rsidRDefault="00424D92" w:rsidP="001060A2">
            <w:pPr>
              <w:pStyle w:val="TableEntry"/>
            </w:pPr>
            <w:r w:rsidRPr="001F42D3">
              <w:t>4</w:t>
            </w:r>
          </w:p>
        </w:tc>
      </w:tr>
      <w:tr w:rsidR="00C40FD5" w:rsidRPr="001F42D3" w14:paraId="1AB7BA09" w14:textId="77777777" w:rsidTr="009B6563">
        <w:trPr>
          <w:cantSplit/>
          <w:jc w:val="center"/>
        </w:trPr>
        <w:tc>
          <w:tcPr>
            <w:tcW w:w="1860" w:type="dxa"/>
          </w:tcPr>
          <w:p w14:paraId="55D1254D" w14:textId="77777777" w:rsidR="00424D92" w:rsidRPr="001F42D3" w:rsidRDefault="00424D92" w:rsidP="001060A2">
            <w:pPr>
              <w:pStyle w:val="TableEntry"/>
            </w:pPr>
            <w:r w:rsidRPr="001F42D3">
              <w:t xml:space="preserve">      {  </w:t>
            </w:r>
          </w:p>
        </w:tc>
        <w:tc>
          <w:tcPr>
            <w:tcW w:w="1860" w:type="dxa"/>
          </w:tcPr>
          <w:p w14:paraId="5390EBE4" w14:textId="77777777" w:rsidR="00424D92" w:rsidRPr="001F42D3" w:rsidRDefault="00424D92" w:rsidP="001060A2">
            <w:pPr>
              <w:pStyle w:val="TableEntry"/>
            </w:pPr>
            <w:r w:rsidRPr="001F42D3">
              <w:t>--- OBSERVATION begin</w:t>
            </w:r>
          </w:p>
        </w:tc>
        <w:tc>
          <w:tcPr>
            <w:tcW w:w="1860" w:type="dxa"/>
          </w:tcPr>
          <w:p w14:paraId="79B65966" w14:textId="77777777" w:rsidR="00424D92" w:rsidRPr="001F42D3" w:rsidRDefault="00424D92" w:rsidP="001060A2">
            <w:pPr>
              <w:pStyle w:val="TableEntry"/>
              <w:rPr>
                <w:rFonts w:ascii="Arial" w:hAnsi="Arial" w:cs="Courier New"/>
                <w:color w:val="000000"/>
              </w:rPr>
            </w:pPr>
          </w:p>
        </w:tc>
        <w:tc>
          <w:tcPr>
            <w:tcW w:w="1860" w:type="dxa"/>
          </w:tcPr>
          <w:p w14:paraId="63909A82" w14:textId="77777777" w:rsidR="00424D92" w:rsidRPr="001F42D3" w:rsidRDefault="00424D92" w:rsidP="001060A2">
            <w:pPr>
              <w:pStyle w:val="TableEntry"/>
              <w:rPr>
                <w:rFonts w:ascii="Arial" w:hAnsi="Arial" w:cs="Courier New"/>
                <w:color w:val="000000"/>
              </w:rPr>
            </w:pPr>
          </w:p>
        </w:tc>
        <w:tc>
          <w:tcPr>
            <w:tcW w:w="1860" w:type="dxa"/>
          </w:tcPr>
          <w:p w14:paraId="3D846231" w14:textId="77777777" w:rsidR="00424D92" w:rsidRPr="001F42D3" w:rsidRDefault="00424D92" w:rsidP="001060A2">
            <w:pPr>
              <w:pStyle w:val="TableEntry"/>
              <w:rPr>
                <w:rFonts w:ascii="Arial" w:hAnsi="Arial" w:cs="Courier New"/>
                <w:color w:val="000000"/>
              </w:rPr>
            </w:pPr>
          </w:p>
        </w:tc>
      </w:tr>
      <w:tr w:rsidR="00C40FD5" w:rsidRPr="001F42D3" w14:paraId="1D62C70B" w14:textId="77777777" w:rsidTr="006C0E8E">
        <w:trPr>
          <w:cantSplit/>
          <w:jc w:val="center"/>
        </w:trPr>
        <w:tc>
          <w:tcPr>
            <w:tcW w:w="1860" w:type="dxa"/>
          </w:tcPr>
          <w:p w14:paraId="1568A2A5" w14:textId="77777777" w:rsidR="00424D92" w:rsidRPr="001F42D3" w:rsidRDefault="00424D92" w:rsidP="001060A2">
            <w:pPr>
              <w:pStyle w:val="TableEntry"/>
            </w:pPr>
            <w:r w:rsidRPr="001F42D3">
              <w:t xml:space="preserve">         [  OBX  ]</w:t>
            </w:r>
          </w:p>
        </w:tc>
        <w:tc>
          <w:tcPr>
            <w:tcW w:w="1860" w:type="dxa"/>
          </w:tcPr>
          <w:p w14:paraId="6A345055" w14:textId="77777777" w:rsidR="00424D92" w:rsidRPr="001F42D3" w:rsidRDefault="00424D92" w:rsidP="001060A2">
            <w:pPr>
              <w:pStyle w:val="TableEntry"/>
            </w:pPr>
            <w:r w:rsidRPr="001F42D3">
              <w:t>Observation/Results</w:t>
            </w:r>
          </w:p>
        </w:tc>
        <w:tc>
          <w:tcPr>
            <w:tcW w:w="1860" w:type="dxa"/>
          </w:tcPr>
          <w:p w14:paraId="73FAB626" w14:textId="77777777" w:rsidR="00424D92" w:rsidRPr="001F42D3" w:rsidRDefault="00424D92" w:rsidP="001060A2">
            <w:pPr>
              <w:pStyle w:val="TableEntry"/>
            </w:pPr>
            <w:r w:rsidRPr="001F42D3">
              <w:t>R</w:t>
            </w:r>
          </w:p>
        </w:tc>
        <w:tc>
          <w:tcPr>
            <w:tcW w:w="1860" w:type="dxa"/>
          </w:tcPr>
          <w:p w14:paraId="742AD7DF" w14:textId="77777777" w:rsidR="00424D92" w:rsidRPr="001F42D3" w:rsidRDefault="00424D92" w:rsidP="00E86B15">
            <w:pPr>
              <w:pStyle w:val="TableEntry"/>
              <w:rPr>
                <w:rFonts w:ascii="Courier New" w:hAnsi="Courier New" w:cs="Courier New"/>
                <w:sz w:val="24"/>
              </w:rPr>
            </w:pPr>
            <w:r w:rsidRPr="001F42D3">
              <w:t xml:space="preserve"> </w:t>
            </w:r>
            <w:r w:rsidRPr="001F42D3">
              <w:rPr>
                <w:rFonts w:cs="Courier New"/>
              </w:rPr>
              <w:t>[1..n]</w:t>
            </w:r>
          </w:p>
        </w:tc>
        <w:tc>
          <w:tcPr>
            <w:tcW w:w="1860" w:type="dxa"/>
          </w:tcPr>
          <w:p w14:paraId="2AA880D2" w14:textId="77777777" w:rsidR="00424D92" w:rsidRPr="001F42D3" w:rsidRDefault="00424D92" w:rsidP="001060A2">
            <w:pPr>
              <w:pStyle w:val="TableEntry"/>
            </w:pPr>
            <w:r w:rsidRPr="001F42D3">
              <w:t>7</w:t>
            </w:r>
          </w:p>
        </w:tc>
      </w:tr>
      <w:tr w:rsidR="00C40FD5" w:rsidRPr="001F42D3" w14:paraId="27A696E3" w14:textId="77777777" w:rsidTr="009B6563">
        <w:trPr>
          <w:cantSplit/>
          <w:jc w:val="center"/>
        </w:trPr>
        <w:tc>
          <w:tcPr>
            <w:tcW w:w="1860" w:type="dxa"/>
          </w:tcPr>
          <w:p w14:paraId="717AA0CC" w14:textId="77777777" w:rsidR="00424D92" w:rsidRPr="001F42D3" w:rsidRDefault="00424D92" w:rsidP="001060A2">
            <w:pPr>
              <w:pStyle w:val="TableEntry"/>
            </w:pPr>
            <w:r w:rsidRPr="001F42D3">
              <w:t xml:space="preserve">         [{ NTE }]</w:t>
            </w:r>
          </w:p>
        </w:tc>
        <w:tc>
          <w:tcPr>
            <w:tcW w:w="1860" w:type="dxa"/>
          </w:tcPr>
          <w:p w14:paraId="0877ADF8" w14:textId="77777777" w:rsidR="00424D92" w:rsidRPr="001F42D3" w:rsidRDefault="00424D92" w:rsidP="001060A2">
            <w:pPr>
              <w:pStyle w:val="TableEntry"/>
            </w:pPr>
            <w:r w:rsidRPr="001F42D3">
              <w:t>Notes and Comments (for OBX)</w:t>
            </w:r>
          </w:p>
        </w:tc>
        <w:tc>
          <w:tcPr>
            <w:tcW w:w="1860" w:type="dxa"/>
          </w:tcPr>
          <w:p w14:paraId="7259C04F" w14:textId="77777777" w:rsidR="00424D92" w:rsidRPr="001F42D3" w:rsidRDefault="00424D92" w:rsidP="001060A2">
            <w:pPr>
              <w:pStyle w:val="TableEntry"/>
            </w:pPr>
            <w:r w:rsidRPr="001F42D3">
              <w:t>X</w:t>
            </w:r>
          </w:p>
        </w:tc>
        <w:tc>
          <w:tcPr>
            <w:tcW w:w="1860" w:type="dxa"/>
          </w:tcPr>
          <w:p w14:paraId="78337FE5" w14:textId="77777777" w:rsidR="00424D92" w:rsidRPr="001F42D3" w:rsidRDefault="00424D92" w:rsidP="001060A2">
            <w:pPr>
              <w:pStyle w:val="TableEntry"/>
              <w:rPr>
                <w:rFonts w:ascii="Arial" w:hAnsi="Arial" w:cs="Courier New"/>
                <w:color w:val="000000"/>
              </w:rPr>
            </w:pPr>
          </w:p>
        </w:tc>
        <w:tc>
          <w:tcPr>
            <w:tcW w:w="1860" w:type="dxa"/>
          </w:tcPr>
          <w:p w14:paraId="6ABE754A" w14:textId="77777777" w:rsidR="00424D92" w:rsidRPr="001F42D3" w:rsidRDefault="00424D92" w:rsidP="001060A2">
            <w:pPr>
              <w:pStyle w:val="TableEntry"/>
            </w:pPr>
            <w:r w:rsidRPr="001F42D3">
              <w:t>2</w:t>
            </w:r>
          </w:p>
        </w:tc>
      </w:tr>
      <w:tr w:rsidR="00C40FD5" w:rsidRPr="001F42D3" w14:paraId="40CE9FCB" w14:textId="77777777" w:rsidTr="009B6563">
        <w:trPr>
          <w:cantSplit/>
          <w:jc w:val="center"/>
        </w:trPr>
        <w:tc>
          <w:tcPr>
            <w:tcW w:w="1860" w:type="dxa"/>
          </w:tcPr>
          <w:p w14:paraId="3CF757BC" w14:textId="77777777" w:rsidR="00424D92" w:rsidRPr="001F42D3" w:rsidRDefault="00424D92" w:rsidP="001060A2">
            <w:pPr>
              <w:pStyle w:val="TableEntry"/>
            </w:pPr>
            <w:r w:rsidRPr="001F42D3">
              <w:t xml:space="preserve">      }</w:t>
            </w:r>
          </w:p>
        </w:tc>
        <w:tc>
          <w:tcPr>
            <w:tcW w:w="1860" w:type="dxa"/>
          </w:tcPr>
          <w:p w14:paraId="77ED95E5" w14:textId="77777777" w:rsidR="00424D92" w:rsidRPr="001F42D3" w:rsidRDefault="00424D92" w:rsidP="001060A2">
            <w:pPr>
              <w:pStyle w:val="TableEntry"/>
            </w:pPr>
            <w:r w:rsidRPr="001F42D3">
              <w:t>--- OBSERVATION end</w:t>
            </w:r>
          </w:p>
        </w:tc>
        <w:tc>
          <w:tcPr>
            <w:tcW w:w="1860" w:type="dxa"/>
          </w:tcPr>
          <w:p w14:paraId="709C60C8" w14:textId="77777777" w:rsidR="00424D92" w:rsidRPr="001F42D3" w:rsidRDefault="00424D92" w:rsidP="001060A2">
            <w:pPr>
              <w:pStyle w:val="TableEntry"/>
              <w:rPr>
                <w:rFonts w:ascii="Arial" w:hAnsi="Arial" w:cs="Courier New"/>
                <w:color w:val="000000"/>
              </w:rPr>
            </w:pPr>
          </w:p>
        </w:tc>
        <w:tc>
          <w:tcPr>
            <w:tcW w:w="1860" w:type="dxa"/>
          </w:tcPr>
          <w:p w14:paraId="3A39DCC1" w14:textId="77777777" w:rsidR="00424D92" w:rsidRPr="001F42D3" w:rsidRDefault="00424D92" w:rsidP="001060A2">
            <w:pPr>
              <w:pStyle w:val="TableEntry"/>
              <w:rPr>
                <w:rFonts w:ascii="Arial" w:hAnsi="Arial" w:cs="Courier New"/>
                <w:color w:val="000000"/>
              </w:rPr>
            </w:pPr>
          </w:p>
        </w:tc>
        <w:tc>
          <w:tcPr>
            <w:tcW w:w="1860" w:type="dxa"/>
          </w:tcPr>
          <w:p w14:paraId="58D6BAF1" w14:textId="77777777" w:rsidR="00424D92" w:rsidRPr="001F42D3" w:rsidRDefault="00424D92" w:rsidP="001060A2">
            <w:pPr>
              <w:pStyle w:val="TableEntry"/>
              <w:rPr>
                <w:rFonts w:ascii="Arial" w:hAnsi="Arial" w:cs="Courier New"/>
                <w:color w:val="000000"/>
              </w:rPr>
            </w:pPr>
          </w:p>
        </w:tc>
      </w:tr>
      <w:tr w:rsidR="00C40FD5" w:rsidRPr="001F42D3" w14:paraId="10168B16" w14:textId="77777777" w:rsidTr="009B6563">
        <w:trPr>
          <w:cantSplit/>
          <w:jc w:val="center"/>
        </w:trPr>
        <w:tc>
          <w:tcPr>
            <w:tcW w:w="1860" w:type="dxa"/>
          </w:tcPr>
          <w:p w14:paraId="51D50C55" w14:textId="77777777" w:rsidR="00424D92" w:rsidRPr="001F42D3" w:rsidRDefault="00424D92" w:rsidP="001060A2">
            <w:pPr>
              <w:pStyle w:val="TableEntry"/>
            </w:pPr>
            <w:r w:rsidRPr="001F42D3">
              <w:t xml:space="preserve">   }</w:t>
            </w:r>
          </w:p>
        </w:tc>
        <w:tc>
          <w:tcPr>
            <w:tcW w:w="1860" w:type="dxa"/>
          </w:tcPr>
          <w:p w14:paraId="7546EDB2" w14:textId="77777777" w:rsidR="00424D92" w:rsidRPr="001F42D3" w:rsidRDefault="00424D92" w:rsidP="001060A2">
            <w:pPr>
              <w:pStyle w:val="TableEntry"/>
            </w:pPr>
            <w:r w:rsidRPr="001F42D3">
              <w:t>--- GIVE end</w:t>
            </w:r>
          </w:p>
        </w:tc>
        <w:tc>
          <w:tcPr>
            <w:tcW w:w="1860" w:type="dxa"/>
          </w:tcPr>
          <w:p w14:paraId="3D19B72E" w14:textId="77777777" w:rsidR="00424D92" w:rsidRPr="001F42D3" w:rsidRDefault="00424D92" w:rsidP="001060A2">
            <w:pPr>
              <w:pStyle w:val="TableEntry"/>
              <w:rPr>
                <w:rFonts w:ascii="Arial" w:hAnsi="Arial" w:cs="Courier New"/>
                <w:color w:val="000000"/>
              </w:rPr>
            </w:pPr>
          </w:p>
        </w:tc>
        <w:tc>
          <w:tcPr>
            <w:tcW w:w="1860" w:type="dxa"/>
          </w:tcPr>
          <w:p w14:paraId="1E9540BF" w14:textId="77777777" w:rsidR="00424D92" w:rsidRPr="001F42D3" w:rsidRDefault="00424D92" w:rsidP="001060A2">
            <w:pPr>
              <w:pStyle w:val="TableEntry"/>
              <w:rPr>
                <w:rFonts w:ascii="Arial" w:hAnsi="Arial" w:cs="Courier New"/>
                <w:color w:val="000000"/>
              </w:rPr>
            </w:pPr>
          </w:p>
        </w:tc>
        <w:tc>
          <w:tcPr>
            <w:tcW w:w="1860" w:type="dxa"/>
          </w:tcPr>
          <w:p w14:paraId="5EE19B7A" w14:textId="77777777" w:rsidR="00424D92" w:rsidRPr="001F42D3" w:rsidRDefault="00424D92" w:rsidP="001060A2">
            <w:pPr>
              <w:pStyle w:val="TableEntry"/>
              <w:rPr>
                <w:rFonts w:ascii="Arial" w:hAnsi="Arial" w:cs="Courier New"/>
                <w:color w:val="000000"/>
              </w:rPr>
            </w:pPr>
          </w:p>
        </w:tc>
      </w:tr>
      <w:tr w:rsidR="00C40FD5" w:rsidRPr="001F42D3" w14:paraId="4A4E1AB1" w14:textId="77777777" w:rsidTr="009B6563">
        <w:trPr>
          <w:cantSplit/>
          <w:jc w:val="center"/>
        </w:trPr>
        <w:tc>
          <w:tcPr>
            <w:tcW w:w="1860" w:type="dxa"/>
          </w:tcPr>
          <w:p w14:paraId="4BE296D2" w14:textId="77777777" w:rsidR="00424D92" w:rsidRPr="001F42D3" w:rsidRDefault="00424D92" w:rsidP="001060A2">
            <w:pPr>
              <w:pStyle w:val="TableEntry"/>
            </w:pPr>
            <w:r w:rsidRPr="001F42D3">
              <w:t>}</w:t>
            </w:r>
          </w:p>
        </w:tc>
        <w:tc>
          <w:tcPr>
            <w:tcW w:w="1860" w:type="dxa"/>
          </w:tcPr>
          <w:p w14:paraId="4EC0C93C" w14:textId="77777777" w:rsidR="00424D92" w:rsidRPr="001F42D3" w:rsidRDefault="00424D92" w:rsidP="001060A2">
            <w:pPr>
              <w:pStyle w:val="TableEntry"/>
            </w:pPr>
            <w:r w:rsidRPr="001F42D3">
              <w:t>--- ORDER end</w:t>
            </w:r>
          </w:p>
        </w:tc>
        <w:tc>
          <w:tcPr>
            <w:tcW w:w="1860" w:type="dxa"/>
          </w:tcPr>
          <w:p w14:paraId="54F4DF8F" w14:textId="77777777" w:rsidR="00424D92" w:rsidRPr="001F42D3" w:rsidRDefault="00424D92" w:rsidP="001060A2">
            <w:pPr>
              <w:pStyle w:val="TableEntry"/>
              <w:rPr>
                <w:rFonts w:ascii="Arial" w:hAnsi="Arial" w:cs="Courier New"/>
                <w:color w:val="000000"/>
              </w:rPr>
            </w:pPr>
          </w:p>
        </w:tc>
        <w:tc>
          <w:tcPr>
            <w:tcW w:w="1860" w:type="dxa"/>
          </w:tcPr>
          <w:p w14:paraId="513145D8" w14:textId="77777777" w:rsidR="00424D92" w:rsidRPr="001F42D3" w:rsidRDefault="00424D92" w:rsidP="001060A2">
            <w:pPr>
              <w:pStyle w:val="TableEntry"/>
              <w:rPr>
                <w:rFonts w:ascii="Arial" w:hAnsi="Arial" w:cs="Courier New"/>
                <w:color w:val="000000"/>
              </w:rPr>
            </w:pPr>
          </w:p>
        </w:tc>
        <w:tc>
          <w:tcPr>
            <w:tcW w:w="1860" w:type="dxa"/>
          </w:tcPr>
          <w:p w14:paraId="6A514197" w14:textId="77777777" w:rsidR="00424D92" w:rsidRPr="001F42D3" w:rsidRDefault="00424D92" w:rsidP="001060A2">
            <w:pPr>
              <w:pStyle w:val="TableEntry"/>
              <w:rPr>
                <w:rFonts w:ascii="Arial" w:hAnsi="Arial" w:cs="Courier New"/>
                <w:color w:val="000000"/>
              </w:rPr>
            </w:pPr>
          </w:p>
        </w:tc>
      </w:tr>
    </w:tbl>
    <w:p w14:paraId="3162D42A" w14:textId="77777777" w:rsidR="00424D92" w:rsidRPr="001F42D3" w:rsidRDefault="00424D92" w:rsidP="001501FA">
      <w:pPr>
        <w:pStyle w:val="BodyText"/>
      </w:pPr>
    </w:p>
    <w:p w14:paraId="37721D42" w14:textId="173D81EB" w:rsidR="00424D92" w:rsidRPr="001F42D3" w:rsidRDefault="00424D92" w:rsidP="00B74AE3">
      <w:pPr>
        <w:pStyle w:val="Heading4"/>
        <w:rPr>
          <w:noProof w:val="0"/>
        </w:rPr>
      </w:pPr>
      <w:bookmarkStart w:id="195" w:name="3343_Trigger_Events"/>
      <w:bookmarkStart w:id="196" w:name="_Toc401769773"/>
      <w:bookmarkStart w:id="197" w:name="_Toc181625115"/>
      <w:bookmarkEnd w:id="195"/>
      <w:r w:rsidRPr="001F42D3">
        <w:rPr>
          <w:noProof w:val="0"/>
        </w:rPr>
        <w:t>Trigger Events</w:t>
      </w:r>
      <w:bookmarkEnd w:id="196"/>
      <w:bookmarkEnd w:id="197"/>
    </w:p>
    <w:p w14:paraId="2FD94A30" w14:textId="77777777" w:rsidR="00424D92" w:rsidRPr="001F42D3" w:rsidRDefault="00424D92" w:rsidP="001060A2">
      <w:pPr>
        <w:pStyle w:val="BodyText"/>
      </w:pPr>
      <w:r w:rsidRPr="001F42D3">
        <w:t>The RGV^O15^RGV_O15 message is generated by the Infusion Order Programmer when the caregiver initiates an action to administer a medication using an IV pump.</w:t>
      </w:r>
    </w:p>
    <w:p w14:paraId="3DFFEBC7" w14:textId="7B501330" w:rsidR="00424D92" w:rsidRPr="001F42D3" w:rsidRDefault="00424D92" w:rsidP="00B74AE3">
      <w:pPr>
        <w:pStyle w:val="Heading4"/>
        <w:rPr>
          <w:noProof w:val="0"/>
        </w:rPr>
      </w:pPr>
      <w:bookmarkStart w:id="198" w:name="3344_Message_Semantics"/>
      <w:bookmarkStart w:id="199" w:name="_Toc401769774"/>
      <w:bookmarkStart w:id="200" w:name="_Toc181625116"/>
      <w:bookmarkEnd w:id="198"/>
      <w:r w:rsidRPr="001F42D3">
        <w:rPr>
          <w:noProof w:val="0"/>
        </w:rPr>
        <w:t>Message Semantics</w:t>
      </w:r>
      <w:bookmarkEnd w:id="199"/>
      <w:bookmarkEnd w:id="200"/>
    </w:p>
    <w:p w14:paraId="1E05110E" w14:textId="510CCDFC" w:rsidR="00424D92" w:rsidRPr="001F42D3" w:rsidRDefault="00424D92" w:rsidP="001060A2">
      <w:pPr>
        <w:pStyle w:val="BodyText"/>
      </w:pPr>
      <w:r w:rsidRPr="001F42D3">
        <w:t xml:space="preserve">Refer to the </w:t>
      </w:r>
      <w:r w:rsidR="006D613E" w:rsidRPr="001F42D3">
        <w:t>HL7</w:t>
      </w:r>
      <w:r w:rsidR="00995105" w:rsidRPr="001F42D3">
        <w:t xml:space="preserve"> </w:t>
      </w:r>
      <w:r w:rsidRPr="001F42D3">
        <w:t xml:space="preserve">standard for the RGV message in </w:t>
      </w:r>
      <w:r w:rsidR="006D613E" w:rsidRPr="001F42D3">
        <w:t>HL7</w:t>
      </w:r>
      <w:r w:rsidR="00995105" w:rsidRPr="001F42D3">
        <w:t xml:space="preserve"> </w:t>
      </w:r>
      <w:r w:rsidRPr="001F42D3">
        <w:t>2.</w:t>
      </w:r>
      <w:del w:id="201" w:author="Kurt Elliason" w:date="2025-09-23T18:36:00Z" w16du:dateUtc="2025-09-23T23:36:00Z">
        <w:r w:rsidRPr="001F42D3" w:rsidDel="001E5ED3">
          <w:delText xml:space="preserve">6 </w:delText>
        </w:r>
      </w:del>
      <w:ins w:id="202" w:author="Kurt Elliason" w:date="2025-09-23T18:36:00Z" w16du:dateUtc="2025-09-23T23:36:00Z">
        <w:r w:rsidR="001E5ED3">
          <w:t>8.1</w:t>
        </w:r>
        <w:r w:rsidR="001E5ED3" w:rsidRPr="001F42D3">
          <w:t xml:space="preserve"> </w:t>
        </w:r>
      </w:ins>
      <w:r w:rsidRPr="001F42D3">
        <w:t>Chapter 4</w:t>
      </w:r>
      <w:ins w:id="203" w:author="Kurt Elliason" w:date="2025-09-23T18:36:00Z" w16du:dateUtc="2025-09-23T23:36:00Z">
        <w:r w:rsidR="001E5ED3">
          <w:t>A</w:t>
        </w:r>
      </w:ins>
      <w:r w:rsidRPr="001F42D3">
        <w:t xml:space="preserve"> for the general message semantics.</w:t>
      </w:r>
    </w:p>
    <w:p w14:paraId="436BFECF" w14:textId="036A8CC1" w:rsidR="00424D92" w:rsidRPr="001F42D3" w:rsidRDefault="00424D92" w:rsidP="00123C7B">
      <w:pPr>
        <w:pStyle w:val="Heading5"/>
        <w:rPr>
          <w:noProof w:val="0"/>
        </w:rPr>
      </w:pPr>
      <w:bookmarkStart w:id="204" w:name="33441_MSH_Message_Header_Segme"/>
      <w:bookmarkStart w:id="205" w:name="_Toc401769775"/>
      <w:bookmarkStart w:id="206" w:name="_Toc181625117"/>
      <w:bookmarkEnd w:id="204"/>
      <w:r w:rsidRPr="001F42D3">
        <w:rPr>
          <w:noProof w:val="0"/>
        </w:rPr>
        <w:t>MSH – Message Header Segment</w:t>
      </w:r>
      <w:bookmarkEnd w:id="205"/>
      <w:bookmarkEnd w:id="206"/>
    </w:p>
    <w:p w14:paraId="211B11EF" w14:textId="488B8A23" w:rsidR="00424D92" w:rsidRPr="001F42D3" w:rsidRDefault="00424D92" w:rsidP="001060A2">
      <w:pPr>
        <w:pStyle w:val="BodyText"/>
      </w:pPr>
      <w:r w:rsidRPr="001F42D3">
        <w:t xml:space="preserve">This segment defines the intent, source, destination, and some specifics of the syntax of a message. See </w:t>
      </w:r>
      <w:r w:rsidR="006D613E" w:rsidRPr="001F42D3">
        <w:t>HL7</w:t>
      </w:r>
      <w:r w:rsidR="00995105" w:rsidRPr="001F42D3">
        <w:t xml:space="preserve"> </w:t>
      </w:r>
      <w:r w:rsidRPr="001F42D3">
        <w:t>v2.</w:t>
      </w:r>
      <w:del w:id="207" w:author="Kurt Elliason" w:date="2025-09-23T18:38:00Z" w16du:dateUtc="2025-09-23T23:38:00Z">
        <w:r w:rsidRPr="001F42D3" w:rsidDel="001E5ED3">
          <w:delText>6</w:delText>
        </w:r>
      </w:del>
      <w:ins w:id="208" w:author="Kurt Elliason" w:date="2025-09-23T18:38:00Z" w16du:dateUtc="2025-09-23T23:38:00Z">
        <w:r w:rsidR="001E5ED3">
          <w:t>8.1</w:t>
        </w:r>
      </w:ins>
      <w:r w:rsidRPr="001F42D3">
        <w:t xml:space="preserve">: chapter 2 Message control. For MSH usage in </w:t>
      </w:r>
      <w:r w:rsidR="006E73C1" w:rsidRPr="001F42D3">
        <w:t>IHE Devices Technical Framework</w:t>
      </w:r>
      <w:r w:rsidRPr="001F42D3">
        <w:t xml:space="preserve"> profiles, refer to Appendix B.1 of this volume. MSH-15 and MSH-16 fields have special considerations in PCD 03:</w:t>
      </w:r>
    </w:p>
    <w:p w14:paraId="268BC349" w14:textId="77777777" w:rsidR="00424D92" w:rsidRPr="001F42D3" w:rsidRDefault="00424D92" w:rsidP="00CF5627">
      <w:pPr>
        <w:pStyle w:val="BodyText"/>
      </w:pPr>
      <w:r w:rsidRPr="001F42D3">
        <w:rPr>
          <w:b/>
          <w:bCs/>
        </w:rPr>
        <w:t xml:space="preserve">MSH-15 Accept Acknowledgement Type (ID), required: </w:t>
      </w:r>
    </w:p>
    <w:p w14:paraId="5ACF899B" w14:textId="4FD0E4D6" w:rsidR="00424D92" w:rsidRPr="001F42D3" w:rsidRDefault="00424D92" w:rsidP="00CF5627">
      <w:pPr>
        <w:pStyle w:val="BodyText"/>
        <w:ind w:left="720"/>
      </w:pPr>
      <w:r w:rsidRPr="001F42D3">
        <w:t xml:space="preserve">This is required for all messages. The Accept Acknowledgement Type field </w:t>
      </w:r>
      <w:r w:rsidR="00B540F7" w:rsidRPr="001F42D3">
        <w:t xml:space="preserve">shall </w:t>
      </w:r>
      <w:r w:rsidRPr="001F42D3">
        <w:t xml:space="preserve">be valued with “AL” (always) by the IOP in </w:t>
      </w:r>
      <w:proofErr w:type="gramStart"/>
      <w:r w:rsidRPr="001F42D3">
        <w:t>a</w:t>
      </w:r>
      <w:proofErr w:type="gramEnd"/>
      <w:r w:rsidRPr="001F42D3">
        <w:t xml:space="preserve"> RGV^O15 message and by the IOC in </w:t>
      </w:r>
      <w:proofErr w:type="gramStart"/>
      <w:r w:rsidRPr="001F42D3">
        <w:t>a</w:t>
      </w:r>
      <w:proofErr w:type="gramEnd"/>
      <w:r w:rsidRPr="001F42D3">
        <w:t xml:space="preserve"> RRG^O16 message.</w:t>
      </w:r>
    </w:p>
    <w:p w14:paraId="66DEE117" w14:textId="3D4799BE" w:rsidR="00424D92" w:rsidRPr="001F42D3" w:rsidRDefault="00424D92" w:rsidP="00CF5627">
      <w:pPr>
        <w:pStyle w:val="BodyText"/>
        <w:ind w:left="720"/>
      </w:pPr>
      <w:r w:rsidRPr="001F42D3">
        <w:t xml:space="preserve">The </w:t>
      </w:r>
      <w:proofErr w:type="gramStart"/>
      <w:r w:rsidRPr="001F42D3">
        <w:t>receiving application</w:t>
      </w:r>
      <w:proofErr w:type="gramEnd"/>
      <w:r w:rsidRPr="001F42D3">
        <w:t xml:space="preserve"> must transmit the accept acknowledgement on the same network connection as the initiating RGV^</w:t>
      </w:r>
      <w:r w:rsidR="00861B79" w:rsidRPr="001F42D3">
        <w:t xml:space="preserve"> O</w:t>
      </w:r>
      <w:r w:rsidRPr="001F42D3">
        <w:t>15 or RRG^O16 message</w:t>
      </w:r>
    </w:p>
    <w:p w14:paraId="0F6E0AC5" w14:textId="77777777" w:rsidR="00424D92" w:rsidRPr="001F42D3" w:rsidRDefault="00424D92" w:rsidP="00CF5627">
      <w:pPr>
        <w:pStyle w:val="BodyText"/>
      </w:pPr>
      <w:r w:rsidRPr="001F42D3">
        <w:rPr>
          <w:b/>
          <w:bCs/>
        </w:rPr>
        <w:t xml:space="preserve">MSH-16 Application Acknowledgement Type (ID), required: </w:t>
      </w:r>
    </w:p>
    <w:p w14:paraId="0B9FF220" w14:textId="25562B9A" w:rsidR="00424D92" w:rsidRPr="001F42D3" w:rsidRDefault="00424D92" w:rsidP="00CF5627">
      <w:pPr>
        <w:pStyle w:val="BodyText"/>
        <w:ind w:left="720"/>
      </w:pPr>
      <w:r w:rsidRPr="001F42D3">
        <w:t xml:space="preserve">This is required for all messages. The application acknowledgement field informs the receiver whether the sender can process application acknowledgements and under what conditions to send the additional acknowledgement. </w:t>
      </w:r>
      <w:r w:rsidR="005420DB" w:rsidRPr="001F42D3">
        <w:t xml:space="preserve">For RGV^O15 messages, the value shall be “AL”, and for RRG^O16 the value shall be “NE”. </w:t>
      </w:r>
      <w:r w:rsidRPr="001F42D3">
        <w:t xml:space="preserve">The receiving system must send (or not send) </w:t>
      </w:r>
      <w:r w:rsidR="005420DB" w:rsidRPr="001F42D3">
        <w:t xml:space="preserve">application </w:t>
      </w:r>
      <w:r w:rsidRPr="001F42D3">
        <w:t>acknowledgements as specified by this field.</w:t>
      </w:r>
    </w:p>
    <w:p w14:paraId="12185ED7" w14:textId="23326B2A" w:rsidR="00424D92" w:rsidRPr="001F42D3" w:rsidRDefault="00424D92" w:rsidP="00CF5627">
      <w:pPr>
        <w:pStyle w:val="BodyText"/>
        <w:ind w:left="720"/>
      </w:pPr>
      <w:r w:rsidRPr="001F42D3">
        <w:t xml:space="preserve">When </w:t>
      </w:r>
      <w:proofErr w:type="gramStart"/>
      <w:r w:rsidRPr="001F42D3">
        <w:t>the sending</w:t>
      </w:r>
      <w:proofErr w:type="gramEnd"/>
      <w:r w:rsidRPr="001F42D3">
        <w:t xml:space="preserve"> an application acknowledgement, the receiving application must initiate a new network connection for the transaction. Here is an example of an IOP to IOC transaction:</w:t>
      </w:r>
    </w:p>
    <w:p w14:paraId="4BFB0DD6" w14:textId="77777777" w:rsidR="00B758AA" w:rsidRPr="001F42D3" w:rsidRDefault="00B758AA" w:rsidP="00DE39CA">
      <w:pPr>
        <w:pStyle w:val="BodyText"/>
      </w:pPr>
    </w:p>
    <w:p w14:paraId="794E9944" w14:textId="77777777" w:rsidR="00424D92" w:rsidRPr="001F42D3" w:rsidRDefault="00F73333" w:rsidP="005C1693">
      <w:pPr>
        <w:pStyle w:val="ListNumber2"/>
      </w:pPr>
      <w:r w:rsidRPr="001F42D3">
        <w:rPr>
          <w:noProof/>
        </w:rPr>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1F42D3">
        <w:t>T</w:t>
      </w:r>
      <w:r w:rsidR="00424D92" w:rsidRPr="001F42D3">
        <w:t xml:space="preserve">he IOP sends </w:t>
      </w:r>
      <w:proofErr w:type="gramStart"/>
      <w:r w:rsidR="00424D92" w:rsidRPr="001F42D3">
        <w:t>a</w:t>
      </w:r>
      <w:proofErr w:type="gramEnd"/>
      <w:r w:rsidR="00424D92" w:rsidRPr="001F42D3">
        <w:t xml:space="preserve"> RGV^O15 message on the IOC’s port 3000 with MSH-15=”AL” and MSH-16=”AL”.</w:t>
      </w:r>
    </w:p>
    <w:p w14:paraId="575AAD54" w14:textId="7A76B65F" w:rsidR="00424D92" w:rsidRPr="001F42D3" w:rsidRDefault="00424D92" w:rsidP="005C1693">
      <w:pPr>
        <w:pStyle w:val="ListNumber2"/>
      </w:pPr>
      <w:r w:rsidRPr="001F42D3">
        <w:t>The IOC receives the message on port 3000 and transmits an ACK^O15 to the IOP on the same network connection</w:t>
      </w:r>
      <w:r w:rsidR="00FF5498" w:rsidRPr="001F42D3">
        <w:t xml:space="preserve"> with MSH-15=’NE’ and MSH-16=’NE’, since the sender does not need to reply to an Accept Acknowledgement </w:t>
      </w:r>
      <w:r w:rsidRPr="001F42D3">
        <w:t>.</w:t>
      </w:r>
    </w:p>
    <w:p w14:paraId="4CB85172" w14:textId="77777777" w:rsidR="00424D92" w:rsidRPr="001F42D3" w:rsidRDefault="00424D92" w:rsidP="00DE39CA">
      <w:pPr>
        <w:pStyle w:val="BodyText"/>
      </w:pPr>
    </w:p>
    <w:p w14:paraId="56196BC3" w14:textId="77777777" w:rsidR="004C49BE" w:rsidRPr="001F42D3" w:rsidRDefault="00F73333" w:rsidP="00DE39CA">
      <w:pPr>
        <w:pStyle w:val="BodyText"/>
      </w:pPr>
      <w:r w:rsidRPr="001F42D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1CBC18F1" w:rsidR="00424D92" w:rsidRPr="001F42D3" w:rsidRDefault="00424D92" w:rsidP="005C1693">
      <w:pPr>
        <w:pStyle w:val="ListNumber2"/>
      </w:pPr>
      <w:r w:rsidRPr="001F42D3">
        <w:lastRenderedPageBreak/>
        <w:t xml:space="preserve">After completing application processing, the IOC transmits </w:t>
      </w:r>
      <w:proofErr w:type="gramStart"/>
      <w:r w:rsidRPr="001F42D3">
        <w:t>a</w:t>
      </w:r>
      <w:proofErr w:type="gramEnd"/>
      <w:r w:rsidRPr="001F42D3">
        <w:t xml:space="preserve"> RRG^</w:t>
      </w:r>
      <w:r w:rsidR="00687E46" w:rsidRPr="001F42D3">
        <w:t>O</w:t>
      </w:r>
      <w:r w:rsidRPr="001F42D3">
        <w:t>16 on a different network connection (e.g., the IOP’s port 3001) with MSH-15=”AL” and MSH-16=”NE”.</w:t>
      </w:r>
    </w:p>
    <w:p w14:paraId="6D489846" w14:textId="057CCF29" w:rsidR="00424D92" w:rsidRPr="001F42D3" w:rsidRDefault="00424D92" w:rsidP="005C1693">
      <w:pPr>
        <w:pStyle w:val="ListNumber2"/>
      </w:pPr>
      <w:r w:rsidRPr="001F42D3">
        <w:t>The IOP receives the message on port 3001 and sends an ACK^</w:t>
      </w:r>
      <w:r w:rsidR="003A66AE" w:rsidRPr="001F42D3">
        <w:t xml:space="preserve">O16 </w:t>
      </w:r>
      <w:r w:rsidRPr="001F42D3">
        <w:t>to the IOC on the same network connection</w:t>
      </w:r>
      <w:r w:rsidR="00360829" w:rsidRPr="001F42D3">
        <w:t xml:space="preserve"> with MSH-15=’NE’ and MSH-16=’NE’, since the sender does not need to reply to an Accept Acknowledgement</w:t>
      </w:r>
      <w:r w:rsidRPr="001F42D3">
        <w:t>.</w:t>
      </w:r>
    </w:p>
    <w:p w14:paraId="5D14A474" w14:textId="363C596E" w:rsidR="00805FC3" w:rsidRPr="001F42D3" w:rsidRDefault="00424D92" w:rsidP="001060A2">
      <w:pPr>
        <w:pStyle w:val="BodyText"/>
      </w:pPr>
      <w:r w:rsidRPr="001F42D3">
        <w:t>The table below identifies the possible values for MSH-16:</w:t>
      </w:r>
    </w:p>
    <w:p w14:paraId="7BF5F118" w14:textId="0E370C87" w:rsidR="00424D92" w:rsidRPr="001F42D3" w:rsidRDefault="00424D92" w:rsidP="00CF5627">
      <w:pPr>
        <w:pStyle w:val="TableTitle"/>
      </w:pPr>
      <w:r w:rsidRPr="001F42D3">
        <w:t xml:space="preserve">Table 3.3.4.4.1-1: Possible Values for MSH-16 in </w:t>
      </w:r>
      <w:r w:rsidR="00647994" w:rsidRPr="001F42D3">
        <w:t>PCD-03</w:t>
      </w:r>
      <w:r w:rsidRPr="001F42D3">
        <w:t xml:space="preserve"> </w:t>
      </w:r>
      <w:r w:rsidR="009E2AFA" w:rsidRPr="001F42D3">
        <w:t xml:space="preserve">RGV^O15 and RRG^O16 </w:t>
      </w:r>
      <w:r w:rsidRPr="001F42D3">
        <w:t>Message</w:t>
      </w:r>
      <w:r w:rsidR="00F4205E" w:rsidRPr="001F42D3">
        <w: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1F42D3" w14:paraId="3144F0B7" w14:textId="77777777" w:rsidTr="00DE39CA">
        <w:trPr>
          <w:cantSplit/>
          <w:jc w:val="center"/>
        </w:trPr>
        <w:tc>
          <w:tcPr>
            <w:tcW w:w="1770" w:type="dxa"/>
            <w:shd w:val="clear" w:color="auto" w:fill="D9D9D9"/>
          </w:tcPr>
          <w:p w14:paraId="252F28B2" w14:textId="77777777" w:rsidR="00424D92" w:rsidRPr="001F42D3" w:rsidRDefault="00424D92" w:rsidP="00947B25">
            <w:pPr>
              <w:pStyle w:val="TableEntryHeader"/>
              <w:keepLines/>
              <w:rPr>
                <w:rFonts w:ascii="Courier New" w:hAnsi="Courier New"/>
                <w:sz w:val="24"/>
              </w:rPr>
            </w:pPr>
            <w:r w:rsidRPr="001F42D3">
              <w:t xml:space="preserve">Value </w:t>
            </w:r>
          </w:p>
        </w:tc>
        <w:tc>
          <w:tcPr>
            <w:tcW w:w="2700" w:type="dxa"/>
            <w:shd w:val="clear" w:color="auto" w:fill="D9D9D9"/>
          </w:tcPr>
          <w:p w14:paraId="1D38FBA0" w14:textId="77777777" w:rsidR="00424D92" w:rsidRPr="001F42D3" w:rsidRDefault="00424D92" w:rsidP="00947B25">
            <w:pPr>
              <w:pStyle w:val="TableEntryHeader"/>
              <w:keepLines/>
              <w:rPr>
                <w:rFonts w:ascii="Courier New" w:hAnsi="Courier New"/>
                <w:sz w:val="24"/>
              </w:rPr>
            </w:pPr>
            <w:r w:rsidRPr="001F42D3">
              <w:t xml:space="preserve">Description </w:t>
            </w:r>
          </w:p>
        </w:tc>
        <w:tc>
          <w:tcPr>
            <w:tcW w:w="4830" w:type="dxa"/>
            <w:shd w:val="clear" w:color="auto" w:fill="D9D9D9"/>
          </w:tcPr>
          <w:p w14:paraId="2E19DD20" w14:textId="77777777" w:rsidR="00424D92" w:rsidRPr="001F42D3" w:rsidRDefault="00424D92" w:rsidP="00947B25">
            <w:pPr>
              <w:pStyle w:val="TableEntryHeader"/>
              <w:keepLines/>
              <w:rPr>
                <w:rFonts w:ascii="Courier New" w:hAnsi="Courier New"/>
                <w:sz w:val="24"/>
              </w:rPr>
            </w:pPr>
            <w:r w:rsidRPr="001F42D3">
              <w:t xml:space="preserve">Comments </w:t>
            </w:r>
          </w:p>
        </w:tc>
      </w:tr>
      <w:tr w:rsidR="00424D92" w:rsidRPr="001F42D3" w14:paraId="0EC61BEC" w14:textId="77777777" w:rsidTr="00DE39CA">
        <w:trPr>
          <w:cantSplit/>
          <w:jc w:val="center"/>
        </w:trPr>
        <w:tc>
          <w:tcPr>
            <w:tcW w:w="1770" w:type="dxa"/>
          </w:tcPr>
          <w:p w14:paraId="3CD35906" w14:textId="77777777" w:rsidR="00424D92" w:rsidRPr="001F42D3" w:rsidRDefault="00424D92" w:rsidP="00947B25">
            <w:pPr>
              <w:pStyle w:val="TableEntry"/>
              <w:keepNext/>
              <w:keepLines/>
            </w:pPr>
            <w:r w:rsidRPr="001F42D3">
              <w:t>AL</w:t>
            </w:r>
          </w:p>
        </w:tc>
        <w:tc>
          <w:tcPr>
            <w:tcW w:w="2700" w:type="dxa"/>
          </w:tcPr>
          <w:p w14:paraId="130B0C08" w14:textId="77777777" w:rsidR="00424D92" w:rsidRPr="001F42D3" w:rsidRDefault="00424D92" w:rsidP="00947B25">
            <w:pPr>
              <w:pStyle w:val="TableEntry"/>
              <w:keepNext/>
              <w:keepLines/>
            </w:pPr>
            <w:r w:rsidRPr="001F42D3">
              <w:t>Always</w:t>
            </w:r>
          </w:p>
        </w:tc>
        <w:tc>
          <w:tcPr>
            <w:tcW w:w="4830" w:type="dxa"/>
          </w:tcPr>
          <w:p w14:paraId="29D94202" w14:textId="269419D2" w:rsidR="00424D92" w:rsidRPr="001F42D3" w:rsidRDefault="00424D92" w:rsidP="00947B25">
            <w:pPr>
              <w:pStyle w:val="TableEntry"/>
              <w:keepNext/>
              <w:keepLines/>
            </w:pPr>
            <w:r w:rsidRPr="001F42D3">
              <w:t xml:space="preserve">The sender </w:t>
            </w:r>
            <w:r w:rsidR="00F4205E" w:rsidRPr="001F42D3">
              <w:t>expects</w:t>
            </w:r>
            <w:r w:rsidRPr="001F42D3">
              <w:t xml:space="preserve"> to receive an application acknowledgement in addition to the accept acknowledgement.</w:t>
            </w:r>
            <w:r w:rsidR="009E470E" w:rsidRPr="001F42D3">
              <w:t xml:space="preserve"> This value shall be used in RGV^O15 messages.</w:t>
            </w:r>
          </w:p>
        </w:tc>
      </w:tr>
      <w:tr w:rsidR="00424D92" w:rsidRPr="001F42D3" w14:paraId="3EDB1333" w14:textId="77777777" w:rsidTr="00DE39CA">
        <w:trPr>
          <w:cantSplit/>
          <w:jc w:val="center"/>
        </w:trPr>
        <w:tc>
          <w:tcPr>
            <w:tcW w:w="1770" w:type="dxa"/>
          </w:tcPr>
          <w:p w14:paraId="6129F45D" w14:textId="77777777" w:rsidR="00424D92" w:rsidRPr="001F42D3" w:rsidRDefault="00424D92" w:rsidP="00947B25">
            <w:pPr>
              <w:pStyle w:val="TableEntry"/>
              <w:keepNext/>
              <w:keepLines/>
            </w:pPr>
            <w:r w:rsidRPr="001F42D3">
              <w:t xml:space="preserve">NE </w:t>
            </w:r>
          </w:p>
        </w:tc>
        <w:tc>
          <w:tcPr>
            <w:tcW w:w="2700" w:type="dxa"/>
          </w:tcPr>
          <w:p w14:paraId="21908681" w14:textId="77777777" w:rsidR="00424D92" w:rsidRPr="001F42D3" w:rsidRDefault="00424D92" w:rsidP="00947B25">
            <w:pPr>
              <w:pStyle w:val="TableEntry"/>
              <w:keepNext/>
              <w:keepLines/>
            </w:pPr>
            <w:r w:rsidRPr="001F42D3">
              <w:t xml:space="preserve">Never </w:t>
            </w:r>
          </w:p>
        </w:tc>
        <w:tc>
          <w:tcPr>
            <w:tcW w:w="4830" w:type="dxa"/>
          </w:tcPr>
          <w:p w14:paraId="4084B9DC" w14:textId="0F4110FB" w:rsidR="00424D92" w:rsidRPr="001F42D3" w:rsidRDefault="009E470E" w:rsidP="00947B25">
            <w:pPr>
              <w:pStyle w:val="TableEntry"/>
              <w:keepNext/>
              <w:keepLines/>
            </w:pPr>
            <w:r w:rsidRPr="001F42D3">
              <w:t>The sender does not expect to receive an application acknowledgement. This value shall be used in RRG^O16 messages.</w:t>
            </w:r>
          </w:p>
        </w:tc>
      </w:tr>
    </w:tbl>
    <w:p w14:paraId="633837E4" w14:textId="77777777" w:rsidR="00424D92" w:rsidRPr="001F42D3" w:rsidRDefault="00424D92" w:rsidP="001060A2">
      <w:pPr>
        <w:pStyle w:val="BodyText"/>
      </w:pPr>
    </w:p>
    <w:p w14:paraId="4EECD27B" w14:textId="50F1998F" w:rsidR="00424D92" w:rsidRPr="001F42D3" w:rsidRDefault="00424D92" w:rsidP="00123C7B">
      <w:pPr>
        <w:pStyle w:val="Heading5"/>
        <w:rPr>
          <w:noProof w:val="0"/>
        </w:rPr>
      </w:pPr>
      <w:bookmarkStart w:id="209" w:name="33442_PID_Patient_Identificati"/>
      <w:bookmarkStart w:id="210" w:name="_Toc401769776"/>
      <w:bookmarkStart w:id="211" w:name="_Toc181625118"/>
      <w:bookmarkEnd w:id="209"/>
      <w:r w:rsidRPr="001F42D3">
        <w:rPr>
          <w:noProof w:val="0"/>
        </w:rPr>
        <w:t>PID - Patient Identification Segment</w:t>
      </w:r>
      <w:bookmarkEnd w:id="210"/>
      <w:bookmarkEnd w:id="211"/>
    </w:p>
    <w:p w14:paraId="6E53A0D5" w14:textId="094397EA" w:rsidR="00424D92" w:rsidRPr="001F42D3" w:rsidRDefault="00424D92" w:rsidP="001060A2">
      <w:pPr>
        <w:pStyle w:val="BodyText"/>
      </w:pPr>
      <w:r w:rsidRPr="001F42D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1F42D3">
        <w:t>HL7</w:t>
      </w:r>
      <w:r w:rsidR="00995105" w:rsidRPr="001F42D3">
        <w:t xml:space="preserve"> </w:t>
      </w:r>
      <w:r w:rsidRPr="001F42D3">
        <w:t>v2.</w:t>
      </w:r>
      <w:del w:id="212" w:author="Kurt Elliason" w:date="2025-09-23T15:58:00Z" w16du:dateUtc="2025-09-23T20:58:00Z">
        <w:r w:rsidRPr="001F42D3" w:rsidDel="00B4782C">
          <w:delText>6</w:delText>
        </w:r>
      </w:del>
      <w:ins w:id="213" w:author="Kurt Elliason" w:date="2025-09-23T15:58:00Z" w16du:dateUtc="2025-09-23T20:58:00Z">
        <w:r w:rsidR="00B4782C">
          <w:t>8</w:t>
        </w:r>
      </w:ins>
      <w:r w:rsidRPr="001F42D3">
        <w:t xml:space="preserve">: chapter 3 (3.4.2). For PID usage in </w:t>
      </w:r>
      <w:r w:rsidR="006E73C1" w:rsidRPr="001F42D3">
        <w:t>IHE Devices Technical Framework</w:t>
      </w:r>
      <w:r w:rsidRPr="001F42D3">
        <w:t xml:space="preserve"> profiles, refer to Appendix B.5 of this volume.</w:t>
      </w:r>
    </w:p>
    <w:p w14:paraId="194DF7A7" w14:textId="00A2908C" w:rsidR="00424D92" w:rsidRPr="001F42D3" w:rsidRDefault="00424D92" w:rsidP="00123C7B">
      <w:pPr>
        <w:pStyle w:val="Heading5"/>
        <w:rPr>
          <w:noProof w:val="0"/>
        </w:rPr>
      </w:pPr>
      <w:bookmarkStart w:id="214" w:name="33443_PV1_Patient_Visit_Segmen"/>
      <w:bookmarkStart w:id="215" w:name="_Toc401769777"/>
      <w:bookmarkStart w:id="216" w:name="_Toc181625119"/>
      <w:bookmarkEnd w:id="214"/>
      <w:r w:rsidRPr="001F42D3">
        <w:rPr>
          <w:noProof w:val="0"/>
        </w:rPr>
        <w:t>PV1 Patient Visit Segment</w:t>
      </w:r>
      <w:bookmarkEnd w:id="215"/>
      <w:bookmarkEnd w:id="216"/>
    </w:p>
    <w:p w14:paraId="5F228746" w14:textId="77777777" w:rsidR="00424D92" w:rsidRPr="001F42D3" w:rsidRDefault="00424D92" w:rsidP="001060A2">
      <w:pPr>
        <w:pStyle w:val="BodyText"/>
      </w:pPr>
      <w:r w:rsidRPr="001F42D3">
        <w:t>The PV1 segment is used by Registration/Patient Administration applications to communicate information on an account or visit-specific basis. See Appendix B.6 for details.</w:t>
      </w:r>
    </w:p>
    <w:p w14:paraId="4AAC7ED1" w14:textId="0AA643ED" w:rsidR="00424D92" w:rsidRPr="001F42D3" w:rsidRDefault="00424D92" w:rsidP="00123C7B">
      <w:pPr>
        <w:pStyle w:val="Heading5"/>
        <w:rPr>
          <w:noProof w:val="0"/>
        </w:rPr>
      </w:pPr>
      <w:bookmarkStart w:id="217" w:name="33444_ORC_Common_Order_Segment"/>
      <w:bookmarkStart w:id="218" w:name="_Toc401769778"/>
      <w:bookmarkStart w:id="219" w:name="_Toc181625120"/>
      <w:bookmarkEnd w:id="217"/>
      <w:r w:rsidRPr="001F42D3">
        <w:rPr>
          <w:noProof w:val="0"/>
        </w:rPr>
        <w:t xml:space="preserve">ORC </w:t>
      </w:r>
      <w:r w:rsidR="00F76540" w:rsidRPr="001F42D3">
        <w:rPr>
          <w:rFonts w:eastAsia="MS Gothic"/>
          <w:noProof w:val="0"/>
        </w:rPr>
        <w:t>-</w:t>
      </w:r>
      <w:r w:rsidRPr="001F42D3">
        <w:rPr>
          <w:noProof w:val="0"/>
        </w:rPr>
        <w:t xml:space="preserve"> Common Order Segment</w:t>
      </w:r>
      <w:bookmarkEnd w:id="218"/>
      <w:bookmarkEnd w:id="219"/>
    </w:p>
    <w:p w14:paraId="5689F177" w14:textId="77777777" w:rsidR="00424D92" w:rsidRPr="001F42D3" w:rsidRDefault="00424D92" w:rsidP="001060A2">
      <w:pPr>
        <w:pStyle w:val="BodyText"/>
      </w:pPr>
      <w:r w:rsidRPr="001F42D3">
        <w:t>The Common Order segment (ORC) is used to transmit fields that are common to all orders (all types of services that are requested). See Appendix B.9 for details of usage in IHE PCD profiles.</w:t>
      </w:r>
    </w:p>
    <w:p w14:paraId="05013E65" w14:textId="0FA741C6" w:rsidR="00B11855" w:rsidRPr="001F42D3" w:rsidRDefault="003D003E" w:rsidP="00123C7B">
      <w:pPr>
        <w:pStyle w:val="Heading5"/>
        <w:rPr>
          <w:noProof w:val="0"/>
        </w:rPr>
      </w:pPr>
      <w:bookmarkStart w:id="220" w:name="33445_RXG_PharmacyTreatment_Gi"/>
      <w:bookmarkStart w:id="221" w:name="_Toc401769779"/>
      <w:bookmarkStart w:id="222" w:name="_Toc181625121"/>
      <w:bookmarkEnd w:id="220"/>
      <w:r w:rsidRPr="001F42D3">
        <w:rPr>
          <w:noProof w:val="0"/>
        </w:rPr>
        <w:t>RXG - Pharmacy/Treatment Give Segment</w:t>
      </w:r>
      <w:bookmarkEnd w:id="221"/>
      <w:bookmarkEnd w:id="222"/>
    </w:p>
    <w:p w14:paraId="331AD39E" w14:textId="0475634C" w:rsidR="00B11855" w:rsidRPr="001F42D3" w:rsidRDefault="003D003E" w:rsidP="00CF5627">
      <w:pPr>
        <w:pStyle w:val="TableTitle"/>
      </w:pPr>
      <w:r w:rsidRPr="001F42D3">
        <w:t>Table 3.3.4.4.</w:t>
      </w:r>
      <w:r w:rsidR="00805FC3" w:rsidRPr="001F42D3">
        <w:t>5</w:t>
      </w:r>
      <w:r w:rsidRPr="001F42D3">
        <w:t xml:space="preserve">-1: </w:t>
      </w:r>
      <w:r w:rsidR="006D613E" w:rsidRPr="001F42D3">
        <w:t>HL7</w:t>
      </w:r>
      <w:r w:rsidR="00995105" w:rsidRPr="001F42D3">
        <w:t xml:space="preserve"> </w:t>
      </w:r>
      <w:r w:rsidRPr="001F42D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1F42D3" w14:paraId="6BB550C9" w14:textId="77777777" w:rsidTr="00DE39CA">
        <w:trPr>
          <w:cantSplit/>
          <w:tblHeader/>
          <w:jc w:val="center"/>
        </w:trPr>
        <w:tc>
          <w:tcPr>
            <w:tcW w:w="811" w:type="dxa"/>
            <w:shd w:val="clear" w:color="auto" w:fill="D9D9D9"/>
          </w:tcPr>
          <w:p w14:paraId="27352E3D" w14:textId="77777777" w:rsidR="00B11855" w:rsidRPr="001F42D3" w:rsidRDefault="003D003E" w:rsidP="001E1150">
            <w:pPr>
              <w:pStyle w:val="TableEntryHeader"/>
            </w:pPr>
            <w:r w:rsidRPr="001F42D3">
              <w:t>SEQ</w:t>
            </w:r>
          </w:p>
        </w:tc>
        <w:tc>
          <w:tcPr>
            <w:tcW w:w="908" w:type="dxa"/>
            <w:shd w:val="clear" w:color="auto" w:fill="D9D9D9"/>
          </w:tcPr>
          <w:p w14:paraId="3E3BABD5" w14:textId="77777777" w:rsidR="00B11855" w:rsidRPr="001F42D3" w:rsidRDefault="003D003E" w:rsidP="001E1150">
            <w:pPr>
              <w:pStyle w:val="TableEntryHeader"/>
            </w:pPr>
            <w:r w:rsidRPr="001F42D3">
              <w:t>LEN</w:t>
            </w:r>
          </w:p>
        </w:tc>
        <w:tc>
          <w:tcPr>
            <w:tcW w:w="806" w:type="dxa"/>
            <w:shd w:val="clear" w:color="auto" w:fill="D9D9D9"/>
          </w:tcPr>
          <w:p w14:paraId="123BE3C5" w14:textId="77777777" w:rsidR="00B11855" w:rsidRPr="001F42D3" w:rsidRDefault="003D003E" w:rsidP="001E1150">
            <w:pPr>
              <w:pStyle w:val="TableEntryHeader"/>
            </w:pPr>
            <w:r w:rsidRPr="001F42D3">
              <w:t>DT</w:t>
            </w:r>
          </w:p>
        </w:tc>
        <w:tc>
          <w:tcPr>
            <w:tcW w:w="990" w:type="dxa"/>
            <w:shd w:val="clear" w:color="auto" w:fill="D9D9D9"/>
          </w:tcPr>
          <w:p w14:paraId="1E9DCACB" w14:textId="77777777" w:rsidR="00B11855" w:rsidRPr="001F42D3" w:rsidRDefault="003D003E" w:rsidP="001E1150">
            <w:pPr>
              <w:pStyle w:val="TableEntryHeader"/>
            </w:pPr>
            <w:r w:rsidRPr="001F42D3">
              <w:t>Usage</w:t>
            </w:r>
          </w:p>
        </w:tc>
        <w:tc>
          <w:tcPr>
            <w:tcW w:w="1168" w:type="dxa"/>
            <w:shd w:val="clear" w:color="auto" w:fill="D9D9D9"/>
          </w:tcPr>
          <w:p w14:paraId="26799980" w14:textId="77777777" w:rsidR="00B11855" w:rsidRPr="001F42D3" w:rsidRDefault="003D003E" w:rsidP="001E1150">
            <w:pPr>
              <w:pStyle w:val="TableEntryHeader"/>
            </w:pPr>
            <w:r w:rsidRPr="001F42D3">
              <w:t>Card.</w:t>
            </w:r>
          </w:p>
        </w:tc>
        <w:tc>
          <w:tcPr>
            <w:tcW w:w="974" w:type="dxa"/>
            <w:shd w:val="clear" w:color="auto" w:fill="D9D9D9"/>
          </w:tcPr>
          <w:p w14:paraId="22028F7B" w14:textId="77777777" w:rsidR="00B11855" w:rsidRPr="001F42D3" w:rsidRDefault="003D003E" w:rsidP="001E1150">
            <w:pPr>
              <w:pStyle w:val="TableEntryHeader"/>
            </w:pPr>
            <w:r w:rsidRPr="001F42D3">
              <w:t>TBL#</w:t>
            </w:r>
          </w:p>
        </w:tc>
        <w:tc>
          <w:tcPr>
            <w:tcW w:w="1046" w:type="dxa"/>
            <w:shd w:val="clear" w:color="auto" w:fill="D9D9D9"/>
          </w:tcPr>
          <w:p w14:paraId="57471C34" w14:textId="77777777" w:rsidR="00B11855" w:rsidRPr="001F42D3" w:rsidRDefault="003D003E" w:rsidP="001E1150">
            <w:pPr>
              <w:pStyle w:val="TableEntryHeader"/>
            </w:pPr>
            <w:r w:rsidRPr="001F42D3">
              <w:t>ITEM #</w:t>
            </w:r>
          </w:p>
        </w:tc>
        <w:tc>
          <w:tcPr>
            <w:tcW w:w="2916" w:type="dxa"/>
            <w:shd w:val="clear" w:color="auto" w:fill="D9D9D9"/>
          </w:tcPr>
          <w:p w14:paraId="5E11CB69" w14:textId="77777777" w:rsidR="00B11855" w:rsidRPr="001F42D3" w:rsidRDefault="003D003E" w:rsidP="001E1150">
            <w:pPr>
              <w:pStyle w:val="TableEntryHeader"/>
            </w:pPr>
            <w:r w:rsidRPr="001F42D3">
              <w:t>ELEMENT NAME</w:t>
            </w:r>
          </w:p>
        </w:tc>
      </w:tr>
      <w:tr w:rsidR="00C40FD5" w:rsidRPr="001F42D3" w14:paraId="3EC998C2" w14:textId="77777777" w:rsidTr="006C0E8E">
        <w:trPr>
          <w:cantSplit/>
          <w:jc w:val="center"/>
        </w:trPr>
        <w:tc>
          <w:tcPr>
            <w:tcW w:w="811" w:type="dxa"/>
          </w:tcPr>
          <w:p w14:paraId="25E92077" w14:textId="77777777" w:rsidR="00B11855" w:rsidRPr="001F42D3" w:rsidRDefault="003D003E" w:rsidP="001E1150">
            <w:pPr>
              <w:pStyle w:val="TableEntry"/>
            </w:pPr>
            <w:r w:rsidRPr="001F42D3">
              <w:t>1</w:t>
            </w:r>
          </w:p>
        </w:tc>
        <w:tc>
          <w:tcPr>
            <w:tcW w:w="908" w:type="dxa"/>
          </w:tcPr>
          <w:p w14:paraId="7B8F2901" w14:textId="77777777" w:rsidR="00B11855" w:rsidRPr="001F42D3" w:rsidRDefault="003D003E" w:rsidP="001E1150">
            <w:pPr>
              <w:pStyle w:val="TableEntry"/>
            </w:pPr>
            <w:r w:rsidRPr="001F42D3">
              <w:t>4</w:t>
            </w:r>
          </w:p>
        </w:tc>
        <w:tc>
          <w:tcPr>
            <w:tcW w:w="806" w:type="dxa"/>
          </w:tcPr>
          <w:p w14:paraId="3E24F8E9" w14:textId="77777777" w:rsidR="00B11855" w:rsidRPr="001F42D3" w:rsidRDefault="003D003E" w:rsidP="001E1150">
            <w:pPr>
              <w:pStyle w:val="TableEntry"/>
            </w:pPr>
            <w:r w:rsidRPr="001F42D3">
              <w:t>NM</w:t>
            </w:r>
          </w:p>
        </w:tc>
        <w:tc>
          <w:tcPr>
            <w:tcW w:w="990" w:type="dxa"/>
          </w:tcPr>
          <w:p w14:paraId="2B6DCBB4" w14:textId="77777777" w:rsidR="00B11855" w:rsidRPr="001F42D3" w:rsidRDefault="003D003E" w:rsidP="001E1150">
            <w:pPr>
              <w:pStyle w:val="TableEntry"/>
            </w:pPr>
            <w:r w:rsidRPr="001F42D3">
              <w:t>R</w:t>
            </w:r>
          </w:p>
        </w:tc>
        <w:tc>
          <w:tcPr>
            <w:tcW w:w="1168" w:type="dxa"/>
          </w:tcPr>
          <w:p w14:paraId="2E2C6FB0" w14:textId="77777777" w:rsidR="00B11855" w:rsidRPr="001F42D3" w:rsidRDefault="003D003E" w:rsidP="001E1150">
            <w:pPr>
              <w:pStyle w:val="TableEntry"/>
            </w:pPr>
            <w:r w:rsidRPr="001F42D3">
              <w:t>[1..1]</w:t>
            </w:r>
          </w:p>
        </w:tc>
        <w:tc>
          <w:tcPr>
            <w:tcW w:w="974" w:type="dxa"/>
          </w:tcPr>
          <w:p w14:paraId="79C58EB9" w14:textId="77777777" w:rsidR="00B11855" w:rsidRPr="001F42D3" w:rsidRDefault="00B11855" w:rsidP="00DF61EC">
            <w:pPr>
              <w:pStyle w:val="TableEntry"/>
            </w:pPr>
          </w:p>
        </w:tc>
        <w:tc>
          <w:tcPr>
            <w:tcW w:w="1046" w:type="dxa"/>
          </w:tcPr>
          <w:p w14:paraId="2B013C9B" w14:textId="77777777" w:rsidR="00B11855" w:rsidRPr="001F42D3" w:rsidRDefault="003D003E" w:rsidP="001E1150">
            <w:pPr>
              <w:pStyle w:val="TableEntry"/>
            </w:pPr>
            <w:r w:rsidRPr="001F42D3">
              <w:t>00342</w:t>
            </w:r>
          </w:p>
        </w:tc>
        <w:tc>
          <w:tcPr>
            <w:tcW w:w="2916" w:type="dxa"/>
          </w:tcPr>
          <w:p w14:paraId="697EC146" w14:textId="77777777" w:rsidR="00B11855" w:rsidRPr="001F42D3" w:rsidRDefault="003D003E" w:rsidP="001E1150">
            <w:pPr>
              <w:pStyle w:val="TableEntry"/>
            </w:pPr>
            <w:r w:rsidRPr="001F42D3">
              <w:t>Give Sub-ID Counter</w:t>
            </w:r>
          </w:p>
        </w:tc>
      </w:tr>
      <w:tr w:rsidR="00C40FD5" w:rsidRPr="001F42D3" w14:paraId="3A5E0DE5" w14:textId="77777777" w:rsidTr="006C0E8E">
        <w:trPr>
          <w:cantSplit/>
          <w:jc w:val="center"/>
        </w:trPr>
        <w:tc>
          <w:tcPr>
            <w:tcW w:w="811" w:type="dxa"/>
          </w:tcPr>
          <w:p w14:paraId="56F62DC1" w14:textId="77777777" w:rsidR="00B11855" w:rsidRPr="001F42D3" w:rsidRDefault="003D003E" w:rsidP="001E1150">
            <w:pPr>
              <w:pStyle w:val="TableEntry"/>
            </w:pPr>
            <w:r w:rsidRPr="001F42D3">
              <w:t>2</w:t>
            </w:r>
          </w:p>
        </w:tc>
        <w:tc>
          <w:tcPr>
            <w:tcW w:w="908" w:type="dxa"/>
          </w:tcPr>
          <w:p w14:paraId="3D4638CE" w14:textId="77777777" w:rsidR="00B11855" w:rsidRPr="001F42D3" w:rsidRDefault="003D003E" w:rsidP="001E1150">
            <w:pPr>
              <w:pStyle w:val="TableEntry"/>
            </w:pPr>
            <w:r w:rsidRPr="001F42D3">
              <w:t>4</w:t>
            </w:r>
          </w:p>
        </w:tc>
        <w:tc>
          <w:tcPr>
            <w:tcW w:w="806" w:type="dxa"/>
          </w:tcPr>
          <w:p w14:paraId="49FDFBB2" w14:textId="77777777" w:rsidR="00B11855" w:rsidRPr="001F42D3" w:rsidRDefault="003D003E" w:rsidP="001E1150">
            <w:pPr>
              <w:pStyle w:val="TableEntry"/>
            </w:pPr>
            <w:r w:rsidRPr="001F42D3">
              <w:t>NM</w:t>
            </w:r>
          </w:p>
        </w:tc>
        <w:tc>
          <w:tcPr>
            <w:tcW w:w="990" w:type="dxa"/>
          </w:tcPr>
          <w:p w14:paraId="2FADB2BB" w14:textId="77777777" w:rsidR="00B11855" w:rsidRPr="001F42D3" w:rsidRDefault="003D003E" w:rsidP="001E1150">
            <w:pPr>
              <w:pStyle w:val="TableEntry"/>
            </w:pPr>
            <w:r w:rsidRPr="001F42D3">
              <w:t>RE</w:t>
            </w:r>
          </w:p>
        </w:tc>
        <w:tc>
          <w:tcPr>
            <w:tcW w:w="1168" w:type="dxa"/>
          </w:tcPr>
          <w:p w14:paraId="35AE8C52" w14:textId="77777777" w:rsidR="00B11855" w:rsidRPr="001F42D3" w:rsidRDefault="003D003E" w:rsidP="001E1150">
            <w:pPr>
              <w:pStyle w:val="TableEntry"/>
            </w:pPr>
            <w:r w:rsidRPr="001F42D3">
              <w:t>[0..1]</w:t>
            </w:r>
          </w:p>
        </w:tc>
        <w:tc>
          <w:tcPr>
            <w:tcW w:w="974" w:type="dxa"/>
          </w:tcPr>
          <w:p w14:paraId="0449FE35" w14:textId="77777777" w:rsidR="00B11855" w:rsidRPr="001F42D3" w:rsidRDefault="00B11855" w:rsidP="00DF61EC">
            <w:pPr>
              <w:pStyle w:val="TableEntry"/>
            </w:pPr>
          </w:p>
        </w:tc>
        <w:tc>
          <w:tcPr>
            <w:tcW w:w="1046" w:type="dxa"/>
          </w:tcPr>
          <w:p w14:paraId="25A9F79F" w14:textId="77777777" w:rsidR="00B11855" w:rsidRPr="001F42D3" w:rsidRDefault="003D003E" w:rsidP="001E1150">
            <w:pPr>
              <w:pStyle w:val="TableEntry"/>
            </w:pPr>
            <w:r w:rsidRPr="001F42D3">
              <w:t>00334</w:t>
            </w:r>
          </w:p>
        </w:tc>
        <w:tc>
          <w:tcPr>
            <w:tcW w:w="2916" w:type="dxa"/>
          </w:tcPr>
          <w:p w14:paraId="048D435E" w14:textId="77777777" w:rsidR="00B11855" w:rsidRPr="001F42D3" w:rsidRDefault="003D003E" w:rsidP="001E1150">
            <w:pPr>
              <w:pStyle w:val="TableEntry"/>
            </w:pPr>
            <w:r w:rsidRPr="001F42D3">
              <w:t>Dispense Sub-ID Counter</w:t>
            </w:r>
          </w:p>
        </w:tc>
      </w:tr>
      <w:tr w:rsidR="00C40FD5" w:rsidRPr="001F42D3" w14:paraId="1C7A19C3" w14:textId="77777777" w:rsidTr="00D62951">
        <w:trPr>
          <w:cantSplit/>
          <w:jc w:val="center"/>
        </w:trPr>
        <w:tc>
          <w:tcPr>
            <w:tcW w:w="811" w:type="dxa"/>
          </w:tcPr>
          <w:p w14:paraId="4547CC21" w14:textId="77777777" w:rsidR="00B11855" w:rsidRPr="001F42D3" w:rsidRDefault="003D003E" w:rsidP="001E1150">
            <w:pPr>
              <w:pStyle w:val="TableEntry"/>
            </w:pPr>
            <w:r w:rsidRPr="001F42D3">
              <w:t>3</w:t>
            </w:r>
          </w:p>
        </w:tc>
        <w:tc>
          <w:tcPr>
            <w:tcW w:w="908" w:type="dxa"/>
          </w:tcPr>
          <w:p w14:paraId="6E6EE1D5" w14:textId="77777777" w:rsidR="00B11855" w:rsidRPr="001F42D3" w:rsidRDefault="003D003E" w:rsidP="001E1150">
            <w:pPr>
              <w:pStyle w:val="TableEntry"/>
            </w:pPr>
            <w:r w:rsidRPr="001F42D3">
              <w:t>705</w:t>
            </w:r>
          </w:p>
        </w:tc>
        <w:tc>
          <w:tcPr>
            <w:tcW w:w="806" w:type="dxa"/>
          </w:tcPr>
          <w:p w14:paraId="2EDA8C09" w14:textId="77777777" w:rsidR="00B11855" w:rsidRPr="001F42D3" w:rsidRDefault="003D003E" w:rsidP="001E1150">
            <w:pPr>
              <w:pStyle w:val="TableEntry"/>
            </w:pPr>
            <w:r w:rsidRPr="001F42D3">
              <w:t>TQ</w:t>
            </w:r>
          </w:p>
        </w:tc>
        <w:tc>
          <w:tcPr>
            <w:tcW w:w="990" w:type="dxa"/>
          </w:tcPr>
          <w:p w14:paraId="113AFF3A" w14:textId="77777777" w:rsidR="00B11855" w:rsidRPr="001F42D3" w:rsidRDefault="003D003E" w:rsidP="001E1150">
            <w:pPr>
              <w:pStyle w:val="TableEntry"/>
            </w:pPr>
            <w:r w:rsidRPr="001F42D3">
              <w:t>X</w:t>
            </w:r>
          </w:p>
        </w:tc>
        <w:tc>
          <w:tcPr>
            <w:tcW w:w="1168" w:type="dxa"/>
          </w:tcPr>
          <w:p w14:paraId="1F5E1243" w14:textId="77777777" w:rsidR="00B11855" w:rsidRPr="001F42D3" w:rsidRDefault="003D003E" w:rsidP="001E1150">
            <w:pPr>
              <w:pStyle w:val="TableEntry"/>
            </w:pPr>
            <w:r w:rsidRPr="001F42D3">
              <w:t>[0..0]</w:t>
            </w:r>
          </w:p>
        </w:tc>
        <w:tc>
          <w:tcPr>
            <w:tcW w:w="974" w:type="dxa"/>
          </w:tcPr>
          <w:p w14:paraId="76EF6509" w14:textId="77777777" w:rsidR="00B11855" w:rsidRPr="001F42D3" w:rsidRDefault="00B11855" w:rsidP="00DF61EC">
            <w:pPr>
              <w:pStyle w:val="TableEntry"/>
            </w:pPr>
          </w:p>
        </w:tc>
        <w:tc>
          <w:tcPr>
            <w:tcW w:w="1046" w:type="dxa"/>
          </w:tcPr>
          <w:p w14:paraId="5903FC29" w14:textId="77777777" w:rsidR="00B11855" w:rsidRPr="001F42D3" w:rsidRDefault="003D003E" w:rsidP="001E1150">
            <w:pPr>
              <w:pStyle w:val="TableEntry"/>
            </w:pPr>
            <w:r w:rsidRPr="001F42D3">
              <w:t>00221</w:t>
            </w:r>
          </w:p>
        </w:tc>
        <w:tc>
          <w:tcPr>
            <w:tcW w:w="2916" w:type="dxa"/>
          </w:tcPr>
          <w:p w14:paraId="08ED8E55" w14:textId="77777777" w:rsidR="00B11855" w:rsidRPr="001F42D3" w:rsidRDefault="003D003E" w:rsidP="001E1150">
            <w:pPr>
              <w:pStyle w:val="TableEntry"/>
            </w:pPr>
            <w:r w:rsidRPr="001F42D3">
              <w:t>Quantity/Timing</w:t>
            </w:r>
          </w:p>
        </w:tc>
      </w:tr>
      <w:tr w:rsidR="00C40FD5" w:rsidRPr="001F42D3" w14:paraId="2174CE8A" w14:textId="77777777" w:rsidTr="006C0E8E">
        <w:trPr>
          <w:cantSplit/>
          <w:jc w:val="center"/>
        </w:trPr>
        <w:tc>
          <w:tcPr>
            <w:tcW w:w="811" w:type="dxa"/>
          </w:tcPr>
          <w:p w14:paraId="133B213D" w14:textId="77777777" w:rsidR="00B11855" w:rsidRPr="001F42D3" w:rsidRDefault="003D003E" w:rsidP="001E1150">
            <w:pPr>
              <w:pStyle w:val="TableEntry"/>
            </w:pPr>
            <w:r w:rsidRPr="001F42D3">
              <w:lastRenderedPageBreak/>
              <w:t>4</w:t>
            </w:r>
          </w:p>
        </w:tc>
        <w:tc>
          <w:tcPr>
            <w:tcW w:w="908" w:type="dxa"/>
          </w:tcPr>
          <w:p w14:paraId="5E76DB01" w14:textId="52CF2BAB" w:rsidR="00B11855" w:rsidRPr="001F42D3" w:rsidRDefault="003D003E" w:rsidP="001E1150">
            <w:pPr>
              <w:pStyle w:val="TableEntry"/>
            </w:pPr>
            <w:r w:rsidRPr="001F42D3">
              <w:t>705</w:t>
            </w:r>
          </w:p>
        </w:tc>
        <w:tc>
          <w:tcPr>
            <w:tcW w:w="806" w:type="dxa"/>
          </w:tcPr>
          <w:p w14:paraId="10BC97E6" w14:textId="77777777" w:rsidR="00B11855" w:rsidRPr="001F42D3" w:rsidRDefault="003D003E" w:rsidP="001E1150">
            <w:pPr>
              <w:pStyle w:val="TableEntry"/>
            </w:pPr>
            <w:r w:rsidRPr="001F42D3">
              <w:t>CWE</w:t>
            </w:r>
          </w:p>
        </w:tc>
        <w:tc>
          <w:tcPr>
            <w:tcW w:w="990" w:type="dxa"/>
          </w:tcPr>
          <w:p w14:paraId="2E1C0090" w14:textId="77777777" w:rsidR="00B11855" w:rsidRPr="001F42D3" w:rsidRDefault="003D003E" w:rsidP="001E1150">
            <w:pPr>
              <w:pStyle w:val="TableEntry"/>
            </w:pPr>
            <w:r w:rsidRPr="001F42D3">
              <w:t>R</w:t>
            </w:r>
          </w:p>
        </w:tc>
        <w:tc>
          <w:tcPr>
            <w:tcW w:w="1168" w:type="dxa"/>
          </w:tcPr>
          <w:p w14:paraId="034E5C06" w14:textId="77777777" w:rsidR="00B11855" w:rsidRPr="001F42D3" w:rsidRDefault="003D003E" w:rsidP="001E1150">
            <w:pPr>
              <w:pStyle w:val="TableEntry"/>
            </w:pPr>
            <w:r w:rsidRPr="001F42D3">
              <w:t>[1..1]</w:t>
            </w:r>
          </w:p>
        </w:tc>
        <w:tc>
          <w:tcPr>
            <w:tcW w:w="974" w:type="dxa"/>
          </w:tcPr>
          <w:p w14:paraId="702CFF22" w14:textId="77777777" w:rsidR="00B11855" w:rsidRPr="001F42D3" w:rsidRDefault="003D003E" w:rsidP="00DF61EC">
            <w:pPr>
              <w:pStyle w:val="TableEntry"/>
            </w:pPr>
            <w:r w:rsidRPr="001F42D3">
              <w:t>0292</w:t>
            </w:r>
          </w:p>
        </w:tc>
        <w:tc>
          <w:tcPr>
            <w:tcW w:w="1046" w:type="dxa"/>
          </w:tcPr>
          <w:p w14:paraId="0944BAF6" w14:textId="77777777" w:rsidR="00B11855" w:rsidRPr="001F42D3" w:rsidRDefault="003D003E" w:rsidP="001E1150">
            <w:pPr>
              <w:pStyle w:val="TableEntry"/>
            </w:pPr>
            <w:r w:rsidRPr="001F42D3">
              <w:t>00317</w:t>
            </w:r>
          </w:p>
        </w:tc>
        <w:tc>
          <w:tcPr>
            <w:tcW w:w="2916" w:type="dxa"/>
          </w:tcPr>
          <w:p w14:paraId="2CC5204C" w14:textId="77777777" w:rsidR="00B11855" w:rsidRPr="001F42D3" w:rsidRDefault="003D003E" w:rsidP="001E1150">
            <w:pPr>
              <w:pStyle w:val="TableEntry"/>
            </w:pPr>
            <w:r w:rsidRPr="001F42D3">
              <w:t>Give Code</w:t>
            </w:r>
          </w:p>
        </w:tc>
      </w:tr>
      <w:tr w:rsidR="00C40FD5" w:rsidRPr="001F42D3" w14:paraId="404C1B80" w14:textId="77777777" w:rsidTr="006C0E8E">
        <w:trPr>
          <w:cantSplit/>
          <w:jc w:val="center"/>
        </w:trPr>
        <w:tc>
          <w:tcPr>
            <w:tcW w:w="811" w:type="dxa"/>
          </w:tcPr>
          <w:p w14:paraId="19245030" w14:textId="77777777" w:rsidR="00B11855" w:rsidRPr="001F42D3" w:rsidRDefault="003D003E" w:rsidP="001E1150">
            <w:pPr>
              <w:pStyle w:val="TableEntry"/>
            </w:pPr>
            <w:r w:rsidRPr="001F42D3">
              <w:t>5</w:t>
            </w:r>
          </w:p>
        </w:tc>
        <w:tc>
          <w:tcPr>
            <w:tcW w:w="908" w:type="dxa"/>
          </w:tcPr>
          <w:p w14:paraId="212502ED" w14:textId="77777777" w:rsidR="00B11855" w:rsidRPr="001F42D3" w:rsidRDefault="003D003E" w:rsidP="001E1150">
            <w:pPr>
              <w:pStyle w:val="TableEntry"/>
            </w:pPr>
            <w:r w:rsidRPr="001F42D3">
              <w:t>20</w:t>
            </w:r>
          </w:p>
        </w:tc>
        <w:tc>
          <w:tcPr>
            <w:tcW w:w="806" w:type="dxa"/>
          </w:tcPr>
          <w:p w14:paraId="23EE0E7F" w14:textId="77777777" w:rsidR="00B11855" w:rsidRPr="001F42D3" w:rsidRDefault="003D003E" w:rsidP="001E1150">
            <w:pPr>
              <w:pStyle w:val="TableEntry"/>
            </w:pPr>
            <w:r w:rsidRPr="001F42D3">
              <w:t>NM</w:t>
            </w:r>
          </w:p>
        </w:tc>
        <w:tc>
          <w:tcPr>
            <w:tcW w:w="990" w:type="dxa"/>
          </w:tcPr>
          <w:p w14:paraId="7EAEF427" w14:textId="77777777" w:rsidR="00B11855" w:rsidRPr="001F42D3" w:rsidRDefault="003D003E" w:rsidP="001E1150">
            <w:pPr>
              <w:pStyle w:val="TableEntry"/>
            </w:pPr>
            <w:r w:rsidRPr="001F42D3">
              <w:t>CE</w:t>
            </w:r>
          </w:p>
        </w:tc>
        <w:tc>
          <w:tcPr>
            <w:tcW w:w="1168" w:type="dxa"/>
          </w:tcPr>
          <w:p w14:paraId="18D96A17" w14:textId="77777777" w:rsidR="00B11855" w:rsidRPr="001F42D3" w:rsidRDefault="00947B25" w:rsidP="00DE39CA">
            <w:pPr>
              <w:pStyle w:val="TableEntry"/>
            </w:pPr>
            <w:r w:rsidRPr="001F42D3">
              <w:t xml:space="preserve">  [</w:t>
            </w:r>
            <w:r w:rsidR="003D003E" w:rsidRPr="001F42D3">
              <w:t>0..1]</w:t>
            </w:r>
          </w:p>
        </w:tc>
        <w:tc>
          <w:tcPr>
            <w:tcW w:w="974" w:type="dxa"/>
          </w:tcPr>
          <w:p w14:paraId="67C7B9D0" w14:textId="77777777" w:rsidR="00B11855" w:rsidRPr="001F42D3" w:rsidRDefault="00B11855" w:rsidP="00DF61EC">
            <w:pPr>
              <w:pStyle w:val="TableEntry"/>
            </w:pPr>
          </w:p>
        </w:tc>
        <w:tc>
          <w:tcPr>
            <w:tcW w:w="1046" w:type="dxa"/>
          </w:tcPr>
          <w:p w14:paraId="74304902" w14:textId="77777777" w:rsidR="00B11855" w:rsidRPr="001F42D3" w:rsidRDefault="003D003E" w:rsidP="001E1150">
            <w:pPr>
              <w:pStyle w:val="TableEntry"/>
            </w:pPr>
            <w:r w:rsidRPr="001F42D3">
              <w:t>00318</w:t>
            </w:r>
          </w:p>
        </w:tc>
        <w:tc>
          <w:tcPr>
            <w:tcW w:w="2916" w:type="dxa"/>
          </w:tcPr>
          <w:p w14:paraId="7B6DD9DE" w14:textId="77777777" w:rsidR="00B11855" w:rsidRPr="001F42D3" w:rsidRDefault="003D003E" w:rsidP="001E1150">
            <w:pPr>
              <w:pStyle w:val="TableEntry"/>
            </w:pPr>
            <w:r w:rsidRPr="001F42D3">
              <w:t>Give Amount - Minimum</w:t>
            </w:r>
          </w:p>
        </w:tc>
      </w:tr>
      <w:tr w:rsidR="00C40FD5" w:rsidRPr="001F42D3" w14:paraId="79BEDC60" w14:textId="77777777" w:rsidTr="006C0E8E">
        <w:trPr>
          <w:cantSplit/>
          <w:jc w:val="center"/>
        </w:trPr>
        <w:tc>
          <w:tcPr>
            <w:tcW w:w="811" w:type="dxa"/>
          </w:tcPr>
          <w:p w14:paraId="42C7CF19" w14:textId="77777777" w:rsidR="00B11855" w:rsidRPr="001F42D3" w:rsidRDefault="003D003E" w:rsidP="001E1150">
            <w:pPr>
              <w:pStyle w:val="TableEntry"/>
            </w:pPr>
            <w:r w:rsidRPr="001F42D3">
              <w:t>6</w:t>
            </w:r>
          </w:p>
        </w:tc>
        <w:tc>
          <w:tcPr>
            <w:tcW w:w="908" w:type="dxa"/>
          </w:tcPr>
          <w:p w14:paraId="0660C482" w14:textId="77777777" w:rsidR="00B11855" w:rsidRPr="001F42D3" w:rsidRDefault="003D003E" w:rsidP="001E1150">
            <w:pPr>
              <w:pStyle w:val="TableEntry"/>
            </w:pPr>
            <w:r w:rsidRPr="001F42D3">
              <w:t>20</w:t>
            </w:r>
          </w:p>
        </w:tc>
        <w:tc>
          <w:tcPr>
            <w:tcW w:w="806" w:type="dxa"/>
          </w:tcPr>
          <w:p w14:paraId="495F5B36" w14:textId="77777777" w:rsidR="00B11855" w:rsidRPr="001F42D3" w:rsidRDefault="003D003E" w:rsidP="001E1150">
            <w:pPr>
              <w:pStyle w:val="TableEntry"/>
            </w:pPr>
            <w:r w:rsidRPr="001F42D3">
              <w:t>NM</w:t>
            </w:r>
          </w:p>
        </w:tc>
        <w:tc>
          <w:tcPr>
            <w:tcW w:w="990" w:type="dxa"/>
          </w:tcPr>
          <w:p w14:paraId="6A3AF1FE" w14:textId="77777777" w:rsidR="00B11855" w:rsidRPr="001F42D3" w:rsidRDefault="003D003E" w:rsidP="001E1150">
            <w:pPr>
              <w:pStyle w:val="TableEntry"/>
            </w:pPr>
            <w:r w:rsidRPr="001F42D3">
              <w:t>RE</w:t>
            </w:r>
          </w:p>
        </w:tc>
        <w:tc>
          <w:tcPr>
            <w:tcW w:w="1168" w:type="dxa"/>
          </w:tcPr>
          <w:p w14:paraId="72629322" w14:textId="77777777" w:rsidR="00B11855" w:rsidRPr="001F42D3" w:rsidRDefault="003D003E" w:rsidP="001E1150">
            <w:pPr>
              <w:pStyle w:val="TableEntry"/>
            </w:pPr>
            <w:r w:rsidRPr="001F42D3">
              <w:t>[0..1]</w:t>
            </w:r>
          </w:p>
        </w:tc>
        <w:tc>
          <w:tcPr>
            <w:tcW w:w="974" w:type="dxa"/>
          </w:tcPr>
          <w:p w14:paraId="4AB374D7" w14:textId="77777777" w:rsidR="00B11855" w:rsidRPr="001F42D3" w:rsidRDefault="00B11855" w:rsidP="00DF61EC">
            <w:pPr>
              <w:pStyle w:val="TableEntry"/>
            </w:pPr>
          </w:p>
        </w:tc>
        <w:tc>
          <w:tcPr>
            <w:tcW w:w="1046" w:type="dxa"/>
          </w:tcPr>
          <w:p w14:paraId="61962EC0" w14:textId="77777777" w:rsidR="00B11855" w:rsidRPr="001F42D3" w:rsidRDefault="003D003E" w:rsidP="001E1150">
            <w:pPr>
              <w:pStyle w:val="TableEntry"/>
            </w:pPr>
            <w:r w:rsidRPr="001F42D3">
              <w:t>00319</w:t>
            </w:r>
          </w:p>
        </w:tc>
        <w:tc>
          <w:tcPr>
            <w:tcW w:w="2916" w:type="dxa"/>
          </w:tcPr>
          <w:p w14:paraId="598C6300" w14:textId="77777777" w:rsidR="00B11855" w:rsidRPr="001F42D3" w:rsidRDefault="003D003E" w:rsidP="001E1150">
            <w:pPr>
              <w:pStyle w:val="TableEntry"/>
            </w:pPr>
            <w:r w:rsidRPr="001F42D3">
              <w:t>Give Amount - Maximum</w:t>
            </w:r>
          </w:p>
        </w:tc>
      </w:tr>
      <w:tr w:rsidR="00C40FD5" w:rsidRPr="001F42D3" w14:paraId="01ED1E72" w14:textId="77777777" w:rsidTr="006C0E8E">
        <w:trPr>
          <w:cantSplit/>
          <w:jc w:val="center"/>
        </w:trPr>
        <w:tc>
          <w:tcPr>
            <w:tcW w:w="811" w:type="dxa"/>
          </w:tcPr>
          <w:p w14:paraId="2A1945DD" w14:textId="77777777" w:rsidR="00B11855" w:rsidRPr="001F42D3" w:rsidRDefault="003D003E" w:rsidP="001E1150">
            <w:pPr>
              <w:pStyle w:val="TableEntry"/>
            </w:pPr>
            <w:r w:rsidRPr="001F42D3">
              <w:t>7</w:t>
            </w:r>
          </w:p>
        </w:tc>
        <w:tc>
          <w:tcPr>
            <w:tcW w:w="908" w:type="dxa"/>
          </w:tcPr>
          <w:p w14:paraId="2699F3D9" w14:textId="77777777" w:rsidR="00B11855" w:rsidRPr="001F42D3" w:rsidRDefault="003D003E" w:rsidP="001E1150">
            <w:pPr>
              <w:pStyle w:val="TableEntry"/>
            </w:pPr>
            <w:r w:rsidRPr="001F42D3">
              <w:t>705</w:t>
            </w:r>
          </w:p>
        </w:tc>
        <w:tc>
          <w:tcPr>
            <w:tcW w:w="806" w:type="dxa"/>
          </w:tcPr>
          <w:p w14:paraId="7B2C8706" w14:textId="77777777" w:rsidR="00B11855" w:rsidRPr="001F42D3" w:rsidRDefault="003D003E" w:rsidP="001E1150">
            <w:pPr>
              <w:pStyle w:val="TableEntry"/>
            </w:pPr>
            <w:r w:rsidRPr="001F42D3">
              <w:t>CWE</w:t>
            </w:r>
          </w:p>
        </w:tc>
        <w:tc>
          <w:tcPr>
            <w:tcW w:w="990" w:type="dxa"/>
          </w:tcPr>
          <w:p w14:paraId="7644DE0C" w14:textId="77777777" w:rsidR="00B11855" w:rsidRPr="001F42D3" w:rsidRDefault="003D003E" w:rsidP="001E1150">
            <w:pPr>
              <w:pStyle w:val="TableEntry"/>
            </w:pPr>
            <w:r w:rsidRPr="001F42D3">
              <w:t>CE</w:t>
            </w:r>
          </w:p>
        </w:tc>
        <w:tc>
          <w:tcPr>
            <w:tcW w:w="1168" w:type="dxa"/>
          </w:tcPr>
          <w:p w14:paraId="4B076FB7" w14:textId="77777777" w:rsidR="00B11855" w:rsidRPr="001F42D3" w:rsidRDefault="003D003E" w:rsidP="001E1150">
            <w:pPr>
              <w:pStyle w:val="TableEntry"/>
            </w:pPr>
            <w:r w:rsidRPr="001F42D3">
              <w:t>[0..1]</w:t>
            </w:r>
          </w:p>
        </w:tc>
        <w:tc>
          <w:tcPr>
            <w:tcW w:w="974" w:type="dxa"/>
          </w:tcPr>
          <w:p w14:paraId="775594F8" w14:textId="77777777" w:rsidR="00B11855" w:rsidRPr="001F42D3" w:rsidRDefault="00B11855" w:rsidP="00DF61EC">
            <w:pPr>
              <w:pStyle w:val="TableEntry"/>
            </w:pPr>
          </w:p>
        </w:tc>
        <w:tc>
          <w:tcPr>
            <w:tcW w:w="1046" w:type="dxa"/>
          </w:tcPr>
          <w:p w14:paraId="2940F7F7" w14:textId="77777777" w:rsidR="00B11855" w:rsidRPr="001F42D3" w:rsidRDefault="003D003E" w:rsidP="001E1150">
            <w:pPr>
              <w:pStyle w:val="TableEntry"/>
            </w:pPr>
            <w:r w:rsidRPr="001F42D3">
              <w:t>00320</w:t>
            </w:r>
          </w:p>
        </w:tc>
        <w:tc>
          <w:tcPr>
            <w:tcW w:w="2916" w:type="dxa"/>
          </w:tcPr>
          <w:p w14:paraId="3C757A99" w14:textId="77777777" w:rsidR="00B11855" w:rsidRPr="001F42D3" w:rsidRDefault="003D003E" w:rsidP="001E1150">
            <w:pPr>
              <w:pStyle w:val="TableEntry"/>
            </w:pPr>
            <w:r w:rsidRPr="001F42D3">
              <w:t>Give Units</w:t>
            </w:r>
          </w:p>
        </w:tc>
      </w:tr>
      <w:tr w:rsidR="00C40FD5" w:rsidRPr="001F42D3" w14:paraId="39E80B2E" w14:textId="77777777" w:rsidTr="006C0E8E">
        <w:trPr>
          <w:cantSplit/>
          <w:jc w:val="center"/>
        </w:trPr>
        <w:tc>
          <w:tcPr>
            <w:tcW w:w="811" w:type="dxa"/>
          </w:tcPr>
          <w:p w14:paraId="00B5AD3F" w14:textId="77777777" w:rsidR="00B11855" w:rsidRPr="001F42D3" w:rsidRDefault="003D003E" w:rsidP="001E1150">
            <w:pPr>
              <w:pStyle w:val="TableEntry"/>
            </w:pPr>
            <w:r w:rsidRPr="001F42D3">
              <w:t>8</w:t>
            </w:r>
          </w:p>
        </w:tc>
        <w:tc>
          <w:tcPr>
            <w:tcW w:w="908" w:type="dxa"/>
          </w:tcPr>
          <w:p w14:paraId="54C3F559" w14:textId="77777777" w:rsidR="00B11855" w:rsidRPr="001F42D3" w:rsidRDefault="003D003E" w:rsidP="001E1150">
            <w:pPr>
              <w:pStyle w:val="TableEntry"/>
            </w:pPr>
            <w:r w:rsidRPr="001F42D3">
              <w:t>705</w:t>
            </w:r>
          </w:p>
        </w:tc>
        <w:tc>
          <w:tcPr>
            <w:tcW w:w="806" w:type="dxa"/>
          </w:tcPr>
          <w:p w14:paraId="7CA82F4A" w14:textId="77777777" w:rsidR="00B11855" w:rsidRPr="001F42D3" w:rsidRDefault="003D003E" w:rsidP="001E1150">
            <w:pPr>
              <w:pStyle w:val="TableEntry"/>
            </w:pPr>
            <w:r w:rsidRPr="001F42D3">
              <w:t>CWE</w:t>
            </w:r>
          </w:p>
        </w:tc>
        <w:tc>
          <w:tcPr>
            <w:tcW w:w="990" w:type="dxa"/>
          </w:tcPr>
          <w:p w14:paraId="5B2B206B" w14:textId="77777777" w:rsidR="00B11855" w:rsidRPr="001F42D3" w:rsidRDefault="003D003E" w:rsidP="001E1150">
            <w:pPr>
              <w:pStyle w:val="TableEntry"/>
            </w:pPr>
            <w:r w:rsidRPr="001F42D3">
              <w:t>RE</w:t>
            </w:r>
          </w:p>
        </w:tc>
        <w:tc>
          <w:tcPr>
            <w:tcW w:w="1168" w:type="dxa"/>
          </w:tcPr>
          <w:p w14:paraId="20879080" w14:textId="77777777" w:rsidR="00B11855" w:rsidRPr="001F42D3" w:rsidRDefault="003D003E" w:rsidP="001E1150">
            <w:pPr>
              <w:pStyle w:val="TableEntry"/>
            </w:pPr>
            <w:r w:rsidRPr="001F42D3">
              <w:t>[0..1]</w:t>
            </w:r>
          </w:p>
        </w:tc>
        <w:tc>
          <w:tcPr>
            <w:tcW w:w="974" w:type="dxa"/>
          </w:tcPr>
          <w:p w14:paraId="0BBF39FF" w14:textId="77777777" w:rsidR="00B11855" w:rsidRPr="001F42D3" w:rsidRDefault="00B11855" w:rsidP="00DF61EC">
            <w:pPr>
              <w:pStyle w:val="TableEntry"/>
            </w:pPr>
          </w:p>
        </w:tc>
        <w:tc>
          <w:tcPr>
            <w:tcW w:w="1046" w:type="dxa"/>
          </w:tcPr>
          <w:p w14:paraId="4220A7A8" w14:textId="77777777" w:rsidR="00B11855" w:rsidRPr="001F42D3" w:rsidRDefault="003D003E" w:rsidP="001E1150">
            <w:pPr>
              <w:pStyle w:val="TableEntry"/>
            </w:pPr>
            <w:r w:rsidRPr="001F42D3">
              <w:t>00321</w:t>
            </w:r>
          </w:p>
        </w:tc>
        <w:tc>
          <w:tcPr>
            <w:tcW w:w="2916" w:type="dxa"/>
          </w:tcPr>
          <w:p w14:paraId="79CC9E76" w14:textId="77777777" w:rsidR="00B11855" w:rsidRPr="001F42D3" w:rsidRDefault="003D003E" w:rsidP="001E1150">
            <w:pPr>
              <w:pStyle w:val="TableEntry"/>
            </w:pPr>
            <w:r w:rsidRPr="001F42D3">
              <w:t>Give Dosage Form</w:t>
            </w:r>
          </w:p>
        </w:tc>
      </w:tr>
      <w:tr w:rsidR="00C40FD5" w:rsidRPr="001F42D3" w14:paraId="6FCDA4C0" w14:textId="77777777" w:rsidTr="006C0E8E">
        <w:trPr>
          <w:cantSplit/>
          <w:jc w:val="center"/>
        </w:trPr>
        <w:tc>
          <w:tcPr>
            <w:tcW w:w="811" w:type="dxa"/>
          </w:tcPr>
          <w:p w14:paraId="1601B65C" w14:textId="77777777" w:rsidR="00B11855" w:rsidRPr="001F42D3" w:rsidRDefault="003D003E" w:rsidP="001E1150">
            <w:pPr>
              <w:pStyle w:val="TableEntry"/>
            </w:pPr>
            <w:r w:rsidRPr="001F42D3">
              <w:t>9</w:t>
            </w:r>
          </w:p>
        </w:tc>
        <w:tc>
          <w:tcPr>
            <w:tcW w:w="908" w:type="dxa"/>
          </w:tcPr>
          <w:p w14:paraId="5ABDA84F" w14:textId="77777777" w:rsidR="00B11855" w:rsidRPr="001F42D3" w:rsidRDefault="003D003E" w:rsidP="001E1150">
            <w:pPr>
              <w:pStyle w:val="TableEntry"/>
            </w:pPr>
            <w:r w:rsidRPr="001F42D3">
              <w:t>705</w:t>
            </w:r>
          </w:p>
        </w:tc>
        <w:tc>
          <w:tcPr>
            <w:tcW w:w="806" w:type="dxa"/>
          </w:tcPr>
          <w:p w14:paraId="38EEC414" w14:textId="77777777" w:rsidR="00B11855" w:rsidRPr="001F42D3" w:rsidRDefault="003D003E" w:rsidP="001E1150">
            <w:pPr>
              <w:pStyle w:val="TableEntry"/>
            </w:pPr>
            <w:r w:rsidRPr="001F42D3">
              <w:t>CWE</w:t>
            </w:r>
          </w:p>
        </w:tc>
        <w:tc>
          <w:tcPr>
            <w:tcW w:w="990" w:type="dxa"/>
          </w:tcPr>
          <w:p w14:paraId="3AE503E4" w14:textId="77777777" w:rsidR="00B11855" w:rsidRPr="001F42D3" w:rsidRDefault="003D003E" w:rsidP="001E1150">
            <w:pPr>
              <w:pStyle w:val="TableEntry"/>
            </w:pPr>
            <w:r w:rsidRPr="001F42D3">
              <w:t>RE</w:t>
            </w:r>
          </w:p>
        </w:tc>
        <w:tc>
          <w:tcPr>
            <w:tcW w:w="1168" w:type="dxa"/>
          </w:tcPr>
          <w:p w14:paraId="7ED30662" w14:textId="77777777" w:rsidR="00B11855" w:rsidRPr="001F42D3" w:rsidRDefault="003D003E" w:rsidP="001E1150">
            <w:pPr>
              <w:pStyle w:val="TableEntry"/>
            </w:pPr>
            <w:r w:rsidRPr="001F42D3">
              <w:t>[0..*]</w:t>
            </w:r>
          </w:p>
        </w:tc>
        <w:tc>
          <w:tcPr>
            <w:tcW w:w="974" w:type="dxa"/>
          </w:tcPr>
          <w:p w14:paraId="00A8E587" w14:textId="77777777" w:rsidR="00B11855" w:rsidRPr="001F42D3" w:rsidRDefault="00B11855" w:rsidP="00DF61EC">
            <w:pPr>
              <w:pStyle w:val="TableEntry"/>
            </w:pPr>
          </w:p>
        </w:tc>
        <w:tc>
          <w:tcPr>
            <w:tcW w:w="1046" w:type="dxa"/>
          </w:tcPr>
          <w:p w14:paraId="6A7A0C56" w14:textId="77777777" w:rsidR="00B11855" w:rsidRPr="001F42D3" w:rsidRDefault="003D003E" w:rsidP="001E1150">
            <w:pPr>
              <w:pStyle w:val="TableEntry"/>
            </w:pPr>
            <w:r w:rsidRPr="001F42D3">
              <w:t>00351</w:t>
            </w:r>
          </w:p>
        </w:tc>
        <w:tc>
          <w:tcPr>
            <w:tcW w:w="2916" w:type="dxa"/>
          </w:tcPr>
          <w:p w14:paraId="67382418" w14:textId="77777777" w:rsidR="00B11855" w:rsidRPr="001F42D3" w:rsidRDefault="003D003E" w:rsidP="001E1150">
            <w:pPr>
              <w:pStyle w:val="TableEntry"/>
            </w:pPr>
            <w:r w:rsidRPr="001F42D3">
              <w:t>Administration Notes</w:t>
            </w:r>
          </w:p>
        </w:tc>
      </w:tr>
      <w:tr w:rsidR="00C40FD5" w:rsidRPr="001F42D3" w14:paraId="1C6E216C" w14:textId="77777777" w:rsidTr="006C0E8E">
        <w:trPr>
          <w:cantSplit/>
          <w:jc w:val="center"/>
        </w:trPr>
        <w:tc>
          <w:tcPr>
            <w:tcW w:w="811" w:type="dxa"/>
          </w:tcPr>
          <w:p w14:paraId="3F365981" w14:textId="77777777" w:rsidR="00B11855" w:rsidRPr="001F42D3" w:rsidRDefault="003D003E" w:rsidP="001E1150">
            <w:pPr>
              <w:pStyle w:val="TableEntry"/>
            </w:pPr>
            <w:r w:rsidRPr="001F42D3">
              <w:t>10</w:t>
            </w:r>
          </w:p>
        </w:tc>
        <w:tc>
          <w:tcPr>
            <w:tcW w:w="908" w:type="dxa"/>
          </w:tcPr>
          <w:p w14:paraId="2314782A" w14:textId="77777777" w:rsidR="00B11855" w:rsidRPr="001F42D3" w:rsidRDefault="003D003E" w:rsidP="001E1150">
            <w:pPr>
              <w:pStyle w:val="TableEntry"/>
            </w:pPr>
            <w:r w:rsidRPr="001F42D3">
              <w:t>1</w:t>
            </w:r>
          </w:p>
        </w:tc>
        <w:tc>
          <w:tcPr>
            <w:tcW w:w="806" w:type="dxa"/>
          </w:tcPr>
          <w:p w14:paraId="6352B5FA" w14:textId="77777777" w:rsidR="00B11855" w:rsidRPr="001F42D3" w:rsidRDefault="003D003E" w:rsidP="001E1150">
            <w:pPr>
              <w:pStyle w:val="TableEntry"/>
            </w:pPr>
            <w:r w:rsidRPr="001F42D3">
              <w:t>ID</w:t>
            </w:r>
          </w:p>
        </w:tc>
        <w:tc>
          <w:tcPr>
            <w:tcW w:w="990" w:type="dxa"/>
          </w:tcPr>
          <w:p w14:paraId="771C2609" w14:textId="77777777" w:rsidR="00B11855" w:rsidRPr="001F42D3" w:rsidRDefault="003D003E" w:rsidP="001E1150">
            <w:pPr>
              <w:pStyle w:val="TableEntry"/>
            </w:pPr>
            <w:r w:rsidRPr="001F42D3">
              <w:t>RE</w:t>
            </w:r>
          </w:p>
        </w:tc>
        <w:tc>
          <w:tcPr>
            <w:tcW w:w="1168" w:type="dxa"/>
          </w:tcPr>
          <w:p w14:paraId="0DEC2EE5" w14:textId="77777777" w:rsidR="00B11855" w:rsidRPr="001F42D3" w:rsidRDefault="003D003E" w:rsidP="001E1150">
            <w:pPr>
              <w:pStyle w:val="TableEntry"/>
            </w:pPr>
            <w:r w:rsidRPr="001F42D3">
              <w:t>[0..1]</w:t>
            </w:r>
          </w:p>
        </w:tc>
        <w:tc>
          <w:tcPr>
            <w:tcW w:w="974" w:type="dxa"/>
          </w:tcPr>
          <w:p w14:paraId="38CFB1FA" w14:textId="77777777" w:rsidR="00B11855" w:rsidRPr="001F42D3" w:rsidRDefault="003D003E" w:rsidP="00DF61EC">
            <w:pPr>
              <w:pStyle w:val="TableEntry"/>
            </w:pPr>
            <w:r w:rsidRPr="001F42D3">
              <w:t>0167</w:t>
            </w:r>
          </w:p>
        </w:tc>
        <w:tc>
          <w:tcPr>
            <w:tcW w:w="1046" w:type="dxa"/>
          </w:tcPr>
          <w:p w14:paraId="12EB92CC" w14:textId="77777777" w:rsidR="00B11855" w:rsidRPr="001F42D3" w:rsidRDefault="003D003E" w:rsidP="001E1150">
            <w:pPr>
              <w:pStyle w:val="TableEntry"/>
            </w:pPr>
            <w:r w:rsidRPr="001F42D3">
              <w:t>00322</w:t>
            </w:r>
          </w:p>
        </w:tc>
        <w:tc>
          <w:tcPr>
            <w:tcW w:w="2916" w:type="dxa"/>
          </w:tcPr>
          <w:p w14:paraId="726B60D1" w14:textId="77777777" w:rsidR="00B11855" w:rsidRPr="001F42D3" w:rsidRDefault="003D003E" w:rsidP="001E1150">
            <w:pPr>
              <w:pStyle w:val="TableEntry"/>
            </w:pPr>
            <w:r w:rsidRPr="001F42D3">
              <w:t>Substitution Status</w:t>
            </w:r>
          </w:p>
        </w:tc>
      </w:tr>
      <w:tr w:rsidR="00C40FD5" w:rsidRPr="001F42D3" w14:paraId="296B630D" w14:textId="77777777" w:rsidTr="006C0E8E">
        <w:trPr>
          <w:cantSplit/>
          <w:jc w:val="center"/>
        </w:trPr>
        <w:tc>
          <w:tcPr>
            <w:tcW w:w="811" w:type="dxa"/>
          </w:tcPr>
          <w:p w14:paraId="4804EA80" w14:textId="77777777" w:rsidR="00B11855" w:rsidRPr="001F42D3" w:rsidRDefault="003D003E" w:rsidP="001E1150">
            <w:pPr>
              <w:pStyle w:val="TableEntry"/>
            </w:pPr>
            <w:r w:rsidRPr="001F42D3">
              <w:t>11</w:t>
            </w:r>
          </w:p>
        </w:tc>
        <w:tc>
          <w:tcPr>
            <w:tcW w:w="908" w:type="dxa"/>
          </w:tcPr>
          <w:p w14:paraId="7FA5082A" w14:textId="77777777" w:rsidR="00B11855" w:rsidRPr="001F42D3" w:rsidRDefault="003D003E" w:rsidP="001E1150">
            <w:pPr>
              <w:pStyle w:val="TableEntry"/>
            </w:pPr>
            <w:r w:rsidRPr="001F42D3">
              <w:t>200</w:t>
            </w:r>
          </w:p>
        </w:tc>
        <w:tc>
          <w:tcPr>
            <w:tcW w:w="806" w:type="dxa"/>
          </w:tcPr>
          <w:p w14:paraId="79372106" w14:textId="77777777" w:rsidR="00B11855" w:rsidRPr="001F42D3" w:rsidRDefault="003D003E" w:rsidP="001E1150">
            <w:pPr>
              <w:pStyle w:val="TableEntry"/>
            </w:pPr>
            <w:r w:rsidRPr="001F42D3">
              <w:t>LA2</w:t>
            </w:r>
          </w:p>
        </w:tc>
        <w:tc>
          <w:tcPr>
            <w:tcW w:w="990" w:type="dxa"/>
          </w:tcPr>
          <w:p w14:paraId="52FAE76D" w14:textId="77777777" w:rsidR="00B11855" w:rsidRPr="001F42D3" w:rsidRDefault="003D003E" w:rsidP="001E1150">
            <w:pPr>
              <w:pStyle w:val="TableEntry"/>
            </w:pPr>
            <w:r w:rsidRPr="001F42D3">
              <w:t>RE</w:t>
            </w:r>
          </w:p>
        </w:tc>
        <w:tc>
          <w:tcPr>
            <w:tcW w:w="1168" w:type="dxa"/>
          </w:tcPr>
          <w:p w14:paraId="7E8D315C" w14:textId="77777777" w:rsidR="00B11855" w:rsidRPr="001F42D3" w:rsidRDefault="003D003E" w:rsidP="001E1150">
            <w:pPr>
              <w:pStyle w:val="TableEntry"/>
            </w:pPr>
            <w:r w:rsidRPr="001F42D3">
              <w:t>[0..1]</w:t>
            </w:r>
          </w:p>
        </w:tc>
        <w:tc>
          <w:tcPr>
            <w:tcW w:w="974" w:type="dxa"/>
          </w:tcPr>
          <w:p w14:paraId="09ABA4CA" w14:textId="77777777" w:rsidR="00B11855" w:rsidRPr="001F42D3" w:rsidRDefault="00B11855" w:rsidP="00DF61EC">
            <w:pPr>
              <w:pStyle w:val="TableEntry"/>
            </w:pPr>
          </w:p>
        </w:tc>
        <w:tc>
          <w:tcPr>
            <w:tcW w:w="1046" w:type="dxa"/>
          </w:tcPr>
          <w:p w14:paraId="18DD915B" w14:textId="77777777" w:rsidR="00B11855" w:rsidRPr="001F42D3" w:rsidRDefault="003D003E" w:rsidP="001E1150">
            <w:pPr>
              <w:pStyle w:val="TableEntry"/>
            </w:pPr>
            <w:r w:rsidRPr="001F42D3">
              <w:t>01303</w:t>
            </w:r>
          </w:p>
        </w:tc>
        <w:tc>
          <w:tcPr>
            <w:tcW w:w="2916" w:type="dxa"/>
          </w:tcPr>
          <w:p w14:paraId="071E1DD7" w14:textId="77777777" w:rsidR="00B11855" w:rsidRPr="001F42D3" w:rsidRDefault="003D003E" w:rsidP="001E1150">
            <w:pPr>
              <w:pStyle w:val="TableEntry"/>
            </w:pPr>
            <w:r w:rsidRPr="001F42D3">
              <w:t>Dispense-To Location</w:t>
            </w:r>
          </w:p>
        </w:tc>
      </w:tr>
      <w:tr w:rsidR="00C40FD5" w:rsidRPr="001F42D3" w14:paraId="0D0CD243" w14:textId="77777777" w:rsidTr="006C0E8E">
        <w:trPr>
          <w:cantSplit/>
          <w:jc w:val="center"/>
        </w:trPr>
        <w:tc>
          <w:tcPr>
            <w:tcW w:w="811" w:type="dxa"/>
          </w:tcPr>
          <w:p w14:paraId="17C3A811" w14:textId="77777777" w:rsidR="00B11855" w:rsidRPr="001F42D3" w:rsidRDefault="003D003E" w:rsidP="001E1150">
            <w:pPr>
              <w:pStyle w:val="TableEntry"/>
            </w:pPr>
            <w:r w:rsidRPr="001F42D3">
              <w:t>12</w:t>
            </w:r>
          </w:p>
        </w:tc>
        <w:tc>
          <w:tcPr>
            <w:tcW w:w="908" w:type="dxa"/>
          </w:tcPr>
          <w:p w14:paraId="48134C72" w14:textId="77777777" w:rsidR="00B11855" w:rsidRPr="001F42D3" w:rsidRDefault="003D003E" w:rsidP="001E1150">
            <w:pPr>
              <w:pStyle w:val="TableEntry"/>
            </w:pPr>
            <w:r w:rsidRPr="001F42D3">
              <w:t>1</w:t>
            </w:r>
          </w:p>
        </w:tc>
        <w:tc>
          <w:tcPr>
            <w:tcW w:w="806" w:type="dxa"/>
          </w:tcPr>
          <w:p w14:paraId="27689B11" w14:textId="77777777" w:rsidR="00B11855" w:rsidRPr="001F42D3" w:rsidRDefault="003D003E" w:rsidP="001E1150">
            <w:pPr>
              <w:pStyle w:val="TableEntry"/>
            </w:pPr>
            <w:r w:rsidRPr="001F42D3">
              <w:t>ID</w:t>
            </w:r>
          </w:p>
        </w:tc>
        <w:tc>
          <w:tcPr>
            <w:tcW w:w="990" w:type="dxa"/>
          </w:tcPr>
          <w:p w14:paraId="731192FF" w14:textId="77777777" w:rsidR="00B11855" w:rsidRPr="001F42D3" w:rsidRDefault="003D003E" w:rsidP="001E1150">
            <w:pPr>
              <w:pStyle w:val="TableEntry"/>
            </w:pPr>
            <w:r w:rsidRPr="001F42D3">
              <w:t>RE</w:t>
            </w:r>
          </w:p>
        </w:tc>
        <w:tc>
          <w:tcPr>
            <w:tcW w:w="1168" w:type="dxa"/>
          </w:tcPr>
          <w:p w14:paraId="044126D8" w14:textId="77777777" w:rsidR="00B11855" w:rsidRPr="001F42D3" w:rsidRDefault="003D003E" w:rsidP="001E1150">
            <w:pPr>
              <w:pStyle w:val="TableEntry"/>
            </w:pPr>
            <w:r w:rsidRPr="001F42D3">
              <w:t>[0..1]</w:t>
            </w:r>
          </w:p>
        </w:tc>
        <w:tc>
          <w:tcPr>
            <w:tcW w:w="974" w:type="dxa"/>
          </w:tcPr>
          <w:p w14:paraId="527BD6A7" w14:textId="77777777" w:rsidR="00B11855" w:rsidRPr="001F42D3" w:rsidRDefault="003D003E" w:rsidP="00DF61EC">
            <w:pPr>
              <w:pStyle w:val="TableEntry"/>
            </w:pPr>
            <w:r w:rsidRPr="001F42D3">
              <w:t>0136</w:t>
            </w:r>
          </w:p>
        </w:tc>
        <w:tc>
          <w:tcPr>
            <w:tcW w:w="1046" w:type="dxa"/>
          </w:tcPr>
          <w:p w14:paraId="73E6A89F" w14:textId="77777777" w:rsidR="00B11855" w:rsidRPr="001F42D3" w:rsidRDefault="003D003E" w:rsidP="001E1150">
            <w:pPr>
              <w:pStyle w:val="TableEntry"/>
            </w:pPr>
            <w:r w:rsidRPr="001F42D3">
              <w:t>00307</w:t>
            </w:r>
          </w:p>
        </w:tc>
        <w:tc>
          <w:tcPr>
            <w:tcW w:w="2916" w:type="dxa"/>
          </w:tcPr>
          <w:p w14:paraId="72DFC170" w14:textId="77777777" w:rsidR="00B11855" w:rsidRPr="001F42D3" w:rsidRDefault="003D003E" w:rsidP="001E1150">
            <w:pPr>
              <w:pStyle w:val="TableEntry"/>
            </w:pPr>
            <w:r w:rsidRPr="001F42D3">
              <w:t>Needs Human Review</w:t>
            </w:r>
          </w:p>
        </w:tc>
      </w:tr>
      <w:tr w:rsidR="00C40FD5" w:rsidRPr="001F42D3" w14:paraId="2B1F963F" w14:textId="77777777" w:rsidTr="006C0E8E">
        <w:trPr>
          <w:cantSplit/>
          <w:jc w:val="center"/>
        </w:trPr>
        <w:tc>
          <w:tcPr>
            <w:tcW w:w="811" w:type="dxa"/>
          </w:tcPr>
          <w:p w14:paraId="3FEB0F75" w14:textId="77777777" w:rsidR="00B11855" w:rsidRPr="001F42D3" w:rsidRDefault="003D003E" w:rsidP="001E1150">
            <w:pPr>
              <w:pStyle w:val="TableEntry"/>
            </w:pPr>
            <w:r w:rsidRPr="001F42D3">
              <w:t>13</w:t>
            </w:r>
          </w:p>
        </w:tc>
        <w:tc>
          <w:tcPr>
            <w:tcW w:w="908" w:type="dxa"/>
          </w:tcPr>
          <w:p w14:paraId="37BCE168" w14:textId="77777777" w:rsidR="00B11855" w:rsidRPr="001F42D3" w:rsidRDefault="003D003E" w:rsidP="001E1150">
            <w:pPr>
              <w:pStyle w:val="TableEntry"/>
            </w:pPr>
            <w:r w:rsidRPr="001F42D3">
              <w:t>705</w:t>
            </w:r>
          </w:p>
        </w:tc>
        <w:tc>
          <w:tcPr>
            <w:tcW w:w="806" w:type="dxa"/>
          </w:tcPr>
          <w:p w14:paraId="64202DD1" w14:textId="77777777" w:rsidR="00B11855" w:rsidRPr="001F42D3" w:rsidRDefault="003D003E" w:rsidP="001E1150">
            <w:pPr>
              <w:pStyle w:val="TableEntry"/>
            </w:pPr>
            <w:r w:rsidRPr="001F42D3">
              <w:t>CWE</w:t>
            </w:r>
          </w:p>
        </w:tc>
        <w:tc>
          <w:tcPr>
            <w:tcW w:w="990" w:type="dxa"/>
          </w:tcPr>
          <w:p w14:paraId="418A9F5D" w14:textId="77777777" w:rsidR="00B11855" w:rsidRPr="001F42D3" w:rsidRDefault="003D003E" w:rsidP="001E1150">
            <w:pPr>
              <w:pStyle w:val="TableEntry"/>
            </w:pPr>
            <w:r w:rsidRPr="001F42D3">
              <w:t>RE</w:t>
            </w:r>
          </w:p>
        </w:tc>
        <w:tc>
          <w:tcPr>
            <w:tcW w:w="1168" w:type="dxa"/>
          </w:tcPr>
          <w:p w14:paraId="7E1096F6" w14:textId="77777777" w:rsidR="00B11855" w:rsidRPr="001F42D3" w:rsidRDefault="003D003E" w:rsidP="001E1150">
            <w:pPr>
              <w:pStyle w:val="TableEntry"/>
            </w:pPr>
            <w:r w:rsidRPr="001F42D3">
              <w:t>[0..*]</w:t>
            </w:r>
          </w:p>
        </w:tc>
        <w:tc>
          <w:tcPr>
            <w:tcW w:w="974" w:type="dxa"/>
          </w:tcPr>
          <w:p w14:paraId="5D7C55F3" w14:textId="77777777" w:rsidR="00B11855" w:rsidRPr="001F42D3" w:rsidRDefault="00B11855" w:rsidP="00DF61EC">
            <w:pPr>
              <w:pStyle w:val="TableEntry"/>
            </w:pPr>
          </w:p>
        </w:tc>
        <w:tc>
          <w:tcPr>
            <w:tcW w:w="1046" w:type="dxa"/>
          </w:tcPr>
          <w:p w14:paraId="05FA2B6A" w14:textId="77777777" w:rsidR="00B11855" w:rsidRPr="001F42D3" w:rsidRDefault="003D003E" w:rsidP="001E1150">
            <w:pPr>
              <w:pStyle w:val="TableEntry"/>
            </w:pPr>
            <w:r w:rsidRPr="001F42D3">
              <w:t>00343</w:t>
            </w:r>
          </w:p>
        </w:tc>
        <w:tc>
          <w:tcPr>
            <w:tcW w:w="2916" w:type="dxa"/>
          </w:tcPr>
          <w:p w14:paraId="696036B4" w14:textId="77777777" w:rsidR="00B11855" w:rsidRPr="001F42D3" w:rsidRDefault="003D003E" w:rsidP="001E1150">
            <w:pPr>
              <w:pStyle w:val="TableEntry"/>
            </w:pPr>
            <w:r w:rsidRPr="001F42D3">
              <w:t>Pharmacy/Treatment Supplier's Special Administration Instructions</w:t>
            </w:r>
          </w:p>
        </w:tc>
      </w:tr>
      <w:tr w:rsidR="00C40FD5" w:rsidRPr="001F42D3" w14:paraId="01B5F97F" w14:textId="77777777" w:rsidTr="006C0E8E">
        <w:trPr>
          <w:cantSplit/>
          <w:jc w:val="center"/>
        </w:trPr>
        <w:tc>
          <w:tcPr>
            <w:tcW w:w="811" w:type="dxa"/>
          </w:tcPr>
          <w:p w14:paraId="75D3B637" w14:textId="77777777" w:rsidR="00B11855" w:rsidRPr="001F42D3" w:rsidRDefault="003D003E" w:rsidP="001E1150">
            <w:pPr>
              <w:pStyle w:val="TableEntry"/>
            </w:pPr>
            <w:r w:rsidRPr="001F42D3">
              <w:t>14</w:t>
            </w:r>
          </w:p>
        </w:tc>
        <w:tc>
          <w:tcPr>
            <w:tcW w:w="908" w:type="dxa"/>
          </w:tcPr>
          <w:p w14:paraId="5602592F" w14:textId="77777777" w:rsidR="00B11855" w:rsidRPr="001F42D3" w:rsidRDefault="003D003E" w:rsidP="001E1150">
            <w:pPr>
              <w:pStyle w:val="TableEntry"/>
            </w:pPr>
            <w:r w:rsidRPr="001F42D3">
              <w:t>20</w:t>
            </w:r>
          </w:p>
        </w:tc>
        <w:tc>
          <w:tcPr>
            <w:tcW w:w="806" w:type="dxa"/>
          </w:tcPr>
          <w:p w14:paraId="33244DFF" w14:textId="77777777" w:rsidR="00B11855" w:rsidRPr="001F42D3" w:rsidRDefault="003D003E" w:rsidP="001E1150">
            <w:pPr>
              <w:pStyle w:val="TableEntry"/>
            </w:pPr>
            <w:r w:rsidRPr="001F42D3">
              <w:t>ST</w:t>
            </w:r>
          </w:p>
        </w:tc>
        <w:tc>
          <w:tcPr>
            <w:tcW w:w="990" w:type="dxa"/>
          </w:tcPr>
          <w:p w14:paraId="12D0F506" w14:textId="77777777" w:rsidR="00B11855" w:rsidRPr="001F42D3" w:rsidRDefault="003D003E" w:rsidP="001E1150">
            <w:pPr>
              <w:pStyle w:val="TableEntry"/>
            </w:pPr>
            <w:r w:rsidRPr="001F42D3">
              <w:t>RE</w:t>
            </w:r>
          </w:p>
        </w:tc>
        <w:tc>
          <w:tcPr>
            <w:tcW w:w="1168" w:type="dxa"/>
          </w:tcPr>
          <w:p w14:paraId="7554A24C" w14:textId="77777777" w:rsidR="00B11855" w:rsidRPr="001F42D3" w:rsidRDefault="00947B25" w:rsidP="00DE39CA">
            <w:pPr>
              <w:pStyle w:val="TableEntry"/>
            </w:pPr>
            <w:r w:rsidRPr="001F42D3">
              <w:t xml:space="preserve">  </w:t>
            </w:r>
            <w:r w:rsidR="003D003E" w:rsidRPr="001F42D3">
              <w:t>[0..1]</w:t>
            </w:r>
          </w:p>
        </w:tc>
        <w:tc>
          <w:tcPr>
            <w:tcW w:w="974" w:type="dxa"/>
          </w:tcPr>
          <w:p w14:paraId="4AE32383" w14:textId="77777777" w:rsidR="00B11855" w:rsidRPr="001F42D3" w:rsidRDefault="00B11855" w:rsidP="00DF61EC">
            <w:pPr>
              <w:pStyle w:val="TableEntry"/>
            </w:pPr>
          </w:p>
        </w:tc>
        <w:tc>
          <w:tcPr>
            <w:tcW w:w="1046" w:type="dxa"/>
          </w:tcPr>
          <w:p w14:paraId="06D633A2" w14:textId="77777777" w:rsidR="00B11855" w:rsidRPr="001F42D3" w:rsidRDefault="003D003E" w:rsidP="001E1150">
            <w:pPr>
              <w:pStyle w:val="TableEntry"/>
            </w:pPr>
            <w:r w:rsidRPr="001F42D3">
              <w:t>00331</w:t>
            </w:r>
          </w:p>
        </w:tc>
        <w:tc>
          <w:tcPr>
            <w:tcW w:w="2916" w:type="dxa"/>
          </w:tcPr>
          <w:p w14:paraId="62877590" w14:textId="77777777" w:rsidR="00B11855" w:rsidRPr="001F42D3" w:rsidRDefault="003D003E" w:rsidP="001E1150">
            <w:pPr>
              <w:pStyle w:val="TableEntry"/>
            </w:pPr>
            <w:r w:rsidRPr="001F42D3">
              <w:t>Give Per (Time Unit)</w:t>
            </w:r>
          </w:p>
        </w:tc>
      </w:tr>
      <w:tr w:rsidR="00C40FD5" w:rsidRPr="001F42D3" w14:paraId="4E8B3BF2" w14:textId="77777777" w:rsidTr="006C0E8E">
        <w:trPr>
          <w:cantSplit/>
          <w:jc w:val="center"/>
        </w:trPr>
        <w:tc>
          <w:tcPr>
            <w:tcW w:w="811" w:type="dxa"/>
          </w:tcPr>
          <w:p w14:paraId="3D312AFE" w14:textId="77777777" w:rsidR="00B11855" w:rsidRPr="001F42D3" w:rsidRDefault="003D003E" w:rsidP="001E1150">
            <w:pPr>
              <w:pStyle w:val="TableEntry"/>
            </w:pPr>
            <w:r w:rsidRPr="001F42D3">
              <w:t>15</w:t>
            </w:r>
          </w:p>
        </w:tc>
        <w:tc>
          <w:tcPr>
            <w:tcW w:w="908" w:type="dxa"/>
          </w:tcPr>
          <w:p w14:paraId="224B3269" w14:textId="77777777" w:rsidR="00B11855" w:rsidRPr="001F42D3" w:rsidRDefault="003D003E" w:rsidP="001E1150">
            <w:pPr>
              <w:pStyle w:val="TableEntry"/>
            </w:pPr>
            <w:r w:rsidRPr="001F42D3">
              <w:t>6</w:t>
            </w:r>
          </w:p>
        </w:tc>
        <w:tc>
          <w:tcPr>
            <w:tcW w:w="806" w:type="dxa"/>
          </w:tcPr>
          <w:p w14:paraId="39D9B259" w14:textId="77777777" w:rsidR="00B11855" w:rsidRPr="001F42D3" w:rsidRDefault="003D003E" w:rsidP="001E1150">
            <w:pPr>
              <w:pStyle w:val="TableEntry"/>
            </w:pPr>
            <w:r w:rsidRPr="001F42D3">
              <w:t>ST</w:t>
            </w:r>
          </w:p>
        </w:tc>
        <w:tc>
          <w:tcPr>
            <w:tcW w:w="990" w:type="dxa"/>
          </w:tcPr>
          <w:p w14:paraId="6F9BCFC1" w14:textId="77777777" w:rsidR="00B11855" w:rsidRPr="001F42D3" w:rsidRDefault="003D003E" w:rsidP="001E1150">
            <w:pPr>
              <w:pStyle w:val="TableEntry"/>
            </w:pPr>
            <w:r w:rsidRPr="001F42D3">
              <w:t>CE</w:t>
            </w:r>
          </w:p>
        </w:tc>
        <w:tc>
          <w:tcPr>
            <w:tcW w:w="1168" w:type="dxa"/>
          </w:tcPr>
          <w:p w14:paraId="477E0DA2" w14:textId="77777777" w:rsidR="00B11855" w:rsidRPr="001F42D3" w:rsidRDefault="00185E26" w:rsidP="00DE39CA">
            <w:pPr>
              <w:pStyle w:val="TableEntry"/>
            </w:pPr>
            <w:r w:rsidRPr="001F42D3">
              <w:t xml:space="preserve"> </w:t>
            </w:r>
            <w:r w:rsidR="00947B25" w:rsidRPr="001F42D3">
              <w:t xml:space="preserve"> </w:t>
            </w:r>
            <w:r w:rsidR="003D003E" w:rsidRPr="001F42D3">
              <w:t>[0..1]</w:t>
            </w:r>
          </w:p>
        </w:tc>
        <w:tc>
          <w:tcPr>
            <w:tcW w:w="974" w:type="dxa"/>
          </w:tcPr>
          <w:p w14:paraId="49DDD6B1" w14:textId="77777777" w:rsidR="00B11855" w:rsidRPr="001F42D3" w:rsidRDefault="00B11855" w:rsidP="00DF61EC">
            <w:pPr>
              <w:pStyle w:val="TableEntry"/>
            </w:pPr>
          </w:p>
        </w:tc>
        <w:tc>
          <w:tcPr>
            <w:tcW w:w="1046" w:type="dxa"/>
          </w:tcPr>
          <w:p w14:paraId="5E823225" w14:textId="77777777" w:rsidR="00B11855" w:rsidRPr="001F42D3" w:rsidRDefault="003D003E" w:rsidP="001E1150">
            <w:pPr>
              <w:pStyle w:val="TableEntry"/>
            </w:pPr>
            <w:r w:rsidRPr="001F42D3">
              <w:t>00332</w:t>
            </w:r>
          </w:p>
        </w:tc>
        <w:tc>
          <w:tcPr>
            <w:tcW w:w="2916" w:type="dxa"/>
          </w:tcPr>
          <w:p w14:paraId="43CA9A38" w14:textId="77777777" w:rsidR="00B11855" w:rsidRPr="001F42D3" w:rsidRDefault="003D003E" w:rsidP="001E1150">
            <w:pPr>
              <w:pStyle w:val="TableEntry"/>
            </w:pPr>
            <w:r w:rsidRPr="001F42D3">
              <w:t>Give Rate Amount</w:t>
            </w:r>
          </w:p>
        </w:tc>
      </w:tr>
      <w:tr w:rsidR="00C40FD5" w:rsidRPr="001F42D3" w14:paraId="56C22A43" w14:textId="77777777" w:rsidTr="006C0E8E">
        <w:trPr>
          <w:cantSplit/>
          <w:jc w:val="center"/>
        </w:trPr>
        <w:tc>
          <w:tcPr>
            <w:tcW w:w="811" w:type="dxa"/>
          </w:tcPr>
          <w:p w14:paraId="4E879871" w14:textId="77777777" w:rsidR="00B11855" w:rsidRPr="001F42D3" w:rsidRDefault="003D003E" w:rsidP="001E1150">
            <w:pPr>
              <w:pStyle w:val="TableEntry"/>
            </w:pPr>
            <w:r w:rsidRPr="001F42D3">
              <w:t>16</w:t>
            </w:r>
          </w:p>
        </w:tc>
        <w:tc>
          <w:tcPr>
            <w:tcW w:w="908" w:type="dxa"/>
          </w:tcPr>
          <w:p w14:paraId="42F0059C" w14:textId="77777777" w:rsidR="00B11855" w:rsidRPr="001F42D3" w:rsidRDefault="003D003E" w:rsidP="001E1150">
            <w:pPr>
              <w:pStyle w:val="TableEntry"/>
            </w:pPr>
            <w:r w:rsidRPr="001F42D3">
              <w:t>705</w:t>
            </w:r>
          </w:p>
        </w:tc>
        <w:tc>
          <w:tcPr>
            <w:tcW w:w="806" w:type="dxa"/>
          </w:tcPr>
          <w:p w14:paraId="0D14145B" w14:textId="77777777" w:rsidR="00B11855" w:rsidRPr="001F42D3" w:rsidRDefault="003D003E" w:rsidP="001E1150">
            <w:pPr>
              <w:pStyle w:val="TableEntry"/>
            </w:pPr>
            <w:r w:rsidRPr="001F42D3">
              <w:t>CWE</w:t>
            </w:r>
          </w:p>
        </w:tc>
        <w:tc>
          <w:tcPr>
            <w:tcW w:w="990" w:type="dxa"/>
          </w:tcPr>
          <w:p w14:paraId="565DA300" w14:textId="77777777" w:rsidR="00B11855" w:rsidRPr="001F42D3" w:rsidRDefault="003D003E" w:rsidP="001E1150">
            <w:pPr>
              <w:pStyle w:val="TableEntry"/>
            </w:pPr>
            <w:r w:rsidRPr="001F42D3">
              <w:t>CE</w:t>
            </w:r>
          </w:p>
        </w:tc>
        <w:tc>
          <w:tcPr>
            <w:tcW w:w="1168" w:type="dxa"/>
          </w:tcPr>
          <w:p w14:paraId="61431CD3" w14:textId="77777777" w:rsidR="00B11855" w:rsidRPr="001F42D3" w:rsidRDefault="003D003E" w:rsidP="001E1150">
            <w:pPr>
              <w:pStyle w:val="TableEntry"/>
            </w:pPr>
            <w:r w:rsidRPr="001F42D3">
              <w:t>[0..1]</w:t>
            </w:r>
          </w:p>
        </w:tc>
        <w:tc>
          <w:tcPr>
            <w:tcW w:w="974" w:type="dxa"/>
          </w:tcPr>
          <w:p w14:paraId="66B5C515" w14:textId="77777777" w:rsidR="00B11855" w:rsidRPr="001F42D3" w:rsidRDefault="00B11855" w:rsidP="00DF61EC">
            <w:pPr>
              <w:pStyle w:val="TableEntry"/>
            </w:pPr>
          </w:p>
        </w:tc>
        <w:tc>
          <w:tcPr>
            <w:tcW w:w="1046" w:type="dxa"/>
          </w:tcPr>
          <w:p w14:paraId="6656AF30" w14:textId="77777777" w:rsidR="00B11855" w:rsidRPr="001F42D3" w:rsidRDefault="003D003E" w:rsidP="001E1150">
            <w:pPr>
              <w:pStyle w:val="TableEntry"/>
            </w:pPr>
            <w:r w:rsidRPr="001F42D3">
              <w:t>00333</w:t>
            </w:r>
          </w:p>
        </w:tc>
        <w:tc>
          <w:tcPr>
            <w:tcW w:w="2916" w:type="dxa"/>
          </w:tcPr>
          <w:p w14:paraId="268BA83E" w14:textId="77777777" w:rsidR="00B11855" w:rsidRPr="001F42D3" w:rsidRDefault="003D003E" w:rsidP="001E1150">
            <w:pPr>
              <w:pStyle w:val="TableEntry"/>
            </w:pPr>
            <w:r w:rsidRPr="001F42D3">
              <w:t>Give Rate Units</w:t>
            </w:r>
          </w:p>
        </w:tc>
      </w:tr>
      <w:tr w:rsidR="00C40FD5" w:rsidRPr="001F42D3" w14:paraId="470E98EE" w14:textId="77777777" w:rsidTr="006C0E8E">
        <w:trPr>
          <w:cantSplit/>
          <w:jc w:val="center"/>
        </w:trPr>
        <w:tc>
          <w:tcPr>
            <w:tcW w:w="811" w:type="dxa"/>
          </w:tcPr>
          <w:p w14:paraId="71DC4113" w14:textId="77777777" w:rsidR="00B11855" w:rsidRPr="001F42D3" w:rsidRDefault="003D003E" w:rsidP="001E1150">
            <w:pPr>
              <w:pStyle w:val="TableEntry"/>
            </w:pPr>
            <w:r w:rsidRPr="001F42D3">
              <w:t>17</w:t>
            </w:r>
          </w:p>
        </w:tc>
        <w:tc>
          <w:tcPr>
            <w:tcW w:w="908" w:type="dxa"/>
          </w:tcPr>
          <w:p w14:paraId="29B975F5" w14:textId="77777777" w:rsidR="00B11855" w:rsidRPr="001F42D3" w:rsidRDefault="003D003E" w:rsidP="001E1150">
            <w:pPr>
              <w:pStyle w:val="TableEntry"/>
            </w:pPr>
            <w:r w:rsidRPr="001F42D3">
              <w:t>20</w:t>
            </w:r>
          </w:p>
        </w:tc>
        <w:tc>
          <w:tcPr>
            <w:tcW w:w="806" w:type="dxa"/>
          </w:tcPr>
          <w:p w14:paraId="4AEEFBD0" w14:textId="77777777" w:rsidR="00B11855" w:rsidRPr="001F42D3" w:rsidRDefault="003D003E" w:rsidP="001E1150">
            <w:pPr>
              <w:pStyle w:val="TableEntry"/>
            </w:pPr>
            <w:r w:rsidRPr="001F42D3">
              <w:t>NM</w:t>
            </w:r>
          </w:p>
        </w:tc>
        <w:tc>
          <w:tcPr>
            <w:tcW w:w="990" w:type="dxa"/>
          </w:tcPr>
          <w:p w14:paraId="4D3F4329" w14:textId="77777777" w:rsidR="00B11855" w:rsidRPr="001F42D3" w:rsidRDefault="003D003E" w:rsidP="001E1150">
            <w:pPr>
              <w:pStyle w:val="TableEntry"/>
            </w:pPr>
            <w:r w:rsidRPr="001F42D3">
              <w:t>RE</w:t>
            </w:r>
          </w:p>
        </w:tc>
        <w:tc>
          <w:tcPr>
            <w:tcW w:w="1168" w:type="dxa"/>
          </w:tcPr>
          <w:p w14:paraId="0F006B9E" w14:textId="77777777" w:rsidR="00B11855" w:rsidRPr="001F42D3" w:rsidRDefault="003D003E" w:rsidP="001E1150">
            <w:pPr>
              <w:pStyle w:val="TableEntry"/>
            </w:pPr>
            <w:r w:rsidRPr="001F42D3">
              <w:t>[0..1]</w:t>
            </w:r>
          </w:p>
        </w:tc>
        <w:tc>
          <w:tcPr>
            <w:tcW w:w="974" w:type="dxa"/>
          </w:tcPr>
          <w:p w14:paraId="1E2D3935" w14:textId="77777777" w:rsidR="00B11855" w:rsidRPr="001F42D3" w:rsidRDefault="00B11855" w:rsidP="00DF61EC">
            <w:pPr>
              <w:pStyle w:val="TableEntry"/>
            </w:pPr>
          </w:p>
        </w:tc>
        <w:tc>
          <w:tcPr>
            <w:tcW w:w="1046" w:type="dxa"/>
          </w:tcPr>
          <w:p w14:paraId="47F8718F" w14:textId="77777777" w:rsidR="00B11855" w:rsidRPr="001F42D3" w:rsidRDefault="003D003E" w:rsidP="001E1150">
            <w:pPr>
              <w:pStyle w:val="TableEntry"/>
            </w:pPr>
            <w:r w:rsidRPr="001F42D3">
              <w:t>01126</w:t>
            </w:r>
          </w:p>
        </w:tc>
        <w:tc>
          <w:tcPr>
            <w:tcW w:w="2916" w:type="dxa"/>
          </w:tcPr>
          <w:p w14:paraId="2129437B" w14:textId="77777777" w:rsidR="00B11855" w:rsidRPr="001F42D3" w:rsidRDefault="003D003E" w:rsidP="001E1150">
            <w:pPr>
              <w:pStyle w:val="TableEntry"/>
            </w:pPr>
            <w:r w:rsidRPr="001F42D3">
              <w:t>Give Strength</w:t>
            </w:r>
          </w:p>
        </w:tc>
      </w:tr>
      <w:tr w:rsidR="00C40FD5" w:rsidRPr="001F42D3" w14:paraId="4F1E7BB4" w14:textId="77777777" w:rsidTr="006C0E8E">
        <w:trPr>
          <w:cantSplit/>
          <w:jc w:val="center"/>
        </w:trPr>
        <w:tc>
          <w:tcPr>
            <w:tcW w:w="811" w:type="dxa"/>
          </w:tcPr>
          <w:p w14:paraId="160DB4BC" w14:textId="77777777" w:rsidR="00B11855" w:rsidRPr="001F42D3" w:rsidRDefault="003D003E" w:rsidP="001E1150">
            <w:pPr>
              <w:pStyle w:val="TableEntry"/>
            </w:pPr>
            <w:r w:rsidRPr="001F42D3">
              <w:t>18</w:t>
            </w:r>
          </w:p>
        </w:tc>
        <w:tc>
          <w:tcPr>
            <w:tcW w:w="908" w:type="dxa"/>
          </w:tcPr>
          <w:p w14:paraId="26DB54B5" w14:textId="77777777" w:rsidR="00B11855" w:rsidRPr="001F42D3" w:rsidRDefault="003D003E" w:rsidP="001E1150">
            <w:pPr>
              <w:pStyle w:val="TableEntry"/>
            </w:pPr>
            <w:r w:rsidRPr="001F42D3">
              <w:t>705</w:t>
            </w:r>
          </w:p>
        </w:tc>
        <w:tc>
          <w:tcPr>
            <w:tcW w:w="806" w:type="dxa"/>
          </w:tcPr>
          <w:p w14:paraId="474D7760" w14:textId="77777777" w:rsidR="00B11855" w:rsidRPr="001F42D3" w:rsidRDefault="003D003E" w:rsidP="001E1150">
            <w:pPr>
              <w:pStyle w:val="TableEntry"/>
            </w:pPr>
            <w:r w:rsidRPr="001F42D3">
              <w:t>CWE</w:t>
            </w:r>
          </w:p>
        </w:tc>
        <w:tc>
          <w:tcPr>
            <w:tcW w:w="990" w:type="dxa"/>
          </w:tcPr>
          <w:p w14:paraId="01E96CA1" w14:textId="77777777" w:rsidR="00B11855" w:rsidRPr="001F42D3" w:rsidRDefault="003D003E" w:rsidP="001E1150">
            <w:pPr>
              <w:pStyle w:val="TableEntry"/>
            </w:pPr>
            <w:r w:rsidRPr="001F42D3">
              <w:t>RE</w:t>
            </w:r>
          </w:p>
        </w:tc>
        <w:tc>
          <w:tcPr>
            <w:tcW w:w="1168" w:type="dxa"/>
          </w:tcPr>
          <w:p w14:paraId="72F90C4A" w14:textId="77777777" w:rsidR="00B11855" w:rsidRPr="001F42D3" w:rsidRDefault="003D003E" w:rsidP="001E1150">
            <w:pPr>
              <w:pStyle w:val="TableEntry"/>
            </w:pPr>
            <w:r w:rsidRPr="001F42D3">
              <w:t>[0..1]</w:t>
            </w:r>
          </w:p>
        </w:tc>
        <w:tc>
          <w:tcPr>
            <w:tcW w:w="974" w:type="dxa"/>
          </w:tcPr>
          <w:p w14:paraId="57596EBE" w14:textId="77777777" w:rsidR="00B11855" w:rsidRPr="001F42D3" w:rsidRDefault="00B11855" w:rsidP="00DF61EC">
            <w:pPr>
              <w:pStyle w:val="TableEntry"/>
            </w:pPr>
          </w:p>
        </w:tc>
        <w:tc>
          <w:tcPr>
            <w:tcW w:w="1046" w:type="dxa"/>
          </w:tcPr>
          <w:p w14:paraId="1CFA432C" w14:textId="77777777" w:rsidR="00B11855" w:rsidRPr="001F42D3" w:rsidRDefault="003D003E" w:rsidP="001E1150">
            <w:pPr>
              <w:pStyle w:val="TableEntry"/>
            </w:pPr>
            <w:r w:rsidRPr="001F42D3">
              <w:t>01127</w:t>
            </w:r>
          </w:p>
        </w:tc>
        <w:tc>
          <w:tcPr>
            <w:tcW w:w="2916" w:type="dxa"/>
          </w:tcPr>
          <w:p w14:paraId="47EFA1C9" w14:textId="77777777" w:rsidR="00B11855" w:rsidRPr="001F42D3" w:rsidRDefault="003D003E" w:rsidP="001E1150">
            <w:pPr>
              <w:pStyle w:val="TableEntry"/>
            </w:pPr>
            <w:r w:rsidRPr="001F42D3">
              <w:t>Give Strength Units</w:t>
            </w:r>
          </w:p>
        </w:tc>
      </w:tr>
      <w:tr w:rsidR="00C40FD5" w:rsidRPr="001F42D3" w14:paraId="47D7467A" w14:textId="77777777" w:rsidTr="006C0E8E">
        <w:trPr>
          <w:cantSplit/>
          <w:jc w:val="center"/>
        </w:trPr>
        <w:tc>
          <w:tcPr>
            <w:tcW w:w="811" w:type="dxa"/>
          </w:tcPr>
          <w:p w14:paraId="5F7C8081" w14:textId="77777777" w:rsidR="00B11855" w:rsidRPr="001F42D3" w:rsidRDefault="003D003E" w:rsidP="001E1150">
            <w:pPr>
              <w:pStyle w:val="TableEntry"/>
            </w:pPr>
            <w:r w:rsidRPr="001F42D3">
              <w:t>19</w:t>
            </w:r>
          </w:p>
        </w:tc>
        <w:tc>
          <w:tcPr>
            <w:tcW w:w="908" w:type="dxa"/>
          </w:tcPr>
          <w:p w14:paraId="465AC614" w14:textId="77777777" w:rsidR="00B11855" w:rsidRPr="001F42D3" w:rsidRDefault="003D003E" w:rsidP="001E1150">
            <w:pPr>
              <w:pStyle w:val="TableEntry"/>
            </w:pPr>
            <w:r w:rsidRPr="001F42D3">
              <w:t>20</w:t>
            </w:r>
          </w:p>
        </w:tc>
        <w:tc>
          <w:tcPr>
            <w:tcW w:w="806" w:type="dxa"/>
          </w:tcPr>
          <w:p w14:paraId="236DD8B7" w14:textId="77777777" w:rsidR="00B11855" w:rsidRPr="001F42D3" w:rsidRDefault="003D003E" w:rsidP="001E1150">
            <w:pPr>
              <w:pStyle w:val="TableEntry"/>
            </w:pPr>
            <w:r w:rsidRPr="001F42D3">
              <w:t>ST</w:t>
            </w:r>
          </w:p>
        </w:tc>
        <w:tc>
          <w:tcPr>
            <w:tcW w:w="990" w:type="dxa"/>
          </w:tcPr>
          <w:p w14:paraId="481FAA17" w14:textId="77777777" w:rsidR="00B11855" w:rsidRPr="001F42D3" w:rsidRDefault="003D003E" w:rsidP="001E1150">
            <w:pPr>
              <w:pStyle w:val="TableEntry"/>
            </w:pPr>
            <w:r w:rsidRPr="001F42D3">
              <w:t>RE</w:t>
            </w:r>
          </w:p>
        </w:tc>
        <w:tc>
          <w:tcPr>
            <w:tcW w:w="1168" w:type="dxa"/>
          </w:tcPr>
          <w:p w14:paraId="01CD0462" w14:textId="77777777" w:rsidR="00B11855" w:rsidRPr="001F42D3" w:rsidRDefault="003D003E" w:rsidP="001E1150">
            <w:pPr>
              <w:pStyle w:val="TableEntry"/>
            </w:pPr>
            <w:r w:rsidRPr="001F42D3">
              <w:t>[0..*]</w:t>
            </w:r>
          </w:p>
        </w:tc>
        <w:tc>
          <w:tcPr>
            <w:tcW w:w="974" w:type="dxa"/>
          </w:tcPr>
          <w:p w14:paraId="312DD6C7" w14:textId="77777777" w:rsidR="00B11855" w:rsidRPr="001F42D3" w:rsidRDefault="00B11855" w:rsidP="00DF61EC">
            <w:pPr>
              <w:pStyle w:val="TableEntry"/>
            </w:pPr>
          </w:p>
        </w:tc>
        <w:tc>
          <w:tcPr>
            <w:tcW w:w="1046" w:type="dxa"/>
          </w:tcPr>
          <w:p w14:paraId="46956C75" w14:textId="77777777" w:rsidR="00B11855" w:rsidRPr="001F42D3" w:rsidRDefault="003D003E" w:rsidP="001E1150">
            <w:pPr>
              <w:pStyle w:val="TableEntry"/>
            </w:pPr>
            <w:r w:rsidRPr="001F42D3">
              <w:t>01129</w:t>
            </w:r>
          </w:p>
        </w:tc>
        <w:tc>
          <w:tcPr>
            <w:tcW w:w="2916" w:type="dxa"/>
          </w:tcPr>
          <w:p w14:paraId="6D6E9F04" w14:textId="77777777" w:rsidR="00B11855" w:rsidRPr="001F42D3" w:rsidRDefault="003D003E" w:rsidP="001E1150">
            <w:pPr>
              <w:pStyle w:val="TableEntry"/>
            </w:pPr>
            <w:r w:rsidRPr="001F42D3">
              <w:t>Substance Lot Number</w:t>
            </w:r>
          </w:p>
        </w:tc>
      </w:tr>
      <w:tr w:rsidR="00C40FD5" w:rsidRPr="001F42D3" w14:paraId="164D85E1" w14:textId="77777777" w:rsidTr="006C0E8E">
        <w:trPr>
          <w:cantSplit/>
          <w:jc w:val="center"/>
        </w:trPr>
        <w:tc>
          <w:tcPr>
            <w:tcW w:w="811" w:type="dxa"/>
          </w:tcPr>
          <w:p w14:paraId="28B7910F" w14:textId="77777777" w:rsidR="00B11855" w:rsidRPr="001F42D3" w:rsidRDefault="003D003E" w:rsidP="001E1150">
            <w:pPr>
              <w:pStyle w:val="TableEntry"/>
            </w:pPr>
            <w:r w:rsidRPr="001F42D3">
              <w:t>20</w:t>
            </w:r>
          </w:p>
        </w:tc>
        <w:tc>
          <w:tcPr>
            <w:tcW w:w="908" w:type="dxa"/>
          </w:tcPr>
          <w:p w14:paraId="2544C504" w14:textId="77777777" w:rsidR="00B11855" w:rsidRPr="001F42D3" w:rsidRDefault="003D003E" w:rsidP="001E1150">
            <w:pPr>
              <w:pStyle w:val="TableEntry"/>
            </w:pPr>
            <w:r w:rsidRPr="001F42D3">
              <w:t>24</w:t>
            </w:r>
          </w:p>
        </w:tc>
        <w:tc>
          <w:tcPr>
            <w:tcW w:w="806" w:type="dxa"/>
          </w:tcPr>
          <w:p w14:paraId="5A46F8C0" w14:textId="77777777" w:rsidR="00B11855" w:rsidRPr="001F42D3" w:rsidRDefault="003D003E" w:rsidP="001E1150">
            <w:pPr>
              <w:pStyle w:val="TableEntry"/>
            </w:pPr>
            <w:r w:rsidRPr="001F42D3">
              <w:t>DTM</w:t>
            </w:r>
          </w:p>
        </w:tc>
        <w:tc>
          <w:tcPr>
            <w:tcW w:w="990" w:type="dxa"/>
          </w:tcPr>
          <w:p w14:paraId="6FC1D6D5" w14:textId="77777777" w:rsidR="00B11855" w:rsidRPr="001F42D3" w:rsidRDefault="003D003E" w:rsidP="001E1150">
            <w:pPr>
              <w:pStyle w:val="TableEntry"/>
            </w:pPr>
            <w:r w:rsidRPr="001F42D3">
              <w:t>RE</w:t>
            </w:r>
          </w:p>
        </w:tc>
        <w:tc>
          <w:tcPr>
            <w:tcW w:w="1168" w:type="dxa"/>
          </w:tcPr>
          <w:p w14:paraId="7A5B9798" w14:textId="77777777" w:rsidR="00B11855" w:rsidRPr="001F42D3" w:rsidRDefault="003D003E" w:rsidP="001E1150">
            <w:pPr>
              <w:pStyle w:val="TableEntry"/>
            </w:pPr>
            <w:r w:rsidRPr="001F42D3">
              <w:t>[0..*]</w:t>
            </w:r>
          </w:p>
        </w:tc>
        <w:tc>
          <w:tcPr>
            <w:tcW w:w="974" w:type="dxa"/>
          </w:tcPr>
          <w:p w14:paraId="26D3A9EA" w14:textId="77777777" w:rsidR="00B11855" w:rsidRPr="001F42D3" w:rsidRDefault="00B11855" w:rsidP="00DF61EC">
            <w:pPr>
              <w:pStyle w:val="TableEntry"/>
            </w:pPr>
          </w:p>
        </w:tc>
        <w:tc>
          <w:tcPr>
            <w:tcW w:w="1046" w:type="dxa"/>
          </w:tcPr>
          <w:p w14:paraId="212A4E0D" w14:textId="77777777" w:rsidR="00B11855" w:rsidRPr="001F42D3" w:rsidRDefault="003D003E" w:rsidP="001E1150">
            <w:pPr>
              <w:pStyle w:val="TableEntry"/>
            </w:pPr>
            <w:r w:rsidRPr="001F42D3">
              <w:t>01130</w:t>
            </w:r>
          </w:p>
        </w:tc>
        <w:tc>
          <w:tcPr>
            <w:tcW w:w="2916" w:type="dxa"/>
          </w:tcPr>
          <w:p w14:paraId="6F010C9B" w14:textId="77777777" w:rsidR="00B11855" w:rsidRPr="001F42D3" w:rsidRDefault="003D003E" w:rsidP="001E1150">
            <w:pPr>
              <w:pStyle w:val="TableEntry"/>
            </w:pPr>
            <w:r w:rsidRPr="001F42D3">
              <w:t>Substance Expiration Date</w:t>
            </w:r>
          </w:p>
        </w:tc>
      </w:tr>
      <w:tr w:rsidR="00C40FD5" w:rsidRPr="001F42D3" w14:paraId="28012EE6" w14:textId="77777777" w:rsidTr="006C0E8E">
        <w:trPr>
          <w:cantSplit/>
          <w:jc w:val="center"/>
        </w:trPr>
        <w:tc>
          <w:tcPr>
            <w:tcW w:w="811" w:type="dxa"/>
          </w:tcPr>
          <w:p w14:paraId="3715CE0C" w14:textId="77777777" w:rsidR="00B11855" w:rsidRPr="001F42D3" w:rsidRDefault="003D003E" w:rsidP="001E1150">
            <w:pPr>
              <w:pStyle w:val="TableEntry"/>
            </w:pPr>
            <w:r w:rsidRPr="001F42D3">
              <w:t>21</w:t>
            </w:r>
          </w:p>
        </w:tc>
        <w:tc>
          <w:tcPr>
            <w:tcW w:w="908" w:type="dxa"/>
          </w:tcPr>
          <w:p w14:paraId="5A8E7CDF" w14:textId="77777777" w:rsidR="00B11855" w:rsidRPr="001F42D3" w:rsidRDefault="003D003E" w:rsidP="001E1150">
            <w:pPr>
              <w:pStyle w:val="TableEntry"/>
            </w:pPr>
            <w:r w:rsidRPr="001F42D3">
              <w:t>705</w:t>
            </w:r>
          </w:p>
        </w:tc>
        <w:tc>
          <w:tcPr>
            <w:tcW w:w="806" w:type="dxa"/>
          </w:tcPr>
          <w:p w14:paraId="27596109" w14:textId="77777777" w:rsidR="00B11855" w:rsidRPr="001F42D3" w:rsidRDefault="003D003E" w:rsidP="001E1150">
            <w:pPr>
              <w:pStyle w:val="TableEntry"/>
            </w:pPr>
            <w:r w:rsidRPr="001F42D3">
              <w:t>CWE</w:t>
            </w:r>
          </w:p>
        </w:tc>
        <w:tc>
          <w:tcPr>
            <w:tcW w:w="990" w:type="dxa"/>
          </w:tcPr>
          <w:p w14:paraId="2AEC70EF" w14:textId="77777777" w:rsidR="00B11855" w:rsidRPr="001F42D3" w:rsidRDefault="003D003E" w:rsidP="001E1150">
            <w:pPr>
              <w:pStyle w:val="TableEntry"/>
            </w:pPr>
            <w:r w:rsidRPr="001F42D3">
              <w:t>RE</w:t>
            </w:r>
          </w:p>
        </w:tc>
        <w:tc>
          <w:tcPr>
            <w:tcW w:w="1168" w:type="dxa"/>
          </w:tcPr>
          <w:p w14:paraId="4BB5526C" w14:textId="77777777" w:rsidR="00B11855" w:rsidRPr="001F42D3" w:rsidRDefault="003D003E" w:rsidP="001E1150">
            <w:pPr>
              <w:pStyle w:val="TableEntry"/>
            </w:pPr>
            <w:r w:rsidRPr="001F42D3">
              <w:t>[0..*]</w:t>
            </w:r>
          </w:p>
        </w:tc>
        <w:tc>
          <w:tcPr>
            <w:tcW w:w="974" w:type="dxa"/>
          </w:tcPr>
          <w:p w14:paraId="0627CBA9" w14:textId="77777777" w:rsidR="00B11855" w:rsidRPr="001F42D3" w:rsidRDefault="003D003E" w:rsidP="00DF61EC">
            <w:pPr>
              <w:pStyle w:val="TableEntry"/>
            </w:pPr>
            <w:r w:rsidRPr="001F42D3">
              <w:t>0227</w:t>
            </w:r>
          </w:p>
        </w:tc>
        <w:tc>
          <w:tcPr>
            <w:tcW w:w="1046" w:type="dxa"/>
          </w:tcPr>
          <w:p w14:paraId="3FBCBE61" w14:textId="77777777" w:rsidR="00B11855" w:rsidRPr="001F42D3" w:rsidRDefault="003D003E" w:rsidP="001E1150">
            <w:pPr>
              <w:pStyle w:val="TableEntry"/>
            </w:pPr>
            <w:r w:rsidRPr="001F42D3">
              <w:t>01131</w:t>
            </w:r>
          </w:p>
        </w:tc>
        <w:tc>
          <w:tcPr>
            <w:tcW w:w="2916" w:type="dxa"/>
          </w:tcPr>
          <w:p w14:paraId="46E05A9E" w14:textId="77777777" w:rsidR="00B11855" w:rsidRPr="001F42D3" w:rsidRDefault="003D003E" w:rsidP="001E1150">
            <w:pPr>
              <w:pStyle w:val="TableEntry"/>
            </w:pPr>
            <w:r w:rsidRPr="001F42D3">
              <w:t>Substance Manufacturer Name</w:t>
            </w:r>
          </w:p>
        </w:tc>
      </w:tr>
      <w:tr w:rsidR="00C40FD5" w:rsidRPr="001F42D3" w14:paraId="149645EF" w14:textId="77777777" w:rsidTr="006C0E8E">
        <w:trPr>
          <w:cantSplit/>
          <w:jc w:val="center"/>
        </w:trPr>
        <w:tc>
          <w:tcPr>
            <w:tcW w:w="811" w:type="dxa"/>
          </w:tcPr>
          <w:p w14:paraId="5070FCAE" w14:textId="77777777" w:rsidR="00B11855" w:rsidRPr="001F42D3" w:rsidRDefault="003D003E" w:rsidP="001E1150">
            <w:pPr>
              <w:pStyle w:val="TableEntry"/>
            </w:pPr>
            <w:r w:rsidRPr="001F42D3">
              <w:t>22</w:t>
            </w:r>
          </w:p>
        </w:tc>
        <w:tc>
          <w:tcPr>
            <w:tcW w:w="908" w:type="dxa"/>
          </w:tcPr>
          <w:p w14:paraId="199A71DC" w14:textId="77777777" w:rsidR="00B11855" w:rsidRPr="001F42D3" w:rsidRDefault="003D003E" w:rsidP="001E1150">
            <w:pPr>
              <w:pStyle w:val="TableEntry"/>
            </w:pPr>
            <w:r w:rsidRPr="001F42D3">
              <w:t>705</w:t>
            </w:r>
          </w:p>
        </w:tc>
        <w:tc>
          <w:tcPr>
            <w:tcW w:w="806" w:type="dxa"/>
          </w:tcPr>
          <w:p w14:paraId="550EC5CF" w14:textId="77777777" w:rsidR="00B11855" w:rsidRPr="001F42D3" w:rsidRDefault="003D003E" w:rsidP="001E1150">
            <w:pPr>
              <w:pStyle w:val="TableEntry"/>
            </w:pPr>
            <w:r w:rsidRPr="001F42D3">
              <w:t>CWE</w:t>
            </w:r>
          </w:p>
        </w:tc>
        <w:tc>
          <w:tcPr>
            <w:tcW w:w="990" w:type="dxa"/>
          </w:tcPr>
          <w:p w14:paraId="32C77B94" w14:textId="77777777" w:rsidR="00B11855" w:rsidRPr="001F42D3" w:rsidRDefault="003D003E" w:rsidP="001E1150">
            <w:pPr>
              <w:pStyle w:val="TableEntry"/>
            </w:pPr>
            <w:r w:rsidRPr="001F42D3">
              <w:t>RE</w:t>
            </w:r>
          </w:p>
        </w:tc>
        <w:tc>
          <w:tcPr>
            <w:tcW w:w="1168" w:type="dxa"/>
          </w:tcPr>
          <w:p w14:paraId="29DCAD64" w14:textId="77777777" w:rsidR="00B11855" w:rsidRPr="001F42D3" w:rsidRDefault="003D003E" w:rsidP="001E1150">
            <w:pPr>
              <w:pStyle w:val="TableEntry"/>
            </w:pPr>
            <w:r w:rsidRPr="001F42D3">
              <w:t>[0..*]</w:t>
            </w:r>
          </w:p>
        </w:tc>
        <w:tc>
          <w:tcPr>
            <w:tcW w:w="974" w:type="dxa"/>
          </w:tcPr>
          <w:p w14:paraId="11F499E4" w14:textId="77777777" w:rsidR="00B11855" w:rsidRPr="001F42D3" w:rsidRDefault="00B11855" w:rsidP="00DF61EC">
            <w:pPr>
              <w:pStyle w:val="TableEntry"/>
            </w:pPr>
          </w:p>
        </w:tc>
        <w:tc>
          <w:tcPr>
            <w:tcW w:w="1046" w:type="dxa"/>
          </w:tcPr>
          <w:p w14:paraId="6FC07B05" w14:textId="77777777" w:rsidR="00B11855" w:rsidRPr="001F42D3" w:rsidRDefault="003D003E" w:rsidP="001E1150">
            <w:pPr>
              <w:pStyle w:val="TableEntry"/>
            </w:pPr>
            <w:r w:rsidRPr="001F42D3">
              <w:t>01123</w:t>
            </w:r>
          </w:p>
        </w:tc>
        <w:tc>
          <w:tcPr>
            <w:tcW w:w="2916" w:type="dxa"/>
          </w:tcPr>
          <w:p w14:paraId="463C5BB0" w14:textId="77777777" w:rsidR="00B11855" w:rsidRPr="001F42D3" w:rsidRDefault="003D003E" w:rsidP="001E1150">
            <w:pPr>
              <w:pStyle w:val="TableEntry"/>
            </w:pPr>
            <w:r w:rsidRPr="001F42D3">
              <w:t>Indication</w:t>
            </w:r>
          </w:p>
        </w:tc>
      </w:tr>
      <w:tr w:rsidR="00C40FD5" w:rsidRPr="001F42D3" w14:paraId="2F83834C" w14:textId="77777777" w:rsidTr="006C0E8E">
        <w:trPr>
          <w:cantSplit/>
          <w:jc w:val="center"/>
        </w:trPr>
        <w:tc>
          <w:tcPr>
            <w:tcW w:w="811" w:type="dxa"/>
          </w:tcPr>
          <w:p w14:paraId="640590E1" w14:textId="77777777" w:rsidR="00B11855" w:rsidRPr="001F42D3" w:rsidRDefault="003D003E" w:rsidP="001E1150">
            <w:pPr>
              <w:pStyle w:val="TableEntry"/>
            </w:pPr>
            <w:r w:rsidRPr="001F42D3">
              <w:t>23</w:t>
            </w:r>
          </w:p>
        </w:tc>
        <w:tc>
          <w:tcPr>
            <w:tcW w:w="908" w:type="dxa"/>
          </w:tcPr>
          <w:p w14:paraId="4493E446" w14:textId="77777777" w:rsidR="00B11855" w:rsidRPr="001F42D3" w:rsidRDefault="003D003E" w:rsidP="001E1150">
            <w:pPr>
              <w:pStyle w:val="TableEntry"/>
            </w:pPr>
            <w:r w:rsidRPr="001F42D3">
              <w:t>5</w:t>
            </w:r>
          </w:p>
        </w:tc>
        <w:tc>
          <w:tcPr>
            <w:tcW w:w="806" w:type="dxa"/>
          </w:tcPr>
          <w:p w14:paraId="78A937C7" w14:textId="77777777" w:rsidR="00B11855" w:rsidRPr="001F42D3" w:rsidRDefault="003D003E" w:rsidP="001E1150">
            <w:pPr>
              <w:pStyle w:val="TableEntry"/>
            </w:pPr>
            <w:r w:rsidRPr="001F42D3">
              <w:t>NM</w:t>
            </w:r>
          </w:p>
        </w:tc>
        <w:tc>
          <w:tcPr>
            <w:tcW w:w="990" w:type="dxa"/>
          </w:tcPr>
          <w:p w14:paraId="0ECDD225" w14:textId="77777777" w:rsidR="00B11855" w:rsidRPr="001F42D3" w:rsidRDefault="003D003E" w:rsidP="001E1150">
            <w:pPr>
              <w:pStyle w:val="TableEntry"/>
            </w:pPr>
            <w:r w:rsidRPr="001F42D3">
              <w:t>RE</w:t>
            </w:r>
          </w:p>
        </w:tc>
        <w:tc>
          <w:tcPr>
            <w:tcW w:w="1168" w:type="dxa"/>
          </w:tcPr>
          <w:p w14:paraId="09038ADE" w14:textId="77777777" w:rsidR="00B11855" w:rsidRPr="001F42D3" w:rsidRDefault="003D003E" w:rsidP="001E1150">
            <w:pPr>
              <w:pStyle w:val="TableEntry"/>
            </w:pPr>
            <w:r w:rsidRPr="001F42D3">
              <w:t>[0..1]</w:t>
            </w:r>
          </w:p>
        </w:tc>
        <w:tc>
          <w:tcPr>
            <w:tcW w:w="974" w:type="dxa"/>
          </w:tcPr>
          <w:p w14:paraId="67F32DAE" w14:textId="77777777" w:rsidR="00B11855" w:rsidRPr="001F42D3" w:rsidRDefault="00B11855" w:rsidP="001E1150">
            <w:pPr>
              <w:pStyle w:val="TableEntry"/>
            </w:pPr>
          </w:p>
        </w:tc>
        <w:tc>
          <w:tcPr>
            <w:tcW w:w="1046" w:type="dxa"/>
          </w:tcPr>
          <w:p w14:paraId="772C4D8A" w14:textId="77777777" w:rsidR="00B11855" w:rsidRPr="001F42D3" w:rsidRDefault="003D003E" w:rsidP="001E1150">
            <w:pPr>
              <w:pStyle w:val="TableEntry"/>
            </w:pPr>
            <w:r w:rsidRPr="001F42D3">
              <w:t>01692</w:t>
            </w:r>
          </w:p>
        </w:tc>
        <w:tc>
          <w:tcPr>
            <w:tcW w:w="2916" w:type="dxa"/>
          </w:tcPr>
          <w:p w14:paraId="79A7A575" w14:textId="77777777" w:rsidR="00B11855" w:rsidRPr="001F42D3" w:rsidRDefault="003D003E" w:rsidP="001E1150">
            <w:pPr>
              <w:pStyle w:val="TableEntry"/>
            </w:pPr>
            <w:r w:rsidRPr="001F42D3">
              <w:t>Give Drug Strength Volume</w:t>
            </w:r>
          </w:p>
        </w:tc>
      </w:tr>
      <w:tr w:rsidR="00C40FD5" w:rsidRPr="001F42D3" w14:paraId="47613C93" w14:textId="77777777" w:rsidTr="006C0E8E">
        <w:trPr>
          <w:cantSplit/>
          <w:jc w:val="center"/>
        </w:trPr>
        <w:tc>
          <w:tcPr>
            <w:tcW w:w="811" w:type="dxa"/>
          </w:tcPr>
          <w:p w14:paraId="6350D5F2" w14:textId="77777777" w:rsidR="00B11855" w:rsidRPr="001F42D3" w:rsidRDefault="003D003E" w:rsidP="001E1150">
            <w:pPr>
              <w:pStyle w:val="TableEntry"/>
            </w:pPr>
            <w:r w:rsidRPr="001F42D3">
              <w:t>24</w:t>
            </w:r>
          </w:p>
        </w:tc>
        <w:tc>
          <w:tcPr>
            <w:tcW w:w="908" w:type="dxa"/>
          </w:tcPr>
          <w:p w14:paraId="2F2C8EDD" w14:textId="77777777" w:rsidR="00B11855" w:rsidRPr="001F42D3" w:rsidRDefault="003D003E" w:rsidP="001E1150">
            <w:pPr>
              <w:pStyle w:val="TableEntry"/>
            </w:pPr>
            <w:r w:rsidRPr="001F42D3">
              <w:t>705</w:t>
            </w:r>
          </w:p>
        </w:tc>
        <w:tc>
          <w:tcPr>
            <w:tcW w:w="806" w:type="dxa"/>
          </w:tcPr>
          <w:p w14:paraId="5B7187FB" w14:textId="77777777" w:rsidR="00B11855" w:rsidRPr="001F42D3" w:rsidRDefault="003D003E" w:rsidP="001E1150">
            <w:pPr>
              <w:pStyle w:val="TableEntry"/>
            </w:pPr>
            <w:r w:rsidRPr="001F42D3">
              <w:t>CWE</w:t>
            </w:r>
          </w:p>
        </w:tc>
        <w:tc>
          <w:tcPr>
            <w:tcW w:w="990" w:type="dxa"/>
          </w:tcPr>
          <w:p w14:paraId="2D7A7DE7" w14:textId="77777777" w:rsidR="00B11855" w:rsidRPr="001F42D3" w:rsidRDefault="003D003E" w:rsidP="001E1150">
            <w:pPr>
              <w:pStyle w:val="TableEntry"/>
            </w:pPr>
            <w:r w:rsidRPr="001F42D3">
              <w:t>RE</w:t>
            </w:r>
          </w:p>
        </w:tc>
        <w:tc>
          <w:tcPr>
            <w:tcW w:w="1168" w:type="dxa"/>
          </w:tcPr>
          <w:p w14:paraId="4F3CD8F7" w14:textId="77777777" w:rsidR="00B11855" w:rsidRPr="001F42D3" w:rsidRDefault="003D003E" w:rsidP="001E1150">
            <w:pPr>
              <w:pStyle w:val="TableEntry"/>
            </w:pPr>
            <w:r w:rsidRPr="001F42D3">
              <w:t>[0..1]</w:t>
            </w:r>
          </w:p>
        </w:tc>
        <w:tc>
          <w:tcPr>
            <w:tcW w:w="974" w:type="dxa"/>
          </w:tcPr>
          <w:p w14:paraId="6C5C5199" w14:textId="77777777" w:rsidR="00B11855" w:rsidRPr="001F42D3" w:rsidRDefault="00B11855" w:rsidP="001E1150">
            <w:pPr>
              <w:pStyle w:val="TableEntry"/>
            </w:pPr>
          </w:p>
        </w:tc>
        <w:tc>
          <w:tcPr>
            <w:tcW w:w="1046" w:type="dxa"/>
          </w:tcPr>
          <w:p w14:paraId="2CB33A91" w14:textId="77777777" w:rsidR="00B11855" w:rsidRPr="001F42D3" w:rsidRDefault="003D003E" w:rsidP="001E1150">
            <w:pPr>
              <w:pStyle w:val="TableEntry"/>
            </w:pPr>
            <w:r w:rsidRPr="001F42D3">
              <w:t>01693</w:t>
            </w:r>
          </w:p>
        </w:tc>
        <w:tc>
          <w:tcPr>
            <w:tcW w:w="2916" w:type="dxa"/>
          </w:tcPr>
          <w:p w14:paraId="72DA9A60" w14:textId="77777777" w:rsidR="00B11855" w:rsidRPr="001F42D3" w:rsidRDefault="003D003E" w:rsidP="001E1150">
            <w:pPr>
              <w:pStyle w:val="TableEntry"/>
            </w:pPr>
            <w:r w:rsidRPr="001F42D3">
              <w:t>Give Drug Strength Volume Units</w:t>
            </w:r>
          </w:p>
        </w:tc>
      </w:tr>
      <w:tr w:rsidR="00C40FD5" w:rsidRPr="001F42D3" w14:paraId="666C104A" w14:textId="77777777" w:rsidTr="006C0E8E">
        <w:trPr>
          <w:cantSplit/>
          <w:jc w:val="center"/>
        </w:trPr>
        <w:tc>
          <w:tcPr>
            <w:tcW w:w="811" w:type="dxa"/>
          </w:tcPr>
          <w:p w14:paraId="785DBC39" w14:textId="77777777" w:rsidR="00B11855" w:rsidRPr="001F42D3" w:rsidRDefault="003D003E" w:rsidP="001E1150">
            <w:pPr>
              <w:pStyle w:val="TableEntry"/>
            </w:pPr>
            <w:r w:rsidRPr="001F42D3">
              <w:t>25</w:t>
            </w:r>
          </w:p>
        </w:tc>
        <w:tc>
          <w:tcPr>
            <w:tcW w:w="908" w:type="dxa"/>
          </w:tcPr>
          <w:p w14:paraId="3F0ADB55" w14:textId="77777777" w:rsidR="00B11855" w:rsidRPr="001F42D3" w:rsidRDefault="003D003E" w:rsidP="001E1150">
            <w:pPr>
              <w:pStyle w:val="TableEntry"/>
            </w:pPr>
            <w:r w:rsidRPr="001F42D3">
              <w:t>60</w:t>
            </w:r>
          </w:p>
        </w:tc>
        <w:tc>
          <w:tcPr>
            <w:tcW w:w="806" w:type="dxa"/>
          </w:tcPr>
          <w:p w14:paraId="1E8D12D7" w14:textId="77777777" w:rsidR="00B11855" w:rsidRPr="001F42D3" w:rsidRDefault="003D003E" w:rsidP="001E1150">
            <w:pPr>
              <w:pStyle w:val="TableEntry"/>
            </w:pPr>
            <w:r w:rsidRPr="001F42D3">
              <w:t>CWE</w:t>
            </w:r>
          </w:p>
        </w:tc>
        <w:tc>
          <w:tcPr>
            <w:tcW w:w="990" w:type="dxa"/>
          </w:tcPr>
          <w:p w14:paraId="2518761C" w14:textId="77777777" w:rsidR="00B11855" w:rsidRPr="001F42D3" w:rsidRDefault="003D003E" w:rsidP="001E1150">
            <w:pPr>
              <w:pStyle w:val="TableEntry"/>
            </w:pPr>
            <w:r w:rsidRPr="001F42D3">
              <w:t>RE</w:t>
            </w:r>
          </w:p>
        </w:tc>
        <w:tc>
          <w:tcPr>
            <w:tcW w:w="1168" w:type="dxa"/>
          </w:tcPr>
          <w:p w14:paraId="3677C5E5" w14:textId="77777777" w:rsidR="00B11855" w:rsidRPr="001F42D3" w:rsidRDefault="003D003E" w:rsidP="001E1150">
            <w:pPr>
              <w:pStyle w:val="TableEntry"/>
            </w:pPr>
            <w:r w:rsidRPr="001F42D3">
              <w:t>[0..1]</w:t>
            </w:r>
          </w:p>
        </w:tc>
        <w:tc>
          <w:tcPr>
            <w:tcW w:w="974" w:type="dxa"/>
          </w:tcPr>
          <w:p w14:paraId="2BEFC519" w14:textId="77777777" w:rsidR="00B11855" w:rsidRPr="001F42D3" w:rsidRDefault="00B11855" w:rsidP="001E1150">
            <w:pPr>
              <w:pStyle w:val="TableEntry"/>
            </w:pPr>
          </w:p>
        </w:tc>
        <w:tc>
          <w:tcPr>
            <w:tcW w:w="1046" w:type="dxa"/>
          </w:tcPr>
          <w:p w14:paraId="286920EE" w14:textId="77777777" w:rsidR="00B11855" w:rsidRPr="001F42D3" w:rsidRDefault="003D003E" w:rsidP="001E1150">
            <w:pPr>
              <w:pStyle w:val="TableEntry"/>
            </w:pPr>
            <w:r w:rsidRPr="001F42D3">
              <w:t>01694</w:t>
            </w:r>
          </w:p>
        </w:tc>
        <w:tc>
          <w:tcPr>
            <w:tcW w:w="2916" w:type="dxa"/>
          </w:tcPr>
          <w:p w14:paraId="642123EC" w14:textId="77777777" w:rsidR="00B11855" w:rsidRPr="001F42D3" w:rsidRDefault="003D003E" w:rsidP="001E1150">
            <w:pPr>
              <w:pStyle w:val="TableEntry"/>
            </w:pPr>
            <w:r w:rsidRPr="001F42D3">
              <w:t>Give Barcode Identifier</w:t>
            </w:r>
          </w:p>
        </w:tc>
      </w:tr>
      <w:tr w:rsidR="00C40FD5" w:rsidRPr="001F42D3" w14:paraId="3F085FC2" w14:textId="77777777" w:rsidTr="006C0E8E">
        <w:trPr>
          <w:cantSplit/>
          <w:jc w:val="center"/>
        </w:trPr>
        <w:tc>
          <w:tcPr>
            <w:tcW w:w="811" w:type="dxa"/>
          </w:tcPr>
          <w:p w14:paraId="5AB9D4E0" w14:textId="77777777" w:rsidR="00B11855" w:rsidRPr="001F42D3" w:rsidRDefault="003D003E" w:rsidP="001E1150">
            <w:pPr>
              <w:pStyle w:val="TableEntry"/>
            </w:pPr>
            <w:r w:rsidRPr="001F42D3">
              <w:t>26</w:t>
            </w:r>
          </w:p>
        </w:tc>
        <w:tc>
          <w:tcPr>
            <w:tcW w:w="908" w:type="dxa"/>
          </w:tcPr>
          <w:p w14:paraId="26288818" w14:textId="77777777" w:rsidR="00B11855" w:rsidRPr="001F42D3" w:rsidRDefault="003D003E" w:rsidP="001E1150">
            <w:pPr>
              <w:pStyle w:val="TableEntry"/>
            </w:pPr>
            <w:r w:rsidRPr="001F42D3">
              <w:t>1</w:t>
            </w:r>
          </w:p>
        </w:tc>
        <w:tc>
          <w:tcPr>
            <w:tcW w:w="806" w:type="dxa"/>
          </w:tcPr>
          <w:p w14:paraId="7BF9B7B6" w14:textId="77777777" w:rsidR="00B11855" w:rsidRPr="001F42D3" w:rsidRDefault="003D003E" w:rsidP="001E1150">
            <w:pPr>
              <w:pStyle w:val="TableEntry"/>
            </w:pPr>
            <w:r w:rsidRPr="001F42D3">
              <w:t>ID</w:t>
            </w:r>
          </w:p>
        </w:tc>
        <w:tc>
          <w:tcPr>
            <w:tcW w:w="990" w:type="dxa"/>
          </w:tcPr>
          <w:p w14:paraId="3609CDC2" w14:textId="77777777" w:rsidR="00B11855" w:rsidRPr="001F42D3" w:rsidRDefault="003D003E" w:rsidP="001E1150">
            <w:pPr>
              <w:pStyle w:val="TableEntry"/>
            </w:pPr>
            <w:r w:rsidRPr="001F42D3">
              <w:t>RE</w:t>
            </w:r>
          </w:p>
        </w:tc>
        <w:tc>
          <w:tcPr>
            <w:tcW w:w="1168" w:type="dxa"/>
          </w:tcPr>
          <w:p w14:paraId="31276312" w14:textId="77777777" w:rsidR="00B11855" w:rsidRPr="001F42D3" w:rsidRDefault="003D003E" w:rsidP="001E1150">
            <w:pPr>
              <w:pStyle w:val="TableEntry"/>
            </w:pPr>
            <w:r w:rsidRPr="001F42D3">
              <w:t>[0..1]</w:t>
            </w:r>
          </w:p>
        </w:tc>
        <w:tc>
          <w:tcPr>
            <w:tcW w:w="974" w:type="dxa"/>
          </w:tcPr>
          <w:p w14:paraId="4F1069FA" w14:textId="77777777" w:rsidR="00B11855" w:rsidRPr="001F42D3" w:rsidRDefault="003D003E" w:rsidP="001E1150">
            <w:pPr>
              <w:pStyle w:val="TableEntry"/>
            </w:pPr>
            <w:r w:rsidRPr="001F42D3">
              <w:t>0480</w:t>
            </w:r>
          </w:p>
        </w:tc>
        <w:tc>
          <w:tcPr>
            <w:tcW w:w="1046" w:type="dxa"/>
          </w:tcPr>
          <w:p w14:paraId="43BE7DC0" w14:textId="77777777" w:rsidR="00B11855" w:rsidRPr="001F42D3" w:rsidRDefault="003D003E" w:rsidP="001E1150">
            <w:pPr>
              <w:pStyle w:val="TableEntry"/>
            </w:pPr>
            <w:r w:rsidRPr="001F42D3">
              <w:t>01695</w:t>
            </w:r>
          </w:p>
        </w:tc>
        <w:tc>
          <w:tcPr>
            <w:tcW w:w="2916" w:type="dxa"/>
          </w:tcPr>
          <w:p w14:paraId="7DEB1819" w14:textId="77777777" w:rsidR="00B11855" w:rsidRPr="001F42D3" w:rsidRDefault="003D003E" w:rsidP="001E1150">
            <w:pPr>
              <w:pStyle w:val="TableEntry"/>
            </w:pPr>
            <w:r w:rsidRPr="001F42D3">
              <w:t>Pharmacy Order Type</w:t>
            </w:r>
          </w:p>
        </w:tc>
      </w:tr>
      <w:tr w:rsidR="00C40FD5" w:rsidRPr="001F42D3" w14:paraId="70BB03D6" w14:textId="77777777" w:rsidTr="006C0E8E">
        <w:trPr>
          <w:cantSplit/>
          <w:jc w:val="center"/>
        </w:trPr>
        <w:tc>
          <w:tcPr>
            <w:tcW w:w="811" w:type="dxa"/>
          </w:tcPr>
          <w:p w14:paraId="3F4E65E0" w14:textId="77777777" w:rsidR="00B11855" w:rsidRPr="001F42D3" w:rsidRDefault="003D003E" w:rsidP="001E1150">
            <w:pPr>
              <w:pStyle w:val="TableEntry"/>
            </w:pPr>
            <w:r w:rsidRPr="001F42D3">
              <w:t>27</w:t>
            </w:r>
          </w:p>
        </w:tc>
        <w:tc>
          <w:tcPr>
            <w:tcW w:w="908" w:type="dxa"/>
          </w:tcPr>
          <w:p w14:paraId="3DA71865" w14:textId="77777777" w:rsidR="00B11855" w:rsidRPr="001F42D3" w:rsidRDefault="003D003E" w:rsidP="001E1150">
            <w:pPr>
              <w:pStyle w:val="TableEntry"/>
            </w:pPr>
            <w:r w:rsidRPr="001F42D3">
              <w:t>705</w:t>
            </w:r>
          </w:p>
        </w:tc>
        <w:tc>
          <w:tcPr>
            <w:tcW w:w="806" w:type="dxa"/>
          </w:tcPr>
          <w:p w14:paraId="4E5FA23F" w14:textId="77777777" w:rsidR="00B11855" w:rsidRPr="001F42D3" w:rsidRDefault="003D003E" w:rsidP="001E1150">
            <w:pPr>
              <w:pStyle w:val="TableEntry"/>
            </w:pPr>
            <w:r w:rsidRPr="001F42D3">
              <w:t>CWE</w:t>
            </w:r>
          </w:p>
        </w:tc>
        <w:tc>
          <w:tcPr>
            <w:tcW w:w="990" w:type="dxa"/>
          </w:tcPr>
          <w:p w14:paraId="45E036A2" w14:textId="77777777" w:rsidR="00B11855" w:rsidRPr="001F42D3" w:rsidRDefault="003D003E" w:rsidP="001E1150">
            <w:pPr>
              <w:pStyle w:val="TableEntry"/>
            </w:pPr>
            <w:r w:rsidRPr="001F42D3">
              <w:t>X</w:t>
            </w:r>
          </w:p>
        </w:tc>
        <w:tc>
          <w:tcPr>
            <w:tcW w:w="1168" w:type="dxa"/>
          </w:tcPr>
          <w:p w14:paraId="459CC655" w14:textId="77777777" w:rsidR="00B11855" w:rsidRPr="001F42D3" w:rsidRDefault="003D003E" w:rsidP="001E1150">
            <w:pPr>
              <w:pStyle w:val="TableEntry"/>
            </w:pPr>
            <w:r w:rsidRPr="001F42D3">
              <w:t>[0..0]</w:t>
            </w:r>
          </w:p>
        </w:tc>
        <w:tc>
          <w:tcPr>
            <w:tcW w:w="974" w:type="dxa"/>
          </w:tcPr>
          <w:p w14:paraId="2A7190C8" w14:textId="77777777" w:rsidR="00B11855" w:rsidRPr="001F42D3" w:rsidRDefault="00B11855" w:rsidP="001E1150">
            <w:pPr>
              <w:pStyle w:val="TableEntry"/>
            </w:pPr>
          </w:p>
        </w:tc>
        <w:tc>
          <w:tcPr>
            <w:tcW w:w="1046" w:type="dxa"/>
          </w:tcPr>
          <w:p w14:paraId="61CC23B1" w14:textId="77777777" w:rsidR="00B11855" w:rsidRPr="001F42D3" w:rsidRDefault="003D003E" w:rsidP="001E1150">
            <w:pPr>
              <w:pStyle w:val="TableEntry"/>
            </w:pPr>
            <w:r w:rsidRPr="001F42D3">
              <w:t>01688</w:t>
            </w:r>
          </w:p>
        </w:tc>
        <w:tc>
          <w:tcPr>
            <w:tcW w:w="2916" w:type="dxa"/>
          </w:tcPr>
          <w:p w14:paraId="6F8231BD" w14:textId="77777777" w:rsidR="00B11855" w:rsidRPr="001F42D3" w:rsidRDefault="003D003E" w:rsidP="001E1150">
            <w:pPr>
              <w:pStyle w:val="TableEntry"/>
            </w:pPr>
            <w:r w:rsidRPr="001F42D3">
              <w:t>Dispense to Pharmacy</w:t>
            </w:r>
          </w:p>
        </w:tc>
      </w:tr>
      <w:tr w:rsidR="00C40FD5" w:rsidRPr="001F42D3" w14:paraId="5497CBDF" w14:textId="77777777" w:rsidTr="006C0E8E">
        <w:trPr>
          <w:cantSplit/>
          <w:jc w:val="center"/>
        </w:trPr>
        <w:tc>
          <w:tcPr>
            <w:tcW w:w="811" w:type="dxa"/>
          </w:tcPr>
          <w:p w14:paraId="518F2366" w14:textId="77777777" w:rsidR="00B11855" w:rsidRPr="001F42D3" w:rsidRDefault="003D003E" w:rsidP="001E1150">
            <w:pPr>
              <w:pStyle w:val="TableEntry"/>
            </w:pPr>
            <w:r w:rsidRPr="001F42D3">
              <w:t>28</w:t>
            </w:r>
          </w:p>
        </w:tc>
        <w:tc>
          <w:tcPr>
            <w:tcW w:w="908" w:type="dxa"/>
          </w:tcPr>
          <w:p w14:paraId="7B4DE73A" w14:textId="77777777" w:rsidR="00B11855" w:rsidRPr="001F42D3" w:rsidRDefault="003D003E" w:rsidP="001E1150">
            <w:pPr>
              <w:pStyle w:val="TableEntry"/>
            </w:pPr>
            <w:r w:rsidRPr="001F42D3">
              <w:t>106</w:t>
            </w:r>
          </w:p>
        </w:tc>
        <w:tc>
          <w:tcPr>
            <w:tcW w:w="806" w:type="dxa"/>
          </w:tcPr>
          <w:p w14:paraId="76ACA0D7" w14:textId="77777777" w:rsidR="00B11855" w:rsidRPr="001F42D3" w:rsidRDefault="003D003E" w:rsidP="001E1150">
            <w:pPr>
              <w:pStyle w:val="TableEntry"/>
            </w:pPr>
            <w:r w:rsidRPr="001F42D3">
              <w:t>XAD</w:t>
            </w:r>
          </w:p>
        </w:tc>
        <w:tc>
          <w:tcPr>
            <w:tcW w:w="990" w:type="dxa"/>
          </w:tcPr>
          <w:p w14:paraId="57A35336" w14:textId="77777777" w:rsidR="00B11855" w:rsidRPr="001F42D3" w:rsidRDefault="003D003E" w:rsidP="001E1150">
            <w:pPr>
              <w:pStyle w:val="TableEntry"/>
            </w:pPr>
            <w:r w:rsidRPr="001F42D3">
              <w:t>X</w:t>
            </w:r>
          </w:p>
        </w:tc>
        <w:tc>
          <w:tcPr>
            <w:tcW w:w="1168" w:type="dxa"/>
          </w:tcPr>
          <w:p w14:paraId="2FBC293E" w14:textId="77777777" w:rsidR="00B11855" w:rsidRPr="001F42D3" w:rsidRDefault="003D003E" w:rsidP="001E1150">
            <w:pPr>
              <w:pStyle w:val="TableEntry"/>
            </w:pPr>
            <w:r w:rsidRPr="001F42D3">
              <w:t>[0..0]</w:t>
            </w:r>
          </w:p>
        </w:tc>
        <w:tc>
          <w:tcPr>
            <w:tcW w:w="974" w:type="dxa"/>
          </w:tcPr>
          <w:p w14:paraId="6086F535" w14:textId="77777777" w:rsidR="00B11855" w:rsidRPr="001F42D3" w:rsidRDefault="00B11855" w:rsidP="001E1150">
            <w:pPr>
              <w:pStyle w:val="TableEntry"/>
            </w:pPr>
          </w:p>
        </w:tc>
        <w:tc>
          <w:tcPr>
            <w:tcW w:w="1046" w:type="dxa"/>
          </w:tcPr>
          <w:p w14:paraId="3479C93F" w14:textId="77777777" w:rsidR="00B11855" w:rsidRPr="001F42D3" w:rsidRDefault="003D003E" w:rsidP="001E1150">
            <w:pPr>
              <w:pStyle w:val="TableEntry"/>
            </w:pPr>
            <w:r w:rsidRPr="001F42D3">
              <w:t>01689</w:t>
            </w:r>
          </w:p>
        </w:tc>
        <w:tc>
          <w:tcPr>
            <w:tcW w:w="2916" w:type="dxa"/>
          </w:tcPr>
          <w:p w14:paraId="3F2A4B4E" w14:textId="77777777" w:rsidR="00B11855" w:rsidRPr="001F42D3" w:rsidRDefault="003D003E" w:rsidP="001E1150">
            <w:pPr>
              <w:pStyle w:val="TableEntry"/>
            </w:pPr>
            <w:r w:rsidRPr="001F42D3">
              <w:t>Dispense to Pharmacy Address</w:t>
            </w:r>
          </w:p>
        </w:tc>
      </w:tr>
      <w:tr w:rsidR="00C40FD5" w:rsidRPr="001F42D3" w14:paraId="157693CA" w14:textId="77777777" w:rsidTr="006C0E8E">
        <w:trPr>
          <w:cantSplit/>
          <w:jc w:val="center"/>
        </w:trPr>
        <w:tc>
          <w:tcPr>
            <w:tcW w:w="811" w:type="dxa"/>
          </w:tcPr>
          <w:p w14:paraId="5E75105D" w14:textId="77777777" w:rsidR="00B11855" w:rsidRPr="001F42D3" w:rsidRDefault="003D003E" w:rsidP="001E1150">
            <w:pPr>
              <w:pStyle w:val="TableEntry"/>
            </w:pPr>
            <w:r w:rsidRPr="001F42D3">
              <w:t>29</w:t>
            </w:r>
          </w:p>
        </w:tc>
        <w:tc>
          <w:tcPr>
            <w:tcW w:w="908" w:type="dxa"/>
          </w:tcPr>
          <w:p w14:paraId="4C019E45" w14:textId="77777777" w:rsidR="00B11855" w:rsidRPr="001F42D3" w:rsidRDefault="003D003E" w:rsidP="001E1150">
            <w:pPr>
              <w:pStyle w:val="TableEntry"/>
            </w:pPr>
            <w:r w:rsidRPr="001F42D3">
              <w:t>80</w:t>
            </w:r>
          </w:p>
        </w:tc>
        <w:tc>
          <w:tcPr>
            <w:tcW w:w="806" w:type="dxa"/>
          </w:tcPr>
          <w:p w14:paraId="752198C7" w14:textId="77777777" w:rsidR="00B11855" w:rsidRPr="001F42D3" w:rsidRDefault="003D003E" w:rsidP="001E1150">
            <w:pPr>
              <w:pStyle w:val="TableEntry"/>
            </w:pPr>
            <w:r w:rsidRPr="001F42D3">
              <w:t>PL</w:t>
            </w:r>
          </w:p>
        </w:tc>
        <w:tc>
          <w:tcPr>
            <w:tcW w:w="990" w:type="dxa"/>
          </w:tcPr>
          <w:p w14:paraId="24EEF0B9" w14:textId="77777777" w:rsidR="00B11855" w:rsidRPr="001F42D3" w:rsidRDefault="003D003E" w:rsidP="001E1150">
            <w:pPr>
              <w:pStyle w:val="TableEntry"/>
            </w:pPr>
            <w:r w:rsidRPr="001F42D3">
              <w:t>X</w:t>
            </w:r>
          </w:p>
        </w:tc>
        <w:tc>
          <w:tcPr>
            <w:tcW w:w="1168" w:type="dxa"/>
          </w:tcPr>
          <w:p w14:paraId="7D95A85E" w14:textId="77777777" w:rsidR="00B11855" w:rsidRPr="001F42D3" w:rsidRDefault="003D003E" w:rsidP="001E1150">
            <w:pPr>
              <w:pStyle w:val="TableEntry"/>
            </w:pPr>
            <w:r w:rsidRPr="001F42D3">
              <w:t>[0..0]</w:t>
            </w:r>
          </w:p>
        </w:tc>
        <w:tc>
          <w:tcPr>
            <w:tcW w:w="974" w:type="dxa"/>
          </w:tcPr>
          <w:p w14:paraId="71692312" w14:textId="77777777" w:rsidR="00B11855" w:rsidRPr="001F42D3" w:rsidRDefault="00B11855" w:rsidP="001E1150">
            <w:pPr>
              <w:pStyle w:val="TableEntry"/>
            </w:pPr>
          </w:p>
        </w:tc>
        <w:tc>
          <w:tcPr>
            <w:tcW w:w="1046" w:type="dxa"/>
          </w:tcPr>
          <w:p w14:paraId="69734C5E" w14:textId="77777777" w:rsidR="00B11855" w:rsidRPr="001F42D3" w:rsidRDefault="003D003E" w:rsidP="001E1150">
            <w:pPr>
              <w:pStyle w:val="TableEntry"/>
            </w:pPr>
            <w:r w:rsidRPr="001F42D3">
              <w:t>01683</w:t>
            </w:r>
          </w:p>
        </w:tc>
        <w:tc>
          <w:tcPr>
            <w:tcW w:w="2916" w:type="dxa"/>
          </w:tcPr>
          <w:p w14:paraId="0745A278" w14:textId="77777777" w:rsidR="00B11855" w:rsidRPr="001F42D3" w:rsidRDefault="003D003E" w:rsidP="001E1150">
            <w:pPr>
              <w:pStyle w:val="TableEntry"/>
            </w:pPr>
            <w:r w:rsidRPr="001F42D3">
              <w:t>Deliver-to Patient Location</w:t>
            </w:r>
          </w:p>
        </w:tc>
      </w:tr>
      <w:tr w:rsidR="00C40FD5" w:rsidRPr="001F42D3" w14:paraId="09A016D7" w14:textId="77777777" w:rsidTr="006C0E8E">
        <w:trPr>
          <w:cantSplit/>
          <w:jc w:val="center"/>
        </w:trPr>
        <w:tc>
          <w:tcPr>
            <w:tcW w:w="811" w:type="dxa"/>
          </w:tcPr>
          <w:p w14:paraId="011056B9" w14:textId="77777777" w:rsidR="00B11855" w:rsidRPr="001F42D3" w:rsidRDefault="003D003E" w:rsidP="001E1150">
            <w:pPr>
              <w:pStyle w:val="TableEntry"/>
            </w:pPr>
            <w:r w:rsidRPr="001F42D3">
              <w:t>30</w:t>
            </w:r>
          </w:p>
        </w:tc>
        <w:tc>
          <w:tcPr>
            <w:tcW w:w="908" w:type="dxa"/>
          </w:tcPr>
          <w:p w14:paraId="6ADB9C5F" w14:textId="77777777" w:rsidR="00B11855" w:rsidRPr="001F42D3" w:rsidRDefault="003D003E" w:rsidP="001E1150">
            <w:pPr>
              <w:pStyle w:val="TableEntry"/>
            </w:pPr>
            <w:r w:rsidRPr="001F42D3">
              <w:t>250</w:t>
            </w:r>
          </w:p>
        </w:tc>
        <w:tc>
          <w:tcPr>
            <w:tcW w:w="806" w:type="dxa"/>
          </w:tcPr>
          <w:p w14:paraId="060AC5F4" w14:textId="77777777" w:rsidR="00B11855" w:rsidRPr="001F42D3" w:rsidRDefault="003D003E" w:rsidP="001E1150">
            <w:pPr>
              <w:pStyle w:val="TableEntry"/>
            </w:pPr>
            <w:r w:rsidRPr="001F42D3">
              <w:t>XAD</w:t>
            </w:r>
          </w:p>
        </w:tc>
        <w:tc>
          <w:tcPr>
            <w:tcW w:w="990" w:type="dxa"/>
          </w:tcPr>
          <w:p w14:paraId="6658CDC5" w14:textId="77777777" w:rsidR="00B11855" w:rsidRPr="001F42D3" w:rsidRDefault="003D003E" w:rsidP="001E1150">
            <w:pPr>
              <w:pStyle w:val="TableEntry"/>
            </w:pPr>
            <w:r w:rsidRPr="001F42D3">
              <w:t>X</w:t>
            </w:r>
          </w:p>
        </w:tc>
        <w:tc>
          <w:tcPr>
            <w:tcW w:w="1168" w:type="dxa"/>
          </w:tcPr>
          <w:p w14:paraId="77DAFE3E" w14:textId="77777777" w:rsidR="00B11855" w:rsidRPr="001F42D3" w:rsidRDefault="003D003E" w:rsidP="001E1150">
            <w:pPr>
              <w:pStyle w:val="TableEntry"/>
            </w:pPr>
            <w:r w:rsidRPr="001F42D3">
              <w:t>[0..0]</w:t>
            </w:r>
          </w:p>
        </w:tc>
        <w:tc>
          <w:tcPr>
            <w:tcW w:w="974" w:type="dxa"/>
          </w:tcPr>
          <w:p w14:paraId="27587E25" w14:textId="77777777" w:rsidR="00B11855" w:rsidRPr="001F42D3" w:rsidRDefault="00B11855" w:rsidP="001E1150">
            <w:pPr>
              <w:pStyle w:val="TableEntry"/>
            </w:pPr>
          </w:p>
        </w:tc>
        <w:tc>
          <w:tcPr>
            <w:tcW w:w="1046" w:type="dxa"/>
          </w:tcPr>
          <w:p w14:paraId="08EC2165" w14:textId="77777777" w:rsidR="00B11855" w:rsidRPr="001F42D3" w:rsidRDefault="003D003E" w:rsidP="001E1150">
            <w:pPr>
              <w:pStyle w:val="TableEntry"/>
            </w:pPr>
            <w:r w:rsidRPr="001F42D3">
              <w:t>01684</w:t>
            </w:r>
          </w:p>
        </w:tc>
        <w:tc>
          <w:tcPr>
            <w:tcW w:w="2916" w:type="dxa"/>
          </w:tcPr>
          <w:p w14:paraId="65C9CBE6" w14:textId="77777777" w:rsidR="00B11855" w:rsidRPr="001F42D3" w:rsidRDefault="003D003E" w:rsidP="001E1150">
            <w:pPr>
              <w:pStyle w:val="TableEntry"/>
            </w:pPr>
            <w:proofErr w:type="gramStart"/>
            <w:r w:rsidRPr="001F42D3">
              <w:t>Deliver</w:t>
            </w:r>
            <w:proofErr w:type="gramEnd"/>
            <w:r w:rsidRPr="001F42D3">
              <w:t>-to Address</w:t>
            </w:r>
          </w:p>
        </w:tc>
      </w:tr>
    </w:tbl>
    <w:p w14:paraId="5D98F93D" w14:textId="77777777" w:rsidR="00B11855" w:rsidRPr="001F42D3" w:rsidRDefault="00B11855" w:rsidP="006E20D6">
      <w:pPr>
        <w:pStyle w:val="BodyText"/>
      </w:pPr>
    </w:p>
    <w:p w14:paraId="509E8FC5" w14:textId="77777777" w:rsidR="00B11855" w:rsidRPr="001F42D3" w:rsidRDefault="003D003E" w:rsidP="00B278C4">
      <w:pPr>
        <w:pStyle w:val="BodyText"/>
      </w:pPr>
      <w:r w:rsidRPr="001F42D3">
        <w:t>The following describes the IHE PCD usage of those fields which have a usage other than X in the above table.</w:t>
      </w:r>
    </w:p>
    <w:p w14:paraId="6DFE6702" w14:textId="77777777" w:rsidR="00B11855" w:rsidRPr="001F42D3" w:rsidRDefault="003D003E" w:rsidP="00BB3E0D">
      <w:pPr>
        <w:pStyle w:val="HL7Field"/>
        <w:ind w:hanging="2"/>
      </w:pPr>
      <w:r w:rsidRPr="001F42D3">
        <w:t>RXG-1   Give Sub-ID Counter</w:t>
      </w:r>
    </w:p>
    <w:p w14:paraId="76347702" w14:textId="77777777" w:rsidR="00171618" w:rsidRPr="001F42D3" w:rsidRDefault="00171618" w:rsidP="00171618">
      <w:pPr>
        <w:pStyle w:val="HL7FieldIndent2"/>
        <w:ind w:left="0" w:hanging="2"/>
        <w:rPr>
          <w:noProof w:val="0"/>
        </w:rPr>
      </w:pPr>
      <w:r w:rsidRPr="001F42D3">
        <w:rPr>
          <w:noProof w:val="0"/>
        </w:rPr>
        <w:t>When used for a multistep infusion this field contains the step number (1..n).</w:t>
      </w:r>
    </w:p>
    <w:p w14:paraId="55C67472" w14:textId="64A3071B" w:rsidR="00171618" w:rsidRPr="001F42D3" w:rsidRDefault="00171618" w:rsidP="00171618">
      <w:pPr>
        <w:pStyle w:val="HL7FieldIndent2"/>
        <w:ind w:left="0" w:hanging="2"/>
        <w:rPr>
          <w:noProof w:val="0"/>
        </w:rPr>
      </w:pPr>
      <w:r w:rsidRPr="001F42D3">
        <w:rPr>
          <w:noProof w:val="0"/>
        </w:rPr>
        <w:t>For other uses see HL7 V2.</w:t>
      </w:r>
      <w:del w:id="223" w:author="Kurt Elliason" w:date="2025-09-23T15:57:00Z" w16du:dateUtc="2025-09-23T20:57:00Z">
        <w:r w:rsidRPr="001F42D3" w:rsidDel="00B4782C">
          <w:rPr>
            <w:noProof w:val="0"/>
          </w:rPr>
          <w:delText xml:space="preserve">6 </w:delText>
        </w:r>
      </w:del>
      <w:ins w:id="224" w:author="Kurt Elliason" w:date="2025-09-23T15:57:00Z" w16du:dateUtc="2025-09-23T20:57:00Z">
        <w:r w:rsidR="00B4782C">
          <w:rPr>
            <w:noProof w:val="0"/>
          </w:rPr>
          <w:t>8.2</w:t>
        </w:r>
        <w:r w:rsidR="00B4782C" w:rsidRPr="001F42D3">
          <w:rPr>
            <w:noProof w:val="0"/>
          </w:rPr>
          <w:t xml:space="preserve"> </w:t>
        </w:r>
      </w:ins>
      <w:r w:rsidRPr="001F42D3">
        <w:rPr>
          <w:noProof w:val="0"/>
        </w:rPr>
        <w:t>Section 4</w:t>
      </w:r>
      <w:ins w:id="225" w:author="Kurt Elliason" w:date="2025-09-23T15:57:00Z" w16du:dateUtc="2025-09-23T20:57:00Z">
        <w:r w:rsidR="00B4782C">
          <w:rPr>
            <w:noProof w:val="0"/>
          </w:rPr>
          <w:t>A</w:t>
        </w:r>
      </w:ins>
      <w:r w:rsidRPr="001F42D3">
        <w:rPr>
          <w:noProof w:val="0"/>
        </w:rPr>
        <w:t>.</w:t>
      </w:r>
      <w:ins w:id="226" w:author="Kurt Elliason" w:date="2025-09-23T15:58:00Z" w16du:dateUtc="2025-09-23T20:58:00Z">
        <w:r w:rsidR="00B4782C" w:rsidRPr="001F42D3" w:rsidDel="00B4782C">
          <w:rPr>
            <w:noProof w:val="0"/>
          </w:rPr>
          <w:t xml:space="preserve"> </w:t>
        </w:r>
      </w:ins>
      <w:del w:id="227" w:author="Kurt Elliason" w:date="2025-09-23T15:58:00Z" w16du:dateUtc="2025-09-23T20:58:00Z">
        <w:r w:rsidRPr="001F42D3" w:rsidDel="00B4782C">
          <w:rPr>
            <w:noProof w:val="0"/>
          </w:rPr>
          <w:delText>1</w:delText>
        </w:r>
      </w:del>
      <w:r w:rsidRPr="001F42D3">
        <w:rPr>
          <w:noProof w:val="0"/>
        </w:rPr>
        <w:t>4.6.</w:t>
      </w:r>
      <w:del w:id="228" w:author="Kurt Elliason" w:date="2025-09-23T15:58:00Z" w16du:dateUtc="2025-09-23T20:58:00Z">
        <w:r w:rsidRPr="001F42D3" w:rsidDel="00B4782C">
          <w:rPr>
            <w:noProof w:val="0"/>
          </w:rPr>
          <w:delText xml:space="preserve">1 </w:delText>
        </w:r>
      </w:del>
      <w:ins w:id="229" w:author="Kurt Elliason" w:date="2025-09-23T15:58:00Z" w16du:dateUtc="2025-09-23T20:58:00Z">
        <w:r w:rsidR="00B4782C">
          <w:rPr>
            <w:noProof w:val="0"/>
          </w:rPr>
          <w:t>x</w:t>
        </w:r>
        <w:r w:rsidR="00B4782C" w:rsidRPr="001F42D3">
          <w:rPr>
            <w:noProof w:val="0"/>
          </w:rPr>
          <w:t xml:space="preserve"> </w:t>
        </w:r>
      </w:ins>
      <w:r w:rsidRPr="001F42D3">
        <w:rPr>
          <w:noProof w:val="0"/>
        </w:rPr>
        <w:t xml:space="preserve">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3B1F44" w14:textId="77777777" w:rsidR="00B11855" w:rsidRPr="001F42D3" w:rsidRDefault="003D003E" w:rsidP="001422D4">
      <w:pPr>
        <w:pStyle w:val="HL7Field"/>
        <w:ind w:hanging="2"/>
      </w:pPr>
      <w:r w:rsidRPr="001F42D3">
        <w:lastRenderedPageBreak/>
        <w:t>RXG-2   Dispense Sub-ID Counter</w:t>
      </w:r>
    </w:p>
    <w:p w14:paraId="0E2B31F9" w14:textId="109779F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0" w:author="Kurt Elliason" w:date="2025-09-23T16:05:00Z" w16du:dateUtc="2025-09-23T21:05:00Z">
        <w:r w:rsidRPr="001F42D3" w:rsidDel="00B4782C">
          <w:rPr>
            <w:noProof w:val="0"/>
          </w:rPr>
          <w:delText>V2.6 Section 4.14</w:delText>
        </w:r>
      </w:del>
      <w:ins w:id="231" w:author="Kurt Elliason" w:date="2025-09-23T16:05:00Z" w16du:dateUtc="2025-09-23T21:05:00Z">
        <w:r w:rsidR="00B4782C">
          <w:rPr>
            <w:noProof w:val="0"/>
          </w:rPr>
          <w:t>V2.8.1 Section 4A..4</w:t>
        </w:r>
      </w:ins>
      <w:r w:rsidRPr="001F42D3">
        <w:rPr>
          <w:noProof w:val="0"/>
        </w:rPr>
        <w:t xml:space="preserve">.6.2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A28CEC4" w14:textId="77777777" w:rsidR="00B11855" w:rsidRPr="001F42D3" w:rsidRDefault="003D003E" w:rsidP="001422D4">
      <w:pPr>
        <w:pStyle w:val="HL7Field"/>
        <w:ind w:hanging="2"/>
      </w:pPr>
      <w:r w:rsidRPr="001F42D3">
        <w:t>RXG-4   Give Code</w:t>
      </w:r>
    </w:p>
    <w:p w14:paraId="7A90ED3F" w14:textId="77777777" w:rsidR="00B11855" w:rsidRPr="001F42D3" w:rsidRDefault="003D003E" w:rsidP="0034511D">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1F42D3" w:rsidRDefault="003D003E" w:rsidP="002E3ED0">
      <w:pPr>
        <w:pStyle w:val="HL7FieldIndent2"/>
        <w:ind w:left="0" w:hanging="2"/>
        <w:rPr>
          <w:noProof w:val="0"/>
        </w:rPr>
      </w:pPr>
      <w:r w:rsidRPr="001F42D3">
        <w:rPr>
          <w:noProof w:val="0"/>
        </w:rPr>
        <w:t>Definition: This field is the identifier of the primary additive or principal ingredient of the IV medication to be administered to the patient.</w:t>
      </w:r>
    </w:p>
    <w:p w14:paraId="53FCEEE5" w14:textId="630A2945" w:rsidR="00B11855" w:rsidRPr="001F42D3" w:rsidRDefault="003D003E" w:rsidP="002E3ED0">
      <w:pPr>
        <w:pStyle w:val="HL7FieldIndent2"/>
        <w:ind w:left="0" w:hanging="2"/>
        <w:rPr>
          <w:noProof w:val="0"/>
        </w:rPr>
      </w:pPr>
      <w:r w:rsidRPr="001F42D3">
        <w:rPr>
          <w:noProof w:val="0"/>
        </w:rPr>
        <w:t xml:space="preserve">Subfields CWE-1 "Identifier" and CWE-2 "Text" are required for each identifier. </w:t>
      </w:r>
      <w:r w:rsidR="00044885" w:rsidRPr="001F42D3">
        <w:rPr>
          <w:noProof w:val="0"/>
        </w:rPr>
        <w:t>Typically,</w:t>
      </w:r>
      <w:r w:rsidRPr="001F42D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1F42D3" w:rsidRDefault="003D003E" w:rsidP="001422D4">
      <w:pPr>
        <w:pStyle w:val="HL7Field"/>
        <w:ind w:hanging="2"/>
      </w:pPr>
      <w:r w:rsidRPr="001F42D3">
        <w:t>RXG-5   Give Amount – Minimum</w:t>
      </w:r>
    </w:p>
    <w:p w14:paraId="3D9A0227" w14:textId="77777777" w:rsidR="00B11855" w:rsidRPr="001F42D3" w:rsidRDefault="003D003E" w:rsidP="002E3ED0">
      <w:pPr>
        <w:pStyle w:val="HL7FieldIndent2"/>
        <w:ind w:left="0" w:hanging="2"/>
        <w:rPr>
          <w:noProof w:val="0"/>
        </w:rPr>
      </w:pPr>
      <w:r w:rsidRPr="001F42D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1F42D3" w:rsidRDefault="003D003E" w:rsidP="002E3ED0">
      <w:pPr>
        <w:pStyle w:val="HL7FieldIndent2"/>
        <w:ind w:left="0" w:hanging="2"/>
        <w:rPr>
          <w:noProof w:val="0"/>
        </w:rPr>
      </w:pPr>
      <w:r w:rsidRPr="001F42D3">
        <w:rPr>
          <w:noProof w:val="0"/>
        </w:rPr>
        <w:t>Required for LVP when TQ1 segment is not present</w:t>
      </w:r>
      <w:r w:rsidR="00947B25" w:rsidRPr="001F42D3">
        <w:rPr>
          <w:noProof w:val="0"/>
        </w:rPr>
        <w:t>.</w:t>
      </w:r>
      <w:r w:rsidRPr="001F42D3">
        <w:rPr>
          <w:noProof w:val="0"/>
        </w:rPr>
        <w:t xml:space="preserve"> Optional for PCA and Syringe.</w:t>
      </w:r>
    </w:p>
    <w:p w14:paraId="45FFC207" w14:textId="77777777" w:rsidR="00B11855" w:rsidRPr="001F42D3" w:rsidRDefault="003D003E" w:rsidP="002E3ED0">
      <w:pPr>
        <w:pStyle w:val="HL7FieldIndent2"/>
        <w:ind w:left="0" w:hanging="2"/>
        <w:rPr>
          <w:noProof w:val="0"/>
        </w:rPr>
      </w:pPr>
      <w:r w:rsidRPr="001F42D3">
        <w:rPr>
          <w:noProof w:val="0"/>
        </w:rPr>
        <w:t>Must be empty when ORC-1 = “XO”.</w:t>
      </w:r>
    </w:p>
    <w:p w14:paraId="7FC36CE4" w14:textId="77777777" w:rsidR="00B11855" w:rsidRPr="001F42D3" w:rsidRDefault="003D003E" w:rsidP="002E3ED0">
      <w:pPr>
        <w:pStyle w:val="HL7FieldIndent2"/>
        <w:ind w:left="0" w:hanging="2"/>
        <w:rPr>
          <w:noProof w:val="0"/>
        </w:rPr>
      </w:pPr>
      <w:r w:rsidRPr="001F42D3">
        <w:rPr>
          <w:noProof w:val="0"/>
        </w:rPr>
        <w:t>When this field is empty, there should be no implication made about the volume of fluid to be administered.</w:t>
      </w:r>
    </w:p>
    <w:p w14:paraId="07356BAE" w14:textId="77777777" w:rsidR="00B11855" w:rsidRPr="001F42D3" w:rsidRDefault="003D003E" w:rsidP="001422D4">
      <w:pPr>
        <w:pStyle w:val="HL7Field"/>
        <w:ind w:hanging="2"/>
      </w:pPr>
      <w:r w:rsidRPr="001F42D3">
        <w:t>RXG-6   Give Amount - Maximum</w:t>
      </w:r>
    </w:p>
    <w:p w14:paraId="2770A7A3" w14:textId="065C1F1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2" w:author="Kurt Elliason" w:date="2025-09-23T16:05:00Z" w16du:dateUtc="2025-09-23T21:05:00Z">
        <w:r w:rsidRPr="001F42D3" w:rsidDel="00B4782C">
          <w:rPr>
            <w:noProof w:val="0"/>
          </w:rPr>
          <w:delText>V2.6 Section 4.14</w:delText>
        </w:r>
      </w:del>
      <w:ins w:id="233" w:author="Kurt Elliason" w:date="2025-09-23T16:05:00Z" w16du:dateUtc="2025-09-23T21:05:00Z">
        <w:r w:rsidR="00B4782C">
          <w:rPr>
            <w:noProof w:val="0"/>
          </w:rPr>
          <w:t>V2.8.1 Section 4A..4</w:t>
        </w:r>
      </w:ins>
      <w:r w:rsidRPr="001F42D3">
        <w:rPr>
          <w:noProof w:val="0"/>
        </w:rPr>
        <w:t xml:space="preserve">.6.6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7DBDF40" w14:textId="77777777" w:rsidR="00B11855" w:rsidRPr="001F42D3" w:rsidRDefault="003D003E" w:rsidP="001422D4">
      <w:pPr>
        <w:pStyle w:val="HL7Field"/>
        <w:ind w:hanging="2"/>
      </w:pPr>
      <w:r w:rsidRPr="001F42D3">
        <w:t>RXG-7   Give Units</w:t>
      </w:r>
    </w:p>
    <w:p w14:paraId="39105538" w14:textId="77777777" w:rsidR="00B11855" w:rsidRPr="001F42D3" w:rsidRDefault="003D003E" w:rsidP="0034511D">
      <w:pPr>
        <w:pStyle w:val="Components"/>
        <w:ind w:left="0" w:hanging="2"/>
      </w:pPr>
      <w:r w:rsidRPr="001F42D3">
        <w:t>Components: &lt;Identifier (ST)&gt; ^ &lt;Text (ST)&gt; ^ &lt;Name of Coding System (ID)&gt; ^</w:t>
      </w:r>
      <w:r w:rsidR="001E1AC6" w:rsidRPr="001F42D3">
        <w:t xml:space="preserve"> </w:t>
      </w:r>
      <w:r w:rsidRPr="001F42D3">
        <w:t>&lt;Alternate Identifier (ST)&gt; ^ &lt;Alternate Text (ST)&gt; ^ &lt;Name of Alternate</w:t>
      </w:r>
      <w:r w:rsidR="001E1AC6" w:rsidRPr="001F42D3">
        <w:t xml:space="preserve"> </w:t>
      </w:r>
      <w:r w:rsidRPr="001F42D3">
        <w:t>Coding System (ID)&gt; ^ &lt;Coding System Version ID (ST)&gt; ^ &lt;Alternate Coding</w:t>
      </w:r>
      <w:r w:rsidR="001E1AC6" w:rsidRPr="001F42D3">
        <w:t xml:space="preserve"> </w:t>
      </w:r>
      <w:r w:rsidRPr="001F42D3">
        <w:t>System Version ID (ST)&gt; ^ &lt;Original Text (ST)&gt;</w:t>
      </w:r>
    </w:p>
    <w:p w14:paraId="42A21D4F" w14:textId="77777777" w:rsidR="00B11855" w:rsidRPr="001F42D3" w:rsidRDefault="003D003E" w:rsidP="002E3ED0">
      <w:pPr>
        <w:pStyle w:val="HL7FieldIndent2"/>
        <w:ind w:left="0" w:hanging="2"/>
        <w:rPr>
          <w:noProof w:val="0"/>
        </w:rPr>
      </w:pPr>
      <w:r w:rsidRPr="001F42D3">
        <w:rPr>
          <w:noProof w:val="0"/>
        </w:rPr>
        <w:t>Definition: This field contains the coded units for the Give Amount. The preferred format is an MDC value; UCUM values are also acceptable.</w:t>
      </w:r>
    </w:p>
    <w:p w14:paraId="604B42FA" w14:textId="77777777" w:rsidR="00B11855" w:rsidRPr="001F42D3" w:rsidRDefault="003D003E" w:rsidP="002E3ED0">
      <w:pPr>
        <w:pStyle w:val="HL7FieldIndent2"/>
        <w:ind w:left="0" w:hanging="2"/>
        <w:rPr>
          <w:noProof w:val="0"/>
        </w:rPr>
      </w:pPr>
      <w:r w:rsidRPr="001F42D3">
        <w:rPr>
          <w:noProof w:val="0"/>
        </w:rPr>
        <w:t>Required for LVP when TQ1 segment is not present; Optional for PCA and Syringe.</w:t>
      </w:r>
    </w:p>
    <w:p w14:paraId="42556483" w14:textId="77777777" w:rsidR="00B11855" w:rsidRPr="001F42D3" w:rsidRDefault="003D003E" w:rsidP="002E3ED0">
      <w:pPr>
        <w:pStyle w:val="HL7FieldIndent2"/>
        <w:ind w:left="0" w:hanging="2"/>
        <w:rPr>
          <w:noProof w:val="0"/>
        </w:rPr>
      </w:pPr>
      <w:r w:rsidRPr="001F42D3">
        <w:rPr>
          <w:noProof w:val="0"/>
        </w:rPr>
        <w:t>Must be empty when ORC-1 = “XO”.</w:t>
      </w:r>
    </w:p>
    <w:p w14:paraId="60FDBA72" w14:textId="47BDB5BD" w:rsidR="00B11855" w:rsidRPr="001F42D3" w:rsidRDefault="003D003E" w:rsidP="002E3ED0">
      <w:pPr>
        <w:pStyle w:val="HL7FieldIndent2"/>
        <w:ind w:left="0" w:hanging="2"/>
        <w:rPr>
          <w:noProof w:val="0"/>
        </w:rPr>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that the first three components of RXG-7 contain one of the following sets</w:t>
      </w:r>
      <w:r w:rsidR="001E1AC6" w:rsidRPr="001F42D3">
        <w:rPr>
          <w:noProof w:val="0"/>
        </w:rPr>
        <w:t xml:space="preserve"> </w:t>
      </w:r>
      <w:r w:rsidRPr="001F42D3">
        <w:rPr>
          <w:noProof w:val="0"/>
        </w:rPr>
        <w:t>of values:</w:t>
      </w:r>
    </w:p>
    <w:p w14:paraId="00E6A4D9" w14:textId="77777777" w:rsidR="00B11855" w:rsidRPr="005C1693" w:rsidRDefault="003D003E" w:rsidP="005C1693">
      <w:pPr>
        <w:pStyle w:val="ListBullet2"/>
      </w:pPr>
      <w:r w:rsidRPr="005C1693">
        <w:t>263762^MDC_DIM_MILLI_L^MDC</w:t>
      </w:r>
    </w:p>
    <w:p w14:paraId="2B4ECEDB" w14:textId="77777777" w:rsidR="00B11855" w:rsidRPr="005C1693" w:rsidRDefault="003D003E" w:rsidP="005C1693">
      <w:pPr>
        <w:pStyle w:val="ListBullet2"/>
      </w:pPr>
      <w:r w:rsidRPr="005C1693">
        <w:lastRenderedPageBreak/>
        <w:t xml:space="preserve"> </w:t>
      </w:r>
      <w:proofErr w:type="spellStart"/>
      <w:r w:rsidRPr="005C1693">
        <w:t>mL^mL^UCUM</w:t>
      </w:r>
      <w:proofErr w:type="spellEnd"/>
    </w:p>
    <w:p w14:paraId="09627FFB" w14:textId="77777777" w:rsidR="00B11855" w:rsidRPr="001F42D3" w:rsidRDefault="003D003E" w:rsidP="001422D4">
      <w:pPr>
        <w:pStyle w:val="HL7Field"/>
        <w:ind w:hanging="2"/>
      </w:pPr>
      <w:r w:rsidRPr="001F42D3">
        <w:t>RXG-8   Give Dosage Form</w:t>
      </w:r>
    </w:p>
    <w:p w14:paraId="22D465B0" w14:textId="2A7E537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4" w:author="Kurt Elliason" w:date="2025-09-23T16:05:00Z" w16du:dateUtc="2025-09-23T21:05:00Z">
        <w:r w:rsidRPr="001F42D3" w:rsidDel="00B4782C">
          <w:rPr>
            <w:noProof w:val="0"/>
          </w:rPr>
          <w:delText>V2.6 Section 4.14</w:delText>
        </w:r>
      </w:del>
      <w:ins w:id="235" w:author="Kurt Elliason" w:date="2025-09-23T16:05:00Z" w16du:dateUtc="2025-09-23T21:05:00Z">
        <w:r w:rsidR="00B4782C">
          <w:rPr>
            <w:noProof w:val="0"/>
          </w:rPr>
          <w:t>V2.8.1 Section 4A..4</w:t>
        </w:r>
      </w:ins>
      <w:r w:rsidRPr="001F42D3">
        <w:rPr>
          <w:noProof w:val="0"/>
        </w:rPr>
        <w:t xml:space="preserve">.6.8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94DD42F" w14:textId="77777777" w:rsidR="00B11855" w:rsidRPr="001F42D3" w:rsidRDefault="003D003E" w:rsidP="001422D4">
      <w:pPr>
        <w:pStyle w:val="HL7Field"/>
        <w:ind w:hanging="2"/>
      </w:pPr>
      <w:r w:rsidRPr="001F42D3">
        <w:t>RXG-9   Administration Notes</w:t>
      </w:r>
    </w:p>
    <w:p w14:paraId="49D1FCF5" w14:textId="20D8365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6" w:author="Kurt Elliason" w:date="2025-09-23T16:05:00Z" w16du:dateUtc="2025-09-23T21:05:00Z">
        <w:r w:rsidRPr="001F42D3" w:rsidDel="00B4782C">
          <w:rPr>
            <w:noProof w:val="0"/>
          </w:rPr>
          <w:delText>V2.6 Section 4.14</w:delText>
        </w:r>
      </w:del>
      <w:ins w:id="237" w:author="Kurt Elliason" w:date="2025-09-23T16:05:00Z" w16du:dateUtc="2025-09-23T21:05:00Z">
        <w:r w:rsidR="00B4782C">
          <w:rPr>
            <w:noProof w:val="0"/>
          </w:rPr>
          <w:t>V2.8.1 Section 4A..4</w:t>
        </w:r>
      </w:ins>
      <w:r w:rsidRPr="001F42D3">
        <w:rPr>
          <w:noProof w:val="0"/>
        </w:rPr>
        <w:t xml:space="preserve">.6.9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7E21820" w14:textId="77777777" w:rsidR="00B11855" w:rsidRPr="001F42D3" w:rsidRDefault="003D003E" w:rsidP="001422D4">
      <w:pPr>
        <w:pStyle w:val="HL7Field"/>
        <w:ind w:hanging="2"/>
      </w:pPr>
      <w:r w:rsidRPr="001F42D3">
        <w:t>RXG-10   Substitution Status</w:t>
      </w:r>
    </w:p>
    <w:p w14:paraId="57C44449" w14:textId="09423D2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8" w:author="Kurt Elliason" w:date="2025-09-23T16:05:00Z" w16du:dateUtc="2025-09-23T21:05:00Z">
        <w:r w:rsidRPr="001F42D3" w:rsidDel="00B4782C">
          <w:rPr>
            <w:noProof w:val="0"/>
          </w:rPr>
          <w:delText>V2.6 Section 4.14</w:delText>
        </w:r>
      </w:del>
      <w:ins w:id="239" w:author="Kurt Elliason" w:date="2025-09-23T16:05:00Z" w16du:dateUtc="2025-09-23T21:05:00Z">
        <w:r w:rsidR="00B4782C">
          <w:rPr>
            <w:noProof w:val="0"/>
          </w:rPr>
          <w:t>V2.8.1 Section 4A..4</w:t>
        </w:r>
      </w:ins>
      <w:r w:rsidRPr="001F42D3">
        <w:rPr>
          <w:noProof w:val="0"/>
        </w:rPr>
        <w:t xml:space="preserve">.6.10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F7C9B5C" w14:textId="77777777" w:rsidR="00B11855" w:rsidRPr="001F42D3" w:rsidRDefault="003D003E" w:rsidP="001422D4">
      <w:pPr>
        <w:pStyle w:val="HL7Field"/>
        <w:ind w:hanging="2"/>
      </w:pPr>
      <w:r w:rsidRPr="001F42D3">
        <w:t>RXG-11   Dispense-to Location</w:t>
      </w:r>
    </w:p>
    <w:p w14:paraId="0A60CF0C" w14:textId="6074E74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0" w:author="Kurt Elliason" w:date="2025-09-23T16:05:00Z" w16du:dateUtc="2025-09-23T21:05:00Z">
        <w:r w:rsidRPr="001F42D3" w:rsidDel="00B4782C">
          <w:rPr>
            <w:noProof w:val="0"/>
          </w:rPr>
          <w:delText>V2.6 Section 4.14</w:delText>
        </w:r>
      </w:del>
      <w:ins w:id="241" w:author="Kurt Elliason" w:date="2025-09-23T16:05:00Z" w16du:dateUtc="2025-09-23T21:05:00Z">
        <w:r w:rsidR="00B4782C">
          <w:rPr>
            <w:noProof w:val="0"/>
          </w:rPr>
          <w:t>V2.8.1 Section 4A..4</w:t>
        </w:r>
      </w:ins>
      <w:r w:rsidRPr="001F42D3">
        <w:rPr>
          <w:noProof w:val="0"/>
        </w:rPr>
        <w:t xml:space="preserve">.6.11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EF3C2CC" w14:textId="77777777" w:rsidR="00B11855" w:rsidRPr="001F42D3" w:rsidRDefault="003D003E" w:rsidP="001422D4">
      <w:pPr>
        <w:pStyle w:val="HL7Field"/>
        <w:ind w:hanging="2"/>
      </w:pPr>
      <w:r w:rsidRPr="001F42D3">
        <w:t>RXG-12   Needs Human Review</w:t>
      </w:r>
    </w:p>
    <w:p w14:paraId="2884D1DF" w14:textId="4B397DC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2" w:author="Kurt Elliason" w:date="2025-09-23T16:05:00Z" w16du:dateUtc="2025-09-23T21:05:00Z">
        <w:r w:rsidRPr="001F42D3" w:rsidDel="00B4782C">
          <w:rPr>
            <w:noProof w:val="0"/>
          </w:rPr>
          <w:delText>V2.6 Section 4.14</w:delText>
        </w:r>
      </w:del>
      <w:ins w:id="243" w:author="Kurt Elliason" w:date="2025-09-23T16:05:00Z" w16du:dateUtc="2025-09-23T21:05:00Z">
        <w:r w:rsidR="00B4782C">
          <w:rPr>
            <w:noProof w:val="0"/>
          </w:rPr>
          <w:t>V2.8.1 Section 4A..4</w:t>
        </w:r>
      </w:ins>
      <w:r w:rsidRPr="001F42D3">
        <w:rPr>
          <w:noProof w:val="0"/>
        </w:rPr>
        <w:t xml:space="preserve">.6.12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A740F9D" w14:textId="77777777" w:rsidR="00B11855" w:rsidRPr="001F42D3" w:rsidRDefault="003D003E" w:rsidP="001422D4">
      <w:pPr>
        <w:pStyle w:val="HL7Field"/>
        <w:ind w:hanging="2"/>
      </w:pPr>
      <w:r w:rsidRPr="001F42D3">
        <w:t>RXG-13   Pharmacy/Treatment Supplier's Special Administration Instructions</w:t>
      </w:r>
    </w:p>
    <w:p w14:paraId="2187A4F9" w14:textId="7DC77321" w:rsidR="00B11855" w:rsidRPr="001F42D3" w:rsidRDefault="003D003E" w:rsidP="00C1054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4" w:author="Kurt Elliason" w:date="2025-09-23T16:05:00Z" w16du:dateUtc="2025-09-23T21:05:00Z">
        <w:r w:rsidRPr="001F42D3" w:rsidDel="00B4782C">
          <w:rPr>
            <w:noProof w:val="0"/>
          </w:rPr>
          <w:delText>V2.6 Section 4.14</w:delText>
        </w:r>
      </w:del>
      <w:ins w:id="245" w:author="Kurt Elliason" w:date="2025-09-23T16:05:00Z" w16du:dateUtc="2025-09-23T21:05:00Z">
        <w:r w:rsidR="00B4782C">
          <w:rPr>
            <w:noProof w:val="0"/>
          </w:rPr>
          <w:t>V2.8.1 Section 4A..4</w:t>
        </w:r>
      </w:ins>
      <w:r w:rsidRPr="001F42D3">
        <w:rPr>
          <w:noProof w:val="0"/>
        </w:rPr>
        <w:t xml:space="preserve">.6.13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BD09B01" w14:textId="77777777" w:rsidR="00B11855" w:rsidRPr="001F42D3" w:rsidRDefault="003D003E" w:rsidP="001422D4">
      <w:pPr>
        <w:pStyle w:val="HL7Field"/>
        <w:ind w:hanging="2"/>
      </w:pPr>
      <w:r w:rsidRPr="001F42D3">
        <w:t>RXG-14   Give Per (Time Unit)</w:t>
      </w:r>
    </w:p>
    <w:p w14:paraId="3CD75832" w14:textId="7782738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6" w:author="Kurt Elliason" w:date="2025-09-23T16:05:00Z" w16du:dateUtc="2025-09-23T21:05:00Z">
        <w:r w:rsidRPr="001F42D3" w:rsidDel="00B4782C">
          <w:rPr>
            <w:noProof w:val="0"/>
          </w:rPr>
          <w:delText>V2.6 Section 4.14</w:delText>
        </w:r>
      </w:del>
      <w:ins w:id="247" w:author="Kurt Elliason" w:date="2025-09-23T16:05:00Z" w16du:dateUtc="2025-09-23T21:05:00Z">
        <w:r w:rsidR="00B4782C">
          <w:rPr>
            <w:noProof w:val="0"/>
          </w:rPr>
          <w:t>V2.8.1 Section 4A..4</w:t>
        </w:r>
      </w:ins>
      <w:r w:rsidRPr="001F42D3">
        <w:rPr>
          <w:noProof w:val="0"/>
        </w:rPr>
        <w:t xml:space="preserve">.6.14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C5F401F" w14:textId="77777777" w:rsidR="00B11855" w:rsidRPr="001F42D3" w:rsidRDefault="003D003E" w:rsidP="001422D4">
      <w:pPr>
        <w:pStyle w:val="HL7Field"/>
        <w:ind w:hanging="2"/>
      </w:pPr>
      <w:r w:rsidRPr="001F42D3">
        <w:t xml:space="preserve">RXG-15   Give Rate Amount </w:t>
      </w:r>
    </w:p>
    <w:p w14:paraId="5D2BA373" w14:textId="77777777" w:rsidR="00B11855" w:rsidRPr="001F42D3" w:rsidRDefault="003D003E" w:rsidP="005C1693">
      <w:pPr>
        <w:pStyle w:val="BodyText"/>
      </w:pPr>
      <w:r w:rsidRPr="001F42D3">
        <w:t xml:space="preserve">Definition: This field contains the numeric portion of the rate, dose rate, or dose amount to be administered. </w:t>
      </w:r>
    </w:p>
    <w:p w14:paraId="6E2A69D6" w14:textId="77777777" w:rsidR="00B11855" w:rsidRPr="001F42D3" w:rsidRDefault="003D003E" w:rsidP="005C1693">
      <w:pPr>
        <w:pStyle w:val="BodyText"/>
      </w:pPr>
      <w:r w:rsidRPr="001F42D3">
        <w:t>If the infusion order specifies a rate, such as normal saline at 75 mL/hr, then this field contains the rate value amount (e.g., "75").</w:t>
      </w:r>
    </w:p>
    <w:p w14:paraId="6C2B28A1" w14:textId="77777777" w:rsidR="00B11855" w:rsidRPr="001F42D3" w:rsidRDefault="003D003E" w:rsidP="005C1693">
      <w:pPr>
        <w:pStyle w:val="BodyText"/>
      </w:pPr>
      <w:r w:rsidRPr="001F42D3">
        <w:t xml:space="preserve">If the infusion order specifies a dose rate, such as dopamine at 5 mcg/kg/min, this field contains the dose rate value amount (e.g., “5"). </w:t>
      </w:r>
    </w:p>
    <w:p w14:paraId="4EC2AC49" w14:textId="77777777" w:rsidR="00B11855" w:rsidRPr="001F42D3" w:rsidRDefault="003D003E" w:rsidP="005C1693">
      <w:pPr>
        <w:pStyle w:val="BodyText"/>
      </w:pPr>
      <w:r w:rsidRPr="001F42D3">
        <w:t>If the infusion order specifies a dose amount, such as 2 g, this field contains the dose value amount (</w:t>
      </w:r>
      <w:r w:rsidR="00CA3A2C" w:rsidRPr="001F42D3">
        <w:t>e.g.,</w:t>
      </w:r>
      <w:r w:rsidRPr="001F42D3">
        <w:t xml:space="preserve"> “2”). </w:t>
      </w:r>
    </w:p>
    <w:p w14:paraId="1D5859D8"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w:t>
      </w:r>
      <w:proofErr w:type="gramStart"/>
      <w:r w:rsidRPr="001F42D3">
        <w:t>contains</w:t>
      </w:r>
      <w:proofErr w:type="gramEnd"/>
      <w:r w:rsidRPr="001F42D3">
        <w:t xml:space="preserve"> the basal or continuous rate value. </w:t>
      </w:r>
    </w:p>
    <w:p w14:paraId="617B6778" w14:textId="77777777" w:rsidR="00B11855" w:rsidRPr="001F42D3" w:rsidRDefault="003D003E" w:rsidP="001422D4">
      <w:pPr>
        <w:pStyle w:val="HL7Field"/>
        <w:ind w:hanging="2"/>
      </w:pPr>
      <w:r w:rsidRPr="001F42D3">
        <w:lastRenderedPageBreak/>
        <w:t>RXG-16   Give Rate Units</w:t>
      </w:r>
    </w:p>
    <w:p w14:paraId="563D42AE" w14:textId="77777777" w:rsidR="00B11855" w:rsidRPr="001F42D3" w:rsidRDefault="003D003E" w:rsidP="002E3ED0">
      <w:pPr>
        <w:pStyle w:val="Components"/>
        <w:ind w:left="0" w:hanging="2"/>
      </w:pPr>
      <w:r w:rsidRPr="001F42D3">
        <w:t>Components: &lt;Identifier (ST)&gt; ^ &lt;Text (ST)&gt; ^ &lt;Name of Coding System (ID)&gt; ^</w:t>
      </w:r>
      <w:r w:rsidR="00AE6A47" w:rsidRPr="001F42D3">
        <w:t xml:space="preserve"> </w:t>
      </w:r>
      <w:r w:rsidRPr="001F42D3">
        <w:t>&lt;Alternate Identifier (ST)&gt; ^ &lt;Alternate Text (ST)&gt; ^ &lt;Name of Alternate</w:t>
      </w:r>
      <w:r w:rsidR="00AE6A47" w:rsidRPr="001F42D3">
        <w:t xml:space="preserve"> </w:t>
      </w:r>
      <w:r w:rsidRPr="001F42D3">
        <w:t>Coding System (ID)&gt; ^ &lt;Coding System Version ID (ST)&gt; ^ &lt;Alternate Coding</w:t>
      </w:r>
      <w:r w:rsidR="00AE6A47" w:rsidRPr="001F42D3">
        <w:t xml:space="preserve"> </w:t>
      </w:r>
      <w:r w:rsidRPr="001F42D3">
        <w:t>System Version ID (ST)&gt; ^ &lt;Original Text (ST)&gt;</w:t>
      </w:r>
    </w:p>
    <w:p w14:paraId="0733F01F" w14:textId="77777777" w:rsidR="00B11855" w:rsidRPr="001F42D3" w:rsidRDefault="003D003E" w:rsidP="005C1693">
      <w:pPr>
        <w:pStyle w:val="BodyText"/>
      </w:pPr>
      <w:r w:rsidRPr="001F42D3">
        <w:t xml:space="preserve">Definition: This field contains the coded version of the </w:t>
      </w:r>
      <w:proofErr w:type="gramStart"/>
      <w:r w:rsidRPr="001F42D3">
        <w:t>units</w:t>
      </w:r>
      <w:proofErr w:type="gramEnd"/>
      <w:r w:rsidRPr="001F42D3">
        <w:t xml:space="preserve"> portion of the rate, dose rate, or dose to be administered. </w:t>
      </w:r>
    </w:p>
    <w:p w14:paraId="6E8F7FBE" w14:textId="77777777" w:rsidR="00B11855" w:rsidRPr="001F42D3" w:rsidRDefault="003D003E" w:rsidP="005C1693">
      <w:pPr>
        <w:pStyle w:val="BodyText"/>
      </w:pPr>
      <w:r w:rsidRPr="001F42D3">
        <w:t xml:space="preserve">If the infusion order specifies a rate, such as normal saline to infuse at 75 mL/hr, this field represents the rate units (e.g., "mL/hr"). </w:t>
      </w:r>
    </w:p>
    <w:p w14:paraId="12249BDB" w14:textId="77777777" w:rsidR="00B11855" w:rsidRPr="001F42D3" w:rsidRDefault="003D003E" w:rsidP="005C1693">
      <w:pPr>
        <w:pStyle w:val="BodyText"/>
      </w:pPr>
      <w:r w:rsidRPr="001F42D3">
        <w:t xml:space="preserve">If the infusion order specifies a dose rate, such as dopamine to infuse at 5 mcg/kg/min, this field represents the dose rate units (e.g., "mcg/kg/min"). </w:t>
      </w:r>
    </w:p>
    <w:p w14:paraId="217BCF8A" w14:textId="77777777" w:rsidR="00B11855" w:rsidRPr="001F42D3" w:rsidRDefault="003D003E" w:rsidP="005C1693">
      <w:pPr>
        <w:pStyle w:val="BodyText"/>
      </w:pPr>
      <w:r w:rsidRPr="001F42D3">
        <w:t>If the infusion order specifies a dose, such as ceftriaxone 2 g, this field represents the dose units (</w:t>
      </w:r>
      <w:r w:rsidR="00CA3A2C" w:rsidRPr="001F42D3">
        <w:t>e.g.,</w:t>
      </w:r>
      <w:r w:rsidRPr="001F42D3">
        <w:t xml:space="preserve"> “g”).</w:t>
      </w:r>
    </w:p>
    <w:p w14:paraId="25D5B6B4" w14:textId="77777777" w:rsidR="00B11855" w:rsidRPr="001F42D3" w:rsidRDefault="003D003E" w:rsidP="005C1693">
      <w:pPr>
        <w:pStyle w:val="BodyText"/>
      </w:pPr>
      <w:r w:rsidRPr="001F42D3">
        <w:t xml:space="preserve">When a dose is specified the TQ1 segment must be present to indicate the </w:t>
      </w:r>
      <w:proofErr w:type="gramStart"/>
      <w:r w:rsidRPr="001F42D3">
        <w:t>time period</w:t>
      </w:r>
      <w:proofErr w:type="gramEnd"/>
      <w:r w:rsidRPr="001F42D3">
        <w:t xml:space="preserve"> that the dose is to be infused over.</w:t>
      </w:r>
    </w:p>
    <w:p w14:paraId="12CEDB81" w14:textId="77777777" w:rsidR="00B11855" w:rsidRPr="001F42D3" w:rsidRDefault="003D003E" w:rsidP="005C1693">
      <w:pPr>
        <w:pStyle w:val="BodyText"/>
      </w:pPr>
      <w:r w:rsidRPr="001F42D3">
        <w:t>The preferred format is an MDC value; UCUM values are also acceptable.</w:t>
      </w:r>
    </w:p>
    <w:p w14:paraId="24C79B9D"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w:t>
      </w:r>
      <w:proofErr w:type="gramStart"/>
      <w:r w:rsidRPr="001F42D3">
        <w:t>contains</w:t>
      </w:r>
      <w:proofErr w:type="gramEnd"/>
      <w:r w:rsidRPr="001F42D3">
        <w:t xml:space="preserve"> the basal or continuous rate units value. </w:t>
      </w:r>
    </w:p>
    <w:p w14:paraId="18A98EE9" w14:textId="77777777" w:rsidR="00B11855" w:rsidRPr="001F42D3" w:rsidRDefault="003D003E" w:rsidP="005C1693">
      <w:pPr>
        <w:pStyle w:val="BodyText"/>
      </w:pPr>
      <w:r w:rsidRPr="001F42D3">
        <w:t>Examples:</w:t>
      </w:r>
      <w:r w:rsidR="00AE6A47" w:rsidRPr="001F42D3">
        <w:t xml:space="preserve"> </w:t>
      </w:r>
    </w:p>
    <w:p w14:paraId="090203DC" w14:textId="77777777" w:rsidR="00B11855" w:rsidRPr="001F42D3" w:rsidRDefault="003D003E" w:rsidP="002E3ED0">
      <w:pPr>
        <w:pStyle w:val="XMLText"/>
        <w:ind w:hanging="2"/>
      </w:pPr>
      <w:r w:rsidRPr="001F42D3">
        <w:t>265266^MDC_DIM_MILLI_L_PER_HR^MDC</w:t>
      </w:r>
    </w:p>
    <w:p w14:paraId="2D5AD1C2" w14:textId="77777777" w:rsidR="00B11855" w:rsidRPr="001F42D3" w:rsidRDefault="003D003E" w:rsidP="002E3ED0">
      <w:pPr>
        <w:pStyle w:val="XMLText"/>
        <w:ind w:hanging="2"/>
      </w:pPr>
      <w:r w:rsidRPr="001F42D3">
        <w:t>265619^MDC_DIM_MICRO_G_PER_KG_PER_MIN^MDC</w:t>
      </w:r>
    </w:p>
    <w:p w14:paraId="102DDA38" w14:textId="77777777" w:rsidR="00B11855" w:rsidRPr="001F42D3" w:rsidRDefault="003D003E" w:rsidP="002E3ED0">
      <w:pPr>
        <w:pStyle w:val="XMLText"/>
        <w:ind w:hanging="2"/>
      </w:pPr>
      <w:r w:rsidRPr="001F42D3">
        <w:t>263872^MDC_DIM_X_G^MDC</w:t>
      </w:r>
    </w:p>
    <w:p w14:paraId="4A19488C" w14:textId="77777777" w:rsidR="00B11855" w:rsidRPr="001F42D3" w:rsidRDefault="003D003E" w:rsidP="002E3ED0">
      <w:pPr>
        <w:pStyle w:val="XMLText"/>
        <w:ind w:hanging="2"/>
      </w:pPr>
      <w:r w:rsidRPr="001F42D3">
        <w:t>ml/</w:t>
      </w:r>
      <w:proofErr w:type="spellStart"/>
      <w:r w:rsidRPr="001F42D3">
        <w:t>h^ml</w:t>
      </w:r>
      <w:proofErr w:type="spellEnd"/>
      <w:r w:rsidRPr="001F42D3">
        <w:t>/</w:t>
      </w:r>
      <w:proofErr w:type="spellStart"/>
      <w:r w:rsidRPr="001F42D3">
        <w:t>h^UCUM</w:t>
      </w:r>
      <w:proofErr w:type="spellEnd"/>
    </w:p>
    <w:p w14:paraId="4700F129" w14:textId="77777777" w:rsidR="00B11855" w:rsidRPr="001F42D3" w:rsidRDefault="003D003E" w:rsidP="002E3ED0">
      <w:pPr>
        <w:pStyle w:val="XMLText"/>
        <w:ind w:hanging="2"/>
      </w:pPr>
      <w:r w:rsidRPr="001F42D3">
        <w:t>ug/kg/</w:t>
      </w:r>
      <w:proofErr w:type="spellStart"/>
      <w:r w:rsidRPr="001F42D3">
        <w:t>min^ug</w:t>
      </w:r>
      <w:proofErr w:type="spellEnd"/>
      <w:r w:rsidRPr="001F42D3">
        <w:t>/kg/</w:t>
      </w:r>
      <w:proofErr w:type="spellStart"/>
      <w:r w:rsidRPr="001F42D3">
        <w:t>min^UCUM</w:t>
      </w:r>
      <w:proofErr w:type="spellEnd"/>
    </w:p>
    <w:p w14:paraId="0A30849E" w14:textId="77777777" w:rsidR="00B11855" w:rsidRPr="001F42D3" w:rsidRDefault="003D003E" w:rsidP="002E3ED0">
      <w:pPr>
        <w:pStyle w:val="XMLText"/>
        <w:ind w:hanging="2"/>
      </w:pPr>
      <w:proofErr w:type="spellStart"/>
      <w:r w:rsidRPr="001F42D3">
        <w:t>g^g^UCUM</w:t>
      </w:r>
      <w:proofErr w:type="spellEnd"/>
    </w:p>
    <w:p w14:paraId="025C6942" w14:textId="77777777" w:rsidR="00B11855" w:rsidRPr="001F42D3" w:rsidRDefault="00B11855" w:rsidP="00576EDB">
      <w:pPr>
        <w:pStyle w:val="BodyText"/>
      </w:pPr>
    </w:p>
    <w:p w14:paraId="2E3EC3DF" w14:textId="77777777" w:rsidR="00B11855" w:rsidRPr="001F42D3" w:rsidRDefault="003D003E" w:rsidP="001422D4">
      <w:pPr>
        <w:pStyle w:val="HL7Field"/>
        <w:ind w:hanging="2"/>
      </w:pPr>
      <w:r w:rsidRPr="001F42D3">
        <w:t>RXG-17   Give Strength</w:t>
      </w:r>
    </w:p>
    <w:p w14:paraId="38ED1303" w14:textId="02019358" w:rsidR="00B11855" w:rsidRPr="001F42D3" w:rsidRDefault="003D003E" w:rsidP="002E3ED0">
      <w:pPr>
        <w:pStyle w:val="HL7FieldIndent2"/>
        <w:ind w:left="0" w:hanging="2"/>
        <w:rPr>
          <w:noProof w:val="0"/>
        </w:rPr>
      </w:pPr>
      <w:r w:rsidRPr="001F42D3">
        <w:rPr>
          <w:noProof w:val="0"/>
        </w:rPr>
        <w:t>Definition: This field contains the quantity of the main ingredient in the infusion</w:t>
      </w:r>
      <w:r w:rsidR="00E16AE5" w:rsidRPr="001F42D3">
        <w:rPr>
          <w:noProof w:val="0"/>
        </w:rPr>
        <w:t xml:space="preserve">, </w:t>
      </w:r>
      <w:r w:rsidRPr="001F42D3">
        <w:rPr>
          <w:noProof w:val="0"/>
        </w:rPr>
        <w:t>e.g., for dopamine 800 mg in 250 mL D5W, the field would contain the value "800".</w:t>
      </w:r>
    </w:p>
    <w:p w14:paraId="79FF3221" w14:textId="77777777" w:rsidR="00B11855" w:rsidRPr="001F42D3" w:rsidRDefault="003D003E" w:rsidP="001422D4">
      <w:pPr>
        <w:pStyle w:val="HL7Field"/>
        <w:ind w:hanging="2"/>
      </w:pPr>
      <w:r w:rsidRPr="001F42D3">
        <w:t>RXG-18   Give Strength Units</w:t>
      </w:r>
    </w:p>
    <w:p w14:paraId="4E33063C"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1F42D3" w:rsidRDefault="003D003E" w:rsidP="002E3ED0">
      <w:pPr>
        <w:pStyle w:val="HL7FieldIndent2"/>
        <w:ind w:left="0" w:hanging="2"/>
        <w:rPr>
          <w:noProof w:val="0"/>
        </w:rPr>
      </w:pPr>
      <w:r w:rsidRPr="001F42D3">
        <w:rPr>
          <w:noProof w:val="0"/>
        </w:rPr>
        <w:t xml:space="preserve">This field contains the coded version of the </w:t>
      </w:r>
      <w:proofErr w:type="gramStart"/>
      <w:r w:rsidRPr="001F42D3">
        <w:rPr>
          <w:noProof w:val="0"/>
        </w:rPr>
        <w:t>units</w:t>
      </w:r>
      <w:proofErr w:type="gramEnd"/>
      <w:r w:rsidRPr="001F42D3">
        <w:rPr>
          <w:noProof w:val="0"/>
        </w:rPr>
        <w:t xml:space="preserve"> portion of the main ingredient in the </w:t>
      </w:r>
      <w:proofErr w:type="gramStart"/>
      <w:r w:rsidRPr="001F42D3">
        <w:rPr>
          <w:noProof w:val="0"/>
        </w:rPr>
        <w:t>infusion;</w:t>
      </w:r>
      <w:proofErr w:type="gramEnd"/>
      <w:r w:rsidRPr="001F42D3">
        <w:rPr>
          <w:noProof w:val="0"/>
        </w:rPr>
        <w:t xml:space="preserve"> e.g., for dopamine 800 mg in 250 mL D5W, the field would represent ‘mg". The preferred format is an MDC value; UCUM values are also acceptable:</w:t>
      </w:r>
    </w:p>
    <w:p w14:paraId="3EC36A20" w14:textId="77777777" w:rsidR="00AE6A47" w:rsidRPr="001F42D3" w:rsidRDefault="003D003E" w:rsidP="002E3ED0">
      <w:pPr>
        <w:pStyle w:val="HL7FieldIndent2"/>
        <w:ind w:left="0" w:hanging="2"/>
        <w:rPr>
          <w:noProof w:val="0"/>
        </w:rPr>
      </w:pPr>
      <w:r w:rsidRPr="001F42D3">
        <w:rPr>
          <w:noProof w:val="0"/>
        </w:rPr>
        <w:t>Examples:</w:t>
      </w:r>
      <w:r w:rsidR="00AE6A47" w:rsidRPr="001F42D3">
        <w:rPr>
          <w:noProof w:val="0"/>
        </w:rPr>
        <w:t xml:space="preserve"> </w:t>
      </w:r>
    </w:p>
    <w:p w14:paraId="69CB18ED" w14:textId="77777777" w:rsidR="00B11855" w:rsidRPr="001F42D3" w:rsidRDefault="003D003E" w:rsidP="002E3ED0">
      <w:pPr>
        <w:pStyle w:val="XMLText"/>
        <w:ind w:hanging="2"/>
      </w:pPr>
      <w:r w:rsidRPr="001F42D3">
        <w:lastRenderedPageBreak/>
        <w:t xml:space="preserve">263890^MDC_DIM_MILLI_G^MDC </w:t>
      </w:r>
    </w:p>
    <w:p w14:paraId="2F882AFE" w14:textId="77777777" w:rsidR="00E3091E" w:rsidRPr="001F42D3" w:rsidRDefault="003D003E" w:rsidP="002E3ED0">
      <w:pPr>
        <w:pStyle w:val="XMLText"/>
        <w:ind w:hanging="2"/>
      </w:pPr>
      <w:proofErr w:type="spellStart"/>
      <w:r w:rsidRPr="001F42D3">
        <w:t>mg^mg^UCUM</w:t>
      </w:r>
      <w:proofErr w:type="spellEnd"/>
    </w:p>
    <w:p w14:paraId="15E62586" w14:textId="443FAE3F" w:rsidR="00B11855" w:rsidRPr="001F42D3" w:rsidRDefault="003D003E" w:rsidP="001422D4">
      <w:pPr>
        <w:pStyle w:val="HL7Field"/>
        <w:ind w:hanging="2"/>
      </w:pPr>
      <w:r w:rsidRPr="001F42D3">
        <w:t>RXG-19   Substance Lot Number</w:t>
      </w:r>
    </w:p>
    <w:p w14:paraId="393A3197" w14:textId="232D3EB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8" w:author="Kurt Elliason" w:date="2025-09-23T16:05:00Z" w16du:dateUtc="2025-09-23T21:05:00Z">
        <w:r w:rsidRPr="001F42D3" w:rsidDel="00B4782C">
          <w:rPr>
            <w:noProof w:val="0"/>
          </w:rPr>
          <w:delText>V2.6 Section 4.14</w:delText>
        </w:r>
      </w:del>
      <w:ins w:id="249" w:author="Kurt Elliason" w:date="2025-09-23T16:05:00Z" w16du:dateUtc="2025-09-23T21:05:00Z">
        <w:r w:rsidR="00B4782C">
          <w:rPr>
            <w:noProof w:val="0"/>
          </w:rPr>
          <w:t>V2.8.1 Section 4A..4</w:t>
        </w:r>
      </w:ins>
      <w:r w:rsidRPr="001F42D3">
        <w:rPr>
          <w:noProof w:val="0"/>
        </w:rPr>
        <w:t xml:space="preserve">.6.19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88D3245" w14:textId="77777777" w:rsidR="00B11855" w:rsidRPr="001F42D3" w:rsidRDefault="003D003E" w:rsidP="001422D4">
      <w:pPr>
        <w:pStyle w:val="HL7Field"/>
        <w:ind w:hanging="2"/>
      </w:pPr>
      <w:r w:rsidRPr="001F42D3">
        <w:t>RXG-20   Substance Expiration Date</w:t>
      </w:r>
    </w:p>
    <w:p w14:paraId="2BCE2E53" w14:textId="29827351"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50" w:author="Kurt Elliason" w:date="2025-09-23T16:05:00Z" w16du:dateUtc="2025-09-23T21:05:00Z">
        <w:r w:rsidRPr="001F42D3" w:rsidDel="00B4782C">
          <w:rPr>
            <w:noProof w:val="0"/>
          </w:rPr>
          <w:delText>V2.6 Section 4.14</w:delText>
        </w:r>
      </w:del>
      <w:ins w:id="251" w:author="Kurt Elliason" w:date="2025-09-23T16:05:00Z" w16du:dateUtc="2025-09-23T21:05:00Z">
        <w:r w:rsidR="00B4782C">
          <w:rPr>
            <w:noProof w:val="0"/>
          </w:rPr>
          <w:t>V2.8.1 Section 4A..4</w:t>
        </w:r>
      </w:ins>
      <w:r w:rsidRPr="001F42D3">
        <w:rPr>
          <w:noProof w:val="0"/>
        </w:rPr>
        <w:t xml:space="preserve">.6.20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FD3F4E7" w14:textId="77777777" w:rsidR="00B11855" w:rsidRPr="001F42D3" w:rsidRDefault="003D003E" w:rsidP="001422D4">
      <w:pPr>
        <w:pStyle w:val="HL7Field"/>
        <w:ind w:hanging="2"/>
      </w:pPr>
      <w:r w:rsidRPr="001F42D3">
        <w:t>RXG-21   Substance Manufacturer Name</w:t>
      </w:r>
    </w:p>
    <w:p w14:paraId="21671816" w14:textId="71A3A61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52" w:author="Kurt Elliason" w:date="2025-09-23T16:05:00Z" w16du:dateUtc="2025-09-23T21:05:00Z">
        <w:r w:rsidRPr="001F42D3" w:rsidDel="00B4782C">
          <w:rPr>
            <w:noProof w:val="0"/>
          </w:rPr>
          <w:delText>V2.6 Section 4.14</w:delText>
        </w:r>
      </w:del>
      <w:ins w:id="253" w:author="Kurt Elliason" w:date="2025-09-23T16:05:00Z" w16du:dateUtc="2025-09-23T21:05:00Z">
        <w:r w:rsidR="00B4782C">
          <w:rPr>
            <w:noProof w:val="0"/>
          </w:rPr>
          <w:t>V2.8.1 Section 4A..4</w:t>
        </w:r>
      </w:ins>
      <w:r w:rsidRPr="001F42D3">
        <w:rPr>
          <w:noProof w:val="0"/>
        </w:rPr>
        <w:t xml:space="preserve">.6.21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B13D97D" w14:textId="77777777" w:rsidR="00B11855" w:rsidRPr="001F42D3" w:rsidRDefault="003D003E" w:rsidP="001422D4">
      <w:pPr>
        <w:pStyle w:val="HL7Field"/>
        <w:ind w:hanging="2"/>
      </w:pPr>
      <w:r w:rsidRPr="001F42D3">
        <w:t>RXG-22   Indication</w:t>
      </w:r>
    </w:p>
    <w:p w14:paraId="138B4D8E" w14:textId="0DF2930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del w:id="254" w:author="Kurt Elliason" w:date="2025-09-23T16:03:00Z" w16du:dateUtc="2025-09-23T21:03:00Z">
        <w:r w:rsidRPr="001F42D3" w:rsidDel="00B4782C">
          <w:rPr>
            <w:noProof w:val="0"/>
          </w:rPr>
          <w:delText xml:space="preserve">6 </w:delText>
        </w:r>
      </w:del>
      <w:ins w:id="255" w:author="Kurt Elliason" w:date="2025-09-23T16:03:00Z" w16du:dateUtc="2025-09-23T21:03:00Z">
        <w:r w:rsidR="00B4782C">
          <w:rPr>
            <w:noProof w:val="0"/>
          </w:rPr>
          <w:t>8.1</w:t>
        </w:r>
      </w:ins>
      <w:r w:rsidRPr="001F42D3">
        <w:rPr>
          <w:noProof w:val="0"/>
        </w:rPr>
        <w:t>Section 4</w:t>
      </w:r>
      <w:ins w:id="256" w:author="Kurt Elliason" w:date="2025-09-23T16:03:00Z" w16du:dateUtc="2025-09-23T21:03:00Z">
        <w:r w:rsidR="00B4782C">
          <w:rPr>
            <w:noProof w:val="0"/>
          </w:rPr>
          <w:t>A</w:t>
        </w:r>
      </w:ins>
      <w:r w:rsidRPr="001F42D3">
        <w:rPr>
          <w:noProof w:val="0"/>
        </w:rPr>
        <w:t>.</w:t>
      </w:r>
      <w:ins w:id="257" w:author="Kurt Elliason" w:date="2025-09-23T16:03:00Z" w16du:dateUtc="2025-09-23T21:03:00Z">
        <w:r w:rsidR="00B4782C" w:rsidRPr="001F42D3" w:rsidDel="00B4782C">
          <w:rPr>
            <w:noProof w:val="0"/>
          </w:rPr>
          <w:t xml:space="preserve"> </w:t>
        </w:r>
      </w:ins>
      <w:del w:id="258" w:author="Kurt Elliason" w:date="2025-09-23T16:03:00Z" w16du:dateUtc="2025-09-23T21:03:00Z">
        <w:r w:rsidRPr="001F42D3" w:rsidDel="00B4782C">
          <w:rPr>
            <w:noProof w:val="0"/>
          </w:rPr>
          <w:delText>1</w:delText>
        </w:r>
      </w:del>
      <w:r w:rsidRPr="001F42D3">
        <w:rPr>
          <w:noProof w:val="0"/>
        </w:rPr>
        <w:t xml:space="preserve">4.6.22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22AFC74" w14:textId="77777777" w:rsidR="00B11855" w:rsidRPr="001F42D3" w:rsidRDefault="003D003E" w:rsidP="001422D4">
      <w:pPr>
        <w:pStyle w:val="HL7Field"/>
        <w:ind w:hanging="2"/>
      </w:pPr>
      <w:r w:rsidRPr="001F42D3">
        <w:t>RXG-23   Give Drug Strength Volume</w:t>
      </w:r>
    </w:p>
    <w:p w14:paraId="2623CD00" w14:textId="523886E7" w:rsidR="00B11855" w:rsidRPr="001F42D3" w:rsidRDefault="003D003E" w:rsidP="002E3ED0">
      <w:pPr>
        <w:pStyle w:val="HL7FieldIndent2"/>
        <w:ind w:left="0" w:hanging="2"/>
        <w:rPr>
          <w:noProof w:val="0"/>
        </w:rPr>
      </w:pPr>
      <w:r w:rsidRPr="001F42D3">
        <w:rPr>
          <w:noProof w:val="0"/>
        </w:rPr>
        <w:t>Definition: This field contains the quantity of the diluent or base fluid ingredient(s) in the infusion</w:t>
      </w:r>
      <w:r w:rsidR="00FA22AE" w:rsidRPr="001F42D3">
        <w:rPr>
          <w:noProof w:val="0"/>
        </w:rPr>
        <w:t xml:space="preserve">, </w:t>
      </w:r>
      <w:r w:rsidRPr="001F42D3">
        <w:rPr>
          <w:noProof w:val="0"/>
        </w:rPr>
        <w:t>e.g., for dopamine 800 mg in 250 mL D5W, the field would contain the value "250".</w:t>
      </w:r>
    </w:p>
    <w:p w14:paraId="467C5131" w14:textId="77777777" w:rsidR="00B11855" w:rsidRPr="001F42D3" w:rsidRDefault="003D003E" w:rsidP="001422D4">
      <w:pPr>
        <w:pStyle w:val="HL7Field"/>
        <w:ind w:hanging="2"/>
      </w:pPr>
      <w:r w:rsidRPr="001F42D3">
        <w:t>RXG-24   Give Drug Strength Volume Units</w:t>
      </w:r>
    </w:p>
    <w:p w14:paraId="2A4396A0"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1F42D3" w:rsidRDefault="003D003E" w:rsidP="002E3ED0">
      <w:pPr>
        <w:pStyle w:val="HL7FieldIndent2"/>
        <w:ind w:left="0" w:hanging="2"/>
        <w:rPr>
          <w:noProof w:val="0"/>
        </w:rPr>
      </w:pPr>
      <w:r w:rsidRPr="001F42D3">
        <w:rPr>
          <w:noProof w:val="0"/>
        </w:rPr>
        <w:t xml:space="preserve">Definition: This field contains the coded units for the Give Drug Strength Volume. The preferred format is an MDC value; UCUM values are also acceptable. </w:t>
      </w:r>
    </w:p>
    <w:p w14:paraId="0DB5EF43" w14:textId="64212116" w:rsidR="006E20D6" w:rsidRPr="001F42D3" w:rsidRDefault="003D003E" w:rsidP="005C1693">
      <w:pPr>
        <w:pStyle w:val="HL7FieldIndent2"/>
        <w:ind w:left="0" w:hanging="2"/>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that the first three components of RXG-24 contain one of the following sets of values: </w:t>
      </w:r>
    </w:p>
    <w:p w14:paraId="17A889DA" w14:textId="4BB408F5" w:rsidR="00B11855" w:rsidRPr="005C1693" w:rsidRDefault="003D003E" w:rsidP="005C1693">
      <w:pPr>
        <w:pStyle w:val="ListBullet2"/>
      </w:pPr>
      <w:r w:rsidRPr="005C1693">
        <w:t xml:space="preserve">263762^MDC_DIM_MILLI_L^MDC </w:t>
      </w:r>
    </w:p>
    <w:p w14:paraId="37BD1FA0" w14:textId="055948A9" w:rsidR="00B11855" w:rsidRPr="005C1693" w:rsidRDefault="003D003E" w:rsidP="005C1693">
      <w:pPr>
        <w:pStyle w:val="ListBullet2"/>
      </w:pPr>
      <w:proofErr w:type="spellStart"/>
      <w:r w:rsidRPr="005C1693">
        <w:t>mL^mL^UCUM</w:t>
      </w:r>
      <w:proofErr w:type="spellEnd"/>
      <w:r w:rsidRPr="005C1693">
        <w:t xml:space="preserve"> </w:t>
      </w:r>
    </w:p>
    <w:p w14:paraId="732534D2" w14:textId="77777777" w:rsidR="00B11855" w:rsidRPr="001F42D3" w:rsidRDefault="003D003E" w:rsidP="001422D4">
      <w:pPr>
        <w:pStyle w:val="HL7Field"/>
        <w:ind w:hanging="2"/>
      </w:pPr>
      <w:r w:rsidRPr="001F42D3">
        <w:t>RXG-25   Give Barcode Identifier</w:t>
      </w:r>
    </w:p>
    <w:p w14:paraId="75686315" w14:textId="0763975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ins w:id="259" w:author="Kurt Elliason" w:date="2025-09-23T16:01:00Z" w16du:dateUtc="2025-09-23T21:01:00Z">
        <w:r w:rsidR="00B4782C">
          <w:rPr>
            <w:noProof w:val="0"/>
          </w:rPr>
          <w:t>8.1</w:t>
        </w:r>
      </w:ins>
      <w:del w:id="260" w:author="Kurt Elliason" w:date="2025-09-23T16:01:00Z" w16du:dateUtc="2025-09-23T21:01:00Z">
        <w:r w:rsidRPr="001F42D3" w:rsidDel="00B4782C">
          <w:rPr>
            <w:noProof w:val="0"/>
          </w:rPr>
          <w:delText>6</w:delText>
        </w:r>
      </w:del>
      <w:r w:rsidRPr="001F42D3">
        <w:rPr>
          <w:noProof w:val="0"/>
        </w:rPr>
        <w:t xml:space="preserve"> Section 4</w:t>
      </w:r>
      <w:ins w:id="261" w:author="Kurt Elliason" w:date="2025-09-23T16:02:00Z" w16du:dateUtc="2025-09-23T21:02:00Z">
        <w:r w:rsidR="00B4782C">
          <w:rPr>
            <w:noProof w:val="0"/>
          </w:rPr>
          <w:t>A</w:t>
        </w:r>
      </w:ins>
      <w:r w:rsidRPr="001F42D3">
        <w:rPr>
          <w:noProof w:val="0"/>
        </w:rPr>
        <w:t>.</w:t>
      </w:r>
      <w:del w:id="262" w:author="Kurt Elliason" w:date="2025-09-23T16:02:00Z" w16du:dateUtc="2025-09-23T21:02:00Z">
        <w:r w:rsidRPr="001F42D3" w:rsidDel="00B4782C">
          <w:rPr>
            <w:noProof w:val="0"/>
          </w:rPr>
          <w:delText>1</w:delText>
        </w:r>
      </w:del>
      <w:r w:rsidRPr="001F42D3">
        <w:rPr>
          <w:noProof w:val="0"/>
        </w:rPr>
        <w:t xml:space="preserve">4.6.25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0AE1424" w14:textId="77777777" w:rsidR="00B11855" w:rsidRPr="001F42D3" w:rsidRDefault="003D003E" w:rsidP="001422D4">
      <w:pPr>
        <w:pStyle w:val="HL7Field"/>
        <w:ind w:hanging="2"/>
      </w:pPr>
      <w:r w:rsidRPr="001F42D3">
        <w:t>RXG-26   Pharmacy Order Type</w:t>
      </w:r>
    </w:p>
    <w:p w14:paraId="71477820" w14:textId="75EB1574" w:rsidR="00B11855" w:rsidRPr="001F42D3" w:rsidRDefault="003D003E">
      <w:pPr>
        <w:pStyle w:val="HL7FieldIndent2"/>
        <w:ind w:left="0"/>
        <w:rPr>
          <w:noProof w:val="0"/>
        </w:rPr>
        <w:pPrChange w:id="263" w:author="Kurt Elliason" w:date="2025-09-23T16:09:00Z" w16du:dateUtc="2025-09-23T21:09:00Z">
          <w:pPr>
            <w:pStyle w:val="HL7FieldIndent2"/>
            <w:ind w:left="0" w:hanging="2"/>
          </w:pPr>
        </w:pPrChange>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del w:id="264" w:author="Kurt Elliason" w:date="2025-09-23T16:01:00Z" w16du:dateUtc="2025-09-23T21:01:00Z">
        <w:r w:rsidRPr="001F42D3" w:rsidDel="00B4782C">
          <w:rPr>
            <w:noProof w:val="0"/>
          </w:rPr>
          <w:delText xml:space="preserve">6 </w:delText>
        </w:r>
      </w:del>
      <w:ins w:id="265" w:author="Kurt Elliason" w:date="2025-09-23T16:01:00Z" w16du:dateUtc="2025-09-23T21:01:00Z">
        <w:r w:rsidR="00B4782C">
          <w:rPr>
            <w:noProof w:val="0"/>
          </w:rPr>
          <w:t>8.1</w:t>
        </w:r>
        <w:r w:rsidR="00B4782C" w:rsidRPr="001F42D3">
          <w:rPr>
            <w:noProof w:val="0"/>
          </w:rPr>
          <w:t xml:space="preserve"> </w:t>
        </w:r>
      </w:ins>
      <w:r w:rsidRPr="001F42D3">
        <w:rPr>
          <w:noProof w:val="0"/>
        </w:rPr>
        <w:t>Section 4</w:t>
      </w:r>
      <w:ins w:id="266" w:author="Kurt Elliason" w:date="2025-09-23T16:02:00Z" w16du:dateUtc="2025-09-23T21:02:00Z">
        <w:r w:rsidR="00B4782C">
          <w:rPr>
            <w:noProof w:val="0"/>
          </w:rPr>
          <w:t>A</w:t>
        </w:r>
      </w:ins>
      <w:r w:rsidRPr="001F42D3">
        <w:rPr>
          <w:noProof w:val="0"/>
        </w:rPr>
        <w:t>.</w:t>
      </w:r>
      <w:del w:id="267" w:author="Kurt Elliason" w:date="2025-09-23T16:02:00Z" w16du:dateUtc="2025-09-23T21:02:00Z">
        <w:r w:rsidRPr="001F42D3" w:rsidDel="00B4782C">
          <w:rPr>
            <w:noProof w:val="0"/>
          </w:rPr>
          <w:delText>1</w:delText>
        </w:r>
      </w:del>
      <w:r w:rsidRPr="001F42D3">
        <w:rPr>
          <w:noProof w:val="0"/>
        </w:rPr>
        <w:t xml:space="preserve">4.6.26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5DD855AA" w14:textId="005A10CC" w:rsidR="00B11855" w:rsidRPr="001F42D3" w:rsidRDefault="003D003E" w:rsidP="00CF5627">
      <w:pPr>
        <w:pStyle w:val="HL7Field"/>
        <w:ind w:hanging="2"/>
      </w:pPr>
      <w:r w:rsidRPr="001F42D3">
        <w:lastRenderedPageBreak/>
        <w:t xml:space="preserve">RXG-27 to </w:t>
      </w:r>
      <w:del w:id="268" w:author="Kurt Elliason" w:date="2025-09-23T16:00:00Z" w16du:dateUtc="2025-09-23T21:00:00Z">
        <w:r w:rsidRPr="001F42D3" w:rsidDel="00B4782C">
          <w:delText xml:space="preserve">30 </w:delText>
        </w:r>
      </w:del>
      <w:ins w:id="269" w:author="Kurt Elliason" w:date="2025-09-23T16:00:00Z" w16du:dateUtc="2025-09-23T21:00:00Z">
        <w:r w:rsidR="00B4782C" w:rsidRPr="001F42D3">
          <w:t>3</w:t>
        </w:r>
        <w:r w:rsidR="00B4782C">
          <w:t>1</w:t>
        </w:r>
        <w:r w:rsidR="00B4782C" w:rsidRPr="001F42D3">
          <w:t xml:space="preserve"> </w:t>
        </w:r>
      </w:ins>
    </w:p>
    <w:p w14:paraId="4F5B4648" w14:textId="7039760A" w:rsidR="00B11855" w:rsidRDefault="003D003E" w:rsidP="002E3ED0">
      <w:pPr>
        <w:pStyle w:val="HL7FieldIndent2"/>
        <w:ind w:left="0" w:hanging="2"/>
        <w:rPr>
          <w:ins w:id="270" w:author="Kurt Elliason" w:date="2025-09-23T16:02:00Z" w16du:dateUtc="2025-09-23T21:02:00Z"/>
          <w:noProof w:val="0"/>
        </w:rPr>
      </w:pPr>
      <w:r w:rsidRPr="001F42D3">
        <w:rPr>
          <w:noProof w:val="0"/>
        </w:rPr>
        <w:t xml:space="preserve">These fields are not supported by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w:t>
      </w:r>
    </w:p>
    <w:p w14:paraId="5B88B9D9" w14:textId="77777777" w:rsidR="00B4782C" w:rsidRPr="00B4782C" w:rsidRDefault="00B4782C">
      <w:pPr>
        <w:spacing w:after="120"/>
        <w:rPr>
          <w:ins w:id="271" w:author="Kurt Elliason" w:date="2025-09-23T16:01:00Z" w16du:dateUtc="2025-09-23T21:01:00Z"/>
          <w:szCs w:val="24"/>
        </w:rPr>
        <w:pPrChange w:id="272" w:author="Kurt Elliason" w:date="2025-09-23T16:09:00Z" w16du:dateUtc="2025-09-23T21:09:00Z">
          <w:pPr>
            <w:spacing w:before="0"/>
          </w:pPr>
        </w:pPrChange>
      </w:pPr>
      <w:ins w:id="273" w:author="Kurt Elliason" w:date="2025-09-23T16:01:00Z" w16du:dateUtc="2025-09-23T21:01:00Z">
        <w:r w:rsidRPr="00B4782C">
          <w:rPr>
            <w:b/>
            <w:bCs/>
            <w:color w:val="FF0000"/>
            <w:szCs w:val="24"/>
          </w:rPr>
          <w:t>RXG-32 Dispense Amount </w:t>
        </w:r>
      </w:ins>
    </w:p>
    <w:p w14:paraId="274E98B1" w14:textId="77777777" w:rsidR="00B4782C" w:rsidRDefault="00B4782C">
      <w:pPr>
        <w:rPr>
          <w:ins w:id="274" w:author="Kurt Elliason" w:date="2025-09-23T16:03:00Z" w16du:dateUtc="2025-09-23T21:03:00Z"/>
          <w:color w:val="FF0000"/>
          <w:szCs w:val="24"/>
        </w:rPr>
        <w:pPrChange w:id="275" w:author="Kurt Elliason" w:date="2025-09-23T16:09:00Z" w16du:dateUtc="2025-09-23T21:09:00Z">
          <w:pPr>
            <w:spacing w:before="0"/>
          </w:pPr>
        </w:pPrChange>
      </w:pPr>
      <w:ins w:id="276" w:author="Kurt Elliason" w:date="2025-09-23T16:01:00Z" w16du:dateUtc="2025-09-23T21:01:00Z">
        <w:r w:rsidRPr="00B4782C">
          <w:rPr>
            <w:color w:val="FF0000"/>
            <w:szCs w:val="24"/>
          </w:rPr>
          <w:t>Definition: This field contains the amount to be dispensed as encoded by the pharmacy or treatment supplier. </w:t>
        </w:r>
      </w:ins>
    </w:p>
    <w:p w14:paraId="0D44967F" w14:textId="77777777" w:rsidR="00B4782C" w:rsidRPr="00B4782C" w:rsidRDefault="00B4782C">
      <w:pPr>
        <w:spacing w:after="120"/>
        <w:rPr>
          <w:ins w:id="277" w:author="Kurt Elliason" w:date="2025-09-23T16:01:00Z" w16du:dateUtc="2025-09-23T21:01:00Z"/>
          <w:szCs w:val="24"/>
        </w:rPr>
        <w:pPrChange w:id="278" w:author="Kurt Elliason" w:date="2025-09-23T16:10:00Z" w16du:dateUtc="2025-09-23T21:10:00Z">
          <w:pPr>
            <w:spacing w:before="0"/>
          </w:pPr>
        </w:pPrChange>
      </w:pPr>
      <w:ins w:id="279" w:author="Kurt Elliason" w:date="2025-09-23T16:01:00Z" w16du:dateUtc="2025-09-23T21:01:00Z">
        <w:r w:rsidRPr="00B4782C">
          <w:rPr>
            <w:b/>
            <w:bCs/>
            <w:color w:val="FF0000"/>
            <w:szCs w:val="24"/>
          </w:rPr>
          <w:t>RXG-33 Dispense Units </w:t>
        </w:r>
      </w:ins>
    </w:p>
    <w:p w14:paraId="1B4E3199" w14:textId="77777777" w:rsidR="00B4782C" w:rsidRPr="0039288C" w:rsidRDefault="00B4782C">
      <w:pPr>
        <w:spacing w:after="120"/>
        <w:rPr>
          <w:ins w:id="280" w:author="Kurt Elliason" w:date="2025-09-23T16:01:00Z" w16du:dateUtc="2025-09-23T21:01:00Z"/>
          <w:rFonts w:ascii="Courier New" w:hAnsi="Courier New" w:cs="Courier New"/>
          <w:sz w:val="16"/>
          <w:szCs w:val="16"/>
          <w:rPrChange w:id="281" w:author="Kurt Elliason" w:date="2025-09-23T16:08:00Z" w16du:dateUtc="2025-09-23T21:08:00Z">
            <w:rPr>
              <w:ins w:id="282" w:author="Kurt Elliason" w:date="2025-09-23T16:01:00Z" w16du:dateUtc="2025-09-23T21:01:00Z"/>
              <w:szCs w:val="24"/>
            </w:rPr>
          </w:rPrChange>
        </w:rPr>
        <w:pPrChange w:id="283" w:author="Kurt Elliason" w:date="2025-09-23T16:08:00Z" w16du:dateUtc="2025-09-23T21:08:00Z">
          <w:pPr>
            <w:spacing w:before="0"/>
          </w:pPr>
        </w:pPrChange>
      </w:pPr>
      <w:ins w:id="284" w:author="Kurt Elliason" w:date="2025-09-23T16:01:00Z" w16du:dateUtc="2025-09-23T21:01:00Z">
        <w:r w:rsidRPr="0039288C">
          <w:rPr>
            <w:rFonts w:ascii="Courier New" w:hAnsi="Courier New" w:cs="Courier New"/>
            <w:color w:val="FF0000"/>
            <w:sz w:val="16"/>
            <w:szCs w:val="16"/>
            <w:rPrChange w:id="285" w:author="Kurt Elliason" w:date="2025-09-23T16:08:00Z" w16du:dateUtc="2025-09-23T21:08:00Z">
              <w:rPr>
                <w:color w:val="FF0000"/>
                <w:szCs w:val="24"/>
              </w:rPr>
            </w:rPrChange>
          </w:rPr>
          <w:t xml:space="preserve">Components: &lt;Identifier (ST)&gt; ^ &lt;Text (ST)&gt; ^ &lt;Name of Coding System (ID)&gt; ^ &lt;Alternate Identifier (ST)&gt; ^ &lt;Alternate Text (ST)&gt; ^ &lt;Name of Alternate Coding System (ID)&gt; ^ &lt;Coding System Version ID (ST)&gt; ^ &lt;Alternate Coding System Version ID (ST)&gt; ^ &lt;Original Text (ST)&gt; </w:t>
        </w:r>
      </w:ins>
    </w:p>
    <w:p w14:paraId="2117CA84" w14:textId="77777777" w:rsidR="0039288C" w:rsidRPr="0039288C" w:rsidRDefault="0039288C">
      <w:pPr>
        <w:spacing w:before="0"/>
        <w:rPr>
          <w:ins w:id="286" w:author="Kurt Elliason" w:date="2025-09-23T16:06:00Z" w16du:dateUtc="2025-09-23T21:06:00Z"/>
          <w:szCs w:val="24"/>
        </w:rPr>
        <w:pPrChange w:id="287" w:author="Kurt Elliason" w:date="2025-09-23T16:09:00Z" w16du:dateUtc="2025-09-23T21:09:00Z">
          <w:pPr>
            <w:spacing w:before="0"/>
            <w:ind w:left="720"/>
          </w:pPr>
        </w:pPrChange>
      </w:pPr>
      <w:ins w:id="288" w:author="Kurt Elliason" w:date="2025-09-23T16:06:00Z" w16du:dateUtc="2025-09-23T21:06:00Z">
        <w:r w:rsidRPr="0039288C">
          <w:rPr>
            <w:color w:val="FF0000"/>
            <w:szCs w:val="24"/>
            <w:rPrChange w:id="289" w:author="Kurt Elliason" w:date="2025-09-23T16:07:00Z" w16du:dateUtc="2025-09-23T21:07:00Z">
              <w:rPr>
                <w:color w:val="FF0000"/>
                <w:sz w:val="23"/>
                <w:szCs w:val="23"/>
              </w:rPr>
            </w:rPrChange>
          </w:rPr>
          <w:t xml:space="preserve">Definition: This field contains the units for the dispense amount as encoded by the pharmacy or treatment supplier. This field is required if the units are not implied by the actual </w:t>
        </w:r>
        <w:proofErr w:type="gramStart"/>
        <w:r w:rsidRPr="0039288C">
          <w:rPr>
            <w:color w:val="FF0000"/>
            <w:szCs w:val="24"/>
            <w:rPrChange w:id="290" w:author="Kurt Elliason" w:date="2025-09-23T16:07:00Z" w16du:dateUtc="2025-09-23T21:07:00Z">
              <w:rPr>
                <w:color w:val="FF0000"/>
                <w:sz w:val="23"/>
                <w:szCs w:val="23"/>
              </w:rPr>
            </w:rPrChange>
          </w:rPr>
          <w:t>dispense</w:t>
        </w:r>
        <w:proofErr w:type="gramEnd"/>
        <w:r w:rsidRPr="0039288C">
          <w:rPr>
            <w:color w:val="FF0000"/>
            <w:szCs w:val="24"/>
            <w:rPrChange w:id="291" w:author="Kurt Elliason" w:date="2025-09-23T16:07:00Z" w16du:dateUtc="2025-09-23T21:07:00Z">
              <w:rPr>
                <w:color w:val="FF0000"/>
                <w:sz w:val="23"/>
                <w:szCs w:val="23"/>
              </w:rPr>
            </w:rPrChange>
          </w:rPr>
          <w:t xml:space="preserve"> code. This must be in simple units that reflect the actual quantity of the substance dispensed. It does not include compound units  The preferred format is an MDC value; UCUM values are also acceptable. </w:t>
        </w:r>
      </w:ins>
    </w:p>
    <w:p w14:paraId="28C0EA65" w14:textId="77777777" w:rsidR="0039288C" w:rsidRPr="0039288C" w:rsidRDefault="0039288C">
      <w:pPr>
        <w:spacing w:before="0"/>
        <w:rPr>
          <w:ins w:id="292" w:author="Kurt Elliason" w:date="2025-09-23T16:06:00Z" w16du:dateUtc="2025-09-23T21:06:00Z"/>
          <w:szCs w:val="24"/>
        </w:rPr>
        <w:pPrChange w:id="293" w:author="Kurt Elliason" w:date="2025-09-23T16:07:00Z" w16du:dateUtc="2025-09-23T21:07:00Z">
          <w:pPr>
            <w:spacing w:before="0"/>
            <w:ind w:left="720"/>
          </w:pPr>
        </w:pPrChange>
      </w:pPr>
      <w:proofErr w:type="gramStart"/>
      <w:ins w:id="294" w:author="Kurt Elliason" w:date="2025-09-23T16:06:00Z" w16du:dateUtc="2025-09-23T21:06:00Z">
        <w:r w:rsidRPr="0039288C">
          <w:rPr>
            <w:color w:val="FF0000"/>
            <w:szCs w:val="24"/>
            <w:rPrChange w:id="295" w:author="Kurt Elliason" w:date="2025-09-23T16:07:00Z" w16du:dateUtc="2025-09-23T21:07:00Z">
              <w:rPr>
                <w:color w:val="FF0000"/>
                <w:sz w:val="23"/>
                <w:szCs w:val="23"/>
              </w:rPr>
            </w:rPrChange>
          </w:rPr>
          <w:t>The DEV</w:t>
        </w:r>
        <w:proofErr w:type="gramEnd"/>
        <w:r w:rsidRPr="0039288C">
          <w:rPr>
            <w:color w:val="FF0000"/>
            <w:szCs w:val="24"/>
            <w:rPrChange w:id="296" w:author="Kurt Elliason" w:date="2025-09-23T16:07:00Z" w16du:dateUtc="2025-09-23T21:07:00Z">
              <w:rPr>
                <w:color w:val="FF0000"/>
                <w:sz w:val="23"/>
                <w:szCs w:val="23"/>
              </w:rPr>
            </w:rPrChange>
          </w:rPr>
          <w:t xml:space="preserve"> TF requires that the first three components of RXG-33 contain one of the following sets of values: </w:t>
        </w:r>
      </w:ins>
    </w:p>
    <w:p w14:paraId="0BECE043" w14:textId="77777777" w:rsidR="0039288C" w:rsidRPr="0039288C" w:rsidRDefault="0039288C">
      <w:pPr>
        <w:spacing w:before="0"/>
        <w:rPr>
          <w:ins w:id="297" w:author="Kurt Elliason" w:date="2025-09-23T16:06:00Z" w16du:dateUtc="2025-09-23T21:06:00Z"/>
          <w:szCs w:val="24"/>
        </w:rPr>
        <w:pPrChange w:id="298" w:author="Kurt Elliason" w:date="2025-09-23T16:07:00Z" w16du:dateUtc="2025-09-23T21:07:00Z">
          <w:pPr>
            <w:spacing w:before="0"/>
            <w:ind w:left="720"/>
          </w:pPr>
        </w:pPrChange>
      </w:pPr>
      <w:ins w:id="299" w:author="Kurt Elliason" w:date="2025-09-23T16:06:00Z" w16du:dateUtc="2025-09-23T21:06:00Z">
        <w:r w:rsidRPr="0039288C">
          <w:rPr>
            <w:color w:val="FF0000"/>
            <w:szCs w:val="24"/>
            <w:rPrChange w:id="300" w:author="Kurt Elliason" w:date="2025-09-23T16:07:00Z" w16du:dateUtc="2025-09-23T21:07:00Z">
              <w:rPr>
                <w:color w:val="FF0000"/>
                <w:sz w:val="23"/>
                <w:szCs w:val="23"/>
              </w:rPr>
            </w:rPrChange>
          </w:rPr>
          <w:t>• 263762^MDC_DIM_MILLI_L^MDC </w:t>
        </w:r>
      </w:ins>
    </w:p>
    <w:p w14:paraId="19642D54" w14:textId="77777777" w:rsidR="0039288C" w:rsidRPr="0039288C" w:rsidRDefault="0039288C">
      <w:pPr>
        <w:spacing w:before="0"/>
        <w:rPr>
          <w:ins w:id="301" w:author="Kurt Elliason" w:date="2025-09-23T16:06:00Z" w16du:dateUtc="2025-09-23T21:06:00Z"/>
          <w:szCs w:val="24"/>
        </w:rPr>
        <w:pPrChange w:id="302" w:author="Kurt Elliason" w:date="2025-09-23T16:07:00Z" w16du:dateUtc="2025-09-23T21:07:00Z">
          <w:pPr>
            <w:spacing w:before="0"/>
            <w:ind w:left="720"/>
          </w:pPr>
        </w:pPrChange>
      </w:pPr>
      <w:ins w:id="303" w:author="Kurt Elliason" w:date="2025-09-23T16:06:00Z" w16du:dateUtc="2025-09-23T21:06:00Z">
        <w:r w:rsidRPr="0039288C">
          <w:rPr>
            <w:color w:val="FF0000"/>
            <w:szCs w:val="24"/>
            <w:rPrChange w:id="304" w:author="Kurt Elliason" w:date="2025-09-23T16:07:00Z" w16du:dateUtc="2025-09-23T21:07:00Z">
              <w:rPr>
                <w:color w:val="FF0000"/>
                <w:sz w:val="23"/>
                <w:szCs w:val="23"/>
              </w:rPr>
            </w:rPrChange>
          </w:rPr>
          <w:t xml:space="preserve">• </w:t>
        </w:r>
        <w:proofErr w:type="spellStart"/>
        <w:r w:rsidRPr="0039288C">
          <w:rPr>
            <w:color w:val="FF0000"/>
            <w:szCs w:val="24"/>
            <w:rPrChange w:id="305" w:author="Kurt Elliason" w:date="2025-09-23T16:07:00Z" w16du:dateUtc="2025-09-23T21:07:00Z">
              <w:rPr>
                <w:color w:val="FF0000"/>
                <w:sz w:val="23"/>
                <w:szCs w:val="23"/>
              </w:rPr>
            </w:rPrChange>
          </w:rPr>
          <w:t>mL^mL^UCUM</w:t>
        </w:r>
        <w:proofErr w:type="spellEnd"/>
        <w:r w:rsidRPr="0039288C">
          <w:rPr>
            <w:color w:val="FF0000"/>
            <w:szCs w:val="24"/>
            <w:rPrChange w:id="306" w:author="Kurt Elliason" w:date="2025-09-23T16:07:00Z" w16du:dateUtc="2025-09-23T21:07:00Z">
              <w:rPr>
                <w:color w:val="FF0000"/>
                <w:sz w:val="23"/>
                <w:szCs w:val="23"/>
              </w:rPr>
            </w:rPrChange>
          </w:rPr>
          <w:t> </w:t>
        </w:r>
      </w:ins>
    </w:p>
    <w:p w14:paraId="332BB1D4" w14:textId="77777777" w:rsidR="0039288C" w:rsidRPr="0039288C" w:rsidRDefault="0039288C" w:rsidP="0039288C">
      <w:pPr>
        <w:spacing w:before="0"/>
        <w:rPr>
          <w:ins w:id="307" w:author="Kurt Elliason" w:date="2025-09-23T16:06:00Z" w16du:dateUtc="2025-09-23T21:06:00Z"/>
          <w:szCs w:val="24"/>
        </w:rPr>
      </w:pPr>
    </w:p>
    <w:p w14:paraId="2E51E257" w14:textId="77777777" w:rsidR="0039288C" w:rsidRPr="0039288C" w:rsidRDefault="0039288C" w:rsidP="0039288C">
      <w:pPr>
        <w:spacing w:before="0"/>
        <w:rPr>
          <w:ins w:id="308" w:author="Kurt Elliason" w:date="2025-09-23T16:06:00Z" w16du:dateUtc="2025-09-23T21:06:00Z"/>
          <w:szCs w:val="24"/>
        </w:rPr>
      </w:pPr>
      <w:ins w:id="309" w:author="Kurt Elliason" w:date="2025-09-23T16:06:00Z" w16du:dateUtc="2025-09-23T21:06:00Z">
        <w:r w:rsidRPr="0039288C">
          <w:rPr>
            <w:color w:val="FF0000"/>
            <w:szCs w:val="24"/>
            <w:rPrChange w:id="310" w:author="Kurt Elliason" w:date="2025-09-23T16:07:00Z" w16du:dateUtc="2025-09-23T21:07:00Z">
              <w:rPr>
                <w:color w:val="FF0000"/>
                <w:sz w:val="23"/>
                <w:szCs w:val="23"/>
              </w:rPr>
            </w:rPrChange>
          </w:rPr>
          <w:t>See section 3.3.4.4.10.3 Multistep for more information on the use of RXG-32 and RXG-33</w:t>
        </w:r>
      </w:ins>
    </w:p>
    <w:p w14:paraId="78ECB7DC" w14:textId="77777777" w:rsidR="00B4782C" w:rsidRPr="001F42D3" w:rsidRDefault="00B4782C" w:rsidP="002E3ED0">
      <w:pPr>
        <w:pStyle w:val="HL7FieldIndent2"/>
        <w:ind w:left="0" w:hanging="2"/>
        <w:rPr>
          <w:noProof w:val="0"/>
        </w:rPr>
      </w:pPr>
    </w:p>
    <w:p w14:paraId="7428D096" w14:textId="65FF3F9A" w:rsidR="00B2751F" w:rsidRPr="001F42D3" w:rsidRDefault="00B2751F" w:rsidP="00B2751F">
      <w:pPr>
        <w:pStyle w:val="Heading5"/>
        <w:rPr>
          <w:noProof w:val="0"/>
        </w:rPr>
      </w:pPr>
      <w:bookmarkStart w:id="311" w:name="_Toc401769781"/>
      <w:bookmarkStart w:id="312" w:name="_Toc181625122"/>
      <w:bookmarkStart w:id="313" w:name="_Toc401769780"/>
      <w:r w:rsidRPr="001F42D3">
        <w:rPr>
          <w:noProof w:val="0"/>
        </w:rPr>
        <w:t>Usage notes for RXG 17, 18, 23, and 24</w:t>
      </w:r>
      <w:bookmarkEnd w:id="311"/>
      <w:bookmarkEnd w:id="312"/>
    </w:p>
    <w:p w14:paraId="5CD70DB1" w14:textId="77777777" w:rsidR="00B2751F" w:rsidRPr="001F42D3" w:rsidRDefault="00B2751F" w:rsidP="00B2751F">
      <w:pPr>
        <w:pStyle w:val="BodyText"/>
      </w:pPr>
      <w:r w:rsidRPr="001F42D3">
        <w:t>These fields are used by the pump or gateway to determine the concentration of the main ingredient in the infusion. Concentration is defined as:</w:t>
      </w:r>
    </w:p>
    <w:p w14:paraId="4135322B" w14:textId="77777777" w:rsidR="00B2751F" w:rsidRPr="001F42D3" w:rsidRDefault="00B2751F" w:rsidP="00B2751F">
      <w:pPr>
        <w:pStyle w:val="BodyText"/>
      </w:pPr>
      <w:r w:rsidRPr="001F42D3">
        <w:t>[Medication amount][units] / [Diluent amount][units]</w:t>
      </w:r>
    </w:p>
    <w:p w14:paraId="30D2608E" w14:textId="77777777" w:rsidR="00B2751F" w:rsidRPr="001F42D3" w:rsidRDefault="00B2751F" w:rsidP="00B2751F">
      <w:pPr>
        <w:pStyle w:val="BodyText"/>
      </w:pPr>
      <w:r w:rsidRPr="001F42D3">
        <w:t>Example: 800 mg / 250 mL</w:t>
      </w:r>
    </w:p>
    <w:p w14:paraId="11CF05A0" w14:textId="6AE574D4" w:rsidR="00B2751F" w:rsidRPr="001F42D3" w:rsidRDefault="00B2751F" w:rsidP="00B2751F">
      <w:pPr>
        <w:pStyle w:val="BodyText"/>
      </w:pPr>
      <w:r w:rsidRPr="001F42D3">
        <w:t xml:space="preserve">The pump’s onboard drug library may require this information </w:t>
      </w:r>
      <w:proofErr w:type="gramStart"/>
      <w:r w:rsidRPr="001F42D3">
        <w:t>in order to</w:t>
      </w:r>
      <w:proofErr w:type="gramEnd"/>
      <w:r w:rsidRPr="001F42D3">
        <w:t xml:space="preserve"> apply dosing limits to ensure the safe administration of a particular infusion. The "rules" contained in the drug library may be different for different concentrations of the same drug. For example, there may be two different rules for the medication "dopamine</w:t>
      </w:r>
      <w:r w:rsidR="00705976" w:rsidRPr="001F42D3">
        <w:t xml:space="preserve">": </w:t>
      </w:r>
      <w:r w:rsidRPr="001F42D3">
        <w:t>one specific for dopamine 800 mg in 250 mL, and another for any other concentration.</w:t>
      </w:r>
    </w:p>
    <w:p w14:paraId="4E177D07" w14:textId="77777777" w:rsidR="00B2751F" w:rsidRPr="001F42D3" w:rsidRDefault="00B2751F" w:rsidP="00B2751F">
      <w:pPr>
        <w:pStyle w:val="BodyText"/>
      </w:pPr>
      <w:r w:rsidRPr="001F42D3">
        <w:t xml:space="preserve">The BCMA system cannot know when the information is required since the drug library definition is internal to the pump system. BCMA systems may extract the information needed from the underlying order, from their formulary, or both. Basically, if the BCMA </w:t>
      </w:r>
      <w:proofErr w:type="gramStart"/>
      <w:r w:rsidRPr="001F42D3">
        <w:t>is able to</w:t>
      </w:r>
      <w:proofErr w:type="gramEnd"/>
      <w:r w:rsidRPr="001F42D3">
        <w:t xml:space="preserve"> determine these values, they should be supplied in the [PCD-03] transaction.</w:t>
      </w:r>
    </w:p>
    <w:p w14:paraId="76244E54" w14:textId="77777777" w:rsidR="00B2751F" w:rsidRPr="001F42D3" w:rsidRDefault="00B2751F" w:rsidP="00B2751F">
      <w:pPr>
        <w:pStyle w:val="BodyText"/>
      </w:pPr>
      <w:r w:rsidRPr="001F42D3">
        <w:t xml:space="preserve">An analogy to a pharmacy order for an IV fluid containing multiple components (RXC segments) may be helpful in determining how to populate these values. In [PCD-03], RXG-17 </w:t>
      </w:r>
      <w:r w:rsidRPr="001F42D3">
        <w:lastRenderedPageBreak/>
        <w:t xml:space="preserve">and 18 (Give Strength/Units) are analogous to the Component Strength and Units (RXC-5 and 6) for the additive component (i.e., RXC-1 = "A"). Similarly, RXG-23 and 24 (Give Drug Strength Volume/Units) are </w:t>
      </w:r>
      <w:proofErr w:type="gramStart"/>
      <w:r w:rsidRPr="001F42D3">
        <w:t>similar to</w:t>
      </w:r>
      <w:proofErr w:type="gramEnd"/>
      <w:r w:rsidRPr="001F42D3">
        <w:t xml:space="preserve"> Component Drug Strength Volume and Units (RXC-8 and 9) for the base component (RXC-1 = "B").</w:t>
      </w:r>
    </w:p>
    <w:p w14:paraId="69DDF615" w14:textId="77777777" w:rsidR="00B2751F" w:rsidRPr="001F42D3" w:rsidRDefault="00B2751F" w:rsidP="00B2751F">
      <w:pPr>
        <w:pStyle w:val="BodyText"/>
      </w:pPr>
      <w:r w:rsidRPr="001F42D3">
        <w:t>Example:</w:t>
      </w:r>
    </w:p>
    <w:p w14:paraId="0336705B" w14:textId="77777777" w:rsidR="00B2751F" w:rsidRPr="001F42D3" w:rsidRDefault="00B2751F" w:rsidP="00B2751F">
      <w:pPr>
        <w:pStyle w:val="BodyText"/>
      </w:pPr>
      <w:r w:rsidRPr="001F42D3">
        <w:t>Ampicillin 1 g/Sodium chloride 50 mL</w:t>
      </w:r>
    </w:p>
    <w:p w14:paraId="5A80F5AD" w14:textId="77777777" w:rsidR="00B2751F" w:rsidRPr="001F42D3" w:rsidRDefault="00B2751F" w:rsidP="00B2751F">
      <w:pPr>
        <w:pStyle w:val="BodyText"/>
      </w:pPr>
      <w:r w:rsidRPr="001F42D3">
        <w:t>RXC segments for Ampicillin (pharmacy order message):</w:t>
      </w:r>
    </w:p>
    <w:p w14:paraId="205DC48B"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1F42D3" w14:paraId="4393CF5D" w14:textId="77777777" w:rsidTr="00DE39CA">
        <w:trPr>
          <w:cantSplit/>
          <w:jc w:val="center"/>
        </w:trPr>
        <w:tc>
          <w:tcPr>
            <w:tcW w:w="0" w:type="auto"/>
            <w:shd w:val="clear" w:color="auto" w:fill="D9D9D9"/>
          </w:tcPr>
          <w:p w14:paraId="4849D90B" w14:textId="77777777" w:rsidR="00B2751F" w:rsidRPr="001F42D3" w:rsidRDefault="00B2751F" w:rsidP="003A7621">
            <w:pPr>
              <w:pStyle w:val="TableEntryHeader"/>
            </w:pPr>
            <w:r w:rsidRPr="001F42D3">
              <w:t>Component</w:t>
            </w:r>
          </w:p>
        </w:tc>
        <w:tc>
          <w:tcPr>
            <w:tcW w:w="0" w:type="auto"/>
            <w:shd w:val="clear" w:color="auto" w:fill="D9D9D9"/>
          </w:tcPr>
          <w:p w14:paraId="54185EF3" w14:textId="77777777" w:rsidR="00B2751F" w:rsidRPr="001F42D3" w:rsidRDefault="00B2751F" w:rsidP="003A7621">
            <w:pPr>
              <w:pStyle w:val="TableEntryHeader"/>
            </w:pPr>
            <w:r w:rsidRPr="001F42D3">
              <w:t>RXC-1</w:t>
            </w:r>
          </w:p>
        </w:tc>
        <w:tc>
          <w:tcPr>
            <w:tcW w:w="0" w:type="auto"/>
            <w:shd w:val="clear" w:color="auto" w:fill="D9D9D9"/>
          </w:tcPr>
          <w:p w14:paraId="45FF75F4" w14:textId="77777777" w:rsidR="00B2751F" w:rsidRPr="001F42D3" w:rsidRDefault="00B2751F" w:rsidP="003A7621">
            <w:pPr>
              <w:pStyle w:val="TableEntryHeader"/>
            </w:pPr>
            <w:r w:rsidRPr="001F42D3">
              <w:t>RXC-5</w:t>
            </w:r>
          </w:p>
        </w:tc>
        <w:tc>
          <w:tcPr>
            <w:tcW w:w="0" w:type="auto"/>
            <w:shd w:val="clear" w:color="auto" w:fill="D9D9D9"/>
          </w:tcPr>
          <w:p w14:paraId="745CFE22" w14:textId="77777777" w:rsidR="00B2751F" w:rsidRPr="001F42D3" w:rsidRDefault="00B2751F" w:rsidP="003A7621">
            <w:pPr>
              <w:pStyle w:val="TableEntryHeader"/>
            </w:pPr>
            <w:r w:rsidRPr="001F42D3">
              <w:t>RXC-6</w:t>
            </w:r>
          </w:p>
        </w:tc>
        <w:tc>
          <w:tcPr>
            <w:tcW w:w="0" w:type="auto"/>
            <w:shd w:val="clear" w:color="auto" w:fill="D9D9D9"/>
          </w:tcPr>
          <w:p w14:paraId="2E8E5F28" w14:textId="77777777" w:rsidR="00B2751F" w:rsidRPr="001F42D3" w:rsidRDefault="00B2751F" w:rsidP="003A7621">
            <w:pPr>
              <w:pStyle w:val="TableEntryHeader"/>
            </w:pPr>
            <w:r w:rsidRPr="001F42D3">
              <w:t>RXC-8</w:t>
            </w:r>
          </w:p>
        </w:tc>
        <w:tc>
          <w:tcPr>
            <w:tcW w:w="0" w:type="auto"/>
            <w:shd w:val="clear" w:color="auto" w:fill="D9D9D9"/>
          </w:tcPr>
          <w:p w14:paraId="26E53E4D" w14:textId="77777777" w:rsidR="00B2751F" w:rsidRPr="001F42D3" w:rsidRDefault="00B2751F" w:rsidP="003A7621">
            <w:pPr>
              <w:pStyle w:val="TableEntryHeader"/>
            </w:pPr>
            <w:r w:rsidRPr="001F42D3">
              <w:t>RXC-9</w:t>
            </w:r>
          </w:p>
        </w:tc>
      </w:tr>
      <w:tr w:rsidR="00B2751F" w:rsidRPr="001F42D3" w14:paraId="419C199D" w14:textId="77777777" w:rsidTr="006C0E8E">
        <w:trPr>
          <w:cantSplit/>
          <w:jc w:val="center"/>
        </w:trPr>
        <w:tc>
          <w:tcPr>
            <w:tcW w:w="0" w:type="auto"/>
          </w:tcPr>
          <w:p w14:paraId="1886EFE4" w14:textId="77777777" w:rsidR="00B2751F" w:rsidRPr="001F42D3" w:rsidRDefault="00B2751F" w:rsidP="003A7621">
            <w:pPr>
              <w:pStyle w:val="TableEntry"/>
            </w:pPr>
            <w:r w:rsidRPr="001F42D3">
              <w:t>Ampicillin</w:t>
            </w:r>
          </w:p>
        </w:tc>
        <w:tc>
          <w:tcPr>
            <w:tcW w:w="0" w:type="auto"/>
          </w:tcPr>
          <w:p w14:paraId="0BADADC9" w14:textId="77777777" w:rsidR="00B2751F" w:rsidRPr="001F42D3" w:rsidRDefault="00B2751F" w:rsidP="003A7621">
            <w:pPr>
              <w:pStyle w:val="TableEntry"/>
            </w:pPr>
            <w:r w:rsidRPr="001F42D3">
              <w:t>A</w:t>
            </w:r>
          </w:p>
        </w:tc>
        <w:tc>
          <w:tcPr>
            <w:tcW w:w="0" w:type="auto"/>
          </w:tcPr>
          <w:p w14:paraId="20F0B517" w14:textId="77777777" w:rsidR="00B2751F" w:rsidRPr="001F42D3" w:rsidRDefault="00B2751F" w:rsidP="003A7621">
            <w:pPr>
              <w:pStyle w:val="TableEntry"/>
            </w:pPr>
            <w:r w:rsidRPr="001F42D3">
              <w:t>1</w:t>
            </w:r>
          </w:p>
        </w:tc>
        <w:tc>
          <w:tcPr>
            <w:tcW w:w="0" w:type="auto"/>
          </w:tcPr>
          <w:p w14:paraId="4D5FE841" w14:textId="77777777" w:rsidR="00B2751F" w:rsidRPr="001F42D3" w:rsidRDefault="00B2751F" w:rsidP="003A7621">
            <w:pPr>
              <w:pStyle w:val="TableEntry"/>
            </w:pPr>
            <w:r w:rsidRPr="001F42D3">
              <w:t>G</w:t>
            </w:r>
          </w:p>
        </w:tc>
        <w:tc>
          <w:tcPr>
            <w:tcW w:w="0" w:type="auto"/>
          </w:tcPr>
          <w:p w14:paraId="735DE897" w14:textId="77777777" w:rsidR="00B2751F" w:rsidRPr="001F42D3" w:rsidRDefault="00B2751F" w:rsidP="003A7621">
            <w:pPr>
              <w:pStyle w:val="TableEntry"/>
            </w:pPr>
          </w:p>
        </w:tc>
        <w:tc>
          <w:tcPr>
            <w:tcW w:w="0" w:type="auto"/>
          </w:tcPr>
          <w:p w14:paraId="74B0E708" w14:textId="77777777" w:rsidR="00B2751F" w:rsidRPr="001F42D3" w:rsidRDefault="00B2751F" w:rsidP="003A7621">
            <w:pPr>
              <w:pStyle w:val="TableEntry"/>
            </w:pPr>
          </w:p>
        </w:tc>
      </w:tr>
      <w:tr w:rsidR="00B2751F" w:rsidRPr="001F42D3" w14:paraId="56718278" w14:textId="77777777" w:rsidTr="006C0E8E">
        <w:trPr>
          <w:cantSplit/>
          <w:jc w:val="center"/>
        </w:trPr>
        <w:tc>
          <w:tcPr>
            <w:tcW w:w="0" w:type="auto"/>
          </w:tcPr>
          <w:p w14:paraId="1C8F71AE" w14:textId="77777777" w:rsidR="00B2751F" w:rsidRPr="001F42D3" w:rsidRDefault="00B2751F" w:rsidP="003A7621">
            <w:pPr>
              <w:pStyle w:val="TableEntry"/>
            </w:pPr>
            <w:r w:rsidRPr="001F42D3">
              <w:t>Sodium chloride</w:t>
            </w:r>
          </w:p>
        </w:tc>
        <w:tc>
          <w:tcPr>
            <w:tcW w:w="0" w:type="auto"/>
          </w:tcPr>
          <w:p w14:paraId="4608EB4A" w14:textId="77777777" w:rsidR="00B2751F" w:rsidRPr="001F42D3" w:rsidRDefault="00B2751F" w:rsidP="003A7621">
            <w:pPr>
              <w:pStyle w:val="TableEntry"/>
            </w:pPr>
            <w:r w:rsidRPr="001F42D3">
              <w:t>B</w:t>
            </w:r>
          </w:p>
        </w:tc>
        <w:tc>
          <w:tcPr>
            <w:tcW w:w="0" w:type="auto"/>
          </w:tcPr>
          <w:p w14:paraId="5F374FDF" w14:textId="77777777" w:rsidR="00B2751F" w:rsidRPr="001F42D3" w:rsidRDefault="00B2751F" w:rsidP="003A7621">
            <w:pPr>
              <w:pStyle w:val="TableEntry"/>
            </w:pPr>
          </w:p>
        </w:tc>
        <w:tc>
          <w:tcPr>
            <w:tcW w:w="0" w:type="auto"/>
          </w:tcPr>
          <w:p w14:paraId="67FFFD9E" w14:textId="77777777" w:rsidR="00B2751F" w:rsidRPr="001F42D3" w:rsidRDefault="00B2751F" w:rsidP="003A7621">
            <w:pPr>
              <w:pStyle w:val="TableEntry"/>
            </w:pPr>
          </w:p>
        </w:tc>
        <w:tc>
          <w:tcPr>
            <w:tcW w:w="0" w:type="auto"/>
          </w:tcPr>
          <w:p w14:paraId="62B18DE8" w14:textId="77777777" w:rsidR="00B2751F" w:rsidRPr="001F42D3" w:rsidRDefault="00B2751F" w:rsidP="003A7621">
            <w:pPr>
              <w:pStyle w:val="TableEntry"/>
            </w:pPr>
            <w:r w:rsidRPr="001F42D3">
              <w:t>50</w:t>
            </w:r>
          </w:p>
        </w:tc>
        <w:tc>
          <w:tcPr>
            <w:tcW w:w="0" w:type="auto"/>
          </w:tcPr>
          <w:p w14:paraId="509DF29E" w14:textId="77777777" w:rsidR="00B2751F" w:rsidRPr="001F42D3" w:rsidRDefault="00B2751F" w:rsidP="003A7621">
            <w:pPr>
              <w:pStyle w:val="TableEntry"/>
            </w:pPr>
            <w:r w:rsidRPr="001F42D3">
              <w:t>ML</w:t>
            </w:r>
          </w:p>
        </w:tc>
      </w:tr>
    </w:tbl>
    <w:p w14:paraId="5BA72516" w14:textId="77777777" w:rsidR="00B2751F" w:rsidRPr="001F42D3" w:rsidRDefault="00B2751F" w:rsidP="00B2751F">
      <w:pPr>
        <w:pStyle w:val="BodyText"/>
      </w:pPr>
    </w:p>
    <w:p w14:paraId="3646A19F" w14:textId="77777777" w:rsidR="00B2751F" w:rsidRPr="001F42D3" w:rsidRDefault="00B2751F" w:rsidP="00B2751F">
      <w:pPr>
        <w:pStyle w:val="BodyText"/>
      </w:pPr>
      <w:r w:rsidRPr="001F42D3">
        <w:t xml:space="preserve">RXG </w:t>
      </w:r>
      <w:proofErr w:type="gramStart"/>
      <w:r w:rsidRPr="001F42D3">
        <w:t>segment population</w:t>
      </w:r>
      <w:proofErr w:type="gramEnd"/>
      <w:r w:rsidRPr="001F42D3">
        <w:t xml:space="preserve"> for Ampicillin:</w:t>
      </w:r>
    </w:p>
    <w:p w14:paraId="4EB3286D"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1F42D3" w14:paraId="2799E94A" w14:textId="77777777" w:rsidTr="00DE39CA">
        <w:trPr>
          <w:cantSplit/>
          <w:jc w:val="center"/>
        </w:trPr>
        <w:tc>
          <w:tcPr>
            <w:tcW w:w="0" w:type="auto"/>
            <w:shd w:val="clear" w:color="auto" w:fill="D9D9D9"/>
          </w:tcPr>
          <w:p w14:paraId="4A22CB5E" w14:textId="77777777" w:rsidR="00B2751F" w:rsidRPr="001F42D3" w:rsidRDefault="00B2751F" w:rsidP="006E20D6">
            <w:pPr>
              <w:pStyle w:val="TableEntryHeader"/>
            </w:pPr>
            <w:r w:rsidRPr="001F42D3">
              <w:t>RXG-17</w:t>
            </w:r>
          </w:p>
        </w:tc>
        <w:tc>
          <w:tcPr>
            <w:tcW w:w="2601" w:type="dxa"/>
            <w:shd w:val="clear" w:color="auto" w:fill="D9D9D9"/>
          </w:tcPr>
          <w:p w14:paraId="33E0B2F6" w14:textId="77777777" w:rsidR="00B2751F" w:rsidRPr="001F42D3" w:rsidRDefault="00B2751F" w:rsidP="006E20D6">
            <w:pPr>
              <w:pStyle w:val="TableEntryHeader"/>
            </w:pPr>
            <w:r w:rsidRPr="001F42D3">
              <w:t>RXG-18</w:t>
            </w:r>
          </w:p>
        </w:tc>
        <w:tc>
          <w:tcPr>
            <w:tcW w:w="1190" w:type="dxa"/>
            <w:shd w:val="clear" w:color="auto" w:fill="D9D9D9"/>
          </w:tcPr>
          <w:p w14:paraId="4E3E4ABA" w14:textId="77777777" w:rsidR="00B2751F" w:rsidRPr="001F42D3" w:rsidRDefault="00B2751F" w:rsidP="006E20D6">
            <w:pPr>
              <w:pStyle w:val="TableEntryHeader"/>
            </w:pPr>
            <w:r w:rsidRPr="001F42D3">
              <w:t>RXG-23</w:t>
            </w:r>
          </w:p>
        </w:tc>
        <w:tc>
          <w:tcPr>
            <w:tcW w:w="3443" w:type="dxa"/>
            <w:shd w:val="clear" w:color="auto" w:fill="D9D9D9"/>
          </w:tcPr>
          <w:p w14:paraId="46C5A6B9" w14:textId="77777777" w:rsidR="00B2751F" w:rsidRPr="001F42D3" w:rsidRDefault="00B2751F" w:rsidP="006E20D6">
            <w:pPr>
              <w:pStyle w:val="TableEntryHeader"/>
            </w:pPr>
            <w:r w:rsidRPr="001F42D3">
              <w:t>RXG-24</w:t>
            </w:r>
          </w:p>
        </w:tc>
      </w:tr>
      <w:tr w:rsidR="00B2751F" w:rsidRPr="001F42D3" w14:paraId="262EDCD3" w14:textId="77777777" w:rsidTr="006C0E8E">
        <w:trPr>
          <w:cantSplit/>
          <w:jc w:val="center"/>
        </w:trPr>
        <w:tc>
          <w:tcPr>
            <w:tcW w:w="0" w:type="auto"/>
          </w:tcPr>
          <w:p w14:paraId="56978CCE" w14:textId="77777777" w:rsidR="00B2751F" w:rsidRPr="001F42D3" w:rsidRDefault="00B2751F" w:rsidP="006E20D6">
            <w:pPr>
              <w:pStyle w:val="TableEntry"/>
            </w:pPr>
            <w:r w:rsidRPr="001F42D3">
              <w:t>1</w:t>
            </w:r>
          </w:p>
        </w:tc>
        <w:tc>
          <w:tcPr>
            <w:tcW w:w="2601" w:type="dxa"/>
          </w:tcPr>
          <w:p w14:paraId="0F019B46" w14:textId="77777777" w:rsidR="00B2751F" w:rsidRPr="001F42D3" w:rsidRDefault="00B2751F" w:rsidP="006E20D6">
            <w:pPr>
              <w:pStyle w:val="TableEntry"/>
            </w:pPr>
            <w:r w:rsidRPr="001F42D3">
              <w:t>263872^MDC_DIM_X_G^MDC</w:t>
            </w:r>
          </w:p>
        </w:tc>
        <w:tc>
          <w:tcPr>
            <w:tcW w:w="1190" w:type="dxa"/>
          </w:tcPr>
          <w:p w14:paraId="4BAE7723" w14:textId="77777777" w:rsidR="00B2751F" w:rsidRPr="001F42D3" w:rsidRDefault="00B2751F" w:rsidP="006E20D6">
            <w:pPr>
              <w:pStyle w:val="TableEntry"/>
            </w:pPr>
            <w:r w:rsidRPr="001F42D3">
              <w:t>50</w:t>
            </w:r>
          </w:p>
        </w:tc>
        <w:tc>
          <w:tcPr>
            <w:tcW w:w="3443" w:type="dxa"/>
          </w:tcPr>
          <w:p w14:paraId="7F1D6815" w14:textId="77777777" w:rsidR="00B2751F" w:rsidRPr="001F42D3" w:rsidRDefault="00B2751F" w:rsidP="006E20D6">
            <w:pPr>
              <w:pStyle w:val="TableEntry"/>
            </w:pPr>
            <w:r w:rsidRPr="001F42D3">
              <w:t>263762^MDC_DIM_MILLI_L^MDC</w:t>
            </w:r>
          </w:p>
        </w:tc>
      </w:tr>
    </w:tbl>
    <w:p w14:paraId="6EDA5368" w14:textId="77777777" w:rsidR="00B2751F" w:rsidRPr="001F42D3" w:rsidRDefault="00B2751F" w:rsidP="00B2751F">
      <w:pPr>
        <w:pStyle w:val="BodyText"/>
        <w:rPr>
          <w:rStyle w:val="Strong"/>
          <w:b w:val="0"/>
          <w:bCs w:val="0"/>
        </w:rPr>
      </w:pPr>
    </w:p>
    <w:p w14:paraId="48BEA4EE" w14:textId="77777777" w:rsidR="00B2751F" w:rsidRPr="001F42D3" w:rsidRDefault="00B2751F" w:rsidP="00B34AEB">
      <w:pPr>
        <w:pStyle w:val="BodyText"/>
        <w:keepNext/>
        <w:rPr>
          <w:rStyle w:val="Strong"/>
        </w:rPr>
      </w:pPr>
      <w:r w:rsidRPr="001F42D3">
        <w:rPr>
          <w:rStyle w:val="Strong"/>
        </w:rPr>
        <w:t>Premixed medication orders</w:t>
      </w:r>
    </w:p>
    <w:p w14:paraId="54CA2AE2" w14:textId="77777777" w:rsidR="00B2751F" w:rsidRPr="001F42D3" w:rsidRDefault="00B2751F" w:rsidP="00B2751F">
      <w:pPr>
        <w:pStyle w:val="BodyText"/>
      </w:pPr>
      <w:r w:rsidRPr="001F42D3">
        <w:t>Certain marketed medication products are "premixed", containing both the additive and the base mixed together and sold as a single item.</w:t>
      </w:r>
    </w:p>
    <w:p w14:paraId="6ADBF392" w14:textId="77777777" w:rsidR="00B2751F" w:rsidRPr="001F42D3" w:rsidRDefault="00B2751F" w:rsidP="00B2751F">
      <w:pPr>
        <w:pStyle w:val="BodyText"/>
      </w:pPr>
      <w:r w:rsidRPr="001F42D3">
        <w:t>Examples:</w:t>
      </w:r>
    </w:p>
    <w:p w14:paraId="131C0F38" w14:textId="77777777" w:rsidR="00B2751F" w:rsidRPr="001F42D3" w:rsidRDefault="00B2751F" w:rsidP="00B2751F">
      <w:pPr>
        <w:pStyle w:val="BodyText"/>
      </w:pPr>
      <w:r w:rsidRPr="001F42D3">
        <w:t>Dopamine 800 mg / Dextrose 5% 250 mL</w:t>
      </w:r>
    </w:p>
    <w:p w14:paraId="36808F77" w14:textId="77777777" w:rsidR="00B2751F" w:rsidRPr="001F42D3" w:rsidRDefault="00B2751F" w:rsidP="00B2751F">
      <w:pPr>
        <w:pStyle w:val="BodyText"/>
      </w:pPr>
      <w:r w:rsidRPr="001F42D3">
        <w:t>Cefazolin 1 g / Dextrose 5% 50 mL</w:t>
      </w:r>
    </w:p>
    <w:p w14:paraId="7D0CA3F0" w14:textId="77777777" w:rsidR="00B2751F" w:rsidRPr="001F42D3" w:rsidRDefault="00B2751F" w:rsidP="00B2751F">
      <w:pPr>
        <w:pStyle w:val="BodyText"/>
      </w:pPr>
      <w:r w:rsidRPr="001F42D3">
        <w:t xml:space="preserve">RXG segment population for Dopamine: </w:t>
      </w:r>
    </w:p>
    <w:p w14:paraId="68FA3AFA"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1F42D3" w14:paraId="3CBF173C" w14:textId="77777777" w:rsidTr="00DE39CA">
        <w:trPr>
          <w:cantSplit/>
          <w:jc w:val="center"/>
        </w:trPr>
        <w:tc>
          <w:tcPr>
            <w:tcW w:w="0" w:type="auto"/>
            <w:shd w:val="clear" w:color="auto" w:fill="D9D9D9"/>
          </w:tcPr>
          <w:p w14:paraId="62B56E59" w14:textId="77777777" w:rsidR="00B2751F" w:rsidRPr="001F42D3" w:rsidRDefault="00B2751F" w:rsidP="007C53A1">
            <w:pPr>
              <w:pStyle w:val="TableEntryHeader"/>
            </w:pPr>
            <w:r w:rsidRPr="001F42D3">
              <w:t>RXG-17</w:t>
            </w:r>
          </w:p>
        </w:tc>
        <w:tc>
          <w:tcPr>
            <w:tcW w:w="3336" w:type="dxa"/>
            <w:shd w:val="clear" w:color="auto" w:fill="D9D9D9"/>
          </w:tcPr>
          <w:p w14:paraId="65572AE4" w14:textId="77777777" w:rsidR="00B2751F" w:rsidRPr="001F42D3" w:rsidRDefault="00B2751F" w:rsidP="007C53A1">
            <w:pPr>
              <w:pStyle w:val="TableEntryHeader"/>
            </w:pPr>
            <w:r w:rsidRPr="001F42D3">
              <w:t>RXG-18</w:t>
            </w:r>
          </w:p>
        </w:tc>
        <w:tc>
          <w:tcPr>
            <w:tcW w:w="1243" w:type="dxa"/>
            <w:shd w:val="clear" w:color="auto" w:fill="D9D9D9"/>
          </w:tcPr>
          <w:p w14:paraId="5C154F82" w14:textId="77777777" w:rsidR="00B2751F" w:rsidRPr="001F42D3" w:rsidRDefault="00B2751F" w:rsidP="007C53A1">
            <w:pPr>
              <w:pStyle w:val="TableEntryHeader"/>
            </w:pPr>
            <w:r w:rsidRPr="001F42D3">
              <w:t>RXG-23</w:t>
            </w:r>
          </w:p>
        </w:tc>
        <w:tc>
          <w:tcPr>
            <w:tcW w:w="3409" w:type="dxa"/>
            <w:shd w:val="clear" w:color="auto" w:fill="D9D9D9"/>
          </w:tcPr>
          <w:p w14:paraId="38981089" w14:textId="77777777" w:rsidR="00B2751F" w:rsidRPr="001F42D3" w:rsidRDefault="00B2751F" w:rsidP="007C53A1">
            <w:pPr>
              <w:pStyle w:val="TableEntryHeader"/>
            </w:pPr>
            <w:r w:rsidRPr="001F42D3">
              <w:t>RXG-24</w:t>
            </w:r>
          </w:p>
        </w:tc>
      </w:tr>
      <w:tr w:rsidR="00B2751F" w:rsidRPr="001F42D3" w14:paraId="4A37735C" w14:textId="77777777" w:rsidTr="006C0E8E">
        <w:trPr>
          <w:cantSplit/>
          <w:jc w:val="center"/>
        </w:trPr>
        <w:tc>
          <w:tcPr>
            <w:tcW w:w="0" w:type="auto"/>
          </w:tcPr>
          <w:p w14:paraId="09EB2CDF" w14:textId="77777777" w:rsidR="00B2751F" w:rsidRPr="001F42D3" w:rsidRDefault="00B2751F" w:rsidP="006E20D6">
            <w:pPr>
              <w:pStyle w:val="TableEntry"/>
            </w:pPr>
            <w:r w:rsidRPr="001F42D3">
              <w:t>800</w:t>
            </w:r>
          </w:p>
        </w:tc>
        <w:tc>
          <w:tcPr>
            <w:tcW w:w="3336" w:type="dxa"/>
          </w:tcPr>
          <w:p w14:paraId="1E2512D9" w14:textId="77777777" w:rsidR="00B2751F" w:rsidRPr="001F42D3" w:rsidRDefault="00B2751F" w:rsidP="006E20D6">
            <w:pPr>
              <w:pStyle w:val="TableEntry"/>
            </w:pPr>
            <w:r w:rsidRPr="001F42D3">
              <w:t>263890^MDC_DIM_MILLI_G^MDC</w:t>
            </w:r>
          </w:p>
        </w:tc>
        <w:tc>
          <w:tcPr>
            <w:tcW w:w="1243" w:type="dxa"/>
          </w:tcPr>
          <w:p w14:paraId="0F50CC47" w14:textId="77777777" w:rsidR="00B2751F" w:rsidRPr="001F42D3" w:rsidRDefault="00B2751F" w:rsidP="006E20D6">
            <w:pPr>
              <w:pStyle w:val="TableEntry"/>
            </w:pPr>
            <w:r w:rsidRPr="001F42D3">
              <w:t>250</w:t>
            </w:r>
          </w:p>
        </w:tc>
        <w:tc>
          <w:tcPr>
            <w:tcW w:w="3409" w:type="dxa"/>
          </w:tcPr>
          <w:p w14:paraId="29B9712C" w14:textId="77777777" w:rsidR="00B2751F" w:rsidRPr="001F42D3" w:rsidRDefault="00B2751F" w:rsidP="006E20D6">
            <w:pPr>
              <w:pStyle w:val="TableEntry"/>
            </w:pPr>
            <w:r w:rsidRPr="001F42D3">
              <w:t>263762^MDC_DIM_MILLI_L^MDC</w:t>
            </w:r>
          </w:p>
        </w:tc>
      </w:tr>
    </w:tbl>
    <w:p w14:paraId="4C516A1C" w14:textId="77777777" w:rsidR="00B2751F" w:rsidRPr="001F42D3" w:rsidRDefault="00B2751F" w:rsidP="00B2751F">
      <w:pPr>
        <w:pStyle w:val="BodyText"/>
      </w:pPr>
    </w:p>
    <w:p w14:paraId="6A609E45" w14:textId="77777777" w:rsidR="00B2751F" w:rsidRPr="001F42D3" w:rsidRDefault="00B2751F" w:rsidP="00B2751F">
      <w:pPr>
        <w:pStyle w:val="BodyText"/>
        <w:rPr>
          <w:rStyle w:val="Strong"/>
        </w:rPr>
      </w:pPr>
      <w:r w:rsidRPr="001F42D3">
        <w:rPr>
          <w:rStyle w:val="Strong"/>
        </w:rPr>
        <w:t>Fluid orders</w:t>
      </w:r>
    </w:p>
    <w:p w14:paraId="17A49EB3" w14:textId="77777777" w:rsidR="00B2751F" w:rsidRPr="001F42D3" w:rsidRDefault="00B2751F" w:rsidP="00B2751F">
      <w:pPr>
        <w:pStyle w:val="BodyText"/>
      </w:pPr>
      <w:r w:rsidRPr="001F42D3">
        <w:t>"Plain" IV fluids do not contain an additive. The BCMA is not required to populate RXG-17, 18, 23, and 24 for these orders.</w:t>
      </w:r>
    </w:p>
    <w:p w14:paraId="21690681" w14:textId="77777777" w:rsidR="00B2751F" w:rsidRPr="001F42D3" w:rsidRDefault="00B2751F" w:rsidP="005C1693">
      <w:pPr>
        <w:pStyle w:val="BodyText"/>
        <w:keepNext/>
      </w:pPr>
      <w:r w:rsidRPr="001F42D3">
        <w:t>Examples:</w:t>
      </w:r>
    </w:p>
    <w:p w14:paraId="552B55A8" w14:textId="77777777" w:rsidR="00B2751F" w:rsidRPr="001F42D3" w:rsidRDefault="00B2751F" w:rsidP="00B2751F">
      <w:pPr>
        <w:pStyle w:val="BodyText"/>
      </w:pPr>
      <w:r w:rsidRPr="001F42D3">
        <w:t>Dextrose 5% 1000 mL</w:t>
      </w:r>
    </w:p>
    <w:p w14:paraId="7A820337" w14:textId="77777777" w:rsidR="00B2751F" w:rsidRPr="001F42D3" w:rsidRDefault="00B2751F" w:rsidP="00B2751F">
      <w:pPr>
        <w:pStyle w:val="BodyText"/>
      </w:pPr>
      <w:r w:rsidRPr="001F42D3">
        <w:lastRenderedPageBreak/>
        <w:t>Sodium Chloride 0.9% 250 mL</w:t>
      </w:r>
    </w:p>
    <w:p w14:paraId="68C2587A" w14:textId="77777777" w:rsidR="00B2751F" w:rsidRPr="001F42D3" w:rsidRDefault="00B2751F" w:rsidP="00B2751F">
      <w:pPr>
        <w:pStyle w:val="BodyText"/>
        <w:rPr>
          <w:rStyle w:val="Strong"/>
        </w:rPr>
      </w:pPr>
      <w:r w:rsidRPr="001F42D3">
        <w:rPr>
          <w:rStyle w:val="Strong"/>
        </w:rPr>
        <w:t>Orders with multiple additives</w:t>
      </w:r>
    </w:p>
    <w:p w14:paraId="02C93822" w14:textId="77777777" w:rsidR="00B2751F" w:rsidRPr="001F42D3" w:rsidRDefault="00B2751F" w:rsidP="00B2751F">
      <w:pPr>
        <w:pStyle w:val="BodyText"/>
      </w:pPr>
      <w:r w:rsidRPr="001F42D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C37E565" w:rsidR="00B11855" w:rsidRPr="001F42D3" w:rsidRDefault="003D003E" w:rsidP="00123C7B">
      <w:pPr>
        <w:pStyle w:val="Heading5"/>
        <w:rPr>
          <w:noProof w:val="0"/>
        </w:rPr>
      </w:pPr>
      <w:bookmarkStart w:id="314" w:name="_Toc181625123"/>
      <w:r w:rsidRPr="001F42D3">
        <w:rPr>
          <w:noProof w:val="0"/>
        </w:rPr>
        <w:t>TQ1 Timing Quantity Segment</w:t>
      </w:r>
      <w:bookmarkEnd w:id="313"/>
      <w:bookmarkEnd w:id="314"/>
    </w:p>
    <w:p w14:paraId="3481BA84" w14:textId="4366E7BB" w:rsidR="00DF61EC" w:rsidRPr="001F42D3" w:rsidRDefault="003D003E" w:rsidP="00DE39CA">
      <w:pPr>
        <w:pStyle w:val="BodyText"/>
      </w:pPr>
      <w:r w:rsidRPr="001F42D3">
        <w:t xml:space="preserve">This segment is an optional segment which allows the IOP to specify the duration of the infusion order. Along with the ordered dose (RXG.18) the infuser can then calculate the rate at which the infusion should be run. Not all IOCs will be able to support </w:t>
      </w:r>
      <w:r w:rsidR="00705976" w:rsidRPr="001F42D3">
        <w:t>duration-</w:t>
      </w:r>
      <w:r w:rsidRPr="001F42D3">
        <w:t>based infusions</w:t>
      </w:r>
      <w:r w:rsidR="00E86B15" w:rsidRPr="001F42D3">
        <w:t>, and</w:t>
      </w:r>
      <w:r w:rsidRPr="001F42D3">
        <w:t xml:space="preserve"> even vendors that do support will have limits on the types of infusions which support duration</w:t>
      </w:r>
      <w:r w:rsidR="00E86B15" w:rsidRPr="001F42D3">
        <w:t>.</w:t>
      </w:r>
      <w:r w:rsidRPr="001F42D3">
        <w:t xml:space="preserve"> </w:t>
      </w:r>
      <w:r w:rsidR="00E86B15" w:rsidRPr="001F42D3">
        <w:t xml:space="preserve">See </w:t>
      </w:r>
      <w:r w:rsidRPr="001F42D3">
        <w:t xml:space="preserve">each </w:t>
      </w:r>
      <w:r w:rsidR="00FF2B2D" w:rsidRPr="001F42D3">
        <w:t>vendor’s</w:t>
      </w:r>
      <w:r w:rsidRPr="001F42D3">
        <w:t xml:space="preserve"> implementation guide for further details.</w:t>
      </w:r>
    </w:p>
    <w:p w14:paraId="6FDD398F" w14:textId="756B8770" w:rsidR="00B11855" w:rsidRPr="001F42D3" w:rsidRDefault="00185E26" w:rsidP="00CF5627">
      <w:pPr>
        <w:pStyle w:val="TableTitle"/>
      </w:pPr>
      <w:r w:rsidRPr="001F42D3">
        <w:t>Table 3.3.4.4.</w:t>
      </w:r>
      <w:r w:rsidR="00A96603">
        <w:t>7</w:t>
      </w:r>
      <w:r w:rsidRPr="001F42D3">
        <w:t>-1</w:t>
      </w:r>
      <w:r w:rsidR="00B054A1" w:rsidRPr="001F42D3">
        <w:t>:</w:t>
      </w:r>
      <w:r w:rsidRPr="001F42D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1F42D3" w14:paraId="7D065453" w14:textId="77777777" w:rsidTr="0034511D">
        <w:trPr>
          <w:cantSplit/>
          <w:tblHeader/>
          <w:jc w:val="center"/>
        </w:trPr>
        <w:tc>
          <w:tcPr>
            <w:tcW w:w="896" w:type="dxa"/>
            <w:shd w:val="clear" w:color="auto" w:fill="D9D9D9"/>
          </w:tcPr>
          <w:p w14:paraId="14F61A76" w14:textId="77777777" w:rsidR="00B11855" w:rsidRPr="001F42D3" w:rsidRDefault="003D003E" w:rsidP="003A7621">
            <w:pPr>
              <w:pStyle w:val="TableEntryHeader"/>
            </w:pPr>
            <w:r w:rsidRPr="001F42D3">
              <w:t>SEQ</w:t>
            </w:r>
          </w:p>
        </w:tc>
        <w:tc>
          <w:tcPr>
            <w:tcW w:w="810" w:type="dxa"/>
            <w:shd w:val="clear" w:color="auto" w:fill="D9D9D9"/>
          </w:tcPr>
          <w:p w14:paraId="4061EFEB" w14:textId="77777777" w:rsidR="00B11855" w:rsidRPr="001F42D3" w:rsidRDefault="003D003E" w:rsidP="003A7621">
            <w:pPr>
              <w:pStyle w:val="TableEntryHeader"/>
            </w:pPr>
            <w:r w:rsidRPr="001F42D3">
              <w:t>LEN</w:t>
            </w:r>
          </w:p>
        </w:tc>
        <w:tc>
          <w:tcPr>
            <w:tcW w:w="720" w:type="dxa"/>
            <w:shd w:val="clear" w:color="auto" w:fill="D9D9D9"/>
          </w:tcPr>
          <w:p w14:paraId="083DD60D" w14:textId="77777777" w:rsidR="00B11855" w:rsidRPr="001F42D3" w:rsidRDefault="003D003E" w:rsidP="003A7621">
            <w:pPr>
              <w:pStyle w:val="TableEntryHeader"/>
            </w:pPr>
            <w:r w:rsidRPr="001F42D3">
              <w:t>DT</w:t>
            </w:r>
          </w:p>
        </w:tc>
        <w:tc>
          <w:tcPr>
            <w:tcW w:w="990" w:type="dxa"/>
            <w:shd w:val="clear" w:color="auto" w:fill="D9D9D9"/>
          </w:tcPr>
          <w:p w14:paraId="474975BB" w14:textId="77777777" w:rsidR="00B11855" w:rsidRPr="001F42D3" w:rsidRDefault="003D003E" w:rsidP="003A7621">
            <w:pPr>
              <w:pStyle w:val="TableEntryHeader"/>
            </w:pPr>
            <w:r w:rsidRPr="001F42D3">
              <w:t>Usage</w:t>
            </w:r>
          </w:p>
        </w:tc>
        <w:tc>
          <w:tcPr>
            <w:tcW w:w="990" w:type="dxa"/>
            <w:shd w:val="clear" w:color="auto" w:fill="D9D9D9"/>
          </w:tcPr>
          <w:p w14:paraId="68366BEF" w14:textId="77777777" w:rsidR="00B11855" w:rsidRPr="001F42D3" w:rsidRDefault="003D003E" w:rsidP="003A7621">
            <w:pPr>
              <w:pStyle w:val="TableEntryHeader"/>
            </w:pPr>
            <w:r w:rsidRPr="001F42D3">
              <w:t>Card.</w:t>
            </w:r>
          </w:p>
        </w:tc>
        <w:tc>
          <w:tcPr>
            <w:tcW w:w="900" w:type="dxa"/>
            <w:shd w:val="clear" w:color="auto" w:fill="D9D9D9"/>
          </w:tcPr>
          <w:p w14:paraId="0AD7AA56" w14:textId="77777777" w:rsidR="00B11855" w:rsidRPr="001F42D3" w:rsidRDefault="003D003E" w:rsidP="003A7621">
            <w:pPr>
              <w:pStyle w:val="TableEntryHeader"/>
            </w:pPr>
            <w:r w:rsidRPr="001F42D3">
              <w:t>TBL#</w:t>
            </w:r>
          </w:p>
        </w:tc>
        <w:tc>
          <w:tcPr>
            <w:tcW w:w="1080" w:type="dxa"/>
            <w:shd w:val="clear" w:color="auto" w:fill="D9D9D9"/>
          </w:tcPr>
          <w:p w14:paraId="0EAE580C" w14:textId="77777777" w:rsidR="00B11855" w:rsidRPr="001F42D3" w:rsidRDefault="003D003E" w:rsidP="003A7621">
            <w:pPr>
              <w:pStyle w:val="TableEntryHeader"/>
            </w:pPr>
            <w:r w:rsidRPr="001F42D3">
              <w:t>ITEM #</w:t>
            </w:r>
          </w:p>
        </w:tc>
        <w:tc>
          <w:tcPr>
            <w:tcW w:w="2965" w:type="dxa"/>
            <w:shd w:val="clear" w:color="auto" w:fill="D9D9D9"/>
          </w:tcPr>
          <w:p w14:paraId="51747DAE" w14:textId="77777777" w:rsidR="00B11855" w:rsidRPr="001F42D3" w:rsidRDefault="003D003E" w:rsidP="003A7621">
            <w:pPr>
              <w:pStyle w:val="TableEntryHeader"/>
            </w:pPr>
            <w:r w:rsidRPr="001F42D3">
              <w:t>ELEMENT NAME</w:t>
            </w:r>
          </w:p>
        </w:tc>
      </w:tr>
      <w:tr w:rsidR="00C40FD5" w:rsidRPr="001F42D3" w14:paraId="15D0A1B0" w14:textId="77777777" w:rsidTr="0034511D">
        <w:trPr>
          <w:cantSplit/>
          <w:jc w:val="center"/>
        </w:trPr>
        <w:tc>
          <w:tcPr>
            <w:tcW w:w="896" w:type="dxa"/>
          </w:tcPr>
          <w:p w14:paraId="76DDE55E" w14:textId="77777777" w:rsidR="00B11855" w:rsidRPr="001F42D3" w:rsidRDefault="003D003E" w:rsidP="003A7621">
            <w:pPr>
              <w:pStyle w:val="TableEntry"/>
            </w:pPr>
            <w:r w:rsidRPr="001F42D3">
              <w:t>1</w:t>
            </w:r>
          </w:p>
        </w:tc>
        <w:tc>
          <w:tcPr>
            <w:tcW w:w="810" w:type="dxa"/>
          </w:tcPr>
          <w:p w14:paraId="39B532AC" w14:textId="77777777" w:rsidR="00B11855" w:rsidRPr="001F42D3" w:rsidRDefault="003D003E" w:rsidP="003A7621">
            <w:pPr>
              <w:pStyle w:val="TableEntry"/>
            </w:pPr>
            <w:r w:rsidRPr="001F42D3">
              <w:t>4</w:t>
            </w:r>
          </w:p>
        </w:tc>
        <w:tc>
          <w:tcPr>
            <w:tcW w:w="720" w:type="dxa"/>
          </w:tcPr>
          <w:p w14:paraId="7765BD22" w14:textId="77777777" w:rsidR="00B11855" w:rsidRPr="001F42D3" w:rsidRDefault="003D003E" w:rsidP="003A7621">
            <w:pPr>
              <w:pStyle w:val="TableEntry"/>
            </w:pPr>
            <w:r w:rsidRPr="001F42D3">
              <w:t>SI</w:t>
            </w:r>
          </w:p>
        </w:tc>
        <w:tc>
          <w:tcPr>
            <w:tcW w:w="990" w:type="dxa"/>
          </w:tcPr>
          <w:p w14:paraId="1515BA97" w14:textId="77777777" w:rsidR="00B11855" w:rsidRPr="001F42D3" w:rsidRDefault="003D003E" w:rsidP="003A7621">
            <w:pPr>
              <w:pStyle w:val="TableEntry"/>
            </w:pPr>
            <w:r w:rsidRPr="001F42D3">
              <w:t>O</w:t>
            </w:r>
          </w:p>
        </w:tc>
        <w:tc>
          <w:tcPr>
            <w:tcW w:w="990" w:type="dxa"/>
          </w:tcPr>
          <w:p w14:paraId="7DA3E26E" w14:textId="77777777" w:rsidR="00B11855" w:rsidRPr="001F42D3" w:rsidRDefault="003D003E" w:rsidP="003A7621">
            <w:pPr>
              <w:pStyle w:val="TableEntry"/>
            </w:pPr>
            <w:r w:rsidRPr="001F42D3">
              <w:t>[0..1]</w:t>
            </w:r>
          </w:p>
        </w:tc>
        <w:tc>
          <w:tcPr>
            <w:tcW w:w="900" w:type="dxa"/>
          </w:tcPr>
          <w:p w14:paraId="1332A347" w14:textId="77777777" w:rsidR="00B11855" w:rsidRPr="001F42D3" w:rsidRDefault="00B11855" w:rsidP="003A7621">
            <w:pPr>
              <w:pStyle w:val="TableEntry"/>
            </w:pPr>
          </w:p>
        </w:tc>
        <w:tc>
          <w:tcPr>
            <w:tcW w:w="1080" w:type="dxa"/>
          </w:tcPr>
          <w:p w14:paraId="18AEA473" w14:textId="77777777" w:rsidR="00B11855" w:rsidRPr="001F42D3" w:rsidRDefault="003D003E" w:rsidP="003A7621">
            <w:pPr>
              <w:pStyle w:val="TableEntry"/>
            </w:pPr>
            <w:r w:rsidRPr="001F42D3">
              <w:t>01627</w:t>
            </w:r>
          </w:p>
        </w:tc>
        <w:tc>
          <w:tcPr>
            <w:tcW w:w="2965" w:type="dxa"/>
          </w:tcPr>
          <w:p w14:paraId="7EE79874" w14:textId="77777777" w:rsidR="00B11855" w:rsidRPr="001F42D3" w:rsidRDefault="003D003E" w:rsidP="003A7621">
            <w:pPr>
              <w:pStyle w:val="TableEntry"/>
            </w:pPr>
            <w:r w:rsidRPr="001F42D3">
              <w:t>Set ID - TQ1</w:t>
            </w:r>
          </w:p>
        </w:tc>
      </w:tr>
      <w:tr w:rsidR="00C40FD5" w:rsidRPr="001F42D3" w14:paraId="7EE72991" w14:textId="77777777" w:rsidTr="0034511D">
        <w:trPr>
          <w:cantSplit/>
          <w:jc w:val="center"/>
        </w:trPr>
        <w:tc>
          <w:tcPr>
            <w:tcW w:w="896" w:type="dxa"/>
          </w:tcPr>
          <w:p w14:paraId="7FD7A70A" w14:textId="77777777" w:rsidR="00B11855" w:rsidRPr="001F42D3" w:rsidRDefault="003D003E" w:rsidP="003A7621">
            <w:pPr>
              <w:pStyle w:val="TableEntry"/>
            </w:pPr>
            <w:r w:rsidRPr="001F42D3">
              <w:t>2</w:t>
            </w:r>
          </w:p>
        </w:tc>
        <w:tc>
          <w:tcPr>
            <w:tcW w:w="810" w:type="dxa"/>
          </w:tcPr>
          <w:p w14:paraId="0F301D20" w14:textId="77777777" w:rsidR="00B11855" w:rsidRPr="001F42D3" w:rsidRDefault="003D003E" w:rsidP="003A7621">
            <w:pPr>
              <w:pStyle w:val="TableEntry"/>
            </w:pPr>
            <w:r w:rsidRPr="001F42D3">
              <w:t>20</w:t>
            </w:r>
          </w:p>
        </w:tc>
        <w:tc>
          <w:tcPr>
            <w:tcW w:w="720" w:type="dxa"/>
          </w:tcPr>
          <w:p w14:paraId="43DA1D15" w14:textId="77777777" w:rsidR="00B11855" w:rsidRPr="001F42D3" w:rsidRDefault="003D003E" w:rsidP="003A7621">
            <w:pPr>
              <w:pStyle w:val="TableEntry"/>
            </w:pPr>
            <w:r w:rsidRPr="001F42D3">
              <w:t>CQ</w:t>
            </w:r>
          </w:p>
        </w:tc>
        <w:tc>
          <w:tcPr>
            <w:tcW w:w="990" w:type="dxa"/>
          </w:tcPr>
          <w:p w14:paraId="219A7AE8" w14:textId="77777777" w:rsidR="00B11855" w:rsidRPr="001F42D3" w:rsidRDefault="003D003E" w:rsidP="003A7621">
            <w:pPr>
              <w:pStyle w:val="TableEntry"/>
            </w:pPr>
            <w:r w:rsidRPr="001F42D3">
              <w:t>X</w:t>
            </w:r>
          </w:p>
        </w:tc>
        <w:tc>
          <w:tcPr>
            <w:tcW w:w="990" w:type="dxa"/>
          </w:tcPr>
          <w:p w14:paraId="3E69ECAD" w14:textId="77777777" w:rsidR="00B11855" w:rsidRPr="001F42D3" w:rsidRDefault="003D003E" w:rsidP="003A7621">
            <w:pPr>
              <w:pStyle w:val="TableEntry"/>
            </w:pPr>
            <w:r w:rsidRPr="001F42D3">
              <w:t>[0..0]</w:t>
            </w:r>
          </w:p>
        </w:tc>
        <w:tc>
          <w:tcPr>
            <w:tcW w:w="900" w:type="dxa"/>
          </w:tcPr>
          <w:p w14:paraId="00A96CE3" w14:textId="77777777" w:rsidR="00B11855" w:rsidRPr="001F42D3" w:rsidRDefault="00B11855" w:rsidP="003A7621">
            <w:pPr>
              <w:pStyle w:val="TableEntry"/>
            </w:pPr>
          </w:p>
        </w:tc>
        <w:tc>
          <w:tcPr>
            <w:tcW w:w="1080" w:type="dxa"/>
          </w:tcPr>
          <w:p w14:paraId="7EC2F13D" w14:textId="77777777" w:rsidR="00B11855" w:rsidRPr="001F42D3" w:rsidRDefault="003D003E" w:rsidP="003A7621">
            <w:pPr>
              <w:pStyle w:val="TableEntry"/>
            </w:pPr>
            <w:r w:rsidRPr="001F42D3">
              <w:t>01628</w:t>
            </w:r>
          </w:p>
        </w:tc>
        <w:tc>
          <w:tcPr>
            <w:tcW w:w="2965" w:type="dxa"/>
          </w:tcPr>
          <w:p w14:paraId="17ADBAE2" w14:textId="77777777" w:rsidR="00B11855" w:rsidRPr="001F42D3" w:rsidRDefault="003D003E" w:rsidP="003A7621">
            <w:pPr>
              <w:pStyle w:val="TableEntry"/>
            </w:pPr>
            <w:r w:rsidRPr="001F42D3">
              <w:t>Quantity</w:t>
            </w:r>
          </w:p>
        </w:tc>
      </w:tr>
      <w:tr w:rsidR="00C40FD5" w:rsidRPr="001F42D3" w14:paraId="58FDA008" w14:textId="77777777" w:rsidTr="0034511D">
        <w:trPr>
          <w:cantSplit/>
          <w:jc w:val="center"/>
        </w:trPr>
        <w:tc>
          <w:tcPr>
            <w:tcW w:w="896" w:type="dxa"/>
          </w:tcPr>
          <w:p w14:paraId="0532AC18" w14:textId="77777777" w:rsidR="00B11855" w:rsidRPr="001F42D3" w:rsidRDefault="003D003E" w:rsidP="003A7621">
            <w:pPr>
              <w:pStyle w:val="TableEntry"/>
            </w:pPr>
            <w:r w:rsidRPr="001F42D3">
              <w:t>3</w:t>
            </w:r>
          </w:p>
        </w:tc>
        <w:tc>
          <w:tcPr>
            <w:tcW w:w="810" w:type="dxa"/>
          </w:tcPr>
          <w:p w14:paraId="0400D77C" w14:textId="77777777" w:rsidR="00B11855" w:rsidRPr="001F42D3" w:rsidRDefault="003D003E" w:rsidP="003A7621">
            <w:pPr>
              <w:pStyle w:val="TableEntry"/>
            </w:pPr>
            <w:r w:rsidRPr="001F42D3">
              <w:t>540</w:t>
            </w:r>
          </w:p>
        </w:tc>
        <w:tc>
          <w:tcPr>
            <w:tcW w:w="720" w:type="dxa"/>
          </w:tcPr>
          <w:p w14:paraId="2F575D74" w14:textId="77777777" w:rsidR="00B11855" w:rsidRPr="001F42D3" w:rsidRDefault="003D003E" w:rsidP="003A7621">
            <w:pPr>
              <w:pStyle w:val="TableEntry"/>
            </w:pPr>
            <w:r w:rsidRPr="001F42D3">
              <w:t>RPT</w:t>
            </w:r>
          </w:p>
        </w:tc>
        <w:tc>
          <w:tcPr>
            <w:tcW w:w="990" w:type="dxa"/>
          </w:tcPr>
          <w:p w14:paraId="45A907D4" w14:textId="77777777" w:rsidR="00B11855" w:rsidRPr="001F42D3" w:rsidRDefault="003D003E" w:rsidP="003A7621">
            <w:pPr>
              <w:pStyle w:val="TableEntry"/>
            </w:pPr>
            <w:r w:rsidRPr="001F42D3">
              <w:t>X</w:t>
            </w:r>
          </w:p>
        </w:tc>
        <w:tc>
          <w:tcPr>
            <w:tcW w:w="990" w:type="dxa"/>
          </w:tcPr>
          <w:p w14:paraId="009E1DF2" w14:textId="77777777" w:rsidR="00B11855" w:rsidRPr="001F42D3" w:rsidRDefault="003D003E" w:rsidP="003A7621">
            <w:pPr>
              <w:pStyle w:val="TableEntry"/>
            </w:pPr>
            <w:r w:rsidRPr="001F42D3">
              <w:t>[0..0]</w:t>
            </w:r>
          </w:p>
        </w:tc>
        <w:tc>
          <w:tcPr>
            <w:tcW w:w="900" w:type="dxa"/>
          </w:tcPr>
          <w:p w14:paraId="4CEF7CCB" w14:textId="77777777" w:rsidR="00B11855" w:rsidRPr="001F42D3" w:rsidRDefault="003D003E" w:rsidP="003A7621">
            <w:pPr>
              <w:pStyle w:val="TableEntry"/>
            </w:pPr>
            <w:r w:rsidRPr="001F42D3">
              <w:t>0335</w:t>
            </w:r>
          </w:p>
        </w:tc>
        <w:tc>
          <w:tcPr>
            <w:tcW w:w="1080" w:type="dxa"/>
          </w:tcPr>
          <w:p w14:paraId="1A935436" w14:textId="77777777" w:rsidR="00B11855" w:rsidRPr="001F42D3" w:rsidRDefault="003D003E" w:rsidP="003A7621">
            <w:pPr>
              <w:pStyle w:val="TableEntry"/>
            </w:pPr>
            <w:r w:rsidRPr="001F42D3">
              <w:t>01629</w:t>
            </w:r>
          </w:p>
        </w:tc>
        <w:tc>
          <w:tcPr>
            <w:tcW w:w="2965" w:type="dxa"/>
          </w:tcPr>
          <w:p w14:paraId="2112601B" w14:textId="77777777" w:rsidR="00B11855" w:rsidRPr="001F42D3" w:rsidRDefault="003D003E" w:rsidP="003A7621">
            <w:pPr>
              <w:pStyle w:val="TableEntry"/>
            </w:pPr>
            <w:r w:rsidRPr="001F42D3">
              <w:t>Repeat Pattern</w:t>
            </w:r>
          </w:p>
        </w:tc>
      </w:tr>
      <w:tr w:rsidR="00C40FD5" w:rsidRPr="001F42D3" w14:paraId="2F017013" w14:textId="77777777" w:rsidTr="0034511D">
        <w:trPr>
          <w:cantSplit/>
          <w:jc w:val="center"/>
        </w:trPr>
        <w:tc>
          <w:tcPr>
            <w:tcW w:w="896" w:type="dxa"/>
          </w:tcPr>
          <w:p w14:paraId="14F143E7" w14:textId="77777777" w:rsidR="00B11855" w:rsidRPr="001F42D3" w:rsidRDefault="003D003E" w:rsidP="003A7621">
            <w:pPr>
              <w:pStyle w:val="TableEntry"/>
            </w:pPr>
            <w:r w:rsidRPr="001F42D3">
              <w:t>4</w:t>
            </w:r>
          </w:p>
        </w:tc>
        <w:tc>
          <w:tcPr>
            <w:tcW w:w="810" w:type="dxa"/>
          </w:tcPr>
          <w:p w14:paraId="06C6A51A" w14:textId="77777777" w:rsidR="00B11855" w:rsidRPr="001F42D3" w:rsidRDefault="003D003E" w:rsidP="003A7621">
            <w:pPr>
              <w:pStyle w:val="TableEntry"/>
            </w:pPr>
            <w:r w:rsidRPr="001F42D3">
              <w:t>20</w:t>
            </w:r>
          </w:p>
        </w:tc>
        <w:tc>
          <w:tcPr>
            <w:tcW w:w="720" w:type="dxa"/>
          </w:tcPr>
          <w:p w14:paraId="0DB8820F" w14:textId="77777777" w:rsidR="00B11855" w:rsidRPr="001F42D3" w:rsidRDefault="003D003E" w:rsidP="003A7621">
            <w:pPr>
              <w:pStyle w:val="TableEntry"/>
            </w:pPr>
            <w:r w:rsidRPr="001F42D3">
              <w:t>TM</w:t>
            </w:r>
          </w:p>
        </w:tc>
        <w:tc>
          <w:tcPr>
            <w:tcW w:w="990" w:type="dxa"/>
          </w:tcPr>
          <w:p w14:paraId="7A6221FB" w14:textId="77777777" w:rsidR="00B11855" w:rsidRPr="001F42D3" w:rsidRDefault="003D003E" w:rsidP="003A7621">
            <w:pPr>
              <w:pStyle w:val="TableEntry"/>
            </w:pPr>
            <w:r w:rsidRPr="001F42D3">
              <w:t>X</w:t>
            </w:r>
          </w:p>
        </w:tc>
        <w:tc>
          <w:tcPr>
            <w:tcW w:w="990" w:type="dxa"/>
          </w:tcPr>
          <w:p w14:paraId="21BEA4A7" w14:textId="77777777" w:rsidR="00B11855" w:rsidRPr="001F42D3" w:rsidRDefault="003D003E" w:rsidP="003A7621">
            <w:pPr>
              <w:pStyle w:val="TableEntry"/>
            </w:pPr>
            <w:r w:rsidRPr="001F42D3">
              <w:t>[0..0]</w:t>
            </w:r>
          </w:p>
        </w:tc>
        <w:tc>
          <w:tcPr>
            <w:tcW w:w="900" w:type="dxa"/>
          </w:tcPr>
          <w:p w14:paraId="29BF67EC" w14:textId="77777777" w:rsidR="00B11855" w:rsidRPr="001F42D3" w:rsidRDefault="00B11855" w:rsidP="003A7621">
            <w:pPr>
              <w:pStyle w:val="TableEntry"/>
            </w:pPr>
          </w:p>
        </w:tc>
        <w:tc>
          <w:tcPr>
            <w:tcW w:w="1080" w:type="dxa"/>
          </w:tcPr>
          <w:p w14:paraId="2F0286A0" w14:textId="77777777" w:rsidR="00B11855" w:rsidRPr="001F42D3" w:rsidRDefault="003D003E" w:rsidP="003A7621">
            <w:pPr>
              <w:pStyle w:val="TableEntry"/>
            </w:pPr>
            <w:r w:rsidRPr="001F42D3">
              <w:t>01630</w:t>
            </w:r>
          </w:p>
        </w:tc>
        <w:tc>
          <w:tcPr>
            <w:tcW w:w="2965" w:type="dxa"/>
          </w:tcPr>
          <w:p w14:paraId="0EF38351" w14:textId="77777777" w:rsidR="00B11855" w:rsidRPr="001F42D3" w:rsidRDefault="003D003E" w:rsidP="003A7621">
            <w:pPr>
              <w:pStyle w:val="TableEntry"/>
            </w:pPr>
            <w:r w:rsidRPr="001F42D3">
              <w:t>Explicit Time</w:t>
            </w:r>
          </w:p>
        </w:tc>
      </w:tr>
      <w:tr w:rsidR="00C40FD5" w:rsidRPr="001F42D3" w14:paraId="7CB22409" w14:textId="77777777" w:rsidTr="0034511D">
        <w:trPr>
          <w:cantSplit/>
          <w:jc w:val="center"/>
        </w:trPr>
        <w:tc>
          <w:tcPr>
            <w:tcW w:w="896" w:type="dxa"/>
          </w:tcPr>
          <w:p w14:paraId="653564D6" w14:textId="77777777" w:rsidR="00B11855" w:rsidRPr="001F42D3" w:rsidRDefault="003D003E" w:rsidP="003A7621">
            <w:pPr>
              <w:pStyle w:val="TableEntry"/>
            </w:pPr>
            <w:r w:rsidRPr="001F42D3">
              <w:t>5</w:t>
            </w:r>
          </w:p>
        </w:tc>
        <w:tc>
          <w:tcPr>
            <w:tcW w:w="810" w:type="dxa"/>
          </w:tcPr>
          <w:p w14:paraId="4C6A6113" w14:textId="77777777" w:rsidR="00B11855" w:rsidRPr="001F42D3" w:rsidRDefault="003D003E" w:rsidP="003A7621">
            <w:pPr>
              <w:pStyle w:val="TableEntry"/>
            </w:pPr>
            <w:r w:rsidRPr="001F42D3">
              <w:t>20</w:t>
            </w:r>
          </w:p>
        </w:tc>
        <w:tc>
          <w:tcPr>
            <w:tcW w:w="720" w:type="dxa"/>
          </w:tcPr>
          <w:p w14:paraId="281AEEFE" w14:textId="77777777" w:rsidR="00B11855" w:rsidRPr="001F42D3" w:rsidRDefault="003D003E" w:rsidP="003A7621">
            <w:pPr>
              <w:pStyle w:val="TableEntry"/>
            </w:pPr>
            <w:r w:rsidRPr="001F42D3">
              <w:t>CQ</w:t>
            </w:r>
          </w:p>
        </w:tc>
        <w:tc>
          <w:tcPr>
            <w:tcW w:w="990" w:type="dxa"/>
          </w:tcPr>
          <w:p w14:paraId="2C4F5EFD" w14:textId="77777777" w:rsidR="00B11855" w:rsidRPr="001F42D3" w:rsidRDefault="003D003E" w:rsidP="003A7621">
            <w:pPr>
              <w:pStyle w:val="TableEntry"/>
            </w:pPr>
            <w:r w:rsidRPr="001F42D3">
              <w:t>X</w:t>
            </w:r>
          </w:p>
        </w:tc>
        <w:tc>
          <w:tcPr>
            <w:tcW w:w="990" w:type="dxa"/>
          </w:tcPr>
          <w:p w14:paraId="7BFBEC25" w14:textId="77777777" w:rsidR="00B11855" w:rsidRPr="001F42D3" w:rsidRDefault="003D003E" w:rsidP="003A7621">
            <w:pPr>
              <w:pStyle w:val="TableEntry"/>
            </w:pPr>
            <w:r w:rsidRPr="001F42D3">
              <w:t>[0..0]</w:t>
            </w:r>
          </w:p>
        </w:tc>
        <w:tc>
          <w:tcPr>
            <w:tcW w:w="900" w:type="dxa"/>
          </w:tcPr>
          <w:p w14:paraId="0A9F3849" w14:textId="77777777" w:rsidR="00B11855" w:rsidRPr="001F42D3" w:rsidRDefault="00B11855" w:rsidP="003A7621">
            <w:pPr>
              <w:pStyle w:val="TableEntry"/>
            </w:pPr>
          </w:p>
        </w:tc>
        <w:tc>
          <w:tcPr>
            <w:tcW w:w="1080" w:type="dxa"/>
          </w:tcPr>
          <w:p w14:paraId="193F1147" w14:textId="77777777" w:rsidR="00B11855" w:rsidRPr="001F42D3" w:rsidRDefault="003D003E" w:rsidP="003A7621">
            <w:pPr>
              <w:pStyle w:val="TableEntry"/>
            </w:pPr>
            <w:r w:rsidRPr="001F42D3">
              <w:t>01631</w:t>
            </w:r>
          </w:p>
        </w:tc>
        <w:tc>
          <w:tcPr>
            <w:tcW w:w="2965" w:type="dxa"/>
          </w:tcPr>
          <w:p w14:paraId="23869295" w14:textId="77777777" w:rsidR="00B11855" w:rsidRPr="001F42D3" w:rsidRDefault="003D003E" w:rsidP="003A7621">
            <w:pPr>
              <w:pStyle w:val="TableEntry"/>
            </w:pPr>
            <w:r w:rsidRPr="001F42D3">
              <w:t>Relative Time and Units</w:t>
            </w:r>
          </w:p>
        </w:tc>
      </w:tr>
      <w:tr w:rsidR="00C40FD5" w:rsidRPr="001F42D3" w14:paraId="27EDBC13" w14:textId="77777777" w:rsidTr="0034511D">
        <w:trPr>
          <w:cantSplit/>
          <w:jc w:val="center"/>
        </w:trPr>
        <w:tc>
          <w:tcPr>
            <w:tcW w:w="896" w:type="dxa"/>
          </w:tcPr>
          <w:p w14:paraId="591D592A" w14:textId="77777777" w:rsidR="00B11855" w:rsidRPr="001F42D3" w:rsidRDefault="003D003E" w:rsidP="003A7621">
            <w:pPr>
              <w:pStyle w:val="TableEntry"/>
            </w:pPr>
            <w:r w:rsidRPr="001F42D3">
              <w:t>6</w:t>
            </w:r>
          </w:p>
        </w:tc>
        <w:tc>
          <w:tcPr>
            <w:tcW w:w="810" w:type="dxa"/>
          </w:tcPr>
          <w:p w14:paraId="55F28FAD" w14:textId="77777777" w:rsidR="00B11855" w:rsidRPr="001F42D3" w:rsidRDefault="003D003E" w:rsidP="003A7621">
            <w:pPr>
              <w:pStyle w:val="TableEntry"/>
            </w:pPr>
            <w:r w:rsidRPr="001F42D3">
              <w:t>20</w:t>
            </w:r>
          </w:p>
        </w:tc>
        <w:tc>
          <w:tcPr>
            <w:tcW w:w="720" w:type="dxa"/>
          </w:tcPr>
          <w:p w14:paraId="557EBD82" w14:textId="77777777" w:rsidR="00B11855" w:rsidRPr="001F42D3" w:rsidRDefault="003D003E" w:rsidP="003A7621">
            <w:pPr>
              <w:pStyle w:val="TableEntry"/>
            </w:pPr>
            <w:r w:rsidRPr="001F42D3">
              <w:t>CQ</w:t>
            </w:r>
          </w:p>
        </w:tc>
        <w:tc>
          <w:tcPr>
            <w:tcW w:w="990" w:type="dxa"/>
          </w:tcPr>
          <w:p w14:paraId="7A390003" w14:textId="77777777" w:rsidR="00B11855" w:rsidRPr="001F42D3" w:rsidRDefault="003D003E" w:rsidP="003A7621">
            <w:pPr>
              <w:pStyle w:val="TableEntry"/>
            </w:pPr>
            <w:r w:rsidRPr="001F42D3">
              <w:t>X</w:t>
            </w:r>
          </w:p>
        </w:tc>
        <w:tc>
          <w:tcPr>
            <w:tcW w:w="990" w:type="dxa"/>
          </w:tcPr>
          <w:p w14:paraId="77C2607B" w14:textId="77777777" w:rsidR="00B11855" w:rsidRPr="001F42D3" w:rsidRDefault="003D003E" w:rsidP="003A7621">
            <w:pPr>
              <w:pStyle w:val="TableEntry"/>
            </w:pPr>
            <w:r w:rsidRPr="001F42D3">
              <w:t>[0..0]</w:t>
            </w:r>
          </w:p>
        </w:tc>
        <w:tc>
          <w:tcPr>
            <w:tcW w:w="900" w:type="dxa"/>
          </w:tcPr>
          <w:p w14:paraId="76FC5660" w14:textId="77777777" w:rsidR="00B11855" w:rsidRPr="001F42D3" w:rsidRDefault="00B11855" w:rsidP="003A7621">
            <w:pPr>
              <w:pStyle w:val="TableEntry"/>
            </w:pPr>
          </w:p>
        </w:tc>
        <w:tc>
          <w:tcPr>
            <w:tcW w:w="1080" w:type="dxa"/>
          </w:tcPr>
          <w:p w14:paraId="498A9F47" w14:textId="77777777" w:rsidR="00B11855" w:rsidRPr="001F42D3" w:rsidRDefault="003D003E" w:rsidP="003A7621">
            <w:pPr>
              <w:pStyle w:val="TableEntry"/>
            </w:pPr>
            <w:r w:rsidRPr="001F42D3">
              <w:t>01632</w:t>
            </w:r>
          </w:p>
        </w:tc>
        <w:tc>
          <w:tcPr>
            <w:tcW w:w="2965" w:type="dxa"/>
          </w:tcPr>
          <w:p w14:paraId="660D511D" w14:textId="77777777" w:rsidR="00B11855" w:rsidRPr="001F42D3" w:rsidRDefault="003D003E" w:rsidP="003A7621">
            <w:pPr>
              <w:pStyle w:val="TableEntry"/>
            </w:pPr>
            <w:r w:rsidRPr="001F42D3">
              <w:t>Service Duration</w:t>
            </w:r>
          </w:p>
        </w:tc>
      </w:tr>
      <w:tr w:rsidR="00C40FD5" w:rsidRPr="001F42D3" w14:paraId="2ABD10A2" w14:textId="77777777" w:rsidTr="0034511D">
        <w:trPr>
          <w:cantSplit/>
          <w:jc w:val="center"/>
        </w:trPr>
        <w:tc>
          <w:tcPr>
            <w:tcW w:w="896" w:type="dxa"/>
          </w:tcPr>
          <w:p w14:paraId="6654E603" w14:textId="77777777" w:rsidR="00B11855" w:rsidRPr="001F42D3" w:rsidRDefault="003D003E" w:rsidP="003A7621">
            <w:pPr>
              <w:pStyle w:val="TableEntry"/>
            </w:pPr>
            <w:r w:rsidRPr="001F42D3">
              <w:t>7</w:t>
            </w:r>
          </w:p>
        </w:tc>
        <w:tc>
          <w:tcPr>
            <w:tcW w:w="810" w:type="dxa"/>
          </w:tcPr>
          <w:p w14:paraId="6208FB5F" w14:textId="77777777" w:rsidR="00B11855" w:rsidRPr="001F42D3" w:rsidRDefault="003D003E" w:rsidP="003A7621">
            <w:pPr>
              <w:pStyle w:val="TableEntry"/>
            </w:pPr>
            <w:r w:rsidRPr="001F42D3">
              <w:t>26</w:t>
            </w:r>
          </w:p>
        </w:tc>
        <w:tc>
          <w:tcPr>
            <w:tcW w:w="720" w:type="dxa"/>
          </w:tcPr>
          <w:p w14:paraId="0DA05623" w14:textId="77777777" w:rsidR="00B11855" w:rsidRPr="001F42D3" w:rsidRDefault="003D003E" w:rsidP="003A7621">
            <w:pPr>
              <w:pStyle w:val="TableEntry"/>
            </w:pPr>
            <w:r w:rsidRPr="001F42D3">
              <w:t>TS</w:t>
            </w:r>
          </w:p>
        </w:tc>
        <w:tc>
          <w:tcPr>
            <w:tcW w:w="990" w:type="dxa"/>
          </w:tcPr>
          <w:p w14:paraId="5B154266" w14:textId="77777777" w:rsidR="00B11855" w:rsidRPr="001F42D3" w:rsidRDefault="003D003E" w:rsidP="003A7621">
            <w:pPr>
              <w:pStyle w:val="TableEntry"/>
            </w:pPr>
            <w:r w:rsidRPr="001F42D3">
              <w:t>X</w:t>
            </w:r>
          </w:p>
        </w:tc>
        <w:tc>
          <w:tcPr>
            <w:tcW w:w="990" w:type="dxa"/>
          </w:tcPr>
          <w:p w14:paraId="59A11A0C" w14:textId="77777777" w:rsidR="00B11855" w:rsidRPr="001F42D3" w:rsidRDefault="003D003E" w:rsidP="003A7621">
            <w:pPr>
              <w:pStyle w:val="TableEntry"/>
            </w:pPr>
            <w:r w:rsidRPr="001F42D3">
              <w:t>[0..0]</w:t>
            </w:r>
          </w:p>
        </w:tc>
        <w:tc>
          <w:tcPr>
            <w:tcW w:w="900" w:type="dxa"/>
          </w:tcPr>
          <w:p w14:paraId="147113C8" w14:textId="77777777" w:rsidR="00B11855" w:rsidRPr="001F42D3" w:rsidRDefault="00B11855" w:rsidP="003A7621">
            <w:pPr>
              <w:pStyle w:val="TableEntry"/>
            </w:pPr>
          </w:p>
        </w:tc>
        <w:tc>
          <w:tcPr>
            <w:tcW w:w="1080" w:type="dxa"/>
          </w:tcPr>
          <w:p w14:paraId="511095D4" w14:textId="77777777" w:rsidR="00B11855" w:rsidRPr="001F42D3" w:rsidRDefault="003D003E" w:rsidP="003A7621">
            <w:pPr>
              <w:pStyle w:val="TableEntry"/>
            </w:pPr>
            <w:r w:rsidRPr="001F42D3">
              <w:t>01633</w:t>
            </w:r>
          </w:p>
        </w:tc>
        <w:tc>
          <w:tcPr>
            <w:tcW w:w="2965" w:type="dxa"/>
          </w:tcPr>
          <w:p w14:paraId="0450CC5F" w14:textId="77777777" w:rsidR="00B11855" w:rsidRPr="001F42D3" w:rsidRDefault="003D003E" w:rsidP="003A7621">
            <w:pPr>
              <w:pStyle w:val="TableEntry"/>
            </w:pPr>
            <w:r w:rsidRPr="001F42D3">
              <w:t>Start date/time</w:t>
            </w:r>
          </w:p>
        </w:tc>
      </w:tr>
      <w:tr w:rsidR="00C40FD5" w:rsidRPr="001F42D3" w14:paraId="5165ECB0" w14:textId="77777777" w:rsidTr="0034511D">
        <w:trPr>
          <w:cantSplit/>
          <w:jc w:val="center"/>
        </w:trPr>
        <w:tc>
          <w:tcPr>
            <w:tcW w:w="896" w:type="dxa"/>
          </w:tcPr>
          <w:p w14:paraId="3233F291" w14:textId="77777777" w:rsidR="00B11855" w:rsidRPr="001F42D3" w:rsidRDefault="003D003E" w:rsidP="003A7621">
            <w:pPr>
              <w:pStyle w:val="TableEntry"/>
            </w:pPr>
            <w:r w:rsidRPr="001F42D3">
              <w:t>8</w:t>
            </w:r>
          </w:p>
        </w:tc>
        <w:tc>
          <w:tcPr>
            <w:tcW w:w="810" w:type="dxa"/>
          </w:tcPr>
          <w:p w14:paraId="0DED64BE" w14:textId="77777777" w:rsidR="00B11855" w:rsidRPr="001F42D3" w:rsidRDefault="003D003E" w:rsidP="003A7621">
            <w:pPr>
              <w:pStyle w:val="TableEntry"/>
            </w:pPr>
            <w:r w:rsidRPr="001F42D3">
              <w:t>26</w:t>
            </w:r>
          </w:p>
        </w:tc>
        <w:tc>
          <w:tcPr>
            <w:tcW w:w="720" w:type="dxa"/>
          </w:tcPr>
          <w:p w14:paraId="673E8C1C" w14:textId="77777777" w:rsidR="00B11855" w:rsidRPr="001F42D3" w:rsidRDefault="003D003E" w:rsidP="003A7621">
            <w:pPr>
              <w:pStyle w:val="TableEntry"/>
            </w:pPr>
            <w:r w:rsidRPr="001F42D3">
              <w:t>TS</w:t>
            </w:r>
          </w:p>
        </w:tc>
        <w:tc>
          <w:tcPr>
            <w:tcW w:w="990" w:type="dxa"/>
          </w:tcPr>
          <w:p w14:paraId="65920C20" w14:textId="77777777" w:rsidR="00B11855" w:rsidRPr="001F42D3" w:rsidRDefault="003D003E" w:rsidP="003A7621">
            <w:pPr>
              <w:pStyle w:val="TableEntry"/>
            </w:pPr>
            <w:r w:rsidRPr="001F42D3">
              <w:t>X</w:t>
            </w:r>
          </w:p>
        </w:tc>
        <w:tc>
          <w:tcPr>
            <w:tcW w:w="990" w:type="dxa"/>
          </w:tcPr>
          <w:p w14:paraId="2EE80E6E" w14:textId="77777777" w:rsidR="00B11855" w:rsidRPr="001F42D3" w:rsidRDefault="003D003E" w:rsidP="003A7621">
            <w:pPr>
              <w:pStyle w:val="TableEntry"/>
            </w:pPr>
            <w:r w:rsidRPr="001F42D3">
              <w:t>[0..0]</w:t>
            </w:r>
          </w:p>
        </w:tc>
        <w:tc>
          <w:tcPr>
            <w:tcW w:w="900" w:type="dxa"/>
          </w:tcPr>
          <w:p w14:paraId="177E4D88" w14:textId="77777777" w:rsidR="00B11855" w:rsidRPr="001F42D3" w:rsidRDefault="00B11855" w:rsidP="003A7621">
            <w:pPr>
              <w:pStyle w:val="TableEntry"/>
            </w:pPr>
          </w:p>
        </w:tc>
        <w:tc>
          <w:tcPr>
            <w:tcW w:w="1080" w:type="dxa"/>
          </w:tcPr>
          <w:p w14:paraId="63711D64" w14:textId="77777777" w:rsidR="00B11855" w:rsidRPr="001F42D3" w:rsidRDefault="003D003E" w:rsidP="003A7621">
            <w:pPr>
              <w:pStyle w:val="TableEntry"/>
            </w:pPr>
            <w:r w:rsidRPr="001F42D3">
              <w:t>01634</w:t>
            </w:r>
          </w:p>
        </w:tc>
        <w:tc>
          <w:tcPr>
            <w:tcW w:w="2965" w:type="dxa"/>
          </w:tcPr>
          <w:p w14:paraId="05816E02" w14:textId="77777777" w:rsidR="00B11855" w:rsidRPr="001F42D3" w:rsidRDefault="003D003E" w:rsidP="003A7621">
            <w:pPr>
              <w:pStyle w:val="TableEntry"/>
            </w:pPr>
            <w:r w:rsidRPr="001F42D3">
              <w:t>End date/time</w:t>
            </w:r>
          </w:p>
        </w:tc>
      </w:tr>
      <w:tr w:rsidR="00C40FD5" w:rsidRPr="001F42D3" w14:paraId="7C47FBB0" w14:textId="77777777" w:rsidTr="0034511D">
        <w:trPr>
          <w:cantSplit/>
          <w:jc w:val="center"/>
        </w:trPr>
        <w:tc>
          <w:tcPr>
            <w:tcW w:w="896" w:type="dxa"/>
          </w:tcPr>
          <w:p w14:paraId="4E35EAFC" w14:textId="77777777" w:rsidR="00B11855" w:rsidRPr="001F42D3" w:rsidRDefault="003D003E" w:rsidP="003A7621">
            <w:pPr>
              <w:pStyle w:val="TableEntry"/>
            </w:pPr>
            <w:r w:rsidRPr="001F42D3">
              <w:t>9</w:t>
            </w:r>
          </w:p>
        </w:tc>
        <w:tc>
          <w:tcPr>
            <w:tcW w:w="810" w:type="dxa"/>
          </w:tcPr>
          <w:p w14:paraId="0584B797" w14:textId="77777777" w:rsidR="00B11855" w:rsidRPr="001F42D3" w:rsidRDefault="003D003E" w:rsidP="003A7621">
            <w:pPr>
              <w:pStyle w:val="TableEntry"/>
            </w:pPr>
            <w:r w:rsidRPr="001F42D3">
              <w:t>705</w:t>
            </w:r>
          </w:p>
        </w:tc>
        <w:tc>
          <w:tcPr>
            <w:tcW w:w="720" w:type="dxa"/>
          </w:tcPr>
          <w:p w14:paraId="4F83E0DD" w14:textId="77777777" w:rsidR="00B11855" w:rsidRPr="001F42D3" w:rsidRDefault="003D003E" w:rsidP="003A7621">
            <w:pPr>
              <w:pStyle w:val="TableEntry"/>
            </w:pPr>
            <w:r w:rsidRPr="001F42D3">
              <w:t>CWE</w:t>
            </w:r>
          </w:p>
        </w:tc>
        <w:tc>
          <w:tcPr>
            <w:tcW w:w="990" w:type="dxa"/>
          </w:tcPr>
          <w:p w14:paraId="1156634B" w14:textId="77777777" w:rsidR="00B11855" w:rsidRPr="001F42D3" w:rsidRDefault="003D003E" w:rsidP="003A7621">
            <w:pPr>
              <w:pStyle w:val="TableEntry"/>
            </w:pPr>
            <w:r w:rsidRPr="001F42D3">
              <w:t>X</w:t>
            </w:r>
          </w:p>
        </w:tc>
        <w:tc>
          <w:tcPr>
            <w:tcW w:w="990" w:type="dxa"/>
          </w:tcPr>
          <w:p w14:paraId="3A2BE207" w14:textId="77777777" w:rsidR="00B11855" w:rsidRPr="001F42D3" w:rsidRDefault="003D003E" w:rsidP="003A7621">
            <w:pPr>
              <w:pStyle w:val="TableEntry"/>
            </w:pPr>
            <w:r w:rsidRPr="001F42D3">
              <w:t>[0..0]</w:t>
            </w:r>
          </w:p>
        </w:tc>
        <w:tc>
          <w:tcPr>
            <w:tcW w:w="900" w:type="dxa"/>
          </w:tcPr>
          <w:p w14:paraId="408AFFB5" w14:textId="77777777" w:rsidR="00B11855" w:rsidRPr="001F42D3" w:rsidRDefault="003D003E" w:rsidP="003A7621">
            <w:pPr>
              <w:pStyle w:val="TableEntry"/>
            </w:pPr>
            <w:r w:rsidRPr="001F42D3">
              <w:t>0485</w:t>
            </w:r>
          </w:p>
        </w:tc>
        <w:tc>
          <w:tcPr>
            <w:tcW w:w="1080" w:type="dxa"/>
          </w:tcPr>
          <w:p w14:paraId="2F80A270" w14:textId="77777777" w:rsidR="00B11855" w:rsidRPr="001F42D3" w:rsidRDefault="003D003E" w:rsidP="003A7621">
            <w:pPr>
              <w:pStyle w:val="TableEntry"/>
            </w:pPr>
            <w:r w:rsidRPr="001F42D3">
              <w:t>01635</w:t>
            </w:r>
          </w:p>
        </w:tc>
        <w:tc>
          <w:tcPr>
            <w:tcW w:w="2965" w:type="dxa"/>
          </w:tcPr>
          <w:p w14:paraId="74E47ACD" w14:textId="77777777" w:rsidR="00B11855" w:rsidRPr="001F42D3" w:rsidRDefault="003D003E" w:rsidP="003A7621">
            <w:pPr>
              <w:pStyle w:val="TableEntry"/>
            </w:pPr>
            <w:r w:rsidRPr="001F42D3">
              <w:t>Priority</w:t>
            </w:r>
          </w:p>
        </w:tc>
      </w:tr>
      <w:tr w:rsidR="00C40FD5" w:rsidRPr="001F42D3" w14:paraId="7A9AD717" w14:textId="77777777" w:rsidTr="0034511D">
        <w:trPr>
          <w:cantSplit/>
          <w:jc w:val="center"/>
        </w:trPr>
        <w:tc>
          <w:tcPr>
            <w:tcW w:w="896" w:type="dxa"/>
          </w:tcPr>
          <w:p w14:paraId="708F7A75" w14:textId="77777777" w:rsidR="00B11855" w:rsidRPr="001F42D3" w:rsidRDefault="003D003E" w:rsidP="003A7621">
            <w:pPr>
              <w:pStyle w:val="TableEntry"/>
            </w:pPr>
            <w:r w:rsidRPr="001F42D3">
              <w:t>10</w:t>
            </w:r>
          </w:p>
        </w:tc>
        <w:tc>
          <w:tcPr>
            <w:tcW w:w="810" w:type="dxa"/>
          </w:tcPr>
          <w:p w14:paraId="4B59CD85" w14:textId="77777777" w:rsidR="00B11855" w:rsidRPr="001F42D3" w:rsidRDefault="003D003E" w:rsidP="003A7621">
            <w:pPr>
              <w:pStyle w:val="TableEntry"/>
            </w:pPr>
            <w:r w:rsidRPr="001F42D3">
              <w:t>250</w:t>
            </w:r>
          </w:p>
        </w:tc>
        <w:tc>
          <w:tcPr>
            <w:tcW w:w="720" w:type="dxa"/>
          </w:tcPr>
          <w:p w14:paraId="4F2E3A43" w14:textId="77777777" w:rsidR="00B11855" w:rsidRPr="001F42D3" w:rsidRDefault="003D003E" w:rsidP="003A7621">
            <w:pPr>
              <w:pStyle w:val="TableEntry"/>
            </w:pPr>
            <w:r w:rsidRPr="001F42D3">
              <w:t>TX</w:t>
            </w:r>
          </w:p>
        </w:tc>
        <w:tc>
          <w:tcPr>
            <w:tcW w:w="990" w:type="dxa"/>
          </w:tcPr>
          <w:p w14:paraId="3B7DF91A" w14:textId="77777777" w:rsidR="00B11855" w:rsidRPr="001F42D3" w:rsidRDefault="003D003E" w:rsidP="003A7621">
            <w:pPr>
              <w:pStyle w:val="TableEntry"/>
            </w:pPr>
            <w:r w:rsidRPr="001F42D3">
              <w:t>X</w:t>
            </w:r>
          </w:p>
        </w:tc>
        <w:tc>
          <w:tcPr>
            <w:tcW w:w="990" w:type="dxa"/>
          </w:tcPr>
          <w:p w14:paraId="6ACA2F56" w14:textId="77777777" w:rsidR="00B11855" w:rsidRPr="001F42D3" w:rsidRDefault="003D003E" w:rsidP="003A7621">
            <w:pPr>
              <w:pStyle w:val="TableEntry"/>
            </w:pPr>
            <w:r w:rsidRPr="001F42D3">
              <w:t>[0..0]</w:t>
            </w:r>
          </w:p>
        </w:tc>
        <w:tc>
          <w:tcPr>
            <w:tcW w:w="900" w:type="dxa"/>
          </w:tcPr>
          <w:p w14:paraId="6986EEBA" w14:textId="77777777" w:rsidR="00B11855" w:rsidRPr="001F42D3" w:rsidRDefault="00B11855" w:rsidP="003A7621">
            <w:pPr>
              <w:pStyle w:val="TableEntry"/>
            </w:pPr>
          </w:p>
        </w:tc>
        <w:tc>
          <w:tcPr>
            <w:tcW w:w="1080" w:type="dxa"/>
          </w:tcPr>
          <w:p w14:paraId="78813267" w14:textId="77777777" w:rsidR="00B11855" w:rsidRPr="001F42D3" w:rsidRDefault="003D003E" w:rsidP="003A7621">
            <w:pPr>
              <w:pStyle w:val="TableEntry"/>
            </w:pPr>
            <w:r w:rsidRPr="001F42D3">
              <w:t>01636</w:t>
            </w:r>
          </w:p>
        </w:tc>
        <w:tc>
          <w:tcPr>
            <w:tcW w:w="2965" w:type="dxa"/>
          </w:tcPr>
          <w:p w14:paraId="0F779BA6" w14:textId="77777777" w:rsidR="00B11855" w:rsidRPr="001F42D3" w:rsidRDefault="003D003E" w:rsidP="003A7621">
            <w:pPr>
              <w:pStyle w:val="TableEntry"/>
            </w:pPr>
            <w:r w:rsidRPr="001F42D3">
              <w:t>Condition text</w:t>
            </w:r>
          </w:p>
        </w:tc>
      </w:tr>
      <w:tr w:rsidR="00C40FD5" w:rsidRPr="001F42D3" w14:paraId="0972FA0F" w14:textId="77777777" w:rsidTr="0034511D">
        <w:trPr>
          <w:cantSplit/>
          <w:jc w:val="center"/>
        </w:trPr>
        <w:tc>
          <w:tcPr>
            <w:tcW w:w="896" w:type="dxa"/>
          </w:tcPr>
          <w:p w14:paraId="213A7881" w14:textId="77777777" w:rsidR="00B11855" w:rsidRPr="001F42D3" w:rsidRDefault="003D003E" w:rsidP="003A7621">
            <w:pPr>
              <w:pStyle w:val="TableEntry"/>
            </w:pPr>
            <w:r w:rsidRPr="001F42D3">
              <w:t>11</w:t>
            </w:r>
          </w:p>
        </w:tc>
        <w:tc>
          <w:tcPr>
            <w:tcW w:w="810" w:type="dxa"/>
          </w:tcPr>
          <w:p w14:paraId="5B2DBD1C" w14:textId="77777777" w:rsidR="00B11855" w:rsidRPr="001F42D3" w:rsidRDefault="003D003E" w:rsidP="003A7621">
            <w:pPr>
              <w:pStyle w:val="TableEntry"/>
            </w:pPr>
            <w:r w:rsidRPr="001F42D3">
              <w:t>250</w:t>
            </w:r>
          </w:p>
        </w:tc>
        <w:tc>
          <w:tcPr>
            <w:tcW w:w="720" w:type="dxa"/>
          </w:tcPr>
          <w:p w14:paraId="04BCC99F" w14:textId="77777777" w:rsidR="00B11855" w:rsidRPr="001F42D3" w:rsidRDefault="003D003E" w:rsidP="003A7621">
            <w:pPr>
              <w:pStyle w:val="TableEntry"/>
            </w:pPr>
            <w:r w:rsidRPr="001F42D3">
              <w:t>TX</w:t>
            </w:r>
          </w:p>
        </w:tc>
        <w:tc>
          <w:tcPr>
            <w:tcW w:w="990" w:type="dxa"/>
          </w:tcPr>
          <w:p w14:paraId="598F8232" w14:textId="77777777" w:rsidR="00B11855" w:rsidRPr="001F42D3" w:rsidRDefault="003D003E" w:rsidP="003A7621">
            <w:pPr>
              <w:pStyle w:val="TableEntry"/>
            </w:pPr>
            <w:r w:rsidRPr="001F42D3">
              <w:t>X</w:t>
            </w:r>
          </w:p>
        </w:tc>
        <w:tc>
          <w:tcPr>
            <w:tcW w:w="990" w:type="dxa"/>
          </w:tcPr>
          <w:p w14:paraId="7182A329" w14:textId="77777777" w:rsidR="00B11855" w:rsidRPr="001F42D3" w:rsidRDefault="003D003E" w:rsidP="003A7621">
            <w:pPr>
              <w:pStyle w:val="TableEntry"/>
            </w:pPr>
            <w:r w:rsidRPr="001F42D3">
              <w:t>[0..0]</w:t>
            </w:r>
          </w:p>
        </w:tc>
        <w:tc>
          <w:tcPr>
            <w:tcW w:w="900" w:type="dxa"/>
          </w:tcPr>
          <w:p w14:paraId="3BBA446C" w14:textId="77777777" w:rsidR="00B11855" w:rsidRPr="001F42D3" w:rsidRDefault="00B11855" w:rsidP="003A7621">
            <w:pPr>
              <w:pStyle w:val="TableEntry"/>
            </w:pPr>
          </w:p>
        </w:tc>
        <w:tc>
          <w:tcPr>
            <w:tcW w:w="1080" w:type="dxa"/>
          </w:tcPr>
          <w:p w14:paraId="73DFA5B1" w14:textId="77777777" w:rsidR="00B11855" w:rsidRPr="001F42D3" w:rsidRDefault="003D003E" w:rsidP="003A7621">
            <w:pPr>
              <w:pStyle w:val="TableEntry"/>
            </w:pPr>
            <w:r w:rsidRPr="001F42D3">
              <w:t>01637</w:t>
            </w:r>
          </w:p>
        </w:tc>
        <w:tc>
          <w:tcPr>
            <w:tcW w:w="2965" w:type="dxa"/>
          </w:tcPr>
          <w:p w14:paraId="65E47BEC" w14:textId="77777777" w:rsidR="00B11855" w:rsidRPr="001F42D3" w:rsidRDefault="003D003E" w:rsidP="003A7621">
            <w:pPr>
              <w:pStyle w:val="TableEntry"/>
            </w:pPr>
            <w:r w:rsidRPr="001F42D3">
              <w:t>Text instruction</w:t>
            </w:r>
          </w:p>
        </w:tc>
      </w:tr>
      <w:tr w:rsidR="00C40FD5" w:rsidRPr="001F42D3" w14:paraId="00ECDE10" w14:textId="77777777" w:rsidTr="0034511D">
        <w:trPr>
          <w:cantSplit/>
          <w:jc w:val="center"/>
        </w:trPr>
        <w:tc>
          <w:tcPr>
            <w:tcW w:w="896" w:type="dxa"/>
          </w:tcPr>
          <w:p w14:paraId="1AEFC574" w14:textId="77777777" w:rsidR="00B11855" w:rsidRPr="001F42D3" w:rsidRDefault="003D003E" w:rsidP="003A7621">
            <w:pPr>
              <w:pStyle w:val="TableEntry"/>
            </w:pPr>
            <w:r w:rsidRPr="001F42D3">
              <w:t>12</w:t>
            </w:r>
          </w:p>
        </w:tc>
        <w:tc>
          <w:tcPr>
            <w:tcW w:w="810" w:type="dxa"/>
          </w:tcPr>
          <w:p w14:paraId="7B76A8DC" w14:textId="77777777" w:rsidR="00B11855" w:rsidRPr="001F42D3" w:rsidRDefault="003D003E" w:rsidP="003A7621">
            <w:pPr>
              <w:pStyle w:val="TableEntry"/>
            </w:pPr>
            <w:r w:rsidRPr="001F42D3">
              <w:t>10</w:t>
            </w:r>
          </w:p>
        </w:tc>
        <w:tc>
          <w:tcPr>
            <w:tcW w:w="720" w:type="dxa"/>
          </w:tcPr>
          <w:p w14:paraId="12390932" w14:textId="77777777" w:rsidR="00B11855" w:rsidRPr="001F42D3" w:rsidRDefault="003D003E" w:rsidP="003A7621">
            <w:pPr>
              <w:pStyle w:val="TableEntry"/>
            </w:pPr>
            <w:r w:rsidRPr="001F42D3">
              <w:t>ID</w:t>
            </w:r>
          </w:p>
        </w:tc>
        <w:tc>
          <w:tcPr>
            <w:tcW w:w="990" w:type="dxa"/>
          </w:tcPr>
          <w:p w14:paraId="31226DA6" w14:textId="77777777" w:rsidR="00B11855" w:rsidRPr="001F42D3" w:rsidRDefault="003D003E" w:rsidP="003A7621">
            <w:pPr>
              <w:pStyle w:val="TableEntry"/>
            </w:pPr>
            <w:r w:rsidRPr="001F42D3">
              <w:t>X</w:t>
            </w:r>
          </w:p>
        </w:tc>
        <w:tc>
          <w:tcPr>
            <w:tcW w:w="990" w:type="dxa"/>
          </w:tcPr>
          <w:p w14:paraId="10D552C6" w14:textId="77777777" w:rsidR="00B11855" w:rsidRPr="001F42D3" w:rsidRDefault="003D003E" w:rsidP="003A7621">
            <w:pPr>
              <w:pStyle w:val="TableEntry"/>
            </w:pPr>
            <w:r w:rsidRPr="001F42D3">
              <w:t>[0..0]</w:t>
            </w:r>
          </w:p>
        </w:tc>
        <w:tc>
          <w:tcPr>
            <w:tcW w:w="900" w:type="dxa"/>
          </w:tcPr>
          <w:p w14:paraId="62D524C2" w14:textId="77777777" w:rsidR="00B11855" w:rsidRPr="001F42D3" w:rsidRDefault="003D003E" w:rsidP="003A7621">
            <w:pPr>
              <w:pStyle w:val="TableEntry"/>
            </w:pPr>
            <w:r w:rsidRPr="001F42D3">
              <w:t>0427</w:t>
            </w:r>
          </w:p>
        </w:tc>
        <w:tc>
          <w:tcPr>
            <w:tcW w:w="1080" w:type="dxa"/>
          </w:tcPr>
          <w:p w14:paraId="25F01479" w14:textId="77777777" w:rsidR="00B11855" w:rsidRPr="001F42D3" w:rsidRDefault="003D003E" w:rsidP="003A7621">
            <w:pPr>
              <w:pStyle w:val="TableEntry"/>
            </w:pPr>
            <w:r w:rsidRPr="001F42D3">
              <w:t>01638</w:t>
            </w:r>
          </w:p>
        </w:tc>
        <w:tc>
          <w:tcPr>
            <w:tcW w:w="2965" w:type="dxa"/>
          </w:tcPr>
          <w:p w14:paraId="064E3250" w14:textId="77777777" w:rsidR="00B11855" w:rsidRPr="001F42D3" w:rsidRDefault="003D003E" w:rsidP="003A7621">
            <w:pPr>
              <w:pStyle w:val="TableEntry"/>
            </w:pPr>
            <w:r w:rsidRPr="001F42D3">
              <w:t>Conjunction</w:t>
            </w:r>
          </w:p>
        </w:tc>
      </w:tr>
      <w:tr w:rsidR="00C40FD5" w:rsidRPr="001F42D3" w14:paraId="1E72C0E1" w14:textId="77777777" w:rsidTr="0034511D">
        <w:trPr>
          <w:cantSplit/>
          <w:jc w:val="center"/>
        </w:trPr>
        <w:tc>
          <w:tcPr>
            <w:tcW w:w="896" w:type="dxa"/>
          </w:tcPr>
          <w:p w14:paraId="1A0FCBBB" w14:textId="77777777" w:rsidR="00B11855" w:rsidRPr="001F42D3" w:rsidRDefault="003D003E" w:rsidP="003A7621">
            <w:pPr>
              <w:pStyle w:val="TableEntry"/>
            </w:pPr>
            <w:r w:rsidRPr="001F42D3">
              <w:t>13</w:t>
            </w:r>
          </w:p>
        </w:tc>
        <w:tc>
          <w:tcPr>
            <w:tcW w:w="810" w:type="dxa"/>
          </w:tcPr>
          <w:p w14:paraId="6B077616" w14:textId="77777777" w:rsidR="00B11855" w:rsidRPr="001F42D3" w:rsidRDefault="003D003E" w:rsidP="003A7621">
            <w:pPr>
              <w:pStyle w:val="TableEntry"/>
            </w:pPr>
            <w:r w:rsidRPr="001F42D3">
              <w:t>20</w:t>
            </w:r>
          </w:p>
        </w:tc>
        <w:tc>
          <w:tcPr>
            <w:tcW w:w="720" w:type="dxa"/>
          </w:tcPr>
          <w:p w14:paraId="184A1554" w14:textId="77777777" w:rsidR="00B11855" w:rsidRPr="001F42D3" w:rsidRDefault="003D003E" w:rsidP="003A7621">
            <w:pPr>
              <w:pStyle w:val="TableEntry"/>
            </w:pPr>
            <w:r w:rsidRPr="001F42D3">
              <w:t>CQ</w:t>
            </w:r>
          </w:p>
        </w:tc>
        <w:tc>
          <w:tcPr>
            <w:tcW w:w="990" w:type="dxa"/>
          </w:tcPr>
          <w:p w14:paraId="6D2105F7" w14:textId="77777777" w:rsidR="00B11855" w:rsidRPr="001F42D3" w:rsidRDefault="003D003E" w:rsidP="003A7621">
            <w:pPr>
              <w:pStyle w:val="TableEntry"/>
            </w:pPr>
            <w:r w:rsidRPr="001F42D3">
              <w:t>R</w:t>
            </w:r>
          </w:p>
        </w:tc>
        <w:tc>
          <w:tcPr>
            <w:tcW w:w="990" w:type="dxa"/>
          </w:tcPr>
          <w:p w14:paraId="26EEB564" w14:textId="77777777" w:rsidR="00B11855" w:rsidRPr="001F42D3" w:rsidRDefault="003D003E" w:rsidP="003A7621">
            <w:pPr>
              <w:pStyle w:val="TableEntry"/>
            </w:pPr>
            <w:r w:rsidRPr="001F42D3">
              <w:t>[1..3]</w:t>
            </w:r>
          </w:p>
        </w:tc>
        <w:tc>
          <w:tcPr>
            <w:tcW w:w="900" w:type="dxa"/>
          </w:tcPr>
          <w:p w14:paraId="2EB17D18" w14:textId="77777777" w:rsidR="00B11855" w:rsidRPr="001F42D3" w:rsidRDefault="00B11855" w:rsidP="003A7621">
            <w:pPr>
              <w:pStyle w:val="TableEntry"/>
            </w:pPr>
          </w:p>
        </w:tc>
        <w:tc>
          <w:tcPr>
            <w:tcW w:w="1080" w:type="dxa"/>
          </w:tcPr>
          <w:p w14:paraId="6A18CB4C" w14:textId="77777777" w:rsidR="00B11855" w:rsidRPr="001F42D3" w:rsidRDefault="003D003E" w:rsidP="003A7621">
            <w:pPr>
              <w:pStyle w:val="TableEntry"/>
            </w:pPr>
            <w:r w:rsidRPr="001F42D3">
              <w:t>01639</w:t>
            </w:r>
          </w:p>
        </w:tc>
        <w:tc>
          <w:tcPr>
            <w:tcW w:w="2965" w:type="dxa"/>
          </w:tcPr>
          <w:p w14:paraId="543C0AAF" w14:textId="77777777" w:rsidR="00B11855" w:rsidRPr="001F42D3" w:rsidRDefault="003D003E" w:rsidP="003A7621">
            <w:pPr>
              <w:pStyle w:val="TableEntry"/>
            </w:pPr>
            <w:r w:rsidRPr="001F42D3">
              <w:t>Occurrence duration</w:t>
            </w:r>
          </w:p>
        </w:tc>
      </w:tr>
      <w:tr w:rsidR="00C40FD5" w:rsidRPr="001F42D3" w14:paraId="7FC73C6B" w14:textId="77777777" w:rsidTr="0034511D">
        <w:trPr>
          <w:cantSplit/>
          <w:jc w:val="center"/>
        </w:trPr>
        <w:tc>
          <w:tcPr>
            <w:tcW w:w="896" w:type="dxa"/>
          </w:tcPr>
          <w:p w14:paraId="335E4165" w14:textId="77777777" w:rsidR="00B11855" w:rsidRPr="001F42D3" w:rsidRDefault="003D003E" w:rsidP="003A7621">
            <w:pPr>
              <w:pStyle w:val="TableEntry"/>
            </w:pPr>
            <w:r w:rsidRPr="001F42D3">
              <w:t>14</w:t>
            </w:r>
          </w:p>
        </w:tc>
        <w:tc>
          <w:tcPr>
            <w:tcW w:w="810" w:type="dxa"/>
          </w:tcPr>
          <w:p w14:paraId="41FF885F" w14:textId="77777777" w:rsidR="00B11855" w:rsidRPr="001F42D3" w:rsidRDefault="003D003E" w:rsidP="003A7621">
            <w:pPr>
              <w:pStyle w:val="TableEntry"/>
            </w:pPr>
            <w:r w:rsidRPr="001F42D3">
              <w:t>10</w:t>
            </w:r>
          </w:p>
        </w:tc>
        <w:tc>
          <w:tcPr>
            <w:tcW w:w="720" w:type="dxa"/>
          </w:tcPr>
          <w:p w14:paraId="031F85B3" w14:textId="77777777" w:rsidR="00B11855" w:rsidRPr="001F42D3" w:rsidRDefault="003D003E" w:rsidP="003A7621">
            <w:pPr>
              <w:pStyle w:val="TableEntry"/>
            </w:pPr>
            <w:r w:rsidRPr="001F42D3">
              <w:t>NM</w:t>
            </w:r>
          </w:p>
        </w:tc>
        <w:tc>
          <w:tcPr>
            <w:tcW w:w="990" w:type="dxa"/>
          </w:tcPr>
          <w:p w14:paraId="6B58C7B1" w14:textId="77777777" w:rsidR="00B11855" w:rsidRPr="001F42D3" w:rsidRDefault="003D003E" w:rsidP="003A7621">
            <w:pPr>
              <w:pStyle w:val="TableEntry"/>
            </w:pPr>
            <w:r w:rsidRPr="001F42D3">
              <w:t>X</w:t>
            </w:r>
          </w:p>
        </w:tc>
        <w:tc>
          <w:tcPr>
            <w:tcW w:w="990" w:type="dxa"/>
          </w:tcPr>
          <w:p w14:paraId="47F1BCD3" w14:textId="77777777" w:rsidR="00B11855" w:rsidRPr="001F42D3" w:rsidRDefault="003D003E" w:rsidP="003A7621">
            <w:pPr>
              <w:pStyle w:val="TableEntry"/>
            </w:pPr>
            <w:r w:rsidRPr="001F42D3">
              <w:t>[0..1]</w:t>
            </w:r>
          </w:p>
        </w:tc>
        <w:tc>
          <w:tcPr>
            <w:tcW w:w="900" w:type="dxa"/>
          </w:tcPr>
          <w:p w14:paraId="1FE5CE3C" w14:textId="77777777" w:rsidR="00B11855" w:rsidRPr="001F42D3" w:rsidRDefault="00B11855" w:rsidP="003A7621">
            <w:pPr>
              <w:pStyle w:val="TableEntry"/>
            </w:pPr>
          </w:p>
        </w:tc>
        <w:tc>
          <w:tcPr>
            <w:tcW w:w="1080" w:type="dxa"/>
          </w:tcPr>
          <w:p w14:paraId="4E2596A2" w14:textId="77777777" w:rsidR="00B11855" w:rsidRPr="001F42D3" w:rsidRDefault="003D003E" w:rsidP="003A7621">
            <w:pPr>
              <w:pStyle w:val="TableEntry"/>
            </w:pPr>
            <w:r w:rsidRPr="001F42D3">
              <w:t>01640</w:t>
            </w:r>
          </w:p>
        </w:tc>
        <w:tc>
          <w:tcPr>
            <w:tcW w:w="2965" w:type="dxa"/>
          </w:tcPr>
          <w:p w14:paraId="13109F98" w14:textId="77777777" w:rsidR="00B11855" w:rsidRPr="001F42D3" w:rsidRDefault="003D003E" w:rsidP="003A7621">
            <w:pPr>
              <w:pStyle w:val="TableEntry"/>
            </w:pPr>
            <w:r w:rsidRPr="001F42D3">
              <w:t>Total occurrence’s</w:t>
            </w:r>
          </w:p>
        </w:tc>
      </w:tr>
    </w:tbl>
    <w:p w14:paraId="1965C98A" w14:textId="77777777" w:rsidR="00B11855" w:rsidRPr="001F42D3" w:rsidRDefault="00B11855" w:rsidP="005032ED">
      <w:pPr>
        <w:pStyle w:val="BodyText"/>
      </w:pPr>
    </w:p>
    <w:p w14:paraId="70F15F90" w14:textId="77777777" w:rsidR="00B11855" w:rsidRPr="001F42D3" w:rsidRDefault="003D003E" w:rsidP="00CF5627">
      <w:pPr>
        <w:pStyle w:val="HL7Field"/>
        <w:ind w:hanging="2"/>
      </w:pPr>
      <w:r w:rsidRPr="001F42D3">
        <w:t xml:space="preserve">TQ1-1 </w:t>
      </w:r>
      <w:r w:rsidR="004C60BF" w:rsidRPr="001F42D3">
        <w:t xml:space="preserve"> </w:t>
      </w:r>
      <w:r w:rsidRPr="001F42D3">
        <w:t>Set ID</w:t>
      </w:r>
    </w:p>
    <w:p w14:paraId="76EC0C7F" w14:textId="5DDFB4F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5" w:author="Kurt Elliason" w:date="2025-09-23T18:41:00Z" w16du:dateUtc="2025-09-23T23:41:00Z">
        <w:r w:rsidRPr="001F42D3" w:rsidDel="001E5ED3">
          <w:rPr>
            <w:noProof w:val="0"/>
          </w:rPr>
          <w:delText>2.6</w:delText>
        </w:r>
      </w:del>
      <w:ins w:id="316" w:author="Kurt Elliason" w:date="2025-09-23T18:41:00Z" w16du:dateUtc="2025-09-23T23:41:00Z">
        <w:r w:rsidR="001E5ED3">
          <w:rPr>
            <w:noProof w:val="0"/>
          </w:rPr>
          <w:t>2.8.1</w:t>
        </w:r>
      </w:ins>
      <w:r w:rsidRPr="001F42D3">
        <w:rPr>
          <w:noProof w:val="0"/>
        </w:rPr>
        <w:t xml:space="preserve"> Section 4.5.4.1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58A867A2" w14:textId="77777777" w:rsidR="00B11855" w:rsidRPr="001F42D3" w:rsidRDefault="003D003E" w:rsidP="00CF5627">
      <w:pPr>
        <w:pStyle w:val="HL7Field"/>
        <w:ind w:hanging="2"/>
      </w:pPr>
      <w:r w:rsidRPr="001F42D3">
        <w:t xml:space="preserve">TQ1-2 </w:t>
      </w:r>
      <w:r w:rsidR="004C60BF" w:rsidRPr="001F42D3">
        <w:t xml:space="preserve"> </w:t>
      </w:r>
      <w:r w:rsidRPr="001F42D3">
        <w:t>Quantity</w:t>
      </w:r>
    </w:p>
    <w:p w14:paraId="4F9CA9A9" w14:textId="16CE3ED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7" w:author="Kurt Elliason" w:date="2025-09-23T18:41:00Z" w16du:dateUtc="2025-09-23T23:41:00Z">
        <w:r w:rsidRPr="001F42D3" w:rsidDel="001E5ED3">
          <w:rPr>
            <w:noProof w:val="0"/>
          </w:rPr>
          <w:delText>2.6</w:delText>
        </w:r>
      </w:del>
      <w:ins w:id="318" w:author="Kurt Elliason" w:date="2025-09-23T18:41:00Z" w16du:dateUtc="2025-09-23T23:41:00Z">
        <w:r w:rsidR="001E5ED3">
          <w:rPr>
            <w:noProof w:val="0"/>
          </w:rPr>
          <w:t>2.8.1</w:t>
        </w:r>
      </w:ins>
      <w:r w:rsidRPr="001F42D3">
        <w:rPr>
          <w:noProof w:val="0"/>
        </w:rPr>
        <w:t xml:space="preserve"> Section 4.5.4.2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825A33E" w14:textId="77777777" w:rsidR="00B11855" w:rsidRPr="001F42D3" w:rsidRDefault="003D003E" w:rsidP="00CF5627">
      <w:pPr>
        <w:pStyle w:val="HL7Field"/>
        <w:ind w:hanging="2"/>
      </w:pPr>
      <w:r w:rsidRPr="001F42D3">
        <w:t>TQ1-3</w:t>
      </w:r>
      <w:r w:rsidR="004C60BF" w:rsidRPr="001F42D3">
        <w:t xml:space="preserve"> </w:t>
      </w:r>
      <w:r w:rsidRPr="001F42D3">
        <w:t xml:space="preserve"> Repeat Pattern</w:t>
      </w:r>
    </w:p>
    <w:p w14:paraId="66F45C1C" w14:textId="7502A1B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9" w:author="Kurt Elliason" w:date="2025-09-23T18:41:00Z" w16du:dateUtc="2025-09-23T23:41:00Z">
        <w:r w:rsidRPr="001F42D3" w:rsidDel="001E5ED3">
          <w:rPr>
            <w:noProof w:val="0"/>
          </w:rPr>
          <w:delText>2.6</w:delText>
        </w:r>
      </w:del>
      <w:ins w:id="320" w:author="Kurt Elliason" w:date="2025-09-23T18:41:00Z" w16du:dateUtc="2025-09-23T23:41:00Z">
        <w:r w:rsidR="001E5ED3">
          <w:rPr>
            <w:noProof w:val="0"/>
          </w:rPr>
          <w:t>2.8.1</w:t>
        </w:r>
      </w:ins>
      <w:r w:rsidRPr="001F42D3">
        <w:rPr>
          <w:noProof w:val="0"/>
        </w:rPr>
        <w:t xml:space="preserve"> Section 4.5.4.3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7E8F2A" w14:textId="77777777" w:rsidR="00B11855" w:rsidRPr="001F42D3" w:rsidRDefault="003D003E" w:rsidP="00CF5627">
      <w:pPr>
        <w:pStyle w:val="HL7Field"/>
        <w:ind w:hanging="2"/>
      </w:pPr>
      <w:r w:rsidRPr="001F42D3">
        <w:lastRenderedPageBreak/>
        <w:t>TQ1-4  Explicit Time</w:t>
      </w:r>
    </w:p>
    <w:p w14:paraId="5D4714CC" w14:textId="3C14446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1" w:author="Kurt Elliason" w:date="2025-09-23T18:41:00Z" w16du:dateUtc="2025-09-23T23:41:00Z">
        <w:r w:rsidRPr="001F42D3" w:rsidDel="001E5ED3">
          <w:rPr>
            <w:noProof w:val="0"/>
          </w:rPr>
          <w:delText>2.6</w:delText>
        </w:r>
      </w:del>
      <w:ins w:id="322" w:author="Kurt Elliason" w:date="2025-09-23T18:41:00Z" w16du:dateUtc="2025-09-23T23:41:00Z">
        <w:r w:rsidR="001E5ED3">
          <w:rPr>
            <w:noProof w:val="0"/>
          </w:rPr>
          <w:t>2.8.1</w:t>
        </w:r>
      </w:ins>
      <w:r w:rsidRPr="001F42D3">
        <w:rPr>
          <w:noProof w:val="0"/>
        </w:rPr>
        <w:t xml:space="preserve"> Section 4.5.4.4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AF5CE73" w14:textId="77777777" w:rsidR="00B11855" w:rsidRPr="001F42D3" w:rsidRDefault="003D003E" w:rsidP="00CF5627">
      <w:pPr>
        <w:pStyle w:val="HL7Field"/>
        <w:ind w:hanging="2"/>
      </w:pPr>
      <w:r w:rsidRPr="001F42D3">
        <w:t>TQ1-5  Relative Time and Units</w:t>
      </w:r>
    </w:p>
    <w:p w14:paraId="12FDBA51" w14:textId="112E3CB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3" w:author="Kurt Elliason" w:date="2025-09-23T18:41:00Z" w16du:dateUtc="2025-09-23T23:41:00Z">
        <w:r w:rsidRPr="001F42D3" w:rsidDel="001E5ED3">
          <w:rPr>
            <w:noProof w:val="0"/>
          </w:rPr>
          <w:delText>2.6</w:delText>
        </w:r>
      </w:del>
      <w:ins w:id="324" w:author="Kurt Elliason" w:date="2025-09-23T18:41:00Z" w16du:dateUtc="2025-09-23T23:41:00Z">
        <w:r w:rsidR="001E5ED3">
          <w:rPr>
            <w:noProof w:val="0"/>
          </w:rPr>
          <w:t>2.8.1</w:t>
        </w:r>
      </w:ins>
      <w:r w:rsidRPr="001F42D3">
        <w:rPr>
          <w:noProof w:val="0"/>
        </w:rPr>
        <w:t xml:space="preserve"> Section 4.5.4.5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AE1732B" w14:textId="77777777" w:rsidR="00B11855" w:rsidRPr="001F42D3" w:rsidRDefault="003D003E" w:rsidP="00CF5627">
      <w:pPr>
        <w:pStyle w:val="HL7Field"/>
        <w:ind w:hanging="2"/>
      </w:pPr>
      <w:r w:rsidRPr="001F42D3">
        <w:t>TQ1-6  Service Duration</w:t>
      </w:r>
    </w:p>
    <w:p w14:paraId="260C05E0" w14:textId="315D939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5" w:author="Kurt Elliason" w:date="2025-09-23T18:41:00Z" w16du:dateUtc="2025-09-23T23:41:00Z">
        <w:r w:rsidRPr="001F42D3" w:rsidDel="001E5ED3">
          <w:rPr>
            <w:noProof w:val="0"/>
          </w:rPr>
          <w:delText>2.6</w:delText>
        </w:r>
      </w:del>
      <w:ins w:id="326" w:author="Kurt Elliason" w:date="2025-09-23T18:41:00Z" w16du:dateUtc="2025-09-23T23:41:00Z">
        <w:r w:rsidR="001E5ED3">
          <w:rPr>
            <w:noProof w:val="0"/>
          </w:rPr>
          <w:t>2.8.1</w:t>
        </w:r>
      </w:ins>
      <w:r w:rsidRPr="001F42D3">
        <w:rPr>
          <w:noProof w:val="0"/>
        </w:rPr>
        <w:t xml:space="preserve"> Section 4.5.4.6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64A2044" w14:textId="77777777" w:rsidR="00B11855" w:rsidRPr="001F42D3" w:rsidRDefault="003D003E" w:rsidP="00CF5627">
      <w:pPr>
        <w:pStyle w:val="HL7Field"/>
        <w:ind w:hanging="2"/>
      </w:pPr>
      <w:r w:rsidRPr="001F42D3">
        <w:t>TQ1-7  Start date/time</w:t>
      </w:r>
    </w:p>
    <w:p w14:paraId="54C4ABE4" w14:textId="33AECD0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7" w:author="Kurt Elliason" w:date="2025-09-23T18:41:00Z" w16du:dateUtc="2025-09-23T23:41:00Z">
        <w:r w:rsidRPr="001F42D3" w:rsidDel="001E5ED3">
          <w:rPr>
            <w:noProof w:val="0"/>
          </w:rPr>
          <w:delText>2.6</w:delText>
        </w:r>
      </w:del>
      <w:ins w:id="328" w:author="Kurt Elliason" w:date="2025-09-23T18:41:00Z" w16du:dateUtc="2025-09-23T23:41:00Z">
        <w:r w:rsidR="001E5ED3">
          <w:rPr>
            <w:noProof w:val="0"/>
          </w:rPr>
          <w:t>2.8.1</w:t>
        </w:r>
      </w:ins>
      <w:r w:rsidRPr="001F42D3">
        <w:rPr>
          <w:noProof w:val="0"/>
        </w:rPr>
        <w:t xml:space="preserve"> Section 4.5.4.7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80325D8" w14:textId="77777777" w:rsidR="00B11855" w:rsidRPr="001F42D3" w:rsidRDefault="003D003E" w:rsidP="00CF5627">
      <w:pPr>
        <w:pStyle w:val="HL7Field"/>
        <w:ind w:hanging="2"/>
      </w:pPr>
      <w:r w:rsidRPr="001F42D3">
        <w:t>TQ1-8  End date/time</w:t>
      </w:r>
    </w:p>
    <w:p w14:paraId="4BCF850B" w14:textId="46EA068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9" w:author="Kurt Elliason" w:date="2025-09-23T18:41:00Z" w16du:dateUtc="2025-09-23T23:41:00Z">
        <w:r w:rsidRPr="001F42D3" w:rsidDel="001E5ED3">
          <w:rPr>
            <w:noProof w:val="0"/>
          </w:rPr>
          <w:delText>2.6</w:delText>
        </w:r>
      </w:del>
      <w:ins w:id="330" w:author="Kurt Elliason" w:date="2025-09-23T18:41:00Z" w16du:dateUtc="2025-09-23T23:41:00Z">
        <w:r w:rsidR="001E5ED3">
          <w:rPr>
            <w:noProof w:val="0"/>
          </w:rPr>
          <w:t>2.8.1</w:t>
        </w:r>
      </w:ins>
      <w:r w:rsidRPr="001F42D3">
        <w:rPr>
          <w:noProof w:val="0"/>
        </w:rPr>
        <w:t xml:space="preserve"> Section 4.5.4.8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32FCBF6" w14:textId="77777777" w:rsidR="00B11855" w:rsidRPr="001F42D3" w:rsidRDefault="003D003E" w:rsidP="00CF5627">
      <w:pPr>
        <w:pStyle w:val="HL7Field"/>
        <w:ind w:hanging="2"/>
      </w:pPr>
      <w:r w:rsidRPr="001F42D3">
        <w:t>TQ1-9  Priority</w:t>
      </w:r>
    </w:p>
    <w:p w14:paraId="0BB09BD3" w14:textId="5747E32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1" w:author="Kurt Elliason" w:date="2025-09-23T18:41:00Z" w16du:dateUtc="2025-09-23T23:41:00Z">
        <w:r w:rsidRPr="001F42D3" w:rsidDel="001E5ED3">
          <w:rPr>
            <w:noProof w:val="0"/>
          </w:rPr>
          <w:delText>2.6</w:delText>
        </w:r>
      </w:del>
      <w:ins w:id="332" w:author="Kurt Elliason" w:date="2025-09-23T18:41:00Z" w16du:dateUtc="2025-09-23T23:41:00Z">
        <w:r w:rsidR="001E5ED3">
          <w:rPr>
            <w:noProof w:val="0"/>
          </w:rPr>
          <w:t>2.8.1</w:t>
        </w:r>
      </w:ins>
      <w:r w:rsidRPr="001F42D3">
        <w:rPr>
          <w:noProof w:val="0"/>
        </w:rPr>
        <w:t xml:space="preserve"> Section 4.5.4.9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156A015" w14:textId="77777777" w:rsidR="00B11855" w:rsidRPr="001F42D3" w:rsidRDefault="003D003E" w:rsidP="00CF5627">
      <w:pPr>
        <w:pStyle w:val="HL7Field"/>
        <w:ind w:hanging="2"/>
      </w:pPr>
      <w:r w:rsidRPr="001F42D3">
        <w:t>TQ1-10  Condition text</w:t>
      </w:r>
    </w:p>
    <w:p w14:paraId="43480279" w14:textId="4CDA01A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3" w:author="Kurt Elliason" w:date="2025-09-23T18:41:00Z" w16du:dateUtc="2025-09-23T23:41:00Z">
        <w:r w:rsidRPr="001F42D3" w:rsidDel="001E5ED3">
          <w:rPr>
            <w:noProof w:val="0"/>
          </w:rPr>
          <w:delText>2.6</w:delText>
        </w:r>
      </w:del>
      <w:ins w:id="334" w:author="Kurt Elliason" w:date="2025-09-23T18:41:00Z" w16du:dateUtc="2025-09-23T23:41:00Z">
        <w:r w:rsidR="001E5ED3">
          <w:rPr>
            <w:noProof w:val="0"/>
          </w:rPr>
          <w:t>2.8.1</w:t>
        </w:r>
      </w:ins>
      <w:r w:rsidRPr="001F42D3">
        <w:rPr>
          <w:noProof w:val="0"/>
        </w:rPr>
        <w:t xml:space="preserve"> Section 4.5.4.10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C93A251" w14:textId="77777777" w:rsidR="00B11855" w:rsidRPr="001F42D3" w:rsidRDefault="003D003E" w:rsidP="00CF5627">
      <w:pPr>
        <w:pStyle w:val="HL7Field"/>
        <w:ind w:hanging="2"/>
      </w:pPr>
      <w:r w:rsidRPr="001F42D3">
        <w:t>TQ1-11  Text instruction</w:t>
      </w:r>
    </w:p>
    <w:p w14:paraId="06C6C669" w14:textId="4996CFA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5" w:author="Kurt Elliason" w:date="2025-09-23T18:41:00Z" w16du:dateUtc="2025-09-23T23:41:00Z">
        <w:r w:rsidRPr="001F42D3" w:rsidDel="001E5ED3">
          <w:rPr>
            <w:noProof w:val="0"/>
          </w:rPr>
          <w:delText>2.6</w:delText>
        </w:r>
      </w:del>
      <w:ins w:id="336" w:author="Kurt Elliason" w:date="2025-09-23T18:41:00Z" w16du:dateUtc="2025-09-23T23:41:00Z">
        <w:r w:rsidR="001E5ED3">
          <w:rPr>
            <w:noProof w:val="0"/>
          </w:rPr>
          <w:t>2.8.1</w:t>
        </w:r>
      </w:ins>
      <w:r w:rsidRPr="001F42D3">
        <w:rPr>
          <w:noProof w:val="0"/>
        </w:rPr>
        <w:t xml:space="preserve"> Section 4.5.4.11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2B65A7A" w14:textId="77777777" w:rsidR="00B11855" w:rsidRPr="001F42D3" w:rsidRDefault="003D003E" w:rsidP="00CF5627">
      <w:pPr>
        <w:pStyle w:val="HL7Field"/>
        <w:ind w:hanging="2"/>
      </w:pPr>
      <w:r w:rsidRPr="001F42D3">
        <w:t>TQ1-12  Conjunction</w:t>
      </w:r>
    </w:p>
    <w:p w14:paraId="78B9B3DD" w14:textId="1DFADC6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7" w:author="Kurt Elliason" w:date="2025-09-23T18:41:00Z" w16du:dateUtc="2025-09-23T23:41:00Z">
        <w:r w:rsidRPr="001F42D3" w:rsidDel="001E5ED3">
          <w:rPr>
            <w:noProof w:val="0"/>
          </w:rPr>
          <w:delText>2.6</w:delText>
        </w:r>
      </w:del>
      <w:ins w:id="338" w:author="Kurt Elliason" w:date="2025-09-23T18:41:00Z" w16du:dateUtc="2025-09-23T23:41:00Z">
        <w:r w:rsidR="001E5ED3">
          <w:rPr>
            <w:noProof w:val="0"/>
          </w:rPr>
          <w:t>2.8.1</w:t>
        </w:r>
      </w:ins>
      <w:r w:rsidRPr="001F42D3">
        <w:rPr>
          <w:noProof w:val="0"/>
        </w:rPr>
        <w:t xml:space="preserve"> Section 4.5.4.12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736124F" w14:textId="77777777" w:rsidR="00B11855" w:rsidRPr="001F42D3" w:rsidRDefault="003D003E" w:rsidP="00CF5627">
      <w:pPr>
        <w:pStyle w:val="HL7Field"/>
        <w:ind w:hanging="2"/>
      </w:pPr>
      <w:r w:rsidRPr="001F42D3">
        <w:t>TQ1-13  Occurrence duration</w:t>
      </w:r>
    </w:p>
    <w:p w14:paraId="40691F44" w14:textId="77777777" w:rsidR="00B11855" w:rsidRPr="001F42D3" w:rsidRDefault="003D003E" w:rsidP="002E3ED0">
      <w:pPr>
        <w:pStyle w:val="Components"/>
        <w:ind w:left="0" w:hanging="2"/>
      </w:pPr>
      <w:r w:rsidRPr="001F42D3">
        <w:t>Components: &lt;Quantity (NM)&gt; ^ &lt;Units (CE)&gt;</w:t>
      </w:r>
      <w:r w:rsidR="00ED2A63" w:rsidRPr="001F42D3">
        <w:t xml:space="preserve"> </w:t>
      </w:r>
      <w:r w:rsidRPr="001F42D3">
        <w:t>Subcomponents for Units (CE): &lt;Identifier (ST)&gt; &amp; &lt;Text (ST)&gt; &amp; &lt;Name of Coding System (ID)&gt; &amp; &lt;Alternate Identifier (ST)&gt; &amp; &lt;Alternate Text (ST)&gt; &amp; &lt;Name of Alternate Coding System (ID)&gt;</w:t>
      </w:r>
    </w:p>
    <w:p w14:paraId="1BE140E2" w14:textId="77777777" w:rsidR="00B11855" w:rsidRPr="001F42D3" w:rsidRDefault="003D003E" w:rsidP="002E3ED0">
      <w:pPr>
        <w:pStyle w:val="HL7FieldIndent2"/>
        <w:ind w:left="0" w:hanging="2"/>
        <w:rPr>
          <w:noProof w:val="0"/>
        </w:rPr>
      </w:pPr>
      <w:r w:rsidRPr="001F42D3">
        <w:rPr>
          <w:noProof w:val="0"/>
        </w:rPr>
        <w:t>This field specifies the duration of the infusion</w:t>
      </w:r>
      <w:r w:rsidR="000439B1" w:rsidRPr="001F42D3">
        <w:rPr>
          <w:noProof w:val="0"/>
        </w:rPr>
        <w:t>. A</w:t>
      </w:r>
      <w:r w:rsidRPr="001F42D3">
        <w:rPr>
          <w:noProof w:val="0"/>
        </w:rPr>
        <w:t>long with the dose or the volume to be administered the rate can be calculated by the infuser.</w:t>
      </w:r>
    </w:p>
    <w:p w14:paraId="2B82D507" w14:textId="77777777" w:rsidR="00B11855" w:rsidRPr="001F42D3" w:rsidRDefault="003D003E" w:rsidP="002E3ED0">
      <w:pPr>
        <w:pStyle w:val="HL7FieldIndent2"/>
        <w:ind w:left="0" w:hanging="2"/>
        <w:rPr>
          <w:noProof w:val="0"/>
        </w:rPr>
      </w:pPr>
      <w:r w:rsidRPr="001F42D3">
        <w:rPr>
          <w:noProof w:val="0"/>
        </w:rPr>
        <w:t>The only acceptable time values for this field are seconds, minutes, and hours. To specify multiple components of time</w:t>
      </w:r>
      <w:r w:rsidR="00E86B15" w:rsidRPr="001F42D3">
        <w:rPr>
          <w:noProof w:val="0"/>
        </w:rPr>
        <w:t>,</w:t>
      </w:r>
      <w:r w:rsidRPr="001F42D3">
        <w:rPr>
          <w:noProof w:val="0"/>
        </w:rPr>
        <w:t xml:space="preserve"> this field can be repeated two additional times.</w:t>
      </w:r>
    </w:p>
    <w:p w14:paraId="5533267D" w14:textId="77777777" w:rsidR="00B11855" w:rsidRPr="001F42D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1F42D3" w14:paraId="55DAA780" w14:textId="77777777" w:rsidTr="0034511D">
        <w:trPr>
          <w:cantSplit/>
          <w:jc w:val="center"/>
        </w:trPr>
        <w:tc>
          <w:tcPr>
            <w:tcW w:w="2268" w:type="dxa"/>
            <w:shd w:val="clear" w:color="auto" w:fill="D9D9D9" w:themeFill="background1" w:themeFillShade="D9"/>
          </w:tcPr>
          <w:p w14:paraId="2658650D" w14:textId="77777777" w:rsidR="00B11855" w:rsidRPr="001F42D3" w:rsidRDefault="003D003E" w:rsidP="006E20D6">
            <w:pPr>
              <w:pStyle w:val="TableEntryHeader"/>
            </w:pPr>
            <w:r w:rsidRPr="001F42D3">
              <w:t>Unit of Time</w:t>
            </w:r>
          </w:p>
        </w:tc>
        <w:tc>
          <w:tcPr>
            <w:tcW w:w="4049" w:type="dxa"/>
            <w:shd w:val="clear" w:color="auto" w:fill="D9D9D9" w:themeFill="background1" w:themeFillShade="D9"/>
          </w:tcPr>
          <w:p w14:paraId="28295CD2" w14:textId="77777777" w:rsidR="00B11855" w:rsidRPr="001F42D3" w:rsidRDefault="003D003E" w:rsidP="006E20D6">
            <w:pPr>
              <w:pStyle w:val="TableEntryHeader"/>
            </w:pPr>
            <w:r w:rsidRPr="001F42D3">
              <w:t>MDC Code</w:t>
            </w:r>
          </w:p>
        </w:tc>
      </w:tr>
      <w:tr w:rsidR="00B11855" w:rsidRPr="001F42D3" w14:paraId="45291D02" w14:textId="77777777" w:rsidTr="006C0E8E">
        <w:trPr>
          <w:cantSplit/>
          <w:jc w:val="center"/>
        </w:trPr>
        <w:tc>
          <w:tcPr>
            <w:tcW w:w="2268" w:type="dxa"/>
          </w:tcPr>
          <w:p w14:paraId="4058B0B8" w14:textId="77777777" w:rsidR="00B11855" w:rsidRPr="001F42D3" w:rsidRDefault="003D003E" w:rsidP="006E20D6">
            <w:pPr>
              <w:pStyle w:val="TableEntry"/>
            </w:pPr>
            <w:r w:rsidRPr="001F42D3">
              <w:t>Hour</w:t>
            </w:r>
          </w:p>
        </w:tc>
        <w:tc>
          <w:tcPr>
            <w:tcW w:w="4049" w:type="dxa"/>
          </w:tcPr>
          <w:p w14:paraId="258046CE" w14:textId="77777777" w:rsidR="00B11855" w:rsidRPr="001F42D3" w:rsidRDefault="00E86B15" w:rsidP="006E20D6">
            <w:pPr>
              <w:pStyle w:val="TableEntry"/>
            </w:pPr>
            <w:r w:rsidRPr="001F42D3">
              <w:t>264384</w:t>
            </w:r>
            <w:r w:rsidR="003D003E" w:rsidRPr="001F42D3">
              <w:t>&amp;MDC_DIM_HR&amp;MDC</w:t>
            </w:r>
          </w:p>
        </w:tc>
      </w:tr>
      <w:tr w:rsidR="00B11855" w:rsidRPr="001F42D3" w14:paraId="2954BAD3" w14:textId="77777777" w:rsidTr="006C0E8E">
        <w:trPr>
          <w:cantSplit/>
          <w:jc w:val="center"/>
        </w:trPr>
        <w:tc>
          <w:tcPr>
            <w:tcW w:w="2268" w:type="dxa"/>
          </w:tcPr>
          <w:p w14:paraId="554ABD34" w14:textId="77777777" w:rsidR="00B11855" w:rsidRPr="001F42D3" w:rsidRDefault="003D003E" w:rsidP="006E20D6">
            <w:pPr>
              <w:pStyle w:val="TableEntry"/>
            </w:pPr>
            <w:r w:rsidRPr="001F42D3">
              <w:t>Minute</w:t>
            </w:r>
          </w:p>
        </w:tc>
        <w:tc>
          <w:tcPr>
            <w:tcW w:w="4049" w:type="dxa"/>
          </w:tcPr>
          <w:p w14:paraId="2F4947D0" w14:textId="77777777" w:rsidR="00B11855" w:rsidRPr="001F42D3" w:rsidRDefault="00E86B15" w:rsidP="006E20D6">
            <w:pPr>
              <w:pStyle w:val="TableEntry"/>
            </w:pPr>
            <w:r w:rsidRPr="001F42D3">
              <w:t>264352</w:t>
            </w:r>
            <w:r w:rsidR="003D003E" w:rsidRPr="001F42D3">
              <w:t>&amp;MDC_DIM_MIN&amp;MDC</w:t>
            </w:r>
          </w:p>
        </w:tc>
      </w:tr>
      <w:tr w:rsidR="00B11855" w:rsidRPr="001F42D3" w14:paraId="4AB08B37" w14:textId="77777777" w:rsidTr="006C0E8E">
        <w:trPr>
          <w:cantSplit/>
          <w:jc w:val="center"/>
        </w:trPr>
        <w:tc>
          <w:tcPr>
            <w:tcW w:w="2268" w:type="dxa"/>
          </w:tcPr>
          <w:p w14:paraId="328FF656" w14:textId="77777777" w:rsidR="00B11855" w:rsidRPr="001F42D3" w:rsidRDefault="003D003E" w:rsidP="006E20D6">
            <w:pPr>
              <w:pStyle w:val="TableEntry"/>
            </w:pPr>
            <w:r w:rsidRPr="001F42D3">
              <w:t>Second</w:t>
            </w:r>
          </w:p>
        </w:tc>
        <w:tc>
          <w:tcPr>
            <w:tcW w:w="4049" w:type="dxa"/>
          </w:tcPr>
          <w:p w14:paraId="57EA183C" w14:textId="77777777" w:rsidR="00B11855" w:rsidRPr="001F42D3" w:rsidRDefault="00E86B15" w:rsidP="006E20D6">
            <w:pPr>
              <w:pStyle w:val="TableEntry"/>
            </w:pPr>
            <w:r w:rsidRPr="001F42D3">
              <w:t>264320</w:t>
            </w:r>
            <w:r w:rsidR="003D003E" w:rsidRPr="001F42D3">
              <w:t>&amp;MDC_DIM_</w:t>
            </w:r>
            <w:r w:rsidRPr="001F42D3">
              <w:t>X_</w:t>
            </w:r>
            <w:r w:rsidR="003D003E" w:rsidRPr="001F42D3">
              <w:t>SEC&amp;MDC</w:t>
            </w:r>
          </w:p>
        </w:tc>
      </w:tr>
    </w:tbl>
    <w:p w14:paraId="71D99984" w14:textId="77777777" w:rsidR="00B11855" w:rsidRPr="001F42D3" w:rsidRDefault="00B11855" w:rsidP="0034511D">
      <w:pPr>
        <w:pStyle w:val="BodyText"/>
      </w:pPr>
    </w:p>
    <w:p w14:paraId="43E3434E" w14:textId="77777777" w:rsidR="00B11855" w:rsidRPr="001F42D3" w:rsidRDefault="003D003E" w:rsidP="002E3ED0">
      <w:pPr>
        <w:pStyle w:val="HL7FieldIndent2"/>
        <w:keepNext/>
        <w:ind w:left="0" w:hanging="2"/>
        <w:rPr>
          <w:noProof w:val="0"/>
        </w:rPr>
      </w:pPr>
      <w:r w:rsidRPr="001F42D3">
        <w:rPr>
          <w:noProof w:val="0"/>
        </w:rPr>
        <w:lastRenderedPageBreak/>
        <w:t>Examples:</w:t>
      </w:r>
    </w:p>
    <w:p w14:paraId="0099E5F9" w14:textId="77777777" w:rsidR="00B11855" w:rsidRPr="001F42D3" w:rsidRDefault="003D003E" w:rsidP="00576EDB">
      <w:pPr>
        <w:pStyle w:val="XMLText"/>
        <w:ind w:hanging="2"/>
      </w:pPr>
      <w:r w:rsidRPr="001F42D3">
        <w:t>90 Seconds:</w:t>
      </w:r>
      <w:r w:rsidRPr="001F42D3">
        <w:br/>
        <w:t>90^</w:t>
      </w:r>
      <w:r w:rsidR="00E86B15" w:rsidRPr="001F42D3">
        <w:t>264320</w:t>
      </w:r>
      <w:r w:rsidRPr="001F42D3">
        <w:t>&amp;MDC_DIM_</w:t>
      </w:r>
      <w:r w:rsidR="00E86B15" w:rsidRPr="001F42D3">
        <w:t>X_</w:t>
      </w:r>
      <w:r w:rsidRPr="001F42D3">
        <w:t>SEC&amp;MDC</w:t>
      </w:r>
      <w:r w:rsidRPr="001F42D3">
        <w:br/>
      </w:r>
    </w:p>
    <w:p w14:paraId="2B1844BF" w14:textId="77777777" w:rsidR="00B11855" w:rsidRPr="001F42D3" w:rsidRDefault="003D003E" w:rsidP="00576EDB">
      <w:pPr>
        <w:pStyle w:val="XMLText"/>
        <w:ind w:hanging="2"/>
      </w:pPr>
      <w:r w:rsidRPr="001F42D3">
        <w:t>2 Hours 45 Minutes:</w:t>
      </w:r>
      <w:r w:rsidRPr="001F42D3">
        <w:br/>
        <w:t>2^</w:t>
      </w:r>
      <w:r w:rsidR="00E86B15" w:rsidRPr="001F42D3">
        <w:t>264384</w:t>
      </w:r>
      <w:r w:rsidRPr="001F42D3">
        <w:t>&amp;MDC_DIM_HR&amp;MDC~45^</w:t>
      </w:r>
      <w:r w:rsidR="000439B1" w:rsidRPr="001F42D3">
        <w:t>264352</w:t>
      </w:r>
      <w:r w:rsidRPr="001F42D3">
        <w:t>&amp;MDC_DIM_MIN&amp;MDC</w:t>
      </w:r>
    </w:p>
    <w:p w14:paraId="5D120B35" w14:textId="77777777" w:rsidR="00B11855" w:rsidRPr="001F42D3" w:rsidRDefault="003D003E" w:rsidP="00CF5627">
      <w:pPr>
        <w:pStyle w:val="HL7Field"/>
        <w:ind w:hanging="2"/>
      </w:pPr>
      <w:r w:rsidRPr="001F42D3">
        <w:t>TQ1-14  Total occurrences</w:t>
      </w:r>
    </w:p>
    <w:p w14:paraId="1844E1F6" w14:textId="66D7B26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9" w:author="Kurt Elliason" w:date="2025-09-23T18:41:00Z" w16du:dateUtc="2025-09-23T23:41:00Z">
        <w:r w:rsidRPr="001F42D3" w:rsidDel="001E5ED3">
          <w:rPr>
            <w:noProof w:val="0"/>
          </w:rPr>
          <w:delText>2.6</w:delText>
        </w:r>
      </w:del>
      <w:ins w:id="340" w:author="Kurt Elliason" w:date="2025-09-23T18:41:00Z" w16du:dateUtc="2025-09-23T23:41:00Z">
        <w:r w:rsidR="001E5ED3">
          <w:rPr>
            <w:noProof w:val="0"/>
          </w:rPr>
          <w:t>2.8.1</w:t>
        </w:r>
      </w:ins>
      <w:r w:rsidRPr="001F42D3">
        <w:rPr>
          <w:noProof w:val="0"/>
        </w:rPr>
        <w:t xml:space="preserve"> Section 4.5.4.14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701AEE" w14:textId="2F86B759" w:rsidR="00B11855" w:rsidRPr="001F42D3" w:rsidRDefault="003D003E" w:rsidP="00123C7B">
      <w:pPr>
        <w:pStyle w:val="Heading5"/>
        <w:rPr>
          <w:noProof w:val="0"/>
        </w:rPr>
      </w:pPr>
      <w:bookmarkStart w:id="341" w:name="_Toc401769782"/>
      <w:bookmarkStart w:id="342" w:name="_Toc181625124"/>
      <w:r w:rsidRPr="001F42D3">
        <w:rPr>
          <w:noProof w:val="0"/>
        </w:rPr>
        <w:t>RXR - Pharmacy/Treatment Route Segment</w:t>
      </w:r>
      <w:bookmarkEnd w:id="341"/>
      <w:bookmarkEnd w:id="342"/>
    </w:p>
    <w:p w14:paraId="02E71CF9" w14:textId="2D8507CE" w:rsidR="00B11855" w:rsidRPr="001F42D3" w:rsidRDefault="003D003E" w:rsidP="002F241F">
      <w:pPr>
        <w:pStyle w:val="BodyText"/>
      </w:pPr>
      <w:r w:rsidRPr="001F42D3">
        <w:t>The Pharmacy/Treatment Route segment contains the alternative combination of route, site, administration device, and administration method that are prescribed.</w:t>
      </w:r>
    </w:p>
    <w:p w14:paraId="774F1C73" w14:textId="7354EAD6" w:rsidR="00B11855" w:rsidRPr="001F42D3" w:rsidRDefault="003D003E" w:rsidP="00CF5627">
      <w:pPr>
        <w:pStyle w:val="TableTitle"/>
      </w:pPr>
      <w:r w:rsidRPr="001F42D3">
        <w:t>Table 3.3.4.4.</w:t>
      </w:r>
      <w:r w:rsidR="00E3091E" w:rsidRPr="001F42D3">
        <w:t>8</w:t>
      </w:r>
      <w:r w:rsidRPr="001F42D3">
        <w:t xml:space="preserve">-1: </w:t>
      </w:r>
      <w:r w:rsidR="006D613E" w:rsidRPr="001F42D3">
        <w:t>HL7</w:t>
      </w:r>
      <w:r w:rsidR="00995105" w:rsidRPr="001F42D3">
        <w:t xml:space="preserve"> </w:t>
      </w:r>
      <w:r w:rsidRPr="001F42D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1F42D3" w14:paraId="11640516" w14:textId="77777777" w:rsidTr="00B34AEB">
        <w:trPr>
          <w:cantSplit/>
          <w:jc w:val="center"/>
        </w:trPr>
        <w:tc>
          <w:tcPr>
            <w:tcW w:w="896" w:type="dxa"/>
            <w:shd w:val="clear" w:color="auto" w:fill="D9D9D9"/>
          </w:tcPr>
          <w:p w14:paraId="31035720" w14:textId="77777777" w:rsidR="00B11855" w:rsidRPr="001F42D3" w:rsidRDefault="003D003E" w:rsidP="0087008C">
            <w:pPr>
              <w:pStyle w:val="TableEntryHeader"/>
            </w:pPr>
            <w:r w:rsidRPr="001F42D3">
              <w:t>SEQ</w:t>
            </w:r>
          </w:p>
        </w:tc>
        <w:tc>
          <w:tcPr>
            <w:tcW w:w="990" w:type="dxa"/>
            <w:shd w:val="clear" w:color="auto" w:fill="D9D9D9"/>
          </w:tcPr>
          <w:p w14:paraId="68322E08" w14:textId="77777777" w:rsidR="00B11855" w:rsidRPr="001F42D3" w:rsidRDefault="003D003E" w:rsidP="0087008C">
            <w:pPr>
              <w:pStyle w:val="TableEntryHeader"/>
            </w:pPr>
            <w:r w:rsidRPr="001F42D3">
              <w:t>LEN</w:t>
            </w:r>
          </w:p>
        </w:tc>
        <w:tc>
          <w:tcPr>
            <w:tcW w:w="805" w:type="dxa"/>
            <w:shd w:val="clear" w:color="auto" w:fill="D9D9D9"/>
          </w:tcPr>
          <w:p w14:paraId="681CC6B7" w14:textId="77777777" w:rsidR="00B11855" w:rsidRPr="001F42D3" w:rsidRDefault="003D003E" w:rsidP="0087008C">
            <w:pPr>
              <w:pStyle w:val="TableEntryHeader"/>
            </w:pPr>
            <w:r w:rsidRPr="001F42D3">
              <w:t>DT</w:t>
            </w:r>
          </w:p>
        </w:tc>
        <w:tc>
          <w:tcPr>
            <w:tcW w:w="995" w:type="dxa"/>
            <w:shd w:val="clear" w:color="auto" w:fill="D9D9D9"/>
          </w:tcPr>
          <w:p w14:paraId="33004435" w14:textId="77777777" w:rsidR="00B11855" w:rsidRPr="001F42D3" w:rsidRDefault="003D003E" w:rsidP="0087008C">
            <w:pPr>
              <w:pStyle w:val="TableEntryHeader"/>
            </w:pPr>
            <w:r w:rsidRPr="001F42D3">
              <w:t>Usage</w:t>
            </w:r>
          </w:p>
        </w:tc>
        <w:tc>
          <w:tcPr>
            <w:tcW w:w="900" w:type="dxa"/>
            <w:shd w:val="clear" w:color="auto" w:fill="D9D9D9"/>
          </w:tcPr>
          <w:p w14:paraId="2C45640C" w14:textId="77777777" w:rsidR="00B11855" w:rsidRPr="001F42D3" w:rsidRDefault="003D003E" w:rsidP="0087008C">
            <w:pPr>
              <w:pStyle w:val="TableEntryHeader"/>
            </w:pPr>
            <w:r w:rsidRPr="001F42D3">
              <w:t>Card.</w:t>
            </w:r>
          </w:p>
        </w:tc>
        <w:tc>
          <w:tcPr>
            <w:tcW w:w="1170" w:type="dxa"/>
            <w:shd w:val="clear" w:color="auto" w:fill="D9D9D9"/>
          </w:tcPr>
          <w:p w14:paraId="7D1BDC13" w14:textId="77777777" w:rsidR="00B11855" w:rsidRPr="001F42D3" w:rsidRDefault="003D003E" w:rsidP="0087008C">
            <w:pPr>
              <w:pStyle w:val="TableEntryHeader"/>
            </w:pPr>
            <w:r w:rsidRPr="001F42D3">
              <w:t>TBL#</w:t>
            </w:r>
          </w:p>
        </w:tc>
        <w:tc>
          <w:tcPr>
            <w:tcW w:w="1170" w:type="dxa"/>
            <w:shd w:val="clear" w:color="auto" w:fill="D9D9D9"/>
          </w:tcPr>
          <w:p w14:paraId="30D6BC30" w14:textId="77777777" w:rsidR="00B11855" w:rsidRPr="001F42D3" w:rsidRDefault="003D003E" w:rsidP="0087008C">
            <w:pPr>
              <w:pStyle w:val="TableEntryHeader"/>
            </w:pPr>
            <w:r w:rsidRPr="001F42D3">
              <w:t>ITEM #</w:t>
            </w:r>
          </w:p>
        </w:tc>
        <w:tc>
          <w:tcPr>
            <w:tcW w:w="2980" w:type="dxa"/>
            <w:shd w:val="clear" w:color="auto" w:fill="D9D9D9"/>
          </w:tcPr>
          <w:p w14:paraId="38FE5DDF" w14:textId="77777777" w:rsidR="00B11855" w:rsidRPr="001F42D3" w:rsidRDefault="003D003E" w:rsidP="0087008C">
            <w:pPr>
              <w:pStyle w:val="TableEntryHeader"/>
            </w:pPr>
            <w:r w:rsidRPr="001F42D3">
              <w:t>ELEMENT NAME</w:t>
            </w:r>
          </w:p>
        </w:tc>
      </w:tr>
      <w:tr w:rsidR="00C40FD5" w:rsidRPr="001F42D3" w14:paraId="43DDC33C" w14:textId="77777777" w:rsidTr="00B34AEB">
        <w:trPr>
          <w:cantSplit/>
          <w:jc w:val="center"/>
        </w:trPr>
        <w:tc>
          <w:tcPr>
            <w:tcW w:w="896" w:type="dxa"/>
          </w:tcPr>
          <w:p w14:paraId="4523E500" w14:textId="77777777" w:rsidR="00B11855" w:rsidRPr="001F42D3" w:rsidRDefault="003D003E" w:rsidP="00506FBD">
            <w:pPr>
              <w:pStyle w:val="TableEntry"/>
            </w:pPr>
            <w:r w:rsidRPr="001F42D3">
              <w:t>1</w:t>
            </w:r>
          </w:p>
        </w:tc>
        <w:tc>
          <w:tcPr>
            <w:tcW w:w="990" w:type="dxa"/>
          </w:tcPr>
          <w:p w14:paraId="0D14F9D5" w14:textId="77777777" w:rsidR="00B11855" w:rsidRPr="001F42D3" w:rsidRDefault="003D003E" w:rsidP="00506FBD">
            <w:pPr>
              <w:pStyle w:val="TableEntry"/>
            </w:pPr>
            <w:r w:rsidRPr="001F42D3">
              <w:t>705</w:t>
            </w:r>
          </w:p>
        </w:tc>
        <w:tc>
          <w:tcPr>
            <w:tcW w:w="805" w:type="dxa"/>
          </w:tcPr>
          <w:p w14:paraId="78C12922" w14:textId="77777777" w:rsidR="00B11855" w:rsidRPr="001F42D3" w:rsidRDefault="003D003E" w:rsidP="00506FBD">
            <w:pPr>
              <w:pStyle w:val="TableEntry"/>
            </w:pPr>
            <w:r w:rsidRPr="001F42D3">
              <w:t>CWE</w:t>
            </w:r>
          </w:p>
        </w:tc>
        <w:tc>
          <w:tcPr>
            <w:tcW w:w="995" w:type="dxa"/>
          </w:tcPr>
          <w:p w14:paraId="2553E581" w14:textId="77777777" w:rsidR="00B11855" w:rsidRPr="001F42D3" w:rsidRDefault="003D003E" w:rsidP="00506FBD">
            <w:pPr>
              <w:pStyle w:val="TableEntry"/>
            </w:pPr>
            <w:r w:rsidRPr="001F42D3">
              <w:t>R</w:t>
            </w:r>
          </w:p>
        </w:tc>
        <w:tc>
          <w:tcPr>
            <w:tcW w:w="900" w:type="dxa"/>
          </w:tcPr>
          <w:p w14:paraId="1E984BEC" w14:textId="77777777" w:rsidR="00B11855" w:rsidRPr="001F42D3" w:rsidRDefault="003D003E" w:rsidP="00506FBD">
            <w:pPr>
              <w:pStyle w:val="TableEntry"/>
            </w:pPr>
            <w:r w:rsidRPr="001F42D3">
              <w:t>[1..1]</w:t>
            </w:r>
          </w:p>
        </w:tc>
        <w:tc>
          <w:tcPr>
            <w:tcW w:w="1170" w:type="dxa"/>
          </w:tcPr>
          <w:p w14:paraId="53A57034" w14:textId="77777777" w:rsidR="00B11855" w:rsidRPr="001F42D3" w:rsidRDefault="003D003E" w:rsidP="00506FBD">
            <w:pPr>
              <w:pStyle w:val="TableEntry"/>
            </w:pPr>
            <w:r w:rsidRPr="001F42D3">
              <w:t>0162</w:t>
            </w:r>
          </w:p>
        </w:tc>
        <w:tc>
          <w:tcPr>
            <w:tcW w:w="1170" w:type="dxa"/>
          </w:tcPr>
          <w:p w14:paraId="0CCE6212" w14:textId="77777777" w:rsidR="00B11855" w:rsidRPr="001F42D3" w:rsidRDefault="003D003E" w:rsidP="00506FBD">
            <w:pPr>
              <w:pStyle w:val="TableEntry"/>
            </w:pPr>
            <w:r w:rsidRPr="001F42D3">
              <w:t>00309</w:t>
            </w:r>
          </w:p>
        </w:tc>
        <w:tc>
          <w:tcPr>
            <w:tcW w:w="2980" w:type="dxa"/>
          </w:tcPr>
          <w:p w14:paraId="64950495" w14:textId="77777777" w:rsidR="00B11855" w:rsidRPr="001F42D3" w:rsidRDefault="003D003E" w:rsidP="00506FBD">
            <w:pPr>
              <w:pStyle w:val="TableEntry"/>
            </w:pPr>
            <w:r w:rsidRPr="001F42D3">
              <w:t>Route</w:t>
            </w:r>
          </w:p>
        </w:tc>
      </w:tr>
      <w:tr w:rsidR="00C40FD5" w:rsidRPr="001F42D3" w14:paraId="42604DDA" w14:textId="77777777" w:rsidTr="00B34AEB">
        <w:trPr>
          <w:cantSplit/>
          <w:jc w:val="center"/>
        </w:trPr>
        <w:tc>
          <w:tcPr>
            <w:tcW w:w="896" w:type="dxa"/>
          </w:tcPr>
          <w:p w14:paraId="2D97BF59" w14:textId="77777777" w:rsidR="00B11855" w:rsidRPr="001F42D3" w:rsidRDefault="003D003E" w:rsidP="00506FBD">
            <w:pPr>
              <w:pStyle w:val="TableEntry"/>
            </w:pPr>
            <w:r w:rsidRPr="001F42D3">
              <w:t>2</w:t>
            </w:r>
          </w:p>
        </w:tc>
        <w:tc>
          <w:tcPr>
            <w:tcW w:w="990" w:type="dxa"/>
          </w:tcPr>
          <w:p w14:paraId="3194780C" w14:textId="77777777" w:rsidR="00B11855" w:rsidRPr="001F42D3" w:rsidRDefault="003D003E" w:rsidP="00506FBD">
            <w:pPr>
              <w:pStyle w:val="TableEntry"/>
            </w:pPr>
            <w:r w:rsidRPr="001F42D3">
              <w:t>705</w:t>
            </w:r>
          </w:p>
        </w:tc>
        <w:tc>
          <w:tcPr>
            <w:tcW w:w="805" w:type="dxa"/>
          </w:tcPr>
          <w:p w14:paraId="27CE3F79" w14:textId="77777777" w:rsidR="00B11855" w:rsidRPr="001F42D3" w:rsidRDefault="003D003E" w:rsidP="00506FBD">
            <w:pPr>
              <w:pStyle w:val="TableEntry"/>
            </w:pPr>
            <w:r w:rsidRPr="001F42D3">
              <w:t>CWE</w:t>
            </w:r>
          </w:p>
        </w:tc>
        <w:tc>
          <w:tcPr>
            <w:tcW w:w="995" w:type="dxa"/>
          </w:tcPr>
          <w:p w14:paraId="2E65DA01" w14:textId="77777777" w:rsidR="00B11855" w:rsidRPr="001F42D3" w:rsidRDefault="003D003E" w:rsidP="00506FBD">
            <w:pPr>
              <w:pStyle w:val="TableEntry"/>
            </w:pPr>
            <w:r w:rsidRPr="001F42D3">
              <w:t>RE</w:t>
            </w:r>
          </w:p>
        </w:tc>
        <w:tc>
          <w:tcPr>
            <w:tcW w:w="900" w:type="dxa"/>
          </w:tcPr>
          <w:p w14:paraId="14691210" w14:textId="77777777" w:rsidR="00B11855" w:rsidRPr="001F42D3" w:rsidRDefault="003D003E" w:rsidP="00506FBD">
            <w:pPr>
              <w:pStyle w:val="TableEntry"/>
            </w:pPr>
            <w:r w:rsidRPr="001F42D3">
              <w:t>[0..1]</w:t>
            </w:r>
          </w:p>
        </w:tc>
        <w:tc>
          <w:tcPr>
            <w:tcW w:w="1170" w:type="dxa"/>
          </w:tcPr>
          <w:p w14:paraId="1DE69E0C" w14:textId="77777777" w:rsidR="00B11855" w:rsidRPr="001F42D3" w:rsidRDefault="003D003E" w:rsidP="00506FBD">
            <w:pPr>
              <w:pStyle w:val="TableEntry"/>
            </w:pPr>
            <w:r w:rsidRPr="001F42D3">
              <w:t>0550</w:t>
            </w:r>
          </w:p>
        </w:tc>
        <w:tc>
          <w:tcPr>
            <w:tcW w:w="1170" w:type="dxa"/>
          </w:tcPr>
          <w:p w14:paraId="3349E89C" w14:textId="77777777" w:rsidR="00B11855" w:rsidRPr="001F42D3" w:rsidRDefault="003D003E" w:rsidP="00506FBD">
            <w:pPr>
              <w:pStyle w:val="TableEntry"/>
            </w:pPr>
            <w:r w:rsidRPr="001F42D3">
              <w:t>00310</w:t>
            </w:r>
          </w:p>
        </w:tc>
        <w:tc>
          <w:tcPr>
            <w:tcW w:w="2980" w:type="dxa"/>
          </w:tcPr>
          <w:p w14:paraId="356D6FA1" w14:textId="77777777" w:rsidR="00B11855" w:rsidRPr="001F42D3" w:rsidRDefault="003D003E" w:rsidP="00506FBD">
            <w:pPr>
              <w:pStyle w:val="TableEntry"/>
            </w:pPr>
            <w:r w:rsidRPr="001F42D3">
              <w:t>Administration Site</w:t>
            </w:r>
          </w:p>
        </w:tc>
      </w:tr>
      <w:tr w:rsidR="00C40FD5" w:rsidRPr="001F42D3" w14:paraId="48F8DE39" w14:textId="77777777" w:rsidTr="00B34AEB">
        <w:trPr>
          <w:cantSplit/>
          <w:jc w:val="center"/>
        </w:trPr>
        <w:tc>
          <w:tcPr>
            <w:tcW w:w="896" w:type="dxa"/>
          </w:tcPr>
          <w:p w14:paraId="03978049" w14:textId="77777777" w:rsidR="00B11855" w:rsidRPr="001F42D3" w:rsidRDefault="003D003E" w:rsidP="00506FBD">
            <w:pPr>
              <w:pStyle w:val="TableEntry"/>
            </w:pPr>
            <w:r w:rsidRPr="001F42D3">
              <w:t>3</w:t>
            </w:r>
          </w:p>
        </w:tc>
        <w:tc>
          <w:tcPr>
            <w:tcW w:w="990" w:type="dxa"/>
          </w:tcPr>
          <w:p w14:paraId="66212D0F" w14:textId="77777777" w:rsidR="00B11855" w:rsidRPr="001F42D3" w:rsidRDefault="003D003E" w:rsidP="00506FBD">
            <w:pPr>
              <w:pStyle w:val="TableEntry"/>
            </w:pPr>
            <w:r w:rsidRPr="001F42D3">
              <w:t>705</w:t>
            </w:r>
          </w:p>
        </w:tc>
        <w:tc>
          <w:tcPr>
            <w:tcW w:w="805" w:type="dxa"/>
          </w:tcPr>
          <w:p w14:paraId="21CA8FAA" w14:textId="77777777" w:rsidR="00B11855" w:rsidRPr="001F42D3" w:rsidRDefault="003D003E" w:rsidP="00506FBD">
            <w:pPr>
              <w:pStyle w:val="TableEntry"/>
            </w:pPr>
            <w:r w:rsidRPr="001F42D3">
              <w:t>CWE</w:t>
            </w:r>
          </w:p>
        </w:tc>
        <w:tc>
          <w:tcPr>
            <w:tcW w:w="995" w:type="dxa"/>
          </w:tcPr>
          <w:p w14:paraId="72F61FDB" w14:textId="77777777" w:rsidR="00B11855" w:rsidRPr="001F42D3" w:rsidRDefault="003D003E" w:rsidP="00506FBD">
            <w:pPr>
              <w:pStyle w:val="TableEntry"/>
            </w:pPr>
            <w:r w:rsidRPr="001F42D3">
              <w:t>RE</w:t>
            </w:r>
          </w:p>
        </w:tc>
        <w:tc>
          <w:tcPr>
            <w:tcW w:w="900" w:type="dxa"/>
          </w:tcPr>
          <w:p w14:paraId="6731101D" w14:textId="77777777" w:rsidR="00B11855" w:rsidRPr="001F42D3" w:rsidRDefault="003D003E" w:rsidP="00506FBD">
            <w:pPr>
              <w:pStyle w:val="TableEntry"/>
            </w:pPr>
            <w:r w:rsidRPr="001F42D3">
              <w:t>[0..1]</w:t>
            </w:r>
          </w:p>
        </w:tc>
        <w:tc>
          <w:tcPr>
            <w:tcW w:w="1170" w:type="dxa"/>
          </w:tcPr>
          <w:p w14:paraId="6044169A" w14:textId="77777777" w:rsidR="00B11855" w:rsidRPr="001F42D3" w:rsidRDefault="00E86B15" w:rsidP="00506FBD">
            <w:pPr>
              <w:pStyle w:val="TableEntry"/>
            </w:pPr>
            <w:r w:rsidRPr="001F42D3">
              <w:t>0164</w:t>
            </w:r>
          </w:p>
        </w:tc>
        <w:tc>
          <w:tcPr>
            <w:tcW w:w="1170" w:type="dxa"/>
          </w:tcPr>
          <w:p w14:paraId="2F240BA1" w14:textId="77777777" w:rsidR="00B11855" w:rsidRPr="001F42D3" w:rsidRDefault="003D003E" w:rsidP="00506FBD">
            <w:pPr>
              <w:pStyle w:val="TableEntry"/>
            </w:pPr>
            <w:r w:rsidRPr="001F42D3">
              <w:t>00311</w:t>
            </w:r>
          </w:p>
        </w:tc>
        <w:tc>
          <w:tcPr>
            <w:tcW w:w="2980" w:type="dxa"/>
          </w:tcPr>
          <w:p w14:paraId="14DEF8BB" w14:textId="77777777" w:rsidR="00B11855" w:rsidRPr="001F42D3" w:rsidRDefault="003D003E" w:rsidP="00506FBD">
            <w:pPr>
              <w:pStyle w:val="TableEntry"/>
            </w:pPr>
            <w:r w:rsidRPr="001F42D3">
              <w:t>Administration Device</w:t>
            </w:r>
          </w:p>
        </w:tc>
      </w:tr>
      <w:tr w:rsidR="00C40FD5" w:rsidRPr="001F42D3" w14:paraId="747BB99C" w14:textId="77777777" w:rsidTr="00B34AEB">
        <w:trPr>
          <w:cantSplit/>
          <w:jc w:val="center"/>
        </w:trPr>
        <w:tc>
          <w:tcPr>
            <w:tcW w:w="896" w:type="dxa"/>
          </w:tcPr>
          <w:p w14:paraId="0E7204B4" w14:textId="77777777" w:rsidR="00B11855" w:rsidRPr="001F42D3" w:rsidRDefault="003D003E" w:rsidP="00506FBD">
            <w:pPr>
              <w:pStyle w:val="TableEntry"/>
            </w:pPr>
            <w:r w:rsidRPr="001F42D3">
              <w:t>4</w:t>
            </w:r>
          </w:p>
        </w:tc>
        <w:tc>
          <w:tcPr>
            <w:tcW w:w="990" w:type="dxa"/>
          </w:tcPr>
          <w:p w14:paraId="472B389E" w14:textId="77777777" w:rsidR="00B11855" w:rsidRPr="001F42D3" w:rsidRDefault="003D003E" w:rsidP="00506FBD">
            <w:pPr>
              <w:pStyle w:val="TableEntry"/>
            </w:pPr>
            <w:r w:rsidRPr="001F42D3">
              <w:t>705</w:t>
            </w:r>
          </w:p>
        </w:tc>
        <w:tc>
          <w:tcPr>
            <w:tcW w:w="805" w:type="dxa"/>
          </w:tcPr>
          <w:p w14:paraId="6027ED53" w14:textId="77777777" w:rsidR="00B11855" w:rsidRPr="001F42D3" w:rsidRDefault="003D003E" w:rsidP="00506FBD">
            <w:pPr>
              <w:pStyle w:val="TableEntry"/>
            </w:pPr>
            <w:r w:rsidRPr="001F42D3">
              <w:t>CWE</w:t>
            </w:r>
          </w:p>
        </w:tc>
        <w:tc>
          <w:tcPr>
            <w:tcW w:w="995" w:type="dxa"/>
          </w:tcPr>
          <w:p w14:paraId="76C86084" w14:textId="77777777" w:rsidR="00B11855" w:rsidRPr="001F42D3" w:rsidRDefault="00185E26" w:rsidP="00DE39CA">
            <w:pPr>
              <w:pStyle w:val="TableEntry"/>
            </w:pPr>
            <w:r w:rsidRPr="001F42D3">
              <w:t xml:space="preserve"> </w:t>
            </w:r>
            <w:r w:rsidR="003D003E" w:rsidRPr="001F42D3">
              <w:t>CE</w:t>
            </w:r>
          </w:p>
        </w:tc>
        <w:tc>
          <w:tcPr>
            <w:tcW w:w="900" w:type="dxa"/>
          </w:tcPr>
          <w:p w14:paraId="002BA038" w14:textId="77777777" w:rsidR="00B11855" w:rsidRPr="001F42D3" w:rsidRDefault="00185E26" w:rsidP="00506FBD">
            <w:pPr>
              <w:pStyle w:val="TableEntry"/>
            </w:pPr>
            <w:r w:rsidRPr="001F42D3">
              <w:t xml:space="preserve"> </w:t>
            </w:r>
            <w:r w:rsidR="003D003E" w:rsidRPr="001F42D3">
              <w:t>[0..1]</w:t>
            </w:r>
          </w:p>
        </w:tc>
        <w:tc>
          <w:tcPr>
            <w:tcW w:w="1170" w:type="dxa"/>
          </w:tcPr>
          <w:p w14:paraId="24AE25FD" w14:textId="77777777" w:rsidR="00B11855" w:rsidRPr="001F42D3" w:rsidRDefault="003D003E" w:rsidP="00506FBD">
            <w:pPr>
              <w:pStyle w:val="TableEntry"/>
            </w:pPr>
            <w:r w:rsidRPr="001F42D3">
              <w:t>0165</w:t>
            </w:r>
          </w:p>
        </w:tc>
        <w:tc>
          <w:tcPr>
            <w:tcW w:w="1170" w:type="dxa"/>
          </w:tcPr>
          <w:p w14:paraId="47F423BE" w14:textId="77777777" w:rsidR="00B11855" w:rsidRPr="001F42D3" w:rsidRDefault="003D003E" w:rsidP="00506FBD">
            <w:pPr>
              <w:pStyle w:val="TableEntry"/>
            </w:pPr>
            <w:r w:rsidRPr="001F42D3">
              <w:t>00312</w:t>
            </w:r>
          </w:p>
        </w:tc>
        <w:tc>
          <w:tcPr>
            <w:tcW w:w="2980" w:type="dxa"/>
          </w:tcPr>
          <w:p w14:paraId="7C0C0729" w14:textId="77777777" w:rsidR="00B11855" w:rsidRPr="001F42D3" w:rsidRDefault="003D003E" w:rsidP="00506FBD">
            <w:pPr>
              <w:pStyle w:val="TableEntry"/>
            </w:pPr>
            <w:r w:rsidRPr="001F42D3">
              <w:t>Administration Method</w:t>
            </w:r>
          </w:p>
        </w:tc>
      </w:tr>
      <w:tr w:rsidR="00C40FD5" w:rsidRPr="001F42D3" w14:paraId="79B911C7" w14:textId="77777777" w:rsidTr="00B34AEB">
        <w:trPr>
          <w:cantSplit/>
          <w:jc w:val="center"/>
        </w:trPr>
        <w:tc>
          <w:tcPr>
            <w:tcW w:w="896" w:type="dxa"/>
          </w:tcPr>
          <w:p w14:paraId="498C907B" w14:textId="77777777" w:rsidR="00B11855" w:rsidRPr="001F42D3" w:rsidRDefault="003D003E" w:rsidP="00506FBD">
            <w:pPr>
              <w:pStyle w:val="TableEntry"/>
            </w:pPr>
            <w:r w:rsidRPr="001F42D3">
              <w:t>5</w:t>
            </w:r>
          </w:p>
        </w:tc>
        <w:tc>
          <w:tcPr>
            <w:tcW w:w="990" w:type="dxa"/>
          </w:tcPr>
          <w:p w14:paraId="308F8D6F" w14:textId="77777777" w:rsidR="00B11855" w:rsidRPr="001F42D3" w:rsidRDefault="003D003E" w:rsidP="00506FBD">
            <w:pPr>
              <w:pStyle w:val="TableEntry"/>
            </w:pPr>
            <w:r w:rsidRPr="001F42D3">
              <w:t>705</w:t>
            </w:r>
          </w:p>
        </w:tc>
        <w:tc>
          <w:tcPr>
            <w:tcW w:w="805" w:type="dxa"/>
          </w:tcPr>
          <w:p w14:paraId="0E31B17F" w14:textId="77777777" w:rsidR="00B11855" w:rsidRPr="001F42D3" w:rsidRDefault="003D003E" w:rsidP="00506FBD">
            <w:pPr>
              <w:pStyle w:val="TableEntry"/>
            </w:pPr>
            <w:r w:rsidRPr="001F42D3">
              <w:t>CWE</w:t>
            </w:r>
          </w:p>
        </w:tc>
        <w:tc>
          <w:tcPr>
            <w:tcW w:w="995" w:type="dxa"/>
          </w:tcPr>
          <w:p w14:paraId="23730445" w14:textId="77777777" w:rsidR="00B11855" w:rsidRPr="001F42D3" w:rsidRDefault="003D003E" w:rsidP="00506FBD">
            <w:pPr>
              <w:pStyle w:val="TableEntry"/>
            </w:pPr>
            <w:r w:rsidRPr="001F42D3">
              <w:t>RE</w:t>
            </w:r>
          </w:p>
        </w:tc>
        <w:tc>
          <w:tcPr>
            <w:tcW w:w="900" w:type="dxa"/>
          </w:tcPr>
          <w:p w14:paraId="0E778836" w14:textId="77777777" w:rsidR="00B11855" w:rsidRPr="001F42D3" w:rsidRDefault="003D003E" w:rsidP="00506FBD">
            <w:pPr>
              <w:pStyle w:val="TableEntry"/>
            </w:pPr>
            <w:r w:rsidRPr="001F42D3">
              <w:t>[0..1]</w:t>
            </w:r>
          </w:p>
        </w:tc>
        <w:tc>
          <w:tcPr>
            <w:tcW w:w="1170" w:type="dxa"/>
          </w:tcPr>
          <w:p w14:paraId="1AB13B7D" w14:textId="77777777" w:rsidR="00B11855" w:rsidRPr="001F42D3" w:rsidRDefault="00B11855" w:rsidP="00506FBD">
            <w:pPr>
              <w:pStyle w:val="TableEntry"/>
            </w:pPr>
          </w:p>
        </w:tc>
        <w:tc>
          <w:tcPr>
            <w:tcW w:w="1170" w:type="dxa"/>
          </w:tcPr>
          <w:p w14:paraId="1C43E2E9" w14:textId="77777777" w:rsidR="00B11855" w:rsidRPr="001F42D3" w:rsidRDefault="003D003E" w:rsidP="00506FBD">
            <w:pPr>
              <w:pStyle w:val="TableEntry"/>
            </w:pPr>
            <w:r w:rsidRPr="001F42D3">
              <w:t>01315</w:t>
            </w:r>
          </w:p>
        </w:tc>
        <w:tc>
          <w:tcPr>
            <w:tcW w:w="2980" w:type="dxa"/>
          </w:tcPr>
          <w:p w14:paraId="7364B678" w14:textId="77777777" w:rsidR="00B11855" w:rsidRPr="001F42D3" w:rsidRDefault="003D003E" w:rsidP="00506FBD">
            <w:pPr>
              <w:pStyle w:val="TableEntry"/>
            </w:pPr>
            <w:r w:rsidRPr="001F42D3">
              <w:t>Routing Instruction</w:t>
            </w:r>
          </w:p>
        </w:tc>
      </w:tr>
      <w:tr w:rsidR="00C40FD5" w:rsidRPr="001F42D3" w14:paraId="33CC0328" w14:textId="77777777" w:rsidTr="00B34AEB">
        <w:trPr>
          <w:cantSplit/>
          <w:jc w:val="center"/>
        </w:trPr>
        <w:tc>
          <w:tcPr>
            <w:tcW w:w="896" w:type="dxa"/>
          </w:tcPr>
          <w:p w14:paraId="4BEBE69E" w14:textId="77777777" w:rsidR="00B11855" w:rsidRPr="001F42D3" w:rsidRDefault="003D003E" w:rsidP="00506FBD">
            <w:pPr>
              <w:pStyle w:val="TableEntry"/>
            </w:pPr>
            <w:r w:rsidRPr="001F42D3">
              <w:t>6</w:t>
            </w:r>
          </w:p>
        </w:tc>
        <w:tc>
          <w:tcPr>
            <w:tcW w:w="990" w:type="dxa"/>
          </w:tcPr>
          <w:p w14:paraId="33FB27D2" w14:textId="77777777" w:rsidR="00B11855" w:rsidRPr="001F42D3" w:rsidRDefault="003D003E" w:rsidP="00506FBD">
            <w:pPr>
              <w:pStyle w:val="TableEntry"/>
            </w:pPr>
            <w:r w:rsidRPr="001F42D3">
              <w:t>705</w:t>
            </w:r>
          </w:p>
        </w:tc>
        <w:tc>
          <w:tcPr>
            <w:tcW w:w="805" w:type="dxa"/>
          </w:tcPr>
          <w:p w14:paraId="453376C2" w14:textId="77777777" w:rsidR="00B11855" w:rsidRPr="001F42D3" w:rsidRDefault="003D003E" w:rsidP="00506FBD">
            <w:pPr>
              <w:pStyle w:val="TableEntry"/>
            </w:pPr>
            <w:r w:rsidRPr="001F42D3">
              <w:t>CWE</w:t>
            </w:r>
          </w:p>
        </w:tc>
        <w:tc>
          <w:tcPr>
            <w:tcW w:w="995" w:type="dxa"/>
          </w:tcPr>
          <w:p w14:paraId="625FD7A7" w14:textId="77777777" w:rsidR="00B11855" w:rsidRPr="001F42D3" w:rsidRDefault="003D003E" w:rsidP="00506FBD">
            <w:pPr>
              <w:pStyle w:val="TableEntry"/>
            </w:pPr>
            <w:r w:rsidRPr="001F42D3">
              <w:t>RE</w:t>
            </w:r>
          </w:p>
        </w:tc>
        <w:tc>
          <w:tcPr>
            <w:tcW w:w="900" w:type="dxa"/>
          </w:tcPr>
          <w:p w14:paraId="11E10015" w14:textId="77777777" w:rsidR="00B11855" w:rsidRPr="001F42D3" w:rsidRDefault="003D003E" w:rsidP="00506FBD">
            <w:pPr>
              <w:pStyle w:val="TableEntry"/>
            </w:pPr>
            <w:r w:rsidRPr="001F42D3">
              <w:t>[0..1]</w:t>
            </w:r>
          </w:p>
        </w:tc>
        <w:tc>
          <w:tcPr>
            <w:tcW w:w="1170" w:type="dxa"/>
          </w:tcPr>
          <w:p w14:paraId="7FCCD402" w14:textId="77777777" w:rsidR="00B11855" w:rsidRPr="001F42D3" w:rsidRDefault="003D003E" w:rsidP="00506FBD">
            <w:pPr>
              <w:pStyle w:val="TableEntry"/>
            </w:pPr>
            <w:r w:rsidRPr="001F42D3">
              <w:t>0495</w:t>
            </w:r>
          </w:p>
        </w:tc>
        <w:tc>
          <w:tcPr>
            <w:tcW w:w="1170" w:type="dxa"/>
          </w:tcPr>
          <w:p w14:paraId="6FEE3B46" w14:textId="77777777" w:rsidR="00B11855" w:rsidRPr="001F42D3" w:rsidRDefault="003D003E" w:rsidP="00506FBD">
            <w:pPr>
              <w:pStyle w:val="TableEntry"/>
            </w:pPr>
            <w:r w:rsidRPr="001F42D3">
              <w:t>01670</w:t>
            </w:r>
          </w:p>
        </w:tc>
        <w:tc>
          <w:tcPr>
            <w:tcW w:w="2980" w:type="dxa"/>
          </w:tcPr>
          <w:p w14:paraId="2164D1A9" w14:textId="77777777" w:rsidR="00B11855" w:rsidRPr="001F42D3" w:rsidRDefault="003D003E" w:rsidP="00506FBD">
            <w:pPr>
              <w:pStyle w:val="TableEntry"/>
            </w:pPr>
            <w:r w:rsidRPr="001F42D3">
              <w:t>Administration Site Modifier</w:t>
            </w:r>
          </w:p>
        </w:tc>
      </w:tr>
    </w:tbl>
    <w:p w14:paraId="34A1E94D" w14:textId="77777777" w:rsidR="00FF2B2D" w:rsidRPr="001F42D3" w:rsidRDefault="00FF2B2D" w:rsidP="006D73DE">
      <w:pPr>
        <w:pStyle w:val="BodyText"/>
      </w:pPr>
    </w:p>
    <w:p w14:paraId="42800BA9" w14:textId="77777777" w:rsidR="00B11855" w:rsidRPr="001F42D3" w:rsidRDefault="003D003E" w:rsidP="006D73DE">
      <w:pPr>
        <w:pStyle w:val="BodyText"/>
      </w:pPr>
      <w:r w:rsidRPr="001F42D3">
        <w:t>The following describes the IHE PCD usage of the fields in the above table.</w:t>
      </w:r>
    </w:p>
    <w:p w14:paraId="454C2052" w14:textId="77777777" w:rsidR="00B11855" w:rsidRPr="001F42D3" w:rsidRDefault="003D003E" w:rsidP="001422D4">
      <w:pPr>
        <w:pStyle w:val="HL7Field"/>
        <w:ind w:hanging="2"/>
      </w:pPr>
      <w:r w:rsidRPr="001F42D3">
        <w:t xml:space="preserve">RXR-1   Route </w:t>
      </w:r>
    </w:p>
    <w:p w14:paraId="1480C009"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21782A48" w:rsidR="006F6436" w:rsidRPr="001F42D3" w:rsidRDefault="003D003E" w:rsidP="006F6436">
      <w:pPr>
        <w:pStyle w:val="BodyText"/>
      </w:pPr>
      <w:r w:rsidRPr="001F42D3">
        <w:t xml:space="preserve">Definition: This field is the route of administration. </w:t>
      </w:r>
      <w:r w:rsidR="006F6436" w:rsidRPr="001F42D3">
        <w:t xml:space="preserve">The </w:t>
      </w:r>
      <w:r w:rsidR="007E67D4" w:rsidRPr="001F42D3">
        <w:t>DEV TF</w:t>
      </w:r>
      <w:r w:rsidR="006F6436" w:rsidRPr="001F42D3">
        <w:t xml:space="preserve">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1F42D3" w:rsidRDefault="003D003E" w:rsidP="006F6436">
      <w:pPr>
        <w:pStyle w:val="BodyText"/>
        <w:rPr>
          <w:b/>
          <w:bCs/>
        </w:rPr>
      </w:pPr>
      <w:r w:rsidRPr="001F42D3">
        <w:rPr>
          <w:b/>
          <w:bCs/>
        </w:rPr>
        <w:t>RXR-2   Administration Site</w:t>
      </w:r>
    </w:p>
    <w:p w14:paraId="00EACC04" w14:textId="53F69FF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3" w:author="Kurt Elliason" w:date="2025-09-23T16:05:00Z" w16du:dateUtc="2025-09-23T21:05:00Z">
        <w:r w:rsidRPr="001F42D3" w:rsidDel="00B4782C">
          <w:rPr>
            <w:noProof w:val="0"/>
          </w:rPr>
          <w:delText>V2.6 Section 4.14</w:delText>
        </w:r>
      </w:del>
      <w:ins w:id="344" w:author="Kurt Elliason" w:date="2025-09-23T16:05:00Z" w16du:dateUtc="2025-09-23T21:05:00Z">
        <w:r w:rsidR="00B4782C">
          <w:rPr>
            <w:noProof w:val="0"/>
          </w:rPr>
          <w:t>V2.8.1 Section 4A..4</w:t>
        </w:r>
      </w:ins>
      <w:r w:rsidRPr="001F42D3">
        <w:rPr>
          <w:noProof w:val="0"/>
        </w:rPr>
        <w:t xml:space="preserve">.2.2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AA16A6D" w14:textId="36AF57FC" w:rsidR="00B11855" w:rsidRPr="001F42D3" w:rsidRDefault="003D003E" w:rsidP="001422D4">
      <w:pPr>
        <w:pStyle w:val="HL7Field"/>
        <w:ind w:hanging="2"/>
      </w:pPr>
      <w:r w:rsidRPr="001F42D3">
        <w:t xml:space="preserve">RXR-3   Administration Device </w:t>
      </w:r>
    </w:p>
    <w:p w14:paraId="2D7CC18D" w14:textId="77777777" w:rsidR="00B11855" w:rsidRPr="001F42D3" w:rsidRDefault="003D003E" w:rsidP="002E3ED0">
      <w:pPr>
        <w:pStyle w:val="Components"/>
        <w:ind w:left="0" w:hanging="2"/>
      </w:pPr>
      <w:r w:rsidRPr="001F42D3">
        <w:t>Components: &lt;Identifier (ST)&gt; ^ &lt;Text (ST)&gt; ^ &lt;Name of Coding System (ID)&gt; ^</w:t>
      </w:r>
      <w:r w:rsidR="006D73DE" w:rsidRPr="001F42D3">
        <w:t xml:space="preserve"> </w:t>
      </w:r>
      <w:r w:rsidRPr="001F42D3">
        <w:t>&lt;Alternate Identifier (ST)&gt; ^ &lt;Alternate Text (ST)&gt; ^ &lt;Name of Alternate</w:t>
      </w:r>
      <w:r w:rsidR="006D73DE" w:rsidRPr="001F42D3">
        <w:t xml:space="preserve"> </w:t>
      </w:r>
      <w:r w:rsidRPr="001F42D3">
        <w:t>Coding System (ID)&gt; ^ &lt;Coding System Version ID (ST)&gt; ^ &lt;Alternate Coding</w:t>
      </w:r>
      <w:r w:rsidR="006D73DE" w:rsidRPr="001F42D3">
        <w:t xml:space="preserve"> </w:t>
      </w:r>
      <w:r w:rsidRPr="001F42D3">
        <w:t>System Version ID (ST)&gt; ^ &lt;Original Text (ST)&gt;</w:t>
      </w:r>
    </w:p>
    <w:p w14:paraId="2619F705" w14:textId="7770F0FE" w:rsidR="00B11855" w:rsidRPr="001F42D3" w:rsidRDefault="003D003E" w:rsidP="002E3ED0">
      <w:pPr>
        <w:pStyle w:val="HL7FieldIndent2"/>
        <w:ind w:left="0" w:hanging="2"/>
        <w:rPr>
          <w:noProof w:val="0"/>
        </w:rPr>
      </w:pPr>
      <w:r w:rsidRPr="001F42D3">
        <w:rPr>
          <w:noProof w:val="0"/>
        </w:rPr>
        <w:lastRenderedPageBreak/>
        <w:t>Definition: This field contains the type of pump used to administer the drug, if known by the BCMA system</w:t>
      </w:r>
      <w:r w:rsidR="00CA3A2C" w:rsidRPr="001F42D3">
        <w:rPr>
          <w:noProof w:val="0"/>
        </w:rPr>
        <w:t xml:space="preserve">. </w:t>
      </w:r>
      <w:r w:rsidRPr="001F42D3">
        <w:rPr>
          <w:noProof w:val="0"/>
        </w:rPr>
        <w:t xml:space="preserve">The </w:t>
      </w:r>
      <w:r w:rsidR="007E67D4" w:rsidRPr="001F42D3">
        <w:rPr>
          <w:noProof w:val="0"/>
        </w:rPr>
        <w:t>DEV TF</w:t>
      </w:r>
      <w:r w:rsidRPr="001F42D3">
        <w:rPr>
          <w:noProof w:val="0"/>
        </w:rPr>
        <w:t xml:space="preserve"> requires that this field be valued as ^IVP^HL70164 for LVP pumps, ^PCA^HL70164 for PCA pumps, or ^SYR^HL70164 for Syringe pumps.</w:t>
      </w:r>
    </w:p>
    <w:p w14:paraId="4D264884" w14:textId="7EC92523"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#0164:</w:t>
      </w:r>
    </w:p>
    <w:p w14:paraId="50B8D7A7"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1F42D3" w14:paraId="7FE6BA13" w14:textId="77777777" w:rsidTr="00576EDB">
        <w:trPr>
          <w:cantSplit/>
          <w:jc w:val="center"/>
        </w:trPr>
        <w:tc>
          <w:tcPr>
            <w:tcW w:w="2178" w:type="dxa"/>
            <w:shd w:val="clear" w:color="auto" w:fill="D9D9D9"/>
          </w:tcPr>
          <w:p w14:paraId="5E360A7E" w14:textId="77777777" w:rsidR="00FF2B2D" w:rsidRPr="001F42D3" w:rsidRDefault="00FF2B2D" w:rsidP="00576EDB">
            <w:pPr>
              <w:pStyle w:val="TableEntryHeader"/>
            </w:pPr>
            <w:r w:rsidRPr="001F42D3">
              <w:t>Value</w:t>
            </w:r>
          </w:p>
        </w:tc>
        <w:tc>
          <w:tcPr>
            <w:tcW w:w="3060" w:type="dxa"/>
            <w:shd w:val="clear" w:color="auto" w:fill="D9D9D9"/>
          </w:tcPr>
          <w:p w14:paraId="5A3D6208" w14:textId="77777777" w:rsidR="00FF2B2D" w:rsidRPr="001F42D3" w:rsidRDefault="00FF2B2D" w:rsidP="00576EDB">
            <w:pPr>
              <w:pStyle w:val="TableEntryHeader"/>
            </w:pPr>
            <w:r w:rsidRPr="001F42D3">
              <w:t>Description</w:t>
            </w:r>
          </w:p>
        </w:tc>
      </w:tr>
      <w:tr w:rsidR="00FF2B2D" w:rsidRPr="001F42D3" w14:paraId="3E4989A5" w14:textId="77777777" w:rsidTr="00576EDB">
        <w:trPr>
          <w:cantSplit/>
          <w:jc w:val="center"/>
        </w:trPr>
        <w:tc>
          <w:tcPr>
            <w:tcW w:w="2178" w:type="dxa"/>
          </w:tcPr>
          <w:p w14:paraId="517D5DB1" w14:textId="77777777" w:rsidR="00FF2B2D" w:rsidRPr="001F42D3" w:rsidRDefault="00FF2B2D" w:rsidP="00576EDB">
            <w:pPr>
              <w:pStyle w:val="TableEntry"/>
            </w:pPr>
            <w:r w:rsidRPr="001F42D3">
              <w:t>SYR</w:t>
            </w:r>
          </w:p>
        </w:tc>
        <w:tc>
          <w:tcPr>
            <w:tcW w:w="3060" w:type="dxa"/>
          </w:tcPr>
          <w:p w14:paraId="518033A1" w14:textId="77777777" w:rsidR="00FF2B2D" w:rsidRPr="001F42D3" w:rsidRDefault="00FF2B2D" w:rsidP="00576EDB">
            <w:pPr>
              <w:pStyle w:val="TableEntry"/>
            </w:pPr>
            <w:r w:rsidRPr="001F42D3">
              <w:t>Syringe Pump</w:t>
            </w:r>
          </w:p>
        </w:tc>
      </w:tr>
    </w:tbl>
    <w:p w14:paraId="263256D6" w14:textId="77777777" w:rsidR="00FF2B2D" w:rsidRPr="001F42D3" w:rsidRDefault="00FF2B2D" w:rsidP="006D73DE">
      <w:pPr>
        <w:pStyle w:val="BodyText"/>
      </w:pPr>
    </w:p>
    <w:p w14:paraId="743A05B0" w14:textId="1C2619EC" w:rsidR="00B11855" w:rsidRPr="001F42D3" w:rsidRDefault="003D003E" w:rsidP="001422D4">
      <w:pPr>
        <w:pStyle w:val="HL7Field"/>
        <w:ind w:hanging="2"/>
      </w:pPr>
      <w:r w:rsidRPr="001F42D3">
        <w:t>RXR-4   Administration Method</w:t>
      </w:r>
    </w:p>
    <w:p w14:paraId="70F928BF"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1F42D3" w:rsidRDefault="003D003E" w:rsidP="002E3ED0">
      <w:pPr>
        <w:pStyle w:val="HL7FieldIndent2"/>
        <w:ind w:left="0" w:hanging="2"/>
        <w:rPr>
          <w:noProof w:val="0"/>
        </w:rPr>
      </w:pPr>
      <w:r w:rsidRPr="001F42D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1F42D3">
        <w:rPr>
          <w:noProof w:val="0"/>
        </w:rPr>
        <w:t xml:space="preserve"> This field is optional for PCA.</w:t>
      </w:r>
    </w:p>
    <w:p w14:paraId="21D44255" w14:textId="05A2BCBC"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#0165:</w:t>
      </w:r>
    </w:p>
    <w:p w14:paraId="6701845A"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1F42D3" w14:paraId="59BD1DBC" w14:textId="77777777" w:rsidTr="00DE39CA">
        <w:trPr>
          <w:cantSplit/>
          <w:jc w:val="center"/>
        </w:trPr>
        <w:tc>
          <w:tcPr>
            <w:tcW w:w="2178" w:type="dxa"/>
            <w:shd w:val="clear" w:color="auto" w:fill="D9D9D9"/>
          </w:tcPr>
          <w:p w14:paraId="403F69DB" w14:textId="77777777" w:rsidR="00B11855" w:rsidRPr="001F42D3" w:rsidRDefault="003D003E" w:rsidP="002F241F">
            <w:pPr>
              <w:pStyle w:val="TableEntryHeader"/>
            </w:pPr>
            <w:bookmarkStart w:id="345" w:name="_Hlk431204167"/>
            <w:r w:rsidRPr="001F42D3">
              <w:t>Value</w:t>
            </w:r>
          </w:p>
        </w:tc>
        <w:tc>
          <w:tcPr>
            <w:tcW w:w="3060" w:type="dxa"/>
            <w:shd w:val="clear" w:color="auto" w:fill="D9D9D9"/>
          </w:tcPr>
          <w:p w14:paraId="5BCCC562" w14:textId="77777777" w:rsidR="00B11855" w:rsidRPr="001F42D3" w:rsidRDefault="003D003E" w:rsidP="002F241F">
            <w:pPr>
              <w:pStyle w:val="TableEntryHeader"/>
            </w:pPr>
            <w:r w:rsidRPr="001F42D3">
              <w:t>Description</w:t>
            </w:r>
          </w:p>
        </w:tc>
      </w:tr>
      <w:tr w:rsidR="00B11855" w:rsidRPr="001F42D3" w14:paraId="7BC7D0BA" w14:textId="77777777" w:rsidTr="006C0E8E">
        <w:trPr>
          <w:cantSplit/>
          <w:jc w:val="center"/>
        </w:trPr>
        <w:tc>
          <w:tcPr>
            <w:tcW w:w="2178" w:type="dxa"/>
          </w:tcPr>
          <w:p w14:paraId="472AAD08" w14:textId="77777777" w:rsidR="00B11855" w:rsidRPr="001F42D3" w:rsidRDefault="003D003E" w:rsidP="002F241F">
            <w:pPr>
              <w:pStyle w:val="TableEntry"/>
            </w:pPr>
            <w:r w:rsidRPr="001F42D3">
              <w:t>IV</w:t>
            </w:r>
          </w:p>
        </w:tc>
        <w:tc>
          <w:tcPr>
            <w:tcW w:w="3060" w:type="dxa"/>
          </w:tcPr>
          <w:p w14:paraId="4B3CEFC9" w14:textId="77777777" w:rsidR="00B11855" w:rsidRPr="001F42D3" w:rsidRDefault="003D003E" w:rsidP="002F241F">
            <w:pPr>
              <w:pStyle w:val="TableEntry"/>
            </w:pPr>
            <w:r w:rsidRPr="001F42D3">
              <w:t>IV Primary</w:t>
            </w:r>
          </w:p>
        </w:tc>
      </w:tr>
      <w:bookmarkEnd w:id="345"/>
    </w:tbl>
    <w:p w14:paraId="3B9F6030" w14:textId="77777777" w:rsidR="00B11855" w:rsidRPr="001F42D3" w:rsidRDefault="00B11855" w:rsidP="002F241F">
      <w:pPr>
        <w:pStyle w:val="BodyText"/>
      </w:pPr>
    </w:p>
    <w:p w14:paraId="6C39EB93" w14:textId="647B56F4" w:rsidR="00B11855" w:rsidRPr="001F42D3" w:rsidRDefault="003D003E" w:rsidP="001422D4">
      <w:pPr>
        <w:pStyle w:val="HL7Field"/>
        <w:ind w:hanging="2"/>
      </w:pPr>
      <w:r w:rsidRPr="001F42D3">
        <w:t>RXR-5   Routing Instruction</w:t>
      </w:r>
    </w:p>
    <w:p w14:paraId="050F53F4" w14:textId="495159E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6" w:author="Kurt Elliason" w:date="2025-09-23T16:05:00Z" w16du:dateUtc="2025-09-23T21:05:00Z">
        <w:r w:rsidRPr="001F42D3" w:rsidDel="00B4782C">
          <w:rPr>
            <w:noProof w:val="0"/>
          </w:rPr>
          <w:delText>V2.6 Section 4.14</w:delText>
        </w:r>
      </w:del>
      <w:ins w:id="347" w:author="Kurt Elliason" w:date="2025-09-23T16:05:00Z" w16du:dateUtc="2025-09-23T21:05:00Z">
        <w:r w:rsidR="00B4782C">
          <w:rPr>
            <w:noProof w:val="0"/>
          </w:rPr>
          <w:t>V2.8.1 Section 4A..4</w:t>
        </w:r>
      </w:ins>
      <w:r w:rsidRPr="001F42D3">
        <w:rPr>
          <w:noProof w:val="0"/>
        </w:rPr>
        <w:t xml:space="preserve">.2.5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8145A55" w14:textId="70AE75A2" w:rsidR="00B11855" w:rsidRPr="001F42D3" w:rsidRDefault="003D003E" w:rsidP="001422D4">
      <w:pPr>
        <w:pStyle w:val="HL7Field"/>
        <w:ind w:hanging="2"/>
      </w:pPr>
      <w:r w:rsidRPr="001F42D3">
        <w:t>RXR-6   Administration Site Modifier</w:t>
      </w:r>
    </w:p>
    <w:p w14:paraId="7FDA4C89" w14:textId="2CF229E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8" w:author="Kurt Elliason" w:date="2025-09-23T16:05:00Z" w16du:dateUtc="2025-09-23T21:05:00Z">
        <w:r w:rsidRPr="001F42D3" w:rsidDel="00B4782C">
          <w:rPr>
            <w:noProof w:val="0"/>
          </w:rPr>
          <w:delText>V2.6 Section 4.14</w:delText>
        </w:r>
      </w:del>
      <w:ins w:id="349" w:author="Kurt Elliason" w:date="2025-09-23T16:05:00Z" w16du:dateUtc="2025-09-23T21:05:00Z">
        <w:r w:rsidR="00B4782C">
          <w:rPr>
            <w:noProof w:val="0"/>
          </w:rPr>
          <w:t>V2.8.1 Section 4A..4</w:t>
        </w:r>
      </w:ins>
      <w:r w:rsidRPr="001F42D3">
        <w:rPr>
          <w:noProof w:val="0"/>
        </w:rPr>
        <w:t xml:space="preserve">.2.6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4B725EB" w14:textId="59E49BFC" w:rsidR="00B11855" w:rsidRPr="001F42D3" w:rsidRDefault="003D003E" w:rsidP="00123C7B">
      <w:pPr>
        <w:pStyle w:val="Heading5"/>
        <w:rPr>
          <w:noProof w:val="0"/>
        </w:rPr>
      </w:pPr>
      <w:bookmarkStart w:id="350" w:name="_Toc401769783"/>
      <w:bookmarkStart w:id="351" w:name="_Toc181625125"/>
      <w:r w:rsidRPr="001F42D3">
        <w:rPr>
          <w:noProof w:val="0"/>
        </w:rPr>
        <w:t xml:space="preserve">OBX </w:t>
      </w:r>
      <w:r w:rsidR="00F76540" w:rsidRPr="001F42D3">
        <w:rPr>
          <w:rFonts w:eastAsia="MS Gothic"/>
          <w:noProof w:val="0"/>
        </w:rPr>
        <w:t>-</w:t>
      </w:r>
      <w:r w:rsidRPr="001F42D3">
        <w:rPr>
          <w:noProof w:val="0"/>
        </w:rPr>
        <w:t xml:space="preserve"> Observation/Result segment</w:t>
      </w:r>
      <w:bookmarkEnd w:id="350"/>
      <w:bookmarkEnd w:id="351"/>
    </w:p>
    <w:p w14:paraId="313695D8" w14:textId="589E0D1D" w:rsidR="00FF31A4" w:rsidRPr="001F42D3" w:rsidRDefault="00FF31A4" w:rsidP="006D73DE">
      <w:pPr>
        <w:pStyle w:val="BodyText"/>
      </w:pPr>
      <w:r w:rsidRPr="001F42D3">
        <w:t xml:space="preserve">Refer to </w:t>
      </w:r>
      <w:r w:rsidR="006D613E" w:rsidRPr="001F42D3">
        <w:t>HL7</w:t>
      </w:r>
      <w:r w:rsidR="00995105" w:rsidRPr="001F42D3">
        <w:t xml:space="preserve"> </w:t>
      </w:r>
      <w:r w:rsidRPr="001F42D3">
        <w:t>v</w:t>
      </w:r>
      <w:del w:id="352" w:author="Kurt Elliason" w:date="2025-09-23T18:45:00Z" w16du:dateUtc="2025-09-23T23:45:00Z">
        <w:r w:rsidRPr="001F42D3" w:rsidDel="000313C3">
          <w:delText>2.6</w:delText>
        </w:r>
      </w:del>
      <w:ins w:id="353" w:author="Kurt Elliason" w:date="2025-09-23T18:45:00Z" w16du:dateUtc="2025-09-23T23:45:00Z">
        <w:r w:rsidR="000313C3">
          <w:t>2.8.1</w:t>
        </w:r>
      </w:ins>
      <w:r w:rsidRPr="001F42D3">
        <w:t>: Section 7.4.2x</w:t>
      </w:r>
    </w:p>
    <w:p w14:paraId="161F417C" w14:textId="1DD5F70F" w:rsidR="00B11855" w:rsidRPr="001F42D3" w:rsidRDefault="003D003E" w:rsidP="006D73DE">
      <w:pPr>
        <w:pStyle w:val="BodyText"/>
      </w:pPr>
      <w:r w:rsidRPr="001F42D3">
        <w:t xml:space="preserve">The </w:t>
      </w:r>
      <w:r w:rsidR="006D613E" w:rsidRPr="001F42D3">
        <w:t>HL7</w:t>
      </w:r>
      <w:r w:rsidR="00995105" w:rsidRPr="001F42D3">
        <w:t xml:space="preserve"> </w:t>
      </w:r>
      <w:r w:rsidRPr="001F42D3">
        <w:t>OBX segment is used to transmit a single observation or observation fragment. In the</w:t>
      </w:r>
    </w:p>
    <w:p w14:paraId="481FE67F" w14:textId="77777777" w:rsidR="00B11855" w:rsidRPr="001F42D3" w:rsidRDefault="003D003E" w:rsidP="006D73DE">
      <w:pPr>
        <w:pStyle w:val="BodyText"/>
      </w:pPr>
      <w:r w:rsidRPr="001F42D3">
        <w:t xml:space="preserve">Point-of-Care Infusion Verification Profile the usage is limited to providing: </w:t>
      </w:r>
    </w:p>
    <w:p w14:paraId="0ADA75AD" w14:textId="77777777" w:rsidR="00B11855" w:rsidRPr="001F42D3" w:rsidRDefault="003D003E" w:rsidP="005C1693">
      <w:pPr>
        <w:pStyle w:val="ListNumber2"/>
        <w:numPr>
          <w:ilvl w:val="0"/>
          <w:numId w:val="15"/>
        </w:numPr>
      </w:pPr>
      <w:r w:rsidRPr="001F42D3">
        <w:t>pump ID</w:t>
      </w:r>
    </w:p>
    <w:p w14:paraId="79E111A9" w14:textId="29288DF7" w:rsidR="00B11855" w:rsidRPr="001F42D3" w:rsidRDefault="003D003E" w:rsidP="005C1693">
      <w:pPr>
        <w:pStyle w:val="ListNumber2"/>
      </w:pPr>
      <w:r w:rsidRPr="001F42D3">
        <w:t>patient parameters such as height, weight, or body surface area (BSA)</w:t>
      </w:r>
    </w:p>
    <w:p w14:paraId="13DB0B51" w14:textId="0F8F20FF" w:rsidR="00B2751F" w:rsidRPr="001F42D3" w:rsidRDefault="00B2751F" w:rsidP="005C1693">
      <w:pPr>
        <w:pStyle w:val="ListNumber2"/>
      </w:pPr>
      <w:r w:rsidRPr="001F42D3">
        <w:t xml:space="preserve">infusion order </w:t>
      </w:r>
      <w:r w:rsidR="00171618" w:rsidRPr="001F42D3">
        <w:t xml:space="preserve">step </w:t>
      </w:r>
      <w:r w:rsidRPr="001F42D3">
        <w:t>type</w:t>
      </w:r>
    </w:p>
    <w:p w14:paraId="4A6F79DA" w14:textId="77777777" w:rsidR="00B11855" w:rsidRPr="001F42D3" w:rsidRDefault="003D003E" w:rsidP="005C1693">
      <w:pPr>
        <w:pStyle w:val="ListNumber2"/>
      </w:pPr>
      <w:r w:rsidRPr="001F42D3">
        <w:lastRenderedPageBreak/>
        <w:t xml:space="preserve">other parameters used to program the pump. </w:t>
      </w:r>
    </w:p>
    <w:p w14:paraId="31A28AF8" w14:textId="77777777" w:rsidR="00B11855" w:rsidRPr="001F42D3" w:rsidRDefault="003D003E" w:rsidP="006D73DE">
      <w:pPr>
        <w:pStyle w:val="BodyText"/>
      </w:pPr>
      <w:r w:rsidRPr="001F42D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1F42D3" w:rsidRDefault="003D003E" w:rsidP="006D73DE">
      <w:pPr>
        <w:pStyle w:val="BodyText"/>
      </w:pPr>
      <w:r w:rsidRPr="001F42D3">
        <w:t>One OBX segment containing the pump ID must always be present. Additional OBX segments containing patient parameters</w:t>
      </w:r>
      <w:r w:rsidR="00B2751F" w:rsidRPr="001F42D3">
        <w:t xml:space="preserve">, infusion order </w:t>
      </w:r>
      <w:r w:rsidR="00171618" w:rsidRPr="001F42D3">
        <w:t xml:space="preserve">step </w:t>
      </w:r>
      <w:r w:rsidR="00B2751F" w:rsidRPr="001F42D3">
        <w:t>type,</w:t>
      </w:r>
      <w:r w:rsidRPr="001F42D3">
        <w:t xml:space="preserve"> or pump programming parameters may optionally follow.</w:t>
      </w:r>
      <w:r w:rsidR="00863A9A" w:rsidRPr="001F42D3" w:rsidDel="00863A9A">
        <w:t xml:space="preserve"> </w:t>
      </w:r>
    </w:p>
    <w:p w14:paraId="287A739A" w14:textId="77777777" w:rsidR="00B11855" w:rsidRPr="001F42D3" w:rsidRDefault="003D003E" w:rsidP="00CF5627">
      <w:pPr>
        <w:pStyle w:val="TableTitle"/>
      </w:pPr>
      <w:r w:rsidRPr="001F42D3">
        <w:t>Table 3.3.4.4.</w:t>
      </w:r>
      <w:r w:rsidR="002B3DC0" w:rsidRPr="001F42D3">
        <w:t>9</w:t>
      </w:r>
      <w:r w:rsidR="00D52943" w:rsidRPr="001F42D3">
        <w:rPr>
          <w:rFonts w:eastAsia="MS Gothic"/>
        </w:rPr>
        <w:t>-</w:t>
      </w:r>
      <w:r w:rsidR="00E86B15" w:rsidRPr="001F42D3">
        <w:t>1</w:t>
      </w:r>
      <w:r w:rsidRPr="001F42D3">
        <w:t>:</w:t>
      </w:r>
      <w:r w:rsidR="00B054A1" w:rsidRPr="001F42D3">
        <w:t xml:space="preserve"> </w:t>
      </w:r>
      <w:r w:rsidRPr="001F42D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1F42D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1F42D3" w:rsidRDefault="003D003E" w:rsidP="006D73DE">
            <w:pPr>
              <w:pStyle w:val="TableEntry"/>
            </w:pPr>
            <w:r w:rsidRPr="001F42D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1F42D3" w:rsidRDefault="003D003E" w:rsidP="006D73DE">
            <w:pPr>
              <w:pStyle w:val="TableEntry"/>
            </w:pPr>
            <w:r w:rsidRPr="001F42D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1F42D3" w:rsidRDefault="003D003E" w:rsidP="006D73DE">
            <w:pPr>
              <w:pStyle w:val="TableEntry"/>
            </w:pPr>
            <w:r w:rsidRPr="001F42D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1F42D3" w:rsidRDefault="003D003E" w:rsidP="006D73DE">
            <w:pPr>
              <w:pStyle w:val="TableEntry"/>
            </w:pPr>
            <w:r w:rsidRPr="001F42D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1F42D3" w:rsidRDefault="003D003E" w:rsidP="006D73DE">
            <w:pPr>
              <w:pStyle w:val="TableEntry"/>
            </w:pPr>
            <w:r w:rsidRPr="001F42D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1F42D3" w:rsidRDefault="003D003E" w:rsidP="006D73DE">
            <w:pPr>
              <w:pStyle w:val="TableEntry"/>
            </w:pPr>
            <w:r w:rsidRPr="001F42D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1F42D3" w:rsidRDefault="003D003E" w:rsidP="006D73DE">
            <w:pPr>
              <w:pStyle w:val="TableEntry"/>
            </w:pPr>
            <w:r w:rsidRPr="001F42D3">
              <w:t>Element name</w:t>
            </w:r>
          </w:p>
        </w:tc>
      </w:tr>
      <w:tr w:rsidR="00B11855" w:rsidRPr="001F42D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1F42D3" w:rsidRDefault="003D003E" w:rsidP="00506FBD">
            <w:pPr>
              <w:pStyle w:val="TableEntry"/>
            </w:pPr>
            <w:r w:rsidRPr="001F42D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1F42D3" w:rsidRDefault="003D003E" w:rsidP="00506FBD">
            <w:pPr>
              <w:pStyle w:val="TableEntry"/>
            </w:pPr>
            <w:r w:rsidRPr="001F42D3">
              <w:t>Set ID – OBX</w:t>
            </w:r>
          </w:p>
        </w:tc>
      </w:tr>
      <w:tr w:rsidR="00B11855" w:rsidRPr="001F42D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1F42D3" w:rsidRDefault="003D003E" w:rsidP="00506FBD">
            <w:pPr>
              <w:pStyle w:val="TableEntry"/>
            </w:pPr>
            <w:r w:rsidRPr="001F42D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1F42D3" w:rsidRDefault="003D003E" w:rsidP="00506FBD">
            <w:pPr>
              <w:pStyle w:val="TableEntry"/>
            </w:pPr>
            <w:r w:rsidRPr="001F42D3">
              <w:t>Value Type</w:t>
            </w:r>
          </w:p>
        </w:tc>
      </w:tr>
      <w:tr w:rsidR="00B11855" w:rsidRPr="001F42D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1F42D3" w:rsidRDefault="003D003E" w:rsidP="00506FBD">
            <w:pPr>
              <w:pStyle w:val="TableEntry"/>
            </w:pPr>
            <w:r w:rsidRPr="001F42D3">
              <w:t>Observation Identifier</w:t>
            </w:r>
          </w:p>
        </w:tc>
      </w:tr>
      <w:tr w:rsidR="00B11855" w:rsidRPr="001F42D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1F42D3" w:rsidRDefault="003D003E" w:rsidP="00506FBD">
            <w:pPr>
              <w:pStyle w:val="TableEntry"/>
            </w:pPr>
            <w:r w:rsidRPr="001F42D3">
              <w:t>Observation Sub-ID</w:t>
            </w:r>
          </w:p>
        </w:tc>
      </w:tr>
      <w:tr w:rsidR="00B11855" w:rsidRPr="001F42D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1F42D3" w:rsidRDefault="003D003E" w:rsidP="00506FBD">
            <w:pPr>
              <w:pStyle w:val="TableEntry"/>
            </w:pPr>
            <w:r w:rsidRPr="001F42D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1F42D3" w:rsidRDefault="003D003E" w:rsidP="00506FBD">
            <w:pPr>
              <w:pStyle w:val="TableEntry"/>
            </w:pPr>
            <w:r w:rsidRPr="001F42D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1F42D3" w:rsidRDefault="003D003E" w:rsidP="00506FBD">
            <w:pPr>
              <w:pStyle w:val="TableEntry"/>
            </w:pPr>
            <w:r w:rsidRPr="001F42D3">
              <w:t>Observation Value</w:t>
            </w:r>
          </w:p>
        </w:tc>
      </w:tr>
      <w:tr w:rsidR="00B11855" w:rsidRPr="001F42D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1F42D3" w:rsidRDefault="003D003E" w:rsidP="00506FBD">
            <w:pPr>
              <w:pStyle w:val="TableEntry"/>
            </w:pPr>
            <w:r w:rsidRPr="001F42D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1F42D3" w:rsidRDefault="003D003E" w:rsidP="00506FBD">
            <w:pPr>
              <w:pStyle w:val="TableEntry"/>
            </w:pPr>
            <w:r w:rsidRPr="001F42D3">
              <w:t>Units</w:t>
            </w:r>
          </w:p>
        </w:tc>
      </w:tr>
      <w:tr w:rsidR="00B11855" w:rsidRPr="001F42D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1F42D3" w:rsidRDefault="003D003E" w:rsidP="00506FBD">
            <w:pPr>
              <w:pStyle w:val="TableEntry"/>
            </w:pPr>
            <w:r w:rsidRPr="001F42D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1F42D3" w:rsidRDefault="003D003E" w:rsidP="00506FBD">
            <w:pPr>
              <w:pStyle w:val="TableEntry"/>
            </w:pPr>
            <w:r w:rsidRPr="001F42D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1F42D3" w:rsidRDefault="003D003E" w:rsidP="00506FBD">
            <w:pPr>
              <w:pStyle w:val="TableEntry"/>
            </w:pPr>
            <w:r w:rsidRPr="001F42D3">
              <w:t>References Range</w:t>
            </w:r>
          </w:p>
        </w:tc>
      </w:tr>
      <w:tr w:rsidR="00B11855" w:rsidRPr="001F42D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1F42D3" w:rsidRDefault="003D003E" w:rsidP="00506FBD">
            <w:pPr>
              <w:pStyle w:val="TableEntry"/>
            </w:pPr>
            <w:r w:rsidRPr="001F42D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1F42D3" w:rsidRDefault="003D003E" w:rsidP="00506FBD">
            <w:pPr>
              <w:pStyle w:val="TableEntry"/>
            </w:pPr>
            <w:r w:rsidRPr="001F42D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1F42D3" w:rsidRDefault="003D003E" w:rsidP="00506FBD">
            <w:pPr>
              <w:pStyle w:val="TableEntry"/>
            </w:pPr>
            <w:r w:rsidRPr="001F42D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1F42D3" w:rsidRDefault="003D003E" w:rsidP="00506FBD">
            <w:pPr>
              <w:pStyle w:val="TableEntry"/>
            </w:pPr>
            <w:r w:rsidRPr="001F42D3">
              <w:t>Abnormal Flags</w:t>
            </w:r>
          </w:p>
        </w:tc>
      </w:tr>
      <w:tr w:rsidR="00B11855" w:rsidRPr="001F42D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1F42D3" w:rsidRDefault="003D003E" w:rsidP="00506FBD">
            <w:pPr>
              <w:pStyle w:val="TableEntry"/>
            </w:pPr>
            <w:r w:rsidRPr="001F42D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1F42D3" w:rsidRDefault="003D003E" w:rsidP="00506FBD">
            <w:pPr>
              <w:pStyle w:val="TableEntry"/>
            </w:pPr>
            <w:r w:rsidRPr="001F42D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1F42D3" w:rsidRDefault="003D003E" w:rsidP="00506FBD">
            <w:pPr>
              <w:pStyle w:val="TableEntry"/>
            </w:pPr>
            <w:r w:rsidRPr="001F42D3">
              <w:t>Probability</w:t>
            </w:r>
          </w:p>
        </w:tc>
      </w:tr>
      <w:tr w:rsidR="00B11855" w:rsidRPr="001F42D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1F42D3" w:rsidRDefault="003D003E" w:rsidP="00506FBD">
            <w:pPr>
              <w:pStyle w:val="TableEntry"/>
            </w:pPr>
            <w:r w:rsidRPr="001F42D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1F42D3" w:rsidRDefault="003D003E" w:rsidP="00506FBD">
            <w:pPr>
              <w:pStyle w:val="TableEntry"/>
            </w:pPr>
            <w:r w:rsidRPr="001F42D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1F42D3" w:rsidRDefault="003D003E" w:rsidP="00506FBD">
            <w:pPr>
              <w:pStyle w:val="TableEntry"/>
            </w:pPr>
            <w:r w:rsidRPr="001F42D3">
              <w:t>Nature of Abnormal Test</w:t>
            </w:r>
          </w:p>
        </w:tc>
      </w:tr>
      <w:tr w:rsidR="00B11855" w:rsidRPr="001F42D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1F42D3" w:rsidRDefault="003D003E" w:rsidP="00506FBD">
            <w:pPr>
              <w:pStyle w:val="TableEntry"/>
            </w:pPr>
            <w:r w:rsidRPr="001F42D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1F42D3" w:rsidRDefault="003D003E" w:rsidP="00506FBD">
            <w:pPr>
              <w:pStyle w:val="TableEntry"/>
            </w:pPr>
            <w:r w:rsidRPr="001F42D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1F42D3" w:rsidRDefault="003D003E" w:rsidP="00506FBD">
            <w:pPr>
              <w:pStyle w:val="TableEntry"/>
            </w:pPr>
            <w:r w:rsidRPr="001F42D3">
              <w:t>Observation Result Status</w:t>
            </w:r>
          </w:p>
        </w:tc>
      </w:tr>
      <w:tr w:rsidR="00B11855" w:rsidRPr="001F42D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1F42D3" w:rsidRDefault="003D003E" w:rsidP="00506FBD">
            <w:pPr>
              <w:pStyle w:val="TableEntry"/>
            </w:pPr>
            <w:r w:rsidRPr="001F42D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1F42D3" w:rsidRDefault="003D003E" w:rsidP="00506FBD">
            <w:pPr>
              <w:pStyle w:val="TableEntry"/>
            </w:pPr>
            <w:r w:rsidRPr="001F42D3">
              <w:t>Effective Date of Reference Range</w:t>
            </w:r>
          </w:p>
        </w:tc>
      </w:tr>
      <w:tr w:rsidR="00B11855" w:rsidRPr="001F42D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1F42D3" w:rsidRDefault="003D003E" w:rsidP="00506FBD">
            <w:pPr>
              <w:pStyle w:val="TableEntry"/>
            </w:pPr>
            <w:r w:rsidRPr="001F42D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1F42D3" w:rsidRDefault="003D003E" w:rsidP="00506FBD">
            <w:pPr>
              <w:pStyle w:val="TableEntry"/>
            </w:pPr>
            <w:r w:rsidRPr="001F42D3">
              <w:t>User Defined Access Checks</w:t>
            </w:r>
          </w:p>
        </w:tc>
      </w:tr>
      <w:tr w:rsidR="00B11855" w:rsidRPr="001F42D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1F42D3" w:rsidRDefault="003D003E" w:rsidP="00506FBD">
            <w:pPr>
              <w:pStyle w:val="TableEntry"/>
            </w:pPr>
            <w:r w:rsidRPr="001F42D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1F42D3" w:rsidRDefault="003D003E" w:rsidP="00506FBD">
            <w:pPr>
              <w:pStyle w:val="TableEntry"/>
            </w:pPr>
            <w:r w:rsidRPr="001F42D3">
              <w:t>Date/Time of the Observation</w:t>
            </w:r>
          </w:p>
        </w:tc>
      </w:tr>
      <w:tr w:rsidR="00B11855" w:rsidRPr="001F42D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1F42D3" w:rsidRDefault="003D003E" w:rsidP="00506FBD">
            <w:pPr>
              <w:pStyle w:val="TableEntry"/>
            </w:pPr>
            <w:r w:rsidRPr="001F42D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1F42D3" w:rsidRDefault="003D003E" w:rsidP="00506FBD">
            <w:pPr>
              <w:pStyle w:val="TableEntry"/>
            </w:pPr>
            <w:r w:rsidRPr="001F42D3">
              <w:t>Producer's ID</w:t>
            </w:r>
          </w:p>
        </w:tc>
      </w:tr>
      <w:tr w:rsidR="00B11855" w:rsidRPr="001F42D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1F42D3" w:rsidRDefault="003D003E" w:rsidP="00506FBD">
            <w:pPr>
              <w:pStyle w:val="TableEntry"/>
            </w:pPr>
            <w:r w:rsidRPr="001F42D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1F42D3" w:rsidRDefault="003D003E" w:rsidP="00506FBD">
            <w:pPr>
              <w:pStyle w:val="TableEntry"/>
            </w:pPr>
            <w:r w:rsidRPr="001F42D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1F42D3" w:rsidRDefault="003D003E" w:rsidP="00506FBD">
            <w:pPr>
              <w:pStyle w:val="TableEntry"/>
            </w:pPr>
            <w:r w:rsidRPr="001F42D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1F42D3" w:rsidRDefault="003D003E" w:rsidP="00506FBD">
            <w:pPr>
              <w:pStyle w:val="TableEntry"/>
            </w:pPr>
            <w:r w:rsidRPr="001F42D3">
              <w:t>Responsible Observer</w:t>
            </w:r>
          </w:p>
        </w:tc>
      </w:tr>
      <w:tr w:rsidR="00B11855" w:rsidRPr="001F42D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1F42D3" w:rsidRDefault="003D003E" w:rsidP="00506FBD">
            <w:pPr>
              <w:pStyle w:val="TableEntry"/>
            </w:pPr>
            <w:r w:rsidRPr="001F42D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1F42D3" w:rsidRDefault="003D003E" w:rsidP="00506FBD">
            <w:pPr>
              <w:pStyle w:val="TableEntry"/>
            </w:pPr>
            <w:r w:rsidRPr="001F42D3">
              <w:t>Observation Method</w:t>
            </w:r>
          </w:p>
        </w:tc>
      </w:tr>
      <w:tr w:rsidR="00B11855" w:rsidRPr="001F42D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1F42D3" w:rsidRDefault="003D003E" w:rsidP="00506FBD">
            <w:pPr>
              <w:pStyle w:val="TableEntry"/>
            </w:pPr>
            <w:r w:rsidRPr="001F42D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1F42D3" w:rsidRDefault="003D003E" w:rsidP="00506FBD">
            <w:pPr>
              <w:pStyle w:val="TableEntry"/>
            </w:pPr>
            <w:r w:rsidRPr="001F42D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1F42D3" w:rsidRDefault="003D003E" w:rsidP="00506FBD">
            <w:pPr>
              <w:pStyle w:val="TableEntry"/>
            </w:pPr>
            <w:r w:rsidRPr="001F42D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1F42D3" w:rsidRDefault="003D003E" w:rsidP="00506FBD">
            <w:pPr>
              <w:pStyle w:val="TableEntry"/>
            </w:pPr>
            <w:r w:rsidRPr="001F42D3">
              <w:t>Equipment Instance Identifier</w:t>
            </w:r>
          </w:p>
        </w:tc>
      </w:tr>
      <w:tr w:rsidR="00B11855" w:rsidRPr="001F42D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1F42D3" w:rsidRDefault="003D003E" w:rsidP="00506FBD">
            <w:pPr>
              <w:pStyle w:val="TableEntry"/>
            </w:pPr>
            <w:r w:rsidRPr="001F42D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1F42D3" w:rsidRDefault="003D003E" w:rsidP="00506FBD">
            <w:pPr>
              <w:pStyle w:val="TableEntry"/>
            </w:pPr>
            <w:r w:rsidRPr="001F42D3">
              <w:t>Date/Time of the Analysis</w:t>
            </w:r>
          </w:p>
        </w:tc>
      </w:tr>
      <w:tr w:rsidR="00B11855" w:rsidRPr="001F42D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1F42D3" w:rsidRDefault="003D003E" w:rsidP="00506FBD">
            <w:pPr>
              <w:pStyle w:val="TableEntry"/>
            </w:pPr>
            <w:r w:rsidRPr="001F42D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1F42D3" w:rsidRDefault="003D003E" w:rsidP="00506FBD">
            <w:pPr>
              <w:pStyle w:val="TableEntry"/>
            </w:pPr>
            <w:r w:rsidRPr="001F42D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1F42D3" w:rsidRDefault="003D003E" w:rsidP="00506FBD">
            <w:pPr>
              <w:pStyle w:val="TableEntry"/>
            </w:pPr>
            <w:r w:rsidRPr="001F42D3">
              <w:t>Observation Site</w:t>
            </w:r>
          </w:p>
        </w:tc>
      </w:tr>
    </w:tbl>
    <w:p w14:paraId="4FFF0A4D" w14:textId="77777777" w:rsidR="00B11855" w:rsidRPr="001F42D3" w:rsidRDefault="00B11855" w:rsidP="006D73DE">
      <w:pPr>
        <w:pStyle w:val="BodyText"/>
      </w:pPr>
    </w:p>
    <w:p w14:paraId="063B1BC5" w14:textId="77777777" w:rsidR="00B11855" w:rsidRPr="001F42D3" w:rsidRDefault="003D003E" w:rsidP="006D73DE">
      <w:pPr>
        <w:pStyle w:val="BodyText"/>
      </w:pPr>
      <w:r w:rsidRPr="001F42D3">
        <w:lastRenderedPageBreak/>
        <w:t xml:space="preserve">The following describes the IHE PCD PIV </w:t>
      </w:r>
      <w:r w:rsidR="00CA3A2C" w:rsidRPr="001F42D3">
        <w:t>Profile</w:t>
      </w:r>
      <w:r w:rsidRPr="001F42D3">
        <w:t>’s usage of those fields which have a usage other than X in the above table.</w:t>
      </w:r>
    </w:p>
    <w:p w14:paraId="24A50858" w14:textId="77777777" w:rsidR="00B11855" w:rsidRPr="001F42D3" w:rsidRDefault="003D003E" w:rsidP="00CF5627">
      <w:pPr>
        <w:pStyle w:val="HL7Field"/>
        <w:ind w:hanging="2"/>
      </w:pPr>
      <w:r w:rsidRPr="001F42D3">
        <w:t>OBX-1 Set ID</w:t>
      </w:r>
    </w:p>
    <w:p w14:paraId="6A3DDF26" w14:textId="5BA814FF" w:rsidR="00B11855" w:rsidRPr="001F42D3" w:rsidRDefault="003D003E" w:rsidP="002E3ED0">
      <w:pPr>
        <w:pStyle w:val="HL7FieldIndent2"/>
        <w:ind w:left="0" w:hanging="2"/>
        <w:rPr>
          <w:noProof w:val="0"/>
        </w:rPr>
      </w:pPr>
      <w:r w:rsidRPr="001F42D3">
        <w:rPr>
          <w:noProof w:val="0"/>
        </w:rPr>
        <w:t>This field contains the sequence number of the OBX in this message</w:t>
      </w:r>
      <w:r w:rsidR="002F6FDA" w:rsidRPr="001F42D3">
        <w:rPr>
          <w:noProof w:val="0"/>
        </w:rPr>
        <w:t xml:space="preserve">, </w:t>
      </w:r>
      <w:r w:rsidRPr="001F42D3">
        <w:rPr>
          <w:noProof w:val="0"/>
        </w:rPr>
        <w:t>i.e., 1st OBX Set ID = 1, 2nd OBX set</w:t>
      </w:r>
      <w:r w:rsidR="009C3179" w:rsidRPr="001F42D3">
        <w:rPr>
          <w:noProof w:val="0"/>
        </w:rPr>
        <w:t xml:space="preserve"> </w:t>
      </w:r>
      <w:r w:rsidRPr="001F42D3">
        <w:rPr>
          <w:noProof w:val="0"/>
        </w:rPr>
        <w:t>ID = 2, etc., regardless of whether the OBX refers to a device or a metric value.</w:t>
      </w:r>
    </w:p>
    <w:p w14:paraId="62A6A412" w14:textId="77777777" w:rsidR="00B11855" w:rsidRPr="001F42D3" w:rsidRDefault="003D003E" w:rsidP="00CF5627">
      <w:pPr>
        <w:pStyle w:val="HL7Field"/>
        <w:ind w:hanging="2"/>
      </w:pPr>
      <w:r w:rsidRPr="001F42D3">
        <w:t>OBX-2 Value Type</w:t>
      </w:r>
    </w:p>
    <w:p w14:paraId="2DF13CA1"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this field as follows:</w:t>
      </w:r>
    </w:p>
    <w:p w14:paraId="1AAFAA28"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601F86D0" w14:textId="7DB845ED" w:rsidR="00B11855" w:rsidRPr="001F42D3" w:rsidRDefault="003D003E" w:rsidP="002E3ED0">
      <w:pPr>
        <w:pStyle w:val="HL7FieldIndent2"/>
        <w:ind w:left="0" w:hanging="2"/>
        <w:rPr>
          <w:noProof w:val="0"/>
        </w:rPr>
      </w:pPr>
      <w:r w:rsidRPr="001F42D3">
        <w:rPr>
          <w:noProof w:val="0"/>
        </w:rPr>
        <w:t>If OBX-3 refers to a patient parameter that conveys a numeric quantity (e.g., patient weight)</w:t>
      </w:r>
      <w:del w:id="354" w:author="Kurt Elliason" w:date="2025-09-23T16:13:00Z" w16du:dateUtc="2025-09-23T21:13:00Z">
        <w:r w:rsidRPr="001F42D3" w:rsidDel="0039288C">
          <w:rPr>
            <w:noProof w:val="0"/>
          </w:rPr>
          <w:delText>,</w:delText>
        </w:r>
      </w:del>
      <w:ins w:id="355" w:author="Kurt Elliason" w:date="2025-09-23T16:13:00Z" w16du:dateUtc="2025-09-23T21:13:00Z">
        <w:r w:rsidR="0039288C" w:rsidRPr="0039288C">
          <w:t xml:space="preserve"> </w:t>
        </w:r>
        <w:r w:rsidR="0039288C" w:rsidRPr="0039288C">
          <w:rPr>
            <w:noProof w:val="0"/>
          </w:rPr>
          <w:t xml:space="preserve">or </w:t>
        </w:r>
        <w:proofErr w:type="gramStart"/>
        <w:r w:rsidR="0039288C" w:rsidRPr="0039288C">
          <w:rPr>
            <w:noProof w:val="0"/>
          </w:rPr>
          <w:t>a number of</w:t>
        </w:r>
        <w:proofErr w:type="gramEnd"/>
        <w:r w:rsidR="0039288C" w:rsidRPr="0039288C">
          <w:rPr>
            <w:noProof w:val="0"/>
          </w:rPr>
          <w:t xml:space="preserve"> steps,</w:t>
        </w:r>
      </w:ins>
      <w:r w:rsidRPr="001F42D3">
        <w:rPr>
          <w:noProof w:val="0"/>
        </w:rPr>
        <w:t xml:space="preserve"> this value is restricted to NM</w:t>
      </w:r>
      <w:r w:rsidR="00CA3A2C" w:rsidRPr="001F42D3">
        <w:rPr>
          <w:noProof w:val="0"/>
        </w:rPr>
        <w:t xml:space="preserve">. </w:t>
      </w:r>
    </w:p>
    <w:p w14:paraId="2F0E56CA" w14:textId="606F89AC" w:rsidR="00B2751F" w:rsidRPr="001F42D3" w:rsidRDefault="00B2751F"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w:t>
      </w:r>
      <w:ins w:id="356" w:author="Kurt Elliason" w:date="2025-09-23T16:14:00Z" w16du:dateUtc="2025-09-23T21:14:00Z">
        <w:r w:rsidR="0039288C" w:rsidRPr="0039288C">
          <w:rPr>
            <w:noProof w:val="0"/>
          </w:rPr>
          <w:t xml:space="preserve"> or an infusion order step start condition</w:t>
        </w:r>
      </w:ins>
      <w:r w:rsidRPr="001F42D3">
        <w:rPr>
          <w:noProof w:val="0"/>
        </w:rPr>
        <w:t xml:space="preserve"> this field must be “ST”.</w:t>
      </w:r>
    </w:p>
    <w:p w14:paraId="3483C1F0" w14:textId="77777777" w:rsidR="00B11855" w:rsidRPr="001F42D3" w:rsidRDefault="003D003E" w:rsidP="002E3ED0">
      <w:pPr>
        <w:pStyle w:val="HL7FieldIndent2"/>
        <w:ind w:left="0" w:hanging="2"/>
        <w:rPr>
          <w:noProof w:val="0"/>
        </w:rPr>
      </w:pPr>
      <w:r w:rsidRPr="001F42D3">
        <w:rPr>
          <w:noProof w:val="0"/>
        </w:rPr>
        <w:t>If OBX-3 refers to a pump programming parameter, this value should identify the data type of the value in OBX-5 Observation Value.</w:t>
      </w:r>
    </w:p>
    <w:p w14:paraId="3DB3EF00" w14:textId="77777777" w:rsidR="00B11855" w:rsidRPr="001F42D3" w:rsidRDefault="003D003E" w:rsidP="00CF5627">
      <w:pPr>
        <w:pStyle w:val="HL7Field"/>
        <w:ind w:hanging="2"/>
      </w:pPr>
      <w:r w:rsidRPr="001F42D3">
        <w:t>OBX-3 Observation Identifier</w:t>
      </w:r>
    </w:p>
    <w:p w14:paraId="3AE4B28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to one of the following:</w:t>
      </w:r>
    </w:p>
    <w:p w14:paraId="72A1FBF2" w14:textId="77777777" w:rsidR="00B11855" w:rsidRPr="001F42D3" w:rsidRDefault="003D003E" w:rsidP="00CF5627">
      <w:pPr>
        <w:pStyle w:val="HL7FieldIndent2"/>
        <w:ind w:left="0" w:hanging="2"/>
        <w:rPr>
          <w:noProof w:val="0"/>
        </w:rPr>
      </w:pPr>
      <w:r w:rsidRPr="001F42D3">
        <w:rPr>
          <w:noProof w:val="0"/>
        </w:rPr>
        <w:t>Pump ID</w:t>
      </w:r>
    </w:p>
    <w:p w14:paraId="4B4B6C5F" w14:textId="77777777" w:rsidR="00B11855" w:rsidRPr="001F42D3" w:rsidRDefault="003D003E" w:rsidP="00DE39CA">
      <w:pPr>
        <w:pStyle w:val="ExampleValue"/>
        <w:rPr>
          <w:noProof w:val="0"/>
        </w:rPr>
      </w:pPr>
      <w:r w:rsidRPr="001F42D3">
        <w:rPr>
          <w:noProof w:val="0"/>
        </w:rPr>
        <w:t>69986^MDC_DEV_PUMP_INFUS_VMD^MDC</w:t>
      </w:r>
    </w:p>
    <w:p w14:paraId="27896349" w14:textId="77777777" w:rsidR="008430DB" w:rsidRPr="001F42D3" w:rsidRDefault="008430DB" w:rsidP="00DE39CA">
      <w:pPr>
        <w:pStyle w:val="BodyText"/>
      </w:pPr>
    </w:p>
    <w:p w14:paraId="5CB2BB23" w14:textId="77777777" w:rsidR="00B11855" w:rsidRPr="001F42D3" w:rsidRDefault="003D003E" w:rsidP="00CF5627">
      <w:pPr>
        <w:pStyle w:val="HL7FieldIndent2"/>
        <w:ind w:left="0" w:hanging="2"/>
        <w:rPr>
          <w:noProof w:val="0"/>
        </w:rPr>
      </w:pPr>
      <w:r w:rsidRPr="001F42D3">
        <w:rPr>
          <w:noProof w:val="0"/>
        </w:rPr>
        <w:t>Patient parameter</w:t>
      </w:r>
    </w:p>
    <w:p w14:paraId="4FC222D4" w14:textId="77777777" w:rsidR="00B11855" w:rsidRPr="001F42D3" w:rsidRDefault="003D003E" w:rsidP="004E5351">
      <w:pPr>
        <w:pStyle w:val="ExampleValue"/>
        <w:rPr>
          <w:noProof w:val="0"/>
        </w:rPr>
      </w:pPr>
      <w:r w:rsidRPr="001F42D3">
        <w:rPr>
          <w:noProof w:val="0"/>
        </w:rPr>
        <w:t>68063^MDC_ATTR_PT_WEIGHT^MDC</w:t>
      </w:r>
    </w:p>
    <w:p w14:paraId="65BEF52E" w14:textId="77777777" w:rsidR="00B11855" w:rsidRPr="001F42D3" w:rsidRDefault="003D003E" w:rsidP="004E5351">
      <w:pPr>
        <w:pStyle w:val="ExampleValue"/>
        <w:rPr>
          <w:noProof w:val="0"/>
        </w:rPr>
      </w:pPr>
      <w:r w:rsidRPr="001F42D3">
        <w:rPr>
          <w:noProof w:val="0"/>
        </w:rPr>
        <w:t>68060^MDC_ATTR_PT_HEIGHT^MDC</w:t>
      </w:r>
    </w:p>
    <w:p w14:paraId="69D0E191" w14:textId="77777777" w:rsidR="00B11855" w:rsidRPr="001F42D3" w:rsidRDefault="00E86B15" w:rsidP="004E5351">
      <w:pPr>
        <w:pStyle w:val="ExampleValue"/>
        <w:rPr>
          <w:noProof w:val="0"/>
        </w:rPr>
      </w:pPr>
      <w:r w:rsidRPr="001F42D3">
        <w:rPr>
          <w:noProof w:val="0"/>
        </w:rPr>
        <w:t>188744</w:t>
      </w:r>
      <w:r w:rsidR="003D003E" w:rsidRPr="001F42D3">
        <w:rPr>
          <w:noProof w:val="0"/>
        </w:rPr>
        <w:t>^MDC_AREA_BODY_SURF_ACTUAL^MDC</w:t>
      </w:r>
    </w:p>
    <w:p w14:paraId="0D6A5B2F" w14:textId="77777777" w:rsidR="00B11855" w:rsidRPr="001F42D3" w:rsidRDefault="00B11855" w:rsidP="00DE39CA">
      <w:pPr>
        <w:pStyle w:val="BodyText"/>
      </w:pPr>
    </w:p>
    <w:p w14:paraId="4438D5F1" w14:textId="77777777" w:rsidR="00B11855" w:rsidRPr="001F42D3" w:rsidRDefault="003D003E" w:rsidP="00CF5627">
      <w:pPr>
        <w:pStyle w:val="HL7FieldIndent2"/>
        <w:ind w:left="0" w:hanging="2"/>
        <w:rPr>
          <w:noProof w:val="0"/>
        </w:rPr>
      </w:pPr>
      <w:r w:rsidRPr="001F42D3">
        <w:rPr>
          <w:noProof w:val="0"/>
        </w:rPr>
        <w:t>Pump programming parameter</w:t>
      </w:r>
    </w:p>
    <w:p w14:paraId="53745D69" w14:textId="77777777" w:rsidR="00B11855" w:rsidRPr="001F42D3" w:rsidRDefault="003D003E" w:rsidP="004E5351">
      <w:pPr>
        <w:pStyle w:val="ExampleValue"/>
        <w:rPr>
          <w:noProof w:val="0"/>
        </w:rPr>
      </w:pPr>
      <w:r w:rsidRPr="001F42D3">
        <w:rPr>
          <w:noProof w:val="0"/>
        </w:rPr>
        <w:t>157985^MDC_DOSE_PCA_LIMIT^MDC</w:t>
      </w:r>
    </w:p>
    <w:p w14:paraId="32305D56" w14:textId="77777777" w:rsidR="00B11855" w:rsidRPr="001F42D3" w:rsidRDefault="003D003E" w:rsidP="004E5351">
      <w:pPr>
        <w:pStyle w:val="ExampleValue"/>
        <w:rPr>
          <w:noProof w:val="0"/>
        </w:rPr>
      </w:pPr>
      <w:r w:rsidRPr="001F42D3">
        <w:rPr>
          <w:noProof w:val="0"/>
        </w:rPr>
        <w:t>157986^MDC_VOL_PCA_DOSE_LIMIT^MDC</w:t>
      </w:r>
    </w:p>
    <w:p w14:paraId="04797E11" w14:textId="77777777" w:rsidR="00B11855" w:rsidRPr="001F42D3" w:rsidRDefault="003D003E" w:rsidP="004E5351">
      <w:pPr>
        <w:pStyle w:val="ExampleValue"/>
        <w:rPr>
          <w:noProof w:val="0"/>
        </w:rPr>
      </w:pPr>
      <w:r w:rsidRPr="001F42D3">
        <w:rPr>
          <w:noProof w:val="0"/>
        </w:rPr>
        <w:t>157987^MDC_TIME_PD_PCA_DOSE_LIMIT^MDC</w:t>
      </w:r>
    </w:p>
    <w:p w14:paraId="43E61324" w14:textId="77777777" w:rsidR="00B11855" w:rsidRPr="001F42D3" w:rsidRDefault="003D003E" w:rsidP="004E5351">
      <w:pPr>
        <w:pStyle w:val="ExampleValue"/>
        <w:rPr>
          <w:noProof w:val="0"/>
        </w:rPr>
      </w:pPr>
      <w:r w:rsidRPr="001F42D3">
        <w:rPr>
          <w:noProof w:val="0"/>
        </w:rPr>
        <w:t>157988^MDC_RATE_PCA_MAX_DOSES_PER_HOUR^MDC</w:t>
      </w:r>
    </w:p>
    <w:p w14:paraId="6C79120F" w14:textId="77777777" w:rsidR="00B11855" w:rsidRPr="001F42D3" w:rsidRDefault="003D003E" w:rsidP="004E5351">
      <w:pPr>
        <w:pStyle w:val="ExampleValue"/>
        <w:rPr>
          <w:noProof w:val="0"/>
        </w:rPr>
      </w:pPr>
      <w:r w:rsidRPr="001F42D3">
        <w:rPr>
          <w:noProof w:val="0"/>
        </w:rPr>
        <w:t>157989^MDC_TIME_PCA_LOCKOUT^MDC</w:t>
      </w:r>
    </w:p>
    <w:p w14:paraId="7BB6BC50" w14:textId="77777777" w:rsidR="00B11855" w:rsidRPr="001F42D3" w:rsidRDefault="003D003E" w:rsidP="004E5351">
      <w:pPr>
        <w:pStyle w:val="ExampleValue"/>
        <w:rPr>
          <w:noProof w:val="0"/>
        </w:rPr>
      </w:pPr>
      <w:r w:rsidRPr="001F42D3">
        <w:rPr>
          <w:noProof w:val="0"/>
        </w:rPr>
        <w:t>157994^MDC_VOL_FLUID_CONTAINER_START^MDC</w:t>
      </w:r>
    </w:p>
    <w:p w14:paraId="2C633470" w14:textId="4E1A8208" w:rsidR="00B11855" w:rsidRPr="001F42D3" w:rsidRDefault="00B2751F" w:rsidP="004E5351">
      <w:pPr>
        <w:pStyle w:val="ExampleValue"/>
        <w:rPr>
          <w:noProof w:val="0"/>
        </w:rPr>
      </w:pPr>
      <w:r w:rsidRPr="001F42D3">
        <w:rPr>
          <w:noProof w:val="0"/>
        </w:rPr>
        <w:t>158017</w:t>
      </w:r>
      <w:r w:rsidR="003D003E" w:rsidRPr="001F42D3">
        <w:rPr>
          <w:noProof w:val="0"/>
        </w:rPr>
        <w:t>^MDC_DOSE_PCA_PATIENT^MDC</w:t>
      </w:r>
    </w:p>
    <w:p w14:paraId="74DF6B66" w14:textId="7E3B2C4A" w:rsidR="00B11855" w:rsidRPr="001F42D3" w:rsidRDefault="00B2751F" w:rsidP="004E5351">
      <w:pPr>
        <w:pStyle w:val="ExampleValue"/>
        <w:rPr>
          <w:noProof w:val="0"/>
        </w:rPr>
      </w:pPr>
      <w:r w:rsidRPr="001F42D3">
        <w:rPr>
          <w:noProof w:val="0"/>
        </w:rPr>
        <w:t>158019</w:t>
      </w:r>
      <w:r w:rsidR="003D003E" w:rsidRPr="001F42D3">
        <w:rPr>
          <w:noProof w:val="0"/>
        </w:rPr>
        <w:t>^MDC_DOSE_CLINICIAN^MDC</w:t>
      </w:r>
    </w:p>
    <w:p w14:paraId="3A282988" w14:textId="0D89C65C" w:rsidR="00B11855" w:rsidRPr="001F42D3" w:rsidRDefault="00B2751F" w:rsidP="004E5351">
      <w:pPr>
        <w:pStyle w:val="ExampleValue"/>
        <w:rPr>
          <w:noProof w:val="0"/>
        </w:rPr>
      </w:pPr>
      <w:r w:rsidRPr="001F42D3">
        <w:rPr>
          <w:noProof w:val="0"/>
        </w:rPr>
        <w:t>158018</w:t>
      </w:r>
      <w:r w:rsidR="003D003E" w:rsidRPr="001F42D3">
        <w:rPr>
          <w:noProof w:val="0"/>
        </w:rPr>
        <w:t>^MDC_DOSE_LOADING^MDC</w:t>
      </w:r>
    </w:p>
    <w:p w14:paraId="798B7ADB" w14:textId="75A142D4" w:rsidR="00B2751F" w:rsidRDefault="00864BBC" w:rsidP="004E5351">
      <w:pPr>
        <w:pStyle w:val="ExampleValue"/>
        <w:rPr>
          <w:ins w:id="357" w:author="Kurt Elliason" w:date="2025-09-23T16:16:00Z" w16du:dateUtc="2025-09-23T21:16:00Z"/>
          <w:noProof w:val="0"/>
        </w:rPr>
      </w:pPr>
      <w:r w:rsidRPr="001F42D3">
        <w:rPr>
          <w:noProof w:val="0"/>
        </w:rPr>
        <w:t>158037</w:t>
      </w:r>
      <w:r w:rsidR="00B2751F" w:rsidRPr="001F42D3">
        <w:rPr>
          <w:noProof w:val="0"/>
        </w:rPr>
        <w:t>^MDC_INFUS_ORDER_</w:t>
      </w:r>
      <w:r w:rsidR="00171618" w:rsidRPr="001F42D3">
        <w:rPr>
          <w:noProof w:val="0"/>
        </w:rPr>
        <w:t>STEP_</w:t>
      </w:r>
      <w:r w:rsidR="00B2751F" w:rsidRPr="001F42D3">
        <w:rPr>
          <w:noProof w:val="0"/>
        </w:rPr>
        <w:t>TYPE^MDC</w:t>
      </w:r>
    </w:p>
    <w:p w14:paraId="08478183" w14:textId="1A2F5F52" w:rsidR="004B4A6A" w:rsidRPr="001F42D3" w:rsidRDefault="004B4A6A" w:rsidP="004E5351">
      <w:pPr>
        <w:pStyle w:val="ExampleValue"/>
        <w:rPr>
          <w:noProof w:val="0"/>
        </w:rPr>
      </w:pPr>
      <w:ins w:id="358" w:author="Kurt Elliason" w:date="2025-09-23T16:16:00Z" w16du:dateUtc="2025-09-23T21:16:00Z">
        <w:r w:rsidRPr="004B4A6A">
          <w:rPr>
            <w:noProof w:val="0"/>
          </w:rPr>
          <w:t>0^MDCX_INFUS_ORDER_STEP_START_CONDITION</w:t>
        </w:r>
      </w:ins>
    </w:p>
    <w:p w14:paraId="6CC8B03D" w14:textId="77777777" w:rsidR="003462CA" w:rsidRPr="001F42D3" w:rsidRDefault="003462CA" w:rsidP="003462CA">
      <w:pPr>
        <w:pStyle w:val="ExampleValue"/>
        <w:rPr>
          <w:noProof w:val="0"/>
        </w:rPr>
      </w:pPr>
      <w:bookmarkStart w:id="359" w:name="_Hlk101284437"/>
      <w:bookmarkStart w:id="360" w:name="OLE_LINK82"/>
      <w:r w:rsidRPr="001F42D3">
        <w:rPr>
          <w:noProof w:val="0"/>
        </w:rPr>
        <w:t>157998^MDC_TIME_PD_DOSE_START_INTERVAL^MDC</w:t>
      </w:r>
      <w:bookmarkEnd w:id="359"/>
      <w:bookmarkEnd w:id="360"/>
    </w:p>
    <w:p w14:paraId="6A1E06CC" w14:textId="3E6E1C20" w:rsidR="003462CA" w:rsidRPr="001F42D3" w:rsidRDefault="007E7E84" w:rsidP="003462CA">
      <w:pPr>
        <w:pStyle w:val="ExampleValue"/>
        <w:rPr>
          <w:noProof w:val="0"/>
        </w:rPr>
      </w:pPr>
      <w:r w:rsidRPr="001F42D3">
        <w:rPr>
          <w:noProof w:val="0"/>
        </w:rPr>
        <w:t>158023</w:t>
      </w:r>
      <w:r w:rsidR="003462CA" w:rsidRPr="001F42D3">
        <w:rPr>
          <w:noProof w:val="0"/>
        </w:rPr>
        <w:t xml:space="preserve">^MDC_DOSE_INTERMITTENT^MDC </w:t>
      </w:r>
    </w:p>
    <w:p w14:paraId="1CF7BD04" w14:textId="53ED279D" w:rsidR="003462CA" w:rsidRPr="001F42D3" w:rsidRDefault="007E7E84" w:rsidP="003462CA">
      <w:pPr>
        <w:pStyle w:val="ExampleValue"/>
        <w:rPr>
          <w:noProof w:val="0"/>
        </w:rPr>
      </w:pPr>
      <w:r w:rsidRPr="001F42D3">
        <w:rPr>
          <w:noProof w:val="0"/>
        </w:rPr>
        <w:t>158025</w:t>
      </w:r>
      <w:r w:rsidR="003462CA" w:rsidRPr="001F42D3">
        <w:rPr>
          <w:noProof w:val="0"/>
        </w:rPr>
        <w:t>^</w:t>
      </w:r>
      <w:bookmarkStart w:id="361" w:name="_Hlk101284469"/>
      <w:bookmarkStart w:id="362" w:name="OLE_LINK83"/>
      <w:r w:rsidR="003462CA" w:rsidRPr="001F42D3">
        <w:rPr>
          <w:noProof w:val="0"/>
        </w:rPr>
        <w:t>MDC_TIME_PROG_NEXT_DOSE</w:t>
      </w:r>
      <w:bookmarkEnd w:id="361"/>
      <w:bookmarkEnd w:id="362"/>
      <w:r w:rsidR="003462CA" w:rsidRPr="001F42D3">
        <w:rPr>
          <w:noProof w:val="0"/>
        </w:rPr>
        <w:t>^MDC</w:t>
      </w:r>
    </w:p>
    <w:p w14:paraId="52984083" w14:textId="77777777" w:rsidR="003462CA" w:rsidRPr="001F42D3" w:rsidRDefault="003462CA" w:rsidP="004E5351">
      <w:pPr>
        <w:pStyle w:val="ExampleValue"/>
        <w:rPr>
          <w:noProof w:val="0"/>
        </w:rPr>
      </w:pPr>
    </w:p>
    <w:p w14:paraId="4AFFEAD6" w14:textId="77777777" w:rsidR="00B11855" w:rsidRPr="001F42D3" w:rsidRDefault="00B11855" w:rsidP="00DE39CA">
      <w:pPr>
        <w:pStyle w:val="BodyText"/>
      </w:pPr>
    </w:p>
    <w:p w14:paraId="56E0E856" w14:textId="77777777" w:rsidR="00B11855" w:rsidRPr="001F42D3" w:rsidRDefault="003D003E" w:rsidP="00CF5627">
      <w:pPr>
        <w:pStyle w:val="HL7Field"/>
        <w:ind w:hanging="2"/>
      </w:pPr>
      <w:r w:rsidRPr="001F42D3">
        <w:t>OBX-4 Observation Sub-ID</w:t>
      </w:r>
    </w:p>
    <w:p w14:paraId="0D3E07DB" w14:textId="77777777" w:rsidR="00B11855" w:rsidRPr="001F42D3" w:rsidRDefault="003D003E" w:rsidP="002E3ED0">
      <w:pPr>
        <w:pStyle w:val="HL7FieldIndent2"/>
        <w:ind w:left="0" w:hanging="2"/>
        <w:rPr>
          <w:noProof w:val="0"/>
        </w:rPr>
      </w:pPr>
      <w:r w:rsidRPr="001F42D3">
        <w:rPr>
          <w:noProof w:val="0"/>
        </w:rPr>
        <w:t xml:space="preserve">The PC PIV </w:t>
      </w:r>
      <w:r w:rsidR="00CA3A2C" w:rsidRPr="001F42D3">
        <w:rPr>
          <w:noProof w:val="0"/>
        </w:rPr>
        <w:t>Profile</w:t>
      </w:r>
      <w:r w:rsidRPr="001F42D3">
        <w:rPr>
          <w:noProof w:val="0"/>
        </w:rPr>
        <w:t xml:space="preserve"> does not further constrain this field.</w:t>
      </w:r>
    </w:p>
    <w:p w14:paraId="1FC02385" w14:textId="77777777" w:rsidR="00B11855" w:rsidRPr="001F42D3" w:rsidRDefault="003D003E" w:rsidP="00CF5627">
      <w:pPr>
        <w:pStyle w:val="HL7Field"/>
        <w:ind w:hanging="2"/>
      </w:pPr>
      <w:r w:rsidRPr="001F42D3">
        <w:t xml:space="preserve">OBX-5 Observation Value </w:t>
      </w:r>
    </w:p>
    <w:p w14:paraId="291F5952"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32B25484" w14:textId="18495956" w:rsidR="00B11855" w:rsidRPr="001F42D3" w:rsidRDefault="003D003E" w:rsidP="002E3ED0">
      <w:pPr>
        <w:pStyle w:val="HL7FieldIndent2"/>
        <w:ind w:left="0" w:hanging="2"/>
        <w:rPr>
          <w:noProof w:val="0"/>
        </w:rPr>
      </w:pPr>
      <w:r w:rsidRPr="001F42D3">
        <w:rPr>
          <w:noProof w:val="0"/>
        </w:rPr>
        <w:t>If OBX-3 refers to a patient parameter, this field contains the parameter value.</w:t>
      </w:r>
    </w:p>
    <w:p w14:paraId="50F4F47C" w14:textId="7621CFC1" w:rsidR="005807BA" w:rsidRPr="001F42D3" w:rsidRDefault="005807BA"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the field contains the enumerated value</w:t>
      </w:r>
    </w:p>
    <w:p w14:paraId="7E61087E"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parameter value.</w:t>
      </w:r>
    </w:p>
    <w:p w14:paraId="6B8FC0FB" w14:textId="77777777" w:rsidR="00B11855" w:rsidRPr="001F42D3" w:rsidRDefault="003D003E" w:rsidP="00CF5627">
      <w:pPr>
        <w:pStyle w:val="HL7Field"/>
        <w:ind w:hanging="2"/>
      </w:pPr>
      <w:r w:rsidRPr="001F42D3">
        <w:t>OBX-6 Units</w:t>
      </w:r>
    </w:p>
    <w:p w14:paraId="04EB5D17"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based on the value in OBX-3.</w:t>
      </w:r>
    </w:p>
    <w:p w14:paraId="545EF13A"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59592EE9" w14:textId="77777777" w:rsidR="00B11855" w:rsidRPr="001F42D3" w:rsidRDefault="003D003E" w:rsidP="002E3ED0">
      <w:pPr>
        <w:pStyle w:val="HL7FieldIndent2"/>
        <w:ind w:left="0" w:hanging="2"/>
        <w:rPr>
          <w:noProof w:val="0"/>
        </w:rPr>
      </w:pPr>
      <w:r w:rsidRPr="001F42D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1F42D3" w:rsidRDefault="003D003E" w:rsidP="002E3ED0">
      <w:pPr>
        <w:pStyle w:val="HL7FieldIndent2"/>
        <w:ind w:left="0" w:hanging="2"/>
        <w:rPr>
          <w:noProof w:val="0"/>
        </w:rPr>
      </w:pPr>
      <w:r w:rsidRPr="001F42D3">
        <w:rPr>
          <w:noProof w:val="0"/>
        </w:rPr>
        <w:t>When OBX-3 refers to weight, the first three components of OBX-6 must contain one of the following sets of values:</w:t>
      </w:r>
    </w:p>
    <w:p w14:paraId="65B7543F" w14:textId="77777777" w:rsidR="00B11855" w:rsidRPr="001F42D3" w:rsidRDefault="003D003E" w:rsidP="004E5351">
      <w:pPr>
        <w:pStyle w:val="ExampleValue"/>
        <w:rPr>
          <w:noProof w:val="0"/>
        </w:rPr>
      </w:pPr>
      <w:r w:rsidRPr="001F42D3">
        <w:rPr>
          <w:noProof w:val="0"/>
        </w:rPr>
        <w:t>263872^MDC_DIM_X_G^MDC</w:t>
      </w:r>
    </w:p>
    <w:p w14:paraId="4527E966" w14:textId="77777777" w:rsidR="00B11855" w:rsidRPr="001F42D3" w:rsidRDefault="003D003E" w:rsidP="004E5351">
      <w:pPr>
        <w:pStyle w:val="ExampleValue"/>
        <w:rPr>
          <w:noProof w:val="0"/>
        </w:rPr>
      </w:pPr>
      <w:r w:rsidRPr="001F42D3">
        <w:rPr>
          <w:noProof w:val="0"/>
        </w:rPr>
        <w:t>263875^MDC_DIM_KILO_G^MDC</w:t>
      </w:r>
    </w:p>
    <w:p w14:paraId="2731D934" w14:textId="77777777" w:rsidR="00B11855" w:rsidRPr="001F42D3" w:rsidRDefault="003D003E" w:rsidP="004E5351">
      <w:pPr>
        <w:pStyle w:val="ExampleValue"/>
        <w:rPr>
          <w:noProof w:val="0"/>
        </w:rPr>
      </w:pPr>
      <w:proofErr w:type="spellStart"/>
      <w:r w:rsidRPr="001F42D3">
        <w:rPr>
          <w:noProof w:val="0"/>
        </w:rPr>
        <w:t>g^g^UCUM</w:t>
      </w:r>
      <w:proofErr w:type="spellEnd"/>
    </w:p>
    <w:p w14:paraId="3E666FFD" w14:textId="77777777" w:rsidR="00B11855" w:rsidRPr="001F42D3" w:rsidRDefault="003D003E" w:rsidP="004E5351">
      <w:pPr>
        <w:pStyle w:val="ExampleValue"/>
        <w:rPr>
          <w:noProof w:val="0"/>
        </w:rPr>
      </w:pPr>
      <w:proofErr w:type="spellStart"/>
      <w:r w:rsidRPr="001F42D3">
        <w:rPr>
          <w:noProof w:val="0"/>
        </w:rPr>
        <w:t>kg^kg^UCUM</w:t>
      </w:r>
      <w:proofErr w:type="spellEnd"/>
    </w:p>
    <w:p w14:paraId="7AE31D6A" w14:textId="77777777" w:rsidR="00B11855" w:rsidRPr="001F42D3" w:rsidRDefault="003D003E" w:rsidP="002E3ED0">
      <w:pPr>
        <w:pStyle w:val="HL7FieldIndent2"/>
        <w:ind w:left="0" w:hanging="2"/>
        <w:rPr>
          <w:noProof w:val="0"/>
        </w:rPr>
      </w:pPr>
      <w:r w:rsidRPr="001F42D3">
        <w:rPr>
          <w:noProof w:val="0"/>
        </w:rPr>
        <w:t>When OBX-3 refers to height, the first three components of OBX-6 must contain one of the following sets of values:</w:t>
      </w:r>
    </w:p>
    <w:p w14:paraId="75EC69E9" w14:textId="77777777" w:rsidR="00B11855" w:rsidRPr="001F42D3" w:rsidRDefault="003D003E" w:rsidP="004E5351">
      <w:pPr>
        <w:pStyle w:val="ExampleValue"/>
        <w:rPr>
          <w:noProof w:val="0"/>
        </w:rPr>
      </w:pPr>
      <w:r w:rsidRPr="001F42D3">
        <w:rPr>
          <w:noProof w:val="0"/>
        </w:rPr>
        <w:t>263441^MDC_DIM_CENTI_M^MDC</w:t>
      </w:r>
    </w:p>
    <w:p w14:paraId="09A7F9F9" w14:textId="77777777" w:rsidR="00B11855" w:rsidRPr="001F42D3" w:rsidRDefault="003D003E" w:rsidP="004E5351">
      <w:pPr>
        <w:pStyle w:val="ExampleValue"/>
        <w:rPr>
          <w:noProof w:val="0"/>
        </w:rPr>
      </w:pPr>
      <w:r w:rsidRPr="001F42D3">
        <w:rPr>
          <w:noProof w:val="0"/>
        </w:rPr>
        <w:t>cm^cm^UCUM</w:t>
      </w:r>
    </w:p>
    <w:p w14:paraId="0C2D6F58" w14:textId="77777777" w:rsidR="00B11855" w:rsidRPr="001F42D3" w:rsidRDefault="003D003E" w:rsidP="002E3ED0">
      <w:pPr>
        <w:pStyle w:val="HL7FieldIndent2"/>
        <w:ind w:left="0" w:hanging="2"/>
        <w:rPr>
          <w:noProof w:val="0"/>
        </w:rPr>
      </w:pPr>
      <w:r w:rsidRPr="001F42D3">
        <w:rPr>
          <w:noProof w:val="0"/>
        </w:rPr>
        <w:t>When OBX-3 refers to BSA, the first three components of OBX-6 must contain one of the following sets of values:</w:t>
      </w:r>
    </w:p>
    <w:p w14:paraId="46154B0D" w14:textId="77777777" w:rsidR="00B11855" w:rsidRPr="001F42D3" w:rsidRDefault="003D003E" w:rsidP="004E5351">
      <w:pPr>
        <w:pStyle w:val="ExampleValue"/>
        <w:rPr>
          <w:noProof w:val="0"/>
        </w:rPr>
      </w:pPr>
      <w:r w:rsidRPr="001F42D3">
        <w:rPr>
          <w:noProof w:val="0"/>
        </w:rPr>
        <w:t xml:space="preserve">263616^ MDC_DIM_SQ_X_M^MDC  </w:t>
      </w:r>
    </w:p>
    <w:p w14:paraId="39ED0186" w14:textId="211CFE74" w:rsidR="00B11855" w:rsidRPr="001F42D3" w:rsidRDefault="003D003E" w:rsidP="004E5351">
      <w:pPr>
        <w:pStyle w:val="ExampleValue"/>
        <w:rPr>
          <w:noProof w:val="0"/>
        </w:rPr>
      </w:pPr>
      <w:r w:rsidRPr="001F42D3">
        <w:rPr>
          <w:noProof w:val="0"/>
        </w:rPr>
        <w:t>m2^m2^UCUM</w:t>
      </w:r>
    </w:p>
    <w:p w14:paraId="705A7A7C" w14:textId="3108BCC3" w:rsidR="005807BA" w:rsidRPr="001F42D3" w:rsidRDefault="005807BA" w:rsidP="00171618">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this field must be empty.</w:t>
      </w:r>
    </w:p>
    <w:p w14:paraId="54603650"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units for the value in OBX-5 Observation Value.</w:t>
      </w:r>
    </w:p>
    <w:p w14:paraId="0A108397" w14:textId="77777777" w:rsidR="00B11855" w:rsidRPr="001F42D3" w:rsidRDefault="003D003E" w:rsidP="00CF5627">
      <w:pPr>
        <w:pStyle w:val="HL7Field"/>
        <w:ind w:hanging="2"/>
      </w:pPr>
      <w:r w:rsidRPr="001F42D3">
        <w:t>OBX-7 References Range:</w:t>
      </w:r>
    </w:p>
    <w:p w14:paraId="3694FA3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0C50F3D2" w14:textId="77777777" w:rsidR="00B11855" w:rsidRPr="001F42D3" w:rsidRDefault="003D003E" w:rsidP="00CF5627">
      <w:pPr>
        <w:pStyle w:val="HL7Field"/>
        <w:ind w:hanging="2"/>
      </w:pPr>
      <w:r w:rsidRPr="001F42D3">
        <w:t>OBX-8 Abnormal Flags</w:t>
      </w:r>
    </w:p>
    <w:p w14:paraId="18A663DB"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4251949C" w14:textId="77777777" w:rsidR="00B11855" w:rsidRPr="001F42D3" w:rsidRDefault="003D003E" w:rsidP="00CF5627">
      <w:pPr>
        <w:pStyle w:val="HL7Field"/>
        <w:ind w:hanging="2"/>
      </w:pPr>
      <w:r w:rsidRPr="001F42D3">
        <w:lastRenderedPageBreak/>
        <w:t>OBX-10 Nature of Abnormal Test</w:t>
      </w:r>
    </w:p>
    <w:p w14:paraId="4EBF0C8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12504115" w14:textId="77777777" w:rsidR="00B11855" w:rsidRPr="001F42D3" w:rsidRDefault="003D003E" w:rsidP="00CF5627">
      <w:pPr>
        <w:pStyle w:val="HL7Field"/>
        <w:ind w:hanging="2"/>
      </w:pPr>
      <w:r w:rsidRPr="001F42D3">
        <w:t>OBX-11 Observation Result Status</w:t>
      </w:r>
    </w:p>
    <w:p w14:paraId="2BDD724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9762213" w14:textId="77777777" w:rsidR="00B11855" w:rsidRPr="001F42D3" w:rsidRDefault="003D003E" w:rsidP="00CF5627">
      <w:pPr>
        <w:pStyle w:val="HL7Field"/>
        <w:ind w:hanging="2"/>
      </w:pPr>
      <w:r w:rsidRPr="001F42D3">
        <w:t>OBX-14 Date/Time of the Observation</w:t>
      </w:r>
    </w:p>
    <w:p w14:paraId="74061EA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9D2A7CA" w14:textId="77777777" w:rsidR="00B11855" w:rsidRPr="001F42D3" w:rsidRDefault="003D003E" w:rsidP="00CF5627">
      <w:pPr>
        <w:pStyle w:val="HL7Field"/>
        <w:ind w:hanging="2"/>
      </w:pPr>
      <w:r w:rsidRPr="001F42D3">
        <w:t>OBX-15 Producer’s ID</w:t>
      </w:r>
    </w:p>
    <w:p w14:paraId="117BB000"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511BABA4" w14:textId="77777777" w:rsidR="00B11855" w:rsidRPr="001F42D3" w:rsidRDefault="003D003E" w:rsidP="00CF5627">
      <w:pPr>
        <w:pStyle w:val="HL7Field"/>
        <w:ind w:hanging="2"/>
      </w:pPr>
      <w:r w:rsidRPr="001F42D3">
        <w:t>OBX-16 Responsible Observer (XCN)</w:t>
      </w:r>
    </w:p>
    <w:p w14:paraId="2D94A2E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3A3A0FBF" w14:textId="77777777" w:rsidR="00B11855" w:rsidRPr="001F42D3" w:rsidRDefault="003D003E" w:rsidP="00CF5627">
      <w:pPr>
        <w:pStyle w:val="HL7Field"/>
        <w:ind w:hanging="2"/>
      </w:pPr>
      <w:r w:rsidRPr="001F42D3">
        <w:t>OBX-17 Observation Method</w:t>
      </w:r>
    </w:p>
    <w:p w14:paraId="607AE31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5668E85" w14:textId="77777777" w:rsidR="00B11855" w:rsidRPr="001F42D3" w:rsidRDefault="003D003E" w:rsidP="00CF5627">
      <w:pPr>
        <w:pStyle w:val="HL7Field"/>
        <w:ind w:hanging="2"/>
      </w:pPr>
      <w:r w:rsidRPr="001F42D3">
        <w:t>OBX-18 Equipment Instance Identifier</w:t>
      </w:r>
    </w:p>
    <w:p w14:paraId="2A7661C1" w14:textId="1F0DEE0A" w:rsidR="00B11855" w:rsidRPr="001F42D3" w:rsidRDefault="003D003E" w:rsidP="002E3ED0">
      <w:pPr>
        <w:pStyle w:val="HL7FieldIndent2"/>
        <w:ind w:left="0" w:hanging="2"/>
        <w:rPr>
          <w:noProof w:val="0"/>
        </w:rPr>
      </w:pPr>
      <w:r w:rsidRPr="001F42D3">
        <w:rPr>
          <w:noProof w:val="0"/>
        </w:rPr>
        <w:t>See Appendix B.8 for description of usage of OBX-18.</w:t>
      </w:r>
    </w:p>
    <w:p w14:paraId="1A90F000" w14:textId="77777777" w:rsidR="00B11855" w:rsidRPr="001F42D3" w:rsidRDefault="003D003E" w:rsidP="002E3ED0">
      <w:pPr>
        <w:pStyle w:val="HL7FieldIndent2"/>
        <w:ind w:left="0" w:hanging="2"/>
        <w:rPr>
          <w:noProof w:val="0"/>
        </w:rPr>
      </w:pPr>
      <w:r w:rsidRPr="001F42D3">
        <w:rPr>
          <w:noProof w:val="0"/>
        </w:rPr>
        <w:t>If OBX-3 refers to a pump ID, the following applies.</w:t>
      </w:r>
    </w:p>
    <w:p w14:paraId="4553DD08" w14:textId="2A061C0D" w:rsidR="00B11855" w:rsidRPr="001F42D3" w:rsidRDefault="003D003E" w:rsidP="005C1693">
      <w:pPr>
        <w:pStyle w:val="ListBullet2"/>
      </w:pPr>
      <w:r w:rsidRPr="001F42D3">
        <w:t>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w:t>
      </w:r>
      <w:r w:rsidR="004C702C" w:rsidRPr="001F42D3">
        <w:t xml:space="preserve"> </w:t>
      </w:r>
      <w:r w:rsidRPr="001F42D3">
        <w:t xml:space="preserve">specific. A typical value could be a serial number for a single-channel pump, or a serial number followed by the channel number or letter for a multi-channel pump. Note that this specification differs from the usage of OBX-18 in IHE PCD DEC </w:t>
      </w:r>
      <w:r w:rsidR="00FF5580" w:rsidRPr="001F42D3">
        <w:t>P</w:t>
      </w:r>
      <w:r w:rsidRPr="001F42D3">
        <w:t>rofile."</w:t>
      </w:r>
    </w:p>
    <w:p w14:paraId="3D535C1D" w14:textId="7471A67C" w:rsidR="00B11855" w:rsidRPr="001F42D3" w:rsidRDefault="003D003E" w:rsidP="005C1693">
      <w:pPr>
        <w:pStyle w:val="ListBullet2"/>
      </w:pPr>
      <w:r w:rsidRPr="001F42D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1F42D3" w:rsidRDefault="003D003E" w:rsidP="005C1693">
      <w:pPr>
        <w:pStyle w:val="ListBullet2"/>
      </w:pPr>
      <w:r w:rsidRPr="001F42D3">
        <w:t>If OBX-3 refers to a patient parameter this field must be empty.</w:t>
      </w:r>
    </w:p>
    <w:p w14:paraId="54730B8B" w14:textId="77777777" w:rsidR="00B11855" w:rsidRPr="001F42D3" w:rsidRDefault="003D003E" w:rsidP="002E3ED0">
      <w:pPr>
        <w:pStyle w:val="BodyText"/>
      </w:pPr>
      <w:r w:rsidRPr="001F42D3">
        <w:t>If OBX-3 refers to a pump programming parameter this field must be empty.</w:t>
      </w:r>
    </w:p>
    <w:p w14:paraId="5C8EC190" w14:textId="77777777" w:rsidR="00B11855" w:rsidRPr="001F42D3" w:rsidRDefault="003D003E" w:rsidP="00CF5627">
      <w:pPr>
        <w:pStyle w:val="HL7Field"/>
        <w:keepNext w:val="0"/>
        <w:ind w:hanging="2"/>
      </w:pPr>
      <w:r w:rsidRPr="001F42D3">
        <w:t>OBX-19 Date/Time of the Analysis</w:t>
      </w:r>
    </w:p>
    <w:p w14:paraId="6BA4AAF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740D1E1" w14:textId="77777777" w:rsidR="00B11855" w:rsidRPr="001F42D3" w:rsidRDefault="003D003E" w:rsidP="00CF5627">
      <w:pPr>
        <w:pStyle w:val="HL7Field"/>
        <w:ind w:hanging="2"/>
      </w:pPr>
      <w:r w:rsidRPr="001F42D3">
        <w:lastRenderedPageBreak/>
        <w:t>OBX-20 Observation Site</w:t>
      </w:r>
    </w:p>
    <w:p w14:paraId="7CC0651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7BF37168" w14:textId="77777777" w:rsidR="00B11855" w:rsidRPr="001F42D3" w:rsidRDefault="003D003E" w:rsidP="00CF5627">
      <w:pPr>
        <w:pStyle w:val="HL7Field"/>
        <w:ind w:hanging="2"/>
      </w:pPr>
      <w:r w:rsidRPr="001F42D3">
        <w:t>OBX-21 to 25</w:t>
      </w:r>
    </w:p>
    <w:p w14:paraId="45529067" w14:textId="1F6C7C1C" w:rsidR="00B11855" w:rsidRPr="001F42D3" w:rsidRDefault="003D003E" w:rsidP="002E3ED0">
      <w:pPr>
        <w:pStyle w:val="HL7FieldIndent2"/>
        <w:ind w:left="0" w:hanging="2"/>
        <w:rPr>
          <w:noProof w:val="0"/>
        </w:rPr>
      </w:pPr>
      <w:r w:rsidRPr="001F42D3">
        <w:rPr>
          <w:noProof w:val="0"/>
        </w:rPr>
        <w:t>OBX fields 21 to 25 are not supported by PCD PIV.</w:t>
      </w:r>
    </w:p>
    <w:p w14:paraId="19CDB96A" w14:textId="283DB375" w:rsidR="0029412E" w:rsidRPr="001F42D3" w:rsidRDefault="0029412E" w:rsidP="0029412E">
      <w:pPr>
        <w:pStyle w:val="Heading5"/>
        <w:rPr>
          <w:noProof w:val="0"/>
        </w:rPr>
      </w:pPr>
      <w:bookmarkStart w:id="363" w:name="_Toc181625126"/>
      <w:r w:rsidRPr="001F42D3">
        <w:rPr>
          <w:noProof w:val="0"/>
        </w:rPr>
        <w:t>Rate change, titration, Bolus from existing infusion, and Multistep</w:t>
      </w:r>
      <w:bookmarkEnd w:id="363"/>
    </w:p>
    <w:p w14:paraId="044EC6DE" w14:textId="387D3063" w:rsidR="0029412E" w:rsidRPr="001F42D3" w:rsidRDefault="0029412E" w:rsidP="005757BE">
      <w:pPr>
        <w:pStyle w:val="Heading6"/>
        <w:rPr>
          <w:noProof w:val="0"/>
        </w:rPr>
      </w:pPr>
      <w:bookmarkStart w:id="364" w:name="_Toc181625127"/>
      <w:r w:rsidRPr="001F42D3">
        <w:rPr>
          <w:noProof w:val="0"/>
        </w:rPr>
        <w:t>Rate change or titration</w:t>
      </w:r>
      <w:bookmarkEnd w:id="364"/>
    </w:p>
    <w:p w14:paraId="5D2FDE55" w14:textId="77777777" w:rsidR="0029412E" w:rsidRPr="001F42D3" w:rsidRDefault="0029412E" w:rsidP="00B34AEB">
      <w:pPr>
        <w:pStyle w:val="BodyText"/>
      </w:pPr>
      <w:r w:rsidRPr="001F42D3">
        <w:t>ORC-1 Order Control = “XO”.</w:t>
      </w:r>
    </w:p>
    <w:p w14:paraId="107138C0" w14:textId="77777777" w:rsidR="0029412E" w:rsidRPr="001F42D3" w:rsidRDefault="0029412E" w:rsidP="00B34AEB">
      <w:pPr>
        <w:pStyle w:val="BodyText"/>
      </w:pPr>
      <w:r w:rsidRPr="001F42D3">
        <w:t>RXG-5 Give Amount-Minimum and RXG-7 Give Units must be empty.</w:t>
      </w:r>
    </w:p>
    <w:p w14:paraId="69452523" w14:textId="7AC0D301" w:rsidR="0029412E" w:rsidRPr="001F42D3" w:rsidRDefault="0029412E" w:rsidP="00B34AEB">
      <w:pPr>
        <w:pStyle w:val="BodyText"/>
      </w:pPr>
      <w:r w:rsidRPr="001F42D3">
        <w:t>RXG-15, 16 must contain a rate or dose rate and cannot contain a dose.</w:t>
      </w:r>
    </w:p>
    <w:p w14:paraId="1CAE9073" w14:textId="3D435A19" w:rsidR="0029412E" w:rsidRPr="001F42D3" w:rsidRDefault="0029412E" w:rsidP="005757BE">
      <w:pPr>
        <w:pStyle w:val="Heading6"/>
        <w:rPr>
          <w:noProof w:val="0"/>
        </w:rPr>
      </w:pPr>
      <w:bookmarkStart w:id="365" w:name="_Toc181625128"/>
      <w:r w:rsidRPr="001F42D3">
        <w:rPr>
          <w:noProof w:val="0"/>
        </w:rPr>
        <w:t>Bolus from existing infusion</w:t>
      </w:r>
      <w:bookmarkEnd w:id="365"/>
    </w:p>
    <w:p w14:paraId="6FE8525B" w14:textId="77777777" w:rsidR="0029412E" w:rsidRPr="001F42D3" w:rsidRDefault="0029412E" w:rsidP="0029412E">
      <w:pPr>
        <w:ind w:hanging="2"/>
      </w:pPr>
      <w:r w:rsidRPr="001F42D3">
        <w:t>Considerations:</w:t>
      </w:r>
    </w:p>
    <w:p w14:paraId="3EAC714F" w14:textId="77777777" w:rsidR="0029412E" w:rsidRPr="001F42D3" w:rsidRDefault="0029412E" w:rsidP="005C1693">
      <w:pPr>
        <w:pStyle w:val="ListBullet2"/>
      </w:pPr>
      <w:r w:rsidRPr="001F42D3">
        <w:t>An infusion is currently programmed on the pump.</w:t>
      </w:r>
    </w:p>
    <w:p w14:paraId="7883AE1A" w14:textId="41413DBC" w:rsidR="0029412E" w:rsidRPr="001F42D3" w:rsidRDefault="0029412E" w:rsidP="005C1693">
      <w:pPr>
        <w:pStyle w:val="ListBullet2"/>
      </w:pPr>
      <w:r w:rsidRPr="001F42D3">
        <w:t>A bolus of the same medication is ordered (</w:t>
      </w:r>
      <w:r w:rsidR="005B0C7C" w:rsidRPr="001F42D3">
        <w:t xml:space="preserve">i.e.,  </w:t>
      </w:r>
      <w:r w:rsidRPr="001F42D3">
        <w:t>there is a new order in the EHR)</w:t>
      </w:r>
      <w:r w:rsidR="00621E63" w:rsidRPr="001F42D3">
        <w:t xml:space="preserve">. </w:t>
      </w:r>
    </w:p>
    <w:p w14:paraId="6EBB0371" w14:textId="1C65BDBD" w:rsidR="0029412E" w:rsidRPr="001F42D3" w:rsidRDefault="0029412E" w:rsidP="005C1693">
      <w:pPr>
        <w:pStyle w:val="ListBullet2"/>
      </w:pPr>
      <w:r w:rsidRPr="001F42D3">
        <w:t xml:space="preserve">The EHR workflow provides the </w:t>
      </w:r>
      <w:proofErr w:type="gramStart"/>
      <w:r w:rsidRPr="001F42D3">
        <w:t>nurse</w:t>
      </w:r>
      <w:proofErr w:type="gramEnd"/>
      <w:r w:rsidRPr="001F42D3">
        <w:t xml:space="preserve"> the capability to administer the bolus from the same bag or syringe using the PIV </w:t>
      </w:r>
      <w:r w:rsidR="00CB13DC" w:rsidRPr="001F42D3">
        <w:t>[</w:t>
      </w:r>
      <w:r w:rsidRPr="001F42D3">
        <w:t>PCD-03</w:t>
      </w:r>
      <w:r w:rsidR="00CB13DC" w:rsidRPr="001F42D3">
        <w:t>]</w:t>
      </w:r>
      <w:r w:rsidRPr="001F42D3">
        <w:t xml:space="preserve"> transaction to send the bolus order to the pump.</w:t>
      </w:r>
    </w:p>
    <w:p w14:paraId="17800AC0" w14:textId="5EC3864F" w:rsidR="0029412E" w:rsidRPr="001F42D3" w:rsidRDefault="0029412E" w:rsidP="005C1693">
      <w:pPr>
        <w:pStyle w:val="ListBullet2"/>
      </w:pPr>
      <w:r w:rsidRPr="001F42D3">
        <w:t>No assumption is made about the behavior of the pump once the bolus has been delivered</w:t>
      </w:r>
      <w:r w:rsidR="00621E63" w:rsidRPr="001F42D3">
        <w:t xml:space="preserve">. </w:t>
      </w:r>
      <w:r w:rsidRPr="001F42D3">
        <w:t xml:space="preserve">Depending on the </w:t>
      </w:r>
      <w:proofErr w:type="gramStart"/>
      <w:r w:rsidRPr="001F42D3">
        <w:t>pump type</w:t>
      </w:r>
      <w:proofErr w:type="gramEnd"/>
      <w:r w:rsidRPr="001F42D3">
        <w:t xml:space="preserve"> or model it may stop, alarm, or resume delivering the underlying infusion.</w:t>
      </w:r>
    </w:p>
    <w:p w14:paraId="15FA2439" w14:textId="77777777" w:rsidR="0029412E" w:rsidRPr="001F42D3" w:rsidRDefault="0029412E" w:rsidP="00B34AEB">
      <w:pPr>
        <w:pStyle w:val="BodyText"/>
        <w:rPr>
          <w:b/>
          <w:bCs/>
        </w:rPr>
      </w:pPr>
      <w:r w:rsidRPr="001F42D3">
        <w:rPr>
          <w:b/>
          <w:bCs/>
        </w:rPr>
        <w:t>ORC segment</w:t>
      </w:r>
    </w:p>
    <w:p w14:paraId="384C58ED" w14:textId="77777777" w:rsidR="0029412E" w:rsidRPr="001F42D3" w:rsidRDefault="0029412E" w:rsidP="005C1693">
      <w:pPr>
        <w:pStyle w:val="ListBullet2"/>
      </w:pPr>
      <w:r w:rsidRPr="001F42D3">
        <w:t>ORC-1 Order Control = “CH” (change)</w:t>
      </w:r>
    </w:p>
    <w:p w14:paraId="63FC5B1B" w14:textId="77777777" w:rsidR="0029412E" w:rsidRPr="001F42D3" w:rsidRDefault="0029412E" w:rsidP="005C1693">
      <w:pPr>
        <w:pStyle w:val="ListBullet2"/>
      </w:pPr>
      <w:r w:rsidRPr="001F42D3">
        <w:t>ORC-2 Placer Order Number = bolus order ID (child order ID)</w:t>
      </w:r>
    </w:p>
    <w:p w14:paraId="634000EF" w14:textId="77777777" w:rsidR="0029412E" w:rsidRPr="001F42D3" w:rsidRDefault="0029412E" w:rsidP="005C1693">
      <w:pPr>
        <w:pStyle w:val="ListBullet2"/>
      </w:pPr>
      <w:r w:rsidRPr="001F42D3">
        <w:t>ORC-8 Parent = parent order ID</w:t>
      </w:r>
    </w:p>
    <w:p w14:paraId="65A00747" w14:textId="77777777" w:rsidR="0029412E" w:rsidRPr="001F42D3" w:rsidRDefault="0029412E" w:rsidP="005757BE">
      <w:pPr>
        <w:pStyle w:val="BodyText"/>
      </w:pPr>
      <w:r w:rsidRPr="001F42D3">
        <w:rPr>
          <w:rFonts w:eastAsia="SimSun"/>
        </w:rPr>
        <w:t>A bolus order may be specified in 3 ways:</w:t>
      </w:r>
    </w:p>
    <w:p w14:paraId="47441419" w14:textId="77777777" w:rsidR="0029412E" w:rsidRPr="001F42D3" w:rsidRDefault="0029412E" w:rsidP="005C1693">
      <w:pPr>
        <w:pStyle w:val="ListBullet2"/>
      </w:pPr>
      <w:r w:rsidRPr="001F42D3">
        <w:rPr>
          <w:rFonts w:eastAsia="Calibri"/>
        </w:rPr>
        <w:t>Dose or Volume + Rate</w:t>
      </w:r>
    </w:p>
    <w:p w14:paraId="19C3CCBD" w14:textId="77777777" w:rsidR="0029412E" w:rsidRPr="001F42D3" w:rsidRDefault="0029412E" w:rsidP="005C1693">
      <w:pPr>
        <w:pStyle w:val="ListBullet2"/>
      </w:pPr>
      <w:r w:rsidRPr="001F42D3">
        <w:rPr>
          <w:rFonts w:eastAsia="Calibri"/>
        </w:rPr>
        <w:t>Dose or Volume + Duration</w:t>
      </w:r>
    </w:p>
    <w:p w14:paraId="07923758" w14:textId="77777777" w:rsidR="0029412E" w:rsidRPr="001F42D3" w:rsidRDefault="0029412E" w:rsidP="005C1693">
      <w:pPr>
        <w:pStyle w:val="ListBullet2"/>
      </w:pPr>
      <w:r w:rsidRPr="001F42D3">
        <w:rPr>
          <w:rFonts w:eastAsia="Calibri"/>
        </w:rPr>
        <w:t>Rate + Duration</w:t>
      </w:r>
    </w:p>
    <w:p w14:paraId="0F61E5CA" w14:textId="08A0A08B" w:rsidR="0029412E" w:rsidRPr="001F42D3" w:rsidRDefault="0029412E" w:rsidP="008E1C27">
      <w:pPr>
        <w:pStyle w:val="BodyText"/>
      </w:pPr>
      <w:r w:rsidRPr="001F42D3">
        <w:rPr>
          <w:rFonts w:eastAsia="SimSun"/>
        </w:rPr>
        <w:t>The following table outlines the required and optional data for each type of bolus order</w:t>
      </w:r>
      <w:r w:rsidRPr="001F42D3">
        <w:t>.</w:t>
      </w:r>
    </w:p>
    <w:p w14:paraId="153BB3F7" w14:textId="77777777" w:rsidR="008E1C27" w:rsidRPr="001F42D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1F42D3" w14:paraId="4D85E8EE" w14:textId="77777777" w:rsidTr="005C1693">
        <w:trPr>
          <w:tblHeader/>
        </w:trPr>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1F42D3" w:rsidRDefault="0029412E" w:rsidP="004D4923">
            <w:pPr>
              <w:pStyle w:val="TableEntryHeader"/>
              <w:rPr>
                <w:sz w:val="18"/>
                <w:szCs w:val="18"/>
              </w:rPr>
            </w:pPr>
            <w:r w:rsidRPr="001F42D3">
              <w:rPr>
                <w:rFonts w:eastAsia="SimSun"/>
                <w:sz w:val="18"/>
                <w:szCs w:val="18"/>
              </w:rPr>
              <w:lastRenderedPageBreak/>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1F42D3" w:rsidRDefault="0029412E" w:rsidP="004D4923">
            <w:pPr>
              <w:pStyle w:val="TableEntryHeader"/>
              <w:rPr>
                <w:sz w:val="18"/>
                <w:szCs w:val="18"/>
              </w:rPr>
            </w:pPr>
            <w:r w:rsidRPr="001F42D3">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1F42D3" w:rsidRDefault="0029412E" w:rsidP="004D4923">
            <w:pPr>
              <w:pStyle w:val="TableEntryHeader"/>
              <w:rPr>
                <w:sz w:val="18"/>
                <w:szCs w:val="18"/>
              </w:rPr>
            </w:pPr>
            <w:r w:rsidRPr="001F42D3">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1F42D3" w:rsidRDefault="0029412E" w:rsidP="004D4923">
            <w:pPr>
              <w:pStyle w:val="TableEntryHeader"/>
              <w:rPr>
                <w:sz w:val="18"/>
                <w:szCs w:val="18"/>
              </w:rPr>
            </w:pPr>
            <w:r w:rsidRPr="001F42D3">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1F42D3" w:rsidRDefault="0029412E" w:rsidP="004D4923">
            <w:pPr>
              <w:pStyle w:val="TableEntryHeader"/>
              <w:rPr>
                <w:sz w:val="18"/>
                <w:szCs w:val="18"/>
              </w:rPr>
            </w:pPr>
            <w:r w:rsidRPr="001F42D3">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1F42D3" w:rsidRDefault="0029412E" w:rsidP="004D4923">
            <w:pPr>
              <w:pStyle w:val="TableEntryHeader"/>
              <w:rPr>
                <w:sz w:val="18"/>
                <w:szCs w:val="18"/>
              </w:rPr>
            </w:pPr>
            <w:r w:rsidRPr="001F42D3">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AF8C569" w:rsidR="0029412E" w:rsidRPr="001F42D3" w:rsidRDefault="00A41DFF" w:rsidP="00A41DFF">
            <w:pPr>
              <w:pStyle w:val="TableEntryHeader"/>
              <w:rPr>
                <w:rFonts w:eastAsia="SimSun"/>
                <w:i/>
                <w:iCs/>
                <w:sz w:val="18"/>
                <w:szCs w:val="18"/>
              </w:rPr>
            </w:pPr>
            <w:r w:rsidRPr="001F42D3">
              <w:rPr>
                <w:rFonts w:eastAsia="SimSun"/>
                <w:i/>
                <w:iCs/>
                <w:sz w:val="18"/>
                <w:szCs w:val="18"/>
              </w:rPr>
              <w:t>OBX segment with OBX-3 = MDC_INFUS_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58A32F5F" w:rsidR="00A41DFF" w:rsidRPr="001F42D3" w:rsidRDefault="00A41DFF" w:rsidP="00A41DFF">
            <w:pPr>
              <w:pStyle w:val="TableEntryHeader"/>
              <w:rPr>
                <w:rFonts w:eastAsia="SimSun"/>
                <w:i/>
                <w:iCs/>
                <w:sz w:val="18"/>
                <w:szCs w:val="18"/>
              </w:rPr>
            </w:pPr>
            <w:r w:rsidRPr="001F42D3">
              <w:rPr>
                <w:rFonts w:eastAsia="SimSun"/>
                <w:i/>
                <w:iCs/>
                <w:sz w:val="18"/>
                <w:szCs w:val="18"/>
              </w:rPr>
              <w:t>OBX segment with OBX-</w:t>
            </w:r>
            <w:r w:rsidR="00C64370" w:rsidRPr="001F42D3">
              <w:rPr>
                <w:rFonts w:eastAsia="SimSun"/>
                <w:i/>
                <w:iCs/>
                <w:sz w:val="18"/>
                <w:szCs w:val="18"/>
              </w:rPr>
              <w:t>3</w:t>
            </w:r>
            <w:r w:rsidRPr="001F42D3">
              <w:rPr>
                <w:rFonts w:eastAsia="SimSun"/>
                <w:i/>
                <w:iCs/>
                <w:sz w:val="18"/>
                <w:szCs w:val="18"/>
              </w:rPr>
              <w:t xml:space="preserve"> = MDC_FLOW_ FLUID_PUMP</w:t>
            </w:r>
          </w:p>
          <w:p w14:paraId="2579D24F" w14:textId="47550329" w:rsidR="0029412E" w:rsidRPr="001F42D3" w:rsidRDefault="0029412E" w:rsidP="00A41DFF">
            <w:pPr>
              <w:pStyle w:val="TableEntryHeader"/>
              <w:ind w:left="0"/>
              <w:jc w:val="left"/>
              <w:rPr>
                <w:sz w:val="18"/>
                <w:szCs w:val="18"/>
              </w:rPr>
            </w:pPr>
          </w:p>
        </w:tc>
      </w:tr>
      <w:tr w:rsidR="00621E63" w:rsidRPr="001F42D3" w14:paraId="097803FE" w14:textId="77777777" w:rsidTr="00B34AEB">
        <w:tc>
          <w:tcPr>
            <w:tcW w:w="1170" w:type="dxa"/>
            <w:tcBorders>
              <w:top w:val="single" w:sz="4" w:space="0" w:color="000000"/>
              <w:left w:val="single" w:sz="4" w:space="0" w:color="000000"/>
              <w:bottom w:val="single" w:sz="4" w:space="0" w:color="000000"/>
            </w:tcBorders>
          </w:tcPr>
          <w:p w14:paraId="2545D033" w14:textId="77777777" w:rsidR="0029412E" w:rsidRPr="001F42D3" w:rsidRDefault="0029412E" w:rsidP="00B34AEB">
            <w:pPr>
              <w:pStyle w:val="TableEntry"/>
            </w:pPr>
            <w:r w:rsidRPr="001F42D3">
              <w:rPr>
                <w:rFonts w:eastAsia="SimSun"/>
              </w:rPr>
              <w:t>Dose or volume + rate</w:t>
            </w:r>
          </w:p>
        </w:tc>
        <w:tc>
          <w:tcPr>
            <w:tcW w:w="990" w:type="dxa"/>
            <w:tcBorders>
              <w:top w:val="single" w:sz="4" w:space="0" w:color="000000"/>
              <w:left w:val="single" w:sz="4" w:space="0" w:color="000000"/>
              <w:bottom w:val="single" w:sz="4" w:space="0" w:color="000000"/>
            </w:tcBorders>
          </w:tcPr>
          <w:p w14:paraId="0250F0EC"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763750A4"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431DABA6"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644EEAD3"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42939398" w14:textId="77777777" w:rsidR="0029412E" w:rsidRPr="001F42D3" w:rsidRDefault="0029412E" w:rsidP="005807BA">
            <w:pPr>
              <w:pStyle w:val="TableEntry"/>
            </w:pPr>
            <w:r w:rsidRPr="001F42D3">
              <w:rPr>
                <w:rFonts w:eastAsia="SimSun"/>
              </w:rPr>
              <w:t>O</w:t>
            </w:r>
          </w:p>
        </w:tc>
        <w:tc>
          <w:tcPr>
            <w:tcW w:w="1980" w:type="dxa"/>
            <w:tcBorders>
              <w:top w:val="single" w:sz="4" w:space="0" w:color="000000"/>
              <w:left w:val="single" w:sz="4" w:space="0" w:color="000000"/>
              <w:bottom w:val="single" w:sz="4" w:space="0" w:color="000000"/>
            </w:tcBorders>
          </w:tcPr>
          <w:p w14:paraId="3291FA1F"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535512D" w14:textId="77777777" w:rsidR="0029412E" w:rsidRPr="001F42D3" w:rsidRDefault="0029412E" w:rsidP="005807BA">
            <w:pPr>
              <w:pStyle w:val="TableEntry"/>
            </w:pPr>
            <w:r w:rsidRPr="001F42D3">
              <w:rPr>
                <w:rFonts w:eastAsia="SimSun"/>
              </w:rPr>
              <w:t>R</w:t>
            </w:r>
          </w:p>
        </w:tc>
      </w:tr>
      <w:tr w:rsidR="00621E63" w:rsidRPr="001F42D3" w14:paraId="14FF9FCE" w14:textId="77777777" w:rsidTr="00B34AEB">
        <w:tc>
          <w:tcPr>
            <w:tcW w:w="1170" w:type="dxa"/>
            <w:tcBorders>
              <w:top w:val="single" w:sz="4" w:space="0" w:color="000000"/>
              <w:left w:val="single" w:sz="4" w:space="0" w:color="000000"/>
              <w:bottom w:val="single" w:sz="4" w:space="0" w:color="000000"/>
            </w:tcBorders>
          </w:tcPr>
          <w:p w14:paraId="5C3DD62D" w14:textId="77777777" w:rsidR="0029412E" w:rsidRPr="001F42D3" w:rsidRDefault="0029412E" w:rsidP="00B34AEB">
            <w:pPr>
              <w:pStyle w:val="TableEntry"/>
            </w:pPr>
            <w:r w:rsidRPr="001F42D3">
              <w:rPr>
                <w:rFonts w:eastAsia="SimSun"/>
              </w:rPr>
              <w:t>Dose or volume + duration</w:t>
            </w:r>
          </w:p>
        </w:tc>
        <w:tc>
          <w:tcPr>
            <w:tcW w:w="990" w:type="dxa"/>
            <w:tcBorders>
              <w:top w:val="single" w:sz="4" w:space="0" w:color="000000"/>
              <w:left w:val="single" w:sz="4" w:space="0" w:color="000000"/>
              <w:bottom w:val="single" w:sz="4" w:space="0" w:color="000000"/>
            </w:tcBorders>
          </w:tcPr>
          <w:p w14:paraId="4B4E714F" w14:textId="77777777" w:rsidR="0029412E" w:rsidRPr="001F42D3" w:rsidRDefault="0029412E" w:rsidP="00B34AEB">
            <w:pPr>
              <w:pStyle w:val="TableEntry"/>
            </w:pPr>
            <w:bookmarkStart w:id="366" w:name="OLE_LINK52"/>
            <w:bookmarkStart w:id="367" w:name="OLE_LINK53"/>
            <w:r w:rsidRPr="001F42D3">
              <w:rPr>
                <w:rFonts w:eastAsia="Arial Narrow"/>
              </w:rPr>
              <w:t>“</w:t>
            </w:r>
            <w:r w:rsidRPr="001F42D3">
              <w:rPr>
                <w:rFonts w:eastAsia="SimSun"/>
              </w:rPr>
              <w:t>CH”</w:t>
            </w:r>
            <w:bookmarkEnd w:id="366"/>
            <w:bookmarkEnd w:id="367"/>
          </w:p>
        </w:tc>
        <w:tc>
          <w:tcPr>
            <w:tcW w:w="990" w:type="dxa"/>
            <w:tcBorders>
              <w:top w:val="single" w:sz="4" w:space="0" w:color="000000"/>
              <w:left w:val="single" w:sz="4" w:space="0" w:color="000000"/>
              <w:bottom w:val="single" w:sz="4" w:space="0" w:color="000000"/>
            </w:tcBorders>
          </w:tcPr>
          <w:p w14:paraId="1B5DD24C"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795964FA"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7583D3F0"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5D66879C"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416D5B64"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6E837466" w14:textId="77777777" w:rsidR="0029412E" w:rsidRPr="001F42D3" w:rsidRDefault="0029412E" w:rsidP="005807BA">
            <w:pPr>
              <w:pStyle w:val="TableEntry"/>
              <w:rPr>
                <w:rFonts w:eastAsia="SimSun"/>
              </w:rPr>
            </w:pPr>
            <w:r w:rsidRPr="001F42D3">
              <w:rPr>
                <w:rFonts w:eastAsia="SimSun"/>
              </w:rPr>
              <w:t>O</w:t>
            </w:r>
          </w:p>
          <w:p w14:paraId="1B57DE80" w14:textId="0091A56A" w:rsidR="00A41DFF" w:rsidRPr="001F42D3" w:rsidRDefault="00A41DFF" w:rsidP="00A41DFF">
            <w:pPr>
              <w:pStyle w:val="TableEntry"/>
              <w:ind w:left="0"/>
            </w:pPr>
          </w:p>
        </w:tc>
      </w:tr>
      <w:tr w:rsidR="00A41DFF" w:rsidRPr="001F42D3" w14:paraId="30580B7D" w14:textId="77777777" w:rsidTr="00B34AEB">
        <w:tc>
          <w:tcPr>
            <w:tcW w:w="1170" w:type="dxa"/>
            <w:tcBorders>
              <w:top w:val="single" w:sz="4" w:space="0" w:color="000000"/>
              <w:left w:val="single" w:sz="4" w:space="0" w:color="000000"/>
              <w:bottom w:val="single" w:sz="4" w:space="0" w:color="000000"/>
            </w:tcBorders>
          </w:tcPr>
          <w:p w14:paraId="3075BA93" w14:textId="61EA7F2B" w:rsidR="00A41DFF" w:rsidRPr="001F42D3" w:rsidRDefault="00A41DFF" w:rsidP="00B34AEB">
            <w:pPr>
              <w:pStyle w:val="TableEntry"/>
              <w:rPr>
                <w:rFonts w:eastAsia="SimSun"/>
              </w:rPr>
            </w:pPr>
            <w:r w:rsidRPr="001F42D3">
              <w:rPr>
                <w:rFonts w:eastAsia="SimSun"/>
              </w:rPr>
              <w:t>Dose or volume</w:t>
            </w:r>
          </w:p>
        </w:tc>
        <w:tc>
          <w:tcPr>
            <w:tcW w:w="990" w:type="dxa"/>
            <w:tcBorders>
              <w:top w:val="single" w:sz="4" w:space="0" w:color="000000"/>
              <w:left w:val="single" w:sz="4" w:space="0" w:color="000000"/>
              <w:bottom w:val="single" w:sz="4" w:space="0" w:color="000000"/>
            </w:tcBorders>
          </w:tcPr>
          <w:p w14:paraId="2F8364A2" w14:textId="4D538C59" w:rsidR="00A41DFF" w:rsidRPr="001F42D3" w:rsidRDefault="00A41DFF" w:rsidP="00B34AEB">
            <w:pPr>
              <w:pStyle w:val="TableEntry"/>
              <w:rPr>
                <w:rFonts w:eastAsia="Arial Narrow"/>
              </w:rPr>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5EB85C6A" w14:textId="3443999B" w:rsidR="00A41DFF" w:rsidRPr="001F42D3" w:rsidRDefault="00A41DFF" w:rsidP="00B34AEB">
            <w:pPr>
              <w:pStyle w:val="TableEntry"/>
              <w:rPr>
                <w:rFonts w:eastAsia="SimSun"/>
              </w:rPr>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61BE25DF" w14:textId="0358168E" w:rsidR="00A41DFF" w:rsidRPr="001F42D3" w:rsidRDefault="00A41DFF" w:rsidP="005807BA">
            <w:pPr>
              <w:pStyle w:val="TableEntry"/>
              <w:rPr>
                <w:rFonts w:eastAsia="SimSun"/>
              </w:rPr>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56BFD445" w14:textId="519C1494" w:rsidR="00A41DFF" w:rsidRPr="001F42D3" w:rsidRDefault="00A41DFF" w:rsidP="005807BA">
            <w:pPr>
              <w:pStyle w:val="TableEntry"/>
              <w:rPr>
                <w:rFonts w:eastAsia="SimSun"/>
              </w:rPr>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183F495D" w14:textId="105C4125" w:rsidR="00A41DFF" w:rsidRPr="001F42D3" w:rsidRDefault="00A41DFF" w:rsidP="005807BA">
            <w:pPr>
              <w:pStyle w:val="TableEntry"/>
              <w:rPr>
                <w:rFonts w:eastAsia="SimSun"/>
              </w:rPr>
            </w:pPr>
            <w:r w:rsidRPr="001F42D3">
              <w:rPr>
                <w:rFonts w:eastAsia="SimSun"/>
              </w:rPr>
              <w:t>O</w:t>
            </w:r>
          </w:p>
        </w:tc>
        <w:tc>
          <w:tcPr>
            <w:tcW w:w="1980" w:type="dxa"/>
            <w:tcBorders>
              <w:top w:val="single" w:sz="4" w:space="0" w:color="000000"/>
              <w:left w:val="single" w:sz="4" w:space="0" w:color="000000"/>
              <w:bottom w:val="single" w:sz="4" w:space="0" w:color="000000"/>
            </w:tcBorders>
          </w:tcPr>
          <w:p w14:paraId="4EEE36A6" w14:textId="3E3BF505" w:rsidR="00A41DFF" w:rsidRPr="001F42D3" w:rsidRDefault="00A41DFF" w:rsidP="005807BA">
            <w:pPr>
              <w:pStyle w:val="TableEntry"/>
              <w:rPr>
                <w:rFonts w:eastAsia="SimSun"/>
              </w:rPr>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3B34B2F" w14:textId="1D338CB9" w:rsidR="00A41DFF" w:rsidRPr="001F42D3" w:rsidRDefault="00A41DFF" w:rsidP="005807BA">
            <w:pPr>
              <w:pStyle w:val="TableEntry"/>
              <w:rPr>
                <w:rFonts w:eastAsia="SimSun"/>
              </w:rPr>
            </w:pPr>
            <w:r w:rsidRPr="001F42D3">
              <w:rPr>
                <w:rFonts w:eastAsia="SimSun"/>
              </w:rPr>
              <w:t>O</w:t>
            </w:r>
          </w:p>
        </w:tc>
      </w:tr>
      <w:tr w:rsidR="00621E63" w:rsidRPr="001F42D3" w14:paraId="2FE628EE" w14:textId="77777777" w:rsidTr="00B34AEB">
        <w:tc>
          <w:tcPr>
            <w:tcW w:w="1170" w:type="dxa"/>
            <w:tcBorders>
              <w:top w:val="single" w:sz="4" w:space="0" w:color="000000"/>
              <w:left w:val="single" w:sz="4" w:space="0" w:color="000000"/>
              <w:bottom w:val="single" w:sz="4" w:space="0" w:color="000000"/>
            </w:tcBorders>
          </w:tcPr>
          <w:p w14:paraId="2DA26A5E" w14:textId="77777777" w:rsidR="0029412E" w:rsidRPr="001F42D3" w:rsidRDefault="0029412E" w:rsidP="00B34AEB">
            <w:pPr>
              <w:pStyle w:val="TableEntry"/>
            </w:pPr>
            <w:r w:rsidRPr="001F42D3">
              <w:rPr>
                <w:rFonts w:eastAsia="SimSun"/>
              </w:rPr>
              <w:t>Rate + duration</w:t>
            </w:r>
          </w:p>
        </w:tc>
        <w:tc>
          <w:tcPr>
            <w:tcW w:w="990" w:type="dxa"/>
            <w:tcBorders>
              <w:top w:val="single" w:sz="4" w:space="0" w:color="000000"/>
              <w:left w:val="single" w:sz="4" w:space="0" w:color="000000"/>
              <w:bottom w:val="single" w:sz="4" w:space="0" w:color="000000"/>
            </w:tcBorders>
          </w:tcPr>
          <w:p w14:paraId="4AD76B65"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453FD3F6"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3CB36F24"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4ABB8BB3" w14:textId="77777777" w:rsidR="0029412E" w:rsidRPr="001F42D3" w:rsidRDefault="0029412E" w:rsidP="005807BA">
            <w:pPr>
              <w:pStyle w:val="TableEntry"/>
            </w:pPr>
            <w:r w:rsidRPr="001F42D3">
              <w:rPr>
                <w:rFonts w:eastAsia="SimSun"/>
              </w:rPr>
              <w:t>Rate</w:t>
            </w:r>
          </w:p>
        </w:tc>
        <w:tc>
          <w:tcPr>
            <w:tcW w:w="1170" w:type="dxa"/>
            <w:tcBorders>
              <w:top w:val="single" w:sz="4" w:space="0" w:color="000000"/>
              <w:left w:val="single" w:sz="4" w:space="0" w:color="000000"/>
              <w:bottom w:val="single" w:sz="4" w:space="0" w:color="000000"/>
            </w:tcBorders>
          </w:tcPr>
          <w:p w14:paraId="17EB20C8"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32554876"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0CC9AC5D" w14:textId="77777777" w:rsidR="0029412E" w:rsidRPr="001F42D3" w:rsidRDefault="0029412E" w:rsidP="005807BA">
            <w:pPr>
              <w:pStyle w:val="TableEntry"/>
            </w:pPr>
            <w:r w:rsidRPr="001F42D3">
              <w:rPr>
                <w:rFonts w:eastAsia="SimSun"/>
              </w:rPr>
              <w:t>O</w:t>
            </w:r>
          </w:p>
        </w:tc>
      </w:tr>
    </w:tbl>
    <w:p w14:paraId="2BBCEE55" w14:textId="77777777" w:rsidR="0029412E" w:rsidRPr="001F42D3" w:rsidRDefault="0029412E" w:rsidP="00B34AEB">
      <w:pPr>
        <w:pStyle w:val="BodyText"/>
        <w:rPr>
          <w:rFonts w:eastAsia="SimSun"/>
        </w:rPr>
      </w:pPr>
    </w:p>
    <w:p w14:paraId="0A0FEB61" w14:textId="77777777" w:rsidR="0029412E" w:rsidRPr="005C1693" w:rsidRDefault="0029412E" w:rsidP="005A4C3E">
      <w:pPr>
        <w:pStyle w:val="BodyText"/>
        <w:rPr>
          <w:b/>
          <w:bCs/>
        </w:rPr>
      </w:pPr>
      <w:bookmarkStart w:id="368" w:name="OLE_LINK135"/>
      <w:bookmarkStart w:id="369" w:name="OLE_LINK136"/>
      <w:bookmarkStart w:id="370" w:name="OLE_LINK137"/>
      <w:r w:rsidRPr="005C1693">
        <w:rPr>
          <w:rFonts w:eastAsia="SimSun"/>
          <w:b/>
          <w:bCs/>
        </w:rPr>
        <w:t>OBX segment</w:t>
      </w:r>
    </w:p>
    <w:p w14:paraId="09D0385A" w14:textId="77777777" w:rsidR="00EC590B" w:rsidRPr="001F42D3" w:rsidRDefault="00EC590B" w:rsidP="005C1693">
      <w:pPr>
        <w:pStyle w:val="ListBullet2"/>
        <w:rPr>
          <w:rFonts w:eastAsia="SimSun"/>
        </w:rPr>
      </w:pPr>
      <w:r w:rsidRPr="001F42D3">
        <w:rPr>
          <w:rFonts w:eastAsia="SimSun"/>
        </w:rPr>
        <w:t>Include an OBX segment specifying the order type of bolus (clinician dose) where</w:t>
      </w:r>
    </w:p>
    <w:p w14:paraId="140E894C" w14:textId="6B0B5505" w:rsidR="00EC590B" w:rsidRPr="001F42D3" w:rsidRDefault="00EC590B" w:rsidP="005C1693">
      <w:pPr>
        <w:pStyle w:val="ListBullet2"/>
        <w:rPr>
          <w:rFonts w:eastAsia="SimSun"/>
        </w:rPr>
      </w:pPr>
      <w:r w:rsidRPr="001F42D3">
        <w:rPr>
          <w:rFonts w:eastAsia="SimSun"/>
        </w:rPr>
        <w:t>OBX-3 = MDC_INFUS_ORDER_TYPE. This term has enumerations in OBX-5 of “clinician-dose”, “loading-dose”, or “continuous”.</w:t>
      </w:r>
    </w:p>
    <w:p w14:paraId="0CB5EFB8" w14:textId="23089199" w:rsidR="00EC590B" w:rsidRPr="001F42D3" w:rsidRDefault="00EC590B" w:rsidP="005C1693">
      <w:pPr>
        <w:pStyle w:val="ListBullet2"/>
        <w:rPr>
          <w:rFonts w:eastAsia="SimSun"/>
        </w:rPr>
      </w:pPr>
      <w:r w:rsidRPr="001F42D3">
        <w:rPr>
          <w:rFonts w:eastAsia="SimSun"/>
        </w:rPr>
        <w:t xml:space="preserve">When RXG-15 and RXG-16 specify a dose or a volume, any of the following three options are allowed: </w:t>
      </w:r>
    </w:p>
    <w:p w14:paraId="3ABA27C8" w14:textId="2DAD8F53" w:rsidR="00EC590B" w:rsidRPr="001F42D3" w:rsidRDefault="00EC590B" w:rsidP="005C1693">
      <w:pPr>
        <w:pStyle w:val="ListBullet3"/>
        <w:rPr>
          <w:rFonts w:eastAsia="SimSun"/>
        </w:rPr>
      </w:pPr>
      <w:r w:rsidRPr="001F42D3">
        <w:rPr>
          <w:rFonts w:eastAsia="SimSun"/>
        </w:rPr>
        <w:t>include an OBX segment specifying the rate where OBX-3 = MDC_FLOW_FLUID_PUMP and OBX-5 = the desired rate</w:t>
      </w:r>
    </w:p>
    <w:p w14:paraId="1294F781" w14:textId="77777777" w:rsidR="00EC590B" w:rsidRPr="001F42D3" w:rsidRDefault="00EC590B" w:rsidP="005C1693">
      <w:pPr>
        <w:pStyle w:val="ListBullet3"/>
        <w:rPr>
          <w:rFonts w:eastAsia="SimSun"/>
        </w:rPr>
      </w:pPr>
      <w:r w:rsidRPr="001F42D3">
        <w:rPr>
          <w:rFonts w:eastAsia="SimSun"/>
        </w:rPr>
        <w:t>include a TQ1 segment</w:t>
      </w:r>
    </w:p>
    <w:p w14:paraId="73B6BDEE" w14:textId="044D18D6" w:rsidR="002426EE" w:rsidRPr="001F42D3" w:rsidRDefault="002426EE" w:rsidP="005C1693">
      <w:pPr>
        <w:pStyle w:val="ListBullet3"/>
        <w:rPr>
          <w:rFonts w:eastAsia="SimSun"/>
        </w:rPr>
      </w:pPr>
      <w:proofErr w:type="gramStart"/>
      <w:r w:rsidRPr="001F42D3">
        <w:rPr>
          <w:rFonts w:eastAsia="SimSun"/>
        </w:rPr>
        <w:t>neither</w:t>
      </w:r>
      <w:proofErr w:type="gramEnd"/>
      <w:r w:rsidRPr="001F42D3">
        <w:rPr>
          <w:rFonts w:eastAsia="SimSun"/>
        </w:rPr>
        <w:t xml:space="preserve"> rate or duration is explicitly specified resulting in pump using predefined rate or duration determined by pump or operator.</w:t>
      </w:r>
    </w:p>
    <w:bookmarkEnd w:id="368"/>
    <w:bookmarkEnd w:id="369"/>
    <w:bookmarkEnd w:id="370"/>
    <w:p w14:paraId="7ADF6DED" w14:textId="48FC76D9" w:rsidR="0029412E" w:rsidRPr="001F42D3" w:rsidRDefault="0029412E" w:rsidP="00E23ECF">
      <w:pPr>
        <w:pStyle w:val="BodyText"/>
      </w:pPr>
      <w:r w:rsidRPr="001F42D3">
        <w:t>When the IPEC or DEC profiles contain information about a bolus from an existing infusion, note that the PCD-01 and PCD-10 messages contain bolus information in the Clinician Dose Info section.</w:t>
      </w:r>
    </w:p>
    <w:p w14:paraId="7FF833EA" w14:textId="24384149" w:rsidR="00EC590B" w:rsidRPr="005C1693" w:rsidRDefault="0029412E" w:rsidP="00E23ECF">
      <w:pPr>
        <w:pStyle w:val="BodyText"/>
      </w:pPr>
      <w:r w:rsidRPr="001F42D3">
        <w:t>In the OBR segment, OBR-2 Placer Order Number contains the order ID of the bolus as a “child” order ID</w:t>
      </w:r>
      <w:r w:rsidR="00621E63" w:rsidRPr="001F42D3">
        <w:t xml:space="preserve">. </w:t>
      </w:r>
      <w:r w:rsidRPr="001F42D3">
        <w:t>OBR-29 Parent is used to contain the order ID for the parent (</w:t>
      </w:r>
      <w:r w:rsidR="005B0C7C" w:rsidRPr="001F42D3">
        <w:t xml:space="preserve">i.e.,  </w:t>
      </w:r>
      <w:r w:rsidRPr="001F42D3">
        <w:t>the existing infusion)</w:t>
      </w:r>
      <w:r w:rsidR="00621E63" w:rsidRPr="001F42D3">
        <w:t xml:space="preserve">. </w:t>
      </w:r>
    </w:p>
    <w:p w14:paraId="1F910172" w14:textId="1D2D42CC" w:rsidR="0029412E" w:rsidRPr="001F42D3" w:rsidRDefault="0029412E" w:rsidP="00526C5F">
      <w:pPr>
        <w:pStyle w:val="Heading6"/>
        <w:rPr>
          <w:noProof w:val="0"/>
        </w:rPr>
      </w:pPr>
      <w:bookmarkStart w:id="371" w:name="_Toc181625129"/>
      <w:r w:rsidRPr="001F42D3">
        <w:rPr>
          <w:noProof w:val="0"/>
        </w:rPr>
        <w:t>Multistep</w:t>
      </w:r>
      <w:bookmarkEnd w:id="371"/>
    </w:p>
    <w:p w14:paraId="18F12F7C" w14:textId="77777777" w:rsidR="0029412E" w:rsidRPr="001F42D3" w:rsidRDefault="0029412E" w:rsidP="00526C5F">
      <w:pPr>
        <w:pStyle w:val="BodyText"/>
      </w:pPr>
      <w:r w:rsidRPr="001F42D3">
        <w:t>The ordered medication and concentration must be identical in all steps.</w:t>
      </w:r>
    </w:p>
    <w:p w14:paraId="77B75CF1" w14:textId="77777777" w:rsidR="0029412E" w:rsidRPr="001F42D3" w:rsidRDefault="0029412E" w:rsidP="000F7B11">
      <w:pPr>
        <w:pStyle w:val="BodyText"/>
      </w:pPr>
      <w:r w:rsidRPr="001F42D3">
        <w:t>All steps are represented in the BCMA by a single order and a single order ID.</w:t>
      </w:r>
    </w:p>
    <w:p w14:paraId="49913315" w14:textId="5F36BB9D" w:rsidR="0029412E" w:rsidRDefault="0029412E" w:rsidP="005A4C3E">
      <w:pPr>
        <w:pStyle w:val="BodyText"/>
        <w:rPr>
          <w:ins w:id="372" w:author="Kurt Elliason" w:date="2025-09-23T16:20:00Z" w16du:dateUtc="2025-09-23T21:20:00Z"/>
        </w:rPr>
      </w:pPr>
      <w:r w:rsidRPr="001F42D3">
        <w:lastRenderedPageBreak/>
        <w:t xml:space="preserve">Some pump models may support different dosing units (RXG-15 and 16) among steps (see Example 2 in the </w:t>
      </w:r>
      <w:r w:rsidR="007E67D4" w:rsidRPr="001F42D3">
        <w:t>DEV TF</w:t>
      </w:r>
      <w:r w:rsidRPr="001F42D3">
        <w:t xml:space="preserve"> vol 1, Section 4.4).</w:t>
      </w:r>
    </w:p>
    <w:p w14:paraId="034B8395" w14:textId="44F16F80" w:rsidR="004B4A6A" w:rsidRDefault="004B4A6A" w:rsidP="004B4A6A">
      <w:pPr>
        <w:pStyle w:val="BodyText"/>
        <w:rPr>
          <w:ins w:id="373" w:author="Kurt Elliason" w:date="2025-09-23T16:21:00Z" w16du:dateUtc="2025-09-23T21:21:00Z"/>
        </w:rPr>
      </w:pPr>
      <w:ins w:id="374" w:author="Kurt Elliason" w:date="2025-09-23T16:21:00Z" w16du:dateUtc="2025-09-23T21:21:00Z">
        <w:r>
          <w:t xml:space="preserve">RXG-5   Give Amount – Minimum </w:t>
        </w:r>
      </w:ins>
      <w:ins w:id="375" w:author="Kurt Elliason" w:date="2025-09-23T16:24:00Z" w16du:dateUtc="2025-09-23T21:24:00Z">
        <w:r>
          <w:t xml:space="preserve">when present, </w:t>
        </w:r>
      </w:ins>
      <w:ins w:id="376" w:author="Kurt Elliason" w:date="2025-09-23T16:21:00Z" w16du:dateUtc="2025-09-23T21:21:00Z">
        <w:r>
          <w:t>contains the volume of fluid to be administered for each step.</w:t>
        </w:r>
      </w:ins>
    </w:p>
    <w:p w14:paraId="33F97966" w14:textId="00F26947" w:rsidR="004B4A6A" w:rsidRPr="005C1693" w:rsidRDefault="004B4A6A" w:rsidP="004B4A6A">
      <w:pPr>
        <w:pStyle w:val="BodyText"/>
      </w:pPr>
      <w:ins w:id="377" w:author="Kurt Elliason" w:date="2025-09-23T16:21:00Z" w16du:dateUtc="2025-09-23T21:21:00Z">
        <w:r>
          <w:t xml:space="preserve">RXG-32 Dispense Amount and RXG-33 Dispense Units are only </w:t>
        </w:r>
      </w:ins>
      <w:ins w:id="378" w:author="Kurt Elliason" w:date="2025-09-23T16:24:00Z" w16du:dateUtc="2025-09-23T21:24:00Z">
        <w:r>
          <w:t>included</w:t>
        </w:r>
      </w:ins>
      <w:ins w:id="379" w:author="Kurt Elliason" w:date="2025-09-23T16:21:00Z" w16du:dateUtc="2025-09-23T21:21:00Z">
        <w:r>
          <w:t xml:space="preserve"> for a multistep program and contain the total volume to be delivered </w:t>
        </w:r>
      </w:ins>
      <w:ins w:id="380" w:author="Kurt Elliason" w:date="2025-09-23T16:32:00Z" w16du:dateUtc="2025-09-23T21:32:00Z">
        <w:r w:rsidR="00995BC0">
          <w:t xml:space="preserve">(Total VTBI) </w:t>
        </w:r>
      </w:ins>
      <w:ins w:id="381" w:author="Kurt Elliason" w:date="2025-09-23T16:21:00Z" w16du:dateUtc="2025-09-23T21:21:00Z">
        <w:r>
          <w:t>across all steps</w:t>
        </w:r>
      </w:ins>
      <w:ins w:id="382" w:author="Kurt Elliason" w:date="2025-09-23T16:32:00Z" w16du:dateUtc="2025-09-23T21:32:00Z">
        <w:r w:rsidR="00995BC0">
          <w:t xml:space="preserve"> if the total </w:t>
        </w:r>
      </w:ins>
      <w:ins w:id="383" w:author="Kurt Elliason" w:date="2025-09-23T16:33:00Z" w16du:dateUtc="2025-09-23T21:33:00Z">
        <w:r w:rsidR="00995BC0">
          <w:t>amount is known</w:t>
        </w:r>
      </w:ins>
      <w:ins w:id="384" w:author="Kurt Elliason" w:date="2025-09-23T16:21:00Z" w16du:dateUtc="2025-09-23T21:21:00Z">
        <w:r>
          <w:t xml:space="preserve">.  </w:t>
        </w:r>
      </w:ins>
      <w:ins w:id="385" w:author="Kurt Elliason" w:date="2025-09-23T16:30:00Z" w16du:dateUtc="2025-09-23T21:30:00Z">
        <w:r w:rsidR="00995BC0">
          <w:t>If present</w:t>
        </w:r>
      </w:ins>
      <w:ins w:id="386" w:author="Kurt Elliason" w:date="2025-09-23T16:33:00Z" w16du:dateUtc="2025-09-23T21:33:00Z">
        <w:r w:rsidR="00995BC0">
          <w:t>,</w:t>
        </w:r>
      </w:ins>
      <w:ins w:id="387" w:author="Kurt Elliason" w:date="2025-09-23T16:30:00Z" w16du:dateUtc="2025-09-23T21:30:00Z">
        <w:r w:rsidR="00995BC0">
          <w:t xml:space="preserve"> the</w:t>
        </w:r>
      </w:ins>
      <w:ins w:id="388" w:author="Kurt Elliason" w:date="2025-09-23T16:21:00Z" w16du:dateUtc="2025-09-23T21:21:00Z">
        <w:r>
          <w:t xml:space="preserve"> values are required to be the same in each RXG segment of the multistep program.</w:t>
        </w:r>
      </w:ins>
      <w:ins w:id="389" w:author="Kurt Elliason" w:date="2025-09-23T16:31:00Z" w16du:dateUtc="2025-09-23T21:31:00Z">
        <w:r w:rsidR="00995BC0">
          <w:t xml:space="preserve">  </w:t>
        </w:r>
        <w:r w:rsidR="00995BC0" w:rsidRPr="00995BC0">
          <w:t>When this field is empty, there should be no implication made about the volume of fluid to be</w:t>
        </w:r>
        <w:r w:rsidR="00995BC0">
          <w:t xml:space="preserve"> administered.</w:t>
        </w:r>
      </w:ins>
    </w:p>
    <w:p w14:paraId="626188F0" w14:textId="77777777" w:rsidR="0029412E" w:rsidRPr="001F42D3" w:rsidRDefault="0029412E" w:rsidP="005C1693">
      <w:pPr>
        <w:pStyle w:val="BodyText"/>
        <w:keepNext/>
        <w:rPr>
          <w:b/>
          <w:bCs/>
        </w:rPr>
      </w:pPr>
      <w:r w:rsidRPr="001F42D3">
        <w:rPr>
          <w:b/>
          <w:bCs/>
        </w:rPr>
        <w:t>PCD-03 message structure</w:t>
      </w:r>
    </w:p>
    <w:p w14:paraId="52CF56FF" w14:textId="3CD78B42" w:rsidR="0029412E" w:rsidRPr="001F42D3" w:rsidRDefault="0029412E" w:rsidP="00526C5F">
      <w:pPr>
        <w:pStyle w:val="BodyText"/>
      </w:pPr>
      <w:r w:rsidRPr="001F42D3">
        <w:t>When used for multistep the HL7 RGV message structure used by PIV will require repetition of certain segments resulting in some duplication</w:t>
      </w:r>
      <w:r w:rsidR="00621E63" w:rsidRPr="001F42D3">
        <w:t xml:space="preserve">. </w:t>
      </w:r>
    </w:p>
    <w:p w14:paraId="77495F7B" w14:textId="6E45EA52" w:rsidR="0029412E" w:rsidRPr="001F42D3" w:rsidRDefault="0029412E" w:rsidP="00526C5F">
      <w:pPr>
        <w:pStyle w:val="BodyText"/>
      </w:pPr>
      <w:r w:rsidRPr="001F42D3">
        <w:t>The simplified message structure for multistep is shown below</w:t>
      </w:r>
      <w:r w:rsidR="00621E63" w:rsidRPr="001F42D3">
        <w:t xml:space="preserve">. </w:t>
      </w:r>
    </w:p>
    <w:p w14:paraId="54E0F2A2" w14:textId="77777777" w:rsidR="0029412E" w:rsidRPr="001F42D3" w:rsidRDefault="0029412E" w:rsidP="004C7AD0">
      <w:pPr>
        <w:pStyle w:val="BodyText"/>
      </w:pPr>
      <w:r w:rsidRPr="001F42D3">
        <w:t>{} indicates repetition, [] indicates optionality.</w:t>
      </w:r>
    </w:p>
    <w:p w14:paraId="54C921EB" w14:textId="1F3753D1" w:rsidR="0029412E" w:rsidRPr="001F42D3" w:rsidRDefault="0029412E" w:rsidP="004C7AD0">
      <w:pPr>
        <w:pStyle w:val="BodyText"/>
      </w:pPr>
    </w:p>
    <w:p w14:paraId="432711E2" w14:textId="77777777" w:rsidR="0029412E" w:rsidRPr="001F42D3" w:rsidRDefault="0029412E" w:rsidP="004C7AD0">
      <w:pPr>
        <w:pStyle w:val="BodyText"/>
        <w:ind w:left="720"/>
      </w:pPr>
      <w:r w:rsidRPr="001F42D3">
        <w:t>MSH</w:t>
      </w:r>
    </w:p>
    <w:p w14:paraId="4CE5D8F4" w14:textId="77777777" w:rsidR="0029412E" w:rsidRPr="001F42D3" w:rsidRDefault="0029412E" w:rsidP="004C7AD0">
      <w:pPr>
        <w:pStyle w:val="BodyText"/>
        <w:ind w:left="720"/>
      </w:pPr>
      <w:r w:rsidRPr="001F42D3">
        <w:t>PID</w:t>
      </w:r>
    </w:p>
    <w:p w14:paraId="28C0D7EB" w14:textId="77777777" w:rsidR="0029412E" w:rsidRPr="001F42D3" w:rsidRDefault="0029412E" w:rsidP="004C7AD0">
      <w:pPr>
        <w:pStyle w:val="BodyText"/>
        <w:ind w:left="720"/>
      </w:pPr>
      <w:r w:rsidRPr="001F42D3">
        <w:t>[PV1]</w:t>
      </w:r>
    </w:p>
    <w:p w14:paraId="09280C98" w14:textId="77777777" w:rsidR="0029412E" w:rsidRPr="001F42D3" w:rsidRDefault="0029412E" w:rsidP="004C7AD0">
      <w:pPr>
        <w:pStyle w:val="BodyText"/>
        <w:ind w:left="720"/>
      </w:pPr>
      <w:r w:rsidRPr="001F42D3">
        <w:t>ORC</w:t>
      </w:r>
    </w:p>
    <w:p w14:paraId="6077DBDD" w14:textId="77777777" w:rsidR="0029412E" w:rsidRPr="001F42D3" w:rsidRDefault="0029412E" w:rsidP="004C7AD0">
      <w:pPr>
        <w:pStyle w:val="BodyText"/>
        <w:ind w:left="720"/>
      </w:pPr>
      <w:r w:rsidRPr="001F42D3">
        <w:t>{</w:t>
      </w:r>
    </w:p>
    <w:p w14:paraId="713A9369" w14:textId="77777777" w:rsidR="0029412E" w:rsidRPr="001F42D3" w:rsidRDefault="0029412E" w:rsidP="008D1D85">
      <w:pPr>
        <w:pStyle w:val="BodyText"/>
        <w:ind w:left="1440"/>
      </w:pPr>
      <w:r w:rsidRPr="001F42D3">
        <w:t>RXG</w:t>
      </w:r>
    </w:p>
    <w:p w14:paraId="6F361316" w14:textId="77777777" w:rsidR="0029412E" w:rsidRPr="001F42D3" w:rsidRDefault="0029412E" w:rsidP="008D1D85">
      <w:pPr>
        <w:pStyle w:val="BodyText"/>
        <w:ind w:left="1440"/>
      </w:pPr>
      <w:r w:rsidRPr="001F42D3">
        <w:t>[TQ1]</w:t>
      </w:r>
    </w:p>
    <w:p w14:paraId="08871B39" w14:textId="77777777" w:rsidR="0029412E" w:rsidRPr="001F42D3" w:rsidRDefault="0029412E" w:rsidP="008D1D85">
      <w:pPr>
        <w:pStyle w:val="BodyText"/>
        <w:ind w:left="1440"/>
      </w:pPr>
      <w:r w:rsidRPr="001F42D3">
        <w:t>RXR</w:t>
      </w:r>
    </w:p>
    <w:p w14:paraId="422C004C" w14:textId="77777777" w:rsidR="0029412E" w:rsidRPr="001F42D3" w:rsidRDefault="0029412E" w:rsidP="008D1D85">
      <w:pPr>
        <w:pStyle w:val="BodyText"/>
        <w:ind w:left="1440"/>
      </w:pPr>
      <w:r w:rsidRPr="001F42D3">
        <w:t>OBX (multiple)</w:t>
      </w:r>
    </w:p>
    <w:p w14:paraId="2D142BFE" w14:textId="77777777" w:rsidR="0029412E" w:rsidRPr="001F42D3" w:rsidRDefault="0029412E" w:rsidP="004C7AD0">
      <w:pPr>
        <w:pStyle w:val="BodyText"/>
        <w:ind w:left="720"/>
      </w:pPr>
      <w:r w:rsidRPr="001F42D3">
        <w:t>}</w:t>
      </w:r>
    </w:p>
    <w:p w14:paraId="79E87494" w14:textId="77777777" w:rsidR="0029412E" w:rsidRPr="001F42D3" w:rsidRDefault="0029412E" w:rsidP="0029412E">
      <w:pPr>
        <w:ind w:hanging="2"/>
        <w:rPr>
          <w:rFonts w:ascii="Calibri" w:hAnsi="Calibri" w:cs="Calibri"/>
        </w:rPr>
      </w:pPr>
    </w:p>
    <w:p w14:paraId="5987438A" w14:textId="77777777" w:rsidR="00995BC0" w:rsidRDefault="00995BC0" w:rsidP="00995BC0">
      <w:pPr>
        <w:pStyle w:val="BodyText"/>
        <w:rPr>
          <w:ins w:id="390" w:author="Kurt Elliason" w:date="2025-09-23T16:34:00Z" w16du:dateUtc="2025-09-23T21:34:00Z"/>
        </w:rPr>
      </w:pPr>
      <w:ins w:id="391" w:author="Kurt Elliason" w:date="2025-09-23T16:34:00Z" w16du:dateUtc="2025-09-23T21:34:00Z">
        <w:r>
          <w:t>Step 1 specific OBX segments:</w:t>
        </w:r>
      </w:ins>
    </w:p>
    <w:p w14:paraId="3536D83B" w14:textId="55FEB290" w:rsidR="00995BC0" w:rsidRDefault="00995BC0">
      <w:pPr>
        <w:pStyle w:val="BodyText"/>
        <w:numPr>
          <w:ilvl w:val="0"/>
          <w:numId w:val="97"/>
        </w:numPr>
        <w:rPr>
          <w:ins w:id="392" w:author="Kurt Elliason" w:date="2025-09-23T16:34:00Z" w16du:dateUtc="2025-09-23T21:34:00Z"/>
        </w:rPr>
        <w:pPrChange w:id="393" w:author="Kurt Elliason" w:date="2025-09-23T16:35:00Z" w16du:dateUtc="2025-09-23T21:35:00Z">
          <w:pPr>
            <w:pStyle w:val="BodyText"/>
          </w:pPr>
        </w:pPrChange>
      </w:pPr>
      <w:ins w:id="394" w:author="Kurt Elliason" w:date="2025-09-23T16:34:00Z" w16du:dateUtc="2025-09-23T21:34:00Z">
        <w:r>
          <w:t xml:space="preserve">An OBX segment to indicate the pump ID </w:t>
        </w:r>
      </w:ins>
    </w:p>
    <w:p w14:paraId="141213C5" w14:textId="7FAD4044" w:rsidR="00995BC0" w:rsidRDefault="00995BC0">
      <w:pPr>
        <w:pStyle w:val="BodyText"/>
        <w:numPr>
          <w:ilvl w:val="0"/>
          <w:numId w:val="98"/>
        </w:numPr>
        <w:ind w:left="1080"/>
        <w:rPr>
          <w:ins w:id="395" w:author="Kurt Elliason" w:date="2025-09-23T16:34:00Z" w16du:dateUtc="2025-09-23T21:34:00Z"/>
        </w:rPr>
        <w:pPrChange w:id="396" w:author="Kurt Elliason" w:date="2025-09-23T16:36:00Z" w16du:dateUtc="2025-09-23T21:36:00Z">
          <w:pPr>
            <w:pStyle w:val="BodyText"/>
          </w:pPr>
        </w:pPrChange>
      </w:pPr>
      <w:ins w:id="397" w:author="Kurt Elliason" w:date="2025-09-23T16:34:00Z" w16du:dateUtc="2025-09-23T21:34:00Z">
        <w:r>
          <w:t>OBX-3 = MDC_DEV_PUMP_INFUS_VMD</w:t>
        </w:r>
      </w:ins>
    </w:p>
    <w:p w14:paraId="148D3939" w14:textId="750D0C65" w:rsidR="00995BC0" w:rsidRDefault="00995BC0">
      <w:pPr>
        <w:pStyle w:val="BodyText"/>
        <w:numPr>
          <w:ilvl w:val="0"/>
          <w:numId w:val="96"/>
        </w:numPr>
        <w:rPr>
          <w:ins w:id="398" w:author="Kurt Elliason" w:date="2025-09-23T16:34:00Z" w16du:dateUtc="2025-09-23T21:34:00Z"/>
        </w:rPr>
        <w:pPrChange w:id="399" w:author="Kurt Elliason" w:date="2025-09-23T16:35:00Z" w16du:dateUtc="2025-09-23T21:35:00Z">
          <w:pPr>
            <w:pStyle w:val="BodyText"/>
          </w:pPr>
        </w:pPrChange>
      </w:pPr>
      <w:ins w:id="400" w:author="Kurt Elliason" w:date="2025-09-23T16:34:00Z" w16du:dateUtc="2025-09-23T21:34:00Z">
        <w:r>
          <w:t xml:space="preserve">An OBX segment to indicate the total number of steps in the program </w:t>
        </w:r>
      </w:ins>
    </w:p>
    <w:p w14:paraId="08D8EC38" w14:textId="50C91618" w:rsidR="00995BC0" w:rsidRDefault="00995BC0">
      <w:pPr>
        <w:pStyle w:val="BodyText"/>
        <w:numPr>
          <w:ilvl w:val="0"/>
          <w:numId w:val="98"/>
        </w:numPr>
        <w:ind w:left="1080"/>
        <w:rPr>
          <w:ins w:id="401" w:author="Kurt Elliason" w:date="2025-09-23T16:34:00Z" w16du:dateUtc="2025-09-23T21:34:00Z"/>
        </w:rPr>
        <w:pPrChange w:id="402" w:author="Kurt Elliason" w:date="2025-09-23T16:36:00Z" w16du:dateUtc="2025-09-23T21:36:00Z">
          <w:pPr>
            <w:pStyle w:val="BodyText"/>
          </w:pPr>
        </w:pPrChange>
      </w:pPr>
      <w:ins w:id="403" w:author="Kurt Elliason" w:date="2025-09-23T16:34:00Z" w16du:dateUtc="2025-09-23T21:34:00Z">
        <w:r>
          <w:t xml:space="preserve">OBX-3 = MDC_INFUS_TOTAL_NUM_STEPS </w:t>
        </w:r>
      </w:ins>
    </w:p>
    <w:p w14:paraId="53526600" w14:textId="69CDF548" w:rsidR="00995BC0" w:rsidRDefault="00995BC0">
      <w:pPr>
        <w:pStyle w:val="BodyText"/>
        <w:numPr>
          <w:ilvl w:val="0"/>
          <w:numId w:val="95"/>
        </w:numPr>
        <w:rPr>
          <w:ins w:id="404" w:author="Kurt Elliason" w:date="2025-09-23T16:34:00Z" w16du:dateUtc="2025-09-23T21:34:00Z"/>
        </w:rPr>
        <w:pPrChange w:id="405" w:author="Kurt Elliason" w:date="2025-09-23T16:35:00Z" w16du:dateUtc="2025-09-23T21:35:00Z">
          <w:pPr>
            <w:pStyle w:val="BodyText"/>
          </w:pPr>
        </w:pPrChange>
      </w:pPr>
      <w:ins w:id="406" w:author="Kurt Elliason" w:date="2025-09-23T16:34:00Z" w16du:dateUtc="2025-09-23T21:34:00Z">
        <w:r>
          <w:lastRenderedPageBreak/>
          <w:t>Additional OBX segments containing the patient parameters (e.g., height, weight, BSA) as required</w:t>
        </w:r>
      </w:ins>
    </w:p>
    <w:p w14:paraId="65CD52A4" w14:textId="517D69D8" w:rsidR="0029412E" w:rsidRPr="001F42D3" w:rsidRDefault="0029412E" w:rsidP="00526C5F">
      <w:pPr>
        <w:pStyle w:val="BodyText"/>
      </w:pPr>
      <w:r w:rsidRPr="001F42D3">
        <w:t>Each step must contain:</w:t>
      </w:r>
    </w:p>
    <w:p w14:paraId="10E8479B" w14:textId="77777777" w:rsidR="0029412E" w:rsidRPr="001F42D3" w:rsidRDefault="0029412E" w:rsidP="005C1693">
      <w:pPr>
        <w:pStyle w:val="ListBullet2"/>
      </w:pPr>
      <w:r w:rsidRPr="001F42D3">
        <w:t>Step number in RXG-1 (values are 1...n)</w:t>
      </w:r>
    </w:p>
    <w:p w14:paraId="3A0FB99C" w14:textId="77777777" w:rsidR="0029412E" w:rsidRPr="001F42D3" w:rsidRDefault="0029412E" w:rsidP="005C1693">
      <w:pPr>
        <w:pStyle w:val="ListBullet2"/>
      </w:pPr>
      <w:r w:rsidRPr="001F42D3">
        <w:t>An OBX segment to indicate the type of the current step</w:t>
      </w:r>
    </w:p>
    <w:p w14:paraId="08506746" w14:textId="670B590C" w:rsidR="0029412E" w:rsidRPr="001F42D3" w:rsidRDefault="0029412E" w:rsidP="005C1693">
      <w:pPr>
        <w:pStyle w:val="ListBullet3"/>
      </w:pPr>
      <w:r w:rsidRPr="001F42D3">
        <w:t>OBX-3 = MDC_INFUS_ORDER_STEP_TYPE</w:t>
      </w:r>
    </w:p>
    <w:p w14:paraId="0F96947E" w14:textId="08CCF7B1" w:rsidR="0029412E" w:rsidRPr="001F42D3" w:rsidRDefault="0029412E" w:rsidP="005C1693">
      <w:pPr>
        <w:pStyle w:val="ListBullet3"/>
      </w:pPr>
      <w:r w:rsidRPr="001F42D3">
        <w:t xml:space="preserve">enumerations are  "loading dose" </w:t>
      </w:r>
      <w:del w:id="407" w:author="Kurt Elliason" w:date="2025-09-23T16:37:00Z" w16du:dateUtc="2025-09-23T21:37:00Z">
        <w:r w:rsidRPr="001F42D3" w:rsidDel="00E22A5A">
          <w:delText xml:space="preserve">or </w:delText>
        </w:r>
      </w:del>
      <w:ins w:id="408" w:author="Kurt Elliason" w:date="2025-09-23T16:37:00Z" w16du:dateUtc="2025-09-23T21:37:00Z">
        <w:r w:rsidR="00E22A5A">
          <w:t>,</w:t>
        </w:r>
        <w:r w:rsidR="00E22A5A" w:rsidRPr="001F42D3">
          <w:t xml:space="preserve"> </w:t>
        </w:r>
      </w:ins>
      <w:r w:rsidRPr="001F42D3">
        <w:t>"continuous"</w:t>
      </w:r>
      <w:ins w:id="409" w:author="Kurt Elliason" w:date="2025-09-23T16:37:00Z" w16du:dateUtc="2025-09-23T21:37:00Z">
        <w:r w:rsidR="00E22A5A">
          <w:t xml:space="preserve"> or “delay”</w:t>
        </w:r>
      </w:ins>
    </w:p>
    <w:p w14:paraId="1ECB51C2" w14:textId="5BB0B6F6" w:rsidR="0029412E" w:rsidRPr="001F42D3" w:rsidRDefault="0029412E" w:rsidP="005C1693">
      <w:pPr>
        <w:pStyle w:val="ListBullet3"/>
      </w:pPr>
      <w:r w:rsidRPr="001F42D3">
        <w:t>“</w:t>
      </w:r>
      <w:proofErr w:type="gramStart"/>
      <w:r w:rsidRPr="001F42D3">
        <w:t>loading</w:t>
      </w:r>
      <w:proofErr w:type="gramEnd"/>
      <w:r w:rsidRPr="001F42D3">
        <w:t xml:space="preserve"> dose” is </w:t>
      </w:r>
      <w:del w:id="410" w:author="Kurt Elliason" w:date="2025-09-23T16:38:00Z" w16du:dateUtc="2025-09-23T21:38:00Z">
        <w:r w:rsidRPr="001F42D3" w:rsidDel="00E22A5A">
          <w:delText xml:space="preserve">optional and </w:delText>
        </w:r>
      </w:del>
      <w:r w:rsidRPr="001F42D3">
        <w:t>supported in step 1 only</w:t>
      </w:r>
    </w:p>
    <w:p w14:paraId="790C4ADA" w14:textId="1BE84D5C" w:rsidR="0029412E" w:rsidRPr="001F42D3" w:rsidDel="00E22A5A" w:rsidRDefault="00E22A5A" w:rsidP="005C1693">
      <w:pPr>
        <w:pStyle w:val="ListBullet2"/>
        <w:rPr>
          <w:del w:id="411" w:author="Kurt Elliason" w:date="2025-09-23T16:39:00Z" w16du:dateUtc="2025-09-23T21:39:00Z"/>
        </w:rPr>
      </w:pPr>
      <w:ins w:id="412" w:author="Kurt Elliason" w:date="2025-09-23T16:39:00Z" w16du:dateUtc="2025-09-23T21:39:00Z">
        <w:r w:rsidRPr="00E22A5A">
          <w:t>An OBX segment to indicate the step should automatically start or wait for confirmation</w:t>
        </w:r>
      </w:ins>
      <w:del w:id="413" w:author="Kurt Elliason" w:date="2025-09-23T16:39:00Z" w16du:dateUtc="2025-09-23T21:39:00Z">
        <w:r w:rsidR="0029412E" w:rsidRPr="001F42D3" w:rsidDel="00E22A5A">
          <w:delText>An OBX segment to indicate the total number of steps in the program</w:delText>
        </w:r>
      </w:del>
    </w:p>
    <w:p w14:paraId="67A0830E" w14:textId="7E5896E0" w:rsidR="0029412E" w:rsidRDefault="0029412E" w:rsidP="005C1693">
      <w:pPr>
        <w:pStyle w:val="ListBullet3"/>
        <w:rPr>
          <w:ins w:id="414" w:author="Kurt Elliason" w:date="2025-09-23T16:39:00Z" w16du:dateUtc="2025-09-23T21:39:00Z"/>
        </w:rPr>
      </w:pPr>
      <w:r w:rsidRPr="001F42D3">
        <w:t xml:space="preserve">OBX-3 = </w:t>
      </w:r>
      <w:ins w:id="415" w:author="Kurt Elliason" w:date="2025-09-23T16:39:00Z" w16du:dateUtc="2025-09-23T21:39:00Z">
        <w:r w:rsidR="00E22A5A" w:rsidRPr="00E22A5A">
          <w:t>MDCX_INFUS_ORDER_STEP_START_CONDITION</w:t>
        </w:r>
        <w:r w:rsidR="00E22A5A">
          <w:t xml:space="preserve"> </w:t>
        </w:r>
      </w:ins>
      <w:del w:id="416" w:author="Kurt Elliason" w:date="2025-09-23T16:39:00Z" w16du:dateUtc="2025-09-23T21:39:00Z">
        <w:r w:rsidRPr="001F42D3" w:rsidDel="00E22A5A">
          <w:delText>MDC_INFUS_TOTAL_NUM_STEPS</w:delText>
        </w:r>
      </w:del>
    </w:p>
    <w:p w14:paraId="7CD81366" w14:textId="2C203CF2" w:rsidR="00E22A5A" w:rsidRPr="001F42D3" w:rsidRDefault="00E22A5A" w:rsidP="005C1693">
      <w:pPr>
        <w:pStyle w:val="ListBullet3"/>
      </w:pPr>
      <w:ins w:id="417" w:author="Kurt Elliason" w:date="2025-09-23T16:39:00Z" w16du:dateUtc="2025-09-23T21:39:00Z">
        <w:r w:rsidRPr="00E22A5A">
          <w:t>enumerations are  "immediate" or "pause-for-confirmation”</w:t>
        </w:r>
      </w:ins>
    </w:p>
    <w:p w14:paraId="466FAAEB" w14:textId="6DBBDDA8" w:rsidR="0029412E" w:rsidRPr="001F42D3" w:rsidDel="00E22A5A" w:rsidRDefault="0029412E" w:rsidP="005C1693">
      <w:pPr>
        <w:pStyle w:val="ListBullet2"/>
        <w:rPr>
          <w:del w:id="418" w:author="Kurt Elliason" w:date="2025-09-23T16:39:00Z" w16du:dateUtc="2025-09-23T21:39:00Z"/>
        </w:rPr>
      </w:pPr>
      <w:del w:id="419" w:author="Kurt Elliason" w:date="2025-09-23T16:39:00Z" w16du:dateUtc="2025-09-23T21:39:00Z">
        <w:r w:rsidRPr="001F42D3" w:rsidDel="00E22A5A">
          <w:delText>Additional OBX segments containing the pump ID or patient parameters (</w:delText>
        </w:r>
        <w:r w:rsidR="005B0C7C" w:rsidRPr="001F42D3" w:rsidDel="00E22A5A">
          <w:delText xml:space="preserve">e.g., </w:delText>
        </w:r>
        <w:r w:rsidRPr="001F42D3" w:rsidDel="00E22A5A">
          <w:delText>height, weight, BSA) as required</w:delText>
        </w:r>
      </w:del>
    </w:p>
    <w:p w14:paraId="44FCDC80" w14:textId="3E9D5B19" w:rsidR="0029412E" w:rsidRPr="001F42D3" w:rsidRDefault="0029412E" w:rsidP="005B0C7C">
      <w:pPr>
        <w:pStyle w:val="BodyText"/>
      </w:pPr>
      <w:r w:rsidRPr="001F42D3">
        <w:t xml:space="preserve">The following table applies to how data is provided in PCD-01 and PCD-10 messages when the IPEC or DEC </w:t>
      </w:r>
      <w:r w:rsidR="00CB13DC" w:rsidRPr="001F42D3">
        <w:t>P</w:t>
      </w:r>
      <w:r w:rsidRPr="001F42D3">
        <w:t>rofiles are used for a multistep infusion.</w:t>
      </w:r>
    </w:p>
    <w:p w14:paraId="33A40041" w14:textId="77777777" w:rsidR="0029412E" w:rsidRPr="001F42D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1F42D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1F42D3" w:rsidRDefault="0029412E" w:rsidP="005B0C7C">
            <w:pPr>
              <w:pStyle w:val="TableEntryHeader"/>
            </w:pPr>
            <w:r w:rsidRPr="001F42D3">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1F42D3" w:rsidRDefault="0029412E" w:rsidP="005B0C7C">
            <w:pPr>
              <w:pStyle w:val="TableEntryHeader"/>
            </w:pPr>
            <w:r w:rsidRPr="001F42D3">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1F42D3" w:rsidRDefault="0029412E" w:rsidP="005B0C7C">
            <w:pPr>
              <w:pStyle w:val="TableEntryHeader"/>
            </w:pPr>
            <w:r w:rsidRPr="001F42D3">
              <w:t xml:space="preserve">Location within </w:t>
            </w:r>
            <w:r w:rsidR="00CB13DC" w:rsidRPr="001F42D3">
              <w:t>[</w:t>
            </w:r>
            <w:r w:rsidRPr="001F42D3">
              <w:t>PCD-01</w:t>
            </w:r>
            <w:r w:rsidR="00CB13DC" w:rsidRPr="001F42D3">
              <w:t>]</w:t>
            </w:r>
            <w:r w:rsidRPr="001F42D3">
              <w:t xml:space="preserve"> or </w:t>
            </w:r>
            <w:r w:rsidR="00CB13DC" w:rsidRPr="001F42D3">
              <w:t>[</w:t>
            </w:r>
            <w:r w:rsidRPr="001F42D3">
              <w:t>PCD-10</w:t>
            </w:r>
            <w:r w:rsidR="00CB13DC" w:rsidRPr="001F42D3">
              <w:t>]</w:t>
            </w:r>
            <w:r w:rsidRPr="001F42D3">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1F42D3" w:rsidRDefault="0029412E" w:rsidP="005B0C7C">
            <w:pPr>
              <w:pStyle w:val="TableEntryHeader"/>
            </w:pPr>
            <w:r w:rsidRPr="001F42D3">
              <w:t>Required</w:t>
            </w:r>
          </w:p>
        </w:tc>
      </w:tr>
      <w:tr w:rsidR="0029412E" w:rsidRPr="001F42D3" w14:paraId="5A29E54F" w14:textId="77777777" w:rsidTr="00B34AEB">
        <w:tc>
          <w:tcPr>
            <w:tcW w:w="2070" w:type="dxa"/>
            <w:tcBorders>
              <w:top w:val="single" w:sz="4" w:space="0" w:color="000000"/>
              <w:left w:val="single" w:sz="4" w:space="0" w:color="000000"/>
              <w:bottom w:val="single" w:sz="4" w:space="0" w:color="000000"/>
            </w:tcBorders>
          </w:tcPr>
          <w:p w14:paraId="2478AD0B" w14:textId="77777777" w:rsidR="0029412E" w:rsidRPr="001F42D3" w:rsidRDefault="0029412E" w:rsidP="004C7AD0">
            <w:pPr>
              <w:pStyle w:val="TableEntry"/>
              <w:keepNext/>
            </w:pPr>
            <w:r w:rsidRPr="001F42D3">
              <w:t>Current step number</w:t>
            </w:r>
          </w:p>
        </w:tc>
        <w:tc>
          <w:tcPr>
            <w:tcW w:w="3330" w:type="dxa"/>
            <w:tcBorders>
              <w:top w:val="single" w:sz="4" w:space="0" w:color="000000"/>
              <w:left w:val="single" w:sz="4" w:space="0" w:color="000000"/>
              <w:bottom w:val="single" w:sz="4" w:space="0" w:color="000000"/>
            </w:tcBorders>
          </w:tcPr>
          <w:p w14:paraId="44934C19" w14:textId="5C6536E0" w:rsidR="0029412E" w:rsidRPr="001F42D3" w:rsidRDefault="0029412E" w:rsidP="004C7AD0">
            <w:pPr>
              <w:pStyle w:val="TableEntry"/>
              <w:keepNext/>
            </w:pPr>
            <w:r w:rsidRPr="001F42D3">
              <w:rPr>
                <w:rFonts w:eastAsia="SimSun"/>
              </w:rPr>
              <w:t>MDC_INFUS_ORDER_STEP_NUM</w:t>
            </w:r>
          </w:p>
        </w:tc>
        <w:tc>
          <w:tcPr>
            <w:tcW w:w="2898" w:type="dxa"/>
            <w:tcBorders>
              <w:top w:val="single" w:sz="4" w:space="0" w:color="000000"/>
              <w:left w:val="single" w:sz="4" w:space="0" w:color="000000"/>
              <w:bottom w:val="single" w:sz="4" w:space="0" w:color="000000"/>
            </w:tcBorders>
          </w:tcPr>
          <w:p w14:paraId="61DB3166"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102F97C" w14:textId="77777777" w:rsidR="0029412E" w:rsidRPr="001F42D3" w:rsidRDefault="0029412E" w:rsidP="004C7AD0">
            <w:pPr>
              <w:pStyle w:val="TableEntry"/>
              <w:keepNext/>
            </w:pPr>
            <w:r w:rsidRPr="001F42D3">
              <w:t>Yes</w:t>
            </w:r>
          </w:p>
        </w:tc>
      </w:tr>
      <w:tr w:rsidR="0029412E" w:rsidRPr="001F42D3" w14:paraId="005F9962" w14:textId="77777777" w:rsidTr="00B34AEB">
        <w:tc>
          <w:tcPr>
            <w:tcW w:w="2070" w:type="dxa"/>
            <w:tcBorders>
              <w:top w:val="single" w:sz="4" w:space="0" w:color="000000"/>
              <w:left w:val="single" w:sz="4" w:space="0" w:color="000000"/>
              <w:bottom w:val="single" w:sz="4" w:space="0" w:color="000000"/>
            </w:tcBorders>
          </w:tcPr>
          <w:p w14:paraId="144EEAAF" w14:textId="77777777" w:rsidR="0029412E" w:rsidRPr="001F42D3" w:rsidRDefault="0029412E" w:rsidP="004C7AD0">
            <w:pPr>
              <w:pStyle w:val="TableEntry"/>
              <w:keepNext/>
            </w:pPr>
            <w:r w:rsidRPr="001F42D3">
              <w:t>Total number of steps</w:t>
            </w:r>
          </w:p>
        </w:tc>
        <w:tc>
          <w:tcPr>
            <w:tcW w:w="3330" w:type="dxa"/>
            <w:tcBorders>
              <w:top w:val="single" w:sz="4" w:space="0" w:color="000000"/>
              <w:left w:val="single" w:sz="4" w:space="0" w:color="000000"/>
              <w:bottom w:val="single" w:sz="4" w:space="0" w:color="000000"/>
            </w:tcBorders>
          </w:tcPr>
          <w:p w14:paraId="328DED07" w14:textId="31F70458" w:rsidR="0029412E" w:rsidRPr="001F42D3" w:rsidRDefault="0029412E" w:rsidP="004C7AD0">
            <w:pPr>
              <w:pStyle w:val="TableEntry"/>
              <w:keepNext/>
            </w:pPr>
            <w:r w:rsidRPr="001F42D3">
              <w:rPr>
                <w:rFonts w:eastAsia="SimSun"/>
              </w:rPr>
              <w:t>MDC_INFUS_TOTAL_NUM_STEPS</w:t>
            </w:r>
          </w:p>
        </w:tc>
        <w:tc>
          <w:tcPr>
            <w:tcW w:w="2898" w:type="dxa"/>
            <w:tcBorders>
              <w:top w:val="single" w:sz="4" w:space="0" w:color="000000"/>
              <w:left w:val="single" w:sz="4" w:space="0" w:color="000000"/>
              <w:bottom w:val="single" w:sz="4" w:space="0" w:color="000000"/>
            </w:tcBorders>
          </w:tcPr>
          <w:p w14:paraId="09CAFAE4"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4B07AC08" w14:textId="77777777" w:rsidR="0029412E" w:rsidRPr="001F42D3" w:rsidRDefault="0029412E" w:rsidP="004C7AD0">
            <w:pPr>
              <w:pStyle w:val="TableEntry"/>
              <w:keepNext/>
            </w:pPr>
            <w:r w:rsidRPr="001F42D3">
              <w:t>Yes</w:t>
            </w:r>
          </w:p>
        </w:tc>
      </w:tr>
      <w:tr w:rsidR="0029412E" w:rsidRPr="001F42D3" w14:paraId="3ACFABF5" w14:textId="77777777" w:rsidTr="00B34AEB">
        <w:tc>
          <w:tcPr>
            <w:tcW w:w="2070" w:type="dxa"/>
            <w:tcBorders>
              <w:top w:val="single" w:sz="4" w:space="0" w:color="000000"/>
              <w:left w:val="single" w:sz="4" w:space="0" w:color="000000"/>
              <w:bottom w:val="single" w:sz="4" w:space="0" w:color="000000"/>
            </w:tcBorders>
          </w:tcPr>
          <w:p w14:paraId="6E8BFC58" w14:textId="77777777" w:rsidR="0029412E" w:rsidRPr="001F42D3" w:rsidRDefault="0029412E" w:rsidP="004C7AD0">
            <w:pPr>
              <w:pStyle w:val="TableEntry"/>
              <w:keepNext/>
            </w:pPr>
            <w:r w:rsidRPr="001F42D3">
              <w:t>Current step volume to be infused</w:t>
            </w:r>
          </w:p>
        </w:tc>
        <w:tc>
          <w:tcPr>
            <w:tcW w:w="3330" w:type="dxa"/>
            <w:tcBorders>
              <w:top w:val="single" w:sz="4" w:space="0" w:color="000000"/>
              <w:left w:val="single" w:sz="4" w:space="0" w:color="000000"/>
              <w:bottom w:val="single" w:sz="4" w:space="0" w:color="000000"/>
            </w:tcBorders>
          </w:tcPr>
          <w:p w14:paraId="0B5CC192" w14:textId="2528047F" w:rsidR="0029412E" w:rsidRPr="001F42D3" w:rsidRDefault="0029412E" w:rsidP="004C7AD0">
            <w:pPr>
              <w:pStyle w:val="TableEntry"/>
              <w:keepNext/>
            </w:pPr>
            <w:r w:rsidRPr="001F42D3">
              <w:rPr>
                <w:rFonts w:eastAsia="SimSun"/>
              </w:rPr>
              <w:t>MDC_VOL_STEP_TBI</w:t>
            </w:r>
          </w:p>
        </w:tc>
        <w:tc>
          <w:tcPr>
            <w:tcW w:w="2898" w:type="dxa"/>
            <w:tcBorders>
              <w:top w:val="single" w:sz="4" w:space="0" w:color="000000"/>
              <w:left w:val="single" w:sz="4" w:space="0" w:color="000000"/>
              <w:bottom w:val="single" w:sz="4" w:space="0" w:color="000000"/>
            </w:tcBorders>
          </w:tcPr>
          <w:p w14:paraId="007ABACF"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7F5D5696" w14:textId="77777777" w:rsidR="0029412E" w:rsidRPr="001F42D3" w:rsidRDefault="0029412E" w:rsidP="004C7AD0">
            <w:pPr>
              <w:pStyle w:val="TableEntry"/>
              <w:keepNext/>
            </w:pPr>
          </w:p>
        </w:tc>
      </w:tr>
      <w:tr w:rsidR="0029412E" w:rsidRPr="001F42D3" w14:paraId="05C581D8" w14:textId="77777777" w:rsidTr="00B34AEB">
        <w:tc>
          <w:tcPr>
            <w:tcW w:w="2070" w:type="dxa"/>
            <w:tcBorders>
              <w:top w:val="single" w:sz="4" w:space="0" w:color="000000"/>
              <w:left w:val="single" w:sz="4" w:space="0" w:color="000000"/>
              <w:bottom w:val="single" w:sz="4" w:space="0" w:color="000000"/>
            </w:tcBorders>
          </w:tcPr>
          <w:p w14:paraId="4C04B7EF" w14:textId="77777777" w:rsidR="0029412E" w:rsidRPr="001F42D3" w:rsidRDefault="0029412E" w:rsidP="004C7AD0">
            <w:pPr>
              <w:pStyle w:val="TableEntry"/>
              <w:keepNext/>
            </w:pPr>
            <w:r w:rsidRPr="001F42D3">
              <w:t>Current step volume delivered</w:t>
            </w:r>
          </w:p>
        </w:tc>
        <w:tc>
          <w:tcPr>
            <w:tcW w:w="3330" w:type="dxa"/>
            <w:tcBorders>
              <w:top w:val="single" w:sz="4" w:space="0" w:color="000000"/>
              <w:left w:val="single" w:sz="4" w:space="0" w:color="000000"/>
              <w:bottom w:val="single" w:sz="4" w:space="0" w:color="000000"/>
            </w:tcBorders>
          </w:tcPr>
          <w:p w14:paraId="6C11352C" w14:textId="4DE22D59" w:rsidR="0029412E" w:rsidRPr="001F42D3" w:rsidRDefault="0029412E" w:rsidP="004C7AD0">
            <w:pPr>
              <w:pStyle w:val="TableEntry"/>
              <w:keepNext/>
            </w:pPr>
            <w:r w:rsidRPr="001F42D3">
              <w:rPr>
                <w:rFonts w:eastAsia="SimSun"/>
              </w:rPr>
              <w:t>MDC_VOL_STEP_DELIV</w:t>
            </w:r>
          </w:p>
        </w:tc>
        <w:tc>
          <w:tcPr>
            <w:tcW w:w="2898" w:type="dxa"/>
            <w:tcBorders>
              <w:top w:val="single" w:sz="4" w:space="0" w:color="000000"/>
              <w:left w:val="single" w:sz="4" w:space="0" w:color="000000"/>
              <w:bottom w:val="single" w:sz="4" w:space="0" w:color="000000"/>
            </w:tcBorders>
          </w:tcPr>
          <w:p w14:paraId="6B31C1A8"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6EDF40CA" w14:textId="77777777" w:rsidR="0029412E" w:rsidRPr="001F42D3" w:rsidRDefault="0029412E" w:rsidP="004C7AD0">
            <w:pPr>
              <w:pStyle w:val="TableEntry"/>
              <w:keepNext/>
            </w:pPr>
            <w:r w:rsidRPr="001F42D3">
              <w:t>Yes</w:t>
            </w:r>
          </w:p>
        </w:tc>
      </w:tr>
      <w:tr w:rsidR="0029412E" w:rsidRPr="001F42D3" w14:paraId="07EE8EEC" w14:textId="77777777" w:rsidTr="00B34AEB">
        <w:tc>
          <w:tcPr>
            <w:tcW w:w="2070" w:type="dxa"/>
            <w:tcBorders>
              <w:top w:val="single" w:sz="4" w:space="0" w:color="000000"/>
              <w:left w:val="single" w:sz="4" w:space="0" w:color="000000"/>
              <w:bottom w:val="single" w:sz="4" w:space="0" w:color="000000"/>
            </w:tcBorders>
          </w:tcPr>
          <w:p w14:paraId="0512E3B6" w14:textId="77777777" w:rsidR="0029412E" w:rsidRPr="001F42D3" w:rsidRDefault="0029412E" w:rsidP="004C7AD0">
            <w:pPr>
              <w:pStyle w:val="TableEntry"/>
              <w:keepNext/>
            </w:pPr>
            <w:r w:rsidRPr="001F42D3">
              <w:t>Current step volume remaining</w:t>
            </w:r>
          </w:p>
        </w:tc>
        <w:tc>
          <w:tcPr>
            <w:tcW w:w="3330" w:type="dxa"/>
            <w:tcBorders>
              <w:top w:val="single" w:sz="4" w:space="0" w:color="000000"/>
              <w:left w:val="single" w:sz="4" w:space="0" w:color="000000"/>
              <w:bottom w:val="single" w:sz="4" w:space="0" w:color="000000"/>
            </w:tcBorders>
          </w:tcPr>
          <w:p w14:paraId="40B65EFC" w14:textId="7732CB8D" w:rsidR="0029412E" w:rsidRPr="001F42D3" w:rsidRDefault="0029412E" w:rsidP="004C7AD0">
            <w:pPr>
              <w:pStyle w:val="TableEntry"/>
              <w:keepNext/>
            </w:pPr>
            <w:r w:rsidRPr="001F42D3">
              <w:rPr>
                <w:rFonts w:eastAsia="SimSun"/>
              </w:rPr>
              <w:t>MDC_VOL_STEP_REMAIN</w:t>
            </w:r>
          </w:p>
        </w:tc>
        <w:tc>
          <w:tcPr>
            <w:tcW w:w="2898" w:type="dxa"/>
            <w:tcBorders>
              <w:top w:val="single" w:sz="4" w:space="0" w:color="000000"/>
              <w:left w:val="single" w:sz="4" w:space="0" w:color="000000"/>
              <w:bottom w:val="single" w:sz="4" w:space="0" w:color="000000"/>
            </w:tcBorders>
          </w:tcPr>
          <w:p w14:paraId="2F66C749"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14F7F7EA" w14:textId="77777777" w:rsidR="0029412E" w:rsidRPr="001F42D3" w:rsidRDefault="0029412E" w:rsidP="004C7AD0">
            <w:pPr>
              <w:pStyle w:val="TableEntry"/>
              <w:keepNext/>
            </w:pPr>
          </w:p>
        </w:tc>
      </w:tr>
      <w:tr w:rsidR="0029412E" w:rsidRPr="001F42D3" w14:paraId="3F58E187" w14:textId="77777777" w:rsidTr="00B34AEB">
        <w:tc>
          <w:tcPr>
            <w:tcW w:w="2070" w:type="dxa"/>
            <w:tcBorders>
              <w:top w:val="single" w:sz="4" w:space="0" w:color="000000"/>
              <w:left w:val="single" w:sz="4" w:space="0" w:color="000000"/>
              <w:bottom w:val="single" w:sz="4" w:space="0" w:color="000000"/>
            </w:tcBorders>
          </w:tcPr>
          <w:p w14:paraId="65EDAF13" w14:textId="77777777" w:rsidR="0029412E" w:rsidRPr="001F42D3" w:rsidRDefault="0029412E" w:rsidP="004C7AD0">
            <w:pPr>
              <w:pStyle w:val="TableEntry"/>
              <w:keepNext/>
            </w:pPr>
            <w:r w:rsidRPr="001F42D3">
              <w:t>Total volume infused for all steps</w:t>
            </w:r>
          </w:p>
        </w:tc>
        <w:tc>
          <w:tcPr>
            <w:tcW w:w="3330" w:type="dxa"/>
            <w:tcBorders>
              <w:top w:val="single" w:sz="4" w:space="0" w:color="000000"/>
              <w:left w:val="single" w:sz="4" w:space="0" w:color="000000"/>
              <w:bottom w:val="single" w:sz="4" w:space="0" w:color="000000"/>
            </w:tcBorders>
          </w:tcPr>
          <w:p w14:paraId="6A6266B5" w14:textId="77777777" w:rsidR="0029412E" w:rsidRPr="001F42D3" w:rsidRDefault="0029412E" w:rsidP="004C7AD0">
            <w:pPr>
              <w:pStyle w:val="TableEntry"/>
              <w:keepNext/>
            </w:pPr>
            <w:r w:rsidRPr="001F42D3">
              <w:t>MDC_VOL_FLUID_DELIV_TOTAL</w:t>
            </w:r>
          </w:p>
        </w:tc>
        <w:tc>
          <w:tcPr>
            <w:tcW w:w="2898" w:type="dxa"/>
            <w:tcBorders>
              <w:top w:val="single" w:sz="4" w:space="0" w:color="000000"/>
              <w:left w:val="single" w:sz="4" w:space="0" w:color="000000"/>
              <w:bottom w:val="single" w:sz="4" w:space="0" w:color="000000"/>
            </w:tcBorders>
          </w:tcPr>
          <w:p w14:paraId="5C0B22CA"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24294F2" w14:textId="77777777" w:rsidR="0029412E" w:rsidRPr="001F42D3" w:rsidRDefault="0029412E" w:rsidP="004C7AD0">
            <w:pPr>
              <w:pStyle w:val="TableEntry"/>
              <w:keepNext/>
            </w:pPr>
            <w:r w:rsidRPr="001F42D3">
              <w:t>Yes</w:t>
            </w:r>
          </w:p>
        </w:tc>
      </w:tr>
      <w:tr w:rsidR="00E22A5A" w:rsidRPr="001F42D3" w14:paraId="4C1900E4" w14:textId="77777777" w:rsidTr="00B34AEB">
        <w:trPr>
          <w:ins w:id="420" w:author="Kurt Elliason" w:date="2025-09-23T16:40:00Z"/>
        </w:trPr>
        <w:tc>
          <w:tcPr>
            <w:tcW w:w="2070" w:type="dxa"/>
            <w:tcBorders>
              <w:top w:val="single" w:sz="4" w:space="0" w:color="000000"/>
              <w:left w:val="single" w:sz="4" w:space="0" w:color="000000"/>
              <w:bottom w:val="single" w:sz="4" w:space="0" w:color="000000"/>
            </w:tcBorders>
          </w:tcPr>
          <w:p w14:paraId="57DADB86" w14:textId="16371881" w:rsidR="00E22A5A" w:rsidRPr="001F42D3" w:rsidRDefault="00E22A5A" w:rsidP="004C7AD0">
            <w:pPr>
              <w:pStyle w:val="TableEntry"/>
              <w:keepNext/>
              <w:rPr>
                <w:ins w:id="421" w:author="Kurt Elliason" w:date="2025-09-23T16:40:00Z" w16du:dateUtc="2025-09-23T21:40:00Z"/>
              </w:rPr>
            </w:pPr>
            <w:ins w:id="422" w:author="Kurt Elliason" w:date="2025-09-23T16:41:00Z" w16du:dateUtc="2025-09-23T21:41:00Z">
              <w:r w:rsidRPr="00E22A5A">
                <w:t>Step start condition</w:t>
              </w:r>
            </w:ins>
          </w:p>
        </w:tc>
        <w:tc>
          <w:tcPr>
            <w:tcW w:w="3330" w:type="dxa"/>
            <w:tcBorders>
              <w:top w:val="single" w:sz="4" w:space="0" w:color="000000"/>
              <w:left w:val="single" w:sz="4" w:space="0" w:color="000000"/>
              <w:bottom w:val="single" w:sz="4" w:space="0" w:color="000000"/>
            </w:tcBorders>
          </w:tcPr>
          <w:p w14:paraId="02249041" w14:textId="221A4A0D" w:rsidR="00E22A5A" w:rsidRPr="001F42D3" w:rsidRDefault="00E22A5A" w:rsidP="004C7AD0">
            <w:pPr>
              <w:pStyle w:val="TableEntry"/>
              <w:keepNext/>
              <w:rPr>
                <w:ins w:id="423" w:author="Kurt Elliason" w:date="2025-09-23T16:40:00Z" w16du:dateUtc="2025-09-23T21:40:00Z"/>
              </w:rPr>
            </w:pPr>
            <w:ins w:id="424" w:author="Kurt Elliason" w:date="2025-09-23T16:41:00Z" w16du:dateUtc="2025-09-23T21:41:00Z">
              <w:r w:rsidRPr="00E22A5A">
                <w:t>MDCX_INFUS_ORDER_STEP_START_CONDITION</w:t>
              </w:r>
            </w:ins>
          </w:p>
        </w:tc>
        <w:tc>
          <w:tcPr>
            <w:tcW w:w="2898" w:type="dxa"/>
            <w:tcBorders>
              <w:top w:val="single" w:sz="4" w:space="0" w:color="000000"/>
              <w:left w:val="single" w:sz="4" w:space="0" w:color="000000"/>
              <w:bottom w:val="single" w:sz="4" w:space="0" w:color="000000"/>
            </w:tcBorders>
          </w:tcPr>
          <w:p w14:paraId="4FBEC8A8" w14:textId="01D47B4B" w:rsidR="00E22A5A" w:rsidRPr="001F42D3" w:rsidRDefault="00E22A5A" w:rsidP="004C7AD0">
            <w:pPr>
              <w:pStyle w:val="TableEntry"/>
              <w:keepNext/>
              <w:rPr>
                <w:ins w:id="425" w:author="Kurt Elliason" w:date="2025-09-23T16:40:00Z" w16du:dateUtc="2025-09-23T21:40:00Z"/>
              </w:rPr>
            </w:pPr>
            <w:ins w:id="426" w:author="Kurt Elliason" w:date="2025-09-23T16:41:00Z" w16du:dateUtc="2025-09-23T21:41:00Z">
              <w:r w:rsidRPr="00E22A5A">
                <w:t>INFUSATE_SOURCE_*</w:t>
              </w:r>
            </w:ins>
          </w:p>
        </w:tc>
        <w:tc>
          <w:tcPr>
            <w:tcW w:w="1288" w:type="dxa"/>
            <w:tcBorders>
              <w:top w:val="single" w:sz="4" w:space="0" w:color="000000"/>
              <w:left w:val="single" w:sz="4" w:space="0" w:color="000000"/>
              <w:bottom w:val="single" w:sz="4" w:space="0" w:color="000000"/>
              <w:right w:val="single" w:sz="4" w:space="0" w:color="000000"/>
            </w:tcBorders>
          </w:tcPr>
          <w:p w14:paraId="6524B3F7" w14:textId="141986D7" w:rsidR="00E22A5A" w:rsidRPr="001F42D3" w:rsidRDefault="00E22A5A" w:rsidP="004C7AD0">
            <w:pPr>
              <w:pStyle w:val="TableEntry"/>
              <w:keepNext/>
              <w:rPr>
                <w:ins w:id="427" w:author="Kurt Elliason" w:date="2025-09-23T16:40:00Z" w16du:dateUtc="2025-09-23T21:40:00Z"/>
              </w:rPr>
            </w:pPr>
            <w:ins w:id="428" w:author="Kurt Elliason" w:date="2025-09-23T16:41:00Z" w16du:dateUtc="2025-09-23T21:41:00Z">
              <w:r>
                <w:t>Yes</w:t>
              </w:r>
            </w:ins>
          </w:p>
        </w:tc>
      </w:tr>
      <w:tr w:rsidR="0029412E" w:rsidRPr="001F42D3" w14:paraId="6169E7F6" w14:textId="77777777" w:rsidTr="00B34AEB">
        <w:tc>
          <w:tcPr>
            <w:tcW w:w="2070" w:type="dxa"/>
            <w:tcBorders>
              <w:top w:val="single" w:sz="4" w:space="0" w:color="000000"/>
              <w:left w:val="single" w:sz="4" w:space="0" w:color="000000"/>
              <w:bottom w:val="single" w:sz="4" w:space="0" w:color="000000"/>
            </w:tcBorders>
          </w:tcPr>
          <w:p w14:paraId="4FD0DB2C" w14:textId="77777777" w:rsidR="0029412E" w:rsidRPr="001F42D3" w:rsidRDefault="0029412E" w:rsidP="004C7AD0">
            <w:pPr>
              <w:pStyle w:val="TableEntry"/>
              <w:keepNext/>
            </w:pPr>
          </w:p>
        </w:tc>
        <w:tc>
          <w:tcPr>
            <w:tcW w:w="3330" w:type="dxa"/>
            <w:tcBorders>
              <w:top w:val="single" w:sz="4" w:space="0" w:color="000000"/>
              <w:left w:val="single" w:sz="4" w:space="0" w:color="000000"/>
              <w:bottom w:val="single" w:sz="4" w:space="0" w:color="000000"/>
            </w:tcBorders>
          </w:tcPr>
          <w:p w14:paraId="1A750CBD" w14:textId="77777777" w:rsidR="0029412E" w:rsidRPr="001F42D3" w:rsidRDefault="0029412E" w:rsidP="004C7AD0">
            <w:pPr>
              <w:pStyle w:val="TableEntry"/>
              <w:keepNext/>
            </w:pPr>
          </w:p>
        </w:tc>
        <w:tc>
          <w:tcPr>
            <w:tcW w:w="2898" w:type="dxa"/>
            <w:tcBorders>
              <w:top w:val="single" w:sz="4" w:space="0" w:color="000000"/>
              <w:left w:val="single" w:sz="4" w:space="0" w:color="000000"/>
              <w:bottom w:val="single" w:sz="4" w:space="0" w:color="000000"/>
            </w:tcBorders>
          </w:tcPr>
          <w:p w14:paraId="17767BC4" w14:textId="77777777" w:rsidR="0029412E" w:rsidRPr="001F42D3" w:rsidRDefault="0029412E" w:rsidP="004C7AD0">
            <w:pPr>
              <w:pStyle w:val="TableEntry"/>
              <w:keepNext/>
            </w:pPr>
            <w:r w:rsidRPr="001F42D3">
              <w:t xml:space="preserve">* </w:t>
            </w:r>
            <w:proofErr w:type="gramStart"/>
            <w:r w:rsidRPr="001F42D3">
              <w:t>indicates</w:t>
            </w:r>
            <w:proofErr w:type="gramEnd"/>
            <w:r w:rsidRPr="001F42D3">
              <w:t xml:space="preserve"> the appropriate source</w:t>
            </w:r>
          </w:p>
        </w:tc>
        <w:tc>
          <w:tcPr>
            <w:tcW w:w="1288" w:type="dxa"/>
            <w:tcBorders>
              <w:top w:val="single" w:sz="4" w:space="0" w:color="000000"/>
              <w:left w:val="single" w:sz="4" w:space="0" w:color="000000"/>
              <w:bottom w:val="single" w:sz="4" w:space="0" w:color="000000"/>
              <w:right w:val="single" w:sz="4" w:space="0" w:color="000000"/>
            </w:tcBorders>
          </w:tcPr>
          <w:p w14:paraId="3776BE28" w14:textId="77777777" w:rsidR="0029412E" w:rsidRPr="001F42D3" w:rsidRDefault="0029412E" w:rsidP="004C7AD0">
            <w:pPr>
              <w:pStyle w:val="TableEntry"/>
              <w:keepNext/>
            </w:pPr>
          </w:p>
        </w:tc>
      </w:tr>
    </w:tbl>
    <w:p w14:paraId="1FE1F446" w14:textId="77777777" w:rsidR="0029412E" w:rsidRPr="001F42D3" w:rsidRDefault="0029412E" w:rsidP="00B34AEB">
      <w:pPr>
        <w:pStyle w:val="BodyText"/>
      </w:pPr>
    </w:p>
    <w:p w14:paraId="0B7A8F5F" w14:textId="3680431E" w:rsidR="00B11855" w:rsidRPr="001F42D3" w:rsidRDefault="003D003E" w:rsidP="00123C7B">
      <w:pPr>
        <w:pStyle w:val="Heading5"/>
        <w:rPr>
          <w:noProof w:val="0"/>
        </w:rPr>
      </w:pPr>
      <w:bookmarkStart w:id="429" w:name="_Toc401769784"/>
      <w:bookmarkStart w:id="430" w:name="_Toc181625130"/>
      <w:r w:rsidRPr="001F42D3">
        <w:rPr>
          <w:noProof w:val="0"/>
        </w:rPr>
        <w:lastRenderedPageBreak/>
        <w:t>Expected Actions</w:t>
      </w:r>
      <w:bookmarkEnd w:id="429"/>
      <w:bookmarkEnd w:id="430"/>
    </w:p>
    <w:p w14:paraId="77DADBB7" w14:textId="77777777" w:rsidR="00B11855" w:rsidRPr="001F42D3" w:rsidRDefault="003D003E" w:rsidP="004E5351">
      <w:pPr>
        <w:pStyle w:val="BodyText"/>
      </w:pPr>
      <w:r w:rsidRPr="001F42D3">
        <w:t xml:space="preserve">The Pharmacy/Treatment Give Message (RGV^O15^RGV_O15) is sent from the Infusion Order Programmer to the Infusion Order Consumer. </w:t>
      </w:r>
    </w:p>
    <w:p w14:paraId="0D5A6F34" w14:textId="0C461CA4" w:rsidR="00B11855" w:rsidRPr="001F42D3" w:rsidRDefault="00812581" w:rsidP="004E5351">
      <w:pPr>
        <w:pStyle w:val="BodyText"/>
      </w:pPr>
      <w:r w:rsidRPr="001F42D3">
        <w:t>The receiving system validates the message and responds with an accept acknowledgment message (ACK^O15^ACK) on the same port as the RGV^O15 message was received</w:t>
      </w:r>
      <w:r w:rsidR="001F42D3">
        <w:t xml:space="preserve">. </w:t>
      </w:r>
      <w:r w:rsidRPr="001F42D3">
        <w:t>The IOC also responds with a Pharmacy/Treatment Give Acknowledgement Message (RRG^O16^RRG_O16) on a new port and connection.</w:t>
      </w:r>
      <w:r w:rsidRPr="001F42D3" w:rsidDel="00812581">
        <w:t xml:space="preserve"> </w:t>
      </w:r>
      <w:r w:rsidR="003D003E" w:rsidRPr="001F42D3">
        <w:t xml:space="preserve">If the message is accepted by the IOC, the accept acknowledgment will contain the value CA in MSA-1. If not, the accept acknowledgment will contain either CR or CE, based upon </w:t>
      </w:r>
      <w:r w:rsidR="006D613E" w:rsidRPr="001F42D3">
        <w:t>HL7</w:t>
      </w:r>
      <w:r w:rsidR="00995105" w:rsidRPr="001F42D3">
        <w:t xml:space="preserve"> </w:t>
      </w:r>
      <w:r w:rsidR="003D003E" w:rsidRPr="001F42D3">
        <w:t xml:space="preserve">enhanced acknowledgment rules (see </w:t>
      </w:r>
      <w:r w:rsidR="006D613E" w:rsidRPr="001F42D3">
        <w:t>HL7</w:t>
      </w:r>
      <w:r w:rsidR="00995105" w:rsidRPr="001F42D3">
        <w:t xml:space="preserve"> </w:t>
      </w:r>
      <w:r w:rsidR="003D003E" w:rsidRPr="001F42D3">
        <w:t>v</w:t>
      </w:r>
      <w:del w:id="431" w:author="Kurt Elliason" w:date="2025-09-23T18:48:00Z" w16du:dateUtc="2025-09-23T23:48:00Z">
        <w:r w:rsidR="003D003E" w:rsidRPr="001F42D3" w:rsidDel="000313C3">
          <w:delText>2.6</w:delText>
        </w:r>
      </w:del>
      <w:ins w:id="432" w:author="Kurt Elliason" w:date="2025-09-23T18:48:00Z" w16du:dateUtc="2025-09-23T23:48:00Z">
        <w:r w:rsidR="000313C3">
          <w:t>2.8.1</w:t>
        </w:r>
      </w:ins>
      <w:r w:rsidR="003D003E" w:rsidRPr="001F42D3">
        <w:t xml:space="preserve">, Section 2.9.3.2). </w:t>
      </w:r>
    </w:p>
    <w:p w14:paraId="6168CEBE" w14:textId="77777777" w:rsidR="00B11855" w:rsidRPr="001F42D3" w:rsidRDefault="003D003E" w:rsidP="004E5351">
      <w:pPr>
        <w:pStyle w:val="BodyText"/>
      </w:pPr>
      <w:r w:rsidRPr="001F42D3">
        <w:t xml:space="preserve">Message acceptance is based on: </w:t>
      </w:r>
    </w:p>
    <w:p w14:paraId="0CD0395A" w14:textId="77777777" w:rsidR="00B11855" w:rsidRPr="001F42D3" w:rsidRDefault="003D003E" w:rsidP="005C1693">
      <w:pPr>
        <w:pStyle w:val="ListBullet2"/>
      </w:pPr>
      <w:r w:rsidRPr="001F42D3">
        <w:t xml:space="preserve">All required segments and fields are present </w:t>
      </w:r>
    </w:p>
    <w:p w14:paraId="2B34DB82" w14:textId="77777777" w:rsidR="00E86B15" w:rsidRPr="001F42D3" w:rsidRDefault="003D003E" w:rsidP="005C1693">
      <w:pPr>
        <w:pStyle w:val="ListBullet2"/>
      </w:pPr>
      <w:r w:rsidRPr="001F42D3">
        <w:t xml:space="preserve">No incorrect data types are present. </w:t>
      </w:r>
    </w:p>
    <w:p w14:paraId="25D5CB57" w14:textId="77777777" w:rsidR="002B3DC0" w:rsidRPr="001F42D3" w:rsidRDefault="003D003E" w:rsidP="005C1693">
      <w:pPr>
        <w:pStyle w:val="ListBullet2"/>
      </w:pPr>
      <w:r w:rsidRPr="001F42D3">
        <w:t>Validation of fields that must contain specific values as defined in the Technical Framework (e.g., MSH-21 must be "1.3.6.1.4.1.19376.1.6.1.</w:t>
      </w:r>
      <w:proofErr w:type="gramStart"/>
      <w:r w:rsidRPr="001F42D3">
        <w:t>3.1</w:t>
      </w:r>
      <w:proofErr w:type="gramEnd"/>
      <w:r w:rsidRPr="001F42D3">
        <w:t>").</w:t>
      </w:r>
    </w:p>
    <w:p w14:paraId="15E69C87" w14:textId="4276FB30" w:rsidR="00B11855" w:rsidRPr="001F42D3" w:rsidRDefault="003D003E" w:rsidP="008B70D7">
      <w:pPr>
        <w:pStyle w:val="BodyText"/>
      </w:pPr>
      <w:r w:rsidRPr="001F42D3">
        <w:t xml:space="preserve">If </w:t>
      </w:r>
      <w:r w:rsidR="00255B09" w:rsidRPr="001F42D3">
        <w:t>applicable</w:t>
      </w:r>
      <w:r w:rsidRPr="001F42D3">
        <w:t xml:space="preserve">, the IOC may report an application acknowledgement error using the Pharmacy/Treatment Give Acknowledgement Message (RRG^O16^RRG_O16) for errors such as: </w:t>
      </w:r>
    </w:p>
    <w:p w14:paraId="4B0FAB4D" w14:textId="77777777" w:rsidR="00B11855" w:rsidRPr="001F42D3" w:rsidRDefault="003D003E" w:rsidP="005C1693">
      <w:pPr>
        <w:pStyle w:val="ListBullet2"/>
      </w:pPr>
      <w:r w:rsidRPr="001F42D3">
        <w:t xml:space="preserve">Unknown device </w:t>
      </w:r>
    </w:p>
    <w:p w14:paraId="332B9505" w14:textId="77777777" w:rsidR="00B11855" w:rsidRPr="001F42D3" w:rsidRDefault="003D003E" w:rsidP="005C1693">
      <w:pPr>
        <w:pStyle w:val="ListBullet2"/>
      </w:pPr>
      <w:r w:rsidRPr="001F42D3">
        <w:t xml:space="preserve">Dose/rate and volume are not within vendor parameters for the device type. </w:t>
      </w:r>
    </w:p>
    <w:p w14:paraId="2A00B7CF" w14:textId="77777777" w:rsidR="00B11855" w:rsidRPr="001F42D3" w:rsidRDefault="003D003E" w:rsidP="005C1693">
      <w:pPr>
        <w:pStyle w:val="ListBullet2"/>
      </w:pPr>
      <w:r w:rsidRPr="001F42D3">
        <w:t>Drug is not present in onboard library.</w:t>
      </w:r>
    </w:p>
    <w:p w14:paraId="7898559D" w14:textId="61C01584" w:rsidR="00B11855" w:rsidRPr="001F42D3" w:rsidRDefault="003D003E" w:rsidP="00B3430A">
      <w:pPr>
        <w:pStyle w:val="BodyText"/>
      </w:pPr>
      <w:r w:rsidRPr="001F42D3">
        <w:t>If the message from the Infusion Order Programmer is rejected, the acknowledgement will contain the value AR or AE in MSA-1</w:t>
      </w:r>
      <w:r w:rsidRPr="001F42D3">
        <w:rPr>
          <w:rStyle w:val="Strong"/>
        </w:rPr>
        <w:t xml:space="preserve">, </w:t>
      </w:r>
      <w:r w:rsidRPr="001F42D3">
        <w:t xml:space="preserve">based upon </w:t>
      </w:r>
      <w:r w:rsidR="006D613E" w:rsidRPr="001F42D3">
        <w:t>HL7</w:t>
      </w:r>
      <w:r w:rsidR="00995105" w:rsidRPr="001F42D3">
        <w:t xml:space="preserve"> </w:t>
      </w:r>
      <w:r w:rsidRPr="001F42D3">
        <w:t xml:space="preserve">enhanced acknowledgment rules (see </w:t>
      </w:r>
      <w:r w:rsidR="006D613E" w:rsidRPr="001F42D3">
        <w:t>HL7</w:t>
      </w:r>
      <w:r w:rsidR="00995105" w:rsidRPr="001F42D3">
        <w:t xml:space="preserve"> </w:t>
      </w:r>
      <w:r w:rsidRPr="001F42D3">
        <w:t>v</w:t>
      </w:r>
      <w:del w:id="433" w:author="Kurt Elliason" w:date="2025-09-23T18:49:00Z" w16du:dateUtc="2025-09-23T23:49:00Z">
        <w:r w:rsidRPr="001F42D3" w:rsidDel="000313C3">
          <w:delText>2.6</w:delText>
        </w:r>
      </w:del>
      <w:ins w:id="434" w:author="Kurt Elliason" w:date="2025-09-23T18:49:00Z" w16du:dateUtc="2025-09-23T23:49:00Z">
        <w:r w:rsidR="000313C3">
          <w:t>2.8.1</w:t>
        </w:r>
      </w:ins>
      <w:r w:rsidRPr="001F42D3">
        <w:t xml:space="preserve">, Section 2.9.2.2). The reason for rejection is provided in the ERR segment. </w:t>
      </w:r>
    </w:p>
    <w:p w14:paraId="07196AF0" w14:textId="77777777" w:rsidR="00B11855" w:rsidRPr="001F42D3" w:rsidRDefault="003D003E" w:rsidP="00B3430A">
      <w:pPr>
        <w:pStyle w:val="BodyText"/>
        <w:rPr>
          <w:rStyle w:val="Red"/>
        </w:rPr>
      </w:pPr>
      <w:r w:rsidRPr="001F42D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1F42D3" w:rsidRDefault="003D003E" w:rsidP="00B3430A">
      <w:pPr>
        <w:pStyle w:val="BodyText"/>
      </w:pPr>
      <w:r w:rsidRPr="001F42D3">
        <w:t xml:space="preserve">Once the infusion is started, the settings </w:t>
      </w:r>
      <w:proofErr w:type="gramStart"/>
      <w:r w:rsidRPr="001F42D3">
        <w:t>actually programmed</w:t>
      </w:r>
      <w:proofErr w:type="gramEnd"/>
      <w:r w:rsidRPr="001F42D3">
        <w:t xml:space="preserve"> as well as the current state of the infusion can be obtained using the Communicate PCD Data </w:t>
      </w:r>
      <w:r w:rsidR="00647994" w:rsidRPr="001F42D3">
        <w:t>[PCD-01]</w:t>
      </w:r>
      <w:r w:rsidR="007426DD" w:rsidRPr="001F42D3">
        <w:t xml:space="preserve"> </w:t>
      </w:r>
      <w:r w:rsidRPr="001F42D3">
        <w:t>transaction.</w:t>
      </w:r>
    </w:p>
    <w:p w14:paraId="232931B4" w14:textId="77777777" w:rsidR="00B11855" w:rsidRPr="001F42D3" w:rsidRDefault="003D003E" w:rsidP="00123C7B">
      <w:pPr>
        <w:pStyle w:val="Heading3"/>
        <w:rPr>
          <w:noProof w:val="0"/>
        </w:rPr>
      </w:pPr>
      <w:bookmarkStart w:id="435" w:name="_Toc401769327"/>
      <w:bookmarkStart w:id="436" w:name="_Toc401769785"/>
      <w:bookmarkStart w:id="437" w:name="_Toc181625131"/>
      <w:r w:rsidRPr="001F42D3">
        <w:rPr>
          <w:noProof w:val="0"/>
        </w:rPr>
        <w:lastRenderedPageBreak/>
        <w:t>RRG^O16^RRG_O16 Pharmacy/Treatment Give Acknowledgement Message</w:t>
      </w:r>
      <w:bookmarkEnd w:id="435"/>
      <w:bookmarkEnd w:id="436"/>
      <w:bookmarkEnd w:id="437"/>
    </w:p>
    <w:p w14:paraId="75134CB9" w14:textId="77777777" w:rsidR="00B11855" w:rsidRPr="001F42D3" w:rsidRDefault="003D003E" w:rsidP="001422D4">
      <w:pPr>
        <w:pStyle w:val="TableTitle"/>
      </w:pPr>
      <w:r w:rsidRPr="001F42D3">
        <w:t>Table 3.3.</w:t>
      </w:r>
      <w:r w:rsidR="002F16FE" w:rsidRPr="001F42D3">
        <w:t>5</w:t>
      </w:r>
      <w:r w:rsidRPr="001F42D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1F42D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1F42D3" w:rsidRDefault="003D003E" w:rsidP="002F241F">
            <w:pPr>
              <w:pStyle w:val="TableEntryHeader"/>
            </w:pPr>
            <w:r w:rsidRPr="001F42D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1F42D3" w:rsidRDefault="003D003E" w:rsidP="002F241F">
            <w:pPr>
              <w:pStyle w:val="TableEntryHeader"/>
            </w:pPr>
            <w:r w:rsidRPr="001F42D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1F42D3" w:rsidRDefault="003D003E" w:rsidP="002F241F">
            <w:pPr>
              <w:pStyle w:val="TableEntryHeader"/>
            </w:pPr>
            <w:r w:rsidRPr="001F42D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1F42D3" w:rsidRDefault="003D003E" w:rsidP="002F241F">
            <w:pPr>
              <w:pStyle w:val="TableEntryHeader"/>
            </w:pPr>
            <w:r w:rsidRPr="001F42D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1F42D3" w:rsidRDefault="006D613E" w:rsidP="002F241F">
            <w:pPr>
              <w:pStyle w:val="TableEntryHeader"/>
            </w:pPr>
            <w:r w:rsidRPr="001F42D3">
              <w:t>HL7</w:t>
            </w:r>
            <w:r w:rsidR="00995105" w:rsidRPr="001F42D3">
              <w:t xml:space="preserve"> </w:t>
            </w:r>
            <w:r w:rsidR="003D003E" w:rsidRPr="001F42D3">
              <w:t>Chapter</w:t>
            </w:r>
          </w:p>
        </w:tc>
      </w:tr>
      <w:tr w:rsidR="00B11855" w:rsidRPr="001F42D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1F42D3" w:rsidRDefault="003D003E" w:rsidP="002F241F">
            <w:pPr>
              <w:pStyle w:val="TableEntry"/>
            </w:pPr>
            <w:r w:rsidRPr="001F42D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1F42D3" w:rsidRDefault="003D003E" w:rsidP="002F241F">
            <w:pPr>
              <w:pStyle w:val="TableEntry"/>
            </w:pPr>
            <w:r w:rsidRPr="001F42D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1F42D3" w:rsidRDefault="003D003E" w:rsidP="002F241F">
            <w:pPr>
              <w:pStyle w:val="TableEntry"/>
            </w:pPr>
            <w:r w:rsidRPr="001F42D3">
              <w:t>2</w:t>
            </w:r>
          </w:p>
        </w:tc>
      </w:tr>
      <w:tr w:rsidR="00B11855" w:rsidRPr="001F42D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1F42D3" w:rsidRDefault="003D003E" w:rsidP="002F241F">
            <w:pPr>
              <w:pStyle w:val="TableEntry"/>
            </w:pPr>
            <w:r w:rsidRPr="001F42D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1F42D3" w:rsidRDefault="003D003E" w:rsidP="002F241F">
            <w:pPr>
              <w:pStyle w:val="TableEntry"/>
            </w:pPr>
            <w:r w:rsidRPr="001F42D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1F42D3" w:rsidRDefault="003D003E" w:rsidP="002F241F">
            <w:pPr>
              <w:pStyle w:val="TableEntry"/>
            </w:pPr>
            <w:r w:rsidRPr="001F42D3">
              <w:t>2</w:t>
            </w:r>
          </w:p>
        </w:tc>
      </w:tr>
      <w:tr w:rsidR="00B11855" w:rsidRPr="001F42D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1F42D3" w:rsidRDefault="003D003E" w:rsidP="002F241F">
            <w:pPr>
              <w:pStyle w:val="TableEntry"/>
            </w:pPr>
            <w:r w:rsidRPr="001F42D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1F42D3" w:rsidRDefault="003D003E" w:rsidP="002F241F">
            <w:pPr>
              <w:pStyle w:val="TableEntry"/>
            </w:pPr>
            <w:r w:rsidRPr="001F42D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1F42D3" w:rsidRDefault="003D003E" w:rsidP="002F241F">
            <w:pPr>
              <w:pStyle w:val="TableEntry"/>
            </w:pPr>
            <w:r w:rsidRPr="001F42D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1F42D3" w:rsidRDefault="003D003E" w:rsidP="002F241F">
            <w:pPr>
              <w:pStyle w:val="TableEntry"/>
            </w:pPr>
            <w:r w:rsidRPr="001F42D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1F42D3" w:rsidRDefault="003D003E" w:rsidP="002F241F">
            <w:pPr>
              <w:pStyle w:val="TableEntry"/>
            </w:pPr>
            <w:r w:rsidRPr="001F42D3">
              <w:t>2</w:t>
            </w:r>
          </w:p>
        </w:tc>
      </w:tr>
      <w:tr w:rsidR="00B11855" w:rsidRPr="001F42D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1F42D3" w:rsidRDefault="003D003E" w:rsidP="002F241F">
            <w:pPr>
              <w:pStyle w:val="TableEntry"/>
            </w:pPr>
            <w:r w:rsidRPr="001F42D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1F42D3" w:rsidRDefault="003D003E" w:rsidP="002F241F">
            <w:pPr>
              <w:pStyle w:val="TableEntry"/>
            </w:pPr>
            <w:r w:rsidRPr="001F42D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1F42D3" w:rsidRDefault="003D003E" w:rsidP="002F241F">
            <w:pPr>
              <w:pStyle w:val="TableEntry"/>
            </w:pPr>
            <w:r w:rsidRPr="001F42D3">
              <w:t>2</w:t>
            </w:r>
          </w:p>
        </w:tc>
      </w:tr>
      <w:tr w:rsidR="00B11855" w:rsidRPr="001F42D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1F42D3" w:rsidRDefault="003D003E" w:rsidP="002F241F">
            <w:pPr>
              <w:pStyle w:val="TableEntry"/>
            </w:pPr>
            <w:r w:rsidRPr="001F42D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1F42D3" w:rsidRDefault="003D003E" w:rsidP="002F241F">
            <w:pPr>
              <w:pStyle w:val="TableEntry"/>
            </w:pPr>
            <w:r w:rsidRPr="001F42D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1F42D3" w:rsidRDefault="003D003E" w:rsidP="002F241F">
            <w:pPr>
              <w:pStyle w:val="TableEntry"/>
            </w:pPr>
            <w:r w:rsidRPr="001F42D3">
              <w:t>2</w:t>
            </w:r>
          </w:p>
        </w:tc>
      </w:tr>
      <w:tr w:rsidR="00B11855" w:rsidRPr="001F42D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1F42D3" w:rsidRDefault="003D003E" w:rsidP="002F241F">
            <w:pPr>
              <w:pStyle w:val="TableEntry"/>
            </w:pPr>
            <w:r w:rsidRPr="001F42D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1F42D3" w:rsidRDefault="00B11855" w:rsidP="002F241F">
            <w:pPr>
              <w:pStyle w:val="TableEntry"/>
            </w:pPr>
          </w:p>
        </w:tc>
      </w:tr>
      <w:tr w:rsidR="00B11855" w:rsidRPr="001F42D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1F42D3" w:rsidRDefault="003D003E" w:rsidP="002F241F">
            <w:pPr>
              <w:pStyle w:val="TableEntry"/>
            </w:pPr>
            <w:r w:rsidRPr="001F42D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1F42D3" w:rsidRDefault="00B11855" w:rsidP="002F241F">
            <w:pPr>
              <w:pStyle w:val="TableEntry"/>
            </w:pPr>
          </w:p>
        </w:tc>
      </w:tr>
      <w:tr w:rsidR="00B11855" w:rsidRPr="001F42D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1F42D3" w:rsidRDefault="003D003E" w:rsidP="002F241F">
            <w:pPr>
              <w:pStyle w:val="TableEntry"/>
            </w:pPr>
            <w:r w:rsidRPr="001F42D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1F42D3" w:rsidRDefault="003D003E" w:rsidP="002F241F">
            <w:pPr>
              <w:pStyle w:val="TableEntry"/>
            </w:pPr>
            <w:r w:rsidRPr="001F42D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1F42D3" w:rsidRDefault="003D003E" w:rsidP="002F241F">
            <w:pPr>
              <w:pStyle w:val="TableEntry"/>
            </w:pPr>
            <w:r w:rsidRPr="001F42D3">
              <w:t>3</w:t>
            </w:r>
          </w:p>
        </w:tc>
      </w:tr>
      <w:tr w:rsidR="00B11855" w:rsidRPr="001F42D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1F42D3" w:rsidRDefault="003D003E" w:rsidP="002F241F">
            <w:pPr>
              <w:pStyle w:val="TableEntry"/>
            </w:pPr>
            <w:r w:rsidRPr="001F42D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1F42D3" w:rsidRDefault="003D003E" w:rsidP="002F241F">
            <w:pPr>
              <w:pStyle w:val="TableEntry"/>
            </w:pPr>
            <w:r w:rsidRPr="001F42D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1F42D3" w:rsidRDefault="003D003E" w:rsidP="002F241F">
            <w:pPr>
              <w:pStyle w:val="TableEntry"/>
            </w:pPr>
            <w:r w:rsidRPr="001F42D3">
              <w:t>2</w:t>
            </w:r>
          </w:p>
        </w:tc>
      </w:tr>
      <w:tr w:rsidR="00B11855" w:rsidRPr="001F42D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1F42D3" w:rsidRDefault="003D003E" w:rsidP="002F241F">
            <w:pPr>
              <w:pStyle w:val="TableEntry"/>
            </w:pPr>
            <w:r w:rsidRPr="001F42D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1F42D3" w:rsidRDefault="00B11855" w:rsidP="002F241F">
            <w:pPr>
              <w:pStyle w:val="TableEntry"/>
            </w:pPr>
          </w:p>
        </w:tc>
      </w:tr>
      <w:tr w:rsidR="00B11855" w:rsidRPr="001F42D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1F42D3" w:rsidRDefault="003D003E" w:rsidP="002F241F">
            <w:pPr>
              <w:pStyle w:val="TableEntry"/>
            </w:pPr>
            <w:r w:rsidRPr="001F42D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1F42D3" w:rsidRDefault="00B11855" w:rsidP="002F241F">
            <w:pPr>
              <w:pStyle w:val="TableEntry"/>
            </w:pPr>
          </w:p>
        </w:tc>
      </w:tr>
      <w:tr w:rsidR="00B11855" w:rsidRPr="001F42D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1F42D3" w:rsidRDefault="003D003E" w:rsidP="002F241F">
            <w:pPr>
              <w:pStyle w:val="TableEntry"/>
            </w:pPr>
            <w:r w:rsidRPr="001F42D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1F42D3" w:rsidRDefault="003D003E" w:rsidP="002F241F">
            <w:pPr>
              <w:pStyle w:val="TableEntry"/>
            </w:pPr>
            <w:r w:rsidRPr="001F42D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1F42D3" w:rsidRDefault="003D003E" w:rsidP="002F241F">
            <w:pPr>
              <w:pStyle w:val="TableEntry"/>
            </w:pPr>
            <w:r w:rsidRPr="001F42D3">
              <w:t>4</w:t>
            </w:r>
          </w:p>
        </w:tc>
      </w:tr>
      <w:tr w:rsidR="00B11855" w:rsidRPr="001F42D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1F42D3" w:rsidRDefault="003D003E" w:rsidP="002F241F">
            <w:pPr>
              <w:pStyle w:val="TableEntry"/>
            </w:pPr>
            <w:r w:rsidRPr="001F42D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1F42D3" w:rsidRDefault="00B11855" w:rsidP="002F241F">
            <w:pPr>
              <w:pStyle w:val="TableEntry"/>
            </w:pPr>
          </w:p>
        </w:tc>
      </w:tr>
      <w:tr w:rsidR="00B11855" w:rsidRPr="001F42D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1F42D3" w:rsidRDefault="003D003E" w:rsidP="002F241F">
            <w:pPr>
              <w:pStyle w:val="TableEntry"/>
            </w:pPr>
            <w:r w:rsidRPr="001F42D3">
              <w:t>4</w:t>
            </w:r>
          </w:p>
        </w:tc>
      </w:tr>
      <w:tr w:rsidR="00B11855" w:rsidRPr="001F42D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1F42D3" w:rsidRDefault="003D003E" w:rsidP="002F241F">
            <w:pPr>
              <w:pStyle w:val="TableEntry"/>
            </w:pPr>
            <w:r w:rsidRPr="001F42D3">
              <w:t>4</w:t>
            </w:r>
          </w:p>
        </w:tc>
      </w:tr>
      <w:tr w:rsidR="00B11855" w:rsidRPr="001F42D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1F42D3" w:rsidRDefault="003D003E" w:rsidP="002F241F">
            <w:pPr>
              <w:pStyle w:val="TableEntry"/>
            </w:pPr>
            <w:r w:rsidRPr="001F42D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1F42D3" w:rsidRDefault="00B11855" w:rsidP="002F241F">
            <w:pPr>
              <w:pStyle w:val="TableEntry"/>
            </w:pPr>
          </w:p>
        </w:tc>
      </w:tr>
      <w:tr w:rsidR="00B11855" w:rsidRPr="001F42D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1F42D3" w:rsidRDefault="003D003E" w:rsidP="002F241F">
            <w:pPr>
              <w:pStyle w:val="TableEntry"/>
            </w:pPr>
            <w:r w:rsidRPr="001F42D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1F42D3" w:rsidRDefault="00B11855" w:rsidP="002F241F">
            <w:pPr>
              <w:pStyle w:val="TableEntry"/>
            </w:pPr>
          </w:p>
        </w:tc>
      </w:tr>
      <w:tr w:rsidR="00B11855" w:rsidRPr="001F42D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1F42D3" w:rsidRDefault="003D003E" w:rsidP="002F241F">
            <w:pPr>
              <w:pStyle w:val="TableEntry"/>
            </w:pPr>
            <w:r w:rsidRPr="001F42D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1F42D3" w:rsidRDefault="003D003E" w:rsidP="002F241F">
            <w:pPr>
              <w:pStyle w:val="TableEntry"/>
            </w:pPr>
            <w:r w:rsidRPr="001F42D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1F42D3" w:rsidRDefault="003D003E" w:rsidP="002F241F">
            <w:pPr>
              <w:pStyle w:val="TableEntry"/>
            </w:pPr>
            <w:r w:rsidRPr="001F42D3">
              <w:t>4</w:t>
            </w:r>
          </w:p>
        </w:tc>
      </w:tr>
      <w:tr w:rsidR="00B11855" w:rsidRPr="001F42D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1F42D3" w:rsidRDefault="003D003E" w:rsidP="002F241F">
            <w:pPr>
              <w:pStyle w:val="TableEntry"/>
            </w:pPr>
            <w:r w:rsidRPr="001F42D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1F42D3" w:rsidRDefault="00B11855" w:rsidP="002F241F">
            <w:pPr>
              <w:pStyle w:val="TableEntry"/>
            </w:pPr>
          </w:p>
        </w:tc>
      </w:tr>
      <w:tr w:rsidR="00B11855" w:rsidRPr="001F42D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1F42D3" w:rsidRDefault="003D003E" w:rsidP="002F241F">
            <w:pPr>
              <w:pStyle w:val="TableEntry"/>
            </w:pPr>
            <w:r w:rsidRPr="001F42D3">
              <w:t>4</w:t>
            </w:r>
          </w:p>
        </w:tc>
      </w:tr>
      <w:tr w:rsidR="00B11855" w:rsidRPr="001F42D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1F42D3" w:rsidRDefault="003D003E" w:rsidP="002F241F">
            <w:pPr>
              <w:pStyle w:val="TableEntry"/>
            </w:pPr>
            <w:r w:rsidRPr="001F42D3">
              <w:t>4</w:t>
            </w:r>
          </w:p>
        </w:tc>
      </w:tr>
      <w:tr w:rsidR="00B11855" w:rsidRPr="001F42D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1F42D3" w:rsidRDefault="003D003E" w:rsidP="002F241F">
            <w:pPr>
              <w:pStyle w:val="TableEntry"/>
            </w:pPr>
            <w:r w:rsidRPr="001F42D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1F42D3" w:rsidRDefault="00B11855" w:rsidP="002F241F">
            <w:pPr>
              <w:pStyle w:val="TableEntry"/>
            </w:pPr>
          </w:p>
        </w:tc>
      </w:tr>
      <w:tr w:rsidR="00B11855" w:rsidRPr="001F42D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1F42D3" w:rsidRDefault="003D003E" w:rsidP="002F241F">
            <w:pPr>
              <w:pStyle w:val="TableEntry"/>
            </w:pPr>
            <w:r w:rsidRPr="001F42D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1F42D3" w:rsidRDefault="003D003E" w:rsidP="002F241F">
            <w:pPr>
              <w:pStyle w:val="TableEntry"/>
            </w:pPr>
            <w:r w:rsidRPr="001F42D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1F42D3" w:rsidRDefault="003D003E" w:rsidP="002F241F">
            <w:pPr>
              <w:pStyle w:val="TableEntry"/>
            </w:pPr>
            <w:r w:rsidRPr="001F42D3">
              <w:t>4</w:t>
            </w:r>
          </w:p>
        </w:tc>
      </w:tr>
      <w:tr w:rsidR="00B11855" w:rsidRPr="001F42D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1F42D3" w:rsidRDefault="003D003E" w:rsidP="002F241F">
            <w:pPr>
              <w:pStyle w:val="TableEntry"/>
            </w:pPr>
            <w:r w:rsidRPr="001F42D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1F42D3" w:rsidRDefault="003D003E" w:rsidP="002F241F">
            <w:pPr>
              <w:pStyle w:val="TableEntry"/>
            </w:pPr>
            <w:r w:rsidRPr="001F42D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1F42D3" w:rsidRDefault="003D003E" w:rsidP="002F241F">
            <w:pPr>
              <w:pStyle w:val="TableEntry"/>
            </w:pPr>
            <w:r w:rsidRPr="001F42D3">
              <w:t>4</w:t>
            </w:r>
          </w:p>
        </w:tc>
      </w:tr>
      <w:tr w:rsidR="00B11855" w:rsidRPr="001F42D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1F42D3" w:rsidRDefault="003D003E" w:rsidP="002F241F">
            <w:pPr>
              <w:pStyle w:val="TableEntry"/>
            </w:pPr>
            <w:r w:rsidRPr="001F42D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1F42D3" w:rsidRDefault="00B11855" w:rsidP="002F241F">
            <w:pPr>
              <w:pStyle w:val="TableEntry"/>
            </w:pPr>
          </w:p>
        </w:tc>
      </w:tr>
      <w:tr w:rsidR="00B11855" w:rsidRPr="001F42D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1F42D3" w:rsidRDefault="003D003E" w:rsidP="002F241F">
            <w:pPr>
              <w:pStyle w:val="TableEntry"/>
            </w:pPr>
            <w:r w:rsidRPr="001F42D3">
              <w:lastRenderedPageBreak/>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1F42D3" w:rsidRDefault="003D003E" w:rsidP="002F241F">
            <w:pPr>
              <w:pStyle w:val="TableEntry"/>
            </w:pPr>
            <w:r w:rsidRPr="001F42D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1F42D3" w:rsidRDefault="00B11855" w:rsidP="002F241F">
            <w:pPr>
              <w:pStyle w:val="TableEntry"/>
            </w:pPr>
          </w:p>
        </w:tc>
      </w:tr>
      <w:tr w:rsidR="00B11855" w:rsidRPr="001F42D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1F42D3" w:rsidRDefault="003D003E" w:rsidP="002F241F">
            <w:pPr>
              <w:pStyle w:val="TableEntry"/>
            </w:pPr>
            <w:r w:rsidRPr="001F42D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1F42D3" w:rsidRDefault="003D003E" w:rsidP="002F241F">
            <w:pPr>
              <w:pStyle w:val="TableEntry"/>
            </w:pPr>
            <w:r w:rsidRPr="001F42D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1F42D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1F42D3" w:rsidRDefault="00B11855" w:rsidP="002F241F">
            <w:pPr>
              <w:pStyle w:val="TableEntry"/>
            </w:pPr>
          </w:p>
        </w:tc>
      </w:tr>
    </w:tbl>
    <w:p w14:paraId="3468423E" w14:textId="77777777" w:rsidR="00B11855" w:rsidRPr="001F42D3" w:rsidRDefault="00B11855" w:rsidP="00B3430A">
      <w:pPr>
        <w:pStyle w:val="BodyText"/>
      </w:pPr>
    </w:p>
    <w:p w14:paraId="1EC2015E" w14:textId="7B5AE323" w:rsidR="00B11855" w:rsidRPr="001F42D3" w:rsidRDefault="003D003E" w:rsidP="00123C7B">
      <w:pPr>
        <w:pStyle w:val="Heading4"/>
        <w:rPr>
          <w:noProof w:val="0"/>
        </w:rPr>
      </w:pPr>
      <w:bookmarkStart w:id="438" w:name="_Toc401769786"/>
      <w:bookmarkStart w:id="439" w:name="_Toc181625132"/>
      <w:r w:rsidRPr="001F42D3">
        <w:rPr>
          <w:noProof w:val="0"/>
        </w:rPr>
        <w:t>MSH – Message Header Segment</w:t>
      </w:r>
      <w:bookmarkEnd w:id="438"/>
      <w:bookmarkEnd w:id="439"/>
    </w:p>
    <w:p w14:paraId="13BB3982" w14:textId="77777777" w:rsidR="00B11855" w:rsidRPr="001F42D3" w:rsidRDefault="003D003E" w:rsidP="00506FBD">
      <w:pPr>
        <w:pStyle w:val="BodyText"/>
      </w:pPr>
      <w:r w:rsidRPr="001F42D3">
        <w:t xml:space="preserve">The MSH segment is defined in Appendix B.1 </w:t>
      </w:r>
    </w:p>
    <w:p w14:paraId="1099F936" w14:textId="4F22BC02" w:rsidR="00B11855" w:rsidRPr="001F42D3" w:rsidRDefault="003D003E" w:rsidP="00123C7B">
      <w:pPr>
        <w:pStyle w:val="Heading4"/>
        <w:rPr>
          <w:noProof w:val="0"/>
        </w:rPr>
      </w:pPr>
      <w:bookmarkStart w:id="440" w:name="_Toc401769787"/>
      <w:bookmarkStart w:id="441" w:name="_Toc181625133"/>
      <w:r w:rsidRPr="001F42D3">
        <w:rPr>
          <w:noProof w:val="0"/>
        </w:rPr>
        <w:t>MSA - Message Acknowledgement segment</w:t>
      </w:r>
      <w:bookmarkEnd w:id="440"/>
      <w:bookmarkEnd w:id="441"/>
    </w:p>
    <w:p w14:paraId="7DFA3CF1" w14:textId="77777777" w:rsidR="00B11855" w:rsidRPr="001F42D3" w:rsidRDefault="003D003E" w:rsidP="00B3430A">
      <w:pPr>
        <w:pStyle w:val="BodyText"/>
      </w:pPr>
      <w:r w:rsidRPr="001F42D3">
        <w:t>The MSA segment is defined in Appendix B.2</w:t>
      </w:r>
      <w:r w:rsidR="002F16FE" w:rsidRPr="001F42D3">
        <w:t>.</w:t>
      </w:r>
    </w:p>
    <w:p w14:paraId="0400EFD4" w14:textId="63E51CDB" w:rsidR="00B11855" w:rsidRPr="001F42D3" w:rsidRDefault="003D003E" w:rsidP="00123C7B">
      <w:pPr>
        <w:pStyle w:val="Heading4"/>
        <w:rPr>
          <w:noProof w:val="0"/>
        </w:rPr>
      </w:pPr>
      <w:bookmarkStart w:id="442" w:name="_Toc401769788"/>
      <w:bookmarkStart w:id="443" w:name="_Toc181625134"/>
      <w:r w:rsidRPr="001F42D3">
        <w:rPr>
          <w:noProof w:val="0"/>
        </w:rPr>
        <w:t>ERR - Error segment</w:t>
      </w:r>
      <w:bookmarkEnd w:id="442"/>
      <w:bookmarkEnd w:id="443"/>
    </w:p>
    <w:p w14:paraId="32FD3850" w14:textId="77777777" w:rsidR="00B11855" w:rsidRPr="001F42D3" w:rsidRDefault="003D003E" w:rsidP="00B3430A">
      <w:pPr>
        <w:pStyle w:val="BodyText"/>
      </w:pPr>
      <w:r w:rsidRPr="001F42D3">
        <w:t>The ERR Error segment is defined in Appendix B.3</w:t>
      </w:r>
      <w:r w:rsidR="002F16FE" w:rsidRPr="001F42D3">
        <w:t>.</w:t>
      </w:r>
    </w:p>
    <w:p w14:paraId="3766138E" w14:textId="470CCD5F" w:rsidR="00B11855" w:rsidRPr="001F42D3" w:rsidRDefault="003D003E" w:rsidP="00123C7B">
      <w:pPr>
        <w:pStyle w:val="Heading2"/>
        <w:rPr>
          <w:noProof w:val="0"/>
        </w:rPr>
      </w:pPr>
      <w:bookmarkStart w:id="444" w:name="_Toc401769328"/>
      <w:bookmarkStart w:id="445" w:name="_Toc401769789"/>
      <w:bookmarkStart w:id="446" w:name="_Toc181625135"/>
      <w:r w:rsidRPr="001F42D3">
        <w:rPr>
          <w:noProof w:val="0"/>
        </w:rPr>
        <w:t>Report Alert</w:t>
      </w:r>
      <w:bookmarkEnd w:id="444"/>
      <w:bookmarkEnd w:id="445"/>
      <w:r w:rsidR="00BB3E0D" w:rsidRPr="001F42D3">
        <w:rPr>
          <w:noProof w:val="0"/>
        </w:rPr>
        <w:t xml:space="preserve"> [PCD-04]</w:t>
      </w:r>
      <w:bookmarkEnd w:id="446"/>
    </w:p>
    <w:p w14:paraId="6208F4CB" w14:textId="5BC5A0B1" w:rsidR="00B11855" w:rsidRPr="001F42D3" w:rsidRDefault="003D003E" w:rsidP="00B3430A">
      <w:pPr>
        <w:pStyle w:val="BodyText"/>
      </w:pPr>
      <w:r w:rsidRPr="001F42D3">
        <w:t xml:space="preserve">In anticipation of </w:t>
      </w:r>
      <w:r w:rsidR="006D613E" w:rsidRPr="001F42D3">
        <w:t>HL7</w:t>
      </w:r>
      <w:r w:rsidR="00995105" w:rsidRPr="001F42D3">
        <w:t xml:space="preserve"> </w:t>
      </w:r>
      <w:r w:rsidRPr="001F42D3">
        <w:t xml:space="preserve">2.8 item 625, Add Alert Trigger Event, this profile is making forward looking use of the triggers and events from that item, specifically the use of ORU^R40 for </w:t>
      </w:r>
      <w:r w:rsidR="00647994" w:rsidRPr="001F42D3">
        <w:t>[PCD-04]</w:t>
      </w:r>
      <w:r w:rsidRPr="001F42D3">
        <w:t>.</w:t>
      </w:r>
    </w:p>
    <w:p w14:paraId="0CA3F128" w14:textId="6B80B7E4" w:rsidR="00B11855" w:rsidRPr="001F42D3" w:rsidRDefault="003D003E" w:rsidP="00B3430A">
      <w:pPr>
        <w:pStyle w:val="BodyText"/>
      </w:pPr>
      <w:r w:rsidRPr="001F42D3">
        <w:t xml:space="preserve">This section corresponds to </w:t>
      </w:r>
      <w:r w:rsidR="00647994" w:rsidRPr="001F42D3">
        <w:t>t</w:t>
      </w:r>
      <w:r w:rsidRPr="001F42D3">
        <w:t xml:space="preserve">ransaction </w:t>
      </w:r>
      <w:r w:rsidR="00647994" w:rsidRPr="001F42D3">
        <w:t>[PCD-04]</w:t>
      </w:r>
      <w:r w:rsidRPr="001F42D3">
        <w:t xml:space="preserve"> of the </w:t>
      </w:r>
      <w:r w:rsidR="00A60E41" w:rsidRPr="001F42D3">
        <w:t>IHE Devices Technical Framework</w:t>
      </w:r>
      <w:r w:rsidRPr="001F42D3">
        <w:t xml:space="preserve">. Transaction </w:t>
      </w:r>
      <w:r w:rsidR="00647994" w:rsidRPr="001F42D3">
        <w:t>[PCD-04]</w:t>
      </w:r>
      <w:r w:rsidRPr="001F42D3">
        <w:t xml:space="preserve"> is used by the Alert Reporter</w:t>
      </w:r>
      <w:r w:rsidR="00446183" w:rsidRPr="001F42D3">
        <w:t xml:space="preserve"> (AR), Alert Consumer (ACON)</w:t>
      </w:r>
      <w:r w:rsidRPr="001F42D3">
        <w:t xml:space="preserve"> and the Alert Manager (AM) </w:t>
      </w:r>
      <w:r w:rsidR="00B054A1" w:rsidRPr="001F42D3">
        <w:t>A</w:t>
      </w:r>
      <w:r w:rsidRPr="001F42D3">
        <w:t>ctor</w:t>
      </w:r>
      <w:r w:rsidR="00E86B15" w:rsidRPr="001F42D3">
        <w:t>s</w:t>
      </w:r>
      <w:r w:rsidRPr="001F42D3">
        <w:t>.</w:t>
      </w:r>
    </w:p>
    <w:p w14:paraId="0867441B" w14:textId="77777777" w:rsidR="00B11855" w:rsidRPr="001F42D3" w:rsidRDefault="003D003E" w:rsidP="000519C1">
      <w:pPr>
        <w:pStyle w:val="Heading3"/>
        <w:rPr>
          <w:noProof w:val="0"/>
        </w:rPr>
      </w:pPr>
      <w:bookmarkStart w:id="447" w:name="_Toc401769329"/>
      <w:bookmarkStart w:id="448" w:name="_Toc401769790"/>
      <w:bookmarkStart w:id="449" w:name="_Toc181625136"/>
      <w:r w:rsidRPr="001F42D3">
        <w:rPr>
          <w:noProof w:val="0"/>
        </w:rPr>
        <w:t>Scope</w:t>
      </w:r>
      <w:bookmarkEnd w:id="447"/>
      <w:bookmarkEnd w:id="448"/>
      <w:bookmarkEnd w:id="449"/>
    </w:p>
    <w:p w14:paraId="7CAC789A" w14:textId="3DB50EAE" w:rsidR="00B11855" w:rsidRPr="001F42D3" w:rsidRDefault="003D003E" w:rsidP="00B3430A">
      <w:pPr>
        <w:pStyle w:val="BodyText"/>
      </w:pPr>
      <w:r w:rsidRPr="001F42D3">
        <w:t>This transaction is used by the Alert Reporter to report alerts to the Alert Manager (AM)</w:t>
      </w:r>
      <w:r w:rsidR="00446183" w:rsidRPr="001F42D3">
        <w:t xml:space="preserve"> and/or Alert Consumer (ACON)</w:t>
      </w:r>
      <w:r w:rsidRPr="001F42D3">
        <w:t>. The Alert Reporter (AR) sends alerts to the Alert Manager (AM)</w:t>
      </w:r>
      <w:r w:rsidR="00446183" w:rsidRPr="001F42D3">
        <w:t xml:space="preserve"> and/or Alert Consumer (ACON)</w:t>
      </w:r>
      <w:r w:rsidRPr="001F42D3">
        <w:t xml:space="preserve"> in an unsolicited manner. </w:t>
      </w:r>
    </w:p>
    <w:p w14:paraId="7F9BA001" w14:textId="77777777" w:rsidR="00C60ECD" w:rsidRPr="001F42D3" w:rsidRDefault="00C60ECD" w:rsidP="008E1C27">
      <w:pPr>
        <w:pStyle w:val="BodyText"/>
        <w:rPr>
          <w:rStyle w:val="Emphasis"/>
          <w:i w:val="0"/>
        </w:rPr>
      </w:pPr>
    </w:p>
    <w:p w14:paraId="10565481" w14:textId="77777777" w:rsidR="00B11855" w:rsidRPr="001F42D3" w:rsidRDefault="00F73333" w:rsidP="008E1C27">
      <w:pPr>
        <w:pStyle w:val="BodyText"/>
        <w:jc w:val="center"/>
      </w:pPr>
      <w:r w:rsidRPr="001F42D3">
        <w:rPr>
          <w:noProof/>
        </w:rPr>
        <w:lastRenderedPageBreak/>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9"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40"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pPr>
                          <w:ind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pPr>
                          <w:ind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pPr>
                          <w:ind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pPr>
                          <w:ind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41"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42"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pPr>
                          <w:ind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pPr>
                          <w:ind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pPr>
                          <w:ind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pPr>
                          <w:ind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43"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4"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pPr>
                          <w:ind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pPr>
                          <w:ind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pPr>
                          <w:ind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pPr>
                          <w:ind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5"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6"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pPr>
                          <w:ind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7"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8"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9"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50"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1F42D3" w:rsidRDefault="00A23076" w:rsidP="008E1C27">
      <w:pPr>
        <w:pStyle w:val="BodyText"/>
        <w:rPr>
          <w:rStyle w:val="Emphasis"/>
          <w:i w:val="0"/>
        </w:rPr>
      </w:pPr>
    </w:p>
    <w:p w14:paraId="7605D141" w14:textId="77777777" w:rsidR="00B11855" w:rsidRPr="001F42D3" w:rsidRDefault="003D003E" w:rsidP="00411936">
      <w:pPr>
        <w:pStyle w:val="Heading3"/>
        <w:rPr>
          <w:noProof w:val="0"/>
        </w:rPr>
      </w:pPr>
      <w:bookmarkStart w:id="450" w:name="_Toc401769330"/>
      <w:bookmarkStart w:id="451" w:name="_Toc401769791"/>
      <w:bookmarkStart w:id="452" w:name="_Toc181625137"/>
      <w:r w:rsidRPr="001F42D3">
        <w:rPr>
          <w:noProof w:val="0"/>
        </w:rPr>
        <w:t>Use Case Roles</w:t>
      </w:r>
      <w:bookmarkEnd w:id="450"/>
      <w:bookmarkEnd w:id="451"/>
      <w:bookmarkEnd w:id="452"/>
    </w:p>
    <w:p w14:paraId="58399409" w14:textId="77777777" w:rsidR="00D52943" w:rsidRPr="001F42D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36AB05EF" w14:textId="77777777" w:rsidTr="00A17802">
        <w:trPr>
          <w:cantSplit/>
        </w:trPr>
        <w:tc>
          <w:tcPr>
            <w:tcW w:w="1188" w:type="dxa"/>
          </w:tcPr>
          <w:p w14:paraId="33F10CFD" w14:textId="77777777" w:rsidR="00D52943" w:rsidRPr="001F42D3" w:rsidRDefault="00D52943" w:rsidP="00E23ECF">
            <w:pPr>
              <w:pStyle w:val="BodyText"/>
              <w:rPr>
                <w:rStyle w:val="Strong"/>
              </w:rPr>
            </w:pPr>
            <w:r w:rsidRPr="001F42D3">
              <w:rPr>
                <w:rStyle w:val="Strong"/>
              </w:rPr>
              <w:t>Actor</w:t>
            </w:r>
          </w:p>
        </w:tc>
        <w:tc>
          <w:tcPr>
            <w:tcW w:w="8388" w:type="dxa"/>
          </w:tcPr>
          <w:p w14:paraId="418C1915" w14:textId="77777777" w:rsidR="00D52943" w:rsidRPr="001F42D3" w:rsidRDefault="00D52943" w:rsidP="00D52943">
            <w:pPr>
              <w:pStyle w:val="BodyText"/>
              <w:rPr>
                <w:rStyle w:val="Strong"/>
                <w:b w:val="0"/>
                <w:bCs w:val="0"/>
              </w:rPr>
            </w:pPr>
            <w:r w:rsidRPr="001F42D3">
              <w:t>Alert Reporter</w:t>
            </w:r>
          </w:p>
        </w:tc>
      </w:tr>
      <w:tr w:rsidR="00D52943" w:rsidRPr="001F42D3" w14:paraId="0E959A9C" w14:textId="77777777" w:rsidTr="00A17802">
        <w:trPr>
          <w:cantSplit/>
        </w:trPr>
        <w:tc>
          <w:tcPr>
            <w:tcW w:w="1188" w:type="dxa"/>
          </w:tcPr>
          <w:p w14:paraId="5A0F6A5B" w14:textId="77777777" w:rsidR="00D52943" w:rsidRPr="001F42D3" w:rsidRDefault="00D52943" w:rsidP="00E23ECF">
            <w:pPr>
              <w:pStyle w:val="BodyText"/>
              <w:rPr>
                <w:rStyle w:val="Strong"/>
              </w:rPr>
            </w:pPr>
            <w:r w:rsidRPr="001F42D3">
              <w:rPr>
                <w:rStyle w:val="Strong"/>
              </w:rPr>
              <w:t>Role</w:t>
            </w:r>
          </w:p>
        </w:tc>
        <w:tc>
          <w:tcPr>
            <w:tcW w:w="8388" w:type="dxa"/>
          </w:tcPr>
          <w:p w14:paraId="1C6FF84E" w14:textId="77777777" w:rsidR="00D52943" w:rsidRPr="001F42D3" w:rsidRDefault="00D52943" w:rsidP="00D52943">
            <w:pPr>
              <w:pStyle w:val="BodyText"/>
              <w:rPr>
                <w:rStyle w:val="Strong"/>
                <w:b w:val="0"/>
                <w:bCs w:val="0"/>
              </w:rPr>
            </w:pPr>
            <w:r w:rsidRPr="001F42D3">
              <w:t>Sends Report Alert to the Alert Manager (AM)</w:t>
            </w:r>
          </w:p>
        </w:tc>
      </w:tr>
      <w:tr w:rsidR="00D52943" w:rsidRPr="001F42D3" w14:paraId="7FC7E9FF" w14:textId="77777777" w:rsidTr="00A17802">
        <w:trPr>
          <w:cantSplit/>
        </w:trPr>
        <w:tc>
          <w:tcPr>
            <w:tcW w:w="1188" w:type="dxa"/>
          </w:tcPr>
          <w:p w14:paraId="1C591715" w14:textId="77777777" w:rsidR="00D52943" w:rsidRPr="001F42D3" w:rsidRDefault="00D52943" w:rsidP="00E23ECF">
            <w:pPr>
              <w:pStyle w:val="BodyText"/>
              <w:rPr>
                <w:rStyle w:val="Strong"/>
              </w:rPr>
            </w:pPr>
            <w:r w:rsidRPr="001F42D3">
              <w:rPr>
                <w:rStyle w:val="Strong"/>
              </w:rPr>
              <w:t>Actor</w:t>
            </w:r>
          </w:p>
        </w:tc>
        <w:tc>
          <w:tcPr>
            <w:tcW w:w="8388" w:type="dxa"/>
          </w:tcPr>
          <w:p w14:paraId="20D75440" w14:textId="77777777" w:rsidR="00D52943" w:rsidRPr="001F42D3" w:rsidRDefault="00D52943" w:rsidP="00D52943">
            <w:pPr>
              <w:pStyle w:val="BodyText"/>
              <w:rPr>
                <w:rStyle w:val="Strong"/>
                <w:b w:val="0"/>
                <w:bCs w:val="0"/>
              </w:rPr>
            </w:pPr>
            <w:r w:rsidRPr="001F42D3">
              <w:t>Alert Manager (AM)</w:t>
            </w:r>
          </w:p>
        </w:tc>
      </w:tr>
      <w:tr w:rsidR="00D52943" w:rsidRPr="001F42D3" w14:paraId="3A6B5EC8" w14:textId="77777777" w:rsidTr="00A17802">
        <w:trPr>
          <w:cantSplit/>
        </w:trPr>
        <w:tc>
          <w:tcPr>
            <w:tcW w:w="1188" w:type="dxa"/>
          </w:tcPr>
          <w:p w14:paraId="3368D82B" w14:textId="77777777" w:rsidR="00D52943" w:rsidRPr="001F42D3" w:rsidRDefault="00D52943" w:rsidP="00E23ECF">
            <w:pPr>
              <w:pStyle w:val="BodyText"/>
              <w:rPr>
                <w:rStyle w:val="Strong"/>
              </w:rPr>
            </w:pPr>
            <w:r w:rsidRPr="001F42D3">
              <w:rPr>
                <w:rStyle w:val="Strong"/>
              </w:rPr>
              <w:t>Role</w:t>
            </w:r>
          </w:p>
        </w:tc>
        <w:tc>
          <w:tcPr>
            <w:tcW w:w="8388" w:type="dxa"/>
          </w:tcPr>
          <w:p w14:paraId="5839BF43" w14:textId="77777777" w:rsidR="00D52943" w:rsidRPr="001F42D3" w:rsidRDefault="00D52943" w:rsidP="00D52943">
            <w:pPr>
              <w:pStyle w:val="BodyText"/>
              <w:rPr>
                <w:rStyle w:val="Strong"/>
                <w:b w:val="0"/>
                <w:bCs w:val="0"/>
              </w:rPr>
            </w:pPr>
            <w:r w:rsidRPr="001F42D3">
              <w:t>Receives Report Alert from Alert Reporter for transmission to a person</w:t>
            </w:r>
          </w:p>
        </w:tc>
      </w:tr>
      <w:tr w:rsidR="00D52943" w:rsidRPr="001F42D3" w14:paraId="2BB23F5F" w14:textId="77777777" w:rsidTr="00A17802">
        <w:trPr>
          <w:cantSplit/>
        </w:trPr>
        <w:tc>
          <w:tcPr>
            <w:tcW w:w="1188" w:type="dxa"/>
          </w:tcPr>
          <w:p w14:paraId="441FF8A5" w14:textId="77777777" w:rsidR="00D52943" w:rsidRPr="001F42D3" w:rsidRDefault="00D52943" w:rsidP="00E23ECF">
            <w:pPr>
              <w:pStyle w:val="BodyText"/>
              <w:rPr>
                <w:rStyle w:val="Strong"/>
              </w:rPr>
            </w:pPr>
            <w:r w:rsidRPr="001F42D3">
              <w:rPr>
                <w:rStyle w:val="Strong"/>
              </w:rPr>
              <w:t>Actor</w:t>
            </w:r>
          </w:p>
        </w:tc>
        <w:tc>
          <w:tcPr>
            <w:tcW w:w="8388" w:type="dxa"/>
          </w:tcPr>
          <w:p w14:paraId="1992B18D" w14:textId="77777777" w:rsidR="00D52943" w:rsidRPr="001F42D3" w:rsidRDefault="00D52943" w:rsidP="00D52943">
            <w:pPr>
              <w:pStyle w:val="BodyText"/>
              <w:rPr>
                <w:rStyle w:val="Strong"/>
                <w:b w:val="0"/>
                <w:bCs w:val="0"/>
              </w:rPr>
            </w:pPr>
            <w:r w:rsidRPr="001F42D3">
              <w:t>Alert Consumer (ACON)</w:t>
            </w:r>
          </w:p>
        </w:tc>
      </w:tr>
      <w:tr w:rsidR="00D52943" w:rsidRPr="001F42D3" w14:paraId="1F90CC78" w14:textId="77777777" w:rsidTr="00A17802">
        <w:trPr>
          <w:cantSplit/>
        </w:trPr>
        <w:tc>
          <w:tcPr>
            <w:tcW w:w="1188" w:type="dxa"/>
          </w:tcPr>
          <w:p w14:paraId="7035EE7C" w14:textId="77777777" w:rsidR="00D52943" w:rsidRPr="001F42D3" w:rsidRDefault="00D52943" w:rsidP="00E23ECF">
            <w:pPr>
              <w:pStyle w:val="BodyText"/>
              <w:rPr>
                <w:rStyle w:val="Strong"/>
              </w:rPr>
            </w:pPr>
            <w:r w:rsidRPr="001F42D3">
              <w:rPr>
                <w:rStyle w:val="Strong"/>
              </w:rPr>
              <w:t>Role</w:t>
            </w:r>
          </w:p>
        </w:tc>
        <w:tc>
          <w:tcPr>
            <w:tcW w:w="8388" w:type="dxa"/>
          </w:tcPr>
          <w:p w14:paraId="600AF61E" w14:textId="77777777" w:rsidR="00D52943" w:rsidRPr="001F42D3" w:rsidRDefault="00D52943" w:rsidP="00D52943">
            <w:pPr>
              <w:pStyle w:val="BodyText"/>
              <w:rPr>
                <w:rStyle w:val="Strong"/>
                <w:b w:val="0"/>
                <w:bCs w:val="0"/>
              </w:rPr>
            </w:pPr>
            <w:r w:rsidRPr="001F42D3">
              <w:t>Receives Report Alert from Alert Reporter with no expectation of transmission to a person</w:t>
            </w:r>
          </w:p>
        </w:tc>
      </w:tr>
    </w:tbl>
    <w:p w14:paraId="1100DCD5" w14:textId="77777777" w:rsidR="00B11855" w:rsidRPr="001F42D3" w:rsidRDefault="00B11855" w:rsidP="00D52943">
      <w:pPr>
        <w:pStyle w:val="BodyText"/>
      </w:pPr>
    </w:p>
    <w:p w14:paraId="6924848F" w14:textId="77777777" w:rsidR="00B11855" w:rsidRPr="001F42D3" w:rsidRDefault="003D003E" w:rsidP="000519C1">
      <w:pPr>
        <w:pStyle w:val="Heading3"/>
        <w:rPr>
          <w:noProof w:val="0"/>
        </w:rPr>
      </w:pPr>
      <w:bookmarkStart w:id="453" w:name="_Toc401769331"/>
      <w:bookmarkStart w:id="454" w:name="_Toc401769792"/>
      <w:bookmarkStart w:id="455" w:name="_Toc181625138"/>
      <w:r w:rsidRPr="001F42D3">
        <w:rPr>
          <w:noProof w:val="0"/>
        </w:rPr>
        <w:t>Referenced Standards</w:t>
      </w:r>
      <w:bookmarkEnd w:id="453"/>
      <w:bookmarkEnd w:id="454"/>
      <w:bookmarkEnd w:id="455"/>
    </w:p>
    <w:p w14:paraId="38FE5018" w14:textId="09B1A847" w:rsidR="00B11855" w:rsidRPr="001F42D3" w:rsidRDefault="006D613E" w:rsidP="00B3430A">
      <w:pPr>
        <w:pStyle w:val="BodyText"/>
      </w:pPr>
      <w:r w:rsidRPr="001F42D3">
        <w:t>HL7</w:t>
      </w:r>
      <w:r w:rsidR="00995105" w:rsidRPr="001F42D3">
        <w:t xml:space="preserve"> </w:t>
      </w:r>
      <w:r w:rsidR="003D003E" w:rsidRPr="001F42D3">
        <w:t xml:space="preserve">- </w:t>
      </w:r>
      <w:r w:rsidRPr="001F42D3">
        <w:t>HL7</w:t>
      </w:r>
      <w:r w:rsidR="003D003E" w:rsidRPr="001F42D3">
        <w:t xml:space="preserve"> Version 2.6 Ch7 Observation Reporting</w:t>
      </w:r>
    </w:p>
    <w:p w14:paraId="0F538303" w14:textId="77777777" w:rsidR="00B11855" w:rsidRPr="001F42D3" w:rsidRDefault="003D003E" w:rsidP="00B3430A">
      <w:pPr>
        <w:pStyle w:val="BodyText"/>
      </w:pPr>
      <w:r w:rsidRPr="001F42D3">
        <w:t>ISO/IEEE 11073-10201 Domain Information Model</w:t>
      </w:r>
    </w:p>
    <w:p w14:paraId="11D5B8D9" w14:textId="77777777" w:rsidR="00B11855" w:rsidRPr="001F42D3" w:rsidRDefault="003D003E" w:rsidP="00B3430A">
      <w:pPr>
        <w:pStyle w:val="BodyText"/>
      </w:pPr>
      <w:r w:rsidRPr="001F42D3">
        <w:t>ISO/IEEE 11073-10101 Nomenclature</w:t>
      </w:r>
    </w:p>
    <w:p w14:paraId="358077A7" w14:textId="411F12F9" w:rsidR="009941E6" w:rsidRPr="001F42D3" w:rsidRDefault="009941E6" w:rsidP="00D72462">
      <w:pPr>
        <w:pStyle w:val="BodyText"/>
      </w:pPr>
      <w:bookmarkStart w:id="456" w:name="OLE_LINK7"/>
      <w:r w:rsidRPr="001F42D3">
        <w:t>IEC 60601-1-8</w:t>
      </w:r>
      <w:r w:rsidR="00D72462" w:rsidRPr="001F42D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1F42D3" w:rsidRDefault="005B0C7C" w:rsidP="000519C1">
      <w:pPr>
        <w:pStyle w:val="Heading3"/>
        <w:rPr>
          <w:noProof w:val="0"/>
        </w:rPr>
      </w:pPr>
      <w:bookmarkStart w:id="457" w:name="_Toc181625139"/>
      <w:bookmarkEnd w:id="456"/>
      <w:r w:rsidRPr="001F42D3">
        <w:rPr>
          <w:noProof w:val="0"/>
        </w:rPr>
        <w:lastRenderedPageBreak/>
        <w:t>Messages</w:t>
      </w:r>
      <w:bookmarkEnd w:id="457"/>
    </w:p>
    <w:p w14:paraId="4475619C" w14:textId="6B2B5901" w:rsidR="00B11855" w:rsidRPr="001F42D3" w:rsidRDefault="009E2B46" w:rsidP="000519C1">
      <w:pPr>
        <w:pStyle w:val="Heading4"/>
        <w:rPr>
          <w:noProof w:val="0"/>
        </w:rPr>
      </w:pPr>
      <w:bookmarkStart w:id="458" w:name="_Toc401769794"/>
      <w:bookmarkStart w:id="459" w:name="_Toc181625140"/>
      <w:r w:rsidRPr="001F42D3">
        <w:rPr>
          <w:noProof w:val="0"/>
        </w:rPr>
        <w:t>Alert Reporter</w:t>
      </w:r>
      <w:r w:rsidR="003D003E" w:rsidRPr="001F42D3">
        <w:rPr>
          <w:noProof w:val="0"/>
        </w:rPr>
        <w:t xml:space="preserve"> reports to </w:t>
      </w:r>
      <w:r w:rsidRPr="001F42D3">
        <w:rPr>
          <w:noProof w:val="0"/>
        </w:rPr>
        <w:t>Alert Manager</w:t>
      </w:r>
      <w:r w:rsidR="00E86B15" w:rsidRPr="001F42D3">
        <w:rPr>
          <w:noProof w:val="0"/>
        </w:rPr>
        <w:t>/</w:t>
      </w:r>
      <w:bookmarkEnd w:id="458"/>
      <w:r w:rsidR="00916BBE" w:rsidRPr="001F42D3">
        <w:rPr>
          <w:noProof w:val="0"/>
        </w:rPr>
        <w:t>Alert Consumer</w:t>
      </w:r>
      <w:bookmarkEnd w:id="459"/>
    </w:p>
    <w:p w14:paraId="662E7AA8" w14:textId="77777777" w:rsidR="00C40FD5" w:rsidRPr="001F42D3" w:rsidRDefault="00000000" w:rsidP="00C40FD5">
      <w:pPr>
        <w:pStyle w:val="BodyText"/>
      </w:pPr>
      <w:r>
        <w:object w:dxaOrig="1440" w:dyaOrig="1440" w14:anchorId="344B3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51" o:title=""/>
            <w10:wrap type="topAndBottom"/>
          </v:shape>
          <o:OLEObject Type="Embed" ProgID="Word.Picture.8" ShapeID="_x0000_s2054" DrawAspect="Content" ObjectID="_1820226945" r:id="rId52"/>
        </w:object>
      </w:r>
    </w:p>
    <w:p w14:paraId="202468D5" w14:textId="1935B502" w:rsidR="00B11855" w:rsidRPr="001F42D3" w:rsidRDefault="009E2B46" w:rsidP="00B3430A">
      <w:pPr>
        <w:pStyle w:val="BodyText"/>
      </w:pPr>
      <w:r w:rsidRPr="001F42D3">
        <w:t>Alert Reporter</w:t>
      </w:r>
      <w:r w:rsidR="003D003E" w:rsidRPr="001F42D3">
        <w:t xml:space="preserve"> sends Report Alert to </w:t>
      </w:r>
      <w:r w:rsidRPr="001F42D3">
        <w:t>Alert Manager</w:t>
      </w:r>
      <w:r w:rsidR="00446183" w:rsidRPr="001F42D3">
        <w:t xml:space="preserve"> and/or </w:t>
      </w:r>
      <w:r w:rsidR="00916BBE" w:rsidRPr="001F42D3">
        <w:t>Alert Consumer</w:t>
      </w:r>
      <w:r w:rsidR="003D003E" w:rsidRPr="001F42D3">
        <w:t xml:space="preserve"> as an </w:t>
      </w:r>
      <w:r w:rsidR="006D613E" w:rsidRPr="001F42D3">
        <w:t>HL7</w:t>
      </w:r>
      <w:r w:rsidR="00995105" w:rsidRPr="001F42D3">
        <w:t xml:space="preserve"> </w:t>
      </w:r>
      <w:r w:rsidR="003D003E" w:rsidRPr="001F42D3">
        <w:t>ORU message.</w:t>
      </w:r>
    </w:p>
    <w:p w14:paraId="2FD67923" w14:textId="6677FAE6" w:rsidR="00B11855" w:rsidRPr="001F42D3" w:rsidRDefault="006D613E" w:rsidP="00123C7B">
      <w:pPr>
        <w:pStyle w:val="Heading5"/>
        <w:rPr>
          <w:noProof w:val="0"/>
        </w:rPr>
      </w:pPr>
      <w:bookmarkStart w:id="460" w:name="_Toc401769795"/>
      <w:bookmarkStart w:id="461" w:name="_Toc181625141"/>
      <w:r w:rsidRPr="001F42D3">
        <w:rPr>
          <w:noProof w:val="0"/>
        </w:rPr>
        <w:t>HL7</w:t>
      </w:r>
      <w:r w:rsidR="00995105" w:rsidRPr="001F42D3">
        <w:rPr>
          <w:noProof w:val="0"/>
        </w:rPr>
        <w:t xml:space="preserve"> </w:t>
      </w:r>
      <w:r w:rsidR="003D003E" w:rsidRPr="001F42D3">
        <w:rPr>
          <w:noProof w:val="0"/>
        </w:rPr>
        <w:t>Conformance Statement</w:t>
      </w:r>
      <w:bookmarkEnd w:id="460"/>
      <w:bookmarkEnd w:id="461"/>
    </w:p>
    <w:p w14:paraId="51F211AD" w14:textId="719D6546" w:rsidR="00B11855" w:rsidRPr="001F42D3" w:rsidRDefault="003D003E" w:rsidP="00B3430A">
      <w:pPr>
        <w:pStyle w:val="BodyText"/>
      </w:pPr>
      <w:r w:rsidRPr="001F42D3">
        <w:t xml:space="preserve">The conformance statement for this interaction described below is adapted from </w:t>
      </w:r>
      <w:r w:rsidR="006D613E" w:rsidRPr="001F42D3">
        <w:t>HL7</w:t>
      </w:r>
      <w:r w:rsidR="00995105" w:rsidRPr="001F42D3">
        <w:t xml:space="preserve"> </w:t>
      </w:r>
      <w:r w:rsidRPr="001F42D3">
        <w:t>2.6.</w:t>
      </w:r>
    </w:p>
    <w:p w14:paraId="74F5C759" w14:textId="77777777" w:rsidR="00B11855" w:rsidRPr="001F42D3" w:rsidRDefault="003D003E" w:rsidP="00CF5627">
      <w:pPr>
        <w:pStyle w:val="TableTitle"/>
      </w:pPr>
      <w:r w:rsidRPr="001F42D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1F42D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1F42D3" w:rsidRDefault="003D003E" w:rsidP="00863A9A">
            <w:pPr>
              <w:pStyle w:val="TableEntryHeader"/>
            </w:pPr>
            <w:r w:rsidRPr="001F42D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1F42D3" w:rsidRDefault="003D003E" w:rsidP="00863A9A">
            <w:pPr>
              <w:pStyle w:val="TableEntryHeader"/>
            </w:pPr>
            <w:r w:rsidRPr="001F42D3">
              <w:t>R40</w:t>
            </w:r>
          </w:p>
        </w:tc>
      </w:tr>
      <w:tr w:rsidR="00B11855" w:rsidRPr="001F42D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1F42D3" w:rsidRDefault="003D003E" w:rsidP="00CF5627">
            <w:pPr>
              <w:pStyle w:val="TableEntry"/>
            </w:pPr>
            <w:r w:rsidRPr="001F42D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1F42D3" w:rsidRDefault="003D003E" w:rsidP="00CF5627">
            <w:pPr>
              <w:pStyle w:val="TableEntry"/>
            </w:pPr>
            <w:r w:rsidRPr="001F42D3">
              <w:t>Unsolicited</w:t>
            </w:r>
          </w:p>
        </w:tc>
      </w:tr>
      <w:tr w:rsidR="00B11855" w:rsidRPr="001F42D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1F42D3" w:rsidRDefault="003D003E" w:rsidP="00CF5627">
            <w:pPr>
              <w:pStyle w:val="TableEntry"/>
            </w:pPr>
            <w:r w:rsidRPr="001F42D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1F42D3" w:rsidRDefault="003D003E" w:rsidP="00CF5627">
            <w:pPr>
              <w:pStyle w:val="TableEntry"/>
            </w:pPr>
            <w:r w:rsidRPr="001F42D3">
              <w:t>IHEPCD-04ReportAlert</w:t>
            </w:r>
          </w:p>
        </w:tc>
      </w:tr>
      <w:tr w:rsidR="00B11855" w:rsidRPr="001F42D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1F42D3" w:rsidRDefault="003D003E" w:rsidP="00CF5627">
            <w:pPr>
              <w:pStyle w:val="TableEntry"/>
            </w:pPr>
            <w:r w:rsidRPr="001F42D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1F42D3" w:rsidRDefault="003D003E" w:rsidP="00CF5627">
            <w:pPr>
              <w:pStyle w:val="TableEntry"/>
            </w:pPr>
            <w:r w:rsidRPr="001F42D3">
              <w:t>None</w:t>
            </w:r>
          </w:p>
        </w:tc>
      </w:tr>
      <w:tr w:rsidR="00B11855" w:rsidRPr="001F42D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1F42D3" w:rsidRDefault="003D003E" w:rsidP="00CF5627">
            <w:pPr>
              <w:pStyle w:val="TableEntry"/>
            </w:pPr>
            <w:r w:rsidRPr="001F42D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1F42D3" w:rsidRDefault="003D003E" w:rsidP="00CF5627">
            <w:pPr>
              <w:pStyle w:val="TableEntry"/>
            </w:pPr>
            <w:r w:rsidRPr="001F42D3">
              <w:t>Immediate</w:t>
            </w:r>
          </w:p>
        </w:tc>
      </w:tr>
      <w:tr w:rsidR="00B11855" w:rsidRPr="001F42D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1F42D3" w:rsidRDefault="003D003E" w:rsidP="00CF5627">
            <w:pPr>
              <w:pStyle w:val="TableEntry"/>
            </w:pPr>
            <w:r w:rsidRPr="001F42D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1F42D3" w:rsidRDefault="003D003E" w:rsidP="00CF5627">
            <w:pPr>
              <w:pStyle w:val="TableEntry"/>
            </w:pPr>
            <w:r w:rsidRPr="001F42D3">
              <w:t>ORU^R40^ORU_R40</w:t>
            </w:r>
          </w:p>
        </w:tc>
      </w:tr>
      <w:tr w:rsidR="00B11855" w:rsidRPr="001F42D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1F42D3" w:rsidRDefault="003D003E" w:rsidP="00CF5627">
            <w:pPr>
              <w:pStyle w:val="TableEntry"/>
            </w:pPr>
            <w:r w:rsidRPr="001F42D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1F42D3" w:rsidRDefault="003D003E" w:rsidP="00CF5627">
            <w:pPr>
              <w:pStyle w:val="TableEntry"/>
            </w:pPr>
            <w:r w:rsidRPr="001F42D3">
              <w:t>Sends defined alert data</w:t>
            </w:r>
          </w:p>
        </w:tc>
      </w:tr>
      <w:tr w:rsidR="00B11855" w:rsidRPr="001F42D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1F42D3" w:rsidRDefault="003D003E" w:rsidP="00CF5627">
            <w:pPr>
              <w:pStyle w:val="TableEntry"/>
            </w:pPr>
            <w:r w:rsidRPr="001F42D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1F42D3" w:rsidRDefault="003D003E" w:rsidP="00CF5627">
            <w:pPr>
              <w:pStyle w:val="TableEntry"/>
            </w:pPr>
            <w:r w:rsidRPr="001F42D3">
              <w:t xml:space="preserve">Report Alert from </w:t>
            </w:r>
            <w:r w:rsidR="009E2B46" w:rsidRPr="001F42D3">
              <w:t>Alert Reporter</w:t>
            </w:r>
            <w:r w:rsidRPr="001F42D3">
              <w:t xml:space="preserve"> to </w:t>
            </w:r>
            <w:r w:rsidR="009E2B46" w:rsidRPr="001F42D3">
              <w:t>Alert Manager</w:t>
            </w:r>
            <w:r w:rsidR="00446183" w:rsidRPr="001F42D3">
              <w:t xml:space="preserve"> and/or </w:t>
            </w:r>
            <w:r w:rsidR="00916BBE" w:rsidRPr="001F42D3">
              <w:t>Alert Consumer</w:t>
            </w:r>
          </w:p>
        </w:tc>
      </w:tr>
      <w:tr w:rsidR="00B11855" w:rsidRPr="001F42D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1F42D3" w:rsidRDefault="003D003E" w:rsidP="00CF5627">
            <w:pPr>
              <w:pStyle w:val="TableEntry"/>
            </w:pPr>
            <w:r w:rsidRPr="001F42D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1F42D3" w:rsidRDefault="003D003E" w:rsidP="00CF5627">
            <w:pPr>
              <w:pStyle w:val="TableEntry"/>
            </w:pPr>
            <w:r w:rsidRPr="001F42D3">
              <w:t>R40</w:t>
            </w:r>
          </w:p>
        </w:tc>
      </w:tr>
    </w:tbl>
    <w:p w14:paraId="65105AF1" w14:textId="77777777" w:rsidR="009F4303" w:rsidRPr="001F42D3" w:rsidRDefault="009F4303" w:rsidP="009F4303">
      <w:pPr>
        <w:pStyle w:val="BodyText"/>
      </w:pPr>
      <w:bookmarkStart w:id="462" w:name="_Toc401769796"/>
      <w:r w:rsidRPr="001F42D3">
        <w:t xml:space="preserve"> </w:t>
      </w:r>
      <w:bookmarkEnd w:id="462"/>
    </w:p>
    <w:p w14:paraId="3F7DB082" w14:textId="33292C8C" w:rsidR="009F4303" w:rsidRPr="001F42D3" w:rsidRDefault="009F4303" w:rsidP="00123C7B">
      <w:pPr>
        <w:pStyle w:val="Heading5"/>
        <w:rPr>
          <w:noProof w:val="0"/>
        </w:rPr>
      </w:pPr>
      <w:bookmarkStart w:id="463" w:name="_Toc181625142"/>
      <w:r w:rsidRPr="001F42D3">
        <w:rPr>
          <w:noProof w:val="0"/>
        </w:rPr>
        <w:t>PCD-04 Report Alert (ORU^R40^ORU_R40) static definition</w:t>
      </w:r>
      <w:bookmarkEnd w:id="463"/>
    </w:p>
    <w:p w14:paraId="53E946B7" w14:textId="718E337D" w:rsidR="00B11855" w:rsidRPr="001F42D3" w:rsidRDefault="003D003E" w:rsidP="002D22C9">
      <w:pPr>
        <w:pStyle w:val="BodyText"/>
      </w:pPr>
      <w:r w:rsidRPr="001F42D3">
        <w:t xml:space="preserve">The </w:t>
      </w:r>
      <w:r w:rsidR="00647994" w:rsidRPr="001F42D3">
        <w:t>Report Alert [PCD-04]</w:t>
      </w:r>
      <w:r w:rsidRPr="001F42D3">
        <w:t xml:space="preserve"> message is used to communicate ACM data from an Alert Reporter (AR) to Alert Manager (AM)</w:t>
      </w:r>
      <w:r w:rsidR="00446183" w:rsidRPr="001F42D3">
        <w:t xml:space="preserve"> and/or Alert Consumer (ACON)</w:t>
      </w:r>
      <w:r w:rsidR="00C60ECD" w:rsidRPr="001F42D3">
        <w:t xml:space="preserve"> </w:t>
      </w:r>
    </w:p>
    <w:p w14:paraId="374AAC01" w14:textId="775A2EE7" w:rsidR="00B11855" w:rsidRPr="001F42D3" w:rsidRDefault="003D003E" w:rsidP="002D22C9">
      <w:pPr>
        <w:pStyle w:val="BodyText"/>
      </w:pPr>
      <w:r w:rsidRPr="001F42D3">
        <w:t xml:space="preserve">Common </w:t>
      </w:r>
      <w:r w:rsidR="006D613E" w:rsidRPr="001F42D3">
        <w:t>HL7</w:t>
      </w:r>
      <w:r w:rsidR="00995105" w:rsidRPr="001F42D3">
        <w:t xml:space="preserve"> </w:t>
      </w:r>
      <w:r w:rsidRPr="001F42D3">
        <w:t xml:space="preserve">segments are defined in Appendix B Common Message Segments. There are sections discussing considerations specific to </w:t>
      </w:r>
      <w:r w:rsidR="00647994" w:rsidRPr="001F42D3">
        <w:t>[PCD-04]</w:t>
      </w:r>
      <w:r w:rsidRPr="001F42D3">
        <w:t xml:space="preserve"> where applicable.</w:t>
      </w:r>
    </w:p>
    <w:p w14:paraId="46B56DD1" w14:textId="2C06239D" w:rsidR="00674011" w:rsidRPr="001F42D3" w:rsidRDefault="008E79E6" w:rsidP="0034511D">
      <w:pPr>
        <w:pStyle w:val="BodyText"/>
      </w:pPr>
      <w:r w:rsidRPr="001F42D3">
        <w:rPr>
          <w:noProof/>
        </w:rPr>
        <w:lastRenderedPageBreak/>
        <mc:AlternateContent>
          <mc:Choice Requires="wpg">
            <w:drawing>
              <wp:anchor distT="0" distB="0" distL="114300" distR="114300" simplePos="0" relativeHeight="251875840" behindDoc="0" locked="0" layoutInCell="1" allowOverlap="1" wp14:anchorId="5F3EF4D8" wp14:editId="67E63FA9">
                <wp:simplePos x="0" y="0"/>
                <wp:positionH relativeFrom="column">
                  <wp:posOffset>208280</wp:posOffset>
                </wp:positionH>
                <wp:positionV relativeFrom="paragraph">
                  <wp:posOffset>250190</wp:posOffset>
                </wp:positionV>
                <wp:extent cx="4283710" cy="3439795"/>
                <wp:effectExtent l="0" t="0" r="21590" b="27305"/>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3439795"/>
                          <a:chOff x="0" y="0"/>
                          <a:chExt cx="39997" cy="34401"/>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36311" y="3689"/>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27456" y="4194"/>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4481"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32955" y="241"/>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24748" y="269"/>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25722" y="5316"/>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a:endCxn id="76" idx="1"/>
                        </wps:cNvCnPr>
                        <wps:spPr bwMode="auto">
                          <a:xfrm>
                            <a:off x="3623" y="8694"/>
                            <a:ext cx="22099" cy="0"/>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34684" y="22771"/>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31067" cy="164"/>
                          </a:xfrm>
                          <a:prstGeom prst="straightConnector1">
                            <a:avLst/>
                          </a:prstGeom>
                          <a:noFill/>
                          <a:ln w="12700" cap="rnd">
                            <a:solidFill>
                              <a:srgbClr val="000000"/>
                            </a:solidFill>
                            <a:prstDash val="solid"/>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margin-left:16.4pt;margin-top:19.7pt;width:337.3pt;height:270.85pt;z-index:251875840;mso-position-horizontal-relative:text;mso-position-vertical-relative:text" coordsize="39997,3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36311;top:3689;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27456;top:4194;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448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ind w:hanging="2"/>
                        </w:pPr>
                        <w:r>
                          <w:t>AR</w:t>
                        </w:r>
                      </w:p>
                    </w:txbxContent>
                  </v:textbox>
                </v:shape>
                <v:shape id="Text Box 55" o:spid="_x0000_s1129" type="#_x0000_t202" style="position:absolute;left:32955;top:24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ind w:hanging="2"/>
                        </w:pPr>
                        <w:r>
                          <w:t>ACON</w:t>
                        </w:r>
                      </w:p>
                    </w:txbxContent>
                  </v:textbox>
                </v:shape>
                <v:shape id="Text Box 12" o:spid="_x0000_s1130" type="#_x0000_t202" style="position:absolute;left:24748;top:269;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ind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25722;top:5316;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623;top:8694;width:2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ind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34684;top:22771;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31067;height: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" strokeweight="1pt">
                  <v:stroke endarrow="block" joinstyle="miter" endcap="round"/>
                  <v:shadow opacity="49150f"/>
                </v:shape>
                <w10:wrap type="topAndBottom"/>
              </v:group>
            </w:pict>
          </mc:Fallback>
        </mc:AlternateContent>
      </w:r>
    </w:p>
    <w:p w14:paraId="566121AF" w14:textId="2AAFFBEE" w:rsidR="00B11855" w:rsidRPr="001F42D3" w:rsidRDefault="00674011" w:rsidP="00CF5627">
      <w:pPr>
        <w:pStyle w:val="TableTitle"/>
      </w:pPr>
      <w:r w:rsidRPr="001F42D3">
        <w:t xml:space="preserve">Table 3.4.4.1.2-1: ORU^R40^ORU_R40 </w:t>
      </w:r>
      <w:r w:rsidR="006D613E" w:rsidRPr="001F42D3">
        <w:t>HL7</w:t>
      </w:r>
      <w:r w:rsidR="00995105" w:rsidRPr="001F42D3">
        <w:t xml:space="preserve"> </w:t>
      </w:r>
      <w:r w:rsidRPr="001F42D3">
        <w:t>Attribute Table</w:t>
      </w:r>
      <w:r w:rsidR="00F73333" w:rsidRPr="001F42D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18365"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" strokeweight=".25pt">
                <v:stroke dashstyle="1 1" endarrow="block" joinstyle="miter" endcap="round"/>
                <v:shadow opacity="49150f"/>
              </v:shape>
            </w:pict>
          </mc:Fallback>
        </mc:AlternateContent>
      </w:r>
      <w:r w:rsidR="00F73333" w:rsidRPr="001F42D3">
        <w:rPr>
          <w:noProof/>
        </w:rPr>
        <mc:AlternateContent>
          <mc:Choice Requires="wps">
            <w:drawing>
              <wp:anchor distT="0" distB="0" distL="114300" distR="114300" simplePos="0" relativeHeight="251745792" behindDoc="0" locked="0" layoutInCell="1" allowOverlap="1" wp14:anchorId="08EEF41A" wp14:editId="4333973B">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FCCF60"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8"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" strokeweight=".25pt">
                <v:stroke dashstyle="1 1" endcap="round"/>
                <v:shadow opacity="49150f"/>
                <v:textbox>
                  <w:txbxContent>
                    <w:p w14:paraId="7885288C" w14:textId="77777777" w:rsidR="00351E42" w:rsidRDefault="00351E42" w:rsidP="00C60ECD">
                      <w:pPr>
                        <w:ind w:hanging="2"/>
                      </w:pPr>
                      <w:r>
                        <w:t>PCD-04 Report Alert</w:t>
                      </w:r>
                    </w:p>
                  </w:txbxContent>
                </v:textbox>
              </v:shape>
            </w:pict>
          </mc:Fallback>
        </mc:AlternateContent>
      </w:r>
      <w:r w:rsidR="00F73333" w:rsidRPr="001F42D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FEDF7F"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39"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" strokeweight=".25pt">
                <v:stroke dashstyle="1 1" endcap="round"/>
                <v:shadow opacity="49150f"/>
                <v:textbox>
                  <w:txbxContent>
                    <w:p w14:paraId="4A6CFB29" w14:textId="77777777" w:rsidR="00351E42" w:rsidRDefault="00351E42" w:rsidP="00C60ECD">
                      <w:pPr>
                        <w:ind w:hanging="2"/>
                      </w:pPr>
                      <w:r>
                        <w:t>AR</w:t>
                      </w:r>
                    </w:p>
                  </w:txbxContent>
                </v:textbox>
              </v:shape>
            </w:pict>
          </mc:Fallback>
        </mc:AlternateContent>
      </w:r>
      <w:r w:rsidR="00F73333" w:rsidRPr="001F42D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0"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" strokeweight=".25pt">
                <v:stroke dashstyle="1 1" endcap="round"/>
                <v:shadow opacity="49150f"/>
                <v:textbox>
                  <w:txbxContent>
                    <w:p w14:paraId="6CF6B337" w14:textId="77777777" w:rsidR="00351E42" w:rsidRDefault="00351E42" w:rsidP="00C60ECD">
                      <w:pPr>
                        <w:ind w:hanging="2"/>
                      </w:pPr>
                      <w:r>
                        <w:t>ACON</w:t>
                      </w:r>
                    </w:p>
                  </w:txbxContent>
                </v:textbox>
              </v:shape>
            </w:pict>
          </mc:Fallback>
        </mc:AlternateContent>
      </w:r>
      <w:r w:rsidR="00F73333" w:rsidRPr="001F42D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8C0E18"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&#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67E2F3"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6C28BB"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&#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10A0BC"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1F42D3" w14:paraId="1123E8AE" w14:textId="77777777" w:rsidTr="00DE39CA">
        <w:trPr>
          <w:cantSplit/>
          <w:jc w:val="center"/>
        </w:trPr>
        <w:tc>
          <w:tcPr>
            <w:tcW w:w="1109" w:type="dxa"/>
            <w:shd w:val="clear" w:color="auto" w:fill="D9D9D9"/>
          </w:tcPr>
          <w:p w14:paraId="67561A4D" w14:textId="77777777" w:rsidR="00B11855" w:rsidRPr="001F42D3" w:rsidRDefault="002D22C9" w:rsidP="004A7AC0">
            <w:pPr>
              <w:pStyle w:val="TableEntryHeader"/>
            </w:pPr>
            <w:r w:rsidRPr="001F42D3">
              <w:t>Segment</w:t>
            </w:r>
          </w:p>
        </w:tc>
        <w:tc>
          <w:tcPr>
            <w:tcW w:w="3707" w:type="dxa"/>
            <w:shd w:val="clear" w:color="auto" w:fill="D9D9D9"/>
          </w:tcPr>
          <w:p w14:paraId="6D3BF31B" w14:textId="77777777" w:rsidR="00B11855" w:rsidRPr="001F42D3" w:rsidRDefault="003D003E" w:rsidP="004A7AC0">
            <w:pPr>
              <w:pStyle w:val="TableEntryHeader"/>
            </w:pPr>
            <w:r w:rsidRPr="001F42D3">
              <w:t>ORU Message</w:t>
            </w:r>
          </w:p>
        </w:tc>
        <w:tc>
          <w:tcPr>
            <w:tcW w:w="1523" w:type="dxa"/>
            <w:shd w:val="clear" w:color="auto" w:fill="D9D9D9"/>
          </w:tcPr>
          <w:p w14:paraId="2FEA4BAB" w14:textId="77777777" w:rsidR="00B11855" w:rsidRPr="001F42D3" w:rsidRDefault="003D003E" w:rsidP="004A7AC0">
            <w:pPr>
              <w:pStyle w:val="TableEntryHeader"/>
            </w:pPr>
            <w:r w:rsidRPr="001F42D3">
              <w:t>Usage</w:t>
            </w:r>
          </w:p>
        </w:tc>
        <w:tc>
          <w:tcPr>
            <w:tcW w:w="1434" w:type="dxa"/>
            <w:shd w:val="clear" w:color="auto" w:fill="D9D9D9"/>
          </w:tcPr>
          <w:p w14:paraId="4A65B883" w14:textId="77777777" w:rsidR="00B11855" w:rsidRPr="001F42D3" w:rsidRDefault="003D003E" w:rsidP="004A7AC0">
            <w:pPr>
              <w:pStyle w:val="TableEntryHeader"/>
            </w:pPr>
            <w:r w:rsidRPr="001F42D3">
              <w:t>Card.</w:t>
            </w:r>
          </w:p>
        </w:tc>
        <w:tc>
          <w:tcPr>
            <w:tcW w:w="1645" w:type="dxa"/>
            <w:shd w:val="clear" w:color="auto" w:fill="D9D9D9"/>
          </w:tcPr>
          <w:p w14:paraId="3B6447D1" w14:textId="7D8CE1D1" w:rsidR="00B11855" w:rsidRPr="001F42D3" w:rsidRDefault="006D613E" w:rsidP="004A7AC0">
            <w:pPr>
              <w:pStyle w:val="TableEntryHeader"/>
            </w:pPr>
            <w:r w:rsidRPr="001F42D3">
              <w:t>HL7</w:t>
            </w:r>
            <w:r w:rsidR="00995105" w:rsidRPr="001F42D3">
              <w:t xml:space="preserve"> </w:t>
            </w:r>
            <w:r w:rsidR="003D003E" w:rsidRPr="001F42D3">
              <w:t>Ref</w:t>
            </w:r>
          </w:p>
        </w:tc>
      </w:tr>
      <w:tr w:rsidR="00C40FD5" w:rsidRPr="001F42D3" w14:paraId="116F2439" w14:textId="77777777" w:rsidTr="006C0E8E">
        <w:trPr>
          <w:cantSplit/>
          <w:jc w:val="center"/>
        </w:trPr>
        <w:tc>
          <w:tcPr>
            <w:tcW w:w="1109" w:type="dxa"/>
          </w:tcPr>
          <w:p w14:paraId="29A22731" w14:textId="77777777" w:rsidR="00B11855" w:rsidRPr="001F42D3" w:rsidRDefault="003D003E" w:rsidP="004A7AC0">
            <w:pPr>
              <w:pStyle w:val="TableEntry"/>
            </w:pPr>
            <w:r w:rsidRPr="001F42D3">
              <w:t>MSH</w:t>
            </w:r>
          </w:p>
        </w:tc>
        <w:tc>
          <w:tcPr>
            <w:tcW w:w="3707" w:type="dxa"/>
          </w:tcPr>
          <w:p w14:paraId="4CC63D52" w14:textId="77777777" w:rsidR="00B11855" w:rsidRPr="001F42D3" w:rsidRDefault="003D003E" w:rsidP="004A7AC0">
            <w:pPr>
              <w:pStyle w:val="TableEntry"/>
            </w:pPr>
            <w:r w:rsidRPr="001F42D3">
              <w:t>Message Header Segment</w:t>
            </w:r>
          </w:p>
        </w:tc>
        <w:tc>
          <w:tcPr>
            <w:tcW w:w="1523" w:type="dxa"/>
          </w:tcPr>
          <w:p w14:paraId="6C2B474E" w14:textId="77777777" w:rsidR="00B11855" w:rsidRPr="001F42D3" w:rsidRDefault="003D003E" w:rsidP="004A7AC0">
            <w:pPr>
              <w:pStyle w:val="TableEntry"/>
            </w:pPr>
            <w:r w:rsidRPr="001F42D3">
              <w:t>R</w:t>
            </w:r>
          </w:p>
        </w:tc>
        <w:tc>
          <w:tcPr>
            <w:tcW w:w="1434" w:type="dxa"/>
          </w:tcPr>
          <w:p w14:paraId="535B7757" w14:textId="77777777" w:rsidR="00B11855" w:rsidRPr="001F42D3" w:rsidRDefault="003D003E" w:rsidP="004A7AC0">
            <w:pPr>
              <w:pStyle w:val="TableEntry"/>
            </w:pPr>
            <w:r w:rsidRPr="001F42D3">
              <w:t>[1..1]</w:t>
            </w:r>
          </w:p>
        </w:tc>
        <w:tc>
          <w:tcPr>
            <w:tcW w:w="1645" w:type="dxa"/>
          </w:tcPr>
          <w:p w14:paraId="76FE361E" w14:textId="77777777" w:rsidR="00B11855" w:rsidRPr="001F42D3" w:rsidRDefault="003D003E" w:rsidP="004A7AC0">
            <w:pPr>
              <w:pStyle w:val="TableEntry"/>
            </w:pPr>
            <w:r w:rsidRPr="001F42D3">
              <w:t>2.15.9</w:t>
            </w:r>
          </w:p>
        </w:tc>
      </w:tr>
      <w:tr w:rsidR="00C40FD5" w:rsidRPr="001F42D3" w14:paraId="41EC74AD" w14:textId="77777777" w:rsidTr="006C0E8E">
        <w:trPr>
          <w:cantSplit/>
          <w:jc w:val="center"/>
        </w:trPr>
        <w:tc>
          <w:tcPr>
            <w:tcW w:w="1109" w:type="dxa"/>
          </w:tcPr>
          <w:p w14:paraId="6FCD53FA" w14:textId="77777777" w:rsidR="00B11855" w:rsidRPr="001F42D3" w:rsidRDefault="003D003E" w:rsidP="004A7AC0">
            <w:pPr>
              <w:pStyle w:val="TableEntry"/>
            </w:pPr>
            <w:r w:rsidRPr="001F42D3">
              <w:t>PID</w:t>
            </w:r>
          </w:p>
        </w:tc>
        <w:tc>
          <w:tcPr>
            <w:tcW w:w="3707" w:type="dxa"/>
          </w:tcPr>
          <w:p w14:paraId="331BA3A5" w14:textId="77777777" w:rsidR="00B11855" w:rsidRPr="001F42D3" w:rsidRDefault="003D003E" w:rsidP="004A7AC0">
            <w:pPr>
              <w:pStyle w:val="TableEntry"/>
            </w:pPr>
            <w:r w:rsidRPr="001F42D3">
              <w:t xml:space="preserve">Patient Identification Segment </w:t>
            </w:r>
          </w:p>
        </w:tc>
        <w:tc>
          <w:tcPr>
            <w:tcW w:w="1523" w:type="dxa"/>
          </w:tcPr>
          <w:p w14:paraId="4661B44D" w14:textId="77777777" w:rsidR="00B11855" w:rsidRPr="001F42D3" w:rsidRDefault="003D003E" w:rsidP="004A7AC0">
            <w:pPr>
              <w:pStyle w:val="TableEntry"/>
            </w:pPr>
            <w:r w:rsidRPr="001F42D3">
              <w:t>CE</w:t>
            </w:r>
          </w:p>
        </w:tc>
        <w:tc>
          <w:tcPr>
            <w:tcW w:w="1434" w:type="dxa"/>
          </w:tcPr>
          <w:p w14:paraId="2D4ED321" w14:textId="77777777" w:rsidR="00B11855" w:rsidRPr="001F42D3" w:rsidRDefault="003D003E" w:rsidP="00E86B15">
            <w:pPr>
              <w:pStyle w:val="TableEntry"/>
            </w:pPr>
            <w:r w:rsidRPr="001F42D3">
              <w:t>[</w:t>
            </w:r>
            <w:r w:rsidR="00E86B15" w:rsidRPr="001F42D3">
              <w:t>0</w:t>
            </w:r>
            <w:r w:rsidRPr="001F42D3">
              <w:t>..1]</w:t>
            </w:r>
          </w:p>
        </w:tc>
        <w:tc>
          <w:tcPr>
            <w:tcW w:w="1645" w:type="dxa"/>
          </w:tcPr>
          <w:p w14:paraId="440654B5" w14:textId="77777777" w:rsidR="00B11855" w:rsidRPr="001F42D3" w:rsidRDefault="003D003E" w:rsidP="004A7AC0">
            <w:pPr>
              <w:pStyle w:val="TableEntry"/>
            </w:pPr>
            <w:r w:rsidRPr="001F42D3">
              <w:t>3.4.2</w:t>
            </w:r>
          </w:p>
        </w:tc>
      </w:tr>
      <w:tr w:rsidR="00C40FD5" w:rsidRPr="001F42D3" w14:paraId="6B4979B5" w14:textId="77777777" w:rsidTr="006C0E8E">
        <w:trPr>
          <w:cantSplit/>
          <w:jc w:val="center"/>
        </w:trPr>
        <w:tc>
          <w:tcPr>
            <w:tcW w:w="1109" w:type="dxa"/>
          </w:tcPr>
          <w:p w14:paraId="2744F148" w14:textId="77777777" w:rsidR="00B11855" w:rsidRPr="001F42D3" w:rsidRDefault="003D003E" w:rsidP="004A7AC0">
            <w:pPr>
              <w:pStyle w:val="TableEntry"/>
            </w:pPr>
            <w:r w:rsidRPr="001F42D3">
              <w:t>PV1</w:t>
            </w:r>
          </w:p>
        </w:tc>
        <w:tc>
          <w:tcPr>
            <w:tcW w:w="3707" w:type="dxa"/>
          </w:tcPr>
          <w:p w14:paraId="1AE9283B" w14:textId="77777777" w:rsidR="00B11855" w:rsidRPr="001F42D3" w:rsidRDefault="003D003E" w:rsidP="004A7AC0">
            <w:pPr>
              <w:pStyle w:val="TableEntry"/>
            </w:pPr>
            <w:r w:rsidRPr="001F42D3">
              <w:t>Patient Visit Segment</w:t>
            </w:r>
          </w:p>
        </w:tc>
        <w:tc>
          <w:tcPr>
            <w:tcW w:w="1523" w:type="dxa"/>
          </w:tcPr>
          <w:p w14:paraId="7DB92770" w14:textId="77777777" w:rsidR="00B11855" w:rsidRPr="001F42D3" w:rsidRDefault="003D003E" w:rsidP="004A7AC0">
            <w:pPr>
              <w:pStyle w:val="TableEntry"/>
            </w:pPr>
            <w:r w:rsidRPr="001F42D3">
              <w:t>CE</w:t>
            </w:r>
          </w:p>
        </w:tc>
        <w:tc>
          <w:tcPr>
            <w:tcW w:w="1434" w:type="dxa"/>
          </w:tcPr>
          <w:p w14:paraId="432AE2E2" w14:textId="77777777" w:rsidR="00B11855" w:rsidRPr="001F42D3" w:rsidRDefault="003D003E" w:rsidP="00E86B15">
            <w:pPr>
              <w:pStyle w:val="TableEntry"/>
            </w:pPr>
            <w:r w:rsidRPr="001F42D3">
              <w:t>[</w:t>
            </w:r>
            <w:r w:rsidR="00E86B15" w:rsidRPr="001F42D3">
              <w:t>0</w:t>
            </w:r>
            <w:r w:rsidRPr="001F42D3">
              <w:t>..1]</w:t>
            </w:r>
          </w:p>
        </w:tc>
        <w:tc>
          <w:tcPr>
            <w:tcW w:w="1645" w:type="dxa"/>
          </w:tcPr>
          <w:p w14:paraId="5F4EC0DB" w14:textId="77777777" w:rsidR="00B11855" w:rsidRPr="001F42D3" w:rsidRDefault="003D003E" w:rsidP="004A7AC0">
            <w:pPr>
              <w:pStyle w:val="TableEntry"/>
            </w:pPr>
            <w:r w:rsidRPr="001F42D3">
              <w:t>3.4.3</w:t>
            </w:r>
          </w:p>
        </w:tc>
      </w:tr>
      <w:tr w:rsidR="00C40FD5" w:rsidRPr="001F42D3" w14:paraId="3FA7EA48" w14:textId="77777777" w:rsidTr="006C0E8E">
        <w:trPr>
          <w:cantSplit/>
          <w:jc w:val="center"/>
        </w:trPr>
        <w:tc>
          <w:tcPr>
            <w:tcW w:w="1109" w:type="dxa"/>
          </w:tcPr>
          <w:p w14:paraId="7CCF0106" w14:textId="77777777" w:rsidR="00B11855" w:rsidRPr="001F42D3" w:rsidRDefault="003D003E" w:rsidP="004A7AC0">
            <w:pPr>
              <w:pStyle w:val="TableEntry"/>
            </w:pPr>
            <w:r w:rsidRPr="001F42D3">
              <w:t>[ORC]</w:t>
            </w:r>
          </w:p>
        </w:tc>
        <w:tc>
          <w:tcPr>
            <w:tcW w:w="3707" w:type="dxa"/>
          </w:tcPr>
          <w:p w14:paraId="2C672F27" w14:textId="77777777" w:rsidR="00B11855" w:rsidRPr="001F42D3" w:rsidRDefault="003D003E" w:rsidP="004A7AC0">
            <w:pPr>
              <w:pStyle w:val="TableEntry"/>
            </w:pPr>
            <w:r w:rsidRPr="001F42D3">
              <w:t>Common Order Segment</w:t>
            </w:r>
          </w:p>
        </w:tc>
        <w:tc>
          <w:tcPr>
            <w:tcW w:w="1523" w:type="dxa"/>
          </w:tcPr>
          <w:p w14:paraId="0D88BB45" w14:textId="77777777" w:rsidR="00B11855" w:rsidRPr="001F42D3" w:rsidRDefault="003D003E" w:rsidP="004A7AC0">
            <w:pPr>
              <w:pStyle w:val="TableEntry"/>
            </w:pPr>
            <w:r w:rsidRPr="001F42D3">
              <w:t>O</w:t>
            </w:r>
          </w:p>
        </w:tc>
        <w:tc>
          <w:tcPr>
            <w:tcW w:w="1434" w:type="dxa"/>
          </w:tcPr>
          <w:p w14:paraId="51850036" w14:textId="77777777" w:rsidR="00B11855" w:rsidRPr="001F42D3" w:rsidRDefault="003D003E" w:rsidP="004A7AC0">
            <w:pPr>
              <w:pStyle w:val="TableEntry"/>
            </w:pPr>
            <w:r w:rsidRPr="001F42D3">
              <w:t>[0..1]</w:t>
            </w:r>
          </w:p>
        </w:tc>
        <w:tc>
          <w:tcPr>
            <w:tcW w:w="1645" w:type="dxa"/>
          </w:tcPr>
          <w:p w14:paraId="7665EFA8" w14:textId="77777777" w:rsidR="00B11855" w:rsidRPr="001F42D3" w:rsidRDefault="003D003E" w:rsidP="004A7AC0">
            <w:pPr>
              <w:pStyle w:val="TableEntry"/>
            </w:pPr>
            <w:r w:rsidRPr="001F42D3">
              <w:t>4.5.1</w:t>
            </w:r>
          </w:p>
        </w:tc>
      </w:tr>
      <w:tr w:rsidR="00C40FD5" w:rsidRPr="001F42D3" w14:paraId="72EDB06C" w14:textId="77777777" w:rsidTr="006C0E8E">
        <w:trPr>
          <w:cantSplit/>
          <w:jc w:val="center"/>
        </w:trPr>
        <w:tc>
          <w:tcPr>
            <w:tcW w:w="1109" w:type="dxa"/>
          </w:tcPr>
          <w:p w14:paraId="27D39583" w14:textId="77777777" w:rsidR="00B11855" w:rsidRPr="001F42D3" w:rsidRDefault="003D003E" w:rsidP="004A7AC0">
            <w:pPr>
              <w:pStyle w:val="TableEntry"/>
            </w:pPr>
            <w:r w:rsidRPr="001F42D3">
              <w:t>OBR</w:t>
            </w:r>
          </w:p>
        </w:tc>
        <w:tc>
          <w:tcPr>
            <w:tcW w:w="3707" w:type="dxa"/>
          </w:tcPr>
          <w:p w14:paraId="7B1B95C2" w14:textId="77777777" w:rsidR="00B11855" w:rsidRPr="001F42D3" w:rsidRDefault="003D003E" w:rsidP="004A7AC0">
            <w:pPr>
              <w:pStyle w:val="TableEntry"/>
            </w:pPr>
            <w:r w:rsidRPr="001F42D3">
              <w:t>Observation Request Segment</w:t>
            </w:r>
          </w:p>
        </w:tc>
        <w:tc>
          <w:tcPr>
            <w:tcW w:w="1523" w:type="dxa"/>
          </w:tcPr>
          <w:p w14:paraId="6C4D2524" w14:textId="77777777" w:rsidR="00B11855" w:rsidRPr="001F42D3" w:rsidRDefault="003D003E" w:rsidP="004A7AC0">
            <w:pPr>
              <w:pStyle w:val="TableEntry"/>
            </w:pPr>
            <w:r w:rsidRPr="001F42D3">
              <w:t>R</w:t>
            </w:r>
          </w:p>
        </w:tc>
        <w:tc>
          <w:tcPr>
            <w:tcW w:w="1434" w:type="dxa"/>
          </w:tcPr>
          <w:p w14:paraId="6696C50B" w14:textId="77777777" w:rsidR="00B11855" w:rsidRPr="001F42D3" w:rsidRDefault="003D003E" w:rsidP="004A7AC0">
            <w:pPr>
              <w:pStyle w:val="TableEntry"/>
            </w:pPr>
            <w:r w:rsidRPr="001F42D3">
              <w:t>[1..n]</w:t>
            </w:r>
          </w:p>
        </w:tc>
        <w:tc>
          <w:tcPr>
            <w:tcW w:w="1645" w:type="dxa"/>
          </w:tcPr>
          <w:p w14:paraId="411237A6" w14:textId="77777777" w:rsidR="00B11855" w:rsidRPr="001F42D3" w:rsidRDefault="003D003E" w:rsidP="004A7AC0">
            <w:pPr>
              <w:pStyle w:val="TableEntry"/>
            </w:pPr>
            <w:r w:rsidRPr="001F42D3">
              <w:t>7.4.1</w:t>
            </w:r>
          </w:p>
        </w:tc>
      </w:tr>
      <w:tr w:rsidR="00A22356" w:rsidRPr="001F42D3" w14:paraId="5CF6567F" w14:textId="77777777" w:rsidTr="006C0E8E">
        <w:trPr>
          <w:cantSplit/>
          <w:jc w:val="center"/>
        </w:trPr>
        <w:tc>
          <w:tcPr>
            <w:tcW w:w="1109" w:type="dxa"/>
          </w:tcPr>
          <w:p w14:paraId="23960643" w14:textId="77777777" w:rsidR="00A22356" w:rsidRPr="001F42D3" w:rsidRDefault="00A22356" w:rsidP="004A7AC0">
            <w:pPr>
              <w:pStyle w:val="TableEntry"/>
            </w:pPr>
            <w:r w:rsidRPr="001F42D3">
              <w:t>[PRT]</w:t>
            </w:r>
          </w:p>
        </w:tc>
        <w:tc>
          <w:tcPr>
            <w:tcW w:w="3707" w:type="dxa"/>
          </w:tcPr>
          <w:p w14:paraId="4D7B08E3" w14:textId="77777777" w:rsidR="00A22356" w:rsidRPr="001F42D3" w:rsidRDefault="00A22356" w:rsidP="004A7AC0">
            <w:pPr>
              <w:pStyle w:val="TableEntry"/>
            </w:pPr>
            <w:r w:rsidRPr="001F42D3">
              <w:t>Participation Segment</w:t>
            </w:r>
          </w:p>
        </w:tc>
        <w:tc>
          <w:tcPr>
            <w:tcW w:w="1523" w:type="dxa"/>
          </w:tcPr>
          <w:p w14:paraId="0410D06C" w14:textId="77777777" w:rsidR="00A22356" w:rsidRPr="001F42D3" w:rsidRDefault="00A22356" w:rsidP="004A7AC0">
            <w:pPr>
              <w:pStyle w:val="TableEntry"/>
            </w:pPr>
            <w:r w:rsidRPr="001F42D3">
              <w:t>O</w:t>
            </w:r>
          </w:p>
        </w:tc>
        <w:tc>
          <w:tcPr>
            <w:tcW w:w="1434" w:type="dxa"/>
          </w:tcPr>
          <w:p w14:paraId="14187E8D" w14:textId="77777777" w:rsidR="00A22356" w:rsidRPr="001F42D3" w:rsidRDefault="00A22356" w:rsidP="004A7AC0">
            <w:pPr>
              <w:pStyle w:val="TableEntry"/>
            </w:pPr>
            <w:r w:rsidRPr="001F42D3">
              <w:t>[0..n]</w:t>
            </w:r>
          </w:p>
        </w:tc>
        <w:tc>
          <w:tcPr>
            <w:tcW w:w="1645" w:type="dxa"/>
          </w:tcPr>
          <w:p w14:paraId="0ABBAD5C" w14:textId="77777777" w:rsidR="00A22356" w:rsidRPr="001F42D3" w:rsidRDefault="00A22356" w:rsidP="004A7AC0">
            <w:pPr>
              <w:pStyle w:val="TableEntry"/>
            </w:pPr>
            <w:r w:rsidRPr="001F42D3">
              <w:t>8.4.</w:t>
            </w:r>
            <w:r w:rsidR="009167AE" w:rsidRPr="001F42D3">
              <w:t>4 (V2.7</w:t>
            </w:r>
            <w:r w:rsidRPr="001F42D3">
              <w:t>)</w:t>
            </w:r>
          </w:p>
        </w:tc>
      </w:tr>
      <w:tr w:rsidR="00C40FD5" w:rsidRPr="001F42D3" w14:paraId="2A1C9D26" w14:textId="77777777" w:rsidTr="006C0E8E">
        <w:trPr>
          <w:cantSplit/>
          <w:jc w:val="center"/>
        </w:trPr>
        <w:tc>
          <w:tcPr>
            <w:tcW w:w="1109" w:type="dxa"/>
          </w:tcPr>
          <w:p w14:paraId="71612930" w14:textId="77777777" w:rsidR="00B11855" w:rsidRPr="001F42D3" w:rsidRDefault="003D003E" w:rsidP="004A7AC0">
            <w:pPr>
              <w:pStyle w:val="TableEntry"/>
            </w:pPr>
            <w:r w:rsidRPr="001F42D3">
              <w:t>OBX</w:t>
            </w:r>
          </w:p>
        </w:tc>
        <w:tc>
          <w:tcPr>
            <w:tcW w:w="3707" w:type="dxa"/>
          </w:tcPr>
          <w:p w14:paraId="37761B96" w14:textId="77777777" w:rsidR="00B11855" w:rsidRPr="001F42D3" w:rsidRDefault="003D003E" w:rsidP="004A7AC0">
            <w:pPr>
              <w:pStyle w:val="TableEntry"/>
            </w:pPr>
            <w:r w:rsidRPr="001F42D3">
              <w:t>Observation Result Segment</w:t>
            </w:r>
          </w:p>
        </w:tc>
        <w:tc>
          <w:tcPr>
            <w:tcW w:w="1523" w:type="dxa"/>
          </w:tcPr>
          <w:p w14:paraId="490D1ACA" w14:textId="77777777" w:rsidR="00B11855" w:rsidRPr="001F42D3" w:rsidRDefault="003D003E" w:rsidP="004A7AC0">
            <w:pPr>
              <w:pStyle w:val="TableEntry"/>
            </w:pPr>
            <w:r w:rsidRPr="001F42D3">
              <w:t>R</w:t>
            </w:r>
          </w:p>
        </w:tc>
        <w:tc>
          <w:tcPr>
            <w:tcW w:w="1434" w:type="dxa"/>
          </w:tcPr>
          <w:p w14:paraId="16C9944C" w14:textId="77777777" w:rsidR="00B11855" w:rsidRPr="001F42D3" w:rsidRDefault="003D003E" w:rsidP="004A7AC0">
            <w:pPr>
              <w:pStyle w:val="TableEntry"/>
            </w:pPr>
            <w:r w:rsidRPr="001F42D3">
              <w:t>[1..n]</w:t>
            </w:r>
          </w:p>
        </w:tc>
        <w:tc>
          <w:tcPr>
            <w:tcW w:w="1645" w:type="dxa"/>
          </w:tcPr>
          <w:p w14:paraId="4E4AE413" w14:textId="77777777" w:rsidR="00B11855" w:rsidRPr="001F42D3" w:rsidRDefault="003D003E" w:rsidP="004A7AC0">
            <w:pPr>
              <w:pStyle w:val="TableEntry"/>
            </w:pPr>
            <w:r w:rsidRPr="001F42D3">
              <w:t>7.4.2</w:t>
            </w:r>
          </w:p>
        </w:tc>
      </w:tr>
      <w:tr w:rsidR="00C40FD5" w:rsidRPr="001F42D3" w14:paraId="0E4F68E0" w14:textId="77777777" w:rsidTr="006C0E8E">
        <w:trPr>
          <w:cantSplit/>
          <w:jc w:val="center"/>
        </w:trPr>
        <w:tc>
          <w:tcPr>
            <w:tcW w:w="1109" w:type="dxa"/>
          </w:tcPr>
          <w:p w14:paraId="26C57207" w14:textId="77777777" w:rsidR="00B11855" w:rsidRPr="001F42D3" w:rsidRDefault="003D003E" w:rsidP="004A7AC0">
            <w:pPr>
              <w:pStyle w:val="TableEntry"/>
            </w:pPr>
            <w:r w:rsidRPr="001F42D3">
              <w:t>[NTE]</w:t>
            </w:r>
          </w:p>
        </w:tc>
        <w:tc>
          <w:tcPr>
            <w:tcW w:w="3707" w:type="dxa"/>
          </w:tcPr>
          <w:p w14:paraId="7FB44B5C" w14:textId="77777777" w:rsidR="00B11855" w:rsidRPr="001F42D3" w:rsidRDefault="003D003E" w:rsidP="004A7AC0">
            <w:pPr>
              <w:pStyle w:val="TableEntry"/>
            </w:pPr>
            <w:r w:rsidRPr="001F42D3">
              <w:t>Notes and Comments Segment</w:t>
            </w:r>
          </w:p>
        </w:tc>
        <w:tc>
          <w:tcPr>
            <w:tcW w:w="1523" w:type="dxa"/>
          </w:tcPr>
          <w:p w14:paraId="42BBF9F0" w14:textId="77777777" w:rsidR="00B11855" w:rsidRPr="001F42D3" w:rsidRDefault="003D003E" w:rsidP="004A7AC0">
            <w:pPr>
              <w:pStyle w:val="TableEntry"/>
            </w:pPr>
            <w:r w:rsidRPr="001F42D3">
              <w:t>O</w:t>
            </w:r>
          </w:p>
        </w:tc>
        <w:tc>
          <w:tcPr>
            <w:tcW w:w="1434" w:type="dxa"/>
          </w:tcPr>
          <w:p w14:paraId="40704D38" w14:textId="77777777" w:rsidR="00B11855" w:rsidRPr="001F42D3" w:rsidRDefault="003D003E" w:rsidP="004A7AC0">
            <w:pPr>
              <w:pStyle w:val="TableEntry"/>
            </w:pPr>
            <w:r w:rsidRPr="001F42D3">
              <w:t>[0..1]</w:t>
            </w:r>
          </w:p>
        </w:tc>
        <w:tc>
          <w:tcPr>
            <w:tcW w:w="1645" w:type="dxa"/>
          </w:tcPr>
          <w:p w14:paraId="2F4F3FCD" w14:textId="77777777" w:rsidR="00B11855" w:rsidRPr="001F42D3" w:rsidRDefault="003D003E" w:rsidP="004A7AC0">
            <w:pPr>
              <w:pStyle w:val="TableEntry"/>
            </w:pPr>
            <w:r w:rsidRPr="001F42D3">
              <w:t>2.5.10</w:t>
            </w:r>
          </w:p>
        </w:tc>
      </w:tr>
    </w:tbl>
    <w:p w14:paraId="17772535" w14:textId="77777777" w:rsidR="001A4392" w:rsidRPr="001F42D3" w:rsidRDefault="001A4392" w:rsidP="001A4392">
      <w:pPr>
        <w:pStyle w:val="BodyText"/>
      </w:pPr>
    </w:p>
    <w:p w14:paraId="7ED50480" w14:textId="28ACF9FA" w:rsidR="00B11855" w:rsidRPr="001F42D3" w:rsidRDefault="003D003E" w:rsidP="004A7AC0">
      <w:pPr>
        <w:pStyle w:val="BodyText"/>
      </w:pPr>
      <w:r w:rsidRPr="001F42D3">
        <w:t xml:space="preserve">While there can be multiple OBR segments per </w:t>
      </w:r>
      <w:r w:rsidR="00647994" w:rsidRPr="001F42D3">
        <w:t>[PCD-04]</w:t>
      </w:r>
      <w:r w:rsidRPr="001F42D3">
        <w:t xml:space="preserve"> transaction (in support of inclusion of </w:t>
      </w:r>
      <w:r w:rsidR="00021767" w:rsidRPr="001F42D3">
        <w:t xml:space="preserve">alert common containment and </w:t>
      </w:r>
      <w:r w:rsidRPr="001F42D3">
        <w:t xml:space="preserve">evidentiary data) there is at most one alert per </w:t>
      </w:r>
      <w:r w:rsidR="00647994" w:rsidRPr="001F42D3">
        <w:t>[PCD-04]</w:t>
      </w:r>
      <w:r w:rsidRPr="001F42D3">
        <w:t xml:space="preserve"> transaction.</w:t>
      </w:r>
    </w:p>
    <w:p w14:paraId="4D1A9DC2" w14:textId="77777777" w:rsidR="00B11855" w:rsidRPr="001F42D3" w:rsidRDefault="003D003E" w:rsidP="00CF5627">
      <w:pPr>
        <w:pStyle w:val="TableTitle"/>
      </w:pPr>
      <w:r w:rsidRPr="001F42D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1F42D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1F42D3" w:rsidRDefault="003D003E" w:rsidP="00863A9A">
            <w:pPr>
              <w:pStyle w:val="TableEntryHeader"/>
            </w:pPr>
            <w:r w:rsidRPr="001F42D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1F42D3" w:rsidRDefault="003D003E" w:rsidP="00863A9A">
            <w:pPr>
              <w:pStyle w:val="TableEntryHeader"/>
            </w:pPr>
            <w:r w:rsidRPr="001F42D3">
              <w:t>Report Alert Message</w:t>
            </w:r>
          </w:p>
        </w:tc>
      </w:tr>
      <w:tr w:rsidR="00B11855" w:rsidRPr="001F42D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1F42D3" w:rsidRDefault="003D003E" w:rsidP="00CF5627">
            <w:pPr>
              <w:pStyle w:val="TableEntry"/>
            </w:pPr>
            <w:r w:rsidRPr="001F42D3">
              <w:t>MSH</w:t>
            </w:r>
            <w:r w:rsidR="00687A87" w:rsidRPr="001F42D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1F42D3" w:rsidRDefault="003D003E" w:rsidP="00CF5627">
            <w:pPr>
              <w:pStyle w:val="TableEntry"/>
            </w:pPr>
            <w:r w:rsidRPr="001F42D3">
              <w:t>Message Header</w:t>
            </w:r>
          </w:p>
        </w:tc>
      </w:tr>
      <w:tr w:rsidR="00B11855" w:rsidRPr="001F42D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1F42D3" w:rsidRDefault="003D003E" w:rsidP="00CF5627">
            <w:pPr>
              <w:pStyle w:val="TableEntry"/>
            </w:pPr>
            <w:r w:rsidRPr="001F42D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1F42D3" w:rsidRDefault="003D003E" w:rsidP="00CF5627">
            <w:pPr>
              <w:pStyle w:val="TableEntry"/>
            </w:pPr>
            <w:r w:rsidRPr="001F42D3">
              <w:t>Software Segment</w:t>
            </w:r>
          </w:p>
        </w:tc>
      </w:tr>
      <w:tr w:rsidR="00B11855" w:rsidRPr="001F42D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1F42D3" w:rsidRDefault="003D003E" w:rsidP="00CF5627">
            <w:pPr>
              <w:pStyle w:val="TableEntry"/>
            </w:pPr>
            <w:r w:rsidRPr="001F42D3">
              <w:t>--- ALERT</w:t>
            </w:r>
            <w:r w:rsidR="006234DE" w:rsidRPr="001F42D3">
              <w:t xml:space="preserve"> </w:t>
            </w:r>
            <w:r w:rsidRPr="001F42D3">
              <w:t>begin</w:t>
            </w:r>
          </w:p>
        </w:tc>
      </w:tr>
      <w:tr w:rsidR="00B11855" w:rsidRPr="001F42D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1F42D3" w:rsidRDefault="003D003E" w:rsidP="00CF5627">
            <w:pPr>
              <w:pStyle w:val="TableEntry"/>
            </w:pPr>
            <w:r w:rsidRPr="001F42D3">
              <w:t>--- PATIENT begin</w:t>
            </w:r>
          </w:p>
        </w:tc>
      </w:tr>
      <w:tr w:rsidR="00B11855" w:rsidRPr="001F42D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1F42D3" w:rsidRDefault="003D003E" w:rsidP="00CF5627">
            <w:pPr>
              <w:pStyle w:val="TableEntry"/>
            </w:pPr>
            <w:r w:rsidRPr="001F42D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1F42D3" w:rsidRDefault="003D003E" w:rsidP="00CF5627">
            <w:pPr>
              <w:pStyle w:val="TableEntry"/>
            </w:pPr>
            <w:r w:rsidRPr="001F42D3">
              <w:t>Patient Identification</w:t>
            </w:r>
          </w:p>
        </w:tc>
      </w:tr>
      <w:tr w:rsidR="00B11855" w:rsidRPr="001F42D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1F42D3" w:rsidRDefault="003D003E" w:rsidP="00CF5627">
            <w:pPr>
              <w:pStyle w:val="TableEntry"/>
            </w:pPr>
            <w:r w:rsidRPr="001F42D3">
              <w:t>--- LOCATION begin</w:t>
            </w:r>
          </w:p>
        </w:tc>
      </w:tr>
      <w:tr w:rsidR="00B11855" w:rsidRPr="001F42D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1F42D3" w:rsidRDefault="003D003E" w:rsidP="00CF5627">
            <w:pPr>
              <w:pStyle w:val="TableEntry"/>
            </w:pPr>
            <w:r w:rsidRPr="001F42D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1F42D3" w:rsidRDefault="003D003E" w:rsidP="00CF5627">
            <w:pPr>
              <w:pStyle w:val="TableEntry"/>
            </w:pPr>
            <w:r w:rsidRPr="001F42D3">
              <w:t>Alert Location</w:t>
            </w:r>
          </w:p>
        </w:tc>
      </w:tr>
      <w:tr w:rsidR="00B11855" w:rsidRPr="001F42D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1F42D3" w:rsidRDefault="003D003E" w:rsidP="00CF5627">
            <w:pPr>
              <w:pStyle w:val="TableEntry"/>
            </w:pPr>
            <w:r w:rsidRPr="001F42D3">
              <w:t>--- LOCATION end</w:t>
            </w:r>
          </w:p>
        </w:tc>
      </w:tr>
      <w:tr w:rsidR="00B11855" w:rsidRPr="001F42D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1F42D3" w:rsidRDefault="003D003E" w:rsidP="00CF5627">
            <w:pPr>
              <w:pStyle w:val="TableEntry"/>
            </w:pPr>
            <w:r w:rsidRPr="001F42D3">
              <w:t>--- PATIENT end</w:t>
            </w:r>
          </w:p>
        </w:tc>
      </w:tr>
      <w:tr w:rsidR="00B11855" w:rsidRPr="001F42D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1F42D3" w:rsidRDefault="003D003E" w:rsidP="00CF5627">
            <w:pPr>
              <w:pStyle w:val="TableEntry"/>
            </w:pPr>
            <w:r w:rsidRPr="001F42D3">
              <w:t>--- ALERT_IDENTIFICATION begin</w:t>
            </w:r>
          </w:p>
        </w:tc>
      </w:tr>
      <w:tr w:rsidR="00B11855" w:rsidRPr="001F42D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1F42D3" w:rsidRDefault="003D003E" w:rsidP="00CF5627">
            <w:pPr>
              <w:pStyle w:val="TableEntry"/>
            </w:pPr>
            <w:r w:rsidRPr="001F42D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1F42D3" w:rsidRDefault="003D003E" w:rsidP="00CF5627">
            <w:pPr>
              <w:pStyle w:val="TableEntry"/>
            </w:pPr>
            <w:r w:rsidRPr="001F42D3">
              <w:t>Alert</w:t>
            </w:r>
            <w:r w:rsidR="00021767" w:rsidRPr="001F42D3">
              <w:t xml:space="preserve"> Order</w:t>
            </w:r>
            <w:r w:rsidRPr="001F42D3">
              <w:t xml:space="preserve"> Common</w:t>
            </w:r>
          </w:p>
        </w:tc>
      </w:tr>
      <w:tr w:rsidR="00B11855" w:rsidRPr="001F42D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1F42D3" w:rsidRDefault="003D003E" w:rsidP="00CF5627">
            <w:pPr>
              <w:pStyle w:val="TableEntry"/>
            </w:pPr>
            <w:r w:rsidRPr="001F42D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1F42D3" w:rsidRDefault="003D003E" w:rsidP="00CF5627">
            <w:pPr>
              <w:pStyle w:val="TableEntry"/>
            </w:pPr>
            <w:r w:rsidRPr="001F42D3">
              <w:t>Alert Identification</w:t>
            </w:r>
          </w:p>
        </w:tc>
      </w:tr>
      <w:tr w:rsidR="00B11855" w:rsidRPr="001F42D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1F42D3" w:rsidRDefault="003D003E" w:rsidP="00CF5627">
            <w:pPr>
              <w:pStyle w:val="TableEntry"/>
            </w:pPr>
            <w:r w:rsidRPr="001F42D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1F42D3" w:rsidRDefault="003D003E" w:rsidP="00CF5627">
            <w:pPr>
              <w:pStyle w:val="TableEntry"/>
            </w:pPr>
            <w:r w:rsidRPr="001F42D3">
              <w:t>--- ALERT_OBSERVATION begin</w:t>
            </w:r>
          </w:p>
        </w:tc>
      </w:tr>
      <w:tr w:rsidR="00B11855" w:rsidRPr="001F42D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1F42D3" w:rsidRDefault="003D003E" w:rsidP="00CF5627">
            <w:pPr>
              <w:pStyle w:val="TableEntry"/>
            </w:pPr>
            <w:r w:rsidRPr="001F42D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1F42D3" w:rsidRDefault="003D003E" w:rsidP="00CF5627">
            <w:pPr>
              <w:pStyle w:val="TableEntry"/>
            </w:pPr>
            <w:r w:rsidRPr="001F42D3">
              <w:t>Alert observation</w:t>
            </w:r>
            <w:r w:rsidR="00021767" w:rsidRPr="001F42D3">
              <w:t>s</w:t>
            </w:r>
            <w:r w:rsidRPr="001F42D3">
              <w:t xml:space="preserve"> </w:t>
            </w:r>
            <w:proofErr w:type="gramStart"/>
            <w:r w:rsidRPr="001F42D3">
              <w:t>relative</w:t>
            </w:r>
            <w:proofErr w:type="gramEnd"/>
            <w:r w:rsidRPr="001F42D3">
              <w:t xml:space="preserve"> to OBR</w:t>
            </w:r>
          </w:p>
        </w:tc>
      </w:tr>
      <w:tr w:rsidR="00A22356" w:rsidRPr="001F42D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1F42D3" w:rsidRDefault="00A22356" w:rsidP="00CF5627">
            <w:pPr>
              <w:pStyle w:val="TableEntry"/>
            </w:pPr>
            <w:r w:rsidRPr="001F42D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1F42D3" w:rsidRDefault="00A22356" w:rsidP="00CF5627">
            <w:pPr>
              <w:pStyle w:val="TableEntry"/>
            </w:pPr>
            <w:r w:rsidRPr="001F42D3">
              <w:t>Participation  identifies additional notification recipients</w:t>
            </w:r>
          </w:p>
        </w:tc>
      </w:tr>
      <w:tr w:rsidR="00B11855" w:rsidRPr="001F42D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1F42D3" w:rsidRDefault="003D003E" w:rsidP="00CF5627">
            <w:pPr>
              <w:pStyle w:val="TableEntry"/>
            </w:pPr>
            <w:r w:rsidRPr="001F42D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1F42D3" w:rsidRDefault="003D003E" w:rsidP="00CF5627">
            <w:pPr>
              <w:pStyle w:val="TableEntry"/>
            </w:pPr>
            <w:r w:rsidRPr="001F42D3">
              <w:t>Notes and Comments</w:t>
            </w:r>
          </w:p>
        </w:tc>
      </w:tr>
      <w:tr w:rsidR="00B11855" w:rsidRPr="001F42D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1F42D3" w:rsidRDefault="003D003E" w:rsidP="00CF5627">
            <w:pPr>
              <w:pStyle w:val="TableEntry"/>
            </w:pPr>
            <w:r w:rsidRPr="001F42D3">
              <w:t>--- ALERT OBSERVATION end</w:t>
            </w:r>
          </w:p>
        </w:tc>
      </w:tr>
      <w:tr w:rsidR="00B11855" w:rsidRPr="001F42D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1F42D3" w:rsidRDefault="003D003E" w:rsidP="00CF5627">
            <w:pPr>
              <w:pStyle w:val="TableEntry"/>
            </w:pPr>
            <w:r w:rsidRPr="001F42D3">
              <w:t>--- ALERT_IDENTIFICATION end</w:t>
            </w:r>
          </w:p>
        </w:tc>
      </w:tr>
      <w:tr w:rsidR="00B11855" w:rsidRPr="001F42D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1F42D3" w:rsidRDefault="003D003E" w:rsidP="00CF5627">
            <w:pPr>
              <w:pStyle w:val="TableEntry"/>
            </w:pPr>
            <w:r w:rsidRPr="001F42D3">
              <w:t>--- ALERT end</w:t>
            </w:r>
          </w:p>
        </w:tc>
      </w:tr>
    </w:tbl>
    <w:p w14:paraId="0BA24ED6" w14:textId="77777777" w:rsidR="00B11855" w:rsidRPr="001F42D3" w:rsidRDefault="00B11855" w:rsidP="007E6EC2">
      <w:pPr>
        <w:pStyle w:val="BodyText"/>
      </w:pPr>
    </w:p>
    <w:p w14:paraId="6CB71033" w14:textId="77777777" w:rsidR="00B11855" w:rsidRPr="001F42D3" w:rsidRDefault="003D003E" w:rsidP="007E6EC2">
      <w:pPr>
        <w:pStyle w:val="BodyText"/>
      </w:pPr>
      <w:r w:rsidRPr="001F42D3">
        <w:t>A single Report Alert [PCD-04] transaction contains at most one alert for a given patient and there must be an OBR preceding each group of OBX segments.</w:t>
      </w:r>
    </w:p>
    <w:p w14:paraId="45F57807" w14:textId="5AFB03B8" w:rsidR="00B11855" w:rsidRPr="001F42D3" w:rsidRDefault="003D003E" w:rsidP="007E6EC2">
      <w:pPr>
        <w:pStyle w:val="BodyText"/>
      </w:pPr>
      <w:r w:rsidRPr="001F42D3">
        <w:t xml:space="preserve">See Appendix B for details of the contents of each segment in the </w:t>
      </w:r>
      <w:r w:rsidR="00647994" w:rsidRPr="001F42D3">
        <w:t>[PCD-04]</w:t>
      </w:r>
      <w:r w:rsidRPr="001F42D3">
        <w:t xml:space="preserve"> </w:t>
      </w:r>
      <w:r w:rsidR="00647994" w:rsidRPr="001F42D3">
        <w:t>t</w:t>
      </w:r>
      <w:r w:rsidRPr="001F42D3">
        <w:t>ransaction.</w:t>
      </w:r>
    </w:p>
    <w:p w14:paraId="750A75FD" w14:textId="2FEDAFAA" w:rsidR="00B11855" w:rsidRPr="001F42D3" w:rsidRDefault="003D003E" w:rsidP="00123C7B">
      <w:pPr>
        <w:pStyle w:val="Heading5"/>
        <w:rPr>
          <w:noProof w:val="0"/>
        </w:rPr>
      </w:pPr>
      <w:bookmarkStart w:id="464" w:name="_Toc401769798"/>
      <w:bookmarkStart w:id="465" w:name="_Toc181625143"/>
      <w:r w:rsidRPr="001F42D3">
        <w:rPr>
          <w:noProof w:val="0"/>
        </w:rPr>
        <w:t>Trigger Events</w:t>
      </w:r>
      <w:bookmarkEnd w:id="464"/>
      <w:bookmarkEnd w:id="465"/>
    </w:p>
    <w:p w14:paraId="2D5D55C2" w14:textId="75A38852" w:rsidR="00B11855" w:rsidRPr="001F42D3" w:rsidRDefault="003D003E" w:rsidP="00E5113D">
      <w:pPr>
        <w:pStyle w:val="BodyText"/>
      </w:pPr>
      <w:r w:rsidRPr="001F42D3">
        <w:t xml:space="preserve">The trigger event for a </w:t>
      </w:r>
      <w:r w:rsidR="00647994" w:rsidRPr="001F42D3">
        <w:t>[PCD-04]</w:t>
      </w:r>
      <w:r w:rsidRPr="001F42D3">
        <w:t xml:space="preserve"> </w:t>
      </w:r>
      <w:r w:rsidR="00647994" w:rsidRPr="001F42D3">
        <w:t>t</w:t>
      </w:r>
      <w:r w:rsidRPr="001F42D3">
        <w:t xml:space="preserve">ransaction is that the </w:t>
      </w:r>
      <w:r w:rsidR="009E2B46" w:rsidRPr="001F42D3">
        <w:t>Alert Reporter</w:t>
      </w:r>
      <w:r w:rsidRPr="001F42D3">
        <w:t xml:space="preserve"> has detected the </w:t>
      </w:r>
      <w:r w:rsidR="00021767" w:rsidRPr="001F42D3">
        <w:t xml:space="preserve">presence, </w:t>
      </w:r>
      <w:r w:rsidRPr="001F42D3">
        <w:t xml:space="preserve">onset, continuation of, or conclusion an event which may be an alert and sends it to the </w:t>
      </w:r>
      <w:r w:rsidR="009E2B46" w:rsidRPr="001F42D3">
        <w:t>Alert Manager</w:t>
      </w:r>
      <w:r w:rsidR="00C60ECD" w:rsidRPr="001F42D3">
        <w:t xml:space="preserve"> and/or </w:t>
      </w:r>
      <w:r w:rsidR="00916BBE" w:rsidRPr="001F42D3">
        <w:t>Alert Consumer</w:t>
      </w:r>
      <w:r w:rsidRPr="001F42D3">
        <w:t>.</w:t>
      </w:r>
    </w:p>
    <w:p w14:paraId="70AFCE36" w14:textId="646E2EE3" w:rsidR="00B11855" w:rsidRPr="001F42D3" w:rsidRDefault="003D003E" w:rsidP="00123C7B">
      <w:pPr>
        <w:pStyle w:val="Heading5"/>
        <w:rPr>
          <w:noProof w:val="0"/>
        </w:rPr>
      </w:pPr>
      <w:bookmarkStart w:id="466" w:name="_Toc401769799"/>
      <w:bookmarkStart w:id="467" w:name="_Toc181625144"/>
      <w:r w:rsidRPr="001F42D3">
        <w:rPr>
          <w:noProof w:val="0"/>
        </w:rPr>
        <w:t>Message Semantics</w:t>
      </w:r>
      <w:bookmarkEnd w:id="466"/>
      <w:bookmarkEnd w:id="467"/>
    </w:p>
    <w:p w14:paraId="2386EC8C" w14:textId="5D96AC76" w:rsidR="00B11855" w:rsidRPr="001F42D3" w:rsidRDefault="003D003E" w:rsidP="00E5113D">
      <w:pPr>
        <w:pStyle w:val="BodyText"/>
      </w:pPr>
      <w:r w:rsidRPr="001F42D3">
        <w:t xml:space="preserve">This message is meant to convey from the </w:t>
      </w:r>
      <w:r w:rsidR="009E2B46" w:rsidRPr="001F42D3">
        <w:t>Alert Reporter</w:t>
      </w:r>
      <w:r w:rsidRPr="001F42D3">
        <w:t xml:space="preserve"> to the </w:t>
      </w:r>
      <w:r w:rsidR="009E2B46" w:rsidRPr="001F42D3">
        <w:t>Alert Manager</w:t>
      </w:r>
      <w:r w:rsidRPr="001F42D3">
        <w:t xml:space="preserve"> </w:t>
      </w:r>
      <w:r w:rsidR="00C60ECD" w:rsidRPr="001F42D3">
        <w:t xml:space="preserve">and/or the </w:t>
      </w:r>
      <w:r w:rsidR="00916BBE" w:rsidRPr="001F42D3">
        <w:t>Alert Consumer</w:t>
      </w:r>
      <w:r w:rsidR="00257A60" w:rsidRPr="001F42D3">
        <w:t>,</w:t>
      </w:r>
      <w:r w:rsidR="00C60ECD" w:rsidRPr="001F42D3">
        <w:t xml:space="preserve"> </w:t>
      </w:r>
      <w:r w:rsidRPr="001F42D3">
        <w:t xml:space="preserve">the fact that an alert is </w:t>
      </w:r>
      <w:r w:rsidR="00021767" w:rsidRPr="001F42D3">
        <w:t xml:space="preserve">present, </w:t>
      </w:r>
      <w:r w:rsidRPr="001F42D3">
        <w:t>occurring, is still occurring, or has ended along with the data related to the alert to identify the patient and/or location, the alerting condition, and any observations associated with the alert.</w:t>
      </w:r>
    </w:p>
    <w:p w14:paraId="0A2D8550" w14:textId="5CBFC7AB" w:rsidR="00B11855" w:rsidRPr="001F42D3" w:rsidRDefault="003D003E" w:rsidP="00123C7B">
      <w:pPr>
        <w:pStyle w:val="Heading5"/>
        <w:rPr>
          <w:noProof w:val="0"/>
        </w:rPr>
      </w:pPr>
      <w:bookmarkStart w:id="468" w:name="_Toc401769800"/>
      <w:bookmarkStart w:id="469" w:name="_Toc181625145"/>
      <w:r w:rsidRPr="001F42D3">
        <w:rPr>
          <w:noProof w:val="0"/>
        </w:rPr>
        <w:lastRenderedPageBreak/>
        <w:t>Expected Actions</w:t>
      </w:r>
      <w:bookmarkEnd w:id="468"/>
      <w:bookmarkEnd w:id="469"/>
    </w:p>
    <w:p w14:paraId="0F60085C" w14:textId="44F23615" w:rsidR="00B11855" w:rsidRPr="001F42D3" w:rsidRDefault="006D613E" w:rsidP="00E5113D">
      <w:pPr>
        <w:pStyle w:val="BodyText"/>
      </w:pPr>
      <w:r w:rsidRPr="001F42D3">
        <w:t>HL7</w:t>
      </w:r>
      <w:r w:rsidR="00995105" w:rsidRPr="001F42D3">
        <w:t xml:space="preserve"> </w:t>
      </w:r>
      <w:r w:rsidR="003D003E" w:rsidRPr="001F42D3">
        <w:t>ACK from the Alert Manager (AM)</w:t>
      </w:r>
      <w:r w:rsidR="00C60ECD" w:rsidRPr="001F42D3">
        <w:t xml:space="preserve"> and/or the Alert Consumer</w:t>
      </w:r>
      <w:r w:rsidR="003D003E" w:rsidRPr="001F42D3">
        <w:t xml:space="preserve"> </w:t>
      </w:r>
      <w:r w:rsidR="00E86B15" w:rsidRPr="001F42D3">
        <w:t xml:space="preserve">(ACON) </w:t>
      </w:r>
      <w:r w:rsidR="003D003E" w:rsidRPr="001F42D3">
        <w:t xml:space="preserve">back to the Alert Reporter (AR) is used to communicate that the Alert Manager (AM) </w:t>
      </w:r>
      <w:r w:rsidR="00C60ECD" w:rsidRPr="001F42D3">
        <w:t xml:space="preserve">and/or the Alert Consumer </w:t>
      </w:r>
      <w:r w:rsidR="003D003E" w:rsidRPr="001F42D3">
        <w:t xml:space="preserve">has received the Report Alert [PCD-04] message from the Alert Reporter (AR). </w:t>
      </w:r>
      <w:r w:rsidR="0037008C" w:rsidRPr="001F42D3">
        <w:t>Report Dissemination Alert Status [PCD-07] transactions that are responses to a particular Report Alert [PCD-04] are not rapid synchronous responses to it; since</w:t>
      </w:r>
      <w:r w:rsidR="003D003E" w:rsidRPr="001F42D3">
        <w:t xml:space="preserve"> </w:t>
      </w:r>
      <w:r w:rsidR="0037008C" w:rsidRPr="001F42D3">
        <w:t xml:space="preserve">they depend </w:t>
      </w:r>
      <w:r w:rsidR="00E86B15" w:rsidRPr="001F42D3">
        <w:t>o</w:t>
      </w:r>
      <w:r w:rsidR="0037008C" w:rsidRPr="001F42D3">
        <w:t>n events that may</w:t>
      </w:r>
      <w:r w:rsidR="003D003E" w:rsidRPr="001F42D3">
        <w:t xml:space="preserve"> </w:t>
      </w:r>
      <w:r w:rsidR="0037008C" w:rsidRPr="001F42D3">
        <w:t xml:space="preserve">take </w:t>
      </w:r>
      <w:r w:rsidR="003D003E" w:rsidRPr="001F42D3">
        <w:t>an indeterminate amount of time</w:t>
      </w:r>
      <w:r w:rsidR="0037008C" w:rsidRPr="001F42D3">
        <w:t>, including in some cases responses by a person receiving the</w:t>
      </w:r>
      <w:r w:rsidR="00125200" w:rsidRPr="001F42D3">
        <w:t xml:space="preserve"> alert</w:t>
      </w:r>
      <w:r w:rsidR="003D003E" w:rsidRPr="001F42D3">
        <w:t xml:space="preserve">. </w:t>
      </w:r>
      <w:r w:rsidR="00125200" w:rsidRPr="001F42D3">
        <w:t xml:space="preserve">That is the reason that an </w:t>
      </w:r>
      <w:r w:rsidRPr="001F42D3">
        <w:t>HL7</w:t>
      </w:r>
      <w:r w:rsidR="00995105" w:rsidRPr="001F42D3">
        <w:t xml:space="preserve"> </w:t>
      </w:r>
      <w:r w:rsidR="003D003E" w:rsidRPr="001F42D3">
        <w:t>ACK is not used to report dissemi</w:t>
      </w:r>
      <w:r w:rsidR="00125200" w:rsidRPr="001F42D3">
        <w:t>nation status of the alert as this procedure</w:t>
      </w:r>
      <w:r w:rsidR="003D003E" w:rsidRPr="001F42D3">
        <w:t xml:space="preserve"> would leave the Alert Reporter (AR) awaiting </w:t>
      </w:r>
      <w:r w:rsidRPr="001F42D3">
        <w:t>HL7</w:t>
      </w:r>
      <w:r w:rsidR="00995105" w:rsidRPr="001F42D3">
        <w:t xml:space="preserve"> </w:t>
      </w:r>
      <w:r w:rsidR="003D003E" w:rsidRPr="001F42D3">
        <w:t>ACK receipt for an indeterminate amount of time.</w:t>
      </w:r>
    </w:p>
    <w:p w14:paraId="722D7109" w14:textId="77777777" w:rsidR="00D557B6" w:rsidRPr="001F42D3" w:rsidRDefault="00D557B6" w:rsidP="00B34AEB">
      <w:pPr>
        <w:pStyle w:val="BodyText"/>
      </w:pPr>
      <w:r w:rsidRPr="001F42D3">
        <w:t>Status updates as to the dissemination of the alert are optional and are communicated using the Report Alarm Status [PCD-05] transaction from the Alert Manager (AM) to the Alert Reporter (AR).</w:t>
      </w:r>
    </w:p>
    <w:p w14:paraId="54564846" w14:textId="53FAA89F" w:rsidR="00D557B6" w:rsidRPr="001F42D3" w:rsidRDefault="00D557B6" w:rsidP="00B34AEB">
      <w:pPr>
        <w:pStyle w:val="BodyText"/>
      </w:pPr>
      <w:r w:rsidRPr="001F42D3">
        <w:t xml:space="preserve">While the </w:t>
      </w:r>
      <w:r w:rsidR="009E2B46" w:rsidRPr="001F42D3">
        <w:t>Alert Reporter</w:t>
      </w:r>
      <w:r w:rsidRPr="001F42D3">
        <w:t xml:space="preserve"> to </w:t>
      </w:r>
      <w:r w:rsidR="009E2B46" w:rsidRPr="001F42D3">
        <w:t>Alert Manager</w:t>
      </w:r>
      <w:r w:rsidRPr="001F42D3">
        <w:t xml:space="preserve"> and/or </w:t>
      </w:r>
      <w:r w:rsidR="00916BBE" w:rsidRPr="001F42D3">
        <w:t>Alert Consumer</w:t>
      </w:r>
      <w:r w:rsidRPr="001F42D3">
        <w:t xml:space="preserve"> PCD-04 is one message it is likely to result in many PCD-06</w:t>
      </w:r>
      <w:r w:rsidR="007426DD" w:rsidRPr="001F42D3">
        <w:t xml:space="preserve"> </w:t>
      </w:r>
      <w:r w:rsidRPr="001F42D3">
        <w:t xml:space="preserve">messages from </w:t>
      </w:r>
      <w:r w:rsidR="009E2B46" w:rsidRPr="001F42D3">
        <w:t>Alert Manager</w:t>
      </w:r>
      <w:r w:rsidRPr="001F42D3">
        <w:t xml:space="preserve"> to </w:t>
      </w:r>
      <w:r w:rsidR="00916BBE" w:rsidRPr="001F42D3">
        <w:t>Alert Communicator</w:t>
      </w:r>
      <w:r w:rsidRPr="001F42D3">
        <w:t xml:space="preserve"> and many PCD-07 messages from </w:t>
      </w:r>
      <w:r w:rsidR="00916BBE" w:rsidRPr="001F42D3">
        <w:t>Alert Communicator</w:t>
      </w:r>
      <w:r w:rsidRPr="001F42D3">
        <w:t xml:space="preserve"> back to </w:t>
      </w:r>
      <w:r w:rsidR="009E2B46" w:rsidRPr="001F42D3">
        <w:t>Alert Manager</w:t>
      </w:r>
      <w:r w:rsidRPr="001F42D3">
        <w:t xml:space="preserve"> and many PCD-05 messages from </w:t>
      </w:r>
      <w:r w:rsidR="009E2B46" w:rsidRPr="001F42D3">
        <w:t>Alert Manager</w:t>
      </w:r>
      <w:r w:rsidRPr="001F42D3">
        <w:t xml:space="preserve"> back to </w:t>
      </w:r>
      <w:r w:rsidR="009E2B46" w:rsidRPr="001F42D3">
        <w:t>Alert Reporter</w:t>
      </w:r>
      <w:r w:rsidRPr="001F42D3">
        <w:t xml:space="preserve">. </w:t>
      </w:r>
    </w:p>
    <w:p w14:paraId="0D1F95C0" w14:textId="514BB682" w:rsidR="00D557B6" w:rsidRPr="001F42D3" w:rsidRDefault="00D557B6" w:rsidP="00B34AEB">
      <w:pPr>
        <w:pStyle w:val="BodyText"/>
      </w:pPr>
      <w:r w:rsidRPr="001F42D3">
        <w:t xml:space="preserve">If the </w:t>
      </w:r>
      <w:r w:rsidR="009E2B46" w:rsidRPr="001F42D3">
        <w:t>Alert Manager</w:t>
      </w:r>
      <w:r w:rsidRPr="001F42D3">
        <w:t xml:space="preserve"> implements escalation to additional recipients based upon internally defined lack of delivery status updates or lack of operator responses then those additional [PCD-06] transactions from the </w:t>
      </w:r>
      <w:r w:rsidR="009E2B46" w:rsidRPr="001F42D3">
        <w:t>Alert Manager</w:t>
      </w:r>
      <w:r w:rsidRPr="001F42D3">
        <w:t xml:space="preserve"> to the </w:t>
      </w:r>
      <w:r w:rsidR="00916BBE" w:rsidRPr="001F42D3">
        <w:t>Alert Communicator</w:t>
      </w:r>
      <w:r w:rsidRPr="001F42D3">
        <w:t xml:space="preserve"> are likely to result in additional PCD-05 messages from the </w:t>
      </w:r>
      <w:r w:rsidR="009E2B46" w:rsidRPr="001F42D3">
        <w:t>Alert Manager</w:t>
      </w:r>
      <w:r w:rsidRPr="001F42D3">
        <w:t xml:space="preserve"> back to the </w:t>
      </w:r>
      <w:r w:rsidR="009E2B46" w:rsidRPr="001F42D3">
        <w:t>Alert Reporter</w:t>
      </w:r>
      <w:r w:rsidRPr="001F42D3">
        <w:t>.</w:t>
      </w:r>
    </w:p>
    <w:p w14:paraId="0FC0A4F2" w14:textId="7F5CFD22" w:rsidR="00B11855" w:rsidRPr="001F42D3" w:rsidRDefault="00D557B6" w:rsidP="005B0C7C">
      <w:pPr>
        <w:pStyle w:val="BodyText"/>
      </w:pPr>
      <w:r w:rsidRPr="001F42D3">
        <w:t xml:space="preserve">Communication device operator response delays may result in delays of </w:t>
      </w:r>
      <w:r w:rsidR="00916BBE" w:rsidRPr="001F42D3">
        <w:t>Alert Communicator</w:t>
      </w:r>
      <w:r w:rsidRPr="001F42D3">
        <w:t xml:space="preserve"> to </w:t>
      </w:r>
      <w:r w:rsidR="009E2B46" w:rsidRPr="001F42D3">
        <w:t>Alert Manager</w:t>
      </w:r>
      <w:r w:rsidRPr="001F42D3">
        <w:t xml:space="preserve"> and </w:t>
      </w:r>
      <w:r w:rsidR="009E2B46" w:rsidRPr="001F42D3">
        <w:t>Alert Manager</w:t>
      </w:r>
      <w:r w:rsidRPr="001F42D3">
        <w:t xml:space="preserve"> back to </w:t>
      </w:r>
      <w:r w:rsidR="009E2B46" w:rsidRPr="001F42D3">
        <w:t>Alert Reporter</w:t>
      </w:r>
      <w:r w:rsidRPr="001F42D3">
        <w:t xml:space="preserve"> messages.</w:t>
      </w:r>
    </w:p>
    <w:p w14:paraId="6C84823F" w14:textId="550956DC" w:rsidR="00A22356" w:rsidRPr="001F42D3" w:rsidRDefault="00A22356" w:rsidP="005B0C7C">
      <w:pPr>
        <w:pStyle w:val="BodyText"/>
      </w:pPr>
      <w:r w:rsidRPr="001F42D3">
        <w:t xml:space="preserve">Instances of the Participation Information Segment (PRT) are optionally used by the Alert Reporter (AR) in the </w:t>
      </w:r>
      <w:r w:rsidR="00647994" w:rsidRPr="001F42D3">
        <w:t>PCD-04</w:t>
      </w:r>
      <w:r w:rsidRPr="001F42D3">
        <w:t xml:space="preserve"> message to indicate alert notification recipients which are in addition to any alert notification recipients identified internally by the Alert Manager (AM).</w:t>
      </w:r>
    </w:p>
    <w:p w14:paraId="32859CC7" w14:textId="25F0A043" w:rsidR="00B11855" w:rsidRPr="001F42D3" w:rsidRDefault="003D003E" w:rsidP="00123C7B">
      <w:pPr>
        <w:pStyle w:val="Heading5"/>
        <w:rPr>
          <w:noProof w:val="0"/>
        </w:rPr>
      </w:pPr>
      <w:bookmarkStart w:id="470" w:name="_Toc401769801"/>
      <w:bookmarkStart w:id="471" w:name="_Toc181625146"/>
      <w:r w:rsidRPr="001F42D3">
        <w:rPr>
          <w:noProof w:val="0"/>
        </w:rPr>
        <w:t>Security Considerations</w:t>
      </w:r>
      <w:bookmarkEnd w:id="470"/>
      <w:bookmarkEnd w:id="471"/>
    </w:p>
    <w:p w14:paraId="4ADC5BBA" w14:textId="16F197E5" w:rsidR="009F4303" w:rsidRPr="001F42D3" w:rsidRDefault="003D003E" w:rsidP="00E5113D">
      <w:pPr>
        <w:pStyle w:val="BodyText"/>
      </w:pPr>
      <w:r w:rsidRPr="001F42D3">
        <w:t xml:space="preserve">During the </w:t>
      </w:r>
      <w:r w:rsidR="00B054A1" w:rsidRPr="001F42D3">
        <w:t>p</w:t>
      </w:r>
      <w:r w:rsidRPr="001F42D3">
        <w:t>rofile development there were no unusual security/privacy concerns identified. There are no mandatory security controls</w:t>
      </w:r>
      <w:r w:rsidR="001D604E"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280EADD0" w14:textId="101CDC15" w:rsidR="001E4D71" w:rsidRPr="001F42D3" w:rsidRDefault="001E4D71" w:rsidP="001E4D71">
      <w:pPr>
        <w:pStyle w:val="BodyText"/>
      </w:pPr>
      <w:r w:rsidRPr="001F42D3">
        <w:t xml:space="preserve">An optional instance of the OBX segment with a specific observation indication can be included in the Report Alert [PCD-04] transaction by the Alert Reporter (AR) </w:t>
      </w:r>
      <w:r w:rsidR="00277D6B">
        <w:t>Actor</w:t>
      </w:r>
      <w:r w:rsidRPr="001F42D3">
        <w:t xml:space="preserve"> to communicate a filter to the Alert Manager (AM) </w:t>
      </w:r>
      <w:r w:rsidR="00277D6B">
        <w:t>Actor</w:t>
      </w:r>
      <w:r w:rsidRPr="001F42D3">
        <w:t xml:space="preserve"> to constrain the types of alert dissemination status update Report Alert Status [PCD-05] transactions sent by the Alert Manager (AM) </w:t>
      </w:r>
      <w:r w:rsidR="00277D6B">
        <w:t>Actor</w:t>
      </w:r>
      <w:r w:rsidRPr="001F42D3">
        <w:t xml:space="preserve"> to the AR </w:t>
      </w:r>
      <w:r w:rsidR="00277D6B">
        <w:lastRenderedPageBreak/>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001F42D3">
        <w:t xml:space="preserve">. </w:t>
      </w:r>
      <w:r w:rsidRPr="001F42D3">
        <w:t>See Appendix B for details.</w:t>
      </w:r>
    </w:p>
    <w:p w14:paraId="02B7DBD2" w14:textId="197B61F5" w:rsidR="00D557B6" w:rsidRPr="001F42D3" w:rsidRDefault="00D557B6" w:rsidP="00123C7B">
      <w:pPr>
        <w:pStyle w:val="Heading2"/>
        <w:rPr>
          <w:noProof w:val="0"/>
        </w:rPr>
      </w:pPr>
      <w:bookmarkStart w:id="472" w:name="_Toc180594770"/>
      <w:bookmarkStart w:id="473" w:name="_Toc181623772"/>
      <w:bookmarkStart w:id="474" w:name="_Toc181625147"/>
      <w:bookmarkStart w:id="475" w:name="_Toc181625148"/>
      <w:bookmarkEnd w:id="472"/>
      <w:bookmarkEnd w:id="473"/>
      <w:bookmarkEnd w:id="474"/>
      <w:r w:rsidRPr="001F42D3">
        <w:rPr>
          <w:noProof w:val="0"/>
        </w:rPr>
        <w:t>Report Alert Status</w:t>
      </w:r>
      <w:r w:rsidR="00BB3E0D" w:rsidRPr="001F42D3">
        <w:rPr>
          <w:noProof w:val="0"/>
        </w:rPr>
        <w:t xml:space="preserve"> [PCD-05]</w:t>
      </w:r>
      <w:bookmarkEnd w:id="475"/>
    </w:p>
    <w:p w14:paraId="6278B452" w14:textId="12EA721C" w:rsidR="00D557B6" w:rsidRPr="001F42D3" w:rsidRDefault="00D557B6" w:rsidP="005F16F9">
      <w:pPr>
        <w:pStyle w:val="BodyText"/>
      </w:pPr>
      <w:r w:rsidRPr="001F42D3">
        <w:t xml:space="preserve">This section corresponds to </w:t>
      </w:r>
      <w:r w:rsidR="00647994" w:rsidRPr="001F42D3">
        <w:t>t</w:t>
      </w:r>
      <w:r w:rsidRPr="001F42D3">
        <w:t xml:space="preserve">ransaction </w:t>
      </w:r>
      <w:r w:rsidR="00647994" w:rsidRPr="001F42D3">
        <w:t>[PCD-05]</w:t>
      </w:r>
      <w:r w:rsidRPr="001F42D3">
        <w:t xml:space="preserve"> of the </w:t>
      </w:r>
      <w:r w:rsidR="00A60E41" w:rsidRPr="001F42D3">
        <w:t>IHE Devices Technical Framework</w:t>
      </w:r>
      <w:r w:rsidRPr="001F42D3">
        <w:t xml:space="preserve">. Transaction </w:t>
      </w:r>
      <w:r w:rsidR="00647994" w:rsidRPr="001F42D3">
        <w:t>[PCD-05]</w:t>
      </w:r>
      <w:r w:rsidRPr="001F42D3">
        <w:t xml:space="preserve"> is used by the Alert Manager (AM) to report alert communication, status updates, and operator responses to the Alert Reporter (AR).</w:t>
      </w:r>
    </w:p>
    <w:p w14:paraId="4BAA8E00" w14:textId="77777777" w:rsidR="00D557B6" w:rsidRPr="001F42D3" w:rsidRDefault="00D557B6" w:rsidP="005B0C7C">
      <w:pPr>
        <w:pStyle w:val="Heading3"/>
        <w:rPr>
          <w:noProof w:val="0"/>
        </w:rPr>
      </w:pPr>
      <w:bookmarkStart w:id="476" w:name="_Toc181625149"/>
      <w:r w:rsidRPr="001F42D3">
        <w:rPr>
          <w:noProof w:val="0"/>
        </w:rPr>
        <w:t>Scope</w:t>
      </w:r>
      <w:bookmarkEnd w:id="476"/>
    </w:p>
    <w:p w14:paraId="6916692B" w14:textId="77777777" w:rsidR="00D557B6" w:rsidRPr="001F42D3" w:rsidRDefault="00D557B6" w:rsidP="00B34AEB">
      <w:pPr>
        <w:pStyle w:val="BodyText"/>
      </w:pPr>
      <w:r w:rsidRPr="001F42D3">
        <w:t>This transaction is used by the Alert Manager (AM) to report one or more dissemination status updates back to the Alert Reporter.</w:t>
      </w:r>
    </w:p>
    <w:p w14:paraId="1BCD884A" w14:textId="77777777" w:rsidR="00D557B6" w:rsidRPr="001F42D3" w:rsidRDefault="00D557B6" w:rsidP="0082741E">
      <w:pPr>
        <w:pStyle w:val="Heading3"/>
        <w:rPr>
          <w:noProof w:val="0"/>
        </w:rPr>
      </w:pPr>
      <w:bookmarkStart w:id="477" w:name="_Toc181625150"/>
      <w:r w:rsidRPr="001F42D3">
        <w:rPr>
          <w:noProof w:val="0"/>
        </w:rPr>
        <w:t>Use Case Roles</w:t>
      </w:r>
      <w:bookmarkEnd w:id="477"/>
    </w:p>
    <w:p w14:paraId="331A3E63" w14:textId="77777777" w:rsidR="001A4392" w:rsidRPr="001F42D3" w:rsidRDefault="001A4392" w:rsidP="00A17802">
      <w:pPr>
        <w:pStyle w:val="BodyText"/>
      </w:pPr>
    </w:p>
    <w:p w14:paraId="754BF060" w14:textId="1A92367D" w:rsidR="0077636A" w:rsidRPr="001F42D3" w:rsidRDefault="001A727C" w:rsidP="00A17802">
      <w:pPr>
        <w:pStyle w:val="BodyText"/>
      </w:pPr>
      <w:r w:rsidRPr="001F42D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1"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y/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KLsM&#10;vzAFAADwGAAADgAAAAAAAAAAAAAAAAAuAgAAZHJzL2Uyb0RvYy54bWxQSwECLQAUAAYACAAAACEA&#10;ELLh890AAAAFAQAADwAAAAAAAAAAAAAAAACKBwAAZHJzL2Rvd25yZXYueG1sUEsFBgAAAAAEAAQA&#10;8wAAAJQIAAAAAA==&#10;">
                <v:shape id="_x0000_s1142" type="#_x0000_t75" style="position:absolute;width:59715;height:21907;visibility:visible;mso-wrap-style:square">
                  <v:fill o:detectmouseclick="t"/>
                  <v:path o:connecttype="none"/>
                </v:shape>
                <v:shape id="Text Box 33" o:spid="_x0000_s1143"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v:textbox>
                </v:shape>
                <v:shape id="Text Box 33" o:spid="_x0000_s1144"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v:textbox>
                </v:shape>
                <v:group id="Group 36" o:spid="_x0000_s114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7"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ind w:hanging="2"/>
                            <w:jc w:val="center"/>
                          </w:pPr>
                          <w:r>
                            <w:t>Report Alert Status</w:t>
                          </w:r>
                        </w:p>
                      </w:txbxContent>
                    </v:textbox>
                  </v:shape>
                </v:group>
                <v:line id="Straight Connector 37" o:spid="_x0000_s1148"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49"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1F42D3" w:rsidRDefault="0077636A" w:rsidP="00A17802">
      <w:pPr>
        <w:pStyle w:val="BodyText"/>
      </w:pPr>
    </w:p>
    <w:p w14:paraId="10D82061" w14:textId="77777777" w:rsidR="00D557B6" w:rsidRPr="001F42D3" w:rsidRDefault="00D557B6" w:rsidP="00B34AEB">
      <w:pPr>
        <w:pStyle w:val="BodyText"/>
      </w:pPr>
      <w:r w:rsidRPr="001F42D3">
        <w:t>Actor: Alert Manager (AM)</w:t>
      </w:r>
    </w:p>
    <w:p w14:paraId="4E5ED67F" w14:textId="77777777" w:rsidR="00D557B6" w:rsidRPr="001F42D3" w:rsidRDefault="00D557B6" w:rsidP="00B34AEB">
      <w:pPr>
        <w:pStyle w:val="BodyText"/>
      </w:pPr>
      <w:r w:rsidRPr="001F42D3">
        <w:t>Role: Sends Report Alert Status to Alert Reporter (AR)</w:t>
      </w:r>
    </w:p>
    <w:p w14:paraId="275794E3" w14:textId="77777777" w:rsidR="00D557B6" w:rsidRPr="001F42D3" w:rsidRDefault="00D557B6" w:rsidP="00B34AEB">
      <w:pPr>
        <w:pStyle w:val="BodyText"/>
      </w:pPr>
      <w:r w:rsidRPr="001F42D3">
        <w:t>Actor: Alert Reporter (AR)</w:t>
      </w:r>
    </w:p>
    <w:p w14:paraId="65F79EA1" w14:textId="77777777" w:rsidR="00D557B6" w:rsidRPr="001F42D3" w:rsidRDefault="00D557B6" w:rsidP="00B34AEB">
      <w:pPr>
        <w:pStyle w:val="BodyText"/>
      </w:pPr>
      <w:r w:rsidRPr="001F42D3">
        <w:t>Role: Receives Report Alert Status from the Alert Manager (AM)</w:t>
      </w:r>
    </w:p>
    <w:p w14:paraId="678D8258" w14:textId="77777777" w:rsidR="00D557B6" w:rsidRPr="001F42D3" w:rsidRDefault="00D557B6" w:rsidP="0082741E">
      <w:pPr>
        <w:pStyle w:val="Heading3"/>
        <w:rPr>
          <w:noProof w:val="0"/>
        </w:rPr>
      </w:pPr>
      <w:bookmarkStart w:id="478" w:name="_Toc181625151"/>
      <w:r w:rsidRPr="001F42D3">
        <w:rPr>
          <w:noProof w:val="0"/>
        </w:rPr>
        <w:t>Referenced Standard</w:t>
      </w:r>
      <w:bookmarkEnd w:id="478"/>
    </w:p>
    <w:p w14:paraId="3ACE4D79" w14:textId="23F32F4D" w:rsidR="00D557B6" w:rsidRPr="001F42D3" w:rsidRDefault="006D613E" w:rsidP="00B34AEB">
      <w:pPr>
        <w:pStyle w:val="BodyText"/>
      </w:pPr>
      <w:r w:rsidRPr="001F42D3">
        <w:t>HL7</w:t>
      </w:r>
      <w:r w:rsidR="00995105" w:rsidRPr="001F42D3">
        <w:t xml:space="preserve"> </w:t>
      </w:r>
      <w:r w:rsidR="00D557B6" w:rsidRPr="001F42D3">
        <w:t xml:space="preserve">- </w:t>
      </w:r>
      <w:r w:rsidRPr="001F42D3">
        <w:t>HL7</w:t>
      </w:r>
      <w:r w:rsidR="00D557B6" w:rsidRPr="001F42D3">
        <w:t xml:space="preserve"> Version 2.6 Ch7 Observation Reporting</w:t>
      </w:r>
    </w:p>
    <w:p w14:paraId="177EFD31" w14:textId="77777777" w:rsidR="00D557B6" w:rsidRPr="001F42D3" w:rsidRDefault="00D557B6" w:rsidP="00B34AEB">
      <w:pPr>
        <w:pStyle w:val="BodyText"/>
      </w:pPr>
      <w:r w:rsidRPr="001F42D3">
        <w:t>ISO/IEEE 11073-10201 Domain Information Model</w:t>
      </w:r>
    </w:p>
    <w:p w14:paraId="7DC3F94B" w14:textId="77777777" w:rsidR="00D557B6" w:rsidRPr="001F42D3" w:rsidRDefault="00D557B6" w:rsidP="00B34AEB">
      <w:pPr>
        <w:pStyle w:val="BodyText"/>
      </w:pPr>
      <w:r w:rsidRPr="001F42D3">
        <w:t>ISO/IEEE 11073-10101 Nomenclature</w:t>
      </w:r>
    </w:p>
    <w:p w14:paraId="623FB0CC" w14:textId="605E46B2" w:rsidR="00D557B6" w:rsidRPr="001F42D3" w:rsidRDefault="005B0C7C" w:rsidP="0082741E">
      <w:pPr>
        <w:pStyle w:val="Heading3"/>
        <w:rPr>
          <w:noProof w:val="0"/>
        </w:rPr>
      </w:pPr>
      <w:bookmarkStart w:id="479" w:name="_Toc181625152"/>
      <w:r w:rsidRPr="001F42D3">
        <w:rPr>
          <w:noProof w:val="0"/>
        </w:rPr>
        <w:lastRenderedPageBreak/>
        <w:t>Messages</w:t>
      </w:r>
      <w:bookmarkEnd w:id="479"/>
    </w:p>
    <w:p w14:paraId="406E7A5F" w14:textId="77777777" w:rsidR="009167AE" w:rsidRPr="001F42D3" w:rsidRDefault="009167AE" w:rsidP="009642E4">
      <w:pPr>
        <w:pStyle w:val="BodyText"/>
      </w:pPr>
    </w:p>
    <w:p w14:paraId="69595671" w14:textId="77777777" w:rsidR="009167AE" w:rsidRPr="001F42D3" w:rsidRDefault="009167AE">
      <w:pPr>
        <w:pStyle w:val="BodyText"/>
      </w:pPr>
    </w:p>
    <w:p w14:paraId="23561547" w14:textId="77777777" w:rsidR="008D1511" w:rsidRPr="001F42D3" w:rsidRDefault="00F73333" w:rsidP="00B34AEB">
      <w:pPr>
        <w:pStyle w:val="BodyText"/>
        <w:jc w:val="center"/>
      </w:pPr>
      <w:r w:rsidRPr="001F42D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1F42D3" w:rsidRDefault="009167AE" w:rsidP="00CF5627">
      <w:pPr>
        <w:pStyle w:val="FigureTitle"/>
      </w:pPr>
      <w:r w:rsidRPr="001F42D3">
        <w:t>Figure 3.5.4-1</w:t>
      </w:r>
      <w:r w:rsidR="001A4392" w:rsidRPr="001F42D3">
        <w:t>: ACM Interaction Diagram</w:t>
      </w:r>
    </w:p>
    <w:p w14:paraId="1365A4FD" w14:textId="684F330A" w:rsidR="00D557B6" w:rsidRPr="001F42D3" w:rsidRDefault="009E2B46" w:rsidP="0082741E">
      <w:pPr>
        <w:pStyle w:val="Heading4"/>
        <w:rPr>
          <w:noProof w:val="0"/>
        </w:rPr>
      </w:pPr>
      <w:bookmarkStart w:id="480" w:name="_Toc497485553"/>
      <w:bookmarkStart w:id="481" w:name="_Toc497485890"/>
      <w:bookmarkStart w:id="482" w:name="_Toc497486117"/>
      <w:bookmarkStart w:id="483" w:name="_Toc497486394"/>
      <w:bookmarkStart w:id="484" w:name="_Toc497486621"/>
      <w:bookmarkStart w:id="485" w:name="_Toc497493490"/>
      <w:bookmarkStart w:id="486" w:name="_Toc181625153"/>
      <w:bookmarkEnd w:id="480"/>
      <w:bookmarkEnd w:id="481"/>
      <w:bookmarkEnd w:id="482"/>
      <w:bookmarkEnd w:id="483"/>
      <w:bookmarkEnd w:id="484"/>
      <w:bookmarkEnd w:id="485"/>
      <w:r w:rsidRPr="001F42D3">
        <w:rPr>
          <w:noProof w:val="0"/>
        </w:rPr>
        <w:t>Alert Manager</w:t>
      </w:r>
      <w:r w:rsidR="00D557B6" w:rsidRPr="001F42D3">
        <w:rPr>
          <w:noProof w:val="0"/>
        </w:rPr>
        <w:t xml:space="preserve"> status updates to </w:t>
      </w:r>
      <w:r w:rsidRPr="001F42D3">
        <w:rPr>
          <w:noProof w:val="0"/>
        </w:rPr>
        <w:t>Alert Reporter</w:t>
      </w:r>
      <w:bookmarkEnd w:id="486"/>
    </w:p>
    <w:p w14:paraId="3D7731B0" w14:textId="4EE0CACF" w:rsidR="00D557B6" w:rsidRPr="001F42D3" w:rsidRDefault="00D557B6" w:rsidP="00B34AEB">
      <w:pPr>
        <w:pStyle w:val="BodyText"/>
      </w:pPr>
      <w:r w:rsidRPr="001F42D3">
        <w:t xml:space="preserve">The </w:t>
      </w:r>
      <w:r w:rsidR="009E2B46" w:rsidRPr="001F42D3">
        <w:t>Alert Manager</w:t>
      </w:r>
      <w:r w:rsidRPr="001F42D3">
        <w:t xml:space="preserve"> sends Report Alert Status transactions to the </w:t>
      </w:r>
      <w:r w:rsidR="009E2B46" w:rsidRPr="001F42D3">
        <w:t>Alert Reporter</w:t>
      </w:r>
      <w:r w:rsidRPr="001F42D3">
        <w:t xml:space="preserve"> as an </w:t>
      </w:r>
      <w:r w:rsidR="006D613E" w:rsidRPr="001F42D3">
        <w:t>HL7</w:t>
      </w:r>
      <w:r w:rsidR="00995105" w:rsidRPr="001F42D3">
        <w:t xml:space="preserve"> </w:t>
      </w:r>
      <w:r w:rsidRPr="001F42D3">
        <w:t>message.</w:t>
      </w:r>
    </w:p>
    <w:p w14:paraId="20B9F41F" w14:textId="50A4B60D" w:rsidR="00D557B6" w:rsidRPr="001F42D3" w:rsidRDefault="00D557B6" w:rsidP="00123C7B">
      <w:pPr>
        <w:pStyle w:val="Heading5"/>
        <w:rPr>
          <w:noProof w:val="0"/>
        </w:rPr>
      </w:pPr>
      <w:bookmarkStart w:id="487" w:name="_Toc181625154"/>
      <w:r w:rsidRPr="001F42D3">
        <w:rPr>
          <w:noProof w:val="0"/>
        </w:rPr>
        <w:t>Trigger Events</w:t>
      </w:r>
      <w:bookmarkEnd w:id="487"/>
    </w:p>
    <w:p w14:paraId="18D7122B" w14:textId="165A1293" w:rsidR="00D557B6" w:rsidRPr="001F42D3" w:rsidRDefault="00D557B6" w:rsidP="00B34AEB">
      <w:pPr>
        <w:pStyle w:val="BodyText"/>
      </w:pPr>
      <w:r w:rsidRPr="001F42D3">
        <w:t xml:space="preserve">The </w:t>
      </w:r>
      <w:r w:rsidR="009E2B46" w:rsidRPr="001F42D3">
        <w:t>Alert Manager</w:t>
      </w:r>
      <w:r w:rsidRPr="001F42D3">
        <w:t xml:space="preserve"> has determined either through configuration and contextual data driven decision rules or through receipt of Report Dissemination Alert Status from the Alert Communicator that an alert status update needs to be sent to the </w:t>
      </w:r>
      <w:r w:rsidR="009E2B46" w:rsidRPr="001F42D3">
        <w:t>Alert Reporter</w:t>
      </w:r>
      <w:r w:rsidRPr="001F42D3">
        <w:t>.</w:t>
      </w:r>
    </w:p>
    <w:p w14:paraId="0DE0CB59" w14:textId="18875956" w:rsidR="00D557B6" w:rsidRPr="001F42D3" w:rsidRDefault="009E2B46" w:rsidP="00B34AEB">
      <w:pPr>
        <w:pStyle w:val="BodyText"/>
      </w:pPr>
      <w:r w:rsidRPr="001F42D3">
        <w:t>Alert Manager</w:t>
      </w:r>
      <w:r w:rsidR="00D557B6" w:rsidRPr="001F42D3">
        <w:t xml:space="preserve"> </w:t>
      </w:r>
      <w:proofErr w:type="gramStart"/>
      <w:r w:rsidR="00D557B6" w:rsidRPr="001F42D3">
        <w:t>internal trigger</w:t>
      </w:r>
      <w:proofErr w:type="gramEnd"/>
      <w:r w:rsidR="00D557B6" w:rsidRPr="001F42D3">
        <w:t xml:space="preserve"> events include the following:</w:t>
      </w:r>
    </w:p>
    <w:p w14:paraId="03E5D301" w14:textId="41617E81" w:rsidR="00D557B6" w:rsidRPr="001F42D3" w:rsidRDefault="00D557B6" w:rsidP="005C1693">
      <w:pPr>
        <w:pStyle w:val="ListBullet2"/>
      </w:pPr>
      <w:r w:rsidRPr="001F42D3">
        <w:t>Accept (not specified, correct)</w:t>
      </w:r>
    </w:p>
    <w:p w14:paraId="22DC6D49" w14:textId="543EF2E7" w:rsidR="00D557B6" w:rsidRPr="001F42D3" w:rsidRDefault="00D557B6" w:rsidP="005C1693">
      <w:pPr>
        <w:pStyle w:val="ListBullet2"/>
      </w:pPr>
      <w:r w:rsidRPr="001F42D3">
        <w:t>Reject (not specified, nuisance but correct, false positive)</w:t>
      </w:r>
    </w:p>
    <w:p w14:paraId="7D594B87" w14:textId="0DF9722B" w:rsidR="00D557B6" w:rsidRPr="001F42D3" w:rsidRDefault="00D557B6" w:rsidP="005C1693">
      <w:pPr>
        <w:pStyle w:val="ListBullet2"/>
      </w:pPr>
      <w:r w:rsidRPr="001F42D3">
        <w:t>Deliverable, had a mapped destination</w:t>
      </w:r>
    </w:p>
    <w:p w14:paraId="3ED850D5" w14:textId="359DA4D4" w:rsidR="00694D54" w:rsidRPr="001F42D3" w:rsidRDefault="00694D54" w:rsidP="005C1693">
      <w:pPr>
        <w:pStyle w:val="ListBullet2"/>
      </w:pPr>
      <w:r w:rsidRPr="001F42D3">
        <w:t>Undeliverable, couldn’t communicate message to endpoint device</w:t>
      </w:r>
    </w:p>
    <w:p w14:paraId="65B37B38" w14:textId="7BC91E3F" w:rsidR="00D557B6" w:rsidRPr="001F42D3" w:rsidRDefault="00D557B6" w:rsidP="005C1693">
      <w:pPr>
        <w:pStyle w:val="ListBullet2"/>
      </w:pPr>
      <w:r w:rsidRPr="001F42D3">
        <w:t>Queued to communications</w:t>
      </w:r>
    </w:p>
    <w:p w14:paraId="318AF2E1" w14:textId="046624A8" w:rsidR="00D557B6" w:rsidRPr="001F42D3" w:rsidRDefault="00D557B6" w:rsidP="00123C7B">
      <w:pPr>
        <w:pStyle w:val="Heading5"/>
        <w:rPr>
          <w:noProof w:val="0"/>
        </w:rPr>
      </w:pPr>
      <w:bookmarkStart w:id="488" w:name="_Toc181625155"/>
      <w:r w:rsidRPr="001F42D3">
        <w:rPr>
          <w:noProof w:val="0"/>
        </w:rPr>
        <w:lastRenderedPageBreak/>
        <w:t>Message Semantics</w:t>
      </w:r>
      <w:bookmarkEnd w:id="488"/>
    </w:p>
    <w:p w14:paraId="3A946BEB" w14:textId="5475E359" w:rsidR="00D557B6" w:rsidRPr="001F42D3" w:rsidRDefault="00D557B6" w:rsidP="00B34AEB">
      <w:pPr>
        <w:pStyle w:val="BodyText"/>
      </w:pPr>
      <w:r w:rsidRPr="001F42D3">
        <w:t xml:space="preserve">This message is meant to convey from the </w:t>
      </w:r>
      <w:r w:rsidR="009E2B46" w:rsidRPr="001F42D3">
        <w:t>Alert Manager</w:t>
      </w:r>
      <w:r w:rsidRPr="001F42D3">
        <w:t xml:space="preserve"> to the </w:t>
      </w:r>
      <w:r w:rsidR="009E2B46" w:rsidRPr="001F42D3">
        <w:t>Alert Reporter</w:t>
      </w:r>
      <w:r w:rsidRPr="001F42D3">
        <w:t xml:space="preserve"> the dissemination and response status of the alert message back for the </w:t>
      </w:r>
      <w:r w:rsidR="009E2B46" w:rsidRPr="001F42D3">
        <w:t>Alert Reporter</w:t>
      </w:r>
      <w:r w:rsidRPr="001F42D3">
        <w:t>.</w:t>
      </w:r>
    </w:p>
    <w:p w14:paraId="6AFCE977" w14:textId="46637682" w:rsidR="00D557B6" w:rsidRPr="001F42D3" w:rsidRDefault="006D613E" w:rsidP="00123C7B">
      <w:pPr>
        <w:pStyle w:val="Heading5"/>
        <w:rPr>
          <w:noProof w:val="0"/>
        </w:rPr>
      </w:pPr>
      <w:bookmarkStart w:id="489" w:name="_Toc181625156"/>
      <w:r w:rsidRPr="001F42D3">
        <w:rPr>
          <w:noProof w:val="0"/>
        </w:rPr>
        <w:t>HL7</w:t>
      </w:r>
      <w:r w:rsidR="00995105" w:rsidRPr="001F42D3">
        <w:rPr>
          <w:noProof w:val="0"/>
        </w:rPr>
        <w:t xml:space="preserve"> </w:t>
      </w:r>
      <w:r w:rsidR="00D557B6" w:rsidRPr="001F42D3">
        <w:rPr>
          <w:noProof w:val="0"/>
        </w:rPr>
        <w:t>Conformance Statement</w:t>
      </w:r>
      <w:bookmarkEnd w:id="489"/>
    </w:p>
    <w:p w14:paraId="039564EF" w14:textId="2432FFD1" w:rsidR="00D557B6" w:rsidRPr="001F42D3" w:rsidRDefault="00D557B6" w:rsidP="00B34AEB">
      <w:pPr>
        <w:pStyle w:val="BodyText"/>
      </w:pPr>
      <w:r w:rsidRPr="001F42D3">
        <w:t xml:space="preserve">The conformance statement for the interaction described below is adapted from </w:t>
      </w:r>
      <w:r w:rsidR="006D613E" w:rsidRPr="001F42D3">
        <w:t>HL7</w:t>
      </w:r>
      <w:r w:rsidR="00995105" w:rsidRPr="001F42D3">
        <w:t xml:space="preserve"> </w:t>
      </w:r>
      <w:r w:rsidRPr="001F42D3">
        <w:t xml:space="preserve">2.6 with the </w:t>
      </w:r>
      <w:r w:rsidR="009C3179" w:rsidRPr="001F42D3">
        <w:t>addition</w:t>
      </w:r>
      <w:r w:rsidRPr="001F42D3">
        <w:t xml:space="preserve"> of the PRT segment from 2.</w:t>
      </w:r>
      <w:r w:rsidR="0025002A" w:rsidRPr="001F42D3">
        <w:t>7</w:t>
      </w:r>
    </w:p>
    <w:p w14:paraId="1161E4F6" w14:textId="68F4E25F" w:rsidR="00CA0B84" w:rsidRPr="001F42D3" w:rsidRDefault="00CA0B84" w:rsidP="00B34AEB">
      <w:pPr>
        <w:pStyle w:val="BodyText"/>
      </w:pPr>
      <w:r w:rsidRPr="001F42D3">
        <w:t xml:space="preserve">In conformance with the released version of HL7 2.8 the ACM </w:t>
      </w:r>
      <w:r w:rsidR="00BC309B" w:rsidRPr="001F42D3">
        <w:t>P</w:t>
      </w:r>
      <w:r w:rsidRPr="001F42D3">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1F42D3">
        <w:t xml:space="preserve">. </w:t>
      </w:r>
    </w:p>
    <w:p w14:paraId="7399782C" w14:textId="159D3BE5" w:rsidR="00CA0B84" w:rsidRPr="001F42D3" w:rsidRDefault="00CA0B84" w:rsidP="00B34AEB">
      <w:pPr>
        <w:pStyle w:val="BodyText"/>
      </w:pPr>
      <w:r w:rsidRPr="001F42D3">
        <w:t xml:space="preserve">A template of R41 is required as the R01 template is not sufficiently flexible in communicating the multiple patient, location, device and logging stimulus use cases of the ACM </w:t>
      </w:r>
      <w:r w:rsidR="00BC309B" w:rsidRPr="001F42D3">
        <w:t>Profile</w:t>
      </w:r>
      <w:r w:rsidRPr="001F42D3">
        <w:t>.</w:t>
      </w:r>
    </w:p>
    <w:p w14:paraId="1AAE6D94" w14:textId="427ABE36" w:rsidR="00D557B6" w:rsidRPr="001F42D3" w:rsidRDefault="00CA0B84" w:rsidP="00B34AEB">
      <w:pPr>
        <w:pStyle w:val="BodyText"/>
      </w:pPr>
      <w:r w:rsidRPr="001F42D3">
        <w:t xml:space="preserve">In </w:t>
      </w:r>
      <w:proofErr w:type="gramStart"/>
      <w:r w:rsidRPr="001F42D3">
        <w:t>an R41</w:t>
      </w:r>
      <w:proofErr w:type="gramEnd"/>
      <w:r w:rsidRPr="001F42D3">
        <w:t xml:space="preserve"> the Participation Information (PRT) segment PRT-4 field AAP (Alert </w:t>
      </w:r>
      <w:r w:rsidR="00CA2D9B" w:rsidRPr="001F42D3">
        <w:t>Acknowledging</w:t>
      </w:r>
      <w:r w:rsidRPr="001F42D3">
        <w:t xml:space="preserve"> Provider) is used to indicate the identity of the person to which the alert has been delivered and/or acknowledged</w:t>
      </w:r>
      <w:r w:rsidR="004D19E8" w:rsidRPr="001F42D3">
        <w:t xml:space="preserve">. </w:t>
      </w:r>
      <w:r w:rsidRPr="001F42D3">
        <w:t xml:space="preserve">The information source for delivery confirmation and response information for the potentially multiple </w:t>
      </w:r>
      <w:r w:rsidR="00647994" w:rsidRPr="001F42D3">
        <w:t>[PCD-05]</w:t>
      </w:r>
      <w:r w:rsidRPr="001F42D3">
        <w:t xml:space="preserve"> transactions content </w:t>
      </w:r>
      <w:r w:rsidR="00D6183E" w:rsidRPr="001F42D3">
        <w:t xml:space="preserve">is </w:t>
      </w:r>
      <w:r w:rsidRPr="001F42D3">
        <w:t xml:space="preserve">the potentially multiple </w:t>
      </w:r>
      <w:r w:rsidR="00901663" w:rsidRPr="001F42D3">
        <w:t>[PCD-07]</w:t>
      </w:r>
      <w:r w:rsidRPr="001F42D3">
        <w:t xml:space="preserve"> transactions from the Alert Communicator (AC) to the Alert Manager (AM).</w:t>
      </w:r>
    </w:p>
    <w:p w14:paraId="3074CF9E" w14:textId="77777777" w:rsidR="00D557B6" w:rsidRPr="001F42D3" w:rsidRDefault="00D557B6" w:rsidP="005B0C7C">
      <w:pPr>
        <w:pStyle w:val="TableTitle"/>
      </w:pPr>
      <w:r w:rsidRPr="001F42D3">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1F42D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1F42D3" w:rsidRDefault="00D557B6">
            <w:pPr>
              <w:pStyle w:val="TableEntryHeader"/>
            </w:pPr>
            <w:r w:rsidRPr="001F42D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1F42D3" w:rsidRDefault="00CA0B84">
            <w:pPr>
              <w:pStyle w:val="TableEntryHeader"/>
            </w:pPr>
            <w:r w:rsidRPr="001F42D3">
              <w:t>R41</w:t>
            </w:r>
          </w:p>
        </w:tc>
      </w:tr>
      <w:tr w:rsidR="00D557B6" w:rsidRPr="001F42D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1F42D3" w:rsidRDefault="00D557B6">
            <w:pPr>
              <w:pStyle w:val="TableEntry"/>
            </w:pPr>
            <w:r w:rsidRPr="001F42D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1F42D3" w:rsidRDefault="00D557B6">
            <w:pPr>
              <w:pStyle w:val="TableEntry"/>
            </w:pPr>
            <w:r w:rsidRPr="001F42D3">
              <w:t>Unsolicited</w:t>
            </w:r>
          </w:p>
        </w:tc>
      </w:tr>
      <w:tr w:rsidR="00D557B6" w:rsidRPr="001F42D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1F42D3" w:rsidRDefault="00D557B6">
            <w:pPr>
              <w:pStyle w:val="TableEntry"/>
            </w:pPr>
            <w:r w:rsidRPr="001F42D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1F42D3" w:rsidRDefault="00D557B6">
            <w:pPr>
              <w:pStyle w:val="TableEntry"/>
            </w:pPr>
            <w:r w:rsidRPr="001F42D3">
              <w:t>IHEPCD-05ReportAlarmStatus</w:t>
            </w:r>
          </w:p>
        </w:tc>
      </w:tr>
      <w:tr w:rsidR="00D557B6" w:rsidRPr="001F42D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1F42D3" w:rsidRDefault="00D557B6">
            <w:pPr>
              <w:pStyle w:val="TableEntry"/>
            </w:pPr>
            <w:r w:rsidRPr="001F42D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1F42D3" w:rsidRDefault="00D557B6">
            <w:pPr>
              <w:pStyle w:val="TableEntry"/>
            </w:pPr>
            <w:r w:rsidRPr="001F42D3">
              <w:t>None</w:t>
            </w:r>
          </w:p>
        </w:tc>
      </w:tr>
      <w:tr w:rsidR="00D557B6" w:rsidRPr="001F42D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1F42D3" w:rsidRDefault="00D557B6">
            <w:pPr>
              <w:pStyle w:val="TableEntry"/>
            </w:pPr>
            <w:r w:rsidRPr="001F42D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1F42D3" w:rsidRDefault="00D557B6">
            <w:pPr>
              <w:pStyle w:val="TableEntry"/>
            </w:pPr>
            <w:r w:rsidRPr="001F42D3">
              <w:t>Immediate</w:t>
            </w:r>
          </w:p>
        </w:tc>
      </w:tr>
      <w:tr w:rsidR="00D557B6" w:rsidRPr="001F42D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1F42D3" w:rsidRDefault="00D557B6">
            <w:pPr>
              <w:pStyle w:val="TableEntry"/>
            </w:pPr>
            <w:r w:rsidRPr="001F42D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1F42D3" w:rsidRDefault="00D557B6" w:rsidP="00CA0B84">
            <w:pPr>
              <w:pStyle w:val="TableEntry"/>
            </w:pPr>
            <w:r w:rsidRPr="001F42D3">
              <w:t>ORA^</w:t>
            </w:r>
            <w:r w:rsidR="00CA0B84" w:rsidRPr="001F42D3">
              <w:t>R41</w:t>
            </w:r>
            <w:r w:rsidRPr="001F42D3">
              <w:t>^ORA_</w:t>
            </w:r>
            <w:r w:rsidR="00CA0B84" w:rsidRPr="001F42D3">
              <w:t>R41</w:t>
            </w:r>
          </w:p>
        </w:tc>
      </w:tr>
      <w:tr w:rsidR="00D557B6" w:rsidRPr="001F42D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1F42D3" w:rsidRDefault="00D557B6">
            <w:pPr>
              <w:pStyle w:val="TableEntry"/>
            </w:pPr>
            <w:r w:rsidRPr="001F42D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1F42D3" w:rsidRDefault="00D557B6">
            <w:pPr>
              <w:pStyle w:val="TableEntry"/>
            </w:pPr>
            <w:r w:rsidRPr="001F42D3">
              <w:t>Sends alarm status data</w:t>
            </w:r>
          </w:p>
        </w:tc>
      </w:tr>
      <w:tr w:rsidR="00D557B6" w:rsidRPr="001F42D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1F42D3" w:rsidRDefault="00D557B6">
            <w:pPr>
              <w:pStyle w:val="TableEntry"/>
            </w:pPr>
            <w:r w:rsidRPr="001F42D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1F42D3" w:rsidRDefault="00D557B6">
            <w:pPr>
              <w:pStyle w:val="TableEntry"/>
            </w:pPr>
            <w:r w:rsidRPr="001F42D3">
              <w:t xml:space="preserve">Provide alarm status from </w:t>
            </w:r>
            <w:r w:rsidR="009E2B46" w:rsidRPr="001F42D3">
              <w:t>Alert Manager</w:t>
            </w:r>
            <w:r w:rsidRPr="001F42D3">
              <w:t xml:space="preserve"> to </w:t>
            </w:r>
            <w:r w:rsidR="009E2B46" w:rsidRPr="001F42D3">
              <w:t>Alert Reporter</w:t>
            </w:r>
          </w:p>
        </w:tc>
      </w:tr>
      <w:tr w:rsidR="00D557B6" w:rsidRPr="001F42D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1F42D3" w:rsidRDefault="00D557B6">
            <w:pPr>
              <w:pStyle w:val="TableEntry"/>
            </w:pPr>
            <w:r w:rsidRPr="001F42D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1F42D3" w:rsidRDefault="0062538D">
            <w:pPr>
              <w:pStyle w:val="TableEntry"/>
            </w:pPr>
            <w:r w:rsidRPr="001F42D3">
              <w:t>R41</w:t>
            </w:r>
          </w:p>
        </w:tc>
      </w:tr>
    </w:tbl>
    <w:p w14:paraId="4B3AC633" w14:textId="77777777" w:rsidR="00334399" w:rsidRPr="001F42D3" w:rsidRDefault="00334399" w:rsidP="00B34AEB">
      <w:pPr>
        <w:pStyle w:val="BodyText"/>
      </w:pPr>
    </w:p>
    <w:p w14:paraId="60AAE322" w14:textId="1043A96A" w:rsidR="00D557B6" w:rsidRPr="001F42D3" w:rsidRDefault="00647994" w:rsidP="0082741E">
      <w:pPr>
        <w:pStyle w:val="Heading5"/>
        <w:rPr>
          <w:noProof w:val="0"/>
        </w:rPr>
      </w:pPr>
      <w:bookmarkStart w:id="490" w:name="_Toc181625157"/>
      <w:r w:rsidRPr="001F42D3">
        <w:rPr>
          <w:noProof w:val="0"/>
        </w:rPr>
        <w:t>PCD-05</w:t>
      </w:r>
      <w:r w:rsidR="00D557B6" w:rsidRPr="001F42D3">
        <w:rPr>
          <w:noProof w:val="0"/>
        </w:rPr>
        <w:t xml:space="preserve"> Report Alert Status (ORA^</w:t>
      </w:r>
      <w:r w:rsidR="00CA0B84" w:rsidRPr="001F42D3">
        <w:rPr>
          <w:noProof w:val="0"/>
        </w:rPr>
        <w:t>R41</w:t>
      </w:r>
      <w:r w:rsidR="00D557B6" w:rsidRPr="001F42D3">
        <w:rPr>
          <w:noProof w:val="0"/>
        </w:rPr>
        <w:t>^ORA_</w:t>
      </w:r>
      <w:r w:rsidR="00CA0B84" w:rsidRPr="001F42D3">
        <w:rPr>
          <w:noProof w:val="0"/>
        </w:rPr>
        <w:t>R41</w:t>
      </w:r>
      <w:r w:rsidR="00D557B6" w:rsidRPr="001F42D3">
        <w:rPr>
          <w:noProof w:val="0"/>
        </w:rPr>
        <w:t>) static definition</w:t>
      </w:r>
      <w:bookmarkEnd w:id="490"/>
    </w:p>
    <w:p w14:paraId="16D87136" w14:textId="2293DC3A" w:rsidR="00D557B6" w:rsidRPr="001F42D3" w:rsidRDefault="00D557B6" w:rsidP="00B34AEB">
      <w:pPr>
        <w:pStyle w:val="BodyText"/>
      </w:pPr>
      <w:r w:rsidRPr="001F42D3">
        <w:t xml:space="preserve">The </w:t>
      </w:r>
      <w:r w:rsidR="00647994" w:rsidRPr="001F42D3">
        <w:t>PCD-05</w:t>
      </w:r>
      <w:r w:rsidRPr="001F42D3">
        <w:t xml:space="preserve"> Report Alert Status message is used to communicate ACM messaging status from an Alert Manager (AM) to </w:t>
      </w:r>
      <w:r w:rsidR="001B6A17" w:rsidRPr="001F42D3">
        <w:t xml:space="preserve">an </w:t>
      </w:r>
      <w:r w:rsidRPr="001F42D3">
        <w:t>Alert Reporter (AR)</w:t>
      </w:r>
    </w:p>
    <w:p w14:paraId="087BE0A3" w14:textId="3D1A4084" w:rsidR="00D557B6" w:rsidRPr="001F42D3" w:rsidRDefault="00D557B6" w:rsidP="00B34AEB">
      <w:pPr>
        <w:pStyle w:val="BodyText"/>
      </w:pPr>
      <w:r w:rsidRPr="001F42D3">
        <w:t xml:space="preserve">Common </w:t>
      </w:r>
      <w:r w:rsidR="006D613E" w:rsidRPr="001F42D3">
        <w:t>HL7</w:t>
      </w:r>
      <w:r w:rsidR="00995105" w:rsidRPr="001F42D3">
        <w:t xml:space="preserve"> </w:t>
      </w:r>
      <w:r w:rsidRPr="001F42D3">
        <w:t>segments are defined in Appendix B Common Message Segments.</w:t>
      </w:r>
    </w:p>
    <w:p w14:paraId="3ADE1741" w14:textId="5557DBC7" w:rsidR="00D557B6" w:rsidRPr="001F42D3" w:rsidRDefault="00D557B6" w:rsidP="00CF5627">
      <w:pPr>
        <w:pStyle w:val="TableTitle"/>
      </w:pPr>
      <w:r w:rsidRPr="001F42D3">
        <w:lastRenderedPageBreak/>
        <w:t>Table 3.5.4.1.4.-1: ORA^</w:t>
      </w:r>
      <w:r w:rsidR="00CA0B84" w:rsidRPr="001F42D3">
        <w:t>R41</w:t>
      </w:r>
      <w:r w:rsidRPr="001F42D3">
        <w:t>^ORA_</w:t>
      </w:r>
      <w:r w:rsidR="00CA0B84" w:rsidRPr="001F42D3">
        <w:t xml:space="preserve">R41 </w:t>
      </w:r>
      <w:r w:rsidRPr="001F42D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1F42D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1F42D3" w:rsidRDefault="00D557B6" w:rsidP="00CA0B84">
            <w:pPr>
              <w:pStyle w:val="TableEntryHeader"/>
              <w:keepLines/>
            </w:pPr>
            <w:r w:rsidRPr="001F42D3">
              <w:t>ORA^</w:t>
            </w:r>
            <w:r w:rsidR="00CA0B84" w:rsidRPr="001F42D3">
              <w:t>R41</w:t>
            </w:r>
            <w:r w:rsidRPr="001F42D3">
              <w:t>^ORA_</w:t>
            </w:r>
            <w:r w:rsidR="00CA0B84" w:rsidRPr="001F42D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1F42D3" w:rsidRDefault="00D557B6">
            <w:pPr>
              <w:pStyle w:val="TableEntryHeader"/>
              <w:keepLines/>
            </w:pPr>
            <w:r w:rsidRPr="001F42D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1F42D3" w:rsidRDefault="00D557B6">
            <w:pPr>
              <w:pStyle w:val="TableEntryHeader"/>
              <w:keepLines/>
            </w:pPr>
            <w:r w:rsidRPr="001F42D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1F42D3" w:rsidRDefault="00D557B6">
            <w:pPr>
              <w:pStyle w:val="TableEntryHeader"/>
              <w:keepLines/>
            </w:pPr>
            <w:r w:rsidRPr="001F42D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1F42D3" w:rsidRDefault="00D557B6">
            <w:pPr>
              <w:pStyle w:val="TableEntryHeader"/>
              <w:keepLines/>
            </w:pPr>
            <w:r w:rsidRPr="001F42D3">
              <w:t>Section Ref</w:t>
            </w:r>
          </w:p>
        </w:tc>
      </w:tr>
      <w:tr w:rsidR="00D557B6" w:rsidRPr="001F42D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1F42D3" w:rsidRDefault="00D557B6">
            <w:pPr>
              <w:pStyle w:val="TableEntry"/>
              <w:keepNext/>
              <w:keepLines/>
            </w:pPr>
            <w:r w:rsidRPr="001F42D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1F42D3" w:rsidRDefault="00D557B6">
            <w:pPr>
              <w:pStyle w:val="TableEntry"/>
              <w:keepNext/>
              <w:keepLines/>
            </w:pPr>
            <w:r w:rsidRPr="001F42D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1F42D3" w:rsidRDefault="00D557B6">
            <w:pPr>
              <w:pStyle w:val="TableEntry"/>
              <w:keepNext/>
              <w:keepLines/>
            </w:pPr>
            <w:r w:rsidRPr="001F42D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1F42D3" w:rsidRDefault="00D557B6">
            <w:pPr>
              <w:pStyle w:val="TableEntry"/>
              <w:keepNext/>
              <w:keepLines/>
            </w:pPr>
            <w:r w:rsidRPr="001F42D3">
              <w:t>2.15.9</w:t>
            </w:r>
          </w:p>
        </w:tc>
      </w:tr>
      <w:tr w:rsidR="00EE0E31" w:rsidRPr="001F42D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1F42D3" w:rsidRDefault="00EE0E31">
            <w:pPr>
              <w:pStyle w:val="TableEntry"/>
              <w:keepNext/>
              <w:keepLines/>
            </w:pPr>
            <w:r w:rsidRPr="001F42D3">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1F42D3" w:rsidRDefault="00EE0E31">
            <w:pPr>
              <w:pStyle w:val="TableEntry"/>
              <w:keepNext/>
              <w:keepLines/>
            </w:pPr>
            <w:r w:rsidRPr="001F42D3">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1F42D3" w:rsidRDefault="00EE0E31">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1F42D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1F42D3" w:rsidRDefault="00EE0E31">
            <w:pPr>
              <w:pStyle w:val="TableEntry"/>
              <w:keepNext/>
              <w:keepLines/>
            </w:pPr>
          </w:p>
        </w:tc>
      </w:tr>
      <w:tr w:rsidR="00D557B6" w:rsidRPr="001F42D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1F42D3" w:rsidRDefault="00D557B6">
            <w:pPr>
              <w:pStyle w:val="TableEntry"/>
              <w:keepNext/>
              <w:keepLines/>
            </w:pPr>
            <w:r w:rsidRPr="001F42D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1F42D3" w:rsidRDefault="00D557B6">
            <w:pPr>
              <w:pStyle w:val="TableEntry"/>
              <w:keepNext/>
              <w:keepLines/>
            </w:pPr>
            <w:r w:rsidRPr="001F42D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1F42D3" w:rsidRDefault="00D557B6">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1F42D3" w:rsidRDefault="00D557B6">
            <w:pPr>
              <w:pStyle w:val="TableEntry"/>
              <w:keepNext/>
              <w:keepLines/>
            </w:pPr>
            <w:r w:rsidRPr="001F42D3">
              <w:t>3.4.2</w:t>
            </w:r>
          </w:p>
        </w:tc>
      </w:tr>
      <w:tr w:rsidR="00D557B6" w:rsidRPr="001F42D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1F42D3" w:rsidRDefault="00D557B6">
            <w:pPr>
              <w:pStyle w:val="TableEntry"/>
              <w:keepNext/>
              <w:keepLines/>
            </w:pPr>
            <w:r w:rsidRPr="001F42D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1F42D3" w:rsidRDefault="00D557B6">
            <w:pPr>
              <w:pStyle w:val="TableEntry"/>
              <w:keepNext/>
              <w:keepLines/>
            </w:pPr>
            <w:r w:rsidRPr="001F42D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1F42D3" w:rsidRDefault="00D557B6">
            <w:pPr>
              <w:pStyle w:val="TableEntry"/>
              <w:keepNext/>
              <w:keepLines/>
            </w:pPr>
            <w:r w:rsidRPr="001F42D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1F42D3" w:rsidRDefault="00D557B6">
            <w:pPr>
              <w:pStyle w:val="TableEntry"/>
              <w:keepNext/>
              <w:keepLines/>
            </w:pPr>
            <w:r w:rsidRPr="001F42D3">
              <w:t>3.4.3</w:t>
            </w:r>
          </w:p>
        </w:tc>
      </w:tr>
      <w:tr w:rsidR="00D557B6" w:rsidRPr="001F42D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1F42D3" w:rsidRDefault="00D557B6">
            <w:pPr>
              <w:pStyle w:val="TableEntry"/>
              <w:keepNext/>
              <w:keepLines/>
            </w:pPr>
            <w:r w:rsidRPr="001F42D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1F42D3" w:rsidRDefault="00D557B6">
            <w:pPr>
              <w:pStyle w:val="TableEntry"/>
              <w:keepNext/>
              <w:keepLines/>
            </w:pPr>
            <w:r w:rsidRPr="001F42D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1F42D3" w:rsidRDefault="00D557B6">
            <w:pPr>
              <w:pStyle w:val="TableEntry"/>
              <w:keepNext/>
              <w:keepLines/>
            </w:pPr>
            <w:r w:rsidRPr="001F42D3">
              <w:t>4.5.1</w:t>
            </w:r>
          </w:p>
        </w:tc>
      </w:tr>
      <w:tr w:rsidR="00D557B6" w:rsidRPr="001F42D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1F42D3" w:rsidRDefault="00D557B6">
            <w:pPr>
              <w:pStyle w:val="TableEntry"/>
              <w:keepNext/>
              <w:keepLines/>
            </w:pPr>
            <w:r w:rsidRPr="001F42D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1F42D3" w:rsidRDefault="00D557B6">
            <w:pPr>
              <w:pStyle w:val="TableEntry"/>
              <w:keepNext/>
              <w:keepLines/>
            </w:pPr>
            <w:r w:rsidRPr="001F42D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1F42D3" w:rsidRDefault="00D557B6">
            <w:pPr>
              <w:pStyle w:val="TableEntry"/>
              <w:keepNext/>
              <w:keepLines/>
            </w:pPr>
            <w:r w:rsidRPr="001F42D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1F42D3" w:rsidRDefault="00D557B6">
            <w:pPr>
              <w:pStyle w:val="TableEntry"/>
              <w:keepNext/>
              <w:keepLines/>
            </w:pPr>
            <w:r w:rsidRPr="001F42D3">
              <w:t>7.4.1</w:t>
            </w:r>
          </w:p>
        </w:tc>
      </w:tr>
      <w:tr w:rsidR="00D557B6" w:rsidRPr="001F42D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1F42D3" w:rsidRDefault="00D557B6">
            <w:pPr>
              <w:pStyle w:val="TableEntry"/>
              <w:keepNext/>
              <w:keepLines/>
            </w:pPr>
            <w:r w:rsidRPr="001F42D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1F42D3" w:rsidRDefault="00D557B6">
            <w:pPr>
              <w:pStyle w:val="TableEntry"/>
              <w:keepNext/>
              <w:keepLines/>
            </w:pPr>
            <w:r w:rsidRPr="001F42D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1F42D3" w:rsidRDefault="002726AD">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1F42D3" w:rsidRDefault="00D557B6">
            <w:pPr>
              <w:pStyle w:val="TableEntry"/>
              <w:keepNext/>
              <w:keepLines/>
            </w:pPr>
            <w:r w:rsidRPr="001F42D3">
              <w:t>[0..</w:t>
            </w:r>
            <w:r w:rsidR="002726AD" w:rsidRPr="001F42D3">
              <w:t>1</w:t>
            </w:r>
            <w:r w:rsidRPr="001F42D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1F42D3" w:rsidRDefault="00D557B6">
            <w:pPr>
              <w:pStyle w:val="TableEntry"/>
              <w:keepNext/>
              <w:keepLines/>
            </w:pPr>
            <w:r w:rsidRPr="001F42D3">
              <w:t>HL7 2.7 7.4.4</w:t>
            </w:r>
          </w:p>
        </w:tc>
      </w:tr>
      <w:tr w:rsidR="00D557B6" w:rsidRPr="001F42D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1F42D3" w:rsidRDefault="00D557B6">
            <w:pPr>
              <w:pStyle w:val="TableEntry"/>
              <w:keepNext/>
              <w:keepLines/>
            </w:pPr>
            <w:r w:rsidRPr="001F42D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1F42D3" w:rsidRDefault="00D557B6">
            <w:pPr>
              <w:pStyle w:val="TableEntry"/>
              <w:keepNext/>
              <w:keepLines/>
            </w:pPr>
            <w:r w:rsidRPr="001F42D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1F42D3" w:rsidRDefault="00D557B6">
            <w:pPr>
              <w:pStyle w:val="TableEntry"/>
              <w:keepNext/>
              <w:keepLines/>
            </w:pPr>
            <w:r w:rsidRPr="001F42D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1F42D3" w:rsidRDefault="00D557B6">
            <w:pPr>
              <w:pStyle w:val="TableEntry"/>
              <w:keepNext/>
              <w:keepLines/>
            </w:pPr>
            <w:r w:rsidRPr="001F42D3">
              <w:t>7.4.1</w:t>
            </w:r>
          </w:p>
        </w:tc>
      </w:tr>
      <w:tr w:rsidR="00D557B6" w:rsidRPr="001F42D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1F42D3" w:rsidRDefault="00D557B6">
            <w:pPr>
              <w:pStyle w:val="TableEntry"/>
              <w:keepNext/>
              <w:keepLines/>
            </w:pPr>
            <w:r w:rsidRPr="001F42D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1F42D3" w:rsidRDefault="00D557B6">
            <w:pPr>
              <w:pStyle w:val="TableEntry"/>
              <w:keepNext/>
              <w:keepLines/>
            </w:pPr>
            <w:r w:rsidRPr="001F42D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1F42D3" w:rsidRDefault="00D557B6">
            <w:pPr>
              <w:pStyle w:val="TableEntry"/>
              <w:keepNext/>
              <w:keepLines/>
            </w:pPr>
            <w:r w:rsidRPr="001F42D3">
              <w:t>2.5.10</w:t>
            </w:r>
          </w:p>
        </w:tc>
      </w:tr>
    </w:tbl>
    <w:p w14:paraId="56086B53" w14:textId="77777777" w:rsidR="001A4392" w:rsidRPr="001F42D3" w:rsidRDefault="001A4392" w:rsidP="00D557B6">
      <w:pPr>
        <w:pStyle w:val="BodyText"/>
        <w:rPr>
          <w:iCs/>
        </w:rPr>
      </w:pPr>
    </w:p>
    <w:p w14:paraId="0707501C" w14:textId="547E151A" w:rsidR="00703891" w:rsidRPr="005C1693" w:rsidRDefault="00D557B6" w:rsidP="005C1693">
      <w:pPr>
        <w:pStyle w:val="BodyText"/>
      </w:pPr>
      <w:r w:rsidRPr="001F42D3">
        <w:t>While there can be multiple OBR segments per transaction there is at most one alert on which status is reported per transaction.</w:t>
      </w:r>
    </w:p>
    <w:p w14:paraId="0BC1823E" w14:textId="03FC5F8A" w:rsidR="00703891" w:rsidRPr="005C1693" w:rsidRDefault="00703891" w:rsidP="005C1693">
      <w:pPr>
        <w:pStyle w:val="BodyText"/>
      </w:pPr>
      <w:r w:rsidRPr="005C1693">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w:t>
      </w:r>
      <w:r w:rsidR="001F42D3">
        <w:t xml:space="preserve">. </w:t>
      </w:r>
      <w:r w:rsidRPr="005C1693">
        <w:t xml:space="preserve">The content of MSA-2 is the identification of the [PCD-04] transaction for which the [PCD-05] transaction is providing </w:t>
      </w:r>
      <w:proofErr w:type="gramStart"/>
      <w:r w:rsidRPr="005C1693">
        <w:t>application level</w:t>
      </w:r>
      <w:proofErr w:type="gramEnd"/>
      <w:r w:rsidRPr="005C1693">
        <w:t xml:space="preserve"> acknowledgement and there can be more than one given the one-to-many relationship between [PCD-04] and [PCD-05] transactions.</w:t>
      </w:r>
    </w:p>
    <w:p w14:paraId="49B8BFEA" w14:textId="3EC8E849" w:rsidR="00703891" w:rsidRPr="005C1693" w:rsidRDefault="00703891" w:rsidP="005C1693">
      <w:pPr>
        <w:pStyle w:val="BodyText"/>
      </w:pPr>
      <w:r w:rsidRPr="005C1693">
        <w:t xml:space="preserve">For HL7 message receipt acknowledgement of the [PCD-05] transaction the AR </w:t>
      </w:r>
      <w:r w:rsidR="00277D6B">
        <w:t>Actor</w:t>
      </w:r>
      <w:r w:rsidRPr="005C1693">
        <w:t xml:space="preserve"> should use the contents of the MSH-10 Message Control ID field of the [PCD-05] transaction.</w:t>
      </w:r>
    </w:p>
    <w:p w14:paraId="4FA75FAE" w14:textId="2F73DF9B" w:rsidR="00703891" w:rsidRPr="005C1693" w:rsidRDefault="00703891" w:rsidP="005C1693">
      <w:pPr>
        <w:pStyle w:val="BodyText"/>
      </w:pPr>
      <w:r w:rsidRPr="005C1693">
        <w:t xml:space="preserve">The Alert Manager (AM) </w:t>
      </w:r>
      <w:r w:rsidR="00277D6B">
        <w:t>Actor</w:t>
      </w:r>
      <w:r w:rsidRPr="005C1693">
        <w:t xml:space="preserve"> does not have the awareness to realistically determine the total number of expected or outstanding [PCD-05] instances</w:t>
      </w:r>
      <w:r w:rsidR="001F42D3">
        <w:t xml:space="preserve">. </w:t>
      </w:r>
      <w:r w:rsidRPr="005C1693">
        <w:t xml:space="preserve">This is due to the ability of the AC </w:t>
      </w:r>
      <w:r w:rsidR="00277D6B">
        <w:t>Actor</w:t>
      </w:r>
      <w:r w:rsidRPr="005C1693">
        <w:t xml:space="preserve"> to instantiate additional alert disseminations and the endpoint communication devices being an unknown mix of those both supporting and not supporting specific responses (Delivery confirmation, Read receipt)</w:t>
      </w:r>
      <w:r w:rsidR="001F42D3">
        <w:t xml:space="preserve">. </w:t>
      </w:r>
      <w:r w:rsidRPr="005C1693">
        <w:t>Additionally, polling is discouraged as it introduces unwanted delays in patient life safety notifications</w:t>
      </w:r>
      <w:r w:rsidR="001F42D3">
        <w:t xml:space="preserve">. </w:t>
      </w:r>
      <w:proofErr w:type="gramStart"/>
      <w:r w:rsidRPr="005C1693">
        <w:t>Therefore</w:t>
      </w:r>
      <w:proofErr w:type="gramEnd"/>
      <w:r w:rsidRPr="005C1693">
        <w:t xml:space="preserve"> the MSA-7 Message Waiting Number and MSA-8 Message Waiting Priority fields shall both be empty.</w:t>
      </w:r>
    </w:p>
    <w:p w14:paraId="3E3923A7" w14:textId="77777777" w:rsidR="00703891" w:rsidRPr="001F42D3" w:rsidRDefault="00703891" w:rsidP="00D557B6">
      <w:pPr>
        <w:pStyle w:val="BodyText"/>
        <w:rPr>
          <w:iCs/>
        </w:rPr>
      </w:pPr>
    </w:p>
    <w:p w14:paraId="4C0FF2BD" w14:textId="0B561787" w:rsidR="00D557B6" w:rsidRPr="001F42D3" w:rsidRDefault="00D557B6" w:rsidP="00123C7B">
      <w:pPr>
        <w:pStyle w:val="Heading5"/>
        <w:rPr>
          <w:noProof w:val="0"/>
        </w:rPr>
      </w:pPr>
      <w:bookmarkStart w:id="491" w:name="_Toc431232219"/>
      <w:bookmarkStart w:id="492" w:name="_Toc431237198"/>
      <w:bookmarkStart w:id="493" w:name="_Toc431238364"/>
      <w:bookmarkStart w:id="494" w:name="_Toc431288100"/>
      <w:bookmarkStart w:id="495" w:name="_Toc432168094"/>
      <w:bookmarkStart w:id="496" w:name="_Toc432421215"/>
      <w:bookmarkStart w:id="497" w:name="_Toc432514891"/>
      <w:bookmarkStart w:id="498" w:name="_Toc432516166"/>
      <w:bookmarkStart w:id="499" w:name="_Toc181625158"/>
      <w:bookmarkEnd w:id="491"/>
      <w:bookmarkEnd w:id="492"/>
      <w:bookmarkEnd w:id="493"/>
      <w:bookmarkEnd w:id="494"/>
      <w:bookmarkEnd w:id="495"/>
      <w:bookmarkEnd w:id="496"/>
      <w:bookmarkEnd w:id="497"/>
      <w:bookmarkEnd w:id="498"/>
      <w:r w:rsidRPr="001F42D3">
        <w:rPr>
          <w:noProof w:val="0"/>
        </w:rPr>
        <w:lastRenderedPageBreak/>
        <w:t>Expected Actions</w:t>
      </w:r>
      <w:bookmarkEnd w:id="499"/>
    </w:p>
    <w:p w14:paraId="1AE021BE" w14:textId="2797C352" w:rsidR="00D557B6" w:rsidRPr="001F42D3" w:rsidRDefault="009E2B46" w:rsidP="00792D5F">
      <w:pPr>
        <w:pStyle w:val="BodyText"/>
      </w:pPr>
      <w:r w:rsidRPr="001F42D3">
        <w:t>Alert Reporter</w:t>
      </w:r>
      <w:r w:rsidR="00D557B6" w:rsidRPr="001F42D3">
        <w:t xml:space="preserve"> takes appropriate action based upon alert status update</w:t>
      </w:r>
      <w:r w:rsidR="002E782A" w:rsidRPr="001F42D3">
        <w:t xml:space="preserve">. </w:t>
      </w:r>
      <w:r w:rsidR="00D557B6" w:rsidRPr="001F42D3">
        <w:t xml:space="preserve">At a </w:t>
      </w:r>
      <w:r w:rsidRPr="001F42D3">
        <w:t>minimum,</w:t>
      </w:r>
      <w:r w:rsidR="00D557B6" w:rsidRPr="001F42D3">
        <w:t xml:space="preserve"> this shall include the </w:t>
      </w:r>
      <w:r w:rsidRPr="001F42D3">
        <w:t>Alert Reporter</w:t>
      </w:r>
      <w:r w:rsidR="00D557B6" w:rsidRPr="001F42D3">
        <w:t xml:space="preserve"> logging receipt of the PCD-05 message.</w:t>
      </w:r>
    </w:p>
    <w:p w14:paraId="237B2AC6" w14:textId="28DF06C3" w:rsidR="00D557B6" w:rsidRPr="001F42D3" w:rsidRDefault="00D557B6" w:rsidP="00792D5F">
      <w:pPr>
        <w:pStyle w:val="BodyText"/>
      </w:pPr>
      <w:r w:rsidRPr="001F42D3">
        <w:t xml:space="preserve">Actions by the </w:t>
      </w:r>
      <w:r w:rsidR="009E2B46" w:rsidRPr="001F42D3">
        <w:t>Alert Reporter</w:t>
      </w:r>
      <w:r w:rsidRPr="001F42D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1F42D3" w:rsidRDefault="00F15F7F" w:rsidP="00792D5F">
      <w:pPr>
        <w:pStyle w:val="BodyText"/>
      </w:pPr>
      <w:r w:rsidRPr="001F42D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5A8E3BD0" w:rsidR="00D557B6" w:rsidRPr="001F42D3" w:rsidRDefault="00D557B6" w:rsidP="00123C7B">
      <w:pPr>
        <w:pStyle w:val="Heading5"/>
        <w:rPr>
          <w:noProof w:val="0"/>
        </w:rPr>
      </w:pPr>
      <w:bookmarkStart w:id="500" w:name="_Toc181625159"/>
      <w:r w:rsidRPr="001F42D3">
        <w:rPr>
          <w:noProof w:val="0"/>
        </w:rPr>
        <w:lastRenderedPageBreak/>
        <w:t>Security Considerations</w:t>
      </w:r>
      <w:bookmarkEnd w:id="500"/>
    </w:p>
    <w:p w14:paraId="6858AA83" w14:textId="01E82ED9" w:rsidR="00D557B6" w:rsidRPr="001F42D3" w:rsidRDefault="00D557B6" w:rsidP="00792D5F">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Profile development there were no unusual security/privacy </w:t>
      </w:r>
      <w:r w:rsidR="001B6A17" w:rsidRPr="001F42D3">
        <w:t>concerns identified</w:t>
      </w:r>
      <w:r w:rsidRPr="001F42D3">
        <w:t>. There are no mandatory security controls</w:t>
      </w:r>
      <w:r w:rsidR="00DB31A9" w:rsidRPr="001F42D3">
        <w:t>,</w:t>
      </w:r>
      <w:r w:rsidRPr="001F42D3">
        <w:t xml:space="preserve">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1F42D3" w:rsidRDefault="003D003E" w:rsidP="00123C7B">
      <w:pPr>
        <w:pStyle w:val="Heading2"/>
        <w:rPr>
          <w:noProof w:val="0"/>
        </w:rPr>
      </w:pPr>
      <w:bookmarkStart w:id="501" w:name="_Toc401770575"/>
      <w:bookmarkStart w:id="502" w:name="_Toc401770769"/>
      <w:bookmarkStart w:id="503" w:name="_Toc401770964"/>
      <w:bookmarkStart w:id="504" w:name="_Toc401771159"/>
      <w:bookmarkStart w:id="505" w:name="_Toc401771353"/>
      <w:bookmarkStart w:id="506" w:name="_Toc401771545"/>
      <w:bookmarkStart w:id="507" w:name="_Toc401771738"/>
      <w:bookmarkStart w:id="508" w:name="_Toc401771931"/>
      <w:bookmarkStart w:id="509" w:name="_Toc401772124"/>
      <w:bookmarkStart w:id="510" w:name="_Toc401772712"/>
      <w:bookmarkStart w:id="511" w:name="_Toc401773340"/>
      <w:bookmarkStart w:id="512" w:name="_Toc401774216"/>
      <w:bookmarkStart w:id="513" w:name="_Toc401769334"/>
      <w:bookmarkStart w:id="514" w:name="_Toc401769803"/>
      <w:bookmarkStart w:id="515" w:name="_Toc401770576"/>
      <w:bookmarkStart w:id="516" w:name="_Toc401770770"/>
      <w:bookmarkStart w:id="517" w:name="_Toc401770965"/>
      <w:bookmarkStart w:id="518" w:name="_Toc401771160"/>
      <w:bookmarkStart w:id="519" w:name="_Toc401771354"/>
      <w:bookmarkStart w:id="520" w:name="_Toc401771546"/>
      <w:bookmarkStart w:id="521" w:name="_Toc401771739"/>
      <w:bookmarkStart w:id="522" w:name="_Toc401771932"/>
      <w:bookmarkStart w:id="523" w:name="_Toc401772125"/>
      <w:bookmarkStart w:id="524" w:name="_Toc401772713"/>
      <w:bookmarkStart w:id="525" w:name="_Toc401773341"/>
      <w:bookmarkStart w:id="526" w:name="_Toc401774217"/>
      <w:bookmarkStart w:id="527" w:name="_Toc401769335"/>
      <w:bookmarkStart w:id="528" w:name="_Toc401769804"/>
      <w:bookmarkStart w:id="529" w:name="_Toc18162516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1F42D3">
        <w:rPr>
          <w:noProof w:val="0"/>
        </w:rPr>
        <w:t>Disseminate Alert</w:t>
      </w:r>
      <w:bookmarkEnd w:id="527"/>
      <w:bookmarkEnd w:id="528"/>
      <w:r w:rsidR="00BB3E0D" w:rsidRPr="001F42D3">
        <w:rPr>
          <w:noProof w:val="0"/>
        </w:rPr>
        <w:t xml:space="preserve"> [PCD-06]</w:t>
      </w:r>
      <w:bookmarkEnd w:id="529"/>
    </w:p>
    <w:p w14:paraId="0641FD79" w14:textId="5D91FB68" w:rsidR="00B11855" w:rsidRPr="001F42D3" w:rsidRDefault="003D003E" w:rsidP="00E5113D">
      <w:pPr>
        <w:pStyle w:val="BodyText"/>
      </w:pPr>
      <w:r w:rsidRPr="001F42D3">
        <w:t xml:space="preserve">This section corresponds to </w:t>
      </w:r>
      <w:r w:rsidR="00901663" w:rsidRPr="001F42D3">
        <w:t>t</w:t>
      </w:r>
      <w:r w:rsidRPr="001F42D3">
        <w:t xml:space="preserve">ransaction </w:t>
      </w:r>
      <w:r w:rsidR="00901663" w:rsidRPr="001F42D3">
        <w:t>[PCD-06]</w:t>
      </w:r>
      <w:r w:rsidRPr="001F42D3">
        <w:t xml:space="preserve"> of the </w:t>
      </w:r>
      <w:r w:rsidR="00A60E41" w:rsidRPr="001F42D3">
        <w:t>IHE Devices Technical Framework</w:t>
      </w:r>
      <w:r w:rsidRPr="001F42D3">
        <w:t xml:space="preserve">. Transaction </w:t>
      </w:r>
      <w:r w:rsidR="00901663" w:rsidRPr="001F42D3">
        <w:t>[PCD-06]</w:t>
      </w:r>
      <w:r w:rsidRPr="001F42D3">
        <w:t xml:space="preserve"> is used by the Alert Manager (AM) to disseminate alerts to the Alert Communicator (AC).</w:t>
      </w:r>
    </w:p>
    <w:p w14:paraId="2CA5D1EA" w14:textId="77777777" w:rsidR="00B11855" w:rsidRPr="001F42D3" w:rsidRDefault="003D003E" w:rsidP="000519C1">
      <w:pPr>
        <w:pStyle w:val="Heading3"/>
        <w:rPr>
          <w:noProof w:val="0"/>
        </w:rPr>
      </w:pPr>
      <w:bookmarkStart w:id="530" w:name="_Toc401769336"/>
      <w:bookmarkStart w:id="531" w:name="_Toc401769805"/>
      <w:bookmarkStart w:id="532" w:name="_Toc181625161"/>
      <w:r w:rsidRPr="001F42D3">
        <w:rPr>
          <w:noProof w:val="0"/>
        </w:rPr>
        <w:t>Scope</w:t>
      </w:r>
      <w:bookmarkEnd w:id="530"/>
      <w:bookmarkEnd w:id="531"/>
      <w:bookmarkEnd w:id="532"/>
    </w:p>
    <w:p w14:paraId="7072D85E" w14:textId="77777777" w:rsidR="00B11855" w:rsidRPr="001F42D3" w:rsidRDefault="003D003E" w:rsidP="00E5113D">
      <w:pPr>
        <w:pStyle w:val="BodyText"/>
      </w:pPr>
      <w:r w:rsidRPr="001F42D3">
        <w:t>This transaction is used by Alert Manager (AM) to disseminate the alert to the Alert Communicator (AC).</w:t>
      </w:r>
    </w:p>
    <w:p w14:paraId="00E3909A" w14:textId="77777777" w:rsidR="00B11855" w:rsidRPr="001F42D3" w:rsidRDefault="003D003E" w:rsidP="00630ABB">
      <w:pPr>
        <w:pStyle w:val="Heading3"/>
        <w:rPr>
          <w:noProof w:val="0"/>
        </w:rPr>
      </w:pPr>
      <w:bookmarkStart w:id="533" w:name="_Toc401769337"/>
      <w:bookmarkStart w:id="534" w:name="_Toc401769806"/>
      <w:bookmarkStart w:id="535" w:name="_Toc181625162"/>
      <w:r w:rsidRPr="001F42D3">
        <w:rPr>
          <w:noProof w:val="0"/>
        </w:rPr>
        <w:t>Use Case Roles</w:t>
      </w:r>
      <w:bookmarkEnd w:id="533"/>
      <w:bookmarkEnd w:id="534"/>
      <w:bookmarkEnd w:id="535"/>
    </w:p>
    <w:p w14:paraId="58E674F9" w14:textId="77777777" w:rsidR="001A727C" w:rsidRPr="001F42D3" w:rsidRDefault="001A727C" w:rsidP="00B34AEB">
      <w:pPr>
        <w:pStyle w:val="BodyText"/>
      </w:pPr>
    </w:p>
    <w:p w14:paraId="6D5EAABB" w14:textId="520DC658" w:rsidR="001A727C" w:rsidRPr="001F42D3" w:rsidRDefault="001A727C" w:rsidP="00B34AEB">
      <w:pPr>
        <w:pStyle w:val="BodyText"/>
      </w:pPr>
      <w:r w:rsidRPr="001F42D3">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0"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">
                <v:shape id="_x0000_s1151" type="#_x0000_t75" style="position:absolute;width:59436;height:21799;visibility:visible;mso-wrap-style:square">
                  <v:fill o:detectmouseclick="t"/>
                  <v:path o:connecttype="none"/>
                </v:shape>
                <v:shape id="Text Box 40" o:spid="_x0000_s115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v:textbox>
                </v:shape>
                <v:shape id="Text Box 33" o:spid="_x0000_s115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v:textbox>
                </v:shape>
                <v:group id="Group 43" o:spid="_x0000_s1154"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6"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ind w:hanging="2"/>
                            <w:jc w:val="center"/>
                          </w:pPr>
                          <w:r>
                            <w:t>Disseminate Alert</w:t>
                          </w:r>
                        </w:p>
                      </w:txbxContent>
                    </v:textbox>
                  </v:shape>
                </v:group>
                <v:line id="Straight Connector 46" o:spid="_x0000_s1157"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8"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1F42D3"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099652FD" w14:textId="77777777" w:rsidTr="008C3E59">
        <w:tc>
          <w:tcPr>
            <w:tcW w:w="1188" w:type="dxa"/>
          </w:tcPr>
          <w:p w14:paraId="7F3B2ED4" w14:textId="77777777" w:rsidR="00D52943" w:rsidRPr="001F42D3" w:rsidRDefault="00D52943" w:rsidP="00792D5F">
            <w:pPr>
              <w:pStyle w:val="BodyText"/>
            </w:pPr>
            <w:r w:rsidRPr="001F42D3">
              <w:rPr>
                <w:b/>
              </w:rPr>
              <w:t>Actor</w:t>
            </w:r>
          </w:p>
        </w:tc>
        <w:tc>
          <w:tcPr>
            <w:tcW w:w="8388" w:type="dxa"/>
          </w:tcPr>
          <w:p w14:paraId="1C8085B6" w14:textId="77777777" w:rsidR="00D52943" w:rsidRPr="001F42D3" w:rsidRDefault="00D52943" w:rsidP="00C40FD5">
            <w:pPr>
              <w:pStyle w:val="BodyText"/>
            </w:pPr>
            <w:r w:rsidRPr="001F42D3">
              <w:t>Alert Manager (AM)</w:t>
            </w:r>
          </w:p>
        </w:tc>
      </w:tr>
      <w:tr w:rsidR="00D52943" w:rsidRPr="001F42D3" w14:paraId="7D0E8746" w14:textId="77777777" w:rsidTr="008C3E59">
        <w:tc>
          <w:tcPr>
            <w:tcW w:w="1188" w:type="dxa"/>
          </w:tcPr>
          <w:p w14:paraId="66FA6C67" w14:textId="77777777" w:rsidR="00D52943" w:rsidRPr="001F42D3" w:rsidRDefault="00D52943" w:rsidP="00792D5F">
            <w:pPr>
              <w:pStyle w:val="BodyText"/>
            </w:pPr>
            <w:r w:rsidRPr="001F42D3">
              <w:rPr>
                <w:b/>
              </w:rPr>
              <w:t>Role</w:t>
            </w:r>
          </w:p>
        </w:tc>
        <w:tc>
          <w:tcPr>
            <w:tcW w:w="8388" w:type="dxa"/>
          </w:tcPr>
          <w:p w14:paraId="301DA9F9" w14:textId="77777777" w:rsidR="00D52943" w:rsidRPr="001F42D3" w:rsidRDefault="00D52943" w:rsidP="00C40FD5">
            <w:pPr>
              <w:pStyle w:val="BodyText"/>
            </w:pPr>
            <w:r w:rsidRPr="001F42D3">
              <w:t>Sends Disseminate Alert to Alert Communicator (AC)</w:t>
            </w:r>
          </w:p>
        </w:tc>
      </w:tr>
      <w:tr w:rsidR="00D52943" w:rsidRPr="001F42D3" w14:paraId="722AC242" w14:textId="77777777" w:rsidTr="008C3E59">
        <w:tc>
          <w:tcPr>
            <w:tcW w:w="1188" w:type="dxa"/>
          </w:tcPr>
          <w:p w14:paraId="3168961F" w14:textId="77777777" w:rsidR="00D52943" w:rsidRPr="001F42D3" w:rsidRDefault="00D52943" w:rsidP="00792D5F">
            <w:pPr>
              <w:pStyle w:val="BodyText"/>
            </w:pPr>
            <w:r w:rsidRPr="001F42D3">
              <w:rPr>
                <w:b/>
              </w:rPr>
              <w:t>Actor</w:t>
            </w:r>
          </w:p>
        </w:tc>
        <w:tc>
          <w:tcPr>
            <w:tcW w:w="8388" w:type="dxa"/>
          </w:tcPr>
          <w:p w14:paraId="1453E953" w14:textId="77777777" w:rsidR="00D52943" w:rsidRPr="001F42D3" w:rsidRDefault="00D52943" w:rsidP="00C40FD5">
            <w:pPr>
              <w:pStyle w:val="BodyText"/>
            </w:pPr>
            <w:r w:rsidRPr="001F42D3">
              <w:t>Alert Communicator (AC)</w:t>
            </w:r>
          </w:p>
        </w:tc>
      </w:tr>
      <w:tr w:rsidR="00D52943" w:rsidRPr="001F42D3" w14:paraId="4E202D74" w14:textId="77777777" w:rsidTr="008C3E59">
        <w:tc>
          <w:tcPr>
            <w:tcW w:w="1188" w:type="dxa"/>
          </w:tcPr>
          <w:p w14:paraId="6D6B4526" w14:textId="77777777" w:rsidR="00D52943" w:rsidRPr="001F42D3" w:rsidRDefault="00D52943" w:rsidP="00792D5F">
            <w:pPr>
              <w:pStyle w:val="BodyText"/>
            </w:pPr>
            <w:r w:rsidRPr="001F42D3">
              <w:rPr>
                <w:b/>
              </w:rPr>
              <w:lastRenderedPageBreak/>
              <w:t>Role</w:t>
            </w:r>
          </w:p>
        </w:tc>
        <w:tc>
          <w:tcPr>
            <w:tcW w:w="8388" w:type="dxa"/>
          </w:tcPr>
          <w:p w14:paraId="4748C7A7" w14:textId="77777777" w:rsidR="00D52943" w:rsidRPr="001F42D3" w:rsidRDefault="00D52943" w:rsidP="00C40FD5">
            <w:pPr>
              <w:pStyle w:val="BodyText"/>
            </w:pPr>
            <w:r w:rsidRPr="001F42D3">
              <w:t>Receives Disseminate Alert from the Alert Manager (AM)</w:t>
            </w:r>
          </w:p>
        </w:tc>
      </w:tr>
    </w:tbl>
    <w:p w14:paraId="205A711B" w14:textId="77777777" w:rsidR="00B11855" w:rsidRPr="001F42D3" w:rsidRDefault="003D003E" w:rsidP="000519C1">
      <w:pPr>
        <w:pStyle w:val="Heading3"/>
        <w:rPr>
          <w:noProof w:val="0"/>
        </w:rPr>
      </w:pPr>
      <w:bookmarkStart w:id="536" w:name="_Toc24650450"/>
      <w:bookmarkStart w:id="537" w:name="_Toc27052840"/>
      <w:bookmarkStart w:id="538" w:name="_Toc27053074"/>
      <w:bookmarkStart w:id="539" w:name="_Toc27060290"/>
      <w:bookmarkStart w:id="540" w:name="_Toc27061330"/>
      <w:bookmarkStart w:id="541" w:name="_Toc27061563"/>
      <w:bookmarkStart w:id="542" w:name="_Toc27061796"/>
      <w:bookmarkStart w:id="543" w:name="_Toc27062029"/>
      <w:bookmarkStart w:id="544" w:name="_Toc27062385"/>
      <w:bookmarkStart w:id="545" w:name="_Toc27063990"/>
      <w:bookmarkStart w:id="546" w:name="_Toc401769338"/>
      <w:bookmarkStart w:id="547" w:name="_Toc401769807"/>
      <w:bookmarkStart w:id="548" w:name="_Toc181625163"/>
      <w:bookmarkEnd w:id="536"/>
      <w:bookmarkEnd w:id="537"/>
      <w:bookmarkEnd w:id="538"/>
      <w:bookmarkEnd w:id="539"/>
      <w:bookmarkEnd w:id="540"/>
      <w:bookmarkEnd w:id="541"/>
      <w:bookmarkEnd w:id="542"/>
      <w:bookmarkEnd w:id="543"/>
      <w:bookmarkEnd w:id="544"/>
      <w:bookmarkEnd w:id="545"/>
      <w:r w:rsidRPr="001F42D3">
        <w:rPr>
          <w:noProof w:val="0"/>
        </w:rPr>
        <w:t>Referenced Standard</w:t>
      </w:r>
      <w:bookmarkEnd w:id="546"/>
      <w:bookmarkEnd w:id="547"/>
      <w:bookmarkEnd w:id="548"/>
    </w:p>
    <w:p w14:paraId="48B1CA69" w14:textId="1D6C34FC" w:rsidR="00B11855" w:rsidRPr="001F42D3" w:rsidRDefault="003D003E" w:rsidP="00E5113D">
      <w:pPr>
        <w:pStyle w:val="BodyText"/>
      </w:pPr>
      <w:r w:rsidRPr="001F42D3">
        <w:t xml:space="preserve">The communication protocol between the </w:t>
      </w:r>
      <w:r w:rsidR="009E2B46" w:rsidRPr="001F42D3">
        <w:t>Alert Manager</w:t>
      </w:r>
      <w:r w:rsidRPr="001F42D3">
        <w:t xml:space="preserve"> and </w:t>
      </w:r>
      <w:r w:rsidR="00916BBE" w:rsidRPr="001F42D3">
        <w:t>Alert Communicator</w:t>
      </w:r>
      <w:r w:rsidRPr="001F42D3">
        <w:t xml:space="preserve"> </w:t>
      </w:r>
      <w:r w:rsidR="004C60BF" w:rsidRPr="001F42D3">
        <w:t>A</w:t>
      </w:r>
      <w:r w:rsidRPr="001F42D3">
        <w:t xml:space="preserve">ctors </w:t>
      </w:r>
      <w:r w:rsidR="006355FB" w:rsidRPr="001F42D3">
        <w:t>shall be</w:t>
      </w:r>
      <w:r w:rsidRPr="001F42D3">
        <w:t xml:space="preserve"> WCTP. The communicated data items are in scope for this profile (for details see Appendix K Message Transport Using WCTP (ACM Transactions </w:t>
      </w:r>
      <w:r w:rsidR="00901663" w:rsidRPr="001F42D3">
        <w:t>[</w:t>
      </w:r>
      <w:r w:rsidRPr="001F42D3">
        <w:t>PCD-06</w:t>
      </w:r>
      <w:r w:rsidR="00901663" w:rsidRPr="001F42D3">
        <w:t>]</w:t>
      </w:r>
      <w:r w:rsidRPr="001F42D3">
        <w:t xml:space="preserve"> and </w:t>
      </w:r>
      <w:r w:rsidR="00901663" w:rsidRPr="001F42D3">
        <w:t>[</w:t>
      </w:r>
      <w:r w:rsidRPr="001F42D3">
        <w:t>PCD-07</w:t>
      </w:r>
      <w:r w:rsidR="00901663" w:rsidRPr="001F42D3">
        <w:t>])</w:t>
      </w:r>
      <w:r w:rsidRPr="001F42D3">
        <w:t xml:space="preserve">). See the current version of IHE PCD Rosetta Terminology Mapping (RTM) for the list of standardized alert terms that may be used within </w:t>
      </w:r>
      <w:r w:rsidR="00647994" w:rsidRPr="001F42D3">
        <w:t>PCD-04</w:t>
      </w:r>
      <w:r w:rsidRPr="001F42D3">
        <w:t xml:space="preserve"> messages (see the NIST Rosetta Terminology Mapping Management Service websites, </w:t>
      </w:r>
      <w:hyperlink r:id="rId55" w:history="1">
        <w:r w:rsidRPr="001F42D3">
          <w:rPr>
            <w:color w:val="0000FF"/>
            <w:u w:val="single" w:color="0000FF"/>
          </w:rPr>
          <w:t>http://rtmms.nist.gov</w:t>
        </w:r>
      </w:hyperlink>
      <w:r w:rsidRPr="001F42D3">
        <w:t>).</w:t>
      </w:r>
    </w:p>
    <w:p w14:paraId="67AF016C" w14:textId="3FF905C6" w:rsidR="00B11855" w:rsidRPr="001F42D3" w:rsidRDefault="003D003E" w:rsidP="00E5113D">
      <w:pPr>
        <w:pStyle w:val="BodyText"/>
      </w:pPr>
      <w:r w:rsidRPr="001F42D3">
        <w:t xml:space="preserve">While alert </w:t>
      </w:r>
      <w:proofErr w:type="gramStart"/>
      <w:r w:rsidRPr="001F42D3">
        <w:t>related data</w:t>
      </w:r>
      <w:proofErr w:type="gramEnd"/>
      <w:r w:rsidRPr="001F42D3">
        <w:t xml:space="preserve"> items available to the </w:t>
      </w:r>
      <w:r w:rsidR="009E2B46" w:rsidRPr="001F42D3">
        <w:t>Alert Manager</w:t>
      </w:r>
      <w:r w:rsidRPr="001F42D3">
        <w:t xml:space="preserve"> are specified in this profile, the ability of individual communication devices to communicate, display, or respond to those data items is dependent upon the product capabilities and </w:t>
      </w:r>
      <w:r w:rsidR="00DB31A9" w:rsidRPr="001F42D3">
        <w:t>site-</w:t>
      </w:r>
      <w:r w:rsidRPr="001F42D3">
        <w:t xml:space="preserve">specific configuration of the </w:t>
      </w:r>
      <w:r w:rsidR="00916BBE" w:rsidRPr="001F42D3">
        <w:t>Alert Communicator</w:t>
      </w:r>
      <w:r w:rsidRPr="001F42D3">
        <w:t>, the communication device, and the available communication infrastructure.</w:t>
      </w:r>
    </w:p>
    <w:p w14:paraId="3FD67FED" w14:textId="0F944BCE" w:rsidR="00B11855" w:rsidRPr="001F42D3" w:rsidRDefault="003D003E" w:rsidP="00E5113D">
      <w:pPr>
        <w:pStyle w:val="BodyText"/>
      </w:pPr>
      <w:r w:rsidRPr="001F42D3">
        <w:t xml:space="preserve">The </w:t>
      </w:r>
      <w:r w:rsidR="00021767" w:rsidRPr="001F42D3">
        <w:t xml:space="preserve">base standard for </w:t>
      </w:r>
      <w:r w:rsidR="009E2B46" w:rsidRPr="001F42D3">
        <w:t>Alert Manager</w:t>
      </w:r>
      <w:r w:rsidR="00021767" w:rsidRPr="001F42D3">
        <w:t xml:space="preserve"> to </w:t>
      </w:r>
      <w:r w:rsidR="00916BBE" w:rsidRPr="001F42D3">
        <w:t>Alert Communicator</w:t>
      </w:r>
      <w:r w:rsidR="00021767" w:rsidRPr="001F42D3">
        <w:t xml:space="preserve"> communication is </w:t>
      </w:r>
      <w:r w:rsidRPr="001F42D3">
        <w:t>Wireless Communications Transfer Protocol (WCTP) Protocol Specification version 1.3 update 1 (</w:t>
      </w:r>
      <w:hyperlink r:id="rId56" w:history="1">
        <w:r w:rsidRPr="001F42D3">
          <w:rPr>
            <w:rStyle w:val="Hyperlink"/>
          </w:rPr>
          <w:t>http://www.wctp.org/release/wctp-v1r3_update1.pdf</w:t>
        </w:r>
      </w:hyperlink>
      <w:r w:rsidRPr="001F42D3">
        <w:t>)</w:t>
      </w:r>
    </w:p>
    <w:p w14:paraId="22F66BF5" w14:textId="77777777" w:rsidR="00B11855" w:rsidRPr="001F42D3" w:rsidRDefault="003D003E" w:rsidP="00E5113D">
      <w:pPr>
        <w:pStyle w:val="BodyText"/>
      </w:pPr>
      <w:r w:rsidRPr="001F42D3">
        <w:t>ISO/IEEE 11073-10201 Domain Information Model</w:t>
      </w:r>
    </w:p>
    <w:p w14:paraId="62986D12" w14:textId="77777777" w:rsidR="00B11855" w:rsidRPr="001F42D3" w:rsidRDefault="003D003E" w:rsidP="00E5113D">
      <w:pPr>
        <w:pStyle w:val="BodyText"/>
      </w:pPr>
      <w:r w:rsidRPr="001F42D3">
        <w:t>ISO/IEEE 11073-10101 Nomenclature</w:t>
      </w:r>
    </w:p>
    <w:p w14:paraId="0C9D27EE" w14:textId="5B396703" w:rsidR="00B11855" w:rsidRPr="001F42D3" w:rsidRDefault="005B0C7C" w:rsidP="000519C1">
      <w:pPr>
        <w:pStyle w:val="Heading3"/>
        <w:rPr>
          <w:noProof w:val="0"/>
        </w:rPr>
      </w:pPr>
      <w:bookmarkStart w:id="549" w:name="_Toc181625164"/>
      <w:r w:rsidRPr="001F42D3">
        <w:rPr>
          <w:noProof w:val="0"/>
        </w:rPr>
        <w:t>Messages</w:t>
      </w:r>
      <w:bookmarkEnd w:id="549"/>
    </w:p>
    <w:p w14:paraId="04118784" w14:textId="765E05D6" w:rsidR="00B11855" w:rsidRPr="001F42D3" w:rsidRDefault="009E2B46" w:rsidP="000519C1">
      <w:pPr>
        <w:pStyle w:val="Heading4"/>
        <w:rPr>
          <w:noProof w:val="0"/>
        </w:rPr>
      </w:pPr>
      <w:bookmarkStart w:id="550" w:name="_Toc431232227"/>
      <w:bookmarkStart w:id="551" w:name="_Toc431237206"/>
      <w:bookmarkStart w:id="552" w:name="_Toc431238372"/>
      <w:bookmarkStart w:id="553" w:name="_Toc431288108"/>
      <w:bookmarkStart w:id="554" w:name="_Toc432168102"/>
      <w:bookmarkStart w:id="555" w:name="_Toc432421223"/>
      <w:bookmarkStart w:id="556" w:name="_Toc432514899"/>
      <w:bookmarkStart w:id="557" w:name="_Toc432516174"/>
      <w:bookmarkStart w:id="558" w:name="_Toc401769809"/>
      <w:bookmarkStart w:id="559" w:name="_Toc181625165"/>
      <w:bookmarkEnd w:id="550"/>
      <w:bookmarkEnd w:id="551"/>
      <w:bookmarkEnd w:id="552"/>
      <w:bookmarkEnd w:id="553"/>
      <w:bookmarkEnd w:id="554"/>
      <w:bookmarkEnd w:id="555"/>
      <w:bookmarkEnd w:id="556"/>
      <w:bookmarkEnd w:id="557"/>
      <w:r w:rsidRPr="001F42D3">
        <w:rPr>
          <w:noProof w:val="0"/>
        </w:rPr>
        <w:t>Alert Manager</w:t>
      </w:r>
      <w:r w:rsidR="003D003E" w:rsidRPr="001F42D3">
        <w:rPr>
          <w:noProof w:val="0"/>
        </w:rPr>
        <w:t xml:space="preserve"> disseminate alert to </w:t>
      </w:r>
      <w:bookmarkEnd w:id="558"/>
      <w:r w:rsidR="00916BBE" w:rsidRPr="001F42D3">
        <w:rPr>
          <w:noProof w:val="0"/>
        </w:rPr>
        <w:t>Alert Communicator</w:t>
      </w:r>
      <w:bookmarkEnd w:id="559"/>
    </w:p>
    <w:p w14:paraId="2F889351" w14:textId="53834333" w:rsidR="00B11855" w:rsidRPr="001F42D3" w:rsidRDefault="009E2B46" w:rsidP="00E5113D">
      <w:pPr>
        <w:pStyle w:val="BodyText"/>
      </w:pPr>
      <w:r w:rsidRPr="001F42D3">
        <w:t>Alert Manager</w:t>
      </w:r>
      <w:r w:rsidR="003D003E" w:rsidRPr="001F42D3">
        <w:t xml:space="preserve"> sends Disseminate Alert to </w:t>
      </w:r>
      <w:r w:rsidR="00916BBE" w:rsidRPr="001F42D3">
        <w:t>Alert Communicator</w:t>
      </w:r>
      <w:r w:rsidR="003D003E" w:rsidRPr="001F42D3">
        <w:t xml:space="preserve">. The protocol between the </w:t>
      </w:r>
      <w:r w:rsidRPr="001F42D3">
        <w:t>Alert Manager</w:t>
      </w:r>
      <w:r w:rsidR="003D003E" w:rsidRPr="001F42D3">
        <w:t xml:space="preserve"> and </w:t>
      </w:r>
      <w:r w:rsidR="00916BBE" w:rsidRPr="001F42D3">
        <w:t>Alert Communicator</w:t>
      </w:r>
      <w:r w:rsidR="003D003E" w:rsidRPr="001F42D3">
        <w:t xml:space="preserve"> </w:t>
      </w:r>
      <w:r w:rsidR="00C136DC" w:rsidRPr="001F42D3">
        <w:t>A</w:t>
      </w:r>
      <w:r w:rsidR="003D003E" w:rsidRPr="001F42D3">
        <w:t xml:space="preserve">ctors </w:t>
      </w:r>
      <w:r w:rsidR="00551C13" w:rsidRPr="001F42D3">
        <w:t>shall be</w:t>
      </w:r>
      <w:r w:rsidR="003D003E" w:rsidRPr="001F42D3">
        <w:t xml:space="preserve"> WCTP.</w:t>
      </w:r>
    </w:p>
    <w:p w14:paraId="25886564" w14:textId="587D6C85" w:rsidR="00B11855" w:rsidRPr="001F42D3" w:rsidRDefault="006D613E" w:rsidP="00123C7B">
      <w:pPr>
        <w:pStyle w:val="Heading5"/>
        <w:rPr>
          <w:noProof w:val="0"/>
        </w:rPr>
      </w:pPr>
      <w:bookmarkStart w:id="560" w:name="_Toc401769810"/>
      <w:bookmarkStart w:id="561" w:name="_Toc181625166"/>
      <w:r w:rsidRPr="001F42D3">
        <w:rPr>
          <w:noProof w:val="0"/>
        </w:rPr>
        <w:t>HL7</w:t>
      </w:r>
      <w:r w:rsidR="00995105" w:rsidRPr="001F42D3">
        <w:rPr>
          <w:noProof w:val="0"/>
        </w:rPr>
        <w:t xml:space="preserve"> </w:t>
      </w:r>
      <w:r w:rsidR="003D003E" w:rsidRPr="001F42D3">
        <w:rPr>
          <w:noProof w:val="0"/>
        </w:rPr>
        <w:t>Conformance Statement</w:t>
      </w:r>
      <w:bookmarkEnd w:id="560"/>
      <w:bookmarkEnd w:id="561"/>
    </w:p>
    <w:p w14:paraId="7CA6746F" w14:textId="59F30DF5" w:rsidR="00B11855" w:rsidRPr="001F42D3" w:rsidRDefault="003D003E" w:rsidP="00E5113D">
      <w:pPr>
        <w:pStyle w:val="BodyText"/>
      </w:pPr>
      <w:r w:rsidRPr="001F42D3">
        <w:t xml:space="preserve">The communication protocol </w:t>
      </w:r>
      <w:r w:rsidR="00551C13" w:rsidRPr="001F42D3">
        <w:t>shall be</w:t>
      </w:r>
      <w:r w:rsidRPr="001F42D3">
        <w:t xml:space="preserve"> WCTP. There is </w:t>
      </w:r>
      <w:r w:rsidR="00125200" w:rsidRPr="001F42D3">
        <w:t xml:space="preserve">therefore </w:t>
      </w:r>
      <w:r w:rsidRPr="001F42D3">
        <w:t xml:space="preserve">no specified </w:t>
      </w:r>
      <w:r w:rsidR="006D613E" w:rsidRPr="001F42D3">
        <w:t>HL7</w:t>
      </w:r>
      <w:r w:rsidR="00995105" w:rsidRPr="001F42D3">
        <w:t xml:space="preserve"> </w:t>
      </w:r>
      <w:r w:rsidRPr="001F42D3">
        <w:t>conformance.</w:t>
      </w:r>
    </w:p>
    <w:p w14:paraId="18CDAEA1" w14:textId="1DAACE8B" w:rsidR="00B11855" w:rsidRPr="001F42D3" w:rsidRDefault="00901663" w:rsidP="00123C7B">
      <w:pPr>
        <w:pStyle w:val="Heading5"/>
        <w:rPr>
          <w:noProof w:val="0"/>
        </w:rPr>
      </w:pPr>
      <w:bookmarkStart w:id="562" w:name="_Toc401769811"/>
      <w:bookmarkStart w:id="563" w:name="_Toc181625167"/>
      <w:r w:rsidRPr="001F42D3">
        <w:rPr>
          <w:noProof w:val="0"/>
        </w:rPr>
        <w:t>PCD-06</w:t>
      </w:r>
      <w:r w:rsidR="003D003E" w:rsidRPr="001F42D3">
        <w:rPr>
          <w:noProof w:val="0"/>
        </w:rPr>
        <w:t xml:space="preserve"> Disseminate Alert static definition</w:t>
      </w:r>
      <w:bookmarkEnd w:id="562"/>
      <w:bookmarkEnd w:id="563"/>
    </w:p>
    <w:p w14:paraId="25B103F9" w14:textId="46B0A134" w:rsidR="00B11855" w:rsidRPr="001F42D3" w:rsidRDefault="003D003E" w:rsidP="00E5113D">
      <w:pPr>
        <w:pStyle w:val="BodyText"/>
      </w:pPr>
      <w:r w:rsidRPr="001F42D3">
        <w:t xml:space="preserve">The </w:t>
      </w:r>
      <w:r w:rsidR="00901663" w:rsidRPr="001F42D3">
        <w:t>PCD-06</w:t>
      </w:r>
      <w:r w:rsidR="007F0B93" w:rsidRPr="001F42D3">
        <w:t xml:space="preserve"> </w:t>
      </w:r>
      <w:r w:rsidRPr="001F42D3">
        <w:t>Disseminate Alert message is used to communicate ACM data from an Alert Manager (AM) to the Alert Communicator (AC).</w:t>
      </w:r>
    </w:p>
    <w:p w14:paraId="12F224C0" w14:textId="226D85ED" w:rsidR="00B11855" w:rsidRPr="001F42D3" w:rsidRDefault="003D003E" w:rsidP="00E5113D">
      <w:pPr>
        <w:pStyle w:val="BodyText"/>
      </w:pPr>
      <w:r w:rsidRPr="001F42D3">
        <w:t xml:space="preserve">The text message within the </w:t>
      </w:r>
      <w:r w:rsidR="00901663" w:rsidRPr="001F42D3">
        <w:t>[PCD-06]</w:t>
      </w:r>
      <w:r w:rsidRPr="001F42D3">
        <w:t xml:space="preserve"> transaction is meant to be readily recognized and acted upon by people. </w:t>
      </w:r>
      <w:r w:rsidR="00403636" w:rsidRPr="001F42D3">
        <w:t>Accordingly,</w:t>
      </w:r>
      <w:r w:rsidR="001408A0" w:rsidRPr="001F42D3">
        <w:t xml:space="preserve"> it s</w:t>
      </w:r>
      <w:r w:rsidR="00C52305" w:rsidRPr="001F42D3">
        <w:t xml:space="preserve">hould be as short as can be made while still conveying the important </w:t>
      </w:r>
      <w:proofErr w:type="gramStart"/>
      <w:r w:rsidR="00C52305" w:rsidRPr="001F42D3">
        <w:t>information,</w:t>
      </w:r>
      <w:r w:rsidR="001408A0" w:rsidRPr="001F42D3">
        <w:t xml:space="preserve"> and</w:t>
      </w:r>
      <w:proofErr w:type="gramEnd"/>
      <w:r w:rsidR="001408A0" w:rsidRPr="001F42D3">
        <w:t xml:space="preserve"> easily understood by the intended recipients.</w:t>
      </w:r>
      <w:r w:rsidRPr="001F42D3">
        <w:t xml:space="preserve"> Most communication device displays are limited in </w:t>
      </w:r>
      <w:r w:rsidR="00C136DC" w:rsidRPr="001F42D3">
        <w:t>size;</w:t>
      </w:r>
      <w:r w:rsidR="00C52305" w:rsidRPr="001F42D3">
        <w:t xml:space="preserve"> so l</w:t>
      </w:r>
      <w:r w:rsidRPr="001F42D3">
        <w:t xml:space="preserve">ong messages </w:t>
      </w:r>
      <w:r w:rsidR="00021767" w:rsidRPr="001F42D3">
        <w:t xml:space="preserve">are </w:t>
      </w:r>
      <w:r w:rsidR="00C52305" w:rsidRPr="001F42D3">
        <w:t>undesirable</w:t>
      </w:r>
      <w:r w:rsidR="00021767" w:rsidRPr="001F42D3">
        <w:t xml:space="preserve"> as they require</w:t>
      </w:r>
      <w:r w:rsidRPr="001F42D3">
        <w:t xml:space="preserve"> scrolling to review the entire message before acting upon it to make sure that no pertinent information is </w:t>
      </w:r>
      <w:r w:rsidR="00021767" w:rsidRPr="001F42D3">
        <w:t>overlooked</w:t>
      </w:r>
      <w:r w:rsidRPr="001F42D3">
        <w:t>.</w:t>
      </w:r>
    </w:p>
    <w:p w14:paraId="6E78A38D" w14:textId="5087B21D" w:rsidR="009624F6" w:rsidRPr="001F42D3" w:rsidRDefault="009624F6" w:rsidP="009624F6">
      <w:pPr>
        <w:pStyle w:val="BodyText"/>
      </w:pPr>
      <w:r w:rsidRPr="001F42D3">
        <w:lastRenderedPageBreak/>
        <w:t xml:space="preserve">If the </w:t>
      </w:r>
      <w:r w:rsidR="00901663" w:rsidRPr="001F42D3">
        <w:t>[PCD-06]</w:t>
      </w:r>
      <w:r w:rsidRPr="001F42D3">
        <w:t xml:space="preserve"> includes a human readable text description of the alert indication, that is the preferred description to be presented on the wireless endpoint communication device. In the absence of such </w:t>
      </w:r>
      <w:r w:rsidR="00403636" w:rsidRPr="001F42D3">
        <w:t>information,</w:t>
      </w:r>
      <w:r w:rsidRPr="001F42D3">
        <w:t xml:space="preserve"> the Alert Manager should produce the human readable text description from other information present in the transaction.</w:t>
      </w:r>
    </w:p>
    <w:p w14:paraId="25275534" w14:textId="77777777" w:rsidR="00B11855" w:rsidRPr="001F42D3" w:rsidRDefault="00C52305" w:rsidP="00E5113D">
      <w:pPr>
        <w:pStyle w:val="BodyText"/>
      </w:pPr>
      <w:r w:rsidRPr="001F42D3">
        <w:t>In planning the use of this transaction</w:t>
      </w:r>
      <w:r w:rsidR="003D003E" w:rsidRPr="001F42D3">
        <w:t xml:space="preserve">, </w:t>
      </w:r>
      <w:r w:rsidRPr="001F42D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35139FD1" w:rsidR="00B11855" w:rsidRPr="001F42D3" w:rsidRDefault="003D003E" w:rsidP="00123C7B">
      <w:pPr>
        <w:pStyle w:val="Heading5"/>
        <w:rPr>
          <w:noProof w:val="0"/>
        </w:rPr>
      </w:pPr>
      <w:bookmarkStart w:id="564" w:name="_Toc401769812"/>
      <w:bookmarkStart w:id="565" w:name="_Toc181625168"/>
      <w:r w:rsidRPr="001F42D3">
        <w:rPr>
          <w:noProof w:val="0"/>
        </w:rPr>
        <w:t>Trigger Events</w:t>
      </w:r>
      <w:bookmarkEnd w:id="564"/>
      <w:bookmarkEnd w:id="565"/>
    </w:p>
    <w:p w14:paraId="2280AA29" w14:textId="61743B33" w:rsidR="00021767" w:rsidRPr="001F42D3" w:rsidRDefault="00021767" w:rsidP="007B51D2">
      <w:pPr>
        <w:pStyle w:val="BodyText"/>
      </w:pPr>
      <w:r w:rsidRPr="001F42D3">
        <w:t xml:space="preserve">The </w:t>
      </w:r>
      <w:r w:rsidR="009E2B46" w:rsidRPr="001F42D3">
        <w:t>Alert Manager</w:t>
      </w:r>
      <w:r w:rsidRPr="001F42D3">
        <w:t xml:space="preserve"> has determined that an alert needs to be disseminated and so sends it to each </w:t>
      </w:r>
      <w:r w:rsidR="00916BBE" w:rsidRPr="001F42D3">
        <w:t>Alert Communicator</w:t>
      </w:r>
      <w:r w:rsidRPr="001F42D3">
        <w:t xml:space="preserve"> endpoint device associated with the mapping of the alert source to the alert notification destination.</w:t>
      </w:r>
    </w:p>
    <w:p w14:paraId="3D0CA529" w14:textId="7A3F854F" w:rsidR="00B11855" w:rsidRPr="001F42D3" w:rsidRDefault="003D003E" w:rsidP="00123C7B">
      <w:pPr>
        <w:pStyle w:val="Heading5"/>
        <w:rPr>
          <w:noProof w:val="0"/>
        </w:rPr>
      </w:pPr>
      <w:bookmarkStart w:id="566" w:name="_Toc401769813"/>
      <w:bookmarkStart w:id="567" w:name="_Toc181625169"/>
      <w:r w:rsidRPr="001F42D3">
        <w:rPr>
          <w:noProof w:val="0"/>
        </w:rPr>
        <w:t>Message Semantics</w:t>
      </w:r>
      <w:bookmarkEnd w:id="566"/>
      <w:bookmarkEnd w:id="567"/>
    </w:p>
    <w:p w14:paraId="2928ED90" w14:textId="77777777" w:rsidR="00B11855" w:rsidRPr="001F42D3" w:rsidRDefault="003D003E" w:rsidP="00113C9C">
      <w:pPr>
        <w:pStyle w:val="BodyText"/>
      </w:pPr>
      <w:r w:rsidRPr="001F42D3">
        <w:t xml:space="preserve">This message communicates alerts to communication endpoint devices. </w:t>
      </w:r>
    </w:p>
    <w:p w14:paraId="222E74B9" w14:textId="77777777" w:rsidR="00B11855" w:rsidRPr="001F42D3" w:rsidRDefault="003D003E" w:rsidP="00113C9C">
      <w:pPr>
        <w:pStyle w:val="BodyText"/>
      </w:pPr>
      <w:r w:rsidRPr="001F42D3">
        <w:t xml:space="preserve">The table below lists the data items and their optionality. </w:t>
      </w:r>
      <w:proofErr w:type="gramStart"/>
      <w:r w:rsidRPr="001F42D3">
        <w:t>All of</w:t>
      </w:r>
      <w:proofErr w:type="gramEnd"/>
      <w:r w:rsidRPr="001F42D3">
        <w:t xml:space="preserve"> these data items are within the WCTP message text.</w:t>
      </w:r>
    </w:p>
    <w:p w14:paraId="2793B465" w14:textId="77777777" w:rsidR="00B11855" w:rsidRPr="001F42D3" w:rsidRDefault="003D003E" w:rsidP="00CF5627">
      <w:pPr>
        <w:pStyle w:val="TableTitle"/>
      </w:pPr>
      <w:r w:rsidRPr="001F42D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1F42D3" w14:paraId="3B870FE5" w14:textId="77777777" w:rsidTr="00B34AEB">
        <w:trPr>
          <w:cantSplit/>
          <w:tblHeader/>
          <w:jc w:val="center"/>
        </w:trPr>
        <w:tc>
          <w:tcPr>
            <w:tcW w:w="2335" w:type="dxa"/>
            <w:shd w:val="clear" w:color="auto" w:fill="D9D9D9"/>
          </w:tcPr>
          <w:p w14:paraId="687C458E" w14:textId="77777777" w:rsidR="00B11855" w:rsidRPr="001F42D3" w:rsidRDefault="003D003E" w:rsidP="001D3EF8">
            <w:pPr>
              <w:pStyle w:val="TableEntryHeader"/>
            </w:pPr>
            <w:r w:rsidRPr="001F42D3">
              <w:t>PCD-06</w:t>
            </w:r>
          </w:p>
        </w:tc>
        <w:tc>
          <w:tcPr>
            <w:tcW w:w="3326" w:type="dxa"/>
            <w:shd w:val="clear" w:color="auto" w:fill="D9D9D9"/>
          </w:tcPr>
          <w:p w14:paraId="028541A4" w14:textId="77777777" w:rsidR="00B11855" w:rsidRPr="001F42D3" w:rsidRDefault="003D003E" w:rsidP="001D3EF8">
            <w:pPr>
              <w:pStyle w:val="TableEntryHeader"/>
            </w:pPr>
            <w:r w:rsidRPr="001F42D3">
              <w:t>Fields</w:t>
            </w:r>
          </w:p>
        </w:tc>
        <w:tc>
          <w:tcPr>
            <w:tcW w:w="961" w:type="dxa"/>
            <w:shd w:val="clear" w:color="auto" w:fill="D9D9D9"/>
          </w:tcPr>
          <w:p w14:paraId="4D33D704" w14:textId="77777777" w:rsidR="00B11855" w:rsidRPr="001F42D3" w:rsidRDefault="003D003E" w:rsidP="001D3EF8">
            <w:pPr>
              <w:pStyle w:val="TableEntryHeader"/>
            </w:pPr>
            <w:r w:rsidRPr="001F42D3">
              <w:t>Usage</w:t>
            </w:r>
          </w:p>
        </w:tc>
        <w:tc>
          <w:tcPr>
            <w:tcW w:w="1467" w:type="dxa"/>
            <w:shd w:val="clear" w:color="auto" w:fill="D9D9D9"/>
          </w:tcPr>
          <w:p w14:paraId="58CC9543" w14:textId="77777777" w:rsidR="00B11855" w:rsidRPr="001F42D3" w:rsidRDefault="003D003E" w:rsidP="001D3EF8">
            <w:pPr>
              <w:pStyle w:val="TableEntryHeader"/>
            </w:pPr>
            <w:r w:rsidRPr="001F42D3">
              <w:t>Card.</w:t>
            </w:r>
          </w:p>
        </w:tc>
      </w:tr>
      <w:tr w:rsidR="00B11855" w:rsidRPr="001F42D3" w14:paraId="458CE836" w14:textId="77777777" w:rsidTr="00B34AEB">
        <w:trPr>
          <w:cantSplit/>
          <w:jc w:val="center"/>
        </w:trPr>
        <w:tc>
          <w:tcPr>
            <w:tcW w:w="2335" w:type="dxa"/>
          </w:tcPr>
          <w:p w14:paraId="477994E4" w14:textId="77777777" w:rsidR="00B11855" w:rsidRPr="001F42D3" w:rsidRDefault="003D003E" w:rsidP="001D3EF8">
            <w:pPr>
              <w:pStyle w:val="TableEntry"/>
            </w:pPr>
            <w:proofErr w:type="spellStart"/>
            <w:r w:rsidRPr="001F42D3">
              <w:t>Alert_Location</w:t>
            </w:r>
            <w:proofErr w:type="spellEnd"/>
          </w:p>
        </w:tc>
        <w:tc>
          <w:tcPr>
            <w:tcW w:w="3326" w:type="dxa"/>
          </w:tcPr>
          <w:p w14:paraId="1E51BA5C" w14:textId="77777777" w:rsidR="00B11855" w:rsidRPr="001F42D3" w:rsidRDefault="003D003E" w:rsidP="001D3EF8">
            <w:pPr>
              <w:pStyle w:val="TableEntry"/>
            </w:pPr>
            <w:r w:rsidRPr="001F42D3">
              <w:t>Alert associated location based upon information from PV1-3</w:t>
            </w:r>
          </w:p>
        </w:tc>
        <w:tc>
          <w:tcPr>
            <w:tcW w:w="961" w:type="dxa"/>
          </w:tcPr>
          <w:p w14:paraId="4067127F" w14:textId="77777777" w:rsidR="00B11855" w:rsidRPr="001F42D3" w:rsidRDefault="003D003E" w:rsidP="001D3EF8">
            <w:pPr>
              <w:pStyle w:val="TableEntry"/>
            </w:pPr>
            <w:r w:rsidRPr="001F42D3">
              <w:t>CE</w:t>
            </w:r>
          </w:p>
        </w:tc>
        <w:tc>
          <w:tcPr>
            <w:tcW w:w="1467" w:type="dxa"/>
          </w:tcPr>
          <w:p w14:paraId="4D3D5905" w14:textId="77777777" w:rsidR="00B11855" w:rsidRPr="001F42D3" w:rsidRDefault="003D003E" w:rsidP="00E86B15">
            <w:pPr>
              <w:pStyle w:val="TableEntry"/>
            </w:pPr>
            <w:r w:rsidRPr="001F42D3">
              <w:t>[</w:t>
            </w:r>
            <w:r w:rsidR="00E86B15" w:rsidRPr="001F42D3">
              <w:t>0</w:t>
            </w:r>
            <w:r w:rsidRPr="001F42D3">
              <w:t>..1]</w:t>
            </w:r>
          </w:p>
        </w:tc>
      </w:tr>
      <w:tr w:rsidR="00B11855" w:rsidRPr="001F42D3" w14:paraId="4BEDCC95" w14:textId="77777777" w:rsidTr="00B34AEB">
        <w:trPr>
          <w:cantSplit/>
          <w:jc w:val="center"/>
        </w:trPr>
        <w:tc>
          <w:tcPr>
            <w:tcW w:w="2335" w:type="dxa"/>
          </w:tcPr>
          <w:p w14:paraId="49B53FD3" w14:textId="77777777" w:rsidR="00B11855" w:rsidRPr="001F42D3" w:rsidRDefault="003D003E" w:rsidP="001D3EF8">
            <w:pPr>
              <w:pStyle w:val="TableEntry"/>
            </w:pPr>
            <w:proofErr w:type="spellStart"/>
            <w:r w:rsidRPr="001F42D3">
              <w:t>Alert_Patient</w:t>
            </w:r>
            <w:proofErr w:type="spellEnd"/>
          </w:p>
        </w:tc>
        <w:tc>
          <w:tcPr>
            <w:tcW w:w="3326" w:type="dxa"/>
          </w:tcPr>
          <w:p w14:paraId="495E642F" w14:textId="77777777" w:rsidR="00B11855" w:rsidRPr="001F42D3" w:rsidRDefault="003D003E" w:rsidP="001D3EF8">
            <w:pPr>
              <w:pStyle w:val="TableEntry"/>
            </w:pPr>
            <w:r w:rsidRPr="001F42D3">
              <w:t xml:space="preserve">Patient Identification </w:t>
            </w:r>
          </w:p>
        </w:tc>
        <w:tc>
          <w:tcPr>
            <w:tcW w:w="961" w:type="dxa"/>
          </w:tcPr>
          <w:p w14:paraId="45363372" w14:textId="77777777" w:rsidR="00B11855" w:rsidRPr="001F42D3" w:rsidRDefault="003D003E" w:rsidP="001D3EF8">
            <w:pPr>
              <w:pStyle w:val="TableEntry"/>
            </w:pPr>
            <w:r w:rsidRPr="001F42D3">
              <w:t>CE</w:t>
            </w:r>
          </w:p>
        </w:tc>
        <w:tc>
          <w:tcPr>
            <w:tcW w:w="1467" w:type="dxa"/>
          </w:tcPr>
          <w:p w14:paraId="4B60641F" w14:textId="77777777" w:rsidR="00B11855" w:rsidRPr="001F42D3" w:rsidRDefault="003D003E" w:rsidP="001D3EF8">
            <w:pPr>
              <w:pStyle w:val="TableEntry"/>
            </w:pPr>
            <w:r w:rsidRPr="001F42D3">
              <w:t>[</w:t>
            </w:r>
            <w:r w:rsidR="00E86B15" w:rsidRPr="001F42D3">
              <w:t>0</w:t>
            </w:r>
            <w:r w:rsidRPr="001F42D3">
              <w:t>..1]</w:t>
            </w:r>
          </w:p>
        </w:tc>
      </w:tr>
      <w:tr w:rsidR="00B11855" w:rsidRPr="001F42D3" w14:paraId="270792FF" w14:textId="77777777" w:rsidTr="00B34AEB">
        <w:trPr>
          <w:cantSplit/>
          <w:jc w:val="center"/>
        </w:trPr>
        <w:tc>
          <w:tcPr>
            <w:tcW w:w="2335" w:type="dxa"/>
          </w:tcPr>
          <w:p w14:paraId="7CCE495D" w14:textId="77777777" w:rsidR="00B11855" w:rsidRPr="001F42D3" w:rsidRDefault="003D003E" w:rsidP="001D3EF8">
            <w:pPr>
              <w:pStyle w:val="TableEntry"/>
            </w:pPr>
            <w:proofErr w:type="spellStart"/>
            <w:r w:rsidRPr="001F42D3">
              <w:t>Alert_Text</w:t>
            </w:r>
            <w:proofErr w:type="spellEnd"/>
          </w:p>
        </w:tc>
        <w:tc>
          <w:tcPr>
            <w:tcW w:w="3326" w:type="dxa"/>
          </w:tcPr>
          <w:p w14:paraId="10E181CE" w14:textId="77777777" w:rsidR="00B11855" w:rsidRPr="001F42D3" w:rsidRDefault="003D003E" w:rsidP="001D3EF8">
            <w:pPr>
              <w:pStyle w:val="TableEntry"/>
            </w:pPr>
            <w:r w:rsidRPr="001F42D3">
              <w:t>Textual alert identification</w:t>
            </w:r>
          </w:p>
        </w:tc>
        <w:tc>
          <w:tcPr>
            <w:tcW w:w="961" w:type="dxa"/>
          </w:tcPr>
          <w:p w14:paraId="363D699E" w14:textId="77777777" w:rsidR="00B11855" w:rsidRPr="001F42D3" w:rsidRDefault="003D003E" w:rsidP="001D3EF8">
            <w:pPr>
              <w:pStyle w:val="TableEntry"/>
            </w:pPr>
            <w:r w:rsidRPr="001F42D3">
              <w:t>R</w:t>
            </w:r>
          </w:p>
        </w:tc>
        <w:tc>
          <w:tcPr>
            <w:tcW w:w="1467" w:type="dxa"/>
          </w:tcPr>
          <w:p w14:paraId="6D09AB90" w14:textId="77777777" w:rsidR="00B11855" w:rsidRPr="001F42D3" w:rsidRDefault="003D003E" w:rsidP="001D3EF8">
            <w:pPr>
              <w:pStyle w:val="TableEntry"/>
            </w:pPr>
            <w:r w:rsidRPr="001F42D3">
              <w:t>[1..1]</w:t>
            </w:r>
          </w:p>
        </w:tc>
      </w:tr>
      <w:tr w:rsidR="00B11855" w:rsidRPr="001F42D3" w14:paraId="784D802E" w14:textId="77777777" w:rsidTr="00B34AEB">
        <w:trPr>
          <w:cantSplit/>
          <w:jc w:val="center"/>
        </w:trPr>
        <w:tc>
          <w:tcPr>
            <w:tcW w:w="2335" w:type="dxa"/>
          </w:tcPr>
          <w:p w14:paraId="689F18D3" w14:textId="77777777" w:rsidR="00B11855" w:rsidRPr="001F42D3" w:rsidRDefault="003D003E" w:rsidP="001D3EF8">
            <w:pPr>
              <w:pStyle w:val="TableEntry"/>
            </w:pPr>
            <w:proofErr w:type="spellStart"/>
            <w:r w:rsidRPr="001F42D3">
              <w:t>Alert_Identifier</w:t>
            </w:r>
            <w:proofErr w:type="spellEnd"/>
          </w:p>
        </w:tc>
        <w:tc>
          <w:tcPr>
            <w:tcW w:w="3326" w:type="dxa"/>
          </w:tcPr>
          <w:p w14:paraId="3A884ED7" w14:textId="77777777" w:rsidR="00B11855" w:rsidRPr="001F42D3" w:rsidRDefault="003D003E" w:rsidP="001D3EF8">
            <w:pPr>
              <w:pStyle w:val="TableEntry"/>
            </w:pPr>
            <w:r w:rsidRPr="001F42D3">
              <w:t>Alert unique identifier</w:t>
            </w:r>
          </w:p>
        </w:tc>
        <w:tc>
          <w:tcPr>
            <w:tcW w:w="961" w:type="dxa"/>
          </w:tcPr>
          <w:p w14:paraId="1A454F12" w14:textId="77777777" w:rsidR="00B11855" w:rsidRPr="001F42D3" w:rsidRDefault="003D003E" w:rsidP="001D3EF8">
            <w:pPr>
              <w:pStyle w:val="TableEntry"/>
            </w:pPr>
            <w:r w:rsidRPr="001F42D3">
              <w:t>O</w:t>
            </w:r>
          </w:p>
        </w:tc>
        <w:tc>
          <w:tcPr>
            <w:tcW w:w="1467" w:type="dxa"/>
          </w:tcPr>
          <w:p w14:paraId="6FF72B85" w14:textId="77777777" w:rsidR="00B11855" w:rsidRPr="001F42D3" w:rsidRDefault="003D003E" w:rsidP="001D3EF8">
            <w:pPr>
              <w:pStyle w:val="TableEntry"/>
            </w:pPr>
            <w:r w:rsidRPr="001F42D3">
              <w:t>[0..1]</w:t>
            </w:r>
          </w:p>
        </w:tc>
      </w:tr>
      <w:tr w:rsidR="00B11855" w:rsidRPr="001F42D3" w14:paraId="594E475C" w14:textId="77777777" w:rsidTr="00B34AEB">
        <w:trPr>
          <w:cantSplit/>
          <w:jc w:val="center"/>
        </w:trPr>
        <w:tc>
          <w:tcPr>
            <w:tcW w:w="2335" w:type="dxa"/>
          </w:tcPr>
          <w:p w14:paraId="503B5015" w14:textId="77777777" w:rsidR="00B11855" w:rsidRPr="001F42D3" w:rsidRDefault="003D003E" w:rsidP="001D3EF8">
            <w:pPr>
              <w:pStyle w:val="TableEntry"/>
            </w:pPr>
            <w:proofErr w:type="spellStart"/>
            <w:r w:rsidRPr="001F42D3">
              <w:t>Alert_Callback</w:t>
            </w:r>
            <w:proofErr w:type="spellEnd"/>
          </w:p>
        </w:tc>
        <w:tc>
          <w:tcPr>
            <w:tcW w:w="3326" w:type="dxa"/>
          </w:tcPr>
          <w:p w14:paraId="0E7C1AB6" w14:textId="77777777" w:rsidR="00B11855" w:rsidRPr="001F42D3" w:rsidRDefault="003D003E" w:rsidP="001D3EF8">
            <w:pPr>
              <w:pStyle w:val="TableEntry"/>
            </w:pPr>
            <w:r w:rsidRPr="001F42D3">
              <w:t>Call back connection information</w:t>
            </w:r>
          </w:p>
        </w:tc>
        <w:tc>
          <w:tcPr>
            <w:tcW w:w="961" w:type="dxa"/>
          </w:tcPr>
          <w:p w14:paraId="4A196CDE" w14:textId="77777777" w:rsidR="00B11855" w:rsidRPr="001F42D3" w:rsidRDefault="003D003E" w:rsidP="001D3EF8">
            <w:pPr>
              <w:pStyle w:val="TableEntry"/>
            </w:pPr>
            <w:r w:rsidRPr="001F42D3">
              <w:t>O</w:t>
            </w:r>
          </w:p>
        </w:tc>
        <w:tc>
          <w:tcPr>
            <w:tcW w:w="1467" w:type="dxa"/>
          </w:tcPr>
          <w:p w14:paraId="4C7255B1" w14:textId="77777777" w:rsidR="00B11855" w:rsidRPr="001F42D3" w:rsidRDefault="003D003E" w:rsidP="001D3EF8">
            <w:pPr>
              <w:pStyle w:val="TableEntry"/>
            </w:pPr>
            <w:r w:rsidRPr="001F42D3">
              <w:t>[0..1]</w:t>
            </w:r>
          </w:p>
        </w:tc>
      </w:tr>
      <w:tr w:rsidR="00B11855" w:rsidRPr="001F42D3" w14:paraId="66446491" w14:textId="77777777" w:rsidTr="00B34AEB">
        <w:trPr>
          <w:cantSplit/>
          <w:jc w:val="center"/>
        </w:trPr>
        <w:tc>
          <w:tcPr>
            <w:tcW w:w="2335" w:type="dxa"/>
          </w:tcPr>
          <w:p w14:paraId="2B146904" w14:textId="77777777" w:rsidR="00B11855" w:rsidRPr="001F42D3" w:rsidRDefault="003D003E" w:rsidP="001D3EF8">
            <w:pPr>
              <w:pStyle w:val="TableEntry"/>
            </w:pPr>
            <w:proofErr w:type="spellStart"/>
            <w:r w:rsidRPr="001F42D3">
              <w:t>Alert_Reference</w:t>
            </w:r>
            <w:proofErr w:type="spellEnd"/>
          </w:p>
        </w:tc>
        <w:tc>
          <w:tcPr>
            <w:tcW w:w="3326" w:type="dxa"/>
          </w:tcPr>
          <w:p w14:paraId="490D9B10" w14:textId="77777777" w:rsidR="00B11855" w:rsidRPr="001F42D3" w:rsidRDefault="003D003E" w:rsidP="001D3EF8">
            <w:pPr>
              <w:pStyle w:val="TableEntry"/>
            </w:pPr>
            <w:r w:rsidRPr="001F42D3">
              <w:t>URL or application link potentially containing alert or patient contextual information</w:t>
            </w:r>
          </w:p>
        </w:tc>
        <w:tc>
          <w:tcPr>
            <w:tcW w:w="961" w:type="dxa"/>
          </w:tcPr>
          <w:p w14:paraId="2A02A222" w14:textId="77777777" w:rsidR="00B11855" w:rsidRPr="001F42D3" w:rsidRDefault="003D003E" w:rsidP="001D3EF8">
            <w:pPr>
              <w:pStyle w:val="TableEntry"/>
            </w:pPr>
            <w:r w:rsidRPr="001F42D3">
              <w:t>O</w:t>
            </w:r>
          </w:p>
        </w:tc>
        <w:tc>
          <w:tcPr>
            <w:tcW w:w="1467" w:type="dxa"/>
          </w:tcPr>
          <w:p w14:paraId="4212CCB7" w14:textId="77777777" w:rsidR="00B11855" w:rsidRPr="001F42D3" w:rsidRDefault="003D003E" w:rsidP="001D3EF8">
            <w:pPr>
              <w:pStyle w:val="TableEntry"/>
            </w:pPr>
            <w:r w:rsidRPr="001F42D3">
              <w:t>[0..1]</w:t>
            </w:r>
          </w:p>
        </w:tc>
      </w:tr>
      <w:tr w:rsidR="00B11855" w:rsidRPr="001F42D3" w14:paraId="649CC9DA" w14:textId="77777777" w:rsidTr="00B34AEB">
        <w:trPr>
          <w:cantSplit/>
          <w:jc w:val="center"/>
        </w:trPr>
        <w:tc>
          <w:tcPr>
            <w:tcW w:w="2335" w:type="dxa"/>
          </w:tcPr>
          <w:p w14:paraId="68D2F194" w14:textId="77777777" w:rsidR="00B11855" w:rsidRPr="001F42D3" w:rsidRDefault="003D003E" w:rsidP="001D3EF8">
            <w:pPr>
              <w:pStyle w:val="TableEntry"/>
            </w:pPr>
            <w:proofErr w:type="spellStart"/>
            <w:r w:rsidRPr="001F42D3">
              <w:t>Alert_Comment</w:t>
            </w:r>
            <w:proofErr w:type="spellEnd"/>
          </w:p>
        </w:tc>
        <w:tc>
          <w:tcPr>
            <w:tcW w:w="3326" w:type="dxa"/>
          </w:tcPr>
          <w:p w14:paraId="7F8AB1F9" w14:textId="77777777" w:rsidR="00B11855" w:rsidRPr="001F42D3" w:rsidRDefault="003D003E" w:rsidP="001D3EF8">
            <w:pPr>
              <w:pStyle w:val="TableEntry"/>
            </w:pPr>
            <w:r w:rsidRPr="001F42D3">
              <w:t>Notes and Comments associated with alert</w:t>
            </w:r>
          </w:p>
        </w:tc>
        <w:tc>
          <w:tcPr>
            <w:tcW w:w="961" w:type="dxa"/>
          </w:tcPr>
          <w:p w14:paraId="06DA9D4A" w14:textId="77777777" w:rsidR="00B11855" w:rsidRPr="001F42D3" w:rsidRDefault="003D003E" w:rsidP="001D3EF8">
            <w:pPr>
              <w:pStyle w:val="TableEntry"/>
            </w:pPr>
            <w:r w:rsidRPr="001F42D3">
              <w:t>O</w:t>
            </w:r>
          </w:p>
        </w:tc>
        <w:tc>
          <w:tcPr>
            <w:tcW w:w="1467" w:type="dxa"/>
          </w:tcPr>
          <w:p w14:paraId="0BD0CEDE" w14:textId="77777777" w:rsidR="00B11855" w:rsidRPr="001F42D3" w:rsidRDefault="003D003E" w:rsidP="001D3EF8">
            <w:pPr>
              <w:pStyle w:val="TableEntry"/>
            </w:pPr>
            <w:r w:rsidRPr="001F42D3">
              <w:t>[0..1]</w:t>
            </w:r>
          </w:p>
        </w:tc>
      </w:tr>
      <w:tr w:rsidR="00B11855" w:rsidRPr="001F42D3" w14:paraId="03E7AA55" w14:textId="77777777" w:rsidTr="00B34AEB">
        <w:trPr>
          <w:cantSplit/>
          <w:jc w:val="center"/>
        </w:trPr>
        <w:tc>
          <w:tcPr>
            <w:tcW w:w="2335" w:type="dxa"/>
          </w:tcPr>
          <w:p w14:paraId="6DF89AAA" w14:textId="77777777" w:rsidR="00B11855" w:rsidRPr="001F42D3" w:rsidRDefault="003D003E" w:rsidP="001D3EF8">
            <w:pPr>
              <w:pStyle w:val="TableEntry"/>
            </w:pPr>
            <w:proofErr w:type="spellStart"/>
            <w:r w:rsidRPr="001F42D3">
              <w:t>Alert_Evidentiary_Data</w:t>
            </w:r>
            <w:proofErr w:type="spellEnd"/>
          </w:p>
        </w:tc>
        <w:tc>
          <w:tcPr>
            <w:tcW w:w="3326" w:type="dxa"/>
          </w:tcPr>
          <w:p w14:paraId="7552703A" w14:textId="77777777" w:rsidR="00B11855" w:rsidRPr="001F42D3" w:rsidRDefault="003D003E" w:rsidP="001D3EF8">
            <w:pPr>
              <w:pStyle w:val="TableEntry"/>
            </w:pPr>
            <w:r w:rsidRPr="001F42D3">
              <w:t xml:space="preserve">Evidentiary data </w:t>
            </w:r>
            <w:r w:rsidR="00285EFB" w:rsidRPr="001F42D3">
              <w:t xml:space="preserve">(WCM) </w:t>
            </w:r>
            <w:r w:rsidRPr="001F42D3">
              <w:t xml:space="preserve">associated with alert </w:t>
            </w:r>
            <w:r w:rsidR="00285EFB" w:rsidRPr="001F42D3">
              <w:t>content</w:t>
            </w:r>
          </w:p>
          <w:p w14:paraId="76A866AA" w14:textId="77777777" w:rsidR="00B11855" w:rsidRPr="001F42D3" w:rsidRDefault="003D003E" w:rsidP="001D3EF8">
            <w:pPr>
              <w:pStyle w:val="TableEntry"/>
            </w:pPr>
            <w:r w:rsidRPr="001F42D3">
              <w:t>See Appendix K for WCTP messaging information</w:t>
            </w:r>
          </w:p>
        </w:tc>
        <w:tc>
          <w:tcPr>
            <w:tcW w:w="961" w:type="dxa"/>
          </w:tcPr>
          <w:p w14:paraId="357782DE" w14:textId="77777777" w:rsidR="00B11855" w:rsidRPr="001F42D3" w:rsidRDefault="003D003E" w:rsidP="001D3EF8">
            <w:pPr>
              <w:pStyle w:val="TableEntry"/>
            </w:pPr>
            <w:r w:rsidRPr="001F42D3">
              <w:t>O</w:t>
            </w:r>
          </w:p>
        </w:tc>
        <w:tc>
          <w:tcPr>
            <w:tcW w:w="1467" w:type="dxa"/>
          </w:tcPr>
          <w:p w14:paraId="44E442E8" w14:textId="77777777" w:rsidR="00B11855" w:rsidRPr="001F42D3" w:rsidRDefault="003D003E" w:rsidP="001D3EF8">
            <w:pPr>
              <w:pStyle w:val="TableEntry"/>
            </w:pPr>
            <w:r w:rsidRPr="001F42D3">
              <w:t>[0..1]</w:t>
            </w:r>
          </w:p>
        </w:tc>
      </w:tr>
      <w:tr w:rsidR="00285EFB" w:rsidRPr="001F42D3" w14:paraId="49D778CE" w14:textId="77777777" w:rsidTr="00B34AEB">
        <w:trPr>
          <w:cantSplit/>
          <w:jc w:val="center"/>
        </w:trPr>
        <w:tc>
          <w:tcPr>
            <w:tcW w:w="2335" w:type="dxa"/>
          </w:tcPr>
          <w:p w14:paraId="697E2F81" w14:textId="77777777" w:rsidR="00285EFB" w:rsidRPr="001F42D3" w:rsidRDefault="00285EFB" w:rsidP="001D3EF8">
            <w:pPr>
              <w:pStyle w:val="TableEntry"/>
            </w:pPr>
            <w:proofErr w:type="spellStart"/>
            <w:r w:rsidRPr="001F42D3">
              <w:t>Alert_Graphical_Snippet</w:t>
            </w:r>
            <w:proofErr w:type="spellEnd"/>
          </w:p>
        </w:tc>
        <w:tc>
          <w:tcPr>
            <w:tcW w:w="3326" w:type="dxa"/>
          </w:tcPr>
          <w:p w14:paraId="28F163A6" w14:textId="77777777" w:rsidR="00285EFB" w:rsidRPr="001F42D3" w:rsidRDefault="00285EFB" w:rsidP="001D3EF8">
            <w:pPr>
              <w:pStyle w:val="TableEntry"/>
            </w:pPr>
            <w:r w:rsidRPr="001F42D3">
              <w:t>Graphical snippet associated with Alert (WCM) content</w:t>
            </w:r>
          </w:p>
          <w:p w14:paraId="4F888D7A" w14:textId="77777777" w:rsidR="00285EFB" w:rsidRPr="001F42D3" w:rsidRDefault="00285EFB" w:rsidP="001D3EF8">
            <w:pPr>
              <w:pStyle w:val="TableEntry"/>
            </w:pPr>
            <w:r w:rsidRPr="001F42D3">
              <w:t>See Appendix K for WCTP messaging information</w:t>
            </w:r>
          </w:p>
        </w:tc>
        <w:tc>
          <w:tcPr>
            <w:tcW w:w="961" w:type="dxa"/>
          </w:tcPr>
          <w:p w14:paraId="44A867AC" w14:textId="77777777" w:rsidR="00285EFB" w:rsidRPr="001F42D3" w:rsidRDefault="00285EFB" w:rsidP="001D3EF8">
            <w:pPr>
              <w:pStyle w:val="TableEntry"/>
            </w:pPr>
            <w:r w:rsidRPr="001F42D3">
              <w:t>O</w:t>
            </w:r>
          </w:p>
        </w:tc>
        <w:tc>
          <w:tcPr>
            <w:tcW w:w="1467" w:type="dxa"/>
          </w:tcPr>
          <w:p w14:paraId="0B9E0FF9" w14:textId="77777777" w:rsidR="00285EFB" w:rsidRPr="001F42D3" w:rsidRDefault="00285EFB" w:rsidP="001D3EF8">
            <w:pPr>
              <w:pStyle w:val="TableEntry"/>
            </w:pPr>
            <w:r w:rsidRPr="001F42D3">
              <w:t>[0..n]</w:t>
            </w:r>
          </w:p>
        </w:tc>
      </w:tr>
      <w:tr w:rsidR="009640BC" w:rsidRPr="001F42D3" w14:paraId="6D373114" w14:textId="77777777" w:rsidTr="00B34AEB">
        <w:trPr>
          <w:cantSplit/>
          <w:jc w:val="center"/>
        </w:trPr>
        <w:tc>
          <w:tcPr>
            <w:tcW w:w="2335" w:type="dxa"/>
          </w:tcPr>
          <w:p w14:paraId="0F750770" w14:textId="309114B4" w:rsidR="009640BC" w:rsidRPr="001F42D3" w:rsidRDefault="009640BC" w:rsidP="001D3EF8">
            <w:pPr>
              <w:pStyle w:val="TableEntry"/>
            </w:pPr>
            <w:proofErr w:type="spellStart"/>
            <w:r w:rsidRPr="001F42D3">
              <w:t>Alert_Information</w:t>
            </w:r>
            <w:proofErr w:type="spellEnd"/>
          </w:p>
        </w:tc>
        <w:tc>
          <w:tcPr>
            <w:tcW w:w="3326" w:type="dxa"/>
          </w:tcPr>
          <w:p w14:paraId="17AB139B" w14:textId="2EC5FF69" w:rsidR="009640BC" w:rsidRPr="001F42D3" w:rsidRDefault="009640BC" w:rsidP="001D3EF8">
            <w:pPr>
              <w:pStyle w:val="TableEntry"/>
            </w:pPr>
            <w:r w:rsidRPr="001F42D3">
              <w:t>Information associated with alert content, See Appendix K for WCTP messaging information</w:t>
            </w:r>
          </w:p>
        </w:tc>
        <w:tc>
          <w:tcPr>
            <w:tcW w:w="961" w:type="dxa"/>
          </w:tcPr>
          <w:p w14:paraId="191BD277" w14:textId="48D3F8F5" w:rsidR="009640BC" w:rsidRPr="001F42D3" w:rsidRDefault="009640BC" w:rsidP="001D3EF8">
            <w:pPr>
              <w:pStyle w:val="TableEntry"/>
            </w:pPr>
            <w:r w:rsidRPr="001F42D3">
              <w:t>O</w:t>
            </w:r>
          </w:p>
        </w:tc>
        <w:tc>
          <w:tcPr>
            <w:tcW w:w="1467" w:type="dxa"/>
          </w:tcPr>
          <w:p w14:paraId="5B65D8B3" w14:textId="0702B85B" w:rsidR="009640BC" w:rsidRPr="001F42D3" w:rsidRDefault="009640BC" w:rsidP="001D3EF8">
            <w:pPr>
              <w:pStyle w:val="TableEntry"/>
            </w:pPr>
            <w:r w:rsidRPr="001F42D3">
              <w:t>[0..1]</w:t>
            </w:r>
          </w:p>
        </w:tc>
      </w:tr>
    </w:tbl>
    <w:p w14:paraId="3B393182" w14:textId="77777777" w:rsidR="00044885" w:rsidRPr="001F42D3" w:rsidRDefault="00044885" w:rsidP="0034511D">
      <w:pPr>
        <w:pStyle w:val="BodyText"/>
      </w:pPr>
      <w:bookmarkStart w:id="568" w:name="_Toc401769814"/>
    </w:p>
    <w:p w14:paraId="6A425D43" w14:textId="571D37A7" w:rsidR="00B11855" w:rsidRPr="001F42D3" w:rsidRDefault="003D003E" w:rsidP="00123C7B">
      <w:pPr>
        <w:pStyle w:val="Heading5"/>
        <w:rPr>
          <w:noProof w:val="0"/>
        </w:rPr>
      </w:pPr>
      <w:bookmarkStart w:id="569" w:name="_Toc181625170"/>
      <w:r w:rsidRPr="001F42D3">
        <w:rPr>
          <w:noProof w:val="0"/>
        </w:rPr>
        <w:t>Expected Actions</w:t>
      </w:r>
      <w:bookmarkEnd w:id="568"/>
      <w:bookmarkEnd w:id="569"/>
    </w:p>
    <w:p w14:paraId="0F00B8CC" w14:textId="0BA65970" w:rsidR="00B11855" w:rsidRPr="001F42D3" w:rsidRDefault="00916BBE" w:rsidP="00113C9C">
      <w:pPr>
        <w:pStyle w:val="BodyText"/>
      </w:pPr>
      <w:r w:rsidRPr="001F42D3">
        <w:t>Alert Communicator</w:t>
      </w:r>
      <w:r w:rsidR="003D003E" w:rsidRPr="001F42D3">
        <w:t xml:space="preserve"> sends </w:t>
      </w:r>
      <w:proofErr w:type="gramStart"/>
      <w:r w:rsidR="003D003E" w:rsidRPr="001F42D3">
        <w:t>alert</w:t>
      </w:r>
      <w:proofErr w:type="gramEnd"/>
      <w:r w:rsidR="003D003E" w:rsidRPr="001F42D3">
        <w:t xml:space="preserve"> to endpoint. If the endpoint is a group then the </w:t>
      </w:r>
      <w:r w:rsidRPr="001F42D3">
        <w:t>Alert Communicator</w:t>
      </w:r>
      <w:r w:rsidR="003D003E" w:rsidRPr="001F42D3">
        <w:t xml:space="preserve"> is expected to send the alert notification to all members of the group.</w:t>
      </w:r>
    </w:p>
    <w:p w14:paraId="29BE1B57" w14:textId="05D0C9F4" w:rsidR="00B11855" w:rsidRPr="001F42D3" w:rsidRDefault="003D003E" w:rsidP="00123C7B">
      <w:pPr>
        <w:pStyle w:val="Heading5"/>
        <w:rPr>
          <w:noProof w:val="0"/>
        </w:rPr>
      </w:pPr>
      <w:bookmarkStart w:id="570" w:name="_Toc401769815"/>
      <w:bookmarkStart w:id="571" w:name="_Toc181625171"/>
      <w:r w:rsidRPr="001F42D3">
        <w:rPr>
          <w:noProof w:val="0"/>
        </w:rPr>
        <w:t>Security Considerations</w:t>
      </w:r>
      <w:bookmarkEnd w:id="570"/>
      <w:bookmarkEnd w:id="571"/>
    </w:p>
    <w:p w14:paraId="7D2B990A" w14:textId="67AE85EE" w:rsidR="00B11855" w:rsidRPr="001F42D3" w:rsidRDefault="003D003E" w:rsidP="00113C9C">
      <w:pPr>
        <w:pStyle w:val="BodyText"/>
      </w:pPr>
      <w:r w:rsidRPr="001F42D3">
        <w:t>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w:t>
      </w:r>
      <w:r w:rsidR="00624693"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0C9B1CEE" w14:textId="0B5A2C60" w:rsidR="00B11855" w:rsidRPr="001F42D3" w:rsidRDefault="003D003E" w:rsidP="00123C7B">
      <w:pPr>
        <w:pStyle w:val="Heading2"/>
        <w:rPr>
          <w:noProof w:val="0"/>
        </w:rPr>
      </w:pPr>
      <w:bookmarkStart w:id="572" w:name="_Toc401769340"/>
      <w:bookmarkStart w:id="573" w:name="_Toc401769816"/>
      <w:bookmarkStart w:id="574" w:name="_Toc181625172"/>
      <w:r w:rsidRPr="001F42D3">
        <w:rPr>
          <w:noProof w:val="0"/>
        </w:rPr>
        <w:t>Report Dissemination Alert Status</w:t>
      </w:r>
      <w:bookmarkEnd w:id="572"/>
      <w:bookmarkEnd w:id="573"/>
      <w:r w:rsidR="00BB3E0D" w:rsidRPr="001F42D3">
        <w:rPr>
          <w:noProof w:val="0"/>
        </w:rPr>
        <w:t xml:space="preserve"> [PCD-07]</w:t>
      </w:r>
      <w:bookmarkEnd w:id="574"/>
    </w:p>
    <w:p w14:paraId="35B19986" w14:textId="24F71075" w:rsidR="00B11855" w:rsidRPr="001F42D3" w:rsidRDefault="003D003E" w:rsidP="00113C9C">
      <w:pPr>
        <w:pStyle w:val="BodyText"/>
      </w:pPr>
      <w:r w:rsidRPr="001F42D3">
        <w:t xml:space="preserve">This section corresponds to </w:t>
      </w:r>
      <w:r w:rsidR="00901663" w:rsidRPr="001F42D3">
        <w:t>t</w:t>
      </w:r>
      <w:r w:rsidRPr="001F42D3">
        <w:t xml:space="preserve">ransaction </w:t>
      </w:r>
      <w:r w:rsidR="00901663" w:rsidRPr="001F42D3">
        <w:t>[PCD-07]</w:t>
      </w:r>
      <w:r w:rsidRPr="001F42D3">
        <w:t xml:space="preserve"> of the </w:t>
      </w:r>
      <w:r w:rsidR="00A60E41" w:rsidRPr="001F42D3">
        <w:t>IHE Devices Technical Framework</w:t>
      </w:r>
      <w:r w:rsidRPr="001F42D3">
        <w:t xml:space="preserve">. Transaction </w:t>
      </w:r>
      <w:r w:rsidR="00901663" w:rsidRPr="001F42D3">
        <w:t>[PCD-07]</w:t>
      </w:r>
      <w:r w:rsidRPr="001F42D3">
        <w:t xml:space="preserve"> is used by the Alert Communicator to signal dissemination status updates and replies to the Alert Manager (AM).</w:t>
      </w:r>
    </w:p>
    <w:p w14:paraId="795B72F5" w14:textId="77777777" w:rsidR="00B11855" w:rsidRPr="001F42D3" w:rsidRDefault="003D003E" w:rsidP="000519C1">
      <w:pPr>
        <w:pStyle w:val="Heading3"/>
        <w:rPr>
          <w:noProof w:val="0"/>
        </w:rPr>
      </w:pPr>
      <w:bookmarkStart w:id="575" w:name="_Toc401769341"/>
      <w:bookmarkStart w:id="576" w:name="_Toc401769817"/>
      <w:bookmarkStart w:id="577" w:name="_Toc181625173"/>
      <w:r w:rsidRPr="001F42D3">
        <w:rPr>
          <w:noProof w:val="0"/>
        </w:rPr>
        <w:t>Scope</w:t>
      </w:r>
      <w:bookmarkEnd w:id="575"/>
      <w:bookmarkEnd w:id="576"/>
      <w:bookmarkEnd w:id="577"/>
    </w:p>
    <w:p w14:paraId="44561392" w14:textId="198D5255" w:rsidR="00B11855" w:rsidRPr="001F42D3" w:rsidRDefault="003D003E" w:rsidP="00113C9C">
      <w:pPr>
        <w:pStyle w:val="BodyText"/>
      </w:pPr>
      <w:r w:rsidRPr="001F42D3">
        <w:t xml:space="preserve">This transaction is used by Alert Communicator to report one or more dissemination status updates and/or replies to the Alert Manager (AM). A single </w:t>
      </w:r>
      <w:r w:rsidR="00901663" w:rsidRPr="001F42D3">
        <w:t>[PCD-06]</w:t>
      </w:r>
      <w:r w:rsidRPr="001F42D3">
        <w:t xml:space="preserve"> transaction from the </w:t>
      </w:r>
      <w:r w:rsidR="009E2B46" w:rsidRPr="001F42D3">
        <w:t>Alert Manager</w:t>
      </w:r>
      <w:r w:rsidRPr="001F42D3">
        <w:t xml:space="preserve"> to the </w:t>
      </w:r>
      <w:r w:rsidR="00916BBE" w:rsidRPr="001F42D3">
        <w:t>Alert Communicator</w:t>
      </w:r>
      <w:r w:rsidRPr="001F42D3">
        <w:t xml:space="preserve"> can result in numerous </w:t>
      </w:r>
      <w:r w:rsidR="00901663" w:rsidRPr="001F42D3">
        <w:t>[PCD-07]</w:t>
      </w:r>
      <w:r w:rsidRPr="001F42D3">
        <w:t xml:space="preserve"> transactions from the </w:t>
      </w:r>
      <w:r w:rsidR="00916BBE" w:rsidRPr="001F42D3">
        <w:t>Alert Communicator</w:t>
      </w:r>
      <w:r w:rsidRPr="001F42D3">
        <w:t xml:space="preserve"> back to the </w:t>
      </w:r>
      <w:r w:rsidR="009E2B46" w:rsidRPr="001F42D3">
        <w:t>Alert Manager</w:t>
      </w:r>
      <w:r w:rsidRPr="001F42D3">
        <w:t>.</w:t>
      </w:r>
    </w:p>
    <w:p w14:paraId="02886653" w14:textId="77777777" w:rsidR="00573FF2" w:rsidRPr="001F42D3" w:rsidRDefault="00573FF2" w:rsidP="00113C9C">
      <w:pPr>
        <w:pStyle w:val="BodyText"/>
      </w:pPr>
    </w:p>
    <w:p w14:paraId="5EC474BB" w14:textId="0F32D862" w:rsidR="00573FF2" w:rsidRPr="001F42D3" w:rsidRDefault="00573FF2" w:rsidP="00113C9C">
      <w:pPr>
        <w:pStyle w:val="BodyText"/>
      </w:pPr>
      <w:r w:rsidRPr="001F42D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59"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">
                <v:shape id="_x0000_s1160" type="#_x0000_t75" style="position:absolute;width:59436;height:23622;visibility:visible;mso-wrap-style:square">
                  <v:fill o:detectmouseclick="t"/>
                  <v:path o:connecttype="none"/>
                </v:shape>
                <v:shape id="Text Box 49" o:spid="_x0000_s1161"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v:textbox>
                </v:shape>
                <v:shape id="Text Box 33" o:spid="_x0000_s1162"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v:textbox>
                </v:shape>
                <v:group id="Group 51" o:spid="_x0000_s1163"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5"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ind w:hanging="2"/>
                            <w:jc w:val="center"/>
                          </w:pPr>
                          <w:r>
                            <w:t>Report Dissemination Alert Status</w:t>
                          </w:r>
                        </w:p>
                      </w:txbxContent>
                    </v:textbox>
                  </v:shape>
                </v:group>
                <v:line id="Straight Connector 54" o:spid="_x0000_s1166"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7"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1F42D3" w:rsidRDefault="00573FF2" w:rsidP="00113C9C">
      <w:pPr>
        <w:pStyle w:val="BodyText"/>
      </w:pPr>
    </w:p>
    <w:p w14:paraId="3539978A" w14:textId="77777777" w:rsidR="00B11855" w:rsidRPr="001F42D3" w:rsidRDefault="003D003E" w:rsidP="009624F6">
      <w:pPr>
        <w:pStyle w:val="Heading3"/>
        <w:rPr>
          <w:noProof w:val="0"/>
        </w:rPr>
      </w:pPr>
      <w:bookmarkStart w:id="578" w:name="_Toc401769342"/>
      <w:bookmarkStart w:id="579" w:name="_Toc401769818"/>
      <w:bookmarkStart w:id="580" w:name="_Toc181625174"/>
      <w:r w:rsidRPr="001F42D3">
        <w:rPr>
          <w:noProof w:val="0"/>
        </w:rPr>
        <w:t>Use Case Roles</w:t>
      </w:r>
      <w:bookmarkEnd w:id="578"/>
      <w:bookmarkEnd w:id="579"/>
      <w:bookmarkEnd w:id="580"/>
    </w:p>
    <w:p w14:paraId="7D775841" w14:textId="6BCD0A78" w:rsidR="005D79DE" w:rsidRPr="001F42D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1F42D3" w14:paraId="7671C556" w14:textId="77777777" w:rsidTr="008C3E59">
        <w:tc>
          <w:tcPr>
            <w:tcW w:w="1278" w:type="dxa"/>
          </w:tcPr>
          <w:p w14:paraId="6681AE9F" w14:textId="77777777" w:rsidR="005D79DE" w:rsidRPr="001F42D3" w:rsidRDefault="005D79DE" w:rsidP="00B34AEB">
            <w:pPr>
              <w:pStyle w:val="BodyText"/>
              <w:rPr>
                <w:bCs/>
              </w:rPr>
            </w:pPr>
            <w:r w:rsidRPr="001F42D3">
              <w:rPr>
                <w:b/>
                <w:bCs/>
              </w:rPr>
              <w:t>Actor</w:t>
            </w:r>
          </w:p>
        </w:tc>
        <w:tc>
          <w:tcPr>
            <w:tcW w:w="8298" w:type="dxa"/>
          </w:tcPr>
          <w:p w14:paraId="1814F117" w14:textId="77777777" w:rsidR="005D79DE" w:rsidRPr="001F42D3" w:rsidRDefault="005D79DE" w:rsidP="008C3E59">
            <w:pPr>
              <w:pStyle w:val="BodyText"/>
              <w:keepNext/>
            </w:pPr>
            <w:r w:rsidRPr="001F42D3">
              <w:t>Alert Communicator (AC)</w:t>
            </w:r>
          </w:p>
        </w:tc>
      </w:tr>
      <w:tr w:rsidR="005D79DE" w:rsidRPr="001F42D3" w14:paraId="0A4F63B8" w14:textId="77777777" w:rsidTr="008C3E59">
        <w:tc>
          <w:tcPr>
            <w:tcW w:w="1278" w:type="dxa"/>
          </w:tcPr>
          <w:p w14:paraId="05AC671C" w14:textId="77777777" w:rsidR="005D79DE" w:rsidRPr="001F42D3" w:rsidRDefault="005D79DE" w:rsidP="00B34AEB">
            <w:pPr>
              <w:pStyle w:val="BodyText"/>
              <w:rPr>
                <w:bCs/>
              </w:rPr>
            </w:pPr>
            <w:r w:rsidRPr="001F42D3">
              <w:rPr>
                <w:b/>
                <w:bCs/>
              </w:rPr>
              <w:t>Role</w:t>
            </w:r>
          </w:p>
        </w:tc>
        <w:tc>
          <w:tcPr>
            <w:tcW w:w="8298" w:type="dxa"/>
          </w:tcPr>
          <w:p w14:paraId="41FC622E" w14:textId="77777777" w:rsidR="005D79DE" w:rsidRPr="001F42D3" w:rsidRDefault="005D79DE" w:rsidP="008C3E59">
            <w:pPr>
              <w:pStyle w:val="BodyText"/>
              <w:keepNext/>
            </w:pPr>
            <w:r w:rsidRPr="001F42D3">
              <w:t>Sends Dissemination Status to the Alert Manager (AM)</w:t>
            </w:r>
          </w:p>
        </w:tc>
      </w:tr>
      <w:tr w:rsidR="005D79DE" w:rsidRPr="001F42D3" w14:paraId="0A89CC92" w14:textId="77777777" w:rsidTr="008C3E59">
        <w:tc>
          <w:tcPr>
            <w:tcW w:w="1278" w:type="dxa"/>
          </w:tcPr>
          <w:p w14:paraId="22B137A1" w14:textId="77777777" w:rsidR="005D79DE" w:rsidRPr="001F42D3" w:rsidRDefault="005D79DE" w:rsidP="00B34AEB">
            <w:pPr>
              <w:pStyle w:val="BodyText"/>
              <w:rPr>
                <w:bCs/>
              </w:rPr>
            </w:pPr>
            <w:r w:rsidRPr="001F42D3">
              <w:rPr>
                <w:b/>
                <w:bCs/>
              </w:rPr>
              <w:t>Actor</w:t>
            </w:r>
          </w:p>
        </w:tc>
        <w:tc>
          <w:tcPr>
            <w:tcW w:w="8298" w:type="dxa"/>
          </w:tcPr>
          <w:p w14:paraId="03AFCE4B" w14:textId="77777777" w:rsidR="005D79DE" w:rsidRPr="001F42D3" w:rsidRDefault="005D79DE" w:rsidP="008C3E59">
            <w:pPr>
              <w:pStyle w:val="BodyText"/>
              <w:keepNext/>
            </w:pPr>
            <w:r w:rsidRPr="001F42D3">
              <w:t>Alert Manager (AM)</w:t>
            </w:r>
          </w:p>
        </w:tc>
      </w:tr>
      <w:tr w:rsidR="005D79DE" w:rsidRPr="001F42D3" w14:paraId="25DA1508" w14:textId="77777777" w:rsidTr="008C3E59">
        <w:tc>
          <w:tcPr>
            <w:tcW w:w="1278" w:type="dxa"/>
          </w:tcPr>
          <w:p w14:paraId="6379AECA" w14:textId="77777777" w:rsidR="005D79DE" w:rsidRPr="001F42D3" w:rsidRDefault="005D79DE" w:rsidP="00B34AEB">
            <w:pPr>
              <w:pStyle w:val="BodyText"/>
              <w:rPr>
                <w:bCs/>
              </w:rPr>
            </w:pPr>
            <w:r w:rsidRPr="001F42D3">
              <w:rPr>
                <w:b/>
                <w:bCs/>
              </w:rPr>
              <w:t>Role</w:t>
            </w:r>
          </w:p>
        </w:tc>
        <w:tc>
          <w:tcPr>
            <w:tcW w:w="8298" w:type="dxa"/>
          </w:tcPr>
          <w:p w14:paraId="4E336C99" w14:textId="77777777" w:rsidR="005D79DE" w:rsidRPr="001F42D3" w:rsidRDefault="005D79DE" w:rsidP="008C3E59">
            <w:pPr>
              <w:pStyle w:val="BodyText"/>
              <w:keepNext/>
            </w:pPr>
            <w:r w:rsidRPr="001F42D3">
              <w:t>Receives Dissemination Status from the Alert Communicator (AC)</w:t>
            </w:r>
          </w:p>
        </w:tc>
      </w:tr>
    </w:tbl>
    <w:p w14:paraId="34A17E78" w14:textId="77777777" w:rsidR="00573FF2" w:rsidRPr="001F42D3" w:rsidRDefault="00573FF2" w:rsidP="00CF5627">
      <w:pPr>
        <w:pStyle w:val="BodyText"/>
      </w:pPr>
      <w:bookmarkStart w:id="581" w:name="_Toc431232238"/>
      <w:bookmarkStart w:id="582" w:name="_Toc431237217"/>
      <w:bookmarkStart w:id="583" w:name="_Toc431238383"/>
      <w:bookmarkStart w:id="584" w:name="_Toc431288119"/>
      <w:bookmarkStart w:id="585" w:name="_Toc432168113"/>
      <w:bookmarkStart w:id="586" w:name="_Toc432421234"/>
      <w:bookmarkStart w:id="587" w:name="_Toc432514910"/>
      <w:bookmarkStart w:id="588" w:name="_Toc432516185"/>
      <w:bookmarkStart w:id="589" w:name="_Toc401769343"/>
      <w:bookmarkStart w:id="590" w:name="_Toc401769819"/>
      <w:bookmarkEnd w:id="581"/>
      <w:bookmarkEnd w:id="582"/>
      <w:bookmarkEnd w:id="583"/>
      <w:bookmarkEnd w:id="584"/>
      <w:bookmarkEnd w:id="585"/>
      <w:bookmarkEnd w:id="586"/>
      <w:bookmarkEnd w:id="587"/>
      <w:bookmarkEnd w:id="588"/>
    </w:p>
    <w:p w14:paraId="3A659984" w14:textId="77777777" w:rsidR="00B11855" w:rsidRPr="001F42D3" w:rsidRDefault="003D003E" w:rsidP="000519C1">
      <w:pPr>
        <w:pStyle w:val="Heading3"/>
        <w:rPr>
          <w:noProof w:val="0"/>
        </w:rPr>
      </w:pPr>
      <w:bookmarkStart w:id="591" w:name="_Toc181625175"/>
      <w:r w:rsidRPr="001F42D3">
        <w:rPr>
          <w:noProof w:val="0"/>
        </w:rPr>
        <w:t>Referenced Standards</w:t>
      </w:r>
      <w:bookmarkEnd w:id="589"/>
      <w:bookmarkEnd w:id="590"/>
      <w:bookmarkEnd w:id="591"/>
    </w:p>
    <w:p w14:paraId="66BF2CF9" w14:textId="77777777" w:rsidR="00B11855" w:rsidRPr="001F42D3" w:rsidRDefault="003D003E" w:rsidP="00113C9C">
      <w:pPr>
        <w:pStyle w:val="BodyText"/>
      </w:pPr>
      <w:r w:rsidRPr="001F42D3">
        <w:t>WCTP version 1.3 update 1</w:t>
      </w:r>
    </w:p>
    <w:p w14:paraId="4F2D4C5C" w14:textId="77777777" w:rsidR="00B11855" w:rsidRPr="001F42D3" w:rsidRDefault="003D003E" w:rsidP="00113C9C">
      <w:pPr>
        <w:pStyle w:val="BodyText"/>
      </w:pPr>
      <w:r w:rsidRPr="001F42D3">
        <w:t>ISO/IEEE 11073-10201 Domain Information Model</w:t>
      </w:r>
    </w:p>
    <w:p w14:paraId="17D74196" w14:textId="77777777" w:rsidR="00B11855" w:rsidRPr="001F42D3" w:rsidRDefault="003D003E" w:rsidP="00113C9C">
      <w:pPr>
        <w:pStyle w:val="BodyText"/>
      </w:pPr>
      <w:r w:rsidRPr="001F42D3">
        <w:t>ISO/IEEE 11073-10101 Nomenclature</w:t>
      </w:r>
    </w:p>
    <w:p w14:paraId="3EE5F6D7" w14:textId="1946CFD5" w:rsidR="00D72462" w:rsidRPr="001F42D3" w:rsidRDefault="00D72462" w:rsidP="00113C9C">
      <w:pPr>
        <w:pStyle w:val="BodyText"/>
      </w:pPr>
      <w:r w:rsidRPr="001F42D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1F42D3" w:rsidRDefault="003D003E" w:rsidP="00113C9C">
      <w:pPr>
        <w:pStyle w:val="BodyText"/>
      </w:pPr>
      <w:r w:rsidRPr="001F42D3">
        <w:t xml:space="preserve">The communication protocol is WCTP, the same as for the Disseminate Alert [PCD-06] transaction. See Appendix K, Message Transport Using WCTP (ACM Transactions </w:t>
      </w:r>
      <w:r w:rsidR="00901663" w:rsidRPr="001F42D3">
        <w:t>[PCD-06]</w:t>
      </w:r>
      <w:r w:rsidRPr="001F42D3">
        <w:t xml:space="preserve"> and </w:t>
      </w:r>
      <w:r w:rsidR="00901663" w:rsidRPr="001F42D3">
        <w:t>[PCD-07]</w:t>
      </w:r>
      <w:r w:rsidRPr="001F42D3">
        <w:t>) for details.</w:t>
      </w:r>
    </w:p>
    <w:p w14:paraId="540D8217" w14:textId="27B055EA" w:rsidR="00B11855" w:rsidRPr="001F42D3" w:rsidRDefault="005B0C7C" w:rsidP="00DE39CA">
      <w:pPr>
        <w:pStyle w:val="Heading3"/>
        <w:rPr>
          <w:noProof w:val="0"/>
        </w:rPr>
      </w:pPr>
      <w:bookmarkStart w:id="592" w:name="_Toc181625176"/>
      <w:r w:rsidRPr="001F42D3">
        <w:rPr>
          <w:noProof w:val="0"/>
        </w:rPr>
        <w:t>Messages</w:t>
      </w:r>
      <w:bookmarkEnd w:id="592"/>
    </w:p>
    <w:p w14:paraId="25448632" w14:textId="5E31CDF9" w:rsidR="00B11855" w:rsidRPr="001F42D3" w:rsidRDefault="00916BBE" w:rsidP="000519C1">
      <w:pPr>
        <w:pStyle w:val="Heading4"/>
        <w:rPr>
          <w:noProof w:val="0"/>
        </w:rPr>
      </w:pPr>
      <w:bookmarkStart w:id="593" w:name="_Toc401769821"/>
      <w:bookmarkStart w:id="594" w:name="_Toc181625177"/>
      <w:r w:rsidRPr="001F42D3">
        <w:rPr>
          <w:noProof w:val="0"/>
        </w:rPr>
        <w:t>Alert Communicator</w:t>
      </w:r>
      <w:r w:rsidR="003D003E" w:rsidRPr="001F42D3">
        <w:rPr>
          <w:noProof w:val="0"/>
        </w:rPr>
        <w:t xml:space="preserve"> status updates to </w:t>
      </w:r>
      <w:bookmarkEnd w:id="593"/>
      <w:r w:rsidR="009E2B46" w:rsidRPr="001F42D3">
        <w:rPr>
          <w:noProof w:val="0"/>
        </w:rPr>
        <w:t>Alert Manager</w:t>
      </w:r>
      <w:bookmarkEnd w:id="594"/>
    </w:p>
    <w:p w14:paraId="50DCFDD6" w14:textId="4AA83D0E" w:rsidR="00B11855" w:rsidRPr="001F42D3" w:rsidRDefault="003D003E" w:rsidP="00113C9C">
      <w:pPr>
        <w:pStyle w:val="BodyText"/>
      </w:pPr>
      <w:r w:rsidRPr="001F42D3">
        <w:t xml:space="preserve">The </w:t>
      </w:r>
      <w:r w:rsidR="00916BBE" w:rsidRPr="001F42D3">
        <w:t>Alert Communicator</w:t>
      </w:r>
      <w:r w:rsidRPr="001F42D3">
        <w:t xml:space="preserve"> sends Dissemination Status to the </w:t>
      </w:r>
      <w:r w:rsidR="009E2B46" w:rsidRPr="001F42D3">
        <w:t>Alert Manager</w:t>
      </w:r>
      <w:r w:rsidRPr="001F42D3">
        <w:t>. The protocol utilized is WCTP.</w:t>
      </w:r>
    </w:p>
    <w:p w14:paraId="4902D422" w14:textId="72441C7B" w:rsidR="00B11855" w:rsidRPr="001F42D3" w:rsidRDefault="003D003E" w:rsidP="000519C1">
      <w:pPr>
        <w:pStyle w:val="Heading4"/>
        <w:rPr>
          <w:noProof w:val="0"/>
        </w:rPr>
      </w:pPr>
      <w:bookmarkStart w:id="595" w:name="_Toc401769822"/>
      <w:bookmarkStart w:id="596" w:name="_Toc181625178"/>
      <w:r w:rsidRPr="001F42D3">
        <w:rPr>
          <w:noProof w:val="0"/>
        </w:rPr>
        <w:t>Trigger Events</w:t>
      </w:r>
      <w:bookmarkEnd w:id="595"/>
      <w:bookmarkEnd w:id="596"/>
    </w:p>
    <w:p w14:paraId="0C90EA95" w14:textId="7DC7E379" w:rsidR="00B11855" w:rsidRPr="001F42D3" w:rsidRDefault="003D003E" w:rsidP="00113C9C">
      <w:pPr>
        <w:pStyle w:val="BodyText"/>
      </w:pPr>
      <w:r w:rsidRPr="001F42D3">
        <w:t xml:space="preserve">The </w:t>
      </w:r>
      <w:r w:rsidR="00916BBE" w:rsidRPr="001F42D3">
        <w:t>Alert Communicator</w:t>
      </w:r>
      <w:r w:rsidRPr="001F42D3">
        <w:t xml:space="preserve"> has determined a dissemination status </w:t>
      </w:r>
      <w:proofErr w:type="gramStart"/>
      <w:r w:rsidRPr="001F42D3">
        <w:t>update</w:t>
      </w:r>
      <w:proofErr w:type="gramEnd"/>
      <w:r w:rsidRPr="001F42D3">
        <w:t xml:space="preserve"> needs to be sent to the </w:t>
      </w:r>
      <w:r w:rsidR="009E2B46" w:rsidRPr="001F42D3">
        <w:t>Alert Manager</w:t>
      </w:r>
      <w:r w:rsidRPr="001F42D3">
        <w:t>.</w:t>
      </w:r>
    </w:p>
    <w:p w14:paraId="2E83FB85" w14:textId="45781155" w:rsidR="00B11855" w:rsidRPr="001F42D3" w:rsidRDefault="003D003E" w:rsidP="00113C9C">
      <w:pPr>
        <w:pStyle w:val="BodyText"/>
      </w:pPr>
      <w:r w:rsidRPr="001F42D3">
        <w:t xml:space="preserve">The following table lists the results of the dissemination from the </w:t>
      </w:r>
      <w:r w:rsidR="00916BBE" w:rsidRPr="001F42D3">
        <w:t>Alert Communicator</w:t>
      </w:r>
      <w:r w:rsidRPr="001F42D3">
        <w:t xml:space="preserve"> back to the </w:t>
      </w:r>
      <w:r w:rsidR="009E2B46" w:rsidRPr="001F42D3">
        <w:t>Alert Manager</w:t>
      </w:r>
      <w:r w:rsidRPr="001F42D3">
        <w:t>. The required Communication Status Enumerations are indicated.</w:t>
      </w:r>
    </w:p>
    <w:p w14:paraId="0C86C322" w14:textId="77777777" w:rsidR="00B11855" w:rsidRPr="001F42D3" w:rsidRDefault="003D003E" w:rsidP="00CF5627">
      <w:pPr>
        <w:pStyle w:val="TableTitle"/>
      </w:pPr>
      <w:r w:rsidRPr="001F42D3">
        <w:lastRenderedPageBreak/>
        <w:t>Table 3.7.4.</w:t>
      </w:r>
      <w:r w:rsidR="00E86B15" w:rsidRPr="001F42D3">
        <w:t>2</w:t>
      </w:r>
      <w:r w:rsidRPr="001F42D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1F42D3" w14:paraId="1BE78B18" w14:textId="77777777" w:rsidTr="00DE39CA">
        <w:trPr>
          <w:cantSplit/>
          <w:tblHeader/>
          <w:jc w:val="center"/>
        </w:trPr>
        <w:tc>
          <w:tcPr>
            <w:tcW w:w="1019" w:type="dxa"/>
            <w:shd w:val="clear" w:color="auto" w:fill="D9D9D9"/>
          </w:tcPr>
          <w:p w14:paraId="28F89D82" w14:textId="77777777" w:rsidR="00B11855" w:rsidRPr="001F42D3" w:rsidRDefault="003D003E" w:rsidP="00C40FD5">
            <w:pPr>
              <w:pStyle w:val="TableEntryHeader"/>
            </w:pPr>
            <w:r w:rsidRPr="001F42D3">
              <w:t>Usage</w:t>
            </w:r>
          </w:p>
        </w:tc>
        <w:tc>
          <w:tcPr>
            <w:tcW w:w="5699" w:type="dxa"/>
            <w:shd w:val="clear" w:color="auto" w:fill="D9D9D9"/>
          </w:tcPr>
          <w:p w14:paraId="64BF59DE" w14:textId="77777777" w:rsidR="00B11855" w:rsidRPr="001F42D3" w:rsidRDefault="003D003E" w:rsidP="00C40FD5">
            <w:pPr>
              <w:pStyle w:val="TableEntryHeader"/>
            </w:pPr>
            <w:r w:rsidRPr="001F42D3">
              <w:t>Communication Status Enumeration</w:t>
            </w:r>
          </w:p>
        </w:tc>
      </w:tr>
      <w:tr w:rsidR="00B11855" w:rsidRPr="001F42D3" w14:paraId="4ED9D4EA" w14:textId="77777777" w:rsidTr="006C0E8E">
        <w:trPr>
          <w:cantSplit/>
          <w:jc w:val="center"/>
        </w:trPr>
        <w:tc>
          <w:tcPr>
            <w:tcW w:w="1019" w:type="dxa"/>
          </w:tcPr>
          <w:p w14:paraId="1CCFCB59" w14:textId="77777777" w:rsidR="00B11855" w:rsidRPr="001F42D3" w:rsidRDefault="003D003E" w:rsidP="00C40FD5">
            <w:pPr>
              <w:pStyle w:val="TableEntry"/>
              <w:keepNext/>
            </w:pPr>
            <w:r w:rsidRPr="001F42D3">
              <w:t>R</w:t>
            </w:r>
          </w:p>
        </w:tc>
        <w:tc>
          <w:tcPr>
            <w:tcW w:w="5699" w:type="dxa"/>
          </w:tcPr>
          <w:p w14:paraId="6AB8CE93" w14:textId="77777777" w:rsidR="00B11855" w:rsidRPr="001F42D3" w:rsidRDefault="003D003E" w:rsidP="00C40FD5">
            <w:pPr>
              <w:pStyle w:val="TableEntry"/>
              <w:keepNext/>
            </w:pPr>
            <w:r w:rsidRPr="001F42D3">
              <w:t>Received by communications (accepted by WCTP gateway)</w:t>
            </w:r>
          </w:p>
        </w:tc>
      </w:tr>
      <w:tr w:rsidR="00B11855" w:rsidRPr="001F42D3" w14:paraId="305A0070" w14:textId="77777777" w:rsidTr="006C0E8E">
        <w:trPr>
          <w:cantSplit/>
          <w:jc w:val="center"/>
        </w:trPr>
        <w:tc>
          <w:tcPr>
            <w:tcW w:w="1019" w:type="dxa"/>
          </w:tcPr>
          <w:p w14:paraId="15C9E3FC" w14:textId="77777777" w:rsidR="00B11855" w:rsidRPr="001F42D3" w:rsidRDefault="003D003E" w:rsidP="00C40FD5">
            <w:pPr>
              <w:pStyle w:val="TableEntry"/>
              <w:keepNext/>
            </w:pPr>
            <w:r w:rsidRPr="001F42D3">
              <w:t>O</w:t>
            </w:r>
          </w:p>
        </w:tc>
        <w:tc>
          <w:tcPr>
            <w:tcW w:w="5699" w:type="dxa"/>
          </w:tcPr>
          <w:p w14:paraId="7D3BFF41" w14:textId="77777777" w:rsidR="00B11855" w:rsidRPr="001F42D3" w:rsidRDefault="003D003E" w:rsidP="00C40FD5">
            <w:pPr>
              <w:pStyle w:val="TableEntry"/>
              <w:keepNext/>
            </w:pPr>
            <w:r w:rsidRPr="001F42D3">
              <w:t>Undeliverable to endpoint</w:t>
            </w:r>
          </w:p>
          <w:p w14:paraId="01BC501C" w14:textId="77777777" w:rsidR="00B11855" w:rsidRPr="001F42D3" w:rsidRDefault="003D003E" w:rsidP="00C40FD5">
            <w:pPr>
              <w:pStyle w:val="TableEntry"/>
              <w:keepNext/>
            </w:pPr>
            <w:r w:rsidRPr="001F42D3">
              <w:t>Optional in support of one-way devices, such as pagers.</w:t>
            </w:r>
          </w:p>
        </w:tc>
      </w:tr>
      <w:tr w:rsidR="00B11855" w:rsidRPr="001F42D3" w14:paraId="5C45C6CA" w14:textId="77777777" w:rsidTr="006C0E8E">
        <w:trPr>
          <w:cantSplit/>
          <w:jc w:val="center"/>
        </w:trPr>
        <w:tc>
          <w:tcPr>
            <w:tcW w:w="1019" w:type="dxa"/>
          </w:tcPr>
          <w:p w14:paraId="07CFA05C" w14:textId="77777777" w:rsidR="00B11855" w:rsidRPr="001F42D3" w:rsidRDefault="003D003E" w:rsidP="00112DB3">
            <w:pPr>
              <w:pStyle w:val="TableEntry"/>
            </w:pPr>
            <w:r w:rsidRPr="001F42D3">
              <w:t>O</w:t>
            </w:r>
          </w:p>
        </w:tc>
        <w:tc>
          <w:tcPr>
            <w:tcW w:w="5699" w:type="dxa"/>
          </w:tcPr>
          <w:p w14:paraId="4347A178" w14:textId="77777777" w:rsidR="00B11855" w:rsidRPr="001F42D3" w:rsidRDefault="003D003E" w:rsidP="00112DB3">
            <w:pPr>
              <w:pStyle w:val="TableEntry"/>
            </w:pPr>
            <w:r w:rsidRPr="001F42D3">
              <w:t>Delivered to endpoint</w:t>
            </w:r>
          </w:p>
          <w:p w14:paraId="2E0A4D57" w14:textId="77777777" w:rsidR="00B11855" w:rsidRPr="001F42D3" w:rsidRDefault="003D003E" w:rsidP="00112DB3">
            <w:pPr>
              <w:pStyle w:val="TableEntry"/>
            </w:pPr>
            <w:r w:rsidRPr="001F42D3">
              <w:t>Optional in support of one-way devices, such as pagers.</w:t>
            </w:r>
          </w:p>
        </w:tc>
      </w:tr>
      <w:tr w:rsidR="00B11855" w:rsidRPr="001F42D3" w14:paraId="0CBC0422" w14:textId="77777777" w:rsidTr="006C0E8E">
        <w:trPr>
          <w:cantSplit/>
          <w:jc w:val="center"/>
        </w:trPr>
        <w:tc>
          <w:tcPr>
            <w:tcW w:w="1019" w:type="dxa"/>
          </w:tcPr>
          <w:p w14:paraId="7BE81875" w14:textId="77777777" w:rsidR="00B11855" w:rsidRPr="001F42D3" w:rsidRDefault="003D003E" w:rsidP="00112DB3">
            <w:pPr>
              <w:pStyle w:val="TableEntry"/>
            </w:pPr>
            <w:r w:rsidRPr="001F42D3">
              <w:t>O</w:t>
            </w:r>
          </w:p>
        </w:tc>
        <w:tc>
          <w:tcPr>
            <w:tcW w:w="5699" w:type="dxa"/>
          </w:tcPr>
          <w:p w14:paraId="11FF41FC" w14:textId="77777777" w:rsidR="00B11855" w:rsidRPr="001F42D3" w:rsidRDefault="003D003E" w:rsidP="00112DB3">
            <w:pPr>
              <w:pStyle w:val="TableEntry"/>
            </w:pPr>
            <w:r w:rsidRPr="001F42D3">
              <w:t>Read at endpoint</w:t>
            </w:r>
          </w:p>
          <w:p w14:paraId="08930F3B" w14:textId="77777777" w:rsidR="00B11855" w:rsidRPr="001F42D3" w:rsidRDefault="003D003E" w:rsidP="00112DB3">
            <w:pPr>
              <w:pStyle w:val="TableEntry"/>
            </w:pPr>
            <w:r w:rsidRPr="001F42D3">
              <w:t>Optional in support of one-way devices, such as pagers.</w:t>
            </w:r>
          </w:p>
        </w:tc>
      </w:tr>
      <w:tr w:rsidR="00B11855" w:rsidRPr="001F42D3" w14:paraId="58BD2C8C" w14:textId="77777777" w:rsidTr="006C0E8E">
        <w:trPr>
          <w:cantSplit/>
          <w:jc w:val="center"/>
        </w:trPr>
        <w:tc>
          <w:tcPr>
            <w:tcW w:w="1019" w:type="dxa"/>
          </w:tcPr>
          <w:p w14:paraId="23F73A96" w14:textId="77777777" w:rsidR="00B11855" w:rsidRPr="001F42D3" w:rsidRDefault="003D003E" w:rsidP="00112DB3">
            <w:pPr>
              <w:pStyle w:val="TableEntry"/>
            </w:pPr>
            <w:r w:rsidRPr="001F42D3">
              <w:t>O</w:t>
            </w:r>
          </w:p>
        </w:tc>
        <w:tc>
          <w:tcPr>
            <w:tcW w:w="5699" w:type="dxa"/>
          </w:tcPr>
          <w:p w14:paraId="5E8F42BD" w14:textId="77777777" w:rsidR="00B11855" w:rsidRPr="001F42D3" w:rsidRDefault="003D003E" w:rsidP="00112DB3">
            <w:pPr>
              <w:pStyle w:val="TableEntry"/>
            </w:pPr>
            <w:r w:rsidRPr="001F42D3">
              <w:t>Accepted by endpoint</w:t>
            </w:r>
          </w:p>
          <w:p w14:paraId="390039FB" w14:textId="77777777" w:rsidR="00B11855" w:rsidRPr="001F42D3" w:rsidRDefault="003D003E" w:rsidP="00112DB3">
            <w:pPr>
              <w:pStyle w:val="TableEntry"/>
            </w:pPr>
            <w:r w:rsidRPr="001F42D3">
              <w:t>Optional in support of one-way devices, such as pagers.</w:t>
            </w:r>
          </w:p>
        </w:tc>
      </w:tr>
      <w:tr w:rsidR="00B11855" w:rsidRPr="001F42D3" w14:paraId="044BF924" w14:textId="77777777" w:rsidTr="006C0E8E">
        <w:trPr>
          <w:cantSplit/>
          <w:jc w:val="center"/>
        </w:trPr>
        <w:tc>
          <w:tcPr>
            <w:tcW w:w="1019" w:type="dxa"/>
          </w:tcPr>
          <w:p w14:paraId="6C62D2F2" w14:textId="77777777" w:rsidR="00B11855" w:rsidRPr="001F42D3" w:rsidRDefault="003D003E" w:rsidP="00112DB3">
            <w:pPr>
              <w:pStyle w:val="TableEntry"/>
            </w:pPr>
            <w:r w:rsidRPr="001F42D3">
              <w:t>O</w:t>
            </w:r>
          </w:p>
        </w:tc>
        <w:tc>
          <w:tcPr>
            <w:tcW w:w="5699" w:type="dxa"/>
          </w:tcPr>
          <w:p w14:paraId="264370D2" w14:textId="77777777" w:rsidR="00B11855" w:rsidRPr="001F42D3" w:rsidRDefault="003D003E" w:rsidP="00112DB3">
            <w:pPr>
              <w:pStyle w:val="TableEntry"/>
            </w:pPr>
            <w:r w:rsidRPr="001F42D3">
              <w:t>Accepted by endpoint as true positive</w:t>
            </w:r>
          </w:p>
        </w:tc>
      </w:tr>
      <w:tr w:rsidR="00B11855" w:rsidRPr="001F42D3" w14:paraId="0EC075FE" w14:textId="77777777" w:rsidTr="006C0E8E">
        <w:trPr>
          <w:cantSplit/>
          <w:jc w:val="center"/>
        </w:trPr>
        <w:tc>
          <w:tcPr>
            <w:tcW w:w="1019" w:type="dxa"/>
          </w:tcPr>
          <w:p w14:paraId="71A18D2D" w14:textId="77777777" w:rsidR="00B11855" w:rsidRPr="001F42D3" w:rsidRDefault="003D003E" w:rsidP="00112DB3">
            <w:pPr>
              <w:pStyle w:val="TableEntry"/>
            </w:pPr>
            <w:r w:rsidRPr="001F42D3">
              <w:t>O</w:t>
            </w:r>
          </w:p>
        </w:tc>
        <w:tc>
          <w:tcPr>
            <w:tcW w:w="5699" w:type="dxa"/>
          </w:tcPr>
          <w:p w14:paraId="5DB1F2E7" w14:textId="77777777" w:rsidR="00B11855" w:rsidRPr="001F42D3" w:rsidRDefault="003D003E" w:rsidP="00112DB3">
            <w:pPr>
              <w:pStyle w:val="TableEntry"/>
            </w:pPr>
            <w:r w:rsidRPr="001F42D3">
              <w:t>Accepted by endpoint as true positive however not clinically relevant</w:t>
            </w:r>
          </w:p>
        </w:tc>
      </w:tr>
      <w:tr w:rsidR="00B11855" w:rsidRPr="001F42D3" w14:paraId="11B14B24" w14:textId="77777777" w:rsidTr="006C0E8E">
        <w:trPr>
          <w:cantSplit/>
          <w:jc w:val="center"/>
        </w:trPr>
        <w:tc>
          <w:tcPr>
            <w:tcW w:w="1019" w:type="dxa"/>
          </w:tcPr>
          <w:p w14:paraId="087B3E3C" w14:textId="77777777" w:rsidR="00B11855" w:rsidRPr="001F42D3" w:rsidRDefault="003D003E" w:rsidP="00112DB3">
            <w:pPr>
              <w:pStyle w:val="TableEntry"/>
            </w:pPr>
            <w:r w:rsidRPr="001F42D3">
              <w:t>O</w:t>
            </w:r>
          </w:p>
        </w:tc>
        <w:tc>
          <w:tcPr>
            <w:tcW w:w="5699" w:type="dxa"/>
          </w:tcPr>
          <w:p w14:paraId="7B0F36AB" w14:textId="77777777" w:rsidR="00B11855" w:rsidRPr="001F42D3" w:rsidRDefault="003D003E" w:rsidP="00112DB3">
            <w:pPr>
              <w:pStyle w:val="TableEntry"/>
            </w:pPr>
            <w:r w:rsidRPr="001F42D3">
              <w:t>Accepted by endpoint as false positive</w:t>
            </w:r>
          </w:p>
        </w:tc>
      </w:tr>
      <w:tr w:rsidR="00B11855" w:rsidRPr="001F42D3" w14:paraId="120411F7" w14:textId="77777777" w:rsidTr="006C0E8E">
        <w:trPr>
          <w:cantSplit/>
          <w:jc w:val="center"/>
        </w:trPr>
        <w:tc>
          <w:tcPr>
            <w:tcW w:w="1019" w:type="dxa"/>
          </w:tcPr>
          <w:p w14:paraId="599C51DC" w14:textId="77777777" w:rsidR="00B11855" w:rsidRPr="001F42D3" w:rsidRDefault="003D003E" w:rsidP="00112DB3">
            <w:pPr>
              <w:pStyle w:val="TableEntry"/>
            </w:pPr>
            <w:r w:rsidRPr="001F42D3">
              <w:t>O</w:t>
            </w:r>
          </w:p>
        </w:tc>
        <w:tc>
          <w:tcPr>
            <w:tcW w:w="5699" w:type="dxa"/>
          </w:tcPr>
          <w:p w14:paraId="5CFD3E16" w14:textId="77777777" w:rsidR="00B11855" w:rsidRPr="001F42D3" w:rsidRDefault="003D003E" w:rsidP="00112DB3">
            <w:pPr>
              <w:pStyle w:val="TableEntry"/>
            </w:pPr>
            <w:r w:rsidRPr="001F42D3">
              <w:t>Rejected by endpoint</w:t>
            </w:r>
          </w:p>
          <w:p w14:paraId="7A43B1AC" w14:textId="77777777" w:rsidR="00B11855" w:rsidRPr="001F42D3" w:rsidRDefault="003D003E" w:rsidP="00112DB3">
            <w:pPr>
              <w:pStyle w:val="TableEntry"/>
            </w:pPr>
            <w:r w:rsidRPr="001F42D3">
              <w:t>Optional in support of one-way devices, such as pagers.</w:t>
            </w:r>
          </w:p>
        </w:tc>
      </w:tr>
      <w:tr w:rsidR="00B11855" w:rsidRPr="001F42D3" w14:paraId="0DD7E961" w14:textId="77777777" w:rsidTr="006C0E8E">
        <w:trPr>
          <w:cantSplit/>
          <w:jc w:val="center"/>
        </w:trPr>
        <w:tc>
          <w:tcPr>
            <w:tcW w:w="1019" w:type="dxa"/>
          </w:tcPr>
          <w:p w14:paraId="4131FB96" w14:textId="77777777" w:rsidR="00B11855" w:rsidRPr="001F42D3" w:rsidRDefault="003D003E" w:rsidP="00112DB3">
            <w:pPr>
              <w:pStyle w:val="TableEntry"/>
            </w:pPr>
            <w:r w:rsidRPr="001F42D3">
              <w:t>O</w:t>
            </w:r>
          </w:p>
        </w:tc>
        <w:tc>
          <w:tcPr>
            <w:tcW w:w="5699" w:type="dxa"/>
          </w:tcPr>
          <w:p w14:paraId="358D6E94" w14:textId="77777777" w:rsidR="00B11855" w:rsidRPr="001F42D3" w:rsidRDefault="003D003E" w:rsidP="00112DB3">
            <w:pPr>
              <w:pStyle w:val="TableEntry"/>
            </w:pPr>
            <w:r w:rsidRPr="001F42D3">
              <w:t>Cancelled by endpoint</w:t>
            </w:r>
          </w:p>
        </w:tc>
      </w:tr>
      <w:tr w:rsidR="00B11855" w:rsidRPr="001F42D3" w14:paraId="29CAB0E2" w14:textId="77777777" w:rsidTr="006C0E8E">
        <w:trPr>
          <w:cantSplit/>
          <w:jc w:val="center"/>
        </w:trPr>
        <w:tc>
          <w:tcPr>
            <w:tcW w:w="1019" w:type="dxa"/>
          </w:tcPr>
          <w:p w14:paraId="2F20D7E6" w14:textId="77777777" w:rsidR="00B11855" w:rsidRPr="001F42D3" w:rsidRDefault="003D003E" w:rsidP="00112DB3">
            <w:pPr>
              <w:pStyle w:val="TableEntry"/>
            </w:pPr>
            <w:r w:rsidRPr="001F42D3">
              <w:t>O</w:t>
            </w:r>
          </w:p>
        </w:tc>
        <w:tc>
          <w:tcPr>
            <w:tcW w:w="5699" w:type="dxa"/>
          </w:tcPr>
          <w:p w14:paraId="1A076C19" w14:textId="77777777" w:rsidR="00B11855" w:rsidRPr="001F42D3" w:rsidRDefault="003D003E" w:rsidP="00112DB3">
            <w:pPr>
              <w:pStyle w:val="TableEntry"/>
            </w:pPr>
            <w:r w:rsidRPr="001F42D3">
              <w:t>Cancelled by other than endpoint</w:t>
            </w:r>
          </w:p>
        </w:tc>
      </w:tr>
      <w:tr w:rsidR="00B11855" w:rsidRPr="001F42D3" w14:paraId="1EC4ADA5" w14:textId="77777777" w:rsidTr="006C0E8E">
        <w:trPr>
          <w:cantSplit/>
          <w:jc w:val="center"/>
        </w:trPr>
        <w:tc>
          <w:tcPr>
            <w:tcW w:w="1019" w:type="dxa"/>
          </w:tcPr>
          <w:p w14:paraId="5FF0919C" w14:textId="77777777" w:rsidR="00B11855" w:rsidRPr="001F42D3" w:rsidRDefault="003D003E" w:rsidP="00112DB3">
            <w:pPr>
              <w:pStyle w:val="TableEntry"/>
            </w:pPr>
            <w:r w:rsidRPr="001F42D3">
              <w:t>O</w:t>
            </w:r>
          </w:p>
        </w:tc>
        <w:tc>
          <w:tcPr>
            <w:tcW w:w="5699" w:type="dxa"/>
          </w:tcPr>
          <w:p w14:paraId="2B0F00C3" w14:textId="77777777" w:rsidR="00B11855" w:rsidRPr="001F42D3" w:rsidRDefault="003D003E" w:rsidP="00112DB3">
            <w:pPr>
              <w:pStyle w:val="TableEntry"/>
            </w:pPr>
            <w:r w:rsidRPr="001F42D3">
              <w:t xml:space="preserve">Callback </w:t>
            </w:r>
            <w:proofErr w:type="gramStart"/>
            <w:r w:rsidRPr="001F42D3">
              <w:t>start</w:t>
            </w:r>
            <w:proofErr w:type="gramEnd"/>
            <w:r w:rsidRPr="001F42D3">
              <w:t xml:space="preserve"> at endpoint</w:t>
            </w:r>
          </w:p>
          <w:p w14:paraId="799D12AD" w14:textId="77777777" w:rsidR="00B11855" w:rsidRPr="001F42D3" w:rsidRDefault="003D003E" w:rsidP="00112DB3">
            <w:pPr>
              <w:pStyle w:val="TableEntry"/>
            </w:pPr>
            <w:r w:rsidRPr="001F42D3">
              <w:t>See Appendix K for WCTP messaging details.</w:t>
            </w:r>
          </w:p>
          <w:p w14:paraId="19E26EE3" w14:textId="77777777" w:rsidR="00B11855" w:rsidRPr="001F42D3" w:rsidRDefault="003D003E" w:rsidP="00112DB3">
            <w:pPr>
              <w:pStyle w:val="TableEntry"/>
            </w:pPr>
            <w:r w:rsidRPr="001F42D3">
              <w:t>Optional as not supported by all notification devices.</w:t>
            </w:r>
          </w:p>
        </w:tc>
      </w:tr>
      <w:tr w:rsidR="00B11855" w:rsidRPr="001F42D3" w14:paraId="00AC3742" w14:textId="77777777" w:rsidTr="006C0E8E">
        <w:trPr>
          <w:cantSplit/>
          <w:jc w:val="center"/>
        </w:trPr>
        <w:tc>
          <w:tcPr>
            <w:tcW w:w="1019" w:type="dxa"/>
          </w:tcPr>
          <w:p w14:paraId="7A4648BD" w14:textId="77777777" w:rsidR="00B11855" w:rsidRPr="001F42D3" w:rsidRDefault="003D003E" w:rsidP="00112DB3">
            <w:pPr>
              <w:pStyle w:val="TableEntry"/>
            </w:pPr>
            <w:r w:rsidRPr="001F42D3">
              <w:t>O</w:t>
            </w:r>
          </w:p>
        </w:tc>
        <w:tc>
          <w:tcPr>
            <w:tcW w:w="5699" w:type="dxa"/>
          </w:tcPr>
          <w:p w14:paraId="75616488" w14:textId="77777777" w:rsidR="00B11855" w:rsidRPr="001F42D3" w:rsidRDefault="003D003E" w:rsidP="00112DB3">
            <w:pPr>
              <w:pStyle w:val="TableEntry"/>
            </w:pPr>
            <w:r w:rsidRPr="001F42D3">
              <w:t>Callback end at endpoint</w:t>
            </w:r>
          </w:p>
          <w:p w14:paraId="345AA892" w14:textId="77777777" w:rsidR="00B11855" w:rsidRPr="001F42D3" w:rsidRDefault="003D003E" w:rsidP="00112DB3">
            <w:pPr>
              <w:pStyle w:val="TableEntry"/>
            </w:pPr>
            <w:r w:rsidRPr="001F42D3">
              <w:t>See Appendix K for WCTP messaging details.</w:t>
            </w:r>
          </w:p>
          <w:p w14:paraId="1501C9ED" w14:textId="77777777" w:rsidR="00B11855" w:rsidRPr="001F42D3" w:rsidRDefault="003D003E" w:rsidP="00112DB3">
            <w:pPr>
              <w:pStyle w:val="TableEntry"/>
            </w:pPr>
            <w:r w:rsidRPr="001F42D3">
              <w:t>Optional as not supported by all notification devices.</w:t>
            </w:r>
          </w:p>
        </w:tc>
      </w:tr>
      <w:tr w:rsidR="00B11855" w:rsidRPr="001F42D3" w14:paraId="484CF8BA" w14:textId="77777777" w:rsidTr="006C0E8E">
        <w:trPr>
          <w:cantSplit/>
          <w:jc w:val="center"/>
        </w:trPr>
        <w:tc>
          <w:tcPr>
            <w:tcW w:w="1019" w:type="dxa"/>
          </w:tcPr>
          <w:p w14:paraId="69D08E41" w14:textId="77777777" w:rsidR="00B11855" w:rsidRPr="001F42D3" w:rsidRDefault="003D003E" w:rsidP="00112DB3">
            <w:pPr>
              <w:pStyle w:val="TableEntry"/>
            </w:pPr>
            <w:r w:rsidRPr="001F42D3">
              <w:t>O</w:t>
            </w:r>
          </w:p>
        </w:tc>
        <w:tc>
          <w:tcPr>
            <w:tcW w:w="5699" w:type="dxa"/>
          </w:tcPr>
          <w:p w14:paraId="00EE450F" w14:textId="77777777" w:rsidR="00B11855" w:rsidRPr="001F42D3" w:rsidRDefault="003D003E" w:rsidP="00112DB3">
            <w:pPr>
              <w:pStyle w:val="TableEntry"/>
            </w:pPr>
            <w:r w:rsidRPr="001F42D3">
              <w:t>Completed by endpoint operator</w:t>
            </w:r>
          </w:p>
          <w:p w14:paraId="4FDC0F8A" w14:textId="77777777" w:rsidR="00B11855" w:rsidRPr="001F42D3" w:rsidRDefault="003D003E" w:rsidP="00112DB3">
            <w:pPr>
              <w:pStyle w:val="TableEntry"/>
            </w:pPr>
            <w:r w:rsidRPr="001F42D3">
              <w:t>Optional in support of one-way devices, such as pagers.</w:t>
            </w:r>
          </w:p>
        </w:tc>
      </w:tr>
    </w:tbl>
    <w:p w14:paraId="4BEEC379" w14:textId="77777777" w:rsidR="00B11855" w:rsidRPr="001F42D3" w:rsidRDefault="00B11855" w:rsidP="00113C9C">
      <w:pPr>
        <w:pStyle w:val="BodyText"/>
      </w:pPr>
    </w:p>
    <w:p w14:paraId="21CDD2E0" w14:textId="02F1D393" w:rsidR="00B11855" w:rsidRPr="001F42D3" w:rsidRDefault="003D003E" w:rsidP="00113C9C">
      <w:pPr>
        <w:pStyle w:val="BodyText"/>
      </w:pPr>
      <w:r w:rsidRPr="001F42D3">
        <w:t xml:space="preserve">A single </w:t>
      </w:r>
      <w:r w:rsidR="00647994" w:rsidRPr="001F42D3">
        <w:t>[PCD-04]</w:t>
      </w:r>
      <w:r w:rsidRPr="001F42D3">
        <w:t xml:space="preserve"> to </w:t>
      </w:r>
      <w:r w:rsidR="00901663" w:rsidRPr="001F42D3">
        <w:t>[PCD-06]</w:t>
      </w:r>
      <w:r w:rsidRPr="001F42D3">
        <w:t xml:space="preserve"> transaction may go through multiple communications status updates as the alert is communicated to the endpoint user or application. Which of the status updates are possible </w:t>
      </w:r>
      <w:r w:rsidR="009624F6" w:rsidRPr="001F42D3">
        <w:t>depend</w:t>
      </w:r>
      <w:r w:rsidR="001C51C0" w:rsidRPr="001F42D3">
        <w:t>s</w:t>
      </w:r>
      <w:r w:rsidR="009624F6" w:rsidRPr="001F42D3">
        <w:t xml:space="preserve"> on the capabilities of</w:t>
      </w:r>
      <w:r w:rsidRPr="001F42D3">
        <w:t xml:space="preserve"> </w:t>
      </w:r>
      <w:r w:rsidR="00916BBE" w:rsidRPr="001F42D3">
        <w:t>the Alert Communicator</w:t>
      </w:r>
      <w:r w:rsidRPr="001F42D3">
        <w:t xml:space="preserve"> and endpoint. Some endpoint devices are output only and do not support two-way capabilities</w:t>
      </w:r>
      <w:r w:rsidR="009624F6" w:rsidRPr="001F42D3">
        <w:t>, while other</w:t>
      </w:r>
      <w:r w:rsidRPr="001F42D3">
        <w:t xml:space="preserve"> devices and services offer transmission confirmation. More advanced communications endpoints offer two-way capabilities allowing the operator of the endpoint to accept or cancel the alert.</w:t>
      </w:r>
    </w:p>
    <w:p w14:paraId="56B61E31" w14:textId="6A8B4EBD" w:rsidR="00551C13" w:rsidRPr="001F42D3" w:rsidRDefault="00551C13" w:rsidP="00B34AEB">
      <w:pPr>
        <w:pStyle w:val="BodyText"/>
        <w:rPr>
          <w:lang w:bidi="hi-IN"/>
        </w:rPr>
      </w:pPr>
      <w:r w:rsidRPr="001F42D3">
        <w:rPr>
          <w:lang w:bidi="hi-IN"/>
        </w:rPr>
        <w:t xml:space="preserve">An Alert </w:t>
      </w:r>
      <w:proofErr w:type="gramStart"/>
      <w:r w:rsidRPr="001F42D3">
        <w:rPr>
          <w:lang w:bidi="hi-IN"/>
        </w:rPr>
        <w:t xml:space="preserve">Communicator </w:t>
      </w:r>
      <w:r w:rsidR="00277D6B">
        <w:rPr>
          <w:lang w:bidi="hi-IN"/>
        </w:rPr>
        <w:t>Actor</w:t>
      </w:r>
      <w:proofErr w:type="gramEnd"/>
      <w:r w:rsidRPr="001F42D3">
        <w:rPr>
          <w:lang w:bidi="hi-IN"/>
        </w:rPr>
        <w:t xml:space="preserve"> might maintain internal alert dissemination recipient lists in addition to the dissemination recipient mappings of the Alert Manager. This might be the case if the Alert Communicator is a commercial message dissemination service provider. The Alert Manager </w:t>
      </w:r>
      <w:r w:rsidR="00277D6B">
        <w:rPr>
          <w:lang w:bidi="hi-IN"/>
        </w:rPr>
        <w:t>Actor</w:t>
      </w:r>
      <w:r w:rsidRPr="001F42D3">
        <w:rPr>
          <w:lang w:bidi="hi-IN"/>
        </w:rPr>
        <w:t xml:space="preserve"> might not be aware of </w:t>
      </w:r>
      <w:proofErr w:type="gramStart"/>
      <w:r w:rsidRPr="001F42D3">
        <w:rPr>
          <w:lang w:bidi="hi-IN"/>
        </w:rPr>
        <w:t>all of</w:t>
      </w:r>
      <w:proofErr w:type="gramEnd"/>
      <w:r w:rsidRPr="001F42D3">
        <w:rPr>
          <w:lang w:bidi="hi-IN"/>
        </w:rPr>
        <w:t xml:space="preserve">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w:t>
      </w:r>
      <w:r w:rsidRPr="001F42D3">
        <w:rPr>
          <w:lang w:bidi="hi-IN"/>
        </w:rPr>
        <w:lastRenderedPageBreak/>
        <w:t>transactions may result in additional PCD-05 Report Alert Status transactions being sent from the Alert Manager to the Alert Reporter.</w:t>
      </w:r>
    </w:p>
    <w:p w14:paraId="701F8DA6" w14:textId="77777777" w:rsidR="00B11855" w:rsidRPr="001F42D3" w:rsidRDefault="003D003E" w:rsidP="00113C9C">
      <w:pPr>
        <w:pStyle w:val="BodyText"/>
      </w:pPr>
      <w:r w:rsidRPr="001F42D3">
        <w:t xml:space="preserve">Detailed </w:t>
      </w:r>
      <w:proofErr w:type="gramStart"/>
      <w:r w:rsidRPr="001F42D3">
        <w:t>r</w:t>
      </w:r>
      <w:r w:rsidR="009624F6" w:rsidRPr="001F42D3">
        <w:t>eason</w:t>
      </w:r>
      <w:proofErr w:type="gramEnd"/>
      <w:r w:rsidR="009624F6" w:rsidRPr="001F42D3">
        <w:t xml:space="preserve"> for status can optionally</w:t>
      </w:r>
      <w:r w:rsidRPr="001F42D3">
        <w:t xml:space="preserve"> </w:t>
      </w:r>
      <w:r w:rsidR="00B40222" w:rsidRPr="001F42D3">
        <w:t xml:space="preserve">be included in the WCTP </w:t>
      </w:r>
      <w:proofErr w:type="spellStart"/>
      <w:r w:rsidR="00B40222" w:rsidRPr="001F42D3">
        <w:t>errorText</w:t>
      </w:r>
      <w:proofErr w:type="spellEnd"/>
      <w:r w:rsidR="00B40222" w:rsidRPr="001F42D3">
        <w:t xml:space="preserve"> element </w:t>
      </w:r>
      <w:r w:rsidRPr="001F42D3">
        <w:t xml:space="preserve">to </w:t>
      </w:r>
      <w:r w:rsidR="009624F6" w:rsidRPr="001F42D3">
        <w:t>account</w:t>
      </w:r>
      <w:r w:rsidRPr="001F42D3">
        <w:t xml:space="preserve"> for messages not </w:t>
      </w:r>
      <w:r w:rsidR="009624F6" w:rsidRPr="001F42D3">
        <w:t>reaching</w:t>
      </w:r>
      <w:r w:rsidRPr="001F42D3">
        <w:t xml:space="preserve"> the endpoint</w:t>
      </w:r>
      <w:r w:rsidR="009624F6" w:rsidRPr="001F42D3">
        <w:t>,</w:t>
      </w:r>
      <w:r w:rsidRPr="001F42D3">
        <w:t xml:space="preserve"> or being rejected by the endpoint</w:t>
      </w:r>
      <w:r w:rsidR="009624F6" w:rsidRPr="001F42D3">
        <w:t>, because the device is known to be offline or in a busy</w:t>
      </w:r>
      <w:r w:rsidRPr="001F42D3">
        <w:t xml:space="preserve"> or do not disturb</w:t>
      </w:r>
      <w:r w:rsidR="009624F6" w:rsidRPr="001F42D3">
        <w:t xml:space="preserve"> state</w:t>
      </w:r>
      <w:r w:rsidRPr="001F42D3">
        <w:t>.</w:t>
      </w:r>
      <w:r w:rsidR="009624F6" w:rsidRPr="001F42D3">
        <w:t xml:space="preserve"> See details in WCTP interface specification.</w:t>
      </w:r>
    </w:p>
    <w:p w14:paraId="058A14F1" w14:textId="7D5891EE" w:rsidR="00B11855" w:rsidRPr="001F42D3" w:rsidRDefault="003D003E" w:rsidP="00123C7B">
      <w:pPr>
        <w:pStyle w:val="Heading5"/>
        <w:rPr>
          <w:noProof w:val="0"/>
        </w:rPr>
      </w:pPr>
      <w:bookmarkStart w:id="597" w:name="_Toc401769823"/>
      <w:bookmarkStart w:id="598" w:name="_Toc181625179"/>
      <w:r w:rsidRPr="001F42D3">
        <w:rPr>
          <w:noProof w:val="0"/>
        </w:rPr>
        <w:t>Message Semantics</w:t>
      </w:r>
      <w:bookmarkEnd w:id="597"/>
      <w:bookmarkEnd w:id="598"/>
    </w:p>
    <w:p w14:paraId="1D5209F1" w14:textId="77777777" w:rsidR="00B11855" w:rsidRPr="001F42D3" w:rsidRDefault="003D003E" w:rsidP="00113C9C">
      <w:pPr>
        <w:pStyle w:val="BodyText"/>
      </w:pPr>
      <w:r w:rsidRPr="001F42D3">
        <w:t>This message is used to communicate status updates on the communication of an alert to endpoints. See Appendix K for WCTP messaging specifics.</w:t>
      </w:r>
    </w:p>
    <w:p w14:paraId="6F54125A" w14:textId="09C4EDCC" w:rsidR="00B11855" w:rsidRPr="001F42D3" w:rsidRDefault="006D613E" w:rsidP="00123C7B">
      <w:pPr>
        <w:pStyle w:val="Heading5"/>
        <w:rPr>
          <w:noProof w:val="0"/>
        </w:rPr>
      </w:pPr>
      <w:bookmarkStart w:id="599" w:name="_Toc401769824"/>
      <w:bookmarkStart w:id="600" w:name="_Toc181625180"/>
      <w:r w:rsidRPr="001F42D3">
        <w:rPr>
          <w:noProof w:val="0"/>
        </w:rPr>
        <w:t>HL7</w:t>
      </w:r>
      <w:r w:rsidR="00995105" w:rsidRPr="001F42D3">
        <w:rPr>
          <w:noProof w:val="0"/>
        </w:rPr>
        <w:t xml:space="preserve"> </w:t>
      </w:r>
      <w:r w:rsidR="003D003E" w:rsidRPr="001F42D3">
        <w:rPr>
          <w:noProof w:val="0"/>
        </w:rPr>
        <w:t>Conformance Statement</w:t>
      </w:r>
      <w:bookmarkEnd w:id="599"/>
      <w:bookmarkEnd w:id="600"/>
    </w:p>
    <w:p w14:paraId="0751028E" w14:textId="7C2E411F" w:rsidR="00B11855" w:rsidRPr="001F42D3" w:rsidRDefault="003D003E" w:rsidP="00113C9C">
      <w:pPr>
        <w:pStyle w:val="BodyText"/>
      </w:pPr>
      <w:r w:rsidRPr="001F42D3">
        <w:t>The c</w:t>
      </w:r>
      <w:r w:rsidR="009624F6" w:rsidRPr="001F42D3">
        <w:t xml:space="preserve">ommunication protocol is </w:t>
      </w:r>
      <w:r w:rsidR="001B6A17" w:rsidRPr="001F42D3">
        <w:t>WCTP;</w:t>
      </w:r>
      <w:r w:rsidR="009624F6" w:rsidRPr="001F42D3">
        <w:t xml:space="preserve"> therefore</w:t>
      </w:r>
      <w:r w:rsidR="001B6A17" w:rsidRPr="001F42D3">
        <w:t>,</w:t>
      </w:r>
      <w:r w:rsidR="009624F6" w:rsidRPr="001F42D3">
        <w:t xml:space="preserve"> </w:t>
      </w:r>
      <w:r w:rsidR="001B6A17" w:rsidRPr="001F42D3">
        <w:t>t</w:t>
      </w:r>
      <w:r w:rsidRPr="001F42D3">
        <w:t xml:space="preserve">here is no specified </w:t>
      </w:r>
      <w:r w:rsidR="006D613E" w:rsidRPr="001F42D3">
        <w:t>HL7</w:t>
      </w:r>
      <w:r w:rsidR="00995105" w:rsidRPr="001F42D3">
        <w:t xml:space="preserve"> </w:t>
      </w:r>
      <w:r w:rsidRPr="001F42D3">
        <w:t>conformance.</w:t>
      </w:r>
    </w:p>
    <w:p w14:paraId="49DBBECD" w14:textId="27B9171B" w:rsidR="00B11855" w:rsidRPr="001F42D3" w:rsidRDefault="003D003E" w:rsidP="00123C7B">
      <w:pPr>
        <w:pStyle w:val="Heading5"/>
        <w:rPr>
          <w:noProof w:val="0"/>
        </w:rPr>
      </w:pPr>
      <w:bookmarkStart w:id="601" w:name="_Toc401769825"/>
      <w:bookmarkStart w:id="602" w:name="_Toc181625181"/>
      <w:r w:rsidRPr="001F42D3">
        <w:rPr>
          <w:noProof w:val="0"/>
        </w:rPr>
        <w:t>PCD-07 Report Dissemination Alert Status static definition</w:t>
      </w:r>
      <w:bookmarkEnd w:id="601"/>
      <w:bookmarkEnd w:id="602"/>
    </w:p>
    <w:p w14:paraId="0E33A7AD" w14:textId="18113F0E" w:rsidR="00B11855" w:rsidRPr="001F42D3" w:rsidRDefault="003D003E" w:rsidP="00113C9C">
      <w:pPr>
        <w:pStyle w:val="BodyText"/>
      </w:pPr>
      <w:r w:rsidRPr="001F42D3">
        <w:t xml:space="preserve">The </w:t>
      </w:r>
      <w:r w:rsidR="00901663" w:rsidRPr="001F42D3">
        <w:t>PCD-07</w:t>
      </w:r>
      <w:r w:rsidRPr="001F42D3">
        <w:t xml:space="preserve"> Dissemination Status message is used to communicate ACM messaging status and replies from an Alert Communicator (AC) to Alert Manager (AM)</w:t>
      </w:r>
    </w:p>
    <w:p w14:paraId="6EB44C38" w14:textId="77777777" w:rsidR="00B11855" w:rsidRPr="001F42D3" w:rsidRDefault="003D003E" w:rsidP="00113C9C">
      <w:pPr>
        <w:pStyle w:val="BodyText"/>
      </w:pPr>
      <w:r w:rsidRPr="001F42D3">
        <w:t xml:space="preserve">The Alert Communicator (AC) is not responsible for indicating that the endpoint operator has received but not responded to the notification – as in sending </w:t>
      </w:r>
      <w:r w:rsidR="00DC7CC3" w:rsidRPr="001F42D3">
        <w:t>“</w:t>
      </w:r>
      <w:r w:rsidRPr="001F42D3">
        <w:t>delivered to device</w:t>
      </w:r>
      <w:r w:rsidR="00DC7CC3" w:rsidRPr="001F42D3">
        <w:t>”</w:t>
      </w:r>
      <w:r w:rsidRPr="001F42D3">
        <w:t xml:space="preserve"> status, automatically displayed</w:t>
      </w:r>
      <w:r w:rsidR="00DC7CC3" w:rsidRPr="001F42D3">
        <w:t>,</w:t>
      </w:r>
      <w:r w:rsidRPr="001F42D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w:t>
      </w:r>
      <w:proofErr w:type="gramStart"/>
      <w:r w:rsidRPr="001F42D3">
        <w:t>the ACM</w:t>
      </w:r>
      <w:proofErr w:type="gramEnd"/>
      <w:r w:rsidRPr="001F42D3">
        <w:t xml:space="preserve"> </w:t>
      </w:r>
      <w:r w:rsidR="00CA3A2C" w:rsidRPr="001F42D3">
        <w:t>Profile</w:t>
      </w:r>
      <w:r w:rsidRPr="001F42D3">
        <w:t xml:space="preserve"> as out of scope.</w:t>
      </w:r>
    </w:p>
    <w:p w14:paraId="15DCFF46" w14:textId="77777777" w:rsidR="00B11855" w:rsidRPr="001F42D3" w:rsidRDefault="003D003E" w:rsidP="00113C9C">
      <w:pPr>
        <w:pStyle w:val="BodyText"/>
      </w:pPr>
      <w:r w:rsidRPr="001F42D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1F42D3" w:rsidRDefault="003D003E" w:rsidP="00113C9C">
      <w:pPr>
        <w:pStyle w:val="BodyText"/>
      </w:pPr>
      <w:r w:rsidRPr="001F42D3">
        <w:t>The table below lists the data items and their optionality.</w:t>
      </w:r>
    </w:p>
    <w:p w14:paraId="13CB1EAC" w14:textId="77777777" w:rsidR="00B11855" w:rsidRPr="001F42D3" w:rsidRDefault="003D003E" w:rsidP="00CF5627">
      <w:pPr>
        <w:pStyle w:val="TableTitle"/>
      </w:pPr>
      <w:r w:rsidRPr="001F42D3">
        <w:t>Table 3.7.4.</w:t>
      </w:r>
      <w:r w:rsidR="00C5129A" w:rsidRPr="001F42D3">
        <w:t>2.3</w:t>
      </w:r>
      <w:r w:rsidRPr="001F42D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1F42D3" w14:paraId="49BF2B1F" w14:textId="77777777" w:rsidTr="00DE39CA">
        <w:trPr>
          <w:cantSplit/>
          <w:jc w:val="center"/>
        </w:trPr>
        <w:tc>
          <w:tcPr>
            <w:tcW w:w="1840" w:type="dxa"/>
            <w:shd w:val="clear" w:color="auto" w:fill="D9D9D9"/>
          </w:tcPr>
          <w:p w14:paraId="72646833" w14:textId="77777777" w:rsidR="00B11855" w:rsidRPr="001F42D3" w:rsidRDefault="003D003E" w:rsidP="005253AB">
            <w:pPr>
              <w:pStyle w:val="TableEntryHeader"/>
            </w:pPr>
            <w:r w:rsidRPr="001F42D3">
              <w:t>PCD-07</w:t>
            </w:r>
          </w:p>
        </w:tc>
        <w:tc>
          <w:tcPr>
            <w:tcW w:w="3729" w:type="dxa"/>
            <w:shd w:val="clear" w:color="auto" w:fill="D9D9D9"/>
          </w:tcPr>
          <w:p w14:paraId="10FE63D1" w14:textId="77777777" w:rsidR="00B11855" w:rsidRPr="001F42D3" w:rsidRDefault="003D003E" w:rsidP="005253AB">
            <w:pPr>
              <w:pStyle w:val="TableEntryHeader"/>
            </w:pPr>
            <w:r w:rsidRPr="001F42D3">
              <w:t>ORU Message</w:t>
            </w:r>
          </w:p>
        </w:tc>
        <w:tc>
          <w:tcPr>
            <w:tcW w:w="961" w:type="dxa"/>
            <w:shd w:val="clear" w:color="auto" w:fill="D9D9D9"/>
          </w:tcPr>
          <w:p w14:paraId="0A480300" w14:textId="77777777" w:rsidR="00B11855" w:rsidRPr="001F42D3" w:rsidRDefault="003D003E" w:rsidP="005253AB">
            <w:pPr>
              <w:pStyle w:val="TableEntryHeader"/>
            </w:pPr>
            <w:r w:rsidRPr="001F42D3">
              <w:t>Usage</w:t>
            </w:r>
          </w:p>
        </w:tc>
        <w:tc>
          <w:tcPr>
            <w:tcW w:w="1469" w:type="dxa"/>
            <w:shd w:val="clear" w:color="auto" w:fill="D9D9D9"/>
          </w:tcPr>
          <w:p w14:paraId="07A7C1B7" w14:textId="77777777" w:rsidR="00B11855" w:rsidRPr="001F42D3" w:rsidRDefault="003D003E" w:rsidP="005253AB">
            <w:pPr>
              <w:pStyle w:val="TableEntryHeader"/>
            </w:pPr>
            <w:r w:rsidRPr="001F42D3">
              <w:t>Card.</w:t>
            </w:r>
          </w:p>
        </w:tc>
      </w:tr>
      <w:tr w:rsidR="00B11855" w:rsidRPr="001F42D3" w14:paraId="3B056769" w14:textId="77777777" w:rsidTr="00DE39CA">
        <w:trPr>
          <w:cantSplit/>
          <w:jc w:val="center"/>
        </w:trPr>
        <w:tc>
          <w:tcPr>
            <w:tcW w:w="1840" w:type="dxa"/>
          </w:tcPr>
          <w:p w14:paraId="45E63375" w14:textId="77777777" w:rsidR="00B11855" w:rsidRPr="001F42D3" w:rsidRDefault="003D003E" w:rsidP="005253AB">
            <w:pPr>
              <w:pStyle w:val="TableEntry"/>
            </w:pPr>
            <w:r w:rsidRPr="001F42D3">
              <w:t>Alert _Identifier</w:t>
            </w:r>
          </w:p>
        </w:tc>
        <w:tc>
          <w:tcPr>
            <w:tcW w:w="3729" w:type="dxa"/>
          </w:tcPr>
          <w:p w14:paraId="2B50D843" w14:textId="77777777" w:rsidR="00B11855" w:rsidRPr="001F42D3" w:rsidRDefault="003D003E" w:rsidP="005253AB">
            <w:pPr>
              <w:pStyle w:val="TableEntry"/>
            </w:pPr>
            <w:r w:rsidRPr="001F42D3">
              <w:t>Alert unique identifier</w:t>
            </w:r>
          </w:p>
          <w:p w14:paraId="57854420" w14:textId="68ACAC1D" w:rsidR="00B11855" w:rsidRPr="001F42D3" w:rsidRDefault="003D003E" w:rsidP="005253AB">
            <w:pPr>
              <w:pStyle w:val="TableEntry"/>
            </w:pPr>
            <w:r w:rsidRPr="001F42D3">
              <w:t xml:space="preserve">(see </w:t>
            </w:r>
            <w:r w:rsidR="00901663" w:rsidRPr="001F42D3">
              <w:t>[PCD-06]</w:t>
            </w:r>
            <w:r w:rsidRPr="001F42D3">
              <w:t>)</w:t>
            </w:r>
          </w:p>
        </w:tc>
        <w:tc>
          <w:tcPr>
            <w:tcW w:w="961" w:type="dxa"/>
          </w:tcPr>
          <w:p w14:paraId="2E936BE6" w14:textId="77777777" w:rsidR="00B11855" w:rsidRPr="001F42D3" w:rsidRDefault="003D003E" w:rsidP="005253AB">
            <w:pPr>
              <w:pStyle w:val="TableEntry"/>
            </w:pPr>
            <w:r w:rsidRPr="001F42D3">
              <w:t>R</w:t>
            </w:r>
          </w:p>
        </w:tc>
        <w:tc>
          <w:tcPr>
            <w:tcW w:w="1469" w:type="dxa"/>
          </w:tcPr>
          <w:p w14:paraId="689F1C16" w14:textId="77777777" w:rsidR="00B11855" w:rsidRPr="001F42D3" w:rsidRDefault="003D003E" w:rsidP="005253AB">
            <w:pPr>
              <w:pStyle w:val="TableEntry"/>
            </w:pPr>
            <w:r w:rsidRPr="001F42D3">
              <w:t>[1..1]</w:t>
            </w:r>
          </w:p>
        </w:tc>
      </w:tr>
      <w:tr w:rsidR="00B11855" w:rsidRPr="001F42D3" w14:paraId="10326841" w14:textId="77777777" w:rsidTr="00DE39CA">
        <w:trPr>
          <w:cantSplit/>
          <w:jc w:val="center"/>
        </w:trPr>
        <w:tc>
          <w:tcPr>
            <w:tcW w:w="1840" w:type="dxa"/>
          </w:tcPr>
          <w:p w14:paraId="595D04CE" w14:textId="77777777" w:rsidR="00B11855" w:rsidRPr="001F42D3" w:rsidRDefault="003D003E" w:rsidP="005253AB">
            <w:pPr>
              <w:pStyle w:val="TableEntry"/>
            </w:pPr>
            <w:r w:rsidRPr="001F42D3">
              <w:t>Alert _Status</w:t>
            </w:r>
          </w:p>
        </w:tc>
        <w:tc>
          <w:tcPr>
            <w:tcW w:w="3729" w:type="dxa"/>
          </w:tcPr>
          <w:p w14:paraId="608E2E9F" w14:textId="77777777" w:rsidR="00B11855" w:rsidRPr="001F42D3" w:rsidRDefault="003D003E" w:rsidP="005253AB">
            <w:pPr>
              <w:pStyle w:val="TableEntry"/>
            </w:pPr>
            <w:r w:rsidRPr="001F42D3">
              <w:t xml:space="preserve">Communication Status Enumeration item </w:t>
            </w:r>
          </w:p>
        </w:tc>
        <w:tc>
          <w:tcPr>
            <w:tcW w:w="961" w:type="dxa"/>
          </w:tcPr>
          <w:p w14:paraId="499F7728" w14:textId="77777777" w:rsidR="00B11855" w:rsidRPr="001F42D3" w:rsidRDefault="003D003E" w:rsidP="005253AB">
            <w:pPr>
              <w:pStyle w:val="TableEntry"/>
            </w:pPr>
            <w:r w:rsidRPr="001F42D3">
              <w:t>R</w:t>
            </w:r>
          </w:p>
        </w:tc>
        <w:tc>
          <w:tcPr>
            <w:tcW w:w="1469" w:type="dxa"/>
          </w:tcPr>
          <w:p w14:paraId="05AB1ADE" w14:textId="472E7656" w:rsidR="00B11855" w:rsidRPr="001F42D3" w:rsidRDefault="003D003E" w:rsidP="00863A9A">
            <w:pPr>
              <w:pStyle w:val="TableEntry"/>
              <w:tabs>
                <w:tab w:val="left" w:pos="1031"/>
              </w:tabs>
            </w:pPr>
            <w:r w:rsidRPr="001F42D3">
              <w:t>[1..1]</w:t>
            </w:r>
          </w:p>
        </w:tc>
      </w:tr>
      <w:tr w:rsidR="009640BC" w:rsidRPr="001F42D3" w14:paraId="4FBFF509" w14:textId="77777777" w:rsidTr="00DE39CA">
        <w:trPr>
          <w:cantSplit/>
          <w:jc w:val="center"/>
        </w:trPr>
        <w:tc>
          <w:tcPr>
            <w:tcW w:w="1840" w:type="dxa"/>
          </w:tcPr>
          <w:p w14:paraId="46013014" w14:textId="5630389E" w:rsidR="009640BC" w:rsidRPr="001F42D3" w:rsidRDefault="009640BC" w:rsidP="005253AB">
            <w:pPr>
              <w:pStyle w:val="TableEntry"/>
            </w:pPr>
            <w:proofErr w:type="spellStart"/>
            <w:r w:rsidRPr="001F42D3">
              <w:t>Alert_Information</w:t>
            </w:r>
            <w:proofErr w:type="spellEnd"/>
          </w:p>
        </w:tc>
        <w:tc>
          <w:tcPr>
            <w:tcW w:w="3729" w:type="dxa"/>
          </w:tcPr>
          <w:p w14:paraId="369E449C" w14:textId="4353BEEF" w:rsidR="009640BC" w:rsidRPr="001F42D3" w:rsidRDefault="009640BC" w:rsidP="005253AB">
            <w:pPr>
              <w:pStyle w:val="TableEntry"/>
            </w:pPr>
            <w:r w:rsidRPr="001F42D3">
              <w:t xml:space="preserve">Information associated with alert content, </w:t>
            </w:r>
            <w:r w:rsidR="00BC309B" w:rsidRPr="001F42D3">
              <w:t>s</w:t>
            </w:r>
            <w:r w:rsidRPr="001F42D3">
              <w:t>ee Appendix K for WCTP messaging information</w:t>
            </w:r>
          </w:p>
        </w:tc>
        <w:tc>
          <w:tcPr>
            <w:tcW w:w="961" w:type="dxa"/>
          </w:tcPr>
          <w:p w14:paraId="70BAEA3D" w14:textId="12F8E263" w:rsidR="009640BC" w:rsidRPr="001F42D3" w:rsidRDefault="009640BC" w:rsidP="005253AB">
            <w:pPr>
              <w:pStyle w:val="TableEntry"/>
            </w:pPr>
            <w:r w:rsidRPr="001F42D3">
              <w:t>O</w:t>
            </w:r>
          </w:p>
        </w:tc>
        <w:tc>
          <w:tcPr>
            <w:tcW w:w="1469" w:type="dxa"/>
          </w:tcPr>
          <w:p w14:paraId="4DB910A2" w14:textId="7111B366" w:rsidR="009640BC" w:rsidRPr="001F42D3" w:rsidRDefault="009640BC" w:rsidP="009640BC">
            <w:pPr>
              <w:pStyle w:val="TableEntry"/>
              <w:tabs>
                <w:tab w:val="left" w:pos="1031"/>
              </w:tabs>
            </w:pPr>
            <w:r w:rsidRPr="001F42D3">
              <w:t>[0..1]</w:t>
            </w:r>
          </w:p>
        </w:tc>
      </w:tr>
    </w:tbl>
    <w:p w14:paraId="78D64287" w14:textId="77777777" w:rsidR="00B11855" w:rsidRPr="001F42D3" w:rsidRDefault="00B11855" w:rsidP="00113C9C">
      <w:pPr>
        <w:pStyle w:val="BodyText"/>
      </w:pPr>
    </w:p>
    <w:p w14:paraId="4EC328BB" w14:textId="26749AE4" w:rsidR="00B11855" w:rsidRPr="001F42D3" w:rsidRDefault="003D003E" w:rsidP="00123C7B">
      <w:pPr>
        <w:pStyle w:val="Heading5"/>
        <w:rPr>
          <w:noProof w:val="0"/>
        </w:rPr>
      </w:pPr>
      <w:bookmarkStart w:id="603" w:name="_Toc401769826"/>
      <w:bookmarkStart w:id="604" w:name="_Toc181625182"/>
      <w:r w:rsidRPr="001F42D3">
        <w:rPr>
          <w:noProof w:val="0"/>
        </w:rPr>
        <w:lastRenderedPageBreak/>
        <w:t>Expected Actions</w:t>
      </w:r>
      <w:bookmarkEnd w:id="603"/>
      <w:bookmarkEnd w:id="604"/>
    </w:p>
    <w:p w14:paraId="2FFE7928" w14:textId="15853CB3" w:rsidR="00B11855" w:rsidRPr="001F42D3" w:rsidRDefault="003D003E" w:rsidP="00113C9C">
      <w:pPr>
        <w:pStyle w:val="BodyText"/>
      </w:pPr>
      <w:r w:rsidRPr="001F42D3">
        <w:t>Based upon the status of the delivery or th</w:t>
      </w:r>
      <w:r w:rsidR="00DC7CC3" w:rsidRPr="001F42D3">
        <w:t xml:space="preserve">e operator response the </w:t>
      </w:r>
      <w:r w:rsidR="009E2B46" w:rsidRPr="001F42D3">
        <w:t>Alert Manager</w:t>
      </w:r>
      <w:r w:rsidR="00DC7CC3" w:rsidRPr="001F42D3">
        <w:t xml:space="preserve"> may e</w:t>
      </w:r>
      <w:r w:rsidRPr="001F42D3">
        <w:t>ffect changes in its own internal escalation process to select and send the message to a different device associated with the same user or a device associated with a different user.</w:t>
      </w:r>
    </w:p>
    <w:p w14:paraId="507ACA99" w14:textId="2771BFD3" w:rsidR="00B11855" w:rsidRPr="001F42D3" w:rsidRDefault="00D557B6" w:rsidP="00113C9C">
      <w:pPr>
        <w:pStyle w:val="BodyText"/>
      </w:pPr>
      <w:r w:rsidRPr="001F42D3">
        <w:t xml:space="preserve">If the </w:t>
      </w:r>
      <w:r w:rsidR="009E2B46" w:rsidRPr="001F42D3">
        <w:t>Alert Manager</w:t>
      </w:r>
      <w:r w:rsidRPr="001F42D3">
        <w:t xml:space="preserve"> supports the PCD-05 message then in response to each PCD-07 message a PCD-05 message is sent from the </w:t>
      </w:r>
      <w:r w:rsidR="009E2B46" w:rsidRPr="001F42D3">
        <w:t>Alert Manager</w:t>
      </w:r>
      <w:r w:rsidRPr="001F42D3">
        <w:t xml:space="preserve"> to the </w:t>
      </w:r>
      <w:r w:rsidR="009E2B46" w:rsidRPr="001F42D3">
        <w:t>Alert Reporter</w:t>
      </w:r>
      <w:r w:rsidRPr="001F42D3">
        <w:t xml:space="preserve"> to update the </w:t>
      </w:r>
      <w:r w:rsidR="009E2B46" w:rsidRPr="001F42D3">
        <w:t>Alert Reporter</w:t>
      </w:r>
      <w:r w:rsidRPr="001F42D3">
        <w:t xml:space="preserve"> as to alert dissemination status updates and operator responses to the alert PCD-06 message.</w:t>
      </w:r>
    </w:p>
    <w:p w14:paraId="11BB2BF9" w14:textId="3145D319" w:rsidR="00B11855" w:rsidRPr="001F42D3" w:rsidRDefault="003D003E" w:rsidP="00123C7B">
      <w:pPr>
        <w:pStyle w:val="Heading5"/>
        <w:rPr>
          <w:noProof w:val="0"/>
        </w:rPr>
      </w:pPr>
      <w:bookmarkStart w:id="605" w:name="_Toc401769827"/>
      <w:bookmarkStart w:id="606" w:name="_Toc181625183"/>
      <w:r w:rsidRPr="001F42D3">
        <w:rPr>
          <w:noProof w:val="0"/>
        </w:rPr>
        <w:t>Security Considerations</w:t>
      </w:r>
      <w:bookmarkEnd w:id="605"/>
      <w:bookmarkEnd w:id="606"/>
    </w:p>
    <w:p w14:paraId="5492A182" w14:textId="376F26A0" w:rsidR="009F4303" w:rsidRPr="001F42D3" w:rsidRDefault="003D003E" w:rsidP="00113C9C">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w:t>
      </w:r>
      <w:r w:rsidR="001B6A17" w:rsidRPr="001F42D3">
        <w:t>p</w:t>
      </w:r>
      <w:r w:rsidRPr="001F42D3">
        <w:t>rofile development there were no unusual security/privacy concerns identified. There are no mandatory security controls</w:t>
      </w:r>
      <w:r w:rsidR="00E6297A"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184ADEF5" w14:textId="77777777" w:rsidR="00B11855" w:rsidRPr="001F42D3" w:rsidRDefault="009F4303" w:rsidP="00123C7B">
      <w:pPr>
        <w:pStyle w:val="Heading2"/>
        <w:rPr>
          <w:noProof w:val="0"/>
        </w:rPr>
      </w:pPr>
      <w:bookmarkStart w:id="607" w:name="_Toc181625184"/>
      <w:r w:rsidRPr="001F42D3">
        <w:rPr>
          <w:noProof w:val="0"/>
        </w:rPr>
        <w:t>[PCD-08] Reserved</w:t>
      </w:r>
      <w:bookmarkEnd w:id="607"/>
    </w:p>
    <w:p w14:paraId="0B58119B" w14:textId="5C7EA173" w:rsidR="00B11855" w:rsidRPr="001F42D3" w:rsidRDefault="003D003E" w:rsidP="00123C7B">
      <w:pPr>
        <w:pStyle w:val="Heading2"/>
        <w:rPr>
          <w:noProof w:val="0"/>
        </w:rPr>
      </w:pPr>
      <w:bookmarkStart w:id="608" w:name="_Toc401770796"/>
      <w:bookmarkStart w:id="609" w:name="_Toc401770991"/>
      <w:bookmarkStart w:id="610" w:name="_Toc401771186"/>
      <w:bookmarkStart w:id="611" w:name="_Toc401771380"/>
      <w:bookmarkStart w:id="612" w:name="_Toc401771572"/>
      <w:bookmarkStart w:id="613" w:name="_Toc401771765"/>
      <w:bookmarkStart w:id="614" w:name="_Toc401771958"/>
      <w:bookmarkStart w:id="615" w:name="_Toc401772151"/>
      <w:bookmarkStart w:id="616" w:name="_Toc401772739"/>
      <w:bookmarkStart w:id="617" w:name="_Toc401773367"/>
      <w:bookmarkStart w:id="618" w:name="_Toc401774243"/>
      <w:bookmarkStart w:id="619" w:name="_Toc401769346"/>
      <w:bookmarkStart w:id="620" w:name="_Toc401769829"/>
      <w:bookmarkStart w:id="621" w:name="_Toc401770797"/>
      <w:bookmarkStart w:id="622" w:name="_Toc401770992"/>
      <w:bookmarkStart w:id="623" w:name="_Toc401771187"/>
      <w:bookmarkStart w:id="624" w:name="_Toc401771381"/>
      <w:bookmarkStart w:id="625" w:name="_Toc401771573"/>
      <w:bookmarkStart w:id="626" w:name="_Toc401771766"/>
      <w:bookmarkStart w:id="627" w:name="_Toc401771959"/>
      <w:bookmarkStart w:id="628" w:name="_Toc401772152"/>
      <w:bookmarkStart w:id="629" w:name="_Toc401772740"/>
      <w:bookmarkStart w:id="630" w:name="_Toc401773368"/>
      <w:bookmarkStart w:id="631" w:name="_Toc401774244"/>
      <w:bookmarkStart w:id="632" w:name="_Toc401769347"/>
      <w:bookmarkStart w:id="633" w:name="_Toc401769830"/>
      <w:bookmarkStart w:id="634" w:name="_Toc181625185"/>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r w:rsidRPr="001F42D3">
        <w:rPr>
          <w:noProof w:val="0"/>
        </w:rPr>
        <w:t>Communicate IDC Observations</w:t>
      </w:r>
      <w:bookmarkEnd w:id="632"/>
      <w:bookmarkEnd w:id="633"/>
      <w:r w:rsidR="00BB3E0D" w:rsidRPr="001F42D3">
        <w:rPr>
          <w:noProof w:val="0"/>
        </w:rPr>
        <w:t xml:space="preserve"> [PCD-09]</w:t>
      </w:r>
      <w:bookmarkEnd w:id="634"/>
    </w:p>
    <w:p w14:paraId="4CA82E6A" w14:textId="25D1545B" w:rsidR="00B11855" w:rsidRPr="001F42D3" w:rsidRDefault="003D003E" w:rsidP="00113C9C">
      <w:pPr>
        <w:pStyle w:val="BodyText"/>
      </w:pPr>
      <w:r w:rsidRPr="001F42D3">
        <w:t xml:space="preserve">This section corresponds to transaction </w:t>
      </w:r>
      <w:r w:rsidR="007426DD" w:rsidRPr="001F42D3">
        <w:t>[PCD-09]</w:t>
      </w:r>
      <w:r w:rsidRPr="001F42D3">
        <w:t xml:space="preserve"> of the </w:t>
      </w:r>
      <w:r w:rsidR="00A60E41" w:rsidRPr="001F42D3">
        <w:t>IHE Devices Technical Framework</w:t>
      </w:r>
      <w:r w:rsidRPr="001F42D3">
        <w:t xml:space="preserve">. Transaction </w:t>
      </w:r>
      <w:r w:rsidR="007426DD" w:rsidRPr="001F42D3">
        <w:t>[PCD-09]</w:t>
      </w:r>
      <w:r w:rsidRPr="001F42D3">
        <w:t xml:space="preserve"> is used by the Implantable Device – Cardiac – Reporter and Implantable Device – Cardiac – Consumer </w:t>
      </w:r>
      <w:r w:rsidR="00B054A1" w:rsidRPr="001F42D3">
        <w:t>A</w:t>
      </w:r>
      <w:r w:rsidRPr="001F42D3">
        <w:t>ctors.</w:t>
      </w:r>
    </w:p>
    <w:p w14:paraId="6B0980CE" w14:textId="77777777" w:rsidR="00B11855" w:rsidRPr="001F42D3" w:rsidRDefault="00C5129A" w:rsidP="00123C7B">
      <w:pPr>
        <w:pStyle w:val="Heading3"/>
        <w:rPr>
          <w:noProof w:val="0"/>
        </w:rPr>
      </w:pPr>
      <w:bookmarkStart w:id="635" w:name="_Toc401769348"/>
      <w:bookmarkStart w:id="636" w:name="_Toc401769831"/>
      <w:bookmarkStart w:id="637" w:name="_Toc181625186"/>
      <w:r w:rsidRPr="001F42D3">
        <w:rPr>
          <w:noProof w:val="0"/>
        </w:rPr>
        <w:t>S</w:t>
      </w:r>
      <w:r w:rsidR="003D003E" w:rsidRPr="001F42D3">
        <w:rPr>
          <w:noProof w:val="0"/>
        </w:rPr>
        <w:t>cope</w:t>
      </w:r>
      <w:bookmarkEnd w:id="635"/>
      <w:bookmarkEnd w:id="636"/>
      <w:bookmarkEnd w:id="637"/>
    </w:p>
    <w:p w14:paraId="669F590B" w14:textId="6A53D765" w:rsidR="00B11855" w:rsidRPr="001F42D3" w:rsidRDefault="003D003E" w:rsidP="00113C9C">
      <w:pPr>
        <w:pStyle w:val="BodyText"/>
      </w:pPr>
      <w:r w:rsidRPr="001F42D3">
        <w:t xml:space="preserve">In the Communicate IDC Observation transaction, the Implantable Device – Cardiac – Reporter sends the observation as an unsolicited </w:t>
      </w:r>
      <w:r w:rsidR="006D613E" w:rsidRPr="001F42D3">
        <w:t>HL7</w:t>
      </w:r>
      <w:r w:rsidR="00995105" w:rsidRPr="001F42D3">
        <w:t xml:space="preserve"> </w:t>
      </w:r>
      <w:r w:rsidRPr="001F42D3">
        <w:t>ORU message to the Implantable Device – Cardiac – Consumer.</w:t>
      </w:r>
    </w:p>
    <w:p w14:paraId="0A27DEBB" w14:textId="77777777" w:rsidR="00B11855" w:rsidRPr="001F42D3" w:rsidRDefault="003D003E" w:rsidP="00123C7B">
      <w:pPr>
        <w:pStyle w:val="Heading3"/>
        <w:rPr>
          <w:noProof w:val="0"/>
        </w:rPr>
      </w:pPr>
      <w:bookmarkStart w:id="638" w:name="_Toc401769349"/>
      <w:bookmarkStart w:id="639" w:name="_Toc401769832"/>
      <w:bookmarkStart w:id="640" w:name="_Toc181625187"/>
      <w:r w:rsidRPr="001F42D3">
        <w:rPr>
          <w:noProof w:val="0"/>
        </w:rPr>
        <w:t>Use Case Roles</w:t>
      </w:r>
      <w:bookmarkEnd w:id="638"/>
      <w:bookmarkEnd w:id="639"/>
      <w:bookmarkEnd w:id="640"/>
    </w:p>
    <w:p w14:paraId="36985658" w14:textId="77777777" w:rsidR="00B11855" w:rsidRPr="001F42D3" w:rsidRDefault="00B11855" w:rsidP="001A4392">
      <w:pPr>
        <w:pStyle w:val="BodyText"/>
      </w:pPr>
    </w:p>
    <w:p w14:paraId="7676721F" w14:textId="1EFC2818" w:rsidR="00573FF2" w:rsidRPr="001F42D3" w:rsidRDefault="00573FF2" w:rsidP="001A4392">
      <w:pPr>
        <w:pStyle w:val="BodyText"/>
      </w:pPr>
      <w:r w:rsidRPr="001F42D3">
        <w:rPr>
          <w:noProof/>
        </w:rPr>
        <w:lastRenderedPageBreak/>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hanging="2"/>
                                <w:jc w:val="center"/>
                              </w:pPr>
                              <w:bookmarkStart w:id="641" w:name="OLE_LINK11"/>
                              <w:bookmarkStart w:id="642" w:name="OLE_LINK12"/>
                              <w:bookmarkStart w:id="643" w:name="_Hlk497469695"/>
                              <w:bookmarkStart w:id="644" w:name="OLE_LINK13"/>
                              <w:bookmarkStart w:id="645" w:name="OLE_LINK14"/>
                              <w:bookmarkStart w:id="646" w:name="_Hlk497469698"/>
                              <w:r>
                                <w:t>Implantable Device</w:t>
                              </w:r>
                            </w:p>
                            <w:p w14:paraId="70DE4F20" w14:textId="152FF6C6" w:rsidR="00351E42" w:rsidRDefault="00351E42" w:rsidP="00CF5627">
                              <w:pPr>
                                <w:ind w:hanging="2"/>
                                <w:jc w:val="center"/>
                              </w:pPr>
                              <w:r>
                                <w:t xml:space="preserve">– Cardiac </w:t>
                              </w:r>
                              <w:bookmarkStart w:id="647" w:name="OLE_LINK9"/>
                              <w:bookmarkStart w:id="648" w:name="OLE_LINK10"/>
                              <w:r>
                                <w:t>–</w:t>
                              </w:r>
                              <w:bookmarkEnd w:id="647"/>
                              <w:bookmarkEnd w:id="648"/>
                            </w:p>
                            <w:p w14:paraId="0FF6C004" w14:textId="1B8E65F4" w:rsidR="00351E42" w:rsidRDefault="00351E42" w:rsidP="00CF5627">
                              <w:pPr>
                                <w:ind w:hanging="2"/>
                                <w:jc w:val="center"/>
                              </w:pPr>
                              <w:r>
                                <w:t xml:space="preserve"> Reporter</w:t>
                              </w:r>
                              <w:bookmarkEnd w:id="641"/>
                              <w:bookmarkEnd w:id="642"/>
                              <w:bookmarkEnd w:id="643"/>
                              <w:bookmarkEnd w:id="644"/>
                              <w:bookmarkEnd w:id="645"/>
                              <w:bookmarkEnd w:id="64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8"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">
                <v:shape id="_x0000_s1169" type="#_x0000_t75" style="position:absolute;width:59436;height:22002;visibility:visible;mso-wrap-style:square">
                  <v:fill o:detectmouseclick="t"/>
                  <v:path o:connecttype="none"/>
                </v:shape>
                <v:shape id="Text Box 57" o:spid="_x0000_s1170"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ind w:hanging="2"/>
                          <w:jc w:val="center"/>
                        </w:pPr>
                        <w:bookmarkStart w:id="649" w:name="OLE_LINK11"/>
                        <w:bookmarkStart w:id="650" w:name="OLE_LINK12"/>
                        <w:bookmarkStart w:id="651" w:name="_Hlk497469695"/>
                        <w:bookmarkStart w:id="652" w:name="OLE_LINK13"/>
                        <w:bookmarkStart w:id="653" w:name="OLE_LINK14"/>
                        <w:bookmarkStart w:id="654" w:name="_Hlk497469698"/>
                        <w:r>
                          <w:t>Implantable Device</w:t>
                        </w:r>
                      </w:p>
                      <w:p w14:paraId="70DE4F20" w14:textId="152FF6C6" w:rsidR="00351E42" w:rsidRDefault="00351E42" w:rsidP="00CF5627">
                        <w:pPr>
                          <w:ind w:hanging="2"/>
                          <w:jc w:val="center"/>
                        </w:pPr>
                        <w:r>
                          <w:t xml:space="preserve">– Cardiac </w:t>
                        </w:r>
                        <w:bookmarkStart w:id="655" w:name="OLE_LINK9"/>
                        <w:bookmarkStart w:id="656" w:name="OLE_LINK10"/>
                        <w:r>
                          <w:t>–</w:t>
                        </w:r>
                        <w:bookmarkEnd w:id="655"/>
                        <w:bookmarkEnd w:id="656"/>
                      </w:p>
                      <w:p w14:paraId="0FF6C004" w14:textId="1B8E65F4" w:rsidR="00351E42" w:rsidRDefault="00351E42" w:rsidP="00CF5627">
                        <w:pPr>
                          <w:ind w:hanging="2"/>
                          <w:jc w:val="center"/>
                        </w:pPr>
                        <w:r>
                          <w:t xml:space="preserve"> Reporter</w:t>
                        </w:r>
                        <w:bookmarkEnd w:id="649"/>
                        <w:bookmarkEnd w:id="650"/>
                        <w:bookmarkEnd w:id="651"/>
                        <w:bookmarkEnd w:id="652"/>
                        <w:bookmarkEnd w:id="653"/>
                        <w:bookmarkEnd w:id="654"/>
                      </w:p>
                    </w:txbxContent>
                  </v:textbox>
                </v:shape>
                <v:shape id="Text Box 33" o:spid="_x0000_s1171"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v:textbox>
                </v:shape>
                <v:group id="Group 59" o:spid="_x0000_s1172"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3"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4"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ind w:hanging="2"/>
                            <w:jc w:val="center"/>
                          </w:pPr>
                          <w:r>
                            <w:t>Communicate IDC Observation</w:t>
                          </w:r>
                        </w:p>
                      </w:txbxContent>
                    </v:textbox>
                  </v:shape>
                </v:group>
                <v:line id="Straight Connector 62" o:spid="_x0000_s1175"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6"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1F42D3" w:rsidRDefault="003D003E" w:rsidP="00CF5627">
      <w:pPr>
        <w:pStyle w:val="FigureTitle"/>
      </w:pPr>
      <w:r w:rsidRPr="001F42D3">
        <w:t>Figure 3.9.2</w:t>
      </w:r>
      <w:r w:rsidR="005D79DE" w:rsidRPr="001F42D3">
        <w:rPr>
          <w:rFonts w:eastAsia="MS Gothic"/>
        </w:rPr>
        <w:t>-</w:t>
      </w:r>
      <w:r w:rsidRPr="001F42D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1F42D3" w14:paraId="5EFD968D" w14:textId="77777777" w:rsidTr="00B34AEB">
        <w:trPr>
          <w:cantSplit/>
        </w:trPr>
        <w:tc>
          <w:tcPr>
            <w:tcW w:w="1368" w:type="dxa"/>
          </w:tcPr>
          <w:p w14:paraId="58B7A6C5" w14:textId="77777777" w:rsidR="005D79DE" w:rsidRPr="001F42D3" w:rsidRDefault="005D79DE" w:rsidP="00B34AEB">
            <w:pPr>
              <w:pStyle w:val="BodyText"/>
              <w:rPr>
                <w:bCs/>
              </w:rPr>
            </w:pPr>
            <w:r w:rsidRPr="001F42D3">
              <w:rPr>
                <w:b/>
                <w:bCs/>
              </w:rPr>
              <w:t>Actor</w:t>
            </w:r>
          </w:p>
        </w:tc>
        <w:tc>
          <w:tcPr>
            <w:tcW w:w="8208" w:type="dxa"/>
          </w:tcPr>
          <w:p w14:paraId="1885C5AF" w14:textId="77777777" w:rsidR="005D79DE" w:rsidRPr="001F42D3" w:rsidRDefault="005D79DE" w:rsidP="005D79DE">
            <w:pPr>
              <w:pStyle w:val="BodyText"/>
            </w:pPr>
            <w:r w:rsidRPr="001F42D3">
              <w:t>Implantable Device – Cardiac – Reporter</w:t>
            </w:r>
          </w:p>
        </w:tc>
      </w:tr>
      <w:tr w:rsidR="005D79DE" w:rsidRPr="001F42D3" w14:paraId="72CC4C28" w14:textId="77777777" w:rsidTr="00B34AEB">
        <w:trPr>
          <w:cantSplit/>
        </w:trPr>
        <w:tc>
          <w:tcPr>
            <w:tcW w:w="1368" w:type="dxa"/>
          </w:tcPr>
          <w:p w14:paraId="4185801B" w14:textId="77777777" w:rsidR="005D79DE" w:rsidRPr="001F42D3" w:rsidRDefault="005D79DE" w:rsidP="00B34AEB">
            <w:pPr>
              <w:pStyle w:val="BodyText"/>
              <w:rPr>
                <w:bCs/>
              </w:rPr>
            </w:pPr>
            <w:r w:rsidRPr="001F42D3">
              <w:rPr>
                <w:b/>
                <w:bCs/>
              </w:rPr>
              <w:t>Role</w:t>
            </w:r>
          </w:p>
        </w:tc>
        <w:tc>
          <w:tcPr>
            <w:tcW w:w="8208" w:type="dxa"/>
          </w:tcPr>
          <w:p w14:paraId="39906054" w14:textId="2D7B34C1" w:rsidR="005D79DE" w:rsidRPr="001F42D3" w:rsidRDefault="005D79DE" w:rsidP="005D79DE">
            <w:pPr>
              <w:pStyle w:val="BodyText"/>
            </w:pPr>
            <w:r w:rsidRPr="001F42D3">
              <w:t xml:space="preserve">Outputs the Observation as an </w:t>
            </w:r>
            <w:r w:rsidR="006D613E" w:rsidRPr="001F42D3">
              <w:t>HL7</w:t>
            </w:r>
            <w:r w:rsidR="00995105" w:rsidRPr="001F42D3">
              <w:t xml:space="preserve"> </w:t>
            </w:r>
            <w:r w:rsidRPr="001F42D3">
              <w:t xml:space="preserve">ORU message upon completion of the observation. This message contains </w:t>
            </w:r>
            <w:proofErr w:type="gramStart"/>
            <w:r w:rsidRPr="001F42D3">
              <w:t>the discrete</w:t>
            </w:r>
            <w:proofErr w:type="gramEnd"/>
            <w:r w:rsidRPr="001F42D3">
              <w:t xml:space="preserve"> data for the observation and/or a PDF document containing displayable data relating to the observation.</w:t>
            </w:r>
          </w:p>
        </w:tc>
      </w:tr>
      <w:tr w:rsidR="005D79DE" w:rsidRPr="001F42D3" w14:paraId="794719C3" w14:textId="77777777" w:rsidTr="00B34AEB">
        <w:trPr>
          <w:cantSplit/>
        </w:trPr>
        <w:tc>
          <w:tcPr>
            <w:tcW w:w="1368" w:type="dxa"/>
          </w:tcPr>
          <w:p w14:paraId="22928BFA" w14:textId="77777777" w:rsidR="005D79DE" w:rsidRPr="001F42D3" w:rsidRDefault="005D79DE" w:rsidP="00B34AEB">
            <w:pPr>
              <w:pStyle w:val="BodyText"/>
              <w:rPr>
                <w:bCs/>
              </w:rPr>
            </w:pPr>
            <w:r w:rsidRPr="001F42D3">
              <w:rPr>
                <w:b/>
                <w:bCs/>
              </w:rPr>
              <w:t>Actor</w:t>
            </w:r>
          </w:p>
        </w:tc>
        <w:tc>
          <w:tcPr>
            <w:tcW w:w="8208" w:type="dxa"/>
          </w:tcPr>
          <w:p w14:paraId="6B10A998" w14:textId="77777777" w:rsidR="005D79DE" w:rsidRPr="001F42D3" w:rsidRDefault="005D79DE" w:rsidP="005D79DE">
            <w:pPr>
              <w:pStyle w:val="BodyText"/>
            </w:pPr>
            <w:r w:rsidRPr="001F42D3">
              <w:t>Implantable Device – Cardiac – Consumer</w:t>
            </w:r>
          </w:p>
        </w:tc>
      </w:tr>
      <w:tr w:rsidR="005D79DE" w:rsidRPr="001F42D3" w14:paraId="239F2AE0" w14:textId="77777777" w:rsidTr="00B34AEB">
        <w:trPr>
          <w:cantSplit/>
        </w:trPr>
        <w:tc>
          <w:tcPr>
            <w:tcW w:w="1368" w:type="dxa"/>
          </w:tcPr>
          <w:p w14:paraId="37B43D42" w14:textId="77777777" w:rsidR="005D79DE" w:rsidRPr="001F42D3" w:rsidRDefault="005D79DE" w:rsidP="00B34AEB">
            <w:pPr>
              <w:pStyle w:val="BodyText"/>
              <w:rPr>
                <w:bCs/>
              </w:rPr>
            </w:pPr>
            <w:r w:rsidRPr="001F42D3">
              <w:rPr>
                <w:b/>
                <w:bCs/>
              </w:rPr>
              <w:t>Role</w:t>
            </w:r>
          </w:p>
        </w:tc>
        <w:tc>
          <w:tcPr>
            <w:tcW w:w="8208" w:type="dxa"/>
          </w:tcPr>
          <w:p w14:paraId="189EEAB7" w14:textId="6AA39BA4" w:rsidR="005D79DE" w:rsidRPr="001F42D3" w:rsidRDefault="005D79DE" w:rsidP="005D79DE">
            <w:pPr>
              <w:pStyle w:val="BodyText"/>
            </w:pPr>
            <w:r w:rsidRPr="001F42D3">
              <w:t xml:space="preserve">Receives the </w:t>
            </w:r>
            <w:r w:rsidR="006D613E" w:rsidRPr="001F42D3">
              <w:t>HL7</w:t>
            </w:r>
            <w:r w:rsidR="00995105" w:rsidRPr="001F42D3">
              <w:t xml:space="preserve"> </w:t>
            </w:r>
            <w:r w:rsidRPr="001F42D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1F42D3" w:rsidRDefault="005D79DE" w:rsidP="005D79DE">
      <w:pPr>
        <w:pStyle w:val="BodyText"/>
      </w:pPr>
    </w:p>
    <w:p w14:paraId="2B5E503A" w14:textId="77777777" w:rsidR="00B11855" w:rsidRPr="001F42D3" w:rsidRDefault="003D003E" w:rsidP="00123C7B">
      <w:pPr>
        <w:pStyle w:val="Heading3"/>
        <w:rPr>
          <w:noProof w:val="0"/>
        </w:rPr>
      </w:pPr>
      <w:bookmarkStart w:id="649" w:name="_Toc401769350"/>
      <w:bookmarkStart w:id="650" w:name="_Toc401769833"/>
      <w:bookmarkStart w:id="651" w:name="_Toc181625188"/>
      <w:r w:rsidRPr="001F42D3">
        <w:rPr>
          <w:noProof w:val="0"/>
        </w:rPr>
        <w:t>Referenced Standard</w:t>
      </w:r>
      <w:bookmarkEnd w:id="649"/>
      <w:bookmarkEnd w:id="650"/>
      <w:bookmarkEnd w:id="651"/>
    </w:p>
    <w:p w14:paraId="5C389583" w14:textId="2196C004" w:rsidR="00B11855" w:rsidRPr="001F42D3" w:rsidRDefault="006D613E" w:rsidP="00113C9C">
      <w:pPr>
        <w:pStyle w:val="BodyText"/>
      </w:pPr>
      <w:r w:rsidRPr="001F42D3">
        <w:t>HL7</w:t>
      </w:r>
      <w:r w:rsidR="00995105" w:rsidRPr="001F42D3">
        <w:t xml:space="preserve"> </w:t>
      </w:r>
      <w:r w:rsidR="003D003E" w:rsidRPr="001F42D3">
        <w:t>Messaging Standard v2.6</w:t>
      </w:r>
    </w:p>
    <w:p w14:paraId="01CCB7A2" w14:textId="2F512056" w:rsidR="00B11855" w:rsidRPr="001F42D3" w:rsidRDefault="003D003E" w:rsidP="00113C9C">
      <w:pPr>
        <w:pStyle w:val="BodyText"/>
      </w:pPr>
      <w:r w:rsidRPr="001F42D3">
        <w:t>N</w:t>
      </w:r>
      <w:r w:rsidR="001B6A17" w:rsidRPr="001F42D3">
        <w:t xml:space="preserve">ote: </w:t>
      </w:r>
      <w:r w:rsidRPr="001F42D3">
        <w:t xml:space="preserve">The IDCO is functional with </w:t>
      </w:r>
      <w:r w:rsidR="006D613E" w:rsidRPr="001F42D3">
        <w:t>HL7</w:t>
      </w:r>
      <w:r w:rsidR="00995105" w:rsidRPr="001F42D3">
        <w:t xml:space="preserve"> </w:t>
      </w:r>
      <w:r w:rsidRPr="001F42D3">
        <w:t>Messaging Standard v2.5. The only change required is when specifying in the message header which version is being used.</w:t>
      </w:r>
    </w:p>
    <w:p w14:paraId="25AD6AB0" w14:textId="77777777" w:rsidR="00B11855" w:rsidRPr="001F42D3" w:rsidRDefault="003D003E" w:rsidP="00113C9C">
      <w:pPr>
        <w:pStyle w:val="BodyText"/>
      </w:pPr>
      <w:r w:rsidRPr="001F42D3">
        <w:t>ISO 19005-1. Document management – Electronic document file format for long-term preservation – Part 1: Use of PDF (PDF/A)</w:t>
      </w:r>
    </w:p>
    <w:p w14:paraId="08E2BB8F" w14:textId="77777777" w:rsidR="00B11855" w:rsidRPr="001F42D3" w:rsidRDefault="003D003E" w:rsidP="00113C9C">
      <w:pPr>
        <w:pStyle w:val="BodyText"/>
      </w:pPr>
      <w:r w:rsidRPr="001F42D3">
        <w:t xml:space="preserve">UCUM: Unified Code for Units of Measure, </w:t>
      </w:r>
      <w:proofErr w:type="spellStart"/>
      <w:r w:rsidRPr="001F42D3">
        <w:t>Regenstrief</w:t>
      </w:r>
      <w:proofErr w:type="spellEnd"/>
      <w:r w:rsidRPr="001F42D3">
        <w:t xml:space="preserve"> Institute for Health Care, Indianapolis 2005. Version 1.6</w:t>
      </w:r>
    </w:p>
    <w:p w14:paraId="7D420A5A" w14:textId="77777777" w:rsidR="00B11855" w:rsidRPr="001F42D3" w:rsidRDefault="003D003E" w:rsidP="00113C9C">
      <w:pPr>
        <w:pStyle w:val="BodyText"/>
      </w:pPr>
      <w:r w:rsidRPr="001F42D3">
        <w:t>IEEE 11073_10103 MDC_IDC Nomenclature</w:t>
      </w:r>
    </w:p>
    <w:p w14:paraId="699421BE" w14:textId="2264E7C6" w:rsidR="00B11855" w:rsidRPr="001F42D3" w:rsidRDefault="00AE47C1" w:rsidP="00123C7B">
      <w:pPr>
        <w:pStyle w:val="Heading3"/>
        <w:rPr>
          <w:noProof w:val="0"/>
        </w:rPr>
      </w:pPr>
      <w:bookmarkStart w:id="652" w:name="_Toc181625189"/>
      <w:r w:rsidRPr="001F42D3">
        <w:rPr>
          <w:noProof w:val="0"/>
        </w:rPr>
        <w:lastRenderedPageBreak/>
        <w:t>Messages</w:t>
      </w:r>
      <w:bookmarkEnd w:id="652"/>
    </w:p>
    <w:p w14:paraId="72DF6A62" w14:textId="77777777" w:rsidR="00B11855" w:rsidRPr="001F42D3" w:rsidRDefault="00F73333" w:rsidP="00113C9C">
      <w:pPr>
        <w:pStyle w:val="BodyText"/>
      </w:pPr>
      <w:r w:rsidRPr="001F42D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02E923E1" w:rsidR="00B11855" w:rsidRPr="001F42D3" w:rsidRDefault="006D613E" w:rsidP="00BE2BFA">
      <w:pPr>
        <w:pStyle w:val="Heading4"/>
        <w:rPr>
          <w:noProof w:val="0"/>
        </w:rPr>
      </w:pPr>
      <w:bookmarkStart w:id="653" w:name="_Toc401769835"/>
      <w:bookmarkStart w:id="654" w:name="_Toc181625190"/>
      <w:r w:rsidRPr="001F42D3">
        <w:rPr>
          <w:noProof w:val="0"/>
        </w:rPr>
        <w:t>HL7</w:t>
      </w:r>
      <w:r w:rsidR="00995105" w:rsidRPr="001F42D3">
        <w:rPr>
          <w:noProof w:val="0"/>
        </w:rPr>
        <w:t xml:space="preserve"> </w:t>
      </w:r>
      <w:r w:rsidR="003D003E" w:rsidRPr="001F42D3">
        <w:rPr>
          <w:noProof w:val="0"/>
        </w:rPr>
        <w:t>ORU Observation</w:t>
      </w:r>
      <w:bookmarkEnd w:id="653"/>
      <w:bookmarkEnd w:id="654"/>
    </w:p>
    <w:p w14:paraId="4961D7B0" w14:textId="5E6E137A" w:rsidR="00D57E5E" w:rsidRPr="001F42D3" w:rsidRDefault="003D003E" w:rsidP="00113C9C">
      <w:pPr>
        <w:pStyle w:val="BodyText"/>
      </w:pPr>
      <w:r w:rsidRPr="001F42D3">
        <w:t xml:space="preserve">This is </w:t>
      </w:r>
      <w:proofErr w:type="gramStart"/>
      <w:r w:rsidRPr="001F42D3">
        <w:t>a standard</w:t>
      </w:r>
      <w:proofErr w:type="gramEnd"/>
      <w:r w:rsidRPr="001F42D3">
        <w:t xml:space="preserve"> </w:t>
      </w:r>
      <w:r w:rsidR="006D613E" w:rsidRPr="001F42D3">
        <w:t>HL7</w:t>
      </w:r>
      <w:r w:rsidR="00995105" w:rsidRPr="001F42D3">
        <w:t xml:space="preserve"> </w:t>
      </w:r>
      <w:r w:rsidRPr="001F42D3">
        <w:t>v2.6 unsolicited orders and observation message containing the observations taken by the implanted device. Information is coded using the IEEE 11073-10103 IDC Nomenclature.</w:t>
      </w:r>
    </w:p>
    <w:p w14:paraId="499C5AB2" w14:textId="09506F29" w:rsidR="00B11855" w:rsidRPr="001F42D3" w:rsidRDefault="003D003E" w:rsidP="00123C7B">
      <w:pPr>
        <w:pStyle w:val="Heading5"/>
        <w:rPr>
          <w:noProof w:val="0"/>
        </w:rPr>
      </w:pPr>
      <w:bookmarkStart w:id="655" w:name="_Toc401769836"/>
      <w:bookmarkStart w:id="656" w:name="_Toc181625191"/>
      <w:r w:rsidRPr="001F42D3">
        <w:rPr>
          <w:noProof w:val="0"/>
        </w:rPr>
        <w:t>Trigger Events</w:t>
      </w:r>
      <w:bookmarkEnd w:id="655"/>
      <w:bookmarkEnd w:id="656"/>
    </w:p>
    <w:p w14:paraId="0E504B9D" w14:textId="77777777" w:rsidR="00C5129A" w:rsidRPr="001F42D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1F42D3" w14:paraId="0041C43C" w14:textId="77777777" w:rsidTr="008C3E59">
        <w:trPr>
          <w:cantSplit/>
          <w:tblHeader/>
        </w:trPr>
        <w:tc>
          <w:tcPr>
            <w:tcW w:w="1548" w:type="dxa"/>
            <w:shd w:val="clear" w:color="auto" w:fill="D9D9D9"/>
          </w:tcPr>
          <w:p w14:paraId="39717D8F" w14:textId="77777777" w:rsidR="00C5129A" w:rsidRPr="001F42D3" w:rsidRDefault="00C5129A" w:rsidP="008C3E59">
            <w:pPr>
              <w:pStyle w:val="TableEntryHeader"/>
            </w:pPr>
            <w:r w:rsidRPr="001F42D3">
              <w:t>ORU</w:t>
            </w:r>
          </w:p>
        </w:tc>
        <w:tc>
          <w:tcPr>
            <w:tcW w:w="2700" w:type="dxa"/>
            <w:shd w:val="clear" w:color="auto" w:fill="D9D9D9"/>
          </w:tcPr>
          <w:p w14:paraId="51EAA147" w14:textId="77777777" w:rsidR="00C5129A" w:rsidRPr="001F42D3" w:rsidRDefault="00C5129A" w:rsidP="008C3E59">
            <w:pPr>
              <w:pStyle w:val="TableEntryHeader"/>
            </w:pPr>
            <w:r w:rsidRPr="001F42D3">
              <w:t>Observation Results Message</w:t>
            </w:r>
          </w:p>
        </w:tc>
        <w:tc>
          <w:tcPr>
            <w:tcW w:w="2340" w:type="dxa"/>
            <w:shd w:val="clear" w:color="auto" w:fill="D9D9D9"/>
          </w:tcPr>
          <w:p w14:paraId="313A01D4" w14:textId="77777777" w:rsidR="00C5129A" w:rsidRPr="001F42D3" w:rsidRDefault="00C5129A" w:rsidP="008C3E59">
            <w:pPr>
              <w:pStyle w:val="TableEntryHeader"/>
            </w:pPr>
            <w:r w:rsidRPr="001F42D3">
              <w:t>Usage</w:t>
            </w:r>
          </w:p>
        </w:tc>
        <w:tc>
          <w:tcPr>
            <w:tcW w:w="1440" w:type="dxa"/>
            <w:shd w:val="clear" w:color="auto" w:fill="D9D9D9"/>
          </w:tcPr>
          <w:p w14:paraId="1964DE1C" w14:textId="77777777" w:rsidR="00C5129A" w:rsidRPr="001F42D3" w:rsidRDefault="00C5129A" w:rsidP="008C3E59">
            <w:pPr>
              <w:pStyle w:val="TableEntryHeader"/>
            </w:pPr>
            <w:r w:rsidRPr="001F42D3">
              <w:t>Card</w:t>
            </w:r>
          </w:p>
        </w:tc>
        <w:tc>
          <w:tcPr>
            <w:tcW w:w="1548" w:type="dxa"/>
            <w:shd w:val="clear" w:color="auto" w:fill="D9D9D9"/>
          </w:tcPr>
          <w:p w14:paraId="4DA9A593" w14:textId="3FEE1AC5" w:rsidR="00C5129A" w:rsidRPr="001F42D3" w:rsidRDefault="006D613E" w:rsidP="008C3E59">
            <w:pPr>
              <w:pStyle w:val="TableEntryHeader"/>
            </w:pPr>
            <w:r w:rsidRPr="001F42D3">
              <w:t>HL7</w:t>
            </w:r>
            <w:r w:rsidR="00995105" w:rsidRPr="001F42D3">
              <w:t xml:space="preserve"> </w:t>
            </w:r>
            <w:r w:rsidR="00C5129A" w:rsidRPr="001F42D3">
              <w:t>Spec Chapter</w:t>
            </w:r>
          </w:p>
        </w:tc>
      </w:tr>
      <w:tr w:rsidR="00C5129A" w:rsidRPr="001F42D3" w14:paraId="605CBA59" w14:textId="77777777" w:rsidTr="008C3E59">
        <w:tc>
          <w:tcPr>
            <w:tcW w:w="1548" w:type="dxa"/>
          </w:tcPr>
          <w:p w14:paraId="7611DE60" w14:textId="77777777" w:rsidR="00C5129A" w:rsidRPr="001F42D3" w:rsidRDefault="00C5129A" w:rsidP="008C3E59">
            <w:pPr>
              <w:pStyle w:val="TableEntry"/>
            </w:pPr>
            <w:r w:rsidRPr="001F42D3">
              <w:t>MSH</w:t>
            </w:r>
          </w:p>
        </w:tc>
        <w:tc>
          <w:tcPr>
            <w:tcW w:w="2700" w:type="dxa"/>
          </w:tcPr>
          <w:p w14:paraId="268D0C01" w14:textId="77777777" w:rsidR="00C5129A" w:rsidRPr="001F42D3" w:rsidRDefault="00C5129A" w:rsidP="008C3E59">
            <w:pPr>
              <w:pStyle w:val="TableEntry"/>
            </w:pPr>
            <w:r w:rsidRPr="001F42D3">
              <w:t>Message Header</w:t>
            </w:r>
          </w:p>
        </w:tc>
        <w:tc>
          <w:tcPr>
            <w:tcW w:w="2340" w:type="dxa"/>
          </w:tcPr>
          <w:p w14:paraId="0C123F49" w14:textId="77777777" w:rsidR="00C5129A" w:rsidRPr="001F42D3" w:rsidRDefault="00C5129A" w:rsidP="008C3E59">
            <w:pPr>
              <w:pStyle w:val="TableEntry"/>
            </w:pPr>
          </w:p>
        </w:tc>
        <w:tc>
          <w:tcPr>
            <w:tcW w:w="1440" w:type="dxa"/>
          </w:tcPr>
          <w:p w14:paraId="33127A7C" w14:textId="77777777" w:rsidR="00C5129A" w:rsidRPr="001F42D3" w:rsidRDefault="00C5129A" w:rsidP="008C3E59">
            <w:pPr>
              <w:pStyle w:val="TableEntry"/>
            </w:pPr>
            <w:r w:rsidRPr="001F42D3">
              <w:t>[1..1]</w:t>
            </w:r>
          </w:p>
        </w:tc>
        <w:tc>
          <w:tcPr>
            <w:tcW w:w="1548" w:type="dxa"/>
          </w:tcPr>
          <w:p w14:paraId="66F1ABE7" w14:textId="77777777" w:rsidR="00C5129A" w:rsidRPr="001F42D3" w:rsidRDefault="00C5129A" w:rsidP="008C3E59">
            <w:pPr>
              <w:pStyle w:val="TableEntry"/>
            </w:pPr>
            <w:r w:rsidRPr="001F42D3">
              <w:t>2</w:t>
            </w:r>
          </w:p>
        </w:tc>
      </w:tr>
      <w:tr w:rsidR="00C5129A" w:rsidRPr="001F42D3" w14:paraId="19A5EA90" w14:textId="77777777" w:rsidTr="008C3E59">
        <w:tc>
          <w:tcPr>
            <w:tcW w:w="1548" w:type="dxa"/>
          </w:tcPr>
          <w:p w14:paraId="6065C4B8" w14:textId="77777777" w:rsidR="00C5129A" w:rsidRPr="001F42D3" w:rsidRDefault="00C5129A" w:rsidP="008C3E59">
            <w:pPr>
              <w:pStyle w:val="TableEntry"/>
            </w:pPr>
            <w:r w:rsidRPr="001F42D3">
              <w:t>[{ SFT }]</w:t>
            </w:r>
          </w:p>
        </w:tc>
        <w:tc>
          <w:tcPr>
            <w:tcW w:w="2700" w:type="dxa"/>
          </w:tcPr>
          <w:p w14:paraId="3B389F42" w14:textId="77777777" w:rsidR="00C5129A" w:rsidRPr="001F42D3" w:rsidRDefault="00C5129A" w:rsidP="008C3E59">
            <w:pPr>
              <w:pStyle w:val="TableEntry"/>
            </w:pPr>
            <w:r w:rsidRPr="001F42D3">
              <w:t>Software Segment</w:t>
            </w:r>
          </w:p>
        </w:tc>
        <w:tc>
          <w:tcPr>
            <w:tcW w:w="2340" w:type="dxa"/>
          </w:tcPr>
          <w:p w14:paraId="06428DB5" w14:textId="77777777" w:rsidR="00C5129A" w:rsidRPr="001F42D3" w:rsidRDefault="00C5129A" w:rsidP="008C3E59">
            <w:pPr>
              <w:pStyle w:val="TableEntry"/>
            </w:pPr>
          </w:p>
        </w:tc>
        <w:tc>
          <w:tcPr>
            <w:tcW w:w="1440" w:type="dxa"/>
          </w:tcPr>
          <w:p w14:paraId="42430D5B" w14:textId="77777777" w:rsidR="00C5129A" w:rsidRPr="001F42D3" w:rsidRDefault="00C5129A" w:rsidP="008C3E59">
            <w:pPr>
              <w:pStyle w:val="TableEntry"/>
            </w:pPr>
            <w:r w:rsidRPr="001F42D3">
              <w:t>[0..1]</w:t>
            </w:r>
          </w:p>
        </w:tc>
        <w:tc>
          <w:tcPr>
            <w:tcW w:w="1548" w:type="dxa"/>
          </w:tcPr>
          <w:p w14:paraId="2164232B" w14:textId="77777777" w:rsidR="00C5129A" w:rsidRPr="001F42D3" w:rsidRDefault="00C5129A" w:rsidP="008C3E59">
            <w:pPr>
              <w:pStyle w:val="TableEntry"/>
            </w:pPr>
            <w:r w:rsidRPr="001F42D3">
              <w:t>2</w:t>
            </w:r>
          </w:p>
        </w:tc>
      </w:tr>
      <w:tr w:rsidR="00C5129A" w:rsidRPr="001F42D3" w14:paraId="7F7BB47E" w14:textId="77777777" w:rsidTr="008C3E59">
        <w:tc>
          <w:tcPr>
            <w:tcW w:w="1548" w:type="dxa"/>
          </w:tcPr>
          <w:p w14:paraId="0D2443CC" w14:textId="77777777" w:rsidR="00C5129A" w:rsidRPr="001F42D3" w:rsidRDefault="00C5129A" w:rsidP="008C3E59">
            <w:pPr>
              <w:pStyle w:val="TableEntry"/>
            </w:pPr>
            <w:r w:rsidRPr="001F42D3">
              <w:t>PID</w:t>
            </w:r>
          </w:p>
        </w:tc>
        <w:tc>
          <w:tcPr>
            <w:tcW w:w="2700" w:type="dxa"/>
          </w:tcPr>
          <w:p w14:paraId="4349A667" w14:textId="77777777" w:rsidR="00C5129A" w:rsidRPr="001F42D3" w:rsidRDefault="00C5129A" w:rsidP="008C3E59">
            <w:pPr>
              <w:pStyle w:val="TableEntry"/>
            </w:pPr>
            <w:r w:rsidRPr="001F42D3">
              <w:t>Patient Identification</w:t>
            </w:r>
          </w:p>
        </w:tc>
        <w:tc>
          <w:tcPr>
            <w:tcW w:w="2340" w:type="dxa"/>
          </w:tcPr>
          <w:p w14:paraId="7B818738" w14:textId="77777777" w:rsidR="00C5129A" w:rsidRPr="001F42D3" w:rsidRDefault="00C5129A" w:rsidP="008C3E59">
            <w:pPr>
              <w:pStyle w:val="TableEntry"/>
            </w:pPr>
            <w:r w:rsidRPr="001F42D3">
              <w:t>Demographics for id matching</w:t>
            </w:r>
          </w:p>
        </w:tc>
        <w:tc>
          <w:tcPr>
            <w:tcW w:w="1440" w:type="dxa"/>
          </w:tcPr>
          <w:p w14:paraId="332D6C53" w14:textId="77777777" w:rsidR="00C5129A" w:rsidRPr="001F42D3" w:rsidRDefault="00C5129A" w:rsidP="008C3E59">
            <w:pPr>
              <w:pStyle w:val="TableEntry"/>
            </w:pPr>
            <w:r w:rsidRPr="001F42D3">
              <w:t>[1..1]</w:t>
            </w:r>
          </w:p>
        </w:tc>
        <w:tc>
          <w:tcPr>
            <w:tcW w:w="1548" w:type="dxa"/>
          </w:tcPr>
          <w:p w14:paraId="70A18517" w14:textId="77777777" w:rsidR="00C5129A" w:rsidRPr="001F42D3" w:rsidRDefault="00C5129A" w:rsidP="008C3E59">
            <w:pPr>
              <w:pStyle w:val="TableEntry"/>
            </w:pPr>
            <w:r w:rsidRPr="001F42D3">
              <w:t>3</w:t>
            </w:r>
          </w:p>
        </w:tc>
      </w:tr>
      <w:tr w:rsidR="00C5129A" w:rsidRPr="001F42D3" w14:paraId="0BC7A322" w14:textId="77777777" w:rsidTr="008C3E59">
        <w:tc>
          <w:tcPr>
            <w:tcW w:w="1548" w:type="dxa"/>
          </w:tcPr>
          <w:p w14:paraId="47C850C4" w14:textId="77777777" w:rsidR="00C5129A" w:rsidRPr="001F42D3" w:rsidRDefault="00C5129A" w:rsidP="008C3E59">
            <w:pPr>
              <w:pStyle w:val="TableEntry"/>
            </w:pPr>
            <w:r w:rsidRPr="001F42D3">
              <w:t>[ PV1 ]</w:t>
            </w:r>
          </w:p>
        </w:tc>
        <w:tc>
          <w:tcPr>
            <w:tcW w:w="2700" w:type="dxa"/>
          </w:tcPr>
          <w:p w14:paraId="6ACF46F1" w14:textId="77777777" w:rsidR="00C5129A" w:rsidRPr="001F42D3" w:rsidRDefault="00C5129A" w:rsidP="008C3E59">
            <w:pPr>
              <w:pStyle w:val="TableEntry"/>
            </w:pPr>
            <w:r w:rsidRPr="001F42D3">
              <w:t>Patient Visit</w:t>
            </w:r>
          </w:p>
        </w:tc>
        <w:tc>
          <w:tcPr>
            <w:tcW w:w="2340" w:type="dxa"/>
          </w:tcPr>
          <w:p w14:paraId="2CE1804A" w14:textId="77777777" w:rsidR="00C5129A" w:rsidRPr="001F42D3" w:rsidRDefault="00C5129A" w:rsidP="008C3E59">
            <w:pPr>
              <w:pStyle w:val="TableEntry"/>
            </w:pPr>
          </w:p>
        </w:tc>
        <w:tc>
          <w:tcPr>
            <w:tcW w:w="1440" w:type="dxa"/>
          </w:tcPr>
          <w:p w14:paraId="620370B8" w14:textId="77777777" w:rsidR="00C5129A" w:rsidRPr="001F42D3" w:rsidRDefault="00C5129A" w:rsidP="008C3E59">
            <w:pPr>
              <w:pStyle w:val="TableEntry"/>
            </w:pPr>
            <w:r w:rsidRPr="001F42D3">
              <w:t>[0..1]</w:t>
            </w:r>
          </w:p>
        </w:tc>
        <w:tc>
          <w:tcPr>
            <w:tcW w:w="1548" w:type="dxa"/>
          </w:tcPr>
          <w:p w14:paraId="39083AE1" w14:textId="77777777" w:rsidR="00C5129A" w:rsidRPr="001F42D3" w:rsidRDefault="00C5129A" w:rsidP="008C3E59">
            <w:pPr>
              <w:pStyle w:val="TableEntry"/>
            </w:pPr>
            <w:r w:rsidRPr="001F42D3">
              <w:t>3</w:t>
            </w:r>
          </w:p>
        </w:tc>
      </w:tr>
      <w:tr w:rsidR="00C5129A" w:rsidRPr="001F42D3" w14:paraId="10A1C0C6" w14:textId="77777777" w:rsidTr="008C3E59">
        <w:tc>
          <w:tcPr>
            <w:tcW w:w="1548" w:type="dxa"/>
          </w:tcPr>
          <w:p w14:paraId="04C9F738" w14:textId="77777777" w:rsidR="00C5129A" w:rsidRPr="001F42D3" w:rsidRDefault="00C5129A" w:rsidP="008C3E59">
            <w:pPr>
              <w:pStyle w:val="TableEntry"/>
            </w:pPr>
            <w:r w:rsidRPr="001F42D3">
              <w:t>{</w:t>
            </w:r>
          </w:p>
        </w:tc>
        <w:tc>
          <w:tcPr>
            <w:tcW w:w="2700" w:type="dxa"/>
          </w:tcPr>
          <w:p w14:paraId="531DC4BB" w14:textId="77777777" w:rsidR="00C5129A" w:rsidRPr="001F42D3" w:rsidRDefault="00C5129A" w:rsidP="008C3E59">
            <w:pPr>
              <w:pStyle w:val="TableEntry"/>
            </w:pPr>
            <w:r w:rsidRPr="001F42D3">
              <w:t>Order Observation Repeat Grouping BEGIN</w:t>
            </w:r>
          </w:p>
        </w:tc>
        <w:tc>
          <w:tcPr>
            <w:tcW w:w="2340" w:type="dxa"/>
          </w:tcPr>
          <w:p w14:paraId="38112C46" w14:textId="77777777" w:rsidR="00C5129A" w:rsidRPr="001F42D3" w:rsidRDefault="00C5129A" w:rsidP="008C3E59">
            <w:pPr>
              <w:pStyle w:val="TableEntry"/>
            </w:pPr>
          </w:p>
        </w:tc>
        <w:tc>
          <w:tcPr>
            <w:tcW w:w="1440" w:type="dxa"/>
          </w:tcPr>
          <w:p w14:paraId="05DC5A51" w14:textId="77777777" w:rsidR="00C5129A" w:rsidRPr="001F42D3" w:rsidRDefault="00C5129A" w:rsidP="008C3E59">
            <w:pPr>
              <w:pStyle w:val="TableEntry"/>
            </w:pPr>
            <w:r w:rsidRPr="001F42D3">
              <w:t>[1..*]</w:t>
            </w:r>
          </w:p>
        </w:tc>
        <w:tc>
          <w:tcPr>
            <w:tcW w:w="1548" w:type="dxa"/>
          </w:tcPr>
          <w:p w14:paraId="71818394" w14:textId="77777777" w:rsidR="00C5129A" w:rsidRPr="001F42D3" w:rsidRDefault="00C5129A" w:rsidP="008C3E59">
            <w:pPr>
              <w:pStyle w:val="TableEntry"/>
            </w:pPr>
          </w:p>
        </w:tc>
      </w:tr>
      <w:tr w:rsidR="00C5129A" w:rsidRPr="001F42D3" w14:paraId="0E14CAF0" w14:textId="77777777" w:rsidTr="008C3E59">
        <w:tc>
          <w:tcPr>
            <w:tcW w:w="1548" w:type="dxa"/>
          </w:tcPr>
          <w:p w14:paraId="286D3716" w14:textId="77777777" w:rsidR="00C5129A" w:rsidRPr="001F42D3" w:rsidRDefault="00C5129A" w:rsidP="008C3E59">
            <w:pPr>
              <w:pStyle w:val="TableEntry"/>
            </w:pPr>
            <w:r w:rsidRPr="001F42D3">
              <w:t xml:space="preserve">  OBR</w:t>
            </w:r>
          </w:p>
        </w:tc>
        <w:tc>
          <w:tcPr>
            <w:tcW w:w="2700" w:type="dxa"/>
          </w:tcPr>
          <w:p w14:paraId="00E70197" w14:textId="77777777" w:rsidR="00C5129A" w:rsidRPr="001F42D3" w:rsidRDefault="00C5129A" w:rsidP="008C3E59">
            <w:pPr>
              <w:pStyle w:val="TableEntry"/>
            </w:pPr>
            <w:r w:rsidRPr="001F42D3">
              <w:t>Observations Request</w:t>
            </w:r>
          </w:p>
        </w:tc>
        <w:tc>
          <w:tcPr>
            <w:tcW w:w="2340" w:type="dxa"/>
          </w:tcPr>
          <w:p w14:paraId="3934B2FB" w14:textId="77777777" w:rsidR="00C5129A" w:rsidRPr="001F42D3" w:rsidRDefault="00C5129A" w:rsidP="008C3E59">
            <w:pPr>
              <w:pStyle w:val="TableEntry"/>
            </w:pPr>
            <w:r w:rsidRPr="001F42D3">
              <w:t>Clinical context</w:t>
            </w:r>
          </w:p>
        </w:tc>
        <w:tc>
          <w:tcPr>
            <w:tcW w:w="1440" w:type="dxa"/>
          </w:tcPr>
          <w:p w14:paraId="35C318B5" w14:textId="77777777" w:rsidR="00C5129A" w:rsidRPr="001F42D3" w:rsidRDefault="00C5129A" w:rsidP="008C3E59">
            <w:pPr>
              <w:pStyle w:val="TableEntry"/>
            </w:pPr>
            <w:r w:rsidRPr="001F42D3">
              <w:t>[1..1]</w:t>
            </w:r>
          </w:p>
        </w:tc>
        <w:tc>
          <w:tcPr>
            <w:tcW w:w="1548" w:type="dxa"/>
          </w:tcPr>
          <w:p w14:paraId="1897AEAC" w14:textId="77777777" w:rsidR="00C5129A" w:rsidRPr="001F42D3" w:rsidRDefault="00C5129A" w:rsidP="008C3E59">
            <w:pPr>
              <w:pStyle w:val="TableEntry"/>
            </w:pPr>
            <w:r w:rsidRPr="001F42D3">
              <w:t>7</w:t>
            </w:r>
          </w:p>
        </w:tc>
      </w:tr>
      <w:tr w:rsidR="00C5129A" w:rsidRPr="001F42D3" w14:paraId="62CF2EBE" w14:textId="77777777" w:rsidTr="008C3E59">
        <w:tc>
          <w:tcPr>
            <w:tcW w:w="1548" w:type="dxa"/>
          </w:tcPr>
          <w:p w14:paraId="4EBA137B" w14:textId="77777777" w:rsidR="00C5129A" w:rsidRPr="001F42D3" w:rsidRDefault="00C5129A" w:rsidP="008C3E59">
            <w:pPr>
              <w:pStyle w:val="TableEntry"/>
            </w:pPr>
            <w:r w:rsidRPr="001F42D3">
              <w:t xml:space="preserve">  {[NTE]}</w:t>
            </w:r>
          </w:p>
        </w:tc>
        <w:tc>
          <w:tcPr>
            <w:tcW w:w="2700" w:type="dxa"/>
          </w:tcPr>
          <w:p w14:paraId="538A3BA9" w14:textId="77777777" w:rsidR="00C5129A" w:rsidRPr="001F42D3" w:rsidRDefault="00C5129A" w:rsidP="008C3E59">
            <w:pPr>
              <w:pStyle w:val="TableEntry"/>
            </w:pPr>
            <w:r w:rsidRPr="001F42D3">
              <w:t>Notes Section</w:t>
            </w:r>
          </w:p>
        </w:tc>
        <w:tc>
          <w:tcPr>
            <w:tcW w:w="2340" w:type="dxa"/>
          </w:tcPr>
          <w:p w14:paraId="791FA466" w14:textId="77777777" w:rsidR="00C5129A" w:rsidRPr="001F42D3" w:rsidRDefault="00C5129A" w:rsidP="008C3E59">
            <w:pPr>
              <w:pStyle w:val="TableEntry"/>
            </w:pPr>
            <w:r w:rsidRPr="001F42D3">
              <w:t>Notes related to OBR</w:t>
            </w:r>
          </w:p>
        </w:tc>
        <w:tc>
          <w:tcPr>
            <w:tcW w:w="1440" w:type="dxa"/>
          </w:tcPr>
          <w:p w14:paraId="4DF2CD5F" w14:textId="77777777" w:rsidR="00C5129A" w:rsidRPr="001F42D3" w:rsidRDefault="00C5129A" w:rsidP="008C3E59">
            <w:pPr>
              <w:pStyle w:val="TableEntry"/>
            </w:pPr>
            <w:r w:rsidRPr="001F42D3">
              <w:t>[0..*]</w:t>
            </w:r>
          </w:p>
        </w:tc>
        <w:tc>
          <w:tcPr>
            <w:tcW w:w="1548" w:type="dxa"/>
          </w:tcPr>
          <w:p w14:paraId="76BD9A23" w14:textId="77777777" w:rsidR="00C5129A" w:rsidRPr="001F42D3" w:rsidRDefault="00C5129A" w:rsidP="008C3E59">
            <w:pPr>
              <w:pStyle w:val="TableEntry"/>
            </w:pPr>
          </w:p>
        </w:tc>
      </w:tr>
      <w:tr w:rsidR="00C5129A" w:rsidRPr="001F42D3" w14:paraId="65A0CA4A" w14:textId="77777777" w:rsidTr="008C3E59">
        <w:tc>
          <w:tcPr>
            <w:tcW w:w="1548" w:type="dxa"/>
          </w:tcPr>
          <w:p w14:paraId="41411CF2" w14:textId="77777777" w:rsidR="00C5129A" w:rsidRPr="001F42D3" w:rsidRDefault="00C5129A" w:rsidP="008C3E59">
            <w:pPr>
              <w:pStyle w:val="TableEntry"/>
            </w:pPr>
            <w:r w:rsidRPr="001F42D3">
              <w:t xml:space="preserve">  {OBX}</w:t>
            </w:r>
          </w:p>
        </w:tc>
        <w:tc>
          <w:tcPr>
            <w:tcW w:w="2700" w:type="dxa"/>
          </w:tcPr>
          <w:p w14:paraId="7A00354B" w14:textId="77777777" w:rsidR="00C5129A" w:rsidRPr="001F42D3" w:rsidRDefault="00C5129A" w:rsidP="008C3E59">
            <w:pPr>
              <w:pStyle w:val="TableEntry"/>
            </w:pPr>
            <w:r w:rsidRPr="001F42D3">
              <w:t>Observation results</w:t>
            </w:r>
          </w:p>
        </w:tc>
        <w:tc>
          <w:tcPr>
            <w:tcW w:w="2340" w:type="dxa"/>
          </w:tcPr>
          <w:p w14:paraId="75098617" w14:textId="77777777" w:rsidR="00C5129A" w:rsidRPr="001F42D3" w:rsidRDefault="00C5129A" w:rsidP="008C3E59">
            <w:pPr>
              <w:pStyle w:val="TableEntry"/>
            </w:pPr>
            <w:r w:rsidRPr="001F42D3">
              <w:t>Observations related to the pulse generator</w:t>
            </w:r>
          </w:p>
        </w:tc>
        <w:tc>
          <w:tcPr>
            <w:tcW w:w="1440" w:type="dxa"/>
          </w:tcPr>
          <w:p w14:paraId="096A0656" w14:textId="77777777" w:rsidR="00C5129A" w:rsidRPr="001F42D3" w:rsidRDefault="00C5129A" w:rsidP="008C3E59">
            <w:pPr>
              <w:pStyle w:val="TableEntry"/>
            </w:pPr>
            <w:r w:rsidRPr="001F42D3">
              <w:t>[0..*]</w:t>
            </w:r>
          </w:p>
        </w:tc>
        <w:tc>
          <w:tcPr>
            <w:tcW w:w="1548" w:type="dxa"/>
          </w:tcPr>
          <w:p w14:paraId="4381CCF6" w14:textId="77777777" w:rsidR="00C5129A" w:rsidRPr="001F42D3" w:rsidRDefault="00C5129A" w:rsidP="008C3E59">
            <w:pPr>
              <w:pStyle w:val="TableEntry"/>
            </w:pPr>
            <w:r w:rsidRPr="001F42D3">
              <w:t>7</w:t>
            </w:r>
          </w:p>
        </w:tc>
      </w:tr>
      <w:tr w:rsidR="00C5129A" w:rsidRPr="001F42D3" w14:paraId="0406660C" w14:textId="77777777" w:rsidTr="008C3E59">
        <w:tc>
          <w:tcPr>
            <w:tcW w:w="1548" w:type="dxa"/>
          </w:tcPr>
          <w:p w14:paraId="647D5950" w14:textId="77777777" w:rsidR="00C5129A" w:rsidRPr="001F42D3" w:rsidRDefault="00C5129A" w:rsidP="008C3E59">
            <w:pPr>
              <w:pStyle w:val="TableEntry"/>
            </w:pPr>
            <w:r w:rsidRPr="001F42D3">
              <w:t xml:space="preserve">  {[NTE]}</w:t>
            </w:r>
          </w:p>
        </w:tc>
        <w:tc>
          <w:tcPr>
            <w:tcW w:w="2700" w:type="dxa"/>
          </w:tcPr>
          <w:p w14:paraId="37D84980" w14:textId="77777777" w:rsidR="00C5129A" w:rsidRPr="001F42D3" w:rsidRDefault="00C5129A" w:rsidP="008C3E59">
            <w:pPr>
              <w:pStyle w:val="TableEntry"/>
            </w:pPr>
            <w:r w:rsidRPr="001F42D3">
              <w:t>Notes Section</w:t>
            </w:r>
          </w:p>
        </w:tc>
        <w:tc>
          <w:tcPr>
            <w:tcW w:w="2340" w:type="dxa"/>
          </w:tcPr>
          <w:p w14:paraId="7F887B81" w14:textId="77777777" w:rsidR="00C5129A" w:rsidRPr="001F42D3" w:rsidRDefault="00C5129A" w:rsidP="008C3E59">
            <w:pPr>
              <w:pStyle w:val="TableEntry"/>
            </w:pPr>
            <w:r w:rsidRPr="001F42D3">
              <w:t>Notes Related to OBX</w:t>
            </w:r>
          </w:p>
        </w:tc>
        <w:tc>
          <w:tcPr>
            <w:tcW w:w="1440" w:type="dxa"/>
          </w:tcPr>
          <w:p w14:paraId="31F6F30F" w14:textId="77777777" w:rsidR="00C5129A" w:rsidRPr="001F42D3" w:rsidRDefault="00C5129A" w:rsidP="008C3E59">
            <w:pPr>
              <w:pStyle w:val="TableEntry"/>
            </w:pPr>
            <w:r w:rsidRPr="001F42D3">
              <w:t>[0..*]</w:t>
            </w:r>
          </w:p>
        </w:tc>
        <w:tc>
          <w:tcPr>
            <w:tcW w:w="1548" w:type="dxa"/>
          </w:tcPr>
          <w:p w14:paraId="69D74F34" w14:textId="77777777" w:rsidR="00C5129A" w:rsidRPr="001F42D3" w:rsidRDefault="00C5129A" w:rsidP="008C3E59">
            <w:pPr>
              <w:pStyle w:val="TableEntry"/>
            </w:pPr>
          </w:p>
        </w:tc>
      </w:tr>
      <w:tr w:rsidR="00C5129A" w:rsidRPr="001F42D3" w14:paraId="245BE703" w14:textId="77777777" w:rsidTr="008C3E59">
        <w:tc>
          <w:tcPr>
            <w:tcW w:w="1548" w:type="dxa"/>
          </w:tcPr>
          <w:p w14:paraId="048579E8" w14:textId="77777777" w:rsidR="00C5129A" w:rsidRPr="001F42D3" w:rsidRDefault="00C5129A" w:rsidP="008C3E59">
            <w:pPr>
              <w:pStyle w:val="TableEntry"/>
            </w:pPr>
            <w:r w:rsidRPr="001F42D3">
              <w:t>}</w:t>
            </w:r>
          </w:p>
        </w:tc>
        <w:tc>
          <w:tcPr>
            <w:tcW w:w="2700" w:type="dxa"/>
          </w:tcPr>
          <w:p w14:paraId="0FA27ED1" w14:textId="77777777" w:rsidR="00C5129A" w:rsidRPr="001F42D3" w:rsidRDefault="00C5129A" w:rsidP="008C3E59">
            <w:pPr>
              <w:pStyle w:val="TableEntry"/>
            </w:pPr>
            <w:r w:rsidRPr="001F42D3">
              <w:t>Order Observation Repeat Grouping END</w:t>
            </w:r>
          </w:p>
        </w:tc>
        <w:tc>
          <w:tcPr>
            <w:tcW w:w="2340" w:type="dxa"/>
          </w:tcPr>
          <w:p w14:paraId="67E7E0FB" w14:textId="77777777" w:rsidR="00C5129A" w:rsidRPr="001F42D3" w:rsidRDefault="00C5129A" w:rsidP="008C3E59">
            <w:pPr>
              <w:pStyle w:val="TableEntry"/>
            </w:pPr>
          </w:p>
        </w:tc>
        <w:tc>
          <w:tcPr>
            <w:tcW w:w="1440" w:type="dxa"/>
          </w:tcPr>
          <w:p w14:paraId="45AEDAD8" w14:textId="77777777" w:rsidR="00C5129A" w:rsidRPr="001F42D3" w:rsidRDefault="00C5129A" w:rsidP="008C3E59">
            <w:pPr>
              <w:pStyle w:val="TableEntry"/>
            </w:pPr>
          </w:p>
        </w:tc>
        <w:tc>
          <w:tcPr>
            <w:tcW w:w="1548" w:type="dxa"/>
          </w:tcPr>
          <w:p w14:paraId="600E6C41" w14:textId="77777777" w:rsidR="00C5129A" w:rsidRPr="001F42D3" w:rsidRDefault="00C5129A" w:rsidP="008C3E59">
            <w:pPr>
              <w:pStyle w:val="TableEntry"/>
            </w:pPr>
          </w:p>
        </w:tc>
      </w:tr>
      <w:tr w:rsidR="00C5129A" w:rsidRPr="001F42D3" w14:paraId="229D774B" w14:textId="77777777" w:rsidTr="008C3E59">
        <w:tc>
          <w:tcPr>
            <w:tcW w:w="1548" w:type="dxa"/>
          </w:tcPr>
          <w:p w14:paraId="74BA190E" w14:textId="77777777" w:rsidR="00C5129A" w:rsidRPr="001F42D3" w:rsidRDefault="00C5129A" w:rsidP="008C3E59">
            <w:pPr>
              <w:pStyle w:val="TableEntry"/>
            </w:pPr>
            <w:r w:rsidRPr="001F42D3">
              <w:t>[DSC]</w:t>
            </w:r>
          </w:p>
        </w:tc>
        <w:tc>
          <w:tcPr>
            <w:tcW w:w="2700" w:type="dxa"/>
          </w:tcPr>
          <w:p w14:paraId="22602C6B" w14:textId="77777777" w:rsidR="00C5129A" w:rsidRPr="001F42D3" w:rsidRDefault="00C5129A" w:rsidP="008C3E59">
            <w:pPr>
              <w:pStyle w:val="TableEntry"/>
            </w:pPr>
            <w:r w:rsidRPr="001F42D3">
              <w:t xml:space="preserve">Continuation Pointer </w:t>
            </w:r>
          </w:p>
        </w:tc>
        <w:tc>
          <w:tcPr>
            <w:tcW w:w="2340" w:type="dxa"/>
          </w:tcPr>
          <w:p w14:paraId="5E94C1F0" w14:textId="77777777" w:rsidR="00C5129A" w:rsidRPr="001F42D3" w:rsidRDefault="00C5129A" w:rsidP="008C3E59">
            <w:pPr>
              <w:pStyle w:val="TableEntry"/>
            </w:pPr>
          </w:p>
        </w:tc>
        <w:tc>
          <w:tcPr>
            <w:tcW w:w="1440" w:type="dxa"/>
          </w:tcPr>
          <w:p w14:paraId="0BE0EF74" w14:textId="77777777" w:rsidR="00C5129A" w:rsidRPr="001F42D3" w:rsidRDefault="00C5129A" w:rsidP="008C3E59">
            <w:pPr>
              <w:pStyle w:val="TableEntry"/>
            </w:pPr>
            <w:r w:rsidRPr="001F42D3">
              <w:t>[0..0]</w:t>
            </w:r>
          </w:p>
        </w:tc>
        <w:tc>
          <w:tcPr>
            <w:tcW w:w="1548" w:type="dxa"/>
          </w:tcPr>
          <w:p w14:paraId="4F4EF1C2" w14:textId="77777777" w:rsidR="00C5129A" w:rsidRPr="001F42D3" w:rsidRDefault="00C5129A" w:rsidP="008C3E59">
            <w:pPr>
              <w:pStyle w:val="TableEntry"/>
            </w:pPr>
            <w:r w:rsidRPr="001F42D3">
              <w:t>2</w:t>
            </w:r>
          </w:p>
        </w:tc>
      </w:tr>
    </w:tbl>
    <w:p w14:paraId="0DF64D98" w14:textId="77777777" w:rsidR="00C5129A" w:rsidRPr="001F42D3" w:rsidRDefault="00C5129A" w:rsidP="00113C9C">
      <w:pPr>
        <w:pStyle w:val="BodyText"/>
      </w:pPr>
    </w:p>
    <w:p w14:paraId="3D0B6F6D" w14:textId="2C85BD2D" w:rsidR="00B11855" w:rsidRPr="001F42D3" w:rsidRDefault="003D003E" w:rsidP="00113C9C">
      <w:pPr>
        <w:pStyle w:val="BodyText"/>
      </w:pPr>
      <w:r w:rsidRPr="001F42D3">
        <w:lastRenderedPageBreak/>
        <w:t xml:space="preserve">The Implantable Device – Cardiac – Reporter initiates the </w:t>
      </w:r>
      <w:r w:rsidR="006D613E" w:rsidRPr="001F42D3">
        <w:t>HL7</w:t>
      </w:r>
      <w:r w:rsidR="00995105" w:rsidRPr="001F42D3">
        <w:t xml:space="preserve"> </w:t>
      </w:r>
      <w:r w:rsidRPr="001F42D3">
        <w:t>ORU message to the Implantable Device – Cardiac – Consumer following an implanted cardiac device interrogation.</w:t>
      </w:r>
    </w:p>
    <w:p w14:paraId="7ABE6CB4" w14:textId="5504F84D" w:rsidR="00B11855" w:rsidRPr="001F42D3" w:rsidRDefault="003D003E" w:rsidP="00123C7B">
      <w:pPr>
        <w:pStyle w:val="Heading5"/>
        <w:rPr>
          <w:noProof w:val="0"/>
        </w:rPr>
      </w:pPr>
      <w:bookmarkStart w:id="657" w:name="_Toc401769837"/>
      <w:bookmarkStart w:id="658" w:name="_Toc181625192"/>
      <w:r w:rsidRPr="001F42D3">
        <w:rPr>
          <w:noProof w:val="0"/>
        </w:rPr>
        <w:t>Message Semantics</w:t>
      </w:r>
      <w:bookmarkEnd w:id="657"/>
      <w:bookmarkEnd w:id="658"/>
    </w:p>
    <w:p w14:paraId="765D39DC" w14:textId="21B73760" w:rsidR="00B11855" w:rsidRPr="001F42D3" w:rsidRDefault="003D003E" w:rsidP="00185E79">
      <w:pPr>
        <w:pStyle w:val="BodyText"/>
      </w:pPr>
      <w:r w:rsidRPr="001F42D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1F42D3">
        <w:t>HL7</w:t>
      </w:r>
      <w:r w:rsidR="00995105" w:rsidRPr="001F42D3">
        <w:t xml:space="preserve"> </w:t>
      </w:r>
      <w:r w:rsidRPr="001F42D3">
        <w:t>v2.6 OBX segments and an optional encapsulated PDF document.</w:t>
      </w:r>
    </w:p>
    <w:p w14:paraId="7181B284" w14:textId="0CD4110E" w:rsidR="00B11855" w:rsidRPr="001F42D3" w:rsidRDefault="003D003E" w:rsidP="00185E79">
      <w:pPr>
        <w:pStyle w:val="BodyText"/>
      </w:pPr>
      <w:r w:rsidRPr="001F42D3">
        <w:t xml:space="preserve">Refer to the </w:t>
      </w:r>
      <w:r w:rsidR="006D613E" w:rsidRPr="001F42D3">
        <w:t>HL7</w:t>
      </w:r>
      <w:r w:rsidR="00995105" w:rsidRPr="001F42D3">
        <w:t xml:space="preserve"> </w:t>
      </w:r>
      <w:r w:rsidRPr="001F42D3">
        <w:t>v2.6 Standard, Chapter 7 ORU Message for general message semantics.</w:t>
      </w:r>
    </w:p>
    <w:p w14:paraId="0026C314" w14:textId="4EADC91F" w:rsidR="00C42BD4" w:rsidRPr="001F42D3" w:rsidRDefault="003D003E" w:rsidP="00185E79">
      <w:pPr>
        <w:pStyle w:val="BodyText"/>
      </w:pPr>
      <w:r w:rsidRPr="001F42D3">
        <w:t xml:space="preserve">The constrained message structure is given in </w:t>
      </w:r>
      <w:r w:rsidR="00CA3A2C" w:rsidRPr="001F42D3">
        <w:t>Table</w:t>
      </w:r>
      <w:r w:rsidRPr="001F42D3">
        <w:t xml:space="preserve"> 3.9.4.1.2-1, with additional details provided in sections below. </w:t>
      </w:r>
    </w:p>
    <w:p w14:paraId="6A167595" w14:textId="77777777" w:rsidR="00B11855" w:rsidRPr="001F42D3" w:rsidRDefault="003D003E" w:rsidP="00CF5627">
      <w:pPr>
        <w:pStyle w:val="TableTitle"/>
      </w:pPr>
      <w:r w:rsidRPr="001F42D3">
        <w:t>Table 3.9.4.1.2</w:t>
      </w:r>
      <w:r w:rsidR="005D79DE" w:rsidRPr="001F42D3">
        <w:rPr>
          <w:rFonts w:eastAsia="MS Gothic"/>
        </w:rPr>
        <w:t>-</w:t>
      </w:r>
      <w:r w:rsidR="00E86B15" w:rsidRPr="001F42D3">
        <w:t>1</w:t>
      </w:r>
      <w:r w:rsidRPr="001F42D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1F42D3" w14:paraId="738038E9" w14:textId="77777777" w:rsidTr="00A92110">
        <w:trPr>
          <w:cantSplit/>
          <w:tblHeader/>
          <w:jc w:val="center"/>
        </w:trPr>
        <w:tc>
          <w:tcPr>
            <w:tcW w:w="0" w:type="auto"/>
            <w:shd w:val="clear" w:color="auto" w:fill="D9D9D9"/>
          </w:tcPr>
          <w:p w14:paraId="7AA9D27B" w14:textId="77777777" w:rsidR="00B11855" w:rsidRPr="001F42D3" w:rsidRDefault="003D003E" w:rsidP="00506FBD">
            <w:pPr>
              <w:pStyle w:val="TableEntryHeader"/>
            </w:pPr>
            <w:r w:rsidRPr="001F42D3">
              <w:t>ORU</w:t>
            </w:r>
          </w:p>
        </w:tc>
        <w:tc>
          <w:tcPr>
            <w:tcW w:w="0" w:type="auto"/>
            <w:shd w:val="clear" w:color="auto" w:fill="D9D9D9"/>
          </w:tcPr>
          <w:p w14:paraId="5FFCC2DA" w14:textId="77777777" w:rsidR="00B11855" w:rsidRPr="001F42D3" w:rsidRDefault="003D003E" w:rsidP="00506FBD">
            <w:pPr>
              <w:pStyle w:val="TableEntryHeader"/>
            </w:pPr>
            <w:r w:rsidRPr="001F42D3">
              <w:t>Observation Results Message</w:t>
            </w:r>
          </w:p>
        </w:tc>
        <w:tc>
          <w:tcPr>
            <w:tcW w:w="0" w:type="auto"/>
            <w:shd w:val="clear" w:color="auto" w:fill="D9D9D9"/>
          </w:tcPr>
          <w:p w14:paraId="7ECBFCEF" w14:textId="77777777" w:rsidR="00B11855" w:rsidRPr="001F42D3" w:rsidRDefault="003D003E" w:rsidP="00506FBD">
            <w:pPr>
              <w:pStyle w:val="TableEntryHeader"/>
            </w:pPr>
            <w:r w:rsidRPr="001F42D3">
              <w:t>Usage</w:t>
            </w:r>
          </w:p>
        </w:tc>
        <w:tc>
          <w:tcPr>
            <w:tcW w:w="0" w:type="auto"/>
            <w:shd w:val="clear" w:color="auto" w:fill="D9D9D9"/>
          </w:tcPr>
          <w:p w14:paraId="72B3518F" w14:textId="77777777" w:rsidR="00B11855" w:rsidRPr="001F42D3" w:rsidRDefault="003D003E" w:rsidP="00506FBD">
            <w:pPr>
              <w:pStyle w:val="TableEntryHeader"/>
            </w:pPr>
            <w:r w:rsidRPr="001F42D3">
              <w:t>Card</w:t>
            </w:r>
          </w:p>
        </w:tc>
        <w:tc>
          <w:tcPr>
            <w:tcW w:w="0" w:type="auto"/>
            <w:shd w:val="clear" w:color="auto" w:fill="D9D9D9"/>
          </w:tcPr>
          <w:p w14:paraId="644CDB26" w14:textId="3E9EFBE3" w:rsidR="00B11855" w:rsidRPr="001F42D3" w:rsidRDefault="006D613E" w:rsidP="00506FBD">
            <w:pPr>
              <w:pStyle w:val="TableEntryHeader"/>
            </w:pPr>
            <w:r w:rsidRPr="001F42D3">
              <w:t>HL7</w:t>
            </w:r>
            <w:r w:rsidR="00995105" w:rsidRPr="001F42D3">
              <w:t xml:space="preserve"> </w:t>
            </w:r>
            <w:r w:rsidR="003D003E" w:rsidRPr="001F42D3">
              <w:t>Spec Chapter</w:t>
            </w:r>
          </w:p>
        </w:tc>
      </w:tr>
      <w:tr w:rsidR="00D612C5" w:rsidRPr="001F42D3" w14:paraId="26B59F80" w14:textId="77777777" w:rsidTr="002C051E">
        <w:trPr>
          <w:cantSplit/>
          <w:jc w:val="center"/>
        </w:trPr>
        <w:tc>
          <w:tcPr>
            <w:tcW w:w="0" w:type="auto"/>
          </w:tcPr>
          <w:p w14:paraId="1914495E" w14:textId="77777777" w:rsidR="00B11855" w:rsidRPr="001F42D3" w:rsidRDefault="003D003E" w:rsidP="00506FBD">
            <w:pPr>
              <w:pStyle w:val="TableEntry"/>
            </w:pPr>
            <w:r w:rsidRPr="001F42D3">
              <w:t>MSH</w:t>
            </w:r>
          </w:p>
        </w:tc>
        <w:tc>
          <w:tcPr>
            <w:tcW w:w="0" w:type="auto"/>
          </w:tcPr>
          <w:p w14:paraId="3A4F6567" w14:textId="77777777" w:rsidR="00B11855" w:rsidRPr="001F42D3" w:rsidRDefault="003D003E" w:rsidP="00506FBD">
            <w:pPr>
              <w:pStyle w:val="TableEntry"/>
            </w:pPr>
            <w:r w:rsidRPr="001F42D3">
              <w:t>Message Header</w:t>
            </w:r>
          </w:p>
        </w:tc>
        <w:tc>
          <w:tcPr>
            <w:tcW w:w="0" w:type="auto"/>
          </w:tcPr>
          <w:p w14:paraId="12F1FA7C" w14:textId="77777777" w:rsidR="00B11855" w:rsidRPr="001F42D3" w:rsidRDefault="00B11855" w:rsidP="00E91EF8">
            <w:pPr>
              <w:pStyle w:val="TableEntry"/>
              <w:rPr>
                <w:color w:val="000000"/>
              </w:rPr>
            </w:pPr>
          </w:p>
        </w:tc>
        <w:tc>
          <w:tcPr>
            <w:tcW w:w="0" w:type="auto"/>
          </w:tcPr>
          <w:p w14:paraId="68232742" w14:textId="77777777" w:rsidR="00B11855" w:rsidRPr="001F42D3" w:rsidRDefault="003D003E" w:rsidP="00506FBD">
            <w:pPr>
              <w:pStyle w:val="TableEntry"/>
            </w:pPr>
            <w:r w:rsidRPr="001F42D3">
              <w:t>[1..1]</w:t>
            </w:r>
          </w:p>
        </w:tc>
        <w:tc>
          <w:tcPr>
            <w:tcW w:w="0" w:type="auto"/>
          </w:tcPr>
          <w:p w14:paraId="27A6025E" w14:textId="77777777" w:rsidR="00B11855" w:rsidRPr="001F42D3" w:rsidRDefault="003D003E" w:rsidP="00506FBD">
            <w:pPr>
              <w:pStyle w:val="TableEntry"/>
            </w:pPr>
            <w:r w:rsidRPr="001F42D3">
              <w:t>2</w:t>
            </w:r>
          </w:p>
        </w:tc>
      </w:tr>
      <w:tr w:rsidR="00D612C5" w:rsidRPr="001F42D3" w14:paraId="2AC61C55" w14:textId="77777777" w:rsidTr="002C051E">
        <w:trPr>
          <w:cantSplit/>
          <w:jc w:val="center"/>
        </w:trPr>
        <w:tc>
          <w:tcPr>
            <w:tcW w:w="0" w:type="auto"/>
          </w:tcPr>
          <w:p w14:paraId="20B4B2B1" w14:textId="77777777" w:rsidR="00B11855" w:rsidRPr="001F42D3" w:rsidRDefault="003D003E" w:rsidP="00506FBD">
            <w:pPr>
              <w:pStyle w:val="TableEntry"/>
            </w:pPr>
            <w:r w:rsidRPr="001F42D3">
              <w:t>[{ SFT }]</w:t>
            </w:r>
          </w:p>
        </w:tc>
        <w:tc>
          <w:tcPr>
            <w:tcW w:w="0" w:type="auto"/>
          </w:tcPr>
          <w:p w14:paraId="4F37E4D3" w14:textId="77777777" w:rsidR="00B11855" w:rsidRPr="001F42D3" w:rsidRDefault="003D003E" w:rsidP="00506FBD">
            <w:pPr>
              <w:pStyle w:val="TableEntry"/>
            </w:pPr>
            <w:r w:rsidRPr="001F42D3">
              <w:t>Software Segment</w:t>
            </w:r>
          </w:p>
        </w:tc>
        <w:tc>
          <w:tcPr>
            <w:tcW w:w="0" w:type="auto"/>
          </w:tcPr>
          <w:p w14:paraId="2E525928" w14:textId="77777777" w:rsidR="00B11855" w:rsidRPr="001F42D3" w:rsidRDefault="00B11855" w:rsidP="00E91EF8">
            <w:pPr>
              <w:pStyle w:val="TableEntry"/>
              <w:rPr>
                <w:color w:val="000000"/>
              </w:rPr>
            </w:pPr>
          </w:p>
        </w:tc>
        <w:tc>
          <w:tcPr>
            <w:tcW w:w="0" w:type="auto"/>
          </w:tcPr>
          <w:p w14:paraId="28331997" w14:textId="77777777" w:rsidR="00B11855" w:rsidRPr="001F42D3" w:rsidRDefault="003D003E" w:rsidP="00506FBD">
            <w:pPr>
              <w:pStyle w:val="TableEntry"/>
            </w:pPr>
            <w:r w:rsidRPr="001F42D3">
              <w:t>[0..1]</w:t>
            </w:r>
          </w:p>
        </w:tc>
        <w:tc>
          <w:tcPr>
            <w:tcW w:w="0" w:type="auto"/>
          </w:tcPr>
          <w:p w14:paraId="4B698953" w14:textId="77777777" w:rsidR="00B11855" w:rsidRPr="001F42D3" w:rsidRDefault="003D003E" w:rsidP="00506FBD">
            <w:pPr>
              <w:pStyle w:val="TableEntry"/>
            </w:pPr>
            <w:r w:rsidRPr="001F42D3">
              <w:t>2</w:t>
            </w:r>
          </w:p>
        </w:tc>
      </w:tr>
      <w:tr w:rsidR="00D612C5" w:rsidRPr="001F42D3" w14:paraId="684C2E32" w14:textId="77777777" w:rsidTr="002C051E">
        <w:trPr>
          <w:cantSplit/>
          <w:jc w:val="center"/>
        </w:trPr>
        <w:tc>
          <w:tcPr>
            <w:tcW w:w="0" w:type="auto"/>
          </w:tcPr>
          <w:p w14:paraId="0D39A0EE" w14:textId="77777777" w:rsidR="00B11855" w:rsidRPr="001F42D3" w:rsidRDefault="003D003E" w:rsidP="00506FBD">
            <w:pPr>
              <w:pStyle w:val="TableEntry"/>
            </w:pPr>
            <w:r w:rsidRPr="001F42D3">
              <w:t>PID</w:t>
            </w:r>
          </w:p>
        </w:tc>
        <w:tc>
          <w:tcPr>
            <w:tcW w:w="0" w:type="auto"/>
          </w:tcPr>
          <w:p w14:paraId="76DF78D7" w14:textId="77777777" w:rsidR="00B11855" w:rsidRPr="001F42D3" w:rsidRDefault="003D003E" w:rsidP="00506FBD">
            <w:pPr>
              <w:pStyle w:val="TableEntry"/>
            </w:pPr>
            <w:r w:rsidRPr="001F42D3">
              <w:t>Patient Identification</w:t>
            </w:r>
          </w:p>
        </w:tc>
        <w:tc>
          <w:tcPr>
            <w:tcW w:w="0" w:type="auto"/>
          </w:tcPr>
          <w:p w14:paraId="762BBAA7" w14:textId="77777777" w:rsidR="00B11855" w:rsidRPr="001F42D3" w:rsidRDefault="003D003E" w:rsidP="00506FBD">
            <w:pPr>
              <w:pStyle w:val="TableEntry"/>
            </w:pPr>
            <w:r w:rsidRPr="001F42D3">
              <w:t>Demographics for id matching</w:t>
            </w:r>
          </w:p>
        </w:tc>
        <w:tc>
          <w:tcPr>
            <w:tcW w:w="0" w:type="auto"/>
          </w:tcPr>
          <w:p w14:paraId="06A47DE6" w14:textId="77777777" w:rsidR="00B11855" w:rsidRPr="001F42D3" w:rsidRDefault="003D003E" w:rsidP="00506FBD">
            <w:pPr>
              <w:pStyle w:val="TableEntry"/>
            </w:pPr>
            <w:r w:rsidRPr="001F42D3">
              <w:t>[1..1]</w:t>
            </w:r>
          </w:p>
        </w:tc>
        <w:tc>
          <w:tcPr>
            <w:tcW w:w="0" w:type="auto"/>
          </w:tcPr>
          <w:p w14:paraId="6F7EA350" w14:textId="77777777" w:rsidR="00B11855" w:rsidRPr="001F42D3" w:rsidRDefault="003D003E" w:rsidP="00506FBD">
            <w:pPr>
              <w:pStyle w:val="TableEntry"/>
            </w:pPr>
            <w:r w:rsidRPr="001F42D3">
              <w:t>3</w:t>
            </w:r>
          </w:p>
        </w:tc>
      </w:tr>
      <w:tr w:rsidR="00D612C5" w:rsidRPr="001F42D3" w14:paraId="3C4B1C30" w14:textId="77777777" w:rsidTr="002C051E">
        <w:trPr>
          <w:cantSplit/>
          <w:jc w:val="center"/>
        </w:trPr>
        <w:tc>
          <w:tcPr>
            <w:tcW w:w="0" w:type="auto"/>
          </w:tcPr>
          <w:p w14:paraId="4D951100" w14:textId="77777777" w:rsidR="00B11855" w:rsidRPr="001F42D3" w:rsidRDefault="003D003E" w:rsidP="00506FBD">
            <w:pPr>
              <w:pStyle w:val="TableEntry"/>
            </w:pPr>
            <w:r w:rsidRPr="001F42D3">
              <w:t>[ PV1 ]</w:t>
            </w:r>
          </w:p>
        </w:tc>
        <w:tc>
          <w:tcPr>
            <w:tcW w:w="0" w:type="auto"/>
          </w:tcPr>
          <w:p w14:paraId="6ABA08DC" w14:textId="77777777" w:rsidR="00B11855" w:rsidRPr="001F42D3" w:rsidRDefault="003D003E" w:rsidP="00506FBD">
            <w:pPr>
              <w:pStyle w:val="TableEntry"/>
            </w:pPr>
            <w:r w:rsidRPr="001F42D3">
              <w:t>Patient Visit</w:t>
            </w:r>
          </w:p>
        </w:tc>
        <w:tc>
          <w:tcPr>
            <w:tcW w:w="0" w:type="auto"/>
          </w:tcPr>
          <w:p w14:paraId="7DF2D448" w14:textId="77777777" w:rsidR="00B11855" w:rsidRPr="001F42D3" w:rsidRDefault="00B11855" w:rsidP="00E91EF8">
            <w:pPr>
              <w:pStyle w:val="TableEntry"/>
              <w:rPr>
                <w:color w:val="000000"/>
              </w:rPr>
            </w:pPr>
          </w:p>
        </w:tc>
        <w:tc>
          <w:tcPr>
            <w:tcW w:w="0" w:type="auto"/>
          </w:tcPr>
          <w:p w14:paraId="67C6D1BA" w14:textId="77777777" w:rsidR="00B11855" w:rsidRPr="001F42D3" w:rsidRDefault="003D003E" w:rsidP="00506FBD">
            <w:pPr>
              <w:pStyle w:val="TableEntry"/>
            </w:pPr>
            <w:r w:rsidRPr="001F42D3">
              <w:t>[0..1]</w:t>
            </w:r>
          </w:p>
        </w:tc>
        <w:tc>
          <w:tcPr>
            <w:tcW w:w="0" w:type="auto"/>
          </w:tcPr>
          <w:p w14:paraId="5168CB46" w14:textId="77777777" w:rsidR="00B11855" w:rsidRPr="001F42D3" w:rsidRDefault="003D003E" w:rsidP="00506FBD">
            <w:pPr>
              <w:pStyle w:val="TableEntry"/>
            </w:pPr>
            <w:r w:rsidRPr="001F42D3">
              <w:t>3</w:t>
            </w:r>
          </w:p>
        </w:tc>
      </w:tr>
      <w:tr w:rsidR="00D612C5" w:rsidRPr="001F42D3" w14:paraId="1A809143" w14:textId="77777777" w:rsidTr="002C051E">
        <w:trPr>
          <w:cantSplit/>
          <w:jc w:val="center"/>
        </w:trPr>
        <w:tc>
          <w:tcPr>
            <w:tcW w:w="0" w:type="auto"/>
          </w:tcPr>
          <w:p w14:paraId="28853C86" w14:textId="77777777" w:rsidR="00B11855" w:rsidRPr="001F42D3" w:rsidRDefault="003D003E" w:rsidP="00506FBD">
            <w:pPr>
              <w:pStyle w:val="TableEntry"/>
            </w:pPr>
            <w:r w:rsidRPr="001F42D3">
              <w:t>{</w:t>
            </w:r>
          </w:p>
        </w:tc>
        <w:tc>
          <w:tcPr>
            <w:tcW w:w="0" w:type="auto"/>
          </w:tcPr>
          <w:p w14:paraId="1A6FA76A" w14:textId="77777777" w:rsidR="00B11855" w:rsidRPr="001F42D3" w:rsidRDefault="003D003E" w:rsidP="00506FBD">
            <w:pPr>
              <w:pStyle w:val="TableEntry"/>
            </w:pPr>
            <w:r w:rsidRPr="001F42D3">
              <w:t>Order Observation Repeat Grouping BEGIN</w:t>
            </w:r>
          </w:p>
        </w:tc>
        <w:tc>
          <w:tcPr>
            <w:tcW w:w="0" w:type="auto"/>
          </w:tcPr>
          <w:p w14:paraId="487652F7" w14:textId="77777777" w:rsidR="00B11855" w:rsidRPr="001F42D3" w:rsidRDefault="00B11855" w:rsidP="00E91EF8">
            <w:pPr>
              <w:pStyle w:val="TableEntry"/>
              <w:rPr>
                <w:color w:val="000000"/>
              </w:rPr>
            </w:pPr>
          </w:p>
        </w:tc>
        <w:tc>
          <w:tcPr>
            <w:tcW w:w="0" w:type="auto"/>
          </w:tcPr>
          <w:p w14:paraId="7E59B62D" w14:textId="77777777" w:rsidR="00B11855" w:rsidRPr="001F42D3" w:rsidRDefault="003D003E" w:rsidP="00506FBD">
            <w:pPr>
              <w:pStyle w:val="TableEntry"/>
            </w:pPr>
            <w:r w:rsidRPr="001F42D3">
              <w:t>[1..*]</w:t>
            </w:r>
          </w:p>
        </w:tc>
        <w:tc>
          <w:tcPr>
            <w:tcW w:w="0" w:type="auto"/>
          </w:tcPr>
          <w:p w14:paraId="52AEE47E" w14:textId="77777777" w:rsidR="00B11855" w:rsidRPr="001F42D3" w:rsidRDefault="00B11855" w:rsidP="00E91EF8">
            <w:pPr>
              <w:pStyle w:val="TableEntry"/>
              <w:rPr>
                <w:color w:val="000000"/>
              </w:rPr>
            </w:pPr>
          </w:p>
        </w:tc>
      </w:tr>
      <w:tr w:rsidR="00D612C5" w:rsidRPr="001F42D3" w14:paraId="036A21FB" w14:textId="77777777" w:rsidTr="002C051E">
        <w:trPr>
          <w:cantSplit/>
          <w:jc w:val="center"/>
        </w:trPr>
        <w:tc>
          <w:tcPr>
            <w:tcW w:w="0" w:type="auto"/>
          </w:tcPr>
          <w:p w14:paraId="515188DC" w14:textId="77777777" w:rsidR="00B11855" w:rsidRPr="001F42D3" w:rsidRDefault="00D53E5C" w:rsidP="00506FBD">
            <w:pPr>
              <w:pStyle w:val="TableEntry"/>
            </w:pPr>
            <w:r w:rsidRPr="001F42D3">
              <w:t xml:space="preserve">  </w:t>
            </w:r>
            <w:r w:rsidR="003D003E" w:rsidRPr="001F42D3">
              <w:t>OBR</w:t>
            </w:r>
          </w:p>
        </w:tc>
        <w:tc>
          <w:tcPr>
            <w:tcW w:w="0" w:type="auto"/>
          </w:tcPr>
          <w:p w14:paraId="3FFC51BD" w14:textId="77777777" w:rsidR="00B11855" w:rsidRPr="001F42D3" w:rsidRDefault="003D003E" w:rsidP="00506FBD">
            <w:pPr>
              <w:pStyle w:val="TableEntry"/>
            </w:pPr>
            <w:r w:rsidRPr="001F42D3">
              <w:t>Observations Request</w:t>
            </w:r>
          </w:p>
        </w:tc>
        <w:tc>
          <w:tcPr>
            <w:tcW w:w="0" w:type="auto"/>
          </w:tcPr>
          <w:p w14:paraId="4DD89620" w14:textId="77777777" w:rsidR="00B11855" w:rsidRPr="001F42D3" w:rsidRDefault="003D003E" w:rsidP="00506FBD">
            <w:pPr>
              <w:pStyle w:val="TableEntry"/>
            </w:pPr>
            <w:r w:rsidRPr="001F42D3">
              <w:t>Clinical context</w:t>
            </w:r>
          </w:p>
        </w:tc>
        <w:tc>
          <w:tcPr>
            <w:tcW w:w="0" w:type="auto"/>
          </w:tcPr>
          <w:p w14:paraId="09043AFF" w14:textId="77777777" w:rsidR="00B11855" w:rsidRPr="001F42D3" w:rsidRDefault="003D003E" w:rsidP="00506FBD">
            <w:pPr>
              <w:pStyle w:val="TableEntry"/>
            </w:pPr>
            <w:r w:rsidRPr="001F42D3">
              <w:t>[1..1]</w:t>
            </w:r>
          </w:p>
        </w:tc>
        <w:tc>
          <w:tcPr>
            <w:tcW w:w="0" w:type="auto"/>
          </w:tcPr>
          <w:p w14:paraId="0257F54C" w14:textId="77777777" w:rsidR="00B11855" w:rsidRPr="001F42D3" w:rsidRDefault="003D003E" w:rsidP="00506FBD">
            <w:pPr>
              <w:pStyle w:val="TableEntry"/>
            </w:pPr>
            <w:r w:rsidRPr="001F42D3">
              <w:t>7</w:t>
            </w:r>
          </w:p>
        </w:tc>
      </w:tr>
      <w:tr w:rsidR="00D612C5" w:rsidRPr="001F42D3" w14:paraId="195B7C1B" w14:textId="77777777" w:rsidTr="002C051E">
        <w:trPr>
          <w:cantSplit/>
          <w:jc w:val="center"/>
        </w:trPr>
        <w:tc>
          <w:tcPr>
            <w:tcW w:w="0" w:type="auto"/>
          </w:tcPr>
          <w:p w14:paraId="19A64499" w14:textId="77777777" w:rsidR="00B11855" w:rsidRPr="001F42D3" w:rsidRDefault="00D53E5C" w:rsidP="0028464C">
            <w:pPr>
              <w:pStyle w:val="TableEntry"/>
            </w:pPr>
            <w:r w:rsidRPr="001F42D3">
              <w:t xml:space="preserve">  </w:t>
            </w:r>
            <w:r w:rsidR="003D003E" w:rsidRPr="001F42D3">
              <w:t>[NTE]}</w:t>
            </w:r>
          </w:p>
        </w:tc>
        <w:tc>
          <w:tcPr>
            <w:tcW w:w="0" w:type="auto"/>
          </w:tcPr>
          <w:p w14:paraId="1AA264B6" w14:textId="77777777" w:rsidR="00B11855" w:rsidRPr="001F42D3" w:rsidRDefault="003D003E" w:rsidP="00506FBD">
            <w:pPr>
              <w:pStyle w:val="TableEntry"/>
            </w:pPr>
            <w:r w:rsidRPr="001F42D3">
              <w:t>Notes Section</w:t>
            </w:r>
          </w:p>
        </w:tc>
        <w:tc>
          <w:tcPr>
            <w:tcW w:w="0" w:type="auto"/>
          </w:tcPr>
          <w:p w14:paraId="62FE5B1E" w14:textId="77777777" w:rsidR="00B11855" w:rsidRPr="001F42D3" w:rsidRDefault="003D003E" w:rsidP="00506FBD">
            <w:pPr>
              <w:pStyle w:val="TableEntry"/>
            </w:pPr>
            <w:r w:rsidRPr="001F42D3">
              <w:t>Notes related to OBR</w:t>
            </w:r>
          </w:p>
        </w:tc>
        <w:tc>
          <w:tcPr>
            <w:tcW w:w="0" w:type="auto"/>
          </w:tcPr>
          <w:p w14:paraId="52FA6A8C" w14:textId="77777777" w:rsidR="00B11855" w:rsidRPr="001F42D3" w:rsidRDefault="003D003E" w:rsidP="00506FBD">
            <w:pPr>
              <w:pStyle w:val="TableEntry"/>
            </w:pPr>
            <w:r w:rsidRPr="001F42D3">
              <w:t>[0..*]</w:t>
            </w:r>
          </w:p>
        </w:tc>
        <w:tc>
          <w:tcPr>
            <w:tcW w:w="0" w:type="auto"/>
          </w:tcPr>
          <w:p w14:paraId="6BD65A84" w14:textId="77777777" w:rsidR="00B11855" w:rsidRPr="001F42D3" w:rsidRDefault="00B11855" w:rsidP="00E91EF8">
            <w:pPr>
              <w:pStyle w:val="TableEntry"/>
              <w:rPr>
                <w:color w:val="000000"/>
              </w:rPr>
            </w:pPr>
          </w:p>
        </w:tc>
      </w:tr>
      <w:tr w:rsidR="00D612C5" w:rsidRPr="001F42D3" w14:paraId="184C3D27" w14:textId="77777777" w:rsidTr="002C051E">
        <w:trPr>
          <w:cantSplit/>
          <w:jc w:val="center"/>
        </w:trPr>
        <w:tc>
          <w:tcPr>
            <w:tcW w:w="0" w:type="auto"/>
          </w:tcPr>
          <w:p w14:paraId="65B4DEEA" w14:textId="77777777" w:rsidR="00B11855" w:rsidRPr="001F42D3" w:rsidRDefault="00D53E5C" w:rsidP="00506FBD">
            <w:pPr>
              <w:pStyle w:val="TableEntry"/>
            </w:pPr>
            <w:r w:rsidRPr="001F42D3">
              <w:t xml:space="preserve">  </w:t>
            </w:r>
            <w:r w:rsidR="003D003E" w:rsidRPr="001F42D3">
              <w:t>{OBX}</w:t>
            </w:r>
          </w:p>
        </w:tc>
        <w:tc>
          <w:tcPr>
            <w:tcW w:w="0" w:type="auto"/>
          </w:tcPr>
          <w:p w14:paraId="66D89F4E" w14:textId="77777777" w:rsidR="00B11855" w:rsidRPr="001F42D3" w:rsidRDefault="003D003E" w:rsidP="00506FBD">
            <w:pPr>
              <w:pStyle w:val="TableEntry"/>
            </w:pPr>
            <w:r w:rsidRPr="001F42D3">
              <w:t>Observation results</w:t>
            </w:r>
          </w:p>
        </w:tc>
        <w:tc>
          <w:tcPr>
            <w:tcW w:w="0" w:type="auto"/>
          </w:tcPr>
          <w:p w14:paraId="1F646D8C" w14:textId="77777777" w:rsidR="00B11855" w:rsidRPr="001F42D3" w:rsidRDefault="003D003E" w:rsidP="00506FBD">
            <w:pPr>
              <w:pStyle w:val="TableEntry"/>
            </w:pPr>
            <w:r w:rsidRPr="001F42D3">
              <w:t>Observations related to the pulse generator</w:t>
            </w:r>
          </w:p>
        </w:tc>
        <w:tc>
          <w:tcPr>
            <w:tcW w:w="0" w:type="auto"/>
          </w:tcPr>
          <w:p w14:paraId="6ACB5126" w14:textId="77777777" w:rsidR="00B11855" w:rsidRPr="001F42D3" w:rsidRDefault="003D003E" w:rsidP="00506FBD">
            <w:pPr>
              <w:pStyle w:val="TableEntry"/>
            </w:pPr>
            <w:r w:rsidRPr="001F42D3">
              <w:t>[0..*]</w:t>
            </w:r>
          </w:p>
        </w:tc>
        <w:tc>
          <w:tcPr>
            <w:tcW w:w="0" w:type="auto"/>
          </w:tcPr>
          <w:p w14:paraId="14F50EFA" w14:textId="77777777" w:rsidR="00B11855" w:rsidRPr="001F42D3" w:rsidRDefault="003D003E" w:rsidP="00506FBD">
            <w:pPr>
              <w:pStyle w:val="TableEntry"/>
            </w:pPr>
            <w:r w:rsidRPr="001F42D3">
              <w:t>7</w:t>
            </w:r>
          </w:p>
        </w:tc>
      </w:tr>
      <w:tr w:rsidR="00D612C5" w:rsidRPr="001F42D3" w14:paraId="4597892E" w14:textId="77777777" w:rsidTr="002C051E">
        <w:trPr>
          <w:cantSplit/>
          <w:jc w:val="center"/>
        </w:trPr>
        <w:tc>
          <w:tcPr>
            <w:tcW w:w="0" w:type="auto"/>
          </w:tcPr>
          <w:p w14:paraId="3FD2BAB7" w14:textId="77777777" w:rsidR="00B11855" w:rsidRPr="001F42D3" w:rsidRDefault="00D53E5C" w:rsidP="0028464C">
            <w:pPr>
              <w:pStyle w:val="TableEntry"/>
            </w:pPr>
            <w:r w:rsidRPr="001F42D3">
              <w:t xml:space="preserve">  </w:t>
            </w:r>
            <w:r w:rsidR="003D003E" w:rsidRPr="001F42D3">
              <w:t>[NTE]}</w:t>
            </w:r>
          </w:p>
        </w:tc>
        <w:tc>
          <w:tcPr>
            <w:tcW w:w="0" w:type="auto"/>
          </w:tcPr>
          <w:p w14:paraId="1251C524" w14:textId="77777777" w:rsidR="00B11855" w:rsidRPr="001F42D3" w:rsidRDefault="003D003E" w:rsidP="00506FBD">
            <w:pPr>
              <w:pStyle w:val="TableEntry"/>
            </w:pPr>
            <w:r w:rsidRPr="001F42D3">
              <w:t>Notes Section</w:t>
            </w:r>
          </w:p>
        </w:tc>
        <w:tc>
          <w:tcPr>
            <w:tcW w:w="0" w:type="auto"/>
          </w:tcPr>
          <w:p w14:paraId="6604B491" w14:textId="77777777" w:rsidR="00B11855" w:rsidRPr="001F42D3" w:rsidRDefault="003D003E" w:rsidP="00506FBD">
            <w:pPr>
              <w:pStyle w:val="TableEntry"/>
            </w:pPr>
            <w:r w:rsidRPr="001F42D3">
              <w:t>Notes Related to OBX</w:t>
            </w:r>
          </w:p>
        </w:tc>
        <w:tc>
          <w:tcPr>
            <w:tcW w:w="0" w:type="auto"/>
          </w:tcPr>
          <w:p w14:paraId="5D900B3F" w14:textId="77777777" w:rsidR="00B11855" w:rsidRPr="001F42D3" w:rsidRDefault="003D003E" w:rsidP="00506FBD">
            <w:pPr>
              <w:pStyle w:val="TableEntry"/>
            </w:pPr>
            <w:r w:rsidRPr="001F42D3">
              <w:t>[0..*]</w:t>
            </w:r>
          </w:p>
        </w:tc>
        <w:tc>
          <w:tcPr>
            <w:tcW w:w="0" w:type="auto"/>
          </w:tcPr>
          <w:p w14:paraId="7A0C514A" w14:textId="77777777" w:rsidR="00B11855" w:rsidRPr="001F42D3" w:rsidRDefault="00B11855" w:rsidP="00E91EF8">
            <w:pPr>
              <w:pStyle w:val="TableEntry"/>
              <w:rPr>
                <w:color w:val="000000"/>
              </w:rPr>
            </w:pPr>
          </w:p>
        </w:tc>
      </w:tr>
      <w:tr w:rsidR="00D612C5" w:rsidRPr="001F42D3" w14:paraId="34481BCE" w14:textId="77777777" w:rsidTr="002C051E">
        <w:trPr>
          <w:cantSplit/>
          <w:jc w:val="center"/>
        </w:trPr>
        <w:tc>
          <w:tcPr>
            <w:tcW w:w="0" w:type="auto"/>
          </w:tcPr>
          <w:p w14:paraId="617688F1" w14:textId="77777777" w:rsidR="00B11855" w:rsidRPr="001F42D3" w:rsidRDefault="003D003E" w:rsidP="00506FBD">
            <w:pPr>
              <w:pStyle w:val="TableEntry"/>
            </w:pPr>
            <w:r w:rsidRPr="001F42D3">
              <w:t>}</w:t>
            </w:r>
          </w:p>
        </w:tc>
        <w:tc>
          <w:tcPr>
            <w:tcW w:w="0" w:type="auto"/>
          </w:tcPr>
          <w:p w14:paraId="1B708096" w14:textId="77777777" w:rsidR="00B11855" w:rsidRPr="001F42D3" w:rsidRDefault="003D003E" w:rsidP="00506FBD">
            <w:pPr>
              <w:pStyle w:val="TableEntry"/>
            </w:pPr>
            <w:r w:rsidRPr="001F42D3">
              <w:t>Order Observation Repeat Grouping END</w:t>
            </w:r>
          </w:p>
        </w:tc>
        <w:tc>
          <w:tcPr>
            <w:tcW w:w="0" w:type="auto"/>
          </w:tcPr>
          <w:p w14:paraId="4601B7B5" w14:textId="77777777" w:rsidR="00B11855" w:rsidRPr="001F42D3" w:rsidRDefault="00B11855" w:rsidP="00E91EF8">
            <w:pPr>
              <w:pStyle w:val="TableEntry"/>
              <w:rPr>
                <w:color w:val="000000"/>
              </w:rPr>
            </w:pPr>
          </w:p>
        </w:tc>
        <w:tc>
          <w:tcPr>
            <w:tcW w:w="0" w:type="auto"/>
          </w:tcPr>
          <w:p w14:paraId="4AF183F4" w14:textId="77777777" w:rsidR="00B11855" w:rsidRPr="001F42D3" w:rsidRDefault="00B11855" w:rsidP="00E91EF8">
            <w:pPr>
              <w:pStyle w:val="TableEntry"/>
              <w:rPr>
                <w:color w:val="000000"/>
              </w:rPr>
            </w:pPr>
          </w:p>
        </w:tc>
        <w:tc>
          <w:tcPr>
            <w:tcW w:w="0" w:type="auto"/>
          </w:tcPr>
          <w:p w14:paraId="2E600261" w14:textId="77777777" w:rsidR="00B11855" w:rsidRPr="001F42D3" w:rsidRDefault="00B11855" w:rsidP="00E91EF8">
            <w:pPr>
              <w:pStyle w:val="TableEntry"/>
              <w:rPr>
                <w:color w:val="000000"/>
              </w:rPr>
            </w:pPr>
          </w:p>
        </w:tc>
      </w:tr>
      <w:tr w:rsidR="00D612C5" w:rsidRPr="001F42D3" w14:paraId="3D815CA6" w14:textId="77777777" w:rsidTr="002C051E">
        <w:trPr>
          <w:cantSplit/>
          <w:jc w:val="center"/>
        </w:trPr>
        <w:tc>
          <w:tcPr>
            <w:tcW w:w="0" w:type="auto"/>
          </w:tcPr>
          <w:p w14:paraId="4D5F7C23" w14:textId="77777777" w:rsidR="00B11855" w:rsidRPr="001F42D3" w:rsidRDefault="003D003E" w:rsidP="00506FBD">
            <w:pPr>
              <w:pStyle w:val="TableEntry"/>
            </w:pPr>
            <w:r w:rsidRPr="001F42D3">
              <w:t>[DSC]</w:t>
            </w:r>
          </w:p>
        </w:tc>
        <w:tc>
          <w:tcPr>
            <w:tcW w:w="0" w:type="auto"/>
          </w:tcPr>
          <w:p w14:paraId="632A1D6F" w14:textId="77777777" w:rsidR="00B11855" w:rsidRPr="001F42D3" w:rsidRDefault="003D003E" w:rsidP="00506FBD">
            <w:pPr>
              <w:pStyle w:val="TableEntry"/>
            </w:pPr>
            <w:r w:rsidRPr="001F42D3">
              <w:t xml:space="preserve">Continuation Pointer </w:t>
            </w:r>
          </w:p>
        </w:tc>
        <w:tc>
          <w:tcPr>
            <w:tcW w:w="0" w:type="auto"/>
          </w:tcPr>
          <w:p w14:paraId="61B8198B" w14:textId="77777777" w:rsidR="00B11855" w:rsidRPr="001F42D3" w:rsidRDefault="00B11855" w:rsidP="00E91EF8">
            <w:pPr>
              <w:pStyle w:val="TableEntry"/>
              <w:rPr>
                <w:color w:val="000000"/>
              </w:rPr>
            </w:pPr>
          </w:p>
        </w:tc>
        <w:tc>
          <w:tcPr>
            <w:tcW w:w="0" w:type="auto"/>
          </w:tcPr>
          <w:p w14:paraId="6EB8CAC0" w14:textId="77777777" w:rsidR="00B11855" w:rsidRPr="001F42D3" w:rsidRDefault="003D003E" w:rsidP="00506FBD">
            <w:pPr>
              <w:pStyle w:val="TableEntry"/>
            </w:pPr>
            <w:r w:rsidRPr="001F42D3">
              <w:t>[0..0]</w:t>
            </w:r>
          </w:p>
        </w:tc>
        <w:tc>
          <w:tcPr>
            <w:tcW w:w="0" w:type="auto"/>
          </w:tcPr>
          <w:p w14:paraId="42471F1C" w14:textId="77777777" w:rsidR="00B11855" w:rsidRPr="001F42D3" w:rsidRDefault="003D003E" w:rsidP="000166DD">
            <w:pPr>
              <w:pStyle w:val="TableEntry"/>
              <w:rPr>
                <w:color w:val="000000"/>
              </w:rPr>
            </w:pPr>
            <w:r w:rsidRPr="001F42D3">
              <w:t>2</w:t>
            </w:r>
          </w:p>
        </w:tc>
      </w:tr>
    </w:tbl>
    <w:p w14:paraId="7FFD1554" w14:textId="77777777" w:rsidR="00B11855" w:rsidRPr="001F42D3" w:rsidRDefault="00855E3C" w:rsidP="00123C7B">
      <w:pPr>
        <w:pStyle w:val="Heading6"/>
        <w:numPr>
          <w:ilvl w:val="0"/>
          <w:numId w:val="0"/>
        </w:numPr>
        <w:rPr>
          <w:noProof w:val="0"/>
        </w:rPr>
      </w:pPr>
      <w:bookmarkStart w:id="659" w:name="_Toc401769838"/>
      <w:bookmarkStart w:id="660" w:name="_Toc181625193"/>
      <w:r w:rsidRPr="001F42D3">
        <w:rPr>
          <w:noProof w:val="0"/>
        </w:rPr>
        <w:t xml:space="preserve">3.9.4.1.2.1 </w:t>
      </w:r>
      <w:r w:rsidR="003D003E" w:rsidRPr="001F42D3">
        <w:rPr>
          <w:noProof w:val="0"/>
        </w:rPr>
        <w:t>MSH Segment – Message Header</w:t>
      </w:r>
      <w:bookmarkEnd w:id="659"/>
      <w:bookmarkEnd w:id="660"/>
    </w:p>
    <w:p w14:paraId="3DE92274" w14:textId="77777777" w:rsidR="00B11855" w:rsidRPr="001F42D3" w:rsidRDefault="003D003E" w:rsidP="00CF5627">
      <w:pPr>
        <w:pStyle w:val="TableTitle"/>
      </w:pPr>
      <w:r w:rsidRPr="001F42D3">
        <w:t>Table 3.9.4.1.2.1</w:t>
      </w:r>
      <w:r w:rsidR="005D79DE" w:rsidRPr="001F42D3">
        <w:rPr>
          <w:rFonts w:eastAsia="MS Gothic"/>
        </w:rPr>
        <w:t>-</w:t>
      </w:r>
      <w:r w:rsidR="00E86B15" w:rsidRPr="001F42D3">
        <w:t>1</w:t>
      </w:r>
      <w:r w:rsidRPr="001F42D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1F42D3" w14:paraId="6396E919" w14:textId="77777777" w:rsidTr="00CF5627">
        <w:trPr>
          <w:cantSplit/>
          <w:tblHeader/>
          <w:jc w:val="center"/>
        </w:trPr>
        <w:tc>
          <w:tcPr>
            <w:tcW w:w="1615" w:type="dxa"/>
            <w:shd w:val="clear" w:color="auto" w:fill="D9D9D9"/>
          </w:tcPr>
          <w:p w14:paraId="33DB9F7F" w14:textId="7C099ACD" w:rsidR="00B11855" w:rsidRPr="001F42D3" w:rsidRDefault="00B11855" w:rsidP="00DE39CA">
            <w:pPr>
              <w:pStyle w:val="TableEntryHeader"/>
            </w:pPr>
          </w:p>
        </w:tc>
        <w:tc>
          <w:tcPr>
            <w:tcW w:w="810" w:type="dxa"/>
            <w:shd w:val="clear" w:color="auto" w:fill="D9D9D9"/>
          </w:tcPr>
          <w:p w14:paraId="0B829F6F" w14:textId="77777777" w:rsidR="00B11855" w:rsidRPr="001F42D3" w:rsidRDefault="003D003E" w:rsidP="00DE39CA">
            <w:pPr>
              <w:pStyle w:val="TableEntryHeader"/>
            </w:pPr>
            <w:r w:rsidRPr="001F42D3">
              <w:t>Seq</w:t>
            </w:r>
          </w:p>
        </w:tc>
        <w:tc>
          <w:tcPr>
            <w:tcW w:w="630" w:type="dxa"/>
            <w:shd w:val="clear" w:color="auto" w:fill="D9D9D9"/>
          </w:tcPr>
          <w:p w14:paraId="2D2B2610" w14:textId="77777777" w:rsidR="00B11855" w:rsidRPr="001F42D3" w:rsidRDefault="003D003E" w:rsidP="00DE39CA">
            <w:pPr>
              <w:pStyle w:val="TableEntryHeader"/>
            </w:pPr>
            <w:r w:rsidRPr="001F42D3">
              <w:t>DT</w:t>
            </w:r>
          </w:p>
        </w:tc>
        <w:tc>
          <w:tcPr>
            <w:tcW w:w="720" w:type="dxa"/>
            <w:shd w:val="clear" w:color="auto" w:fill="D9D9D9"/>
          </w:tcPr>
          <w:p w14:paraId="6B600B40" w14:textId="77777777" w:rsidR="00B11855" w:rsidRPr="001F42D3" w:rsidRDefault="003D003E" w:rsidP="00DE39CA">
            <w:pPr>
              <w:pStyle w:val="TableEntryHeader"/>
            </w:pPr>
            <w:r w:rsidRPr="001F42D3">
              <w:t>Len</w:t>
            </w:r>
          </w:p>
        </w:tc>
        <w:tc>
          <w:tcPr>
            <w:tcW w:w="720" w:type="dxa"/>
            <w:shd w:val="clear" w:color="auto" w:fill="D9D9D9"/>
          </w:tcPr>
          <w:p w14:paraId="5E9C957A" w14:textId="77777777" w:rsidR="00B11855" w:rsidRPr="001F42D3" w:rsidRDefault="003D003E" w:rsidP="00DE39CA">
            <w:pPr>
              <w:pStyle w:val="TableEntryHeader"/>
            </w:pPr>
            <w:proofErr w:type="spellStart"/>
            <w:r w:rsidRPr="001F42D3">
              <w:t>Opt</w:t>
            </w:r>
            <w:proofErr w:type="spellEnd"/>
          </w:p>
        </w:tc>
        <w:tc>
          <w:tcPr>
            <w:tcW w:w="810" w:type="dxa"/>
            <w:shd w:val="clear" w:color="auto" w:fill="D9D9D9"/>
          </w:tcPr>
          <w:p w14:paraId="381F53A5" w14:textId="77777777" w:rsidR="00B11855" w:rsidRPr="001F42D3" w:rsidRDefault="003D003E" w:rsidP="00DE39CA">
            <w:pPr>
              <w:pStyle w:val="TableEntryHeader"/>
            </w:pPr>
            <w:r w:rsidRPr="001F42D3">
              <w:t>Rep</w:t>
            </w:r>
          </w:p>
        </w:tc>
        <w:tc>
          <w:tcPr>
            <w:tcW w:w="720" w:type="dxa"/>
            <w:shd w:val="clear" w:color="auto" w:fill="D9D9D9"/>
          </w:tcPr>
          <w:p w14:paraId="24D8B11E" w14:textId="77777777" w:rsidR="00B11855" w:rsidRPr="001F42D3" w:rsidRDefault="003D003E" w:rsidP="00DE39CA">
            <w:pPr>
              <w:pStyle w:val="TableEntryHeader"/>
            </w:pPr>
            <w:r w:rsidRPr="001F42D3">
              <w:t>Min</w:t>
            </w:r>
          </w:p>
        </w:tc>
        <w:tc>
          <w:tcPr>
            <w:tcW w:w="810" w:type="dxa"/>
            <w:shd w:val="clear" w:color="auto" w:fill="D9D9D9"/>
          </w:tcPr>
          <w:p w14:paraId="280F8D03" w14:textId="77777777" w:rsidR="00B11855" w:rsidRPr="001F42D3" w:rsidRDefault="003D003E" w:rsidP="00DE39CA">
            <w:pPr>
              <w:pStyle w:val="TableEntryHeader"/>
            </w:pPr>
            <w:r w:rsidRPr="001F42D3">
              <w:t>Max</w:t>
            </w:r>
          </w:p>
        </w:tc>
        <w:tc>
          <w:tcPr>
            <w:tcW w:w="810" w:type="dxa"/>
            <w:shd w:val="clear" w:color="auto" w:fill="D9D9D9"/>
          </w:tcPr>
          <w:p w14:paraId="77A18002" w14:textId="77777777" w:rsidR="00B11855" w:rsidRPr="001F42D3" w:rsidRDefault="003D003E" w:rsidP="00DE39CA">
            <w:pPr>
              <w:pStyle w:val="TableEntryHeader"/>
            </w:pPr>
            <w:proofErr w:type="spellStart"/>
            <w:r w:rsidRPr="001F42D3">
              <w:t>Tbl</w:t>
            </w:r>
            <w:proofErr w:type="spellEnd"/>
          </w:p>
        </w:tc>
        <w:tc>
          <w:tcPr>
            <w:tcW w:w="900" w:type="dxa"/>
            <w:shd w:val="clear" w:color="auto" w:fill="D9D9D9"/>
          </w:tcPr>
          <w:p w14:paraId="09B8B75A" w14:textId="77777777" w:rsidR="00B11855" w:rsidRPr="001F42D3" w:rsidRDefault="003D003E" w:rsidP="00DE39CA">
            <w:pPr>
              <w:pStyle w:val="TableEntryHeader"/>
            </w:pPr>
            <w:r w:rsidRPr="001F42D3">
              <w:t>Fixed</w:t>
            </w:r>
          </w:p>
        </w:tc>
        <w:tc>
          <w:tcPr>
            <w:tcW w:w="1175" w:type="dxa"/>
            <w:shd w:val="clear" w:color="auto" w:fill="D9D9D9"/>
          </w:tcPr>
          <w:p w14:paraId="0E5EBD75" w14:textId="77777777" w:rsidR="00B11855" w:rsidRPr="001F42D3" w:rsidRDefault="003D003E" w:rsidP="00DE39CA">
            <w:pPr>
              <w:pStyle w:val="TableEntryHeader"/>
            </w:pPr>
            <w:r w:rsidRPr="001F42D3">
              <w:t>Ex Val</w:t>
            </w:r>
          </w:p>
        </w:tc>
      </w:tr>
      <w:tr w:rsidR="006D1F19" w:rsidRPr="001F42D3" w14:paraId="44EB4E1A" w14:textId="77777777" w:rsidTr="00CF5627">
        <w:trPr>
          <w:cantSplit/>
          <w:jc w:val="center"/>
        </w:trPr>
        <w:tc>
          <w:tcPr>
            <w:tcW w:w="1615" w:type="dxa"/>
          </w:tcPr>
          <w:p w14:paraId="2F795BBE" w14:textId="1784A3EF" w:rsidR="00B11855" w:rsidRPr="001F42D3" w:rsidRDefault="003D003E" w:rsidP="00863A9A">
            <w:pPr>
              <w:pStyle w:val="TableEntry"/>
            </w:pPr>
            <w:r w:rsidRPr="001F42D3">
              <w:t>Field Separator</w:t>
            </w:r>
          </w:p>
        </w:tc>
        <w:tc>
          <w:tcPr>
            <w:tcW w:w="810" w:type="dxa"/>
          </w:tcPr>
          <w:p w14:paraId="5DC164EF" w14:textId="5691CC3C" w:rsidR="00B11855" w:rsidRPr="001F42D3" w:rsidRDefault="003D003E" w:rsidP="00863A9A">
            <w:pPr>
              <w:pStyle w:val="TableEntry"/>
            </w:pPr>
            <w:r w:rsidRPr="001F42D3">
              <w:t>1</w:t>
            </w:r>
          </w:p>
        </w:tc>
        <w:tc>
          <w:tcPr>
            <w:tcW w:w="630" w:type="dxa"/>
          </w:tcPr>
          <w:p w14:paraId="5F4A07A7" w14:textId="3254ED6B" w:rsidR="00B11855" w:rsidRPr="001F42D3" w:rsidRDefault="003D003E" w:rsidP="00863A9A">
            <w:pPr>
              <w:pStyle w:val="TableEntry"/>
            </w:pPr>
            <w:r w:rsidRPr="001F42D3">
              <w:t>ST</w:t>
            </w:r>
          </w:p>
        </w:tc>
        <w:tc>
          <w:tcPr>
            <w:tcW w:w="720" w:type="dxa"/>
          </w:tcPr>
          <w:p w14:paraId="361481E9" w14:textId="7F24F09E" w:rsidR="00B11855" w:rsidRPr="001F42D3" w:rsidRDefault="003D003E" w:rsidP="00863A9A">
            <w:pPr>
              <w:pStyle w:val="TableEntry"/>
            </w:pPr>
            <w:r w:rsidRPr="001F42D3">
              <w:t>1</w:t>
            </w:r>
          </w:p>
        </w:tc>
        <w:tc>
          <w:tcPr>
            <w:tcW w:w="720" w:type="dxa"/>
          </w:tcPr>
          <w:p w14:paraId="4BC8A53B" w14:textId="472FD9EE" w:rsidR="00B11855" w:rsidRPr="001F42D3" w:rsidRDefault="003D003E" w:rsidP="00863A9A">
            <w:pPr>
              <w:pStyle w:val="TableEntry"/>
            </w:pPr>
            <w:r w:rsidRPr="001F42D3">
              <w:t>R</w:t>
            </w:r>
          </w:p>
        </w:tc>
        <w:tc>
          <w:tcPr>
            <w:tcW w:w="810" w:type="dxa"/>
          </w:tcPr>
          <w:p w14:paraId="6B779D40" w14:textId="11C8551B" w:rsidR="00B11855" w:rsidRPr="001F42D3" w:rsidRDefault="003D003E" w:rsidP="00863A9A">
            <w:pPr>
              <w:pStyle w:val="TableEntry"/>
            </w:pPr>
            <w:r w:rsidRPr="001F42D3">
              <w:t>False</w:t>
            </w:r>
          </w:p>
        </w:tc>
        <w:tc>
          <w:tcPr>
            <w:tcW w:w="720" w:type="dxa"/>
          </w:tcPr>
          <w:p w14:paraId="66D891C4" w14:textId="4D75B7E3" w:rsidR="00B11855" w:rsidRPr="001F42D3" w:rsidRDefault="003D003E" w:rsidP="00863A9A">
            <w:pPr>
              <w:pStyle w:val="TableEntry"/>
            </w:pPr>
            <w:r w:rsidRPr="001F42D3">
              <w:t>1</w:t>
            </w:r>
          </w:p>
        </w:tc>
        <w:tc>
          <w:tcPr>
            <w:tcW w:w="810" w:type="dxa"/>
          </w:tcPr>
          <w:p w14:paraId="1D5CED3D" w14:textId="381C5974" w:rsidR="00B11855" w:rsidRPr="001F42D3" w:rsidRDefault="003D003E" w:rsidP="00863A9A">
            <w:pPr>
              <w:pStyle w:val="TableEntry"/>
            </w:pPr>
            <w:r w:rsidRPr="001F42D3">
              <w:t>1</w:t>
            </w:r>
          </w:p>
        </w:tc>
        <w:tc>
          <w:tcPr>
            <w:tcW w:w="810" w:type="dxa"/>
          </w:tcPr>
          <w:p w14:paraId="1105F941" w14:textId="32A096C0" w:rsidR="00B11855" w:rsidRPr="001F42D3" w:rsidRDefault="00B11855" w:rsidP="00DE39CA">
            <w:pPr>
              <w:pStyle w:val="TableEntry"/>
            </w:pPr>
          </w:p>
        </w:tc>
        <w:tc>
          <w:tcPr>
            <w:tcW w:w="900" w:type="dxa"/>
          </w:tcPr>
          <w:p w14:paraId="2D380004" w14:textId="55C414E5" w:rsidR="00B11855" w:rsidRPr="001F42D3" w:rsidRDefault="003D003E" w:rsidP="00DE39CA">
            <w:pPr>
              <w:pStyle w:val="TableEntry"/>
            </w:pPr>
            <w:r w:rsidRPr="001F42D3">
              <w:t>Y</w:t>
            </w:r>
          </w:p>
        </w:tc>
        <w:tc>
          <w:tcPr>
            <w:tcW w:w="1175" w:type="dxa"/>
          </w:tcPr>
          <w:p w14:paraId="58656548" w14:textId="5E628A87" w:rsidR="00B11855" w:rsidRPr="001F42D3" w:rsidRDefault="00121BFD" w:rsidP="00863A9A">
            <w:pPr>
              <w:pStyle w:val="TableEntry"/>
            </w:pPr>
            <w:r w:rsidRPr="001F42D3">
              <w:t>|</w:t>
            </w:r>
          </w:p>
        </w:tc>
      </w:tr>
      <w:tr w:rsidR="006D1F19" w:rsidRPr="001F42D3" w14:paraId="52B9A07A" w14:textId="77777777" w:rsidTr="00CF5627">
        <w:trPr>
          <w:cantSplit/>
          <w:jc w:val="center"/>
        </w:trPr>
        <w:tc>
          <w:tcPr>
            <w:tcW w:w="1615" w:type="dxa"/>
          </w:tcPr>
          <w:p w14:paraId="12201836" w14:textId="0569481F" w:rsidR="00B11855" w:rsidRPr="001F42D3" w:rsidRDefault="003D003E" w:rsidP="00863A9A">
            <w:pPr>
              <w:pStyle w:val="TableEntry"/>
            </w:pPr>
            <w:r w:rsidRPr="001F42D3">
              <w:t>Encoding Characters</w:t>
            </w:r>
          </w:p>
        </w:tc>
        <w:tc>
          <w:tcPr>
            <w:tcW w:w="810" w:type="dxa"/>
          </w:tcPr>
          <w:p w14:paraId="744D7E25" w14:textId="33007008" w:rsidR="00B11855" w:rsidRPr="001F42D3" w:rsidRDefault="003D003E" w:rsidP="00863A9A">
            <w:pPr>
              <w:pStyle w:val="TableEntry"/>
            </w:pPr>
            <w:r w:rsidRPr="001F42D3">
              <w:t>2</w:t>
            </w:r>
          </w:p>
        </w:tc>
        <w:tc>
          <w:tcPr>
            <w:tcW w:w="630" w:type="dxa"/>
          </w:tcPr>
          <w:p w14:paraId="5BED49ED" w14:textId="32D6A12C" w:rsidR="00B11855" w:rsidRPr="001F42D3" w:rsidRDefault="003D003E" w:rsidP="00863A9A">
            <w:pPr>
              <w:pStyle w:val="TableEntry"/>
            </w:pPr>
            <w:r w:rsidRPr="001F42D3">
              <w:t>ST</w:t>
            </w:r>
          </w:p>
        </w:tc>
        <w:tc>
          <w:tcPr>
            <w:tcW w:w="720" w:type="dxa"/>
          </w:tcPr>
          <w:p w14:paraId="3939E5EF" w14:textId="6EF1ECA6" w:rsidR="00B11855" w:rsidRPr="001F42D3" w:rsidRDefault="003D003E" w:rsidP="00863A9A">
            <w:pPr>
              <w:pStyle w:val="TableEntry"/>
            </w:pPr>
            <w:r w:rsidRPr="001F42D3">
              <w:t>4</w:t>
            </w:r>
          </w:p>
        </w:tc>
        <w:tc>
          <w:tcPr>
            <w:tcW w:w="720" w:type="dxa"/>
          </w:tcPr>
          <w:p w14:paraId="7D36DDAF" w14:textId="52108A13" w:rsidR="00B11855" w:rsidRPr="001F42D3" w:rsidRDefault="003D003E" w:rsidP="00863A9A">
            <w:pPr>
              <w:pStyle w:val="TableEntry"/>
            </w:pPr>
            <w:r w:rsidRPr="001F42D3">
              <w:t>R</w:t>
            </w:r>
          </w:p>
        </w:tc>
        <w:tc>
          <w:tcPr>
            <w:tcW w:w="810" w:type="dxa"/>
          </w:tcPr>
          <w:p w14:paraId="3CE376F0" w14:textId="5F8DD8C9" w:rsidR="00B11855" w:rsidRPr="001F42D3" w:rsidRDefault="003D003E" w:rsidP="00863A9A">
            <w:pPr>
              <w:pStyle w:val="TableEntry"/>
            </w:pPr>
            <w:r w:rsidRPr="001F42D3">
              <w:t>False</w:t>
            </w:r>
          </w:p>
        </w:tc>
        <w:tc>
          <w:tcPr>
            <w:tcW w:w="720" w:type="dxa"/>
          </w:tcPr>
          <w:p w14:paraId="7D56B278" w14:textId="5FC287B6" w:rsidR="00B11855" w:rsidRPr="001F42D3" w:rsidRDefault="003D003E" w:rsidP="00863A9A">
            <w:pPr>
              <w:pStyle w:val="TableEntry"/>
            </w:pPr>
            <w:r w:rsidRPr="001F42D3">
              <w:t>1</w:t>
            </w:r>
          </w:p>
        </w:tc>
        <w:tc>
          <w:tcPr>
            <w:tcW w:w="810" w:type="dxa"/>
          </w:tcPr>
          <w:p w14:paraId="0209AB45" w14:textId="44DD3226" w:rsidR="00B11855" w:rsidRPr="001F42D3" w:rsidRDefault="003D003E" w:rsidP="00863A9A">
            <w:pPr>
              <w:pStyle w:val="TableEntry"/>
            </w:pPr>
            <w:r w:rsidRPr="001F42D3">
              <w:t>1</w:t>
            </w:r>
          </w:p>
        </w:tc>
        <w:tc>
          <w:tcPr>
            <w:tcW w:w="810" w:type="dxa"/>
          </w:tcPr>
          <w:p w14:paraId="47FC2B57" w14:textId="74D9BE42" w:rsidR="00B11855" w:rsidRPr="001F42D3" w:rsidRDefault="00B11855" w:rsidP="00DE39CA">
            <w:pPr>
              <w:pStyle w:val="TableEntry"/>
            </w:pPr>
          </w:p>
        </w:tc>
        <w:tc>
          <w:tcPr>
            <w:tcW w:w="900" w:type="dxa"/>
          </w:tcPr>
          <w:p w14:paraId="30178811" w14:textId="6064DDBD" w:rsidR="00B11855" w:rsidRPr="001F42D3" w:rsidRDefault="003D003E" w:rsidP="00DE39CA">
            <w:pPr>
              <w:pStyle w:val="TableEntry"/>
            </w:pPr>
            <w:r w:rsidRPr="001F42D3">
              <w:t>Y</w:t>
            </w:r>
          </w:p>
        </w:tc>
        <w:tc>
          <w:tcPr>
            <w:tcW w:w="1175" w:type="dxa"/>
          </w:tcPr>
          <w:p w14:paraId="11CBCE65" w14:textId="189B8DEE" w:rsidR="00B11855" w:rsidRPr="001F42D3" w:rsidRDefault="003D003E" w:rsidP="00DE39CA">
            <w:pPr>
              <w:pStyle w:val="TableEntry"/>
            </w:pPr>
            <w:r w:rsidRPr="001F42D3">
              <w:t>^~\&amp;</w:t>
            </w:r>
          </w:p>
        </w:tc>
      </w:tr>
      <w:tr w:rsidR="006D1F19" w:rsidRPr="001F42D3" w14:paraId="2C256BCB" w14:textId="77777777" w:rsidTr="00CF5627">
        <w:trPr>
          <w:cantSplit/>
          <w:jc w:val="center"/>
        </w:trPr>
        <w:tc>
          <w:tcPr>
            <w:tcW w:w="1615" w:type="dxa"/>
          </w:tcPr>
          <w:p w14:paraId="364E5378" w14:textId="22A09704" w:rsidR="00B11855" w:rsidRPr="001F42D3" w:rsidRDefault="003D003E" w:rsidP="00863A9A">
            <w:pPr>
              <w:pStyle w:val="TableEntry"/>
            </w:pPr>
            <w:r w:rsidRPr="001F42D3">
              <w:t>Sending Application</w:t>
            </w:r>
          </w:p>
        </w:tc>
        <w:tc>
          <w:tcPr>
            <w:tcW w:w="810" w:type="dxa"/>
          </w:tcPr>
          <w:p w14:paraId="75E4F2B0" w14:textId="05CE26BC" w:rsidR="00B11855" w:rsidRPr="001F42D3" w:rsidRDefault="003D003E" w:rsidP="00863A9A">
            <w:pPr>
              <w:pStyle w:val="TableEntry"/>
            </w:pPr>
            <w:r w:rsidRPr="001F42D3">
              <w:t>3</w:t>
            </w:r>
          </w:p>
        </w:tc>
        <w:tc>
          <w:tcPr>
            <w:tcW w:w="630" w:type="dxa"/>
          </w:tcPr>
          <w:p w14:paraId="6B3F50CE" w14:textId="50B0A934" w:rsidR="00B11855" w:rsidRPr="001F42D3" w:rsidRDefault="003D003E" w:rsidP="00863A9A">
            <w:pPr>
              <w:pStyle w:val="TableEntry"/>
            </w:pPr>
            <w:r w:rsidRPr="001F42D3">
              <w:t>HD</w:t>
            </w:r>
          </w:p>
        </w:tc>
        <w:tc>
          <w:tcPr>
            <w:tcW w:w="720" w:type="dxa"/>
          </w:tcPr>
          <w:p w14:paraId="770BED3D" w14:textId="2457FE7E" w:rsidR="00B11855" w:rsidRPr="001F42D3" w:rsidRDefault="003D003E" w:rsidP="00863A9A">
            <w:pPr>
              <w:pStyle w:val="TableEntry"/>
            </w:pPr>
            <w:r w:rsidRPr="001F42D3">
              <w:t>227</w:t>
            </w:r>
          </w:p>
        </w:tc>
        <w:tc>
          <w:tcPr>
            <w:tcW w:w="720" w:type="dxa"/>
          </w:tcPr>
          <w:p w14:paraId="1F99277C" w14:textId="5ECAF001" w:rsidR="00B11855" w:rsidRPr="001F42D3" w:rsidRDefault="003D003E" w:rsidP="00863A9A">
            <w:pPr>
              <w:pStyle w:val="TableEntry"/>
            </w:pPr>
            <w:r w:rsidRPr="001F42D3">
              <w:t>RE</w:t>
            </w:r>
          </w:p>
        </w:tc>
        <w:tc>
          <w:tcPr>
            <w:tcW w:w="810" w:type="dxa"/>
          </w:tcPr>
          <w:p w14:paraId="518C904B" w14:textId="2A66341A" w:rsidR="00B11855" w:rsidRPr="001F42D3" w:rsidRDefault="003D003E" w:rsidP="00863A9A">
            <w:pPr>
              <w:pStyle w:val="TableEntry"/>
            </w:pPr>
            <w:r w:rsidRPr="001F42D3">
              <w:t>False</w:t>
            </w:r>
          </w:p>
        </w:tc>
        <w:tc>
          <w:tcPr>
            <w:tcW w:w="720" w:type="dxa"/>
          </w:tcPr>
          <w:p w14:paraId="18887BB1" w14:textId="2DE985D7" w:rsidR="00B11855" w:rsidRPr="001F42D3" w:rsidRDefault="003D003E" w:rsidP="00863A9A">
            <w:pPr>
              <w:pStyle w:val="TableEntry"/>
            </w:pPr>
            <w:r w:rsidRPr="001F42D3">
              <w:t>0</w:t>
            </w:r>
          </w:p>
        </w:tc>
        <w:tc>
          <w:tcPr>
            <w:tcW w:w="810" w:type="dxa"/>
          </w:tcPr>
          <w:p w14:paraId="46FE0519" w14:textId="72C04C03" w:rsidR="00B11855" w:rsidRPr="001F42D3" w:rsidRDefault="003D003E" w:rsidP="00863A9A">
            <w:pPr>
              <w:pStyle w:val="TableEntry"/>
            </w:pPr>
            <w:r w:rsidRPr="001F42D3">
              <w:t>1</w:t>
            </w:r>
          </w:p>
        </w:tc>
        <w:tc>
          <w:tcPr>
            <w:tcW w:w="810" w:type="dxa"/>
          </w:tcPr>
          <w:p w14:paraId="1A167B15" w14:textId="56311729" w:rsidR="00B11855" w:rsidRPr="001F42D3" w:rsidRDefault="003D003E" w:rsidP="00863A9A">
            <w:pPr>
              <w:pStyle w:val="TableEntry"/>
            </w:pPr>
            <w:r w:rsidRPr="001F42D3">
              <w:t>0361</w:t>
            </w:r>
          </w:p>
        </w:tc>
        <w:tc>
          <w:tcPr>
            <w:tcW w:w="900" w:type="dxa"/>
          </w:tcPr>
          <w:p w14:paraId="6B7C96CA" w14:textId="34525457" w:rsidR="00B11855" w:rsidRPr="001F42D3" w:rsidRDefault="00B11855" w:rsidP="00DE39CA">
            <w:pPr>
              <w:pStyle w:val="TableEntry"/>
            </w:pPr>
          </w:p>
        </w:tc>
        <w:tc>
          <w:tcPr>
            <w:tcW w:w="1175" w:type="dxa"/>
          </w:tcPr>
          <w:p w14:paraId="25B1AC22" w14:textId="77777777" w:rsidR="00B11855" w:rsidRPr="001F42D3" w:rsidRDefault="00B11855" w:rsidP="00DE39CA">
            <w:pPr>
              <w:pStyle w:val="TableEntry"/>
            </w:pPr>
          </w:p>
        </w:tc>
      </w:tr>
      <w:tr w:rsidR="006D1F19" w:rsidRPr="001F42D3" w14:paraId="1EFB2E15" w14:textId="77777777" w:rsidTr="00CF5627">
        <w:trPr>
          <w:cantSplit/>
          <w:jc w:val="center"/>
        </w:trPr>
        <w:tc>
          <w:tcPr>
            <w:tcW w:w="1615" w:type="dxa"/>
          </w:tcPr>
          <w:p w14:paraId="32A5239D" w14:textId="557A5C47" w:rsidR="00B11855" w:rsidRPr="001F42D3" w:rsidRDefault="00D858A6" w:rsidP="00CF5627">
            <w:pPr>
              <w:pStyle w:val="TableEntryItalicindent"/>
            </w:pPr>
            <w:r w:rsidRPr="001F42D3">
              <w:lastRenderedPageBreak/>
              <w:t>n</w:t>
            </w:r>
            <w:r w:rsidR="003D003E" w:rsidRPr="001F42D3">
              <w:t>amespace ID</w:t>
            </w:r>
          </w:p>
        </w:tc>
        <w:tc>
          <w:tcPr>
            <w:tcW w:w="810" w:type="dxa"/>
          </w:tcPr>
          <w:p w14:paraId="045401D9" w14:textId="5233055B" w:rsidR="00B11855" w:rsidRPr="001F42D3" w:rsidRDefault="003D003E" w:rsidP="00396374">
            <w:pPr>
              <w:pStyle w:val="TableEntry"/>
              <w:rPr>
                <w:i/>
                <w:iCs/>
              </w:rPr>
            </w:pPr>
            <w:r w:rsidRPr="001F42D3">
              <w:rPr>
                <w:i/>
                <w:iCs/>
              </w:rPr>
              <w:t>1</w:t>
            </w:r>
          </w:p>
        </w:tc>
        <w:tc>
          <w:tcPr>
            <w:tcW w:w="630" w:type="dxa"/>
          </w:tcPr>
          <w:p w14:paraId="25D7A412" w14:textId="0A614DAD" w:rsidR="00B11855" w:rsidRPr="001F42D3" w:rsidRDefault="003D003E" w:rsidP="00863A9A">
            <w:pPr>
              <w:pStyle w:val="TableEntry"/>
            </w:pPr>
            <w:r w:rsidRPr="001F42D3">
              <w:t>IS</w:t>
            </w:r>
          </w:p>
        </w:tc>
        <w:tc>
          <w:tcPr>
            <w:tcW w:w="720" w:type="dxa"/>
          </w:tcPr>
          <w:p w14:paraId="5CBE0FE4" w14:textId="51EDA29D" w:rsidR="00B11855" w:rsidRPr="001F42D3" w:rsidRDefault="003D003E" w:rsidP="00863A9A">
            <w:pPr>
              <w:pStyle w:val="TableEntry"/>
            </w:pPr>
            <w:r w:rsidRPr="001F42D3">
              <w:t>20</w:t>
            </w:r>
          </w:p>
        </w:tc>
        <w:tc>
          <w:tcPr>
            <w:tcW w:w="720" w:type="dxa"/>
          </w:tcPr>
          <w:p w14:paraId="0274975E" w14:textId="248446CA" w:rsidR="00B11855" w:rsidRPr="001F42D3" w:rsidRDefault="003D003E" w:rsidP="00863A9A">
            <w:pPr>
              <w:pStyle w:val="TableEntry"/>
            </w:pPr>
            <w:r w:rsidRPr="001F42D3">
              <w:t>O</w:t>
            </w:r>
          </w:p>
        </w:tc>
        <w:tc>
          <w:tcPr>
            <w:tcW w:w="810" w:type="dxa"/>
          </w:tcPr>
          <w:p w14:paraId="4DDF9616" w14:textId="019C807D" w:rsidR="00B11855" w:rsidRPr="001F42D3" w:rsidRDefault="00B11855" w:rsidP="00DE39CA">
            <w:pPr>
              <w:pStyle w:val="TableEntry"/>
            </w:pPr>
          </w:p>
        </w:tc>
        <w:tc>
          <w:tcPr>
            <w:tcW w:w="720" w:type="dxa"/>
          </w:tcPr>
          <w:p w14:paraId="158DB8E4" w14:textId="6BF9EB5D" w:rsidR="00B11855" w:rsidRPr="001F42D3" w:rsidRDefault="003D003E" w:rsidP="00863A9A">
            <w:pPr>
              <w:pStyle w:val="TableEntry"/>
            </w:pPr>
            <w:r w:rsidRPr="001F42D3">
              <w:t>0</w:t>
            </w:r>
          </w:p>
        </w:tc>
        <w:tc>
          <w:tcPr>
            <w:tcW w:w="810" w:type="dxa"/>
          </w:tcPr>
          <w:p w14:paraId="78FAC6B6" w14:textId="6DC73237" w:rsidR="00B11855" w:rsidRPr="001F42D3" w:rsidRDefault="003D003E" w:rsidP="00863A9A">
            <w:pPr>
              <w:pStyle w:val="TableEntry"/>
            </w:pPr>
            <w:r w:rsidRPr="001F42D3">
              <w:t>1</w:t>
            </w:r>
          </w:p>
        </w:tc>
        <w:tc>
          <w:tcPr>
            <w:tcW w:w="810" w:type="dxa"/>
          </w:tcPr>
          <w:p w14:paraId="47A623AF" w14:textId="0DDE4EDC" w:rsidR="00B11855" w:rsidRPr="001F42D3" w:rsidRDefault="003D003E" w:rsidP="00863A9A">
            <w:pPr>
              <w:pStyle w:val="TableEntry"/>
            </w:pPr>
            <w:r w:rsidRPr="001F42D3">
              <w:t>0300</w:t>
            </w:r>
          </w:p>
        </w:tc>
        <w:tc>
          <w:tcPr>
            <w:tcW w:w="900" w:type="dxa"/>
          </w:tcPr>
          <w:p w14:paraId="4BB3DC3F" w14:textId="24841089" w:rsidR="00B11855" w:rsidRPr="001F42D3" w:rsidRDefault="00B11855" w:rsidP="00DE39CA">
            <w:pPr>
              <w:pStyle w:val="TableEntry"/>
            </w:pPr>
          </w:p>
        </w:tc>
        <w:tc>
          <w:tcPr>
            <w:tcW w:w="1175" w:type="dxa"/>
          </w:tcPr>
          <w:p w14:paraId="4E153766" w14:textId="797B1D99" w:rsidR="00B11855" w:rsidRPr="001F42D3" w:rsidRDefault="003D003E" w:rsidP="00DE39CA">
            <w:pPr>
              <w:pStyle w:val="TableEntry"/>
            </w:pPr>
            <w:r w:rsidRPr="001F42D3">
              <w:t>APP NAME</w:t>
            </w:r>
          </w:p>
        </w:tc>
      </w:tr>
      <w:tr w:rsidR="006D1F19" w:rsidRPr="001F42D3" w14:paraId="69BFC1EA" w14:textId="77777777" w:rsidTr="00CF5627">
        <w:trPr>
          <w:cantSplit/>
          <w:jc w:val="center"/>
        </w:trPr>
        <w:tc>
          <w:tcPr>
            <w:tcW w:w="1615" w:type="dxa"/>
          </w:tcPr>
          <w:p w14:paraId="25238FEE" w14:textId="032B81E1" w:rsidR="00B11855" w:rsidRPr="001F42D3" w:rsidRDefault="003D003E" w:rsidP="00863A9A">
            <w:pPr>
              <w:pStyle w:val="TableEntry"/>
            </w:pPr>
            <w:r w:rsidRPr="001F42D3">
              <w:t>Sending Facility</w:t>
            </w:r>
          </w:p>
        </w:tc>
        <w:tc>
          <w:tcPr>
            <w:tcW w:w="810" w:type="dxa"/>
          </w:tcPr>
          <w:p w14:paraId="60556F0E" w14:textId="37223BA0" w:rsidR="00B11855" w:rsidRPr="001F42D3" w:rsidRDefault="003D003E" w:rsidP="00863A9A">
            <w:pPr>
              <w:pStyle w:val="TableEntry"/>
            </w:pPr>
            <w:r w:rsidRPr="001F42D3">
              <w:t>4</w:t>
            </w:r>
          </w:p>
        </w:tc>
        <w:tc>
          <w:tcPr>
            <w:tcW w:w="630" w:type="dxa"/>
          </w:tcPr>
          <w:p w14:paraId="489264DF" w14:textId="37564D62" w:rsidR="00B11855" w:rsidRPr="001F42D3" w:rsidRDefault="003D003E" w:rsidP="00863A9A">
            <w:pPr>
              <w:pStyle w:val="TableEntry"/>
            </w:pPr>
            <w:r w:rsidRPr="001F42D3">
              <w:t>HD</w:t>
            </w:r>
          </w:p>
        </w:tc>
        <w:tc>
          <w:tcPr>
            <w:tcW w:w="720" w:type="dxa"/>
          </w:tcPr>
          <w:p w14:paraId="3334915C" w14:textId="04E3746F" w:rsidR="00B11855" w:rsidRPr="001F42D3" w:rsidRDefault="003D003E" w:rsidP="00863A9A">
            <w:pPr>
              <w:pStyle w:val="TableEntry"/>
            </w:pPr>
            <w:r w:rsidRPr="001F42D3">
              <w:t>227</w:t>
            </w:r>
          </w:p>
        </w:tc>
        <w:tc>
          <w:tcPr>
            <w:tcW w:w="720" w:type="dxa"/>
          </w:tcPr>
          <w:p w14:paraId="02B941CE" w14:textId="24F672E9" w:rsidR="00B11855" w:rsidRPr="001F42D3" w:rsidRDefault="003D003E" w:rsidP="00863A9A">
            <w:pPr>
              <w:pStyle w:val="TableEntry"/>
            </w:pPr>
            <w:r w:rsidRPr="001F42D3">
              <w:t>RE</w:t>
            </w:r>
          </w:p>
        </w:tc>
        <w:tc>
          <w:tcPr>
            <w:tcW w:w="810" w:type="dxa"/>
          </w:tcPr>
          <w:p w14:paraId="181E24F9" w14:textId="1DA30B0B" w:rsidR="00B11855" w:rsidRPr="001F42D3" w:rsidRDefault="003D003E" w:rsidP="00863A9A">
            <w:pPr>
              <w:pStyle w:val="TableEntry"/>
            </w:pPr>
            <w:r w:rsidRPr="001F42D3">
              <w:t>False</w:t>
            </w:r>
          </w:p>
        </w:tc>
        <w:tc>
          <w:tcPr>
            <w:tcW w:w="720" w:type="dxa"/>
          </w:tcPr>
          <w:p w14:paraId="577D3395" w14:textId="12EB79E5" w:rsidR="00B11855" w:rsidRPr="001F42D3" w:rsidRDefault="003D003E" w:rsidP="00863A9A">
            <w:pPr>
              <w:pStyle w:val="TableEntry"/>
            </w:pPr>
            <w:r w:rsidRPr="001F42D3">
              <w:t>0</w:t>
            </w:r>
          </w:p>
        </w:tc>
        <w:tc>
          <w:tcPr>
            <w:tcW w:w="810" w:type="dxa"/>
          </w:tcPr>
          <w:p w14:paraId="7930C4C6" w14:textId="6EAFF1F2" w:rsidR="00B11855" w:rsidRPr="001F42D3" w:rsidRDefault="003D003E" w:rsidP="00863A9A">
            <w:pPr>
              <w:pStyle w:val="TableEntry"/>
            </w:pPr>
            <w:r w:rsidRPr="001F42D3">
              <w:t>1</w:t>
            </w:r>
          </w:p>
        </w:tc>
        <w:tc>
          <w:tcPr>
            <w:tcW w:w="810" w:type="dxa"/>
          </w:tcPr>
          <w:p w14:paraId="5EF9E47A" w14:textId="6EE1D41C" w:rsidR="00B11855" w:rsidRPr="001F42D3" w:rsidRDefault="003D003E" w:rsidP="00863A9A">
            <w:pPr>
              <w:pStyle w:val="TableEntry"/>
            </w:pPr>
            <w:r w:rsidRPr="001F42D3">
              <w:t>0362</w:t>
            </w:r>
          </w:p>
        </w:tc>
        <w:tc>
          <w:tcPr>
            <w:tcW w:w="900" w:type="dxa"/>
          </w:tcPr>
          <w:p w14:paraId="33BF0299" w14:textId="68933878" w:rsidR="00B11855" w:rsidRPr="001F42D3" w:rsidRDefault="00B11855" w:rsidP="00863A9A">
            <w:pPr>
              <w:pStyle w:val="TableEntry"/>
            </w:pPr>
          </w:p>
        </w:tc>
        <w:tc>
          <w:tcPr>
            <w:tcW w:w="1175" w:type="dxa"/>
          </w:tcPr>
          <w:p w14:paraId="41D37F19" w14:textId="72EA4EFF" w:rsidR="00B11855" w:rsidRPr="001F42D3" w:rsidRDefault="00B11855" w:rsidP="00863A9A">
            <w:pPr>
              <w:pStyle w:val="TableEntry"/>
            </w:pPr>
          </w:p>
        </w:tc>
      </w:tr>
      <w:tr w:rsidR="006D1F19" w:rsidRPr="001F42D3" w14:paraId="34ACFB8D" w14:textId="77777777" w:rsidTr="00CF5627">
        <w:trPr>
          <w:cantSplit/>
          <w:jc w:val="center"/>
        </w:trPr>
        <w:tc>
          <w:tcPr>
            <w:tcW w:w="1615" w:type="dxa"/>
          </w:tcPr>
          <w:p w14:paraId="7C7F140F" w14:textId="21E5930F" w:rsidR="00B11855" w:rsidRPr="001F42D3" w:rsidRDefault="003D003E" w:rsidP="00CF5627">
            <w:pPr>
              <w:pStyle w:val="TableEntryItalicindent"/>
            </w:pPr>
            <w:r w:rsidRPr="001F42D3">
              <w:t>namespace ID</w:t>
            </w:r>
          </w:p>
        </w:tc>
        <w:tc>
          <w:tcPr>
            <w:tcW w:w="810" w:type="dxa"/>
          </w:tcPr>
          <w:p w14:paraId="32316C6D" w14:textId="7F477B31" w:rsidR="00B11855" w:rsidRPr="001F42D3" w:rsidRDefault="003D003E" w:rsidP="00863A9A">
            <w:pPr>
              <w:pStyle w:val="TableEntry"/>
              <w:rPr>
                <w:i/>
              </w:rPr>
            </w:pPr>
            <w:r w:rsidRPr="001F42D3">
              <w:rPr>
                <w:i/>
              </w:rPr>
              <w:t>1</w:t>
            </w:r>
          </w:p>
        </w:tc>
        <w:tc>
          <w:tcPr>
            <w:tcW w:w="630" w:type="dxa"/>
          </w:tcPr>
          <w:p w14:paraId="2D195782" w14:textId="744DF159" w:rsidR="00B11855" w:rsidRPr="001F42D3" w:rsidRDefault="003D003E" w:rsidP="00863A9A">
            <w:pPr>
              <w:pStyle w:val="TableEntry"/>
            </w:pPr>
            <w:r w:rsidRPr="001F42D3">
              <w:t>IS</w:t>
            </w:r>
          </w:p>
        </w:tc>
        <w:tc>
          <w:tcPr>
            <w:tcW w:w="720" w:type="dxa"/>
          </w:tcPr>
          <w:p w14:paraId="403EDBC3" w14:textId="6D30C88F" w:rsidR="00B11855" w:rsidRPr="001F42D3" w:rsidRDefault="003D003E" w:rsidP="00863A9A">
            <w:pPr>
              <w:pStyle w:val="TableEntry"/>
            </w:pPr>
            <w:r w:rsidRPr="001F42D3">
              <w:t>20</w:t>
            </w:r>
          </w:p>
        </w:tc>
        <w:tc>
          <w:tcPr>
            <w:tcW w:w="720" w:type="dxa"/>
          </w:tcPr>
          <w:p w14:paraId="468190E5" w14:textId="038AFF14" w:rsidR="00B11855" w:rsidRPr="001F42D3" w:rsidRDefault="003D003E" w:rsidP="00863A9A">
            <w:pPr>
              <w:pStyle w:val="TableEntry"/>
            </w:pPr>
            <w:r w:rsidRPr="001F42D3">
              <w:t>O</w:t>
            </w:r>
          </w:p>
        </w:tc>
        <w:tc>
          <w:tcPr>
            <w:tcW w:w="810" w:type="dxa"/>
          </w:tcPr>
          <w:p w14:paraId="73A07ED9" w14:textId="06684FC0" w:rsidR="00B11855" w:rsidRPr="001F42D3" w:rsidRDefault="00B11855" w:rsidP="00DE39CA">
            <w:pPr>
              <w:pStyle w:val="TableEntry"/>
            </w:pPr>
          </w:p>
        </w:tc>
        <w:tc>
          <w:tcPr>
            <w:tcW w:w="720" w:type="dxa"/>
          </w:tcPr>
          <w:p w14:paraId="6F2F4CFB" w14:textId="6AC8360A" w:rsidR="00B11855" w:rsidRPr="001F42D3" w:rsidRDefault="003D003E" w:rsidP="00863A9A">
            <w:pPr>
              <w:pStyle w:val="TableEntry"/>
            </w:pPr>
            <w:r w:rsidRPr="001F42D3">
              <w:t>0</w:t>
            </w:r>
          </w:p>
        </w:tc>
        <w:tc>
          <w:tcPr>
            <w:tcW w:w="810" w:type="dxa"/>
          </w:tcPr>
          <w:p w14:paraId="04A926A8" w14:textId="1DCE0DCE" w:rsidR="00B11855" w:rsidRPr="001F42D3" w:rsidRDefault="003D003E" w:rsidP="00863A9A">
            <w:pPr>
              <w:pStyle w:val="TableEntry"/>
            </w:pPr>
            <w:r w:rsidRPr="001F42D3">
              <w:t>1</w:t>
            </w:r>
          </w:p>
        </w:tc>
        <w:tc>
          <w:tcPr>
            <w:tcW w:w="810" w:type="dxa"/>
          </w:tcPr>
          <w:p w14:paraId="683CBD0A" w14:textId="04F4482B" w:rsidR="00B11855" w:rsidRPr="001F42D3" w:rsidRDefault="003D003E" w:rsidP="00863A9A">
            <w:pPr>
              <w:pStyle w:val="TableEntry"/>
            </w:pPr>
            <w:r w:rsidRPr="001F42D3">
              <w:t>0300</w:t>
            </w:r>
          </w:p>
        </w:tc>
        <w:tc>
          <w:tcPr>
            <w:tcW w:w="900" w:type="dxa"/>
          </w:tcPr>
          <w:p w14:paraId="7D2D29CE" w14:textId="2A81532B" w:rsidR="00B11855" w:rsidRPr="001F42D3" w:rsidRDefault="00B11855" w:rsidP="00DE39CA">
            <w:pPr>
              <w:pStyle w:val="TableEntry"/>
            </w:pPr>
          </w:p>
        </w:tc>
        <w:tc>
          <w:tcPr>
            <w:tcW w:w="1175" w:type="dxa"/>
          </w:tcPr>
          <w:p w14:paraId="48A9C9BC" w14:textId="3E605F47" w:rsidR="00B11855" w:rsidRPr="001F42D3" w:rsidRDefault="003D003E" w:rsidP="00DE39CA">
            <w:pPr>
              <w:pStyle w:val="TableEntry"/>
            </w:pPr>
            <w:r w:rsidRPr="001F42D3">
              <w:t>VENDOR NAME</w:t>
            </w:r>
          </w:p>
        </w:tc>
      </w:tr>
      <w:tr w:rsidR="006D1F19" w:rsidRPr="001F42D3" w14:paraId="0A1A9818" w14:textId="77777777" w:rsidTr="00CF5627">
        <w:trPr>
          <w:cantSplit/>
          <w:jc w:val="center"/>
        </w:trPr>
        <w:tc>
          <w:tcPr>
            <w:tcW w:w="1615" w:type="dxa"/>
          </w:tcPr>
          <w:p w14:paraId="6B3B2A49" w14:textId="12340BA6" w:rsidR="00B11855" w:rsidRPr="001F42D3" w:rsidRDefault="003D003E" w:rsidP="00863A9A">
            <w:pPr>
              <w:pStyle w:val="TableEntry"/>
            </w:pPr>
            <w:r w:rsidRPr="001F42D3">
              <w:t>Receiving Application</w:t>
            </w:r>
          </w:p>
        </w:tc>
        <w:tc>
          <w:tcPr>
            <w:tcW w:w="810" w:type="dxa"/>
          </w:tcPr>
          <w:p w14:paraId="57D21918" w14:textId="71AFA583" w:rsidR="00B11855" w:rsidRPr="001F42D3" w:rsidRDefault="003D003E" w:rsidP="00863A9A">
            <w:pPr>
              <w:pStyle w:val="TableEntry"/>
            </w:pPr>
            <w:r w:rsidRPr="001F42D3">
              <w:t>5</w:t>
            </w:r>
          </w:p>
        </w:tc>
        <w:tc>
          <w:tcPr>
            <w:tcW w:w="630" w:type="dxa"/>
          </w:tcPr>
          <w:p w14:paraId="3219A12F" w14:textId="7A6D73FE" w:rsidR="00B11855" w:rsidRPr="001F42D3" w:rsidRDefault="003D003E" w:rsidP="00863A9A">
            <w:pPr>
              <w:pStyle w:val="TableEntry"/>
            </w:pPr>
            <w:r w:rsidRPr="001F42D3">
              <w:t>HD</w:t>
            </w:r>
          </w:p>
        </w:tc>
        <w:tc>
          <w:tcPr>
            <w:tcW w:w="720" w:type="dxa"/>
          </w:tcPr>
          <w:p w14:paraId="1C495E65" w14:textId="5407DC92" w:rsidR="00B11855" w:rsidRPr="001F42D3" w:rsidRDefault="003D003E" w:rsidP="00863A9A">
            <w:pPr>
              <w:pStyle w:val="TableEntry"/>
            </w:pPr>
            <w:r w:rsidRPr="001F42D3">
              <w:t>227</w:t>
            </w:r>
          </w:p>
        </w:tc>
        <w:tc>
          <w:tcPr>
            <w:tcW w:w="720" w:type="dxa"/>
          </w:tcPr>
          <w:p w14:paraId="45B705C2" w14:textId="4CA5AC46" w:rsidR="00B11855" w:rsidRPr="001F42D3" w:rsidRDefault="003D003E" w:rsidP="00863A9A">
            <w:pPr>
              <w:pStyle w:val="TableEntry"/>
            </w:pPr>
            <w:r w:rsidRPr="001F42D3">
              <w:t>RE</w:t>
            </w:r>
          </w:p>
        </w:tc>
        <w:tc>
          <w:tcPr>
            <w:tcW w:w="810" w:type="dxa"/>
          </w:tcPr>
          <w:p w14:paraId="1964BEBE" w14:textId="0ACECE1A" w:rsidR="00B11855" w:rsidRPr="001F42D3" w:rsidRDefault="003D003E" w:rsidP="00863A9A">
            <w:pPr>
              <w:pStyle w:val="TableEntry"/>
            </w:pPr>
            <w:r w:rsidRPr="001F42D3">
              <w:t>False</w:t>
            </w:r>
          </w:p>
        </w:tc>
        <w:tc>
          <w:tcPr>
            <w:tcW w:w="720" w:type="dxa"/>
          </w:tcPr>
          <w:p w14:paraId="48F63BA4" w14:textId="3AC578AA" w:rsidR="00B11855" w:rsidRPr="001F42D3" w:rsidRDefault="003D003E" w:rsidP="00863A9A">
            <w:pPr>
              <w:pStyle w:val="TableEntry"/>
            </w:pPr>
            <w:r w:rsidRPr="001F42D3">
              <w:t>0</w:t>
            </w:r>
          </w:p>
        </w:tc>
        <w:tc>
          <w:tcPr>
            <w:tcW w:w="810" w:type="dxa"/>
          </w:tcPr>
          <w:p w14:paraId="295ADA65" w14:textId="44B2D498" w:rsidR="00B11855" w:rsidRPr="001F42D3" w:rsidRDefault="003D003E" w:rsidP="00863A9A">
            <w:pPr>
              <w:pStyle w:val="TableEntry"/>
            </w:pPr>
            <w:r w:rsidRPr="001F42D3">
              <w:t>1</w:t>
            </w:r>
          </w:p>
        </w:tc>
        <w:tc>
          <w:tcPr>
            <w:tcW w:w="810" w:type="dxa"/>
          </w:tcPr>
          <w:p w14:paraId="1D792A0A" w14:textId="1B92A5F6" w:rsidR="00B11855" w:rsidRPr="001F42D3" w:rsidRDefault="003D003E" w:rsidP="00863A9A">
            <w:pPr>
              <w:pStyle w:val="TableEntry"/>
            </w:pPr>
            <w:r w:rsidRPr="001F42D3">
              <w:t>0361</w:t>
            </w:r>
          </w:p>
        </w:tc>
        <w:tc>
          <w:tcPr>
            <w:tcW w:w="900" w:type="dxa"/>
          </w:tcPr>
          <w:p w14:paraId="4C4E70D6" w14:textId="63F58091" w:rsidR="00B11855" w:rsidRPr="001F42D3" w:rsidRDefault="00B11855" w:rsidP="00863A9A">
            <w:pPr>
              <w:pStyle w:val="TableEntry"/>
            </w:pPr>
          </w:p>
        </w:tc>
        <w:tc>
          <w:tcPr>
            <w:tcW w:w="1175" w:type="dxa"/>
          </w:tcPr>
          <w:p w14:paraId="784BAC36" w14:textId="5C522F56" w:rsidR="00B11855" w:rsidRPr="001F42D3" w:rsidRDefault="00B11855" w:rsidP="00863A9A">
            <w:pPr>
              <w:pStyle w:val="TableEntry"/>
            </w:pPr>
          </w:p>
        </w:tc>
      </w:tr>
      <w:tr w:rsidR="006D1F19" w:rsidRPr="001F42D3" w14:paraId="0702CD51" w14:textId="77777777" w:rsidTr="00CF5627">
        <w:trPr>
          <w:cantSplit/>
          <w:jc w:val="center"/>
        </w:trPr>
        <w:tc>
          <w:tcPr>
            <w:tcW w:w="1615" w:type="dxa"/>
          </w:tcPr>
          <w:p w14:paraId="39498997" w14:textId="57EEEF53" w:rsidR="00B11855" w:rsidRPr="001F42D3" w:rsidRDefault="003D003E" w:rsidP="00CF5627">
            <w:pPr>
              <w:pStyle w:val="TableEntryItalicindent"/>
            </w:pPr>
            <w:r w:rsidRPr="001F42D3">
              <w:t>namespace ID</w:t>
            </w:r>
          </w:p>
        </w:tc>
        <w:tc>
          <w:tcPr>
            <w:tcW w:w="810" w:type="dxa"/>
          </w:tcPr>
          <w:p w14:paraId="55303A86" w14:textId="04603160" w:rsidR="00B11855" w:rsidRPr="001F42D3" w:rsidRDefault="003D003E" w:rsidP="00863A9A">
            <w:pPr>
              <w:pStyle w:val="TableEntry"/>
              <w:rPr>
                <w:i/>
              </w:rPr>
            </w:pPr>
            <w:r w:rsidRPr="001F42D3">
              <w:rPr>
                <w:i/>
              </w:rPr>
              <w:t>1</w:t>
            </w:r>
          </w:p>
        </w:tc>
        <w:tc>
          <w:tcPr>
            <w:tcW w:w="630" w:type="dxa"/>
          </w:tcPr>
          <w:p w14:paraId="36420A43" w14:textId="7952EAC4" w:rsidR="00B11855" w:rsidRPr="001F42D3" w:rsidRDefault="003D003E" w:rsidP="00863A9A">
            <w:pPr>
              <w:pStyle w:val="TableEntry"/>
            </w:pPr>
            <w:r w:rsidRPr="001F42D3">
              <w:t>IS</w:t>
            </w:r>
          </w:p>
        </w:tc>
        <w:tc>
          <w:tcPr>
            <w:tcW w:w="720" w:type="dxa"/>
          </w:tcPr>
          <w:p w14:paraId="1E906F2E" w14:textId="7D05588F" w:rsidR="00B11855" w:rsidRPr="001F42D3" w:rsidRDefault="003D003E" w:rsidP="00863A9A">
            <w:pPr>
              <w:pStyle w:val="TableEntry"/>
            </w:pPr>
            <w:r w:rsidRPr="001F42D3">
              <w:t>20</w:t>
            </w:r>
          </w:p>
        </w:tc>
        <w:tc>
          <w:tcPr>
            <w:tcW w:w="720" w:type="dxa"/>
          </w:tcPr>
          <w:p w14:paraId="2605EC16" w14:textId="512373CA" w:rsidR="00B11855" w:rsidRPr="001F42D3" w:rsidRDefault="003D003E" w:rsidP="00863A9A">
            <w:pPr>
              <w:pStyle w:val="TableEntry"/>
            </w:pPr>
            <w:r w:rsidRPr="001F42D3">
              <w:t>O</w:t>
            </w:r>
          </w:p>
        </w:tc>
        <w:tc>
          <w:tcPr>
            <w:tcW w:w="810" w:type="dxa"/>
          </w:tcPr>
          <w:p w14:paraId="4C3EE08F" w14:textId="581DE060" w:rsidR="00B11855" w:rsidRPr="001F42D3" w:rsidRDefault="00B11855" w:rsidP="00DE39CA">
            <w:pPr>
              <w:pStyle w:val="TableEntry"/>
            </w:pPr>
          </w:p>
        </w:tc>
        <w:tc>
          <w:tcPr>
            <w:tcW w:w="720" w:type="dxa"/>
          </w:tcPr>
          <w:p w14:paraId="23399C40" w14:textId="0D35B478" w:rsidR="00B11855" w:rsidRPr="001F42D3" w:rsidRDefault="003D003E" w:rsidP="00863A9A">
            <w:pPr>
              <w:pStyle w:val="TableEntry"/>
            </w:pPr>
            <w:r w:rsidRPr="001F42D3">
              <w:t>0</w:t>
            </w:r>
          </w:p>
        </w:tc>
        <w:tc>
          <w:tcPr>
            <w:tcW w:w="810" w:type="dxa"/>
          </w:tcPr>
          <w:p w14:paraId="742C15F8" w14:textId="60592128" w:rsidR="00B11855" w:rsidRPr="001F42D3" w:rsidRDefault="003D003E" w:rsidP="00863A9A">
            <w:pPr>
              <w:pStyle w:val="TableEntry"/>
            </w:pPr>
            <w:r w:rsidRPr="001F42D3">
              <w:t>1</w:t>
            </w:r>
          </w:p>
        </w:tc>
        <w:tc>
          <w:tcPr>
            <w:tcW w:w="810" w:type="dxa"/>
          </w:tcPr>
          <w:p w14:paraId="5A53B950" w14:textId="5659D2E6" w:rsidR="00B11855" w:rsidRPr="001F42D3" w:rsidRDefault="003D003E" w:rsidP="00863A9A">
            <w:pPr>
              <w:pStyle w:val="TableEntry"/>
            </w:pPr>
            <w:r w:rsidRPr="001F42D3">
              <w:t>0300</w:t>
            </w:r>
          </w:p>
        </w:tc>
        <w:tc>
          <w:tcPr>
            <w:tcW w:w="900" w:type="dxa"/>
          </w:tcPr>
          <w:p w14:paraId="58F91365" w14:textId="4EFC9373" w:rsidR="00B11855" w:rsidRPr="001F42D3" w:rsidRDefault="00B11855" w:rsidP="00DE39CA">
            <w:pPr>
              <w:pStyle w:val="TableEntry"/>
            </w:pPr>
          </w:p>
        </w:tc>
        <w:tc>
          <w:tcPr>
            <w:tcW w:w="1175" w:type="dxa"/>
          </w:tcPr>
          <w:p w14:paraId="6669E1A8" w14:textId="4AB19112" w:rsidR="00B11855" w:rsidRPr="001F42D3" w:rsidRDefault="003D003E" w:rsidP="00DE39CA">
            <w:pPr>
              <w:pStyle w:val="TableEntry"/>
            </w:pPr>
            <w:r w:rsidRPr="001F42D3">
              <w:t>CLINIC APPLICATION</w:t>
            </w:r>
          </w:p>
        </w:tc>
      </w:tr>
      <w:tr w:rsidR="006D1F19" w:rsidRPr="001F42D3" w14:paraId="2EA148C1" w14:textId="77777777" w:rsidTr="00CF5627">
        <w:trPr>
          <w:cantSplit/>
          <w:jc w:val="center"/>
        </w:trPr>
        <w:tc>
          <w:tcPr>
            <w:tcW w:w="1615" w:type="dxa"/>
          </w:tcPr>
          <w:p w14:paraId="118B4364" w14:textId="191747C4" w:rsidR="00B11855" w:rsidRPr="001F42D3" w:rsidRDefault="003D003E" w:rsidP="00863A9A">
            <w:pPr>
              <w:pStyle w:val="TableEntry"/>
            </w:pPr>
            <w:r w:rsidRPr="001F42D3">
              <w:t>Receiving Facility</w:t>
            </w:r>
          </w:p>
        </w:tc>
        <w:tc>
          <w:tcPr>
            <w:tcW w:w="810" w:type="dxa"/>
          </w:tcPr>
          <w:p w14:paraId="26A51830" w14:textId="2D28F715" w:rsidR="00B11855" w:rsidRPr="001F42D3" w:rsidRDefault="003D003E" w:rsidP="00863A9A">
            <w:pPr>
              <w:pStyle w:val="TableEntry"/>
            </w:pPr>
            <w:r w:rsidRPr="001F42D3">
              <w:t>6</w:t>
            </w:r>
          </w:p>
        </w:tc>
        <w:tc>
          <w:tcPr>
            <w:tcW w:w="630" w:type="dxa"/>
          </w:tcPr>
          <w:p w14:paraId="269DC082" w14:textId="179BA20B" w:rsidR="00B11855" w:rsidRPr="001F42D3" w:rsidRDefault="003D003E" w:rsidP="00863A9A">
            <w:pPr>
              <w:pStyle w:val="TableEntry"/>
            </w:pPr>
            <w:r w:rsidRPr="001F42D3">
              <w:t>HD</w:t>
            </w:r>
          </w:p>
        </w:tc>
        <w:tc>
          <w:tcPr>
            <w:tcW w:w="720" w:type="dxa"/>
          </w:tcPr>
          <w:p w14:paraId="0CEEF141" w14:textId="48A4496D" w:rsidR="00B11855" w:rsidRPr="001F42D3" w:rsidRDefault="003D003E" w:rsidP="00863A9A">
            <w:pPr>
              <w:pStyle w:val="TableEntry"/>
            </w:pPr>
            <w:r w:rsidRPr="001F42D3">
              <w:t>227</w:t>
            </w:r>
          </w:p>
        </w:tc>
        <w:tc>
          <w:tcPr>
            <w:tcW w:w="720" w:type="dxa"/>
          </w:tcPr>
          <w:p w14:paraId="45A9FCAA" w14:textId="61A1B4BC" w:rsidR="00B11855" w:rsidRPr="001F42D3" w:rsidRDefault="003D003E" w:rsidP="00863A9A">
            <w:pPr>
              <w:pStyle w:val="TableEntry"/>
            </w:pPr>
            <w:r w:rsidRPr="001F42D3">
              <w:t>RE</w:t>
            </w:r>
          </w:p>
        </w:tc>
        <w:tc>
          <w:tcPr>
            <w:tcW w:w="810" w:type="dxa"/>
          </w:tcPr>
          <w:p w14:paraId="254EEC7D" w14:textId="139F7DD8" w:rsidR="00B11855" w:rsidRPr="001F42D3" w:rsidRDefault="003D003E" w:rsidP="00863A9A">
            <w:pPr>
              <w:pStyle w:val="TableEntry"/>
            </w:pPr>
            <w:r w:rsidRPr="001F42D3">
              <w:t>False</w:t>
            </w:r>
          </w:p>
        </w:tc>
        <w:tc>
          <w:tcPr>
            <w:tcW w:w="720" w:type="dxa"/>
          </w:tcPr>
          <w:p w14:paraId="5FD32C02" w14:textId="68AB905F" w:rsidR="00B11855" w:rsidRPr="001F42D3" w:rsidRDefault="003D003E" w:rsidP="00863A9A">
            <w:pPr>
              <w:pStyle w:val="TableEntry"/>
            </w:pPr>
            <w:r w:rsidRPr="001F42D3">
              <w:t>0</w:t>
            </w:r>
          </w:p>
        </w:tc>
        <w:tc>
          <w:tcPr>
            <w:tcW w:w="810" w:type="dxa"/>
          </w:tcPr>
          <w:p w14:paraId="434C3632" w14:textId="18CE829A" w:rsidR="00B11855" w:rsidRPr="001F42D3" w:rsidRDefault="003D003E" w:rsidP="00863A9A">
            <w:pPr>
              <w:pStyle w:val="TableEntry"/>
            </w:pPr>
            <w:r w:rsidRPr="001F42D3">
              <w:t>1</w:t>
            </w:r>
          </w:p>
        </w:tc>
        <w:tc>
          <w:tcPr>
            <w:tcW w:w="810" w:type="dxa"/>
          </w:tcPr>
          <w:p w14:paraId="5DC80476" w14:textId="45750B9C" w:rsidR="00B11855" w:rsidRPr="001F42D3" w:rsidRDefault="003D003E" w:rsidP="00863A9A">
            <w:pPr>
              <w:pStyle w:val="TableEntry"/>
            </w:pPr>
            <w:r w:rsidRPr="001F42D3">
              <w:t>0362</w:t>
            </w:r>
          </w:p>
        </w:tc>
        <w:tc>
          <w:tcPr>
            <w:tcW w:w="900" w:type="dxa"/>
          </w:tcPr>
          <w:p w14:paraId="5D601D13" w14:textId="364B4C52" w:rsidR="00B11855" w:rsidRPr="001F42D3" w:rsidRDefault="00B11855" w:rsidP="00863A9A">
            <w:pPr>
              <w:pStyle w:val="TableEntry"/>
            </w:pPr>
          </w:p>
        </w:tc>
        <w:tc>
          <w:tcPr>
            <w:tcW w:w="1175" w:type="dxa"/>
          </w:tcPr>
          <w:p w14:paraId="4B48458E" w14:textId="01BBA7CE" w:rsidR="00B11855" w:rsidRPr="001F42D3" w:rsidRDefault="00B11855" w:rsidP="00863A9A">
            <w:pPr>
              <w:pStyle w:val="TableEntry"/>
            </w:pPr>
          </w:p>
        </w:tc>
      </w:tr>
      <w:tr w:rsidR="006D1F19" w:rsidRPr="001F42D3" w14:paraId="2FDABDB1" w14:textId="77777777" w:rsidTr="00CF5627">
        <w:trPr>
          <w:cantSplit/>
          <w:jc w:val="center"/>
        </w:trPr>
        <w:tc>
          <w:tcPr>
            <w:tcW w:w="1615" w:type="dxa"/>
          </w:tcPr>
          <w:p w14:paraId="7C70EABA" w14:textId="17213E4A" w:rsidR="00B11855" w:rsidRPr="001F42D3" w:rsidRDefault="003D003E" w:rsidP="00CF5627">
            <w:pPr>
              <w:pStyle w:val="TableEntryItalicindent"/>
            </w:pPr>
            <w:r w:rsidRPr="001F42D3">
              <w:t>namespace ID</w:t>
            </w:r>
          </w:p>
        </w:tc>
        <w:tc>
          <w:tcPr>
            <w:tcW w:w="810" w:type="dxa"/>
          </w:tcPr>
          <w:p w14:paraId="12E9E0E0" w14:textId="715F560E" w:rsidR="00B11855" w:rsidRPr="001F42D3" w:rsidRDefault="003D003E" w:rsidP="00863A9A">
            <w:pPr>
              <w:pStyle w:val="TableEntry"/>
              <w:rPr>
                <w:i/>
              </w:rPr>
            </w:pPr>
            <w:r w:rsidRPr="001F42D3">
              <w:rPr>
                <w:i/>
              </w:rPr>
              <w:t>1</w:t>
            </w:r>
          </w:p>
        </w:tc>
        <w:tc>
          <w:tcPr>
            <w:tcW w:w="630" w:type="dxa"/>
          </w:tcPr>
          <w:p w14:paraId="3164BC3B" w14:textId="71753844" w:rsidR="00B11855" w:rsidRPr="001F42D3" w:rsidRDefault="003D003E" w:rsidP="00863A9A">
            <w:pPr>
              <w:pStyle w:val="TableEntry"/>
            </w:pPr>
            <w:r w:rsidRPr="001F42D3">
              <w:t>IS</w:t>
            </w:r>
          </w:p>
        </w:tc>
        <w:tc>
          <w:tcPr>
            <w:tcW w:w="720" w:type="dxa"/>
          </w:tcPr>
          <w:p w14:paraId="0095E886" w14:textId="38FC792C" w:rsidR="00B11855" w:rsidRPr="001F42D3" w:rsidRDefault="003D003E" w:rsidP="00863A9A">
            <w:pPr>
              <w:pStyle w:val="TableEntry"/>
            </w:pPr>
            <w:r w:rsidRPr="001F42D3">
              <w:t>20</w:t>
            </w:r>
          </w:p>
        </w:tc>
        <w:tc>
          <w:tcPr>
            <w:tcW w:w="720" w:type="dxa"/>
          </w:tcPr>
          <w:p w14:paraId="1205FBEE" w14:textId="48C15930" w:rsidR="00B11855" w:rsidRPr="001F42D3" w:rsidRDefault="003D003E" w:rsidP="00863A9A">
            <w:pPr>
              <w:pStyle w:val="TableEntry"/>
            </w:pPr>
            <w:r w:rsidRPr="001F42D3">
              <w:t>O</w:t>
            </w:r>
          </w:p>
        </w:tc>
        <w:tc>
          <w:tcPr>
            <w:tcW w:w="810" w:type="dxa"/>
          </w:tcPr>
          <w:p w14:paraId="0A9E8320" w14:textId="3C8755DD" w:rsidR="00B11855" w:rsidRPr="001F42D3" w:rsidRDefault="00B11855" w:rsidP="00DE39CA">
            <w:pPr>
              <w:pStyle w:val="TableEntry"/>
            </w:pPr>
          </w:p>
        </w:tc>
        <w:tc>
          <w:tcPr>
            <w:tcW w:w="720" w:type="dxa"/>
          </w:tcPr>
          <w:p w14:paraId="7E19214D" w14:textId="2EF5C771" w:rsidR="00B11855" w:rsidRPr="001F42D3" w:rsidRDefault="003D003E" w:rsidP="00863A9A">
            <w:pPr>
              <w:pStyle w:val="TableEntry"/>
            </w:pPr>
            <w:r w:rsidRPr="001F42D3">
              <w:t>0</w:t>
            </w:r>
          </w:p>
        </w:tc>
        <w:tc>
          <w:tcPr>
            <w:tcW w:w="810" w:type="dxa"/>
          </w:tcPr>
          <w:p w14:paraId="251F71C9" w14:textId="25F110D2" w:rsidR="00B11855" w:rsidRPr="001F42D3" w:rsidRDefault="003D003E" w:rsidP="00863A9A">
            <w:pPr>
              <w:pStyle w:val="TableEntry"/>
            </w:pPr>
            <w:r w:rsidRPr="001F42D3">
              <w:t>1</w:t>
            </w:r>
          </w:p>
        </w:tc>
        <w:tc>
          <w:tcPr>
            <w:tcW w:w="810" w:type="dxa"/>
          </w:tcPr>
          <w:p w14:paraId="425CEFFB" w14:textId="2C1F08CE" w:rsidR="00B11855" w:rsidRPr="001F42D3" w:rsidRDefault="003D003E" w:rsidP="00863A9A">
            <w:pPr>
              <w:pStyle w:val="TableEntry"/>
            </w:pPr>
            <w:r w:rsidRPr="001F42D3">
              <w:t>0300</w:t>
            </w:r>
          </w:p>
        </w:tc>
        <w:tc>
          <w:tcPr>
            <w:tcW w:w="900" w:type="dxa"/>
          </w:tcPr>
          <w:p w14:paraId="026F405C" w14:textId="3DA1895F" w:rsidR="00B11855" w:rsidRPr="001F42D3" w:rsidRDefault="00B11855" w:rsidP="00DE39CA">
            <w:pPr>
              <w:pStyle w:val="TableEntry"/>
            </w:pPr>
          </w:p>
        </w:tc>
        <w:tc>
          <w:tcPr>
            <w:tcW w:w="1175" w:type="dxa"/>
          </w:tcPr>
          <w:p w14:paraId="0104CA8A" w14:textId="791FE6BD" w:rsidR="00B11855" w:rsidRPr="001F42D3" w:rsidRDefault="003D003E" w:rsidP="00DE39CA">
            <w:pPr>
              <w:pStyle w:val="TableEntry"/>
            </w:pPr>
            <w:r w:rsidRPr="001F42D3">
              <w:t>CLINIC ID</w:t>
            </w:r>
          </w:p>
        </w:tc>
      </w:tr>
      <w:tr w:rsidR="006D1F19" w:rsidRPr="001F42D3" w14:paraId="6F028902" w14:textId="77777777" w:rsidTr="00CF5627">
        <w:trPr>
          <w:cantSplit/>
          <w:jc w:val="center"/>
        </w:trPr>
        <w:tc>
          <w:tcPr>
            <w:tcW w:w="1615" w:type="dxa"/>
          </w:tcPr>
          <w:p w14:paraId="75AC0A8E" w14:textId="1DCB5911" w:rsidR="00B11855" w:rsidRPr="001F42D3" w:rsidRDefault="003D003E" w:rsidP="00863A9A">
            <w:pPr>
              <w:pStyle w:val="TableEntry"/>
            </w:pPr>
            <w:r w:rsidRPr="001F42D3">
              <w:t xml:space="preserve">Date/Time </w:t>
            </w:r>
            <w:r w:rsidR="0021531D" w:rsidRPr="001F42D3">
              <w:t xml:space="preserve">of </w:t>
            </w:r>
            <w:r w:rsidRPr="001F42D3">
              <w:t>Message</w:t>
            </w:r>
          </w:p>
        </w:tc>
        <w:tc>
          <w:tcPr>
            <w:tcW w:w="810" w:type="dxa"/>
          </w:tcPr>
          <w:p w14:paraId="641DDFC9" w14:textId="58BE1811" w:rsidR="00B11855" w:rsidRPr="001F42D3" w:rsidRDefault="003D003E" w:rsidP="00863A9A">
            <w:pPr>
              <w:pStyle w:val="TableEntry"/>
            </w:pPr>
            <w:r w:rsidRPr="001F42D3">
              <w:t>7</w:t>
            </w:r>
          </w:p>
        </w:tc>
        <w:tc>
          <w:tcPr>
            <w:tcW w:w="630" w:type="dxa"/>
          </w:tcPr>
          <w:p w14:paraId="691EFD5B" w14:textId="0FAE32EC" w:rsidR="00B11855" w:rsidRPr="001F42D3" w:rsidRDefault="003D003E" w:rsidP="00863A9A">
            <w:pPr>
              <w:pStyle w:val="TableEntry"/>
            </w:pPr>
            <w:r w:rsidRPr="001F42D3">
              <w:t>TS</w:t>
            </w:r>
          </w:p>
        </w:tc>
        <w:tc>
          <w:tcPr>
            <w:tcW w:w="720" w:type="dxa"/>
          </w:tcPr>
          <w:p w14:paraId="64EA7601" w14:textId="28E44D0B" w:rsidR="00B11855" w:rsidRPr="001F42D3" w:rsidRDefault="003D003E" w:rsidP="00863A9A">
            <w:pPr>
              <w:pStyle w:val="TableEntry"/>
            </w:pPr>
            <w:r w:rsidRPr="001F42D3">
              <w:t>26</w:t>
            </w:r>
          </w:p>
        </w:tc>
        <w:tc>
          <w:tcPr>
            <w:tcW w:w="720" w:type="dxa"/>
          </w:tcPr>
          <w:p w14:paraId="11BDFE6D" w14:textId="596C7982" w:rsidR="00B11855" w:rsidRPr="001F42D3" w:rsidRDefault="003D003E" w:rsidP="00863A9A">
            <w:pPr>
              <w:pStyle w:val="TableEntry"/>
            </w:pPr>
            <w:r w:rsidRPr="001F42D3">
              <w:t>R</w:t>
            </w:r>
          </w:p>
        </w:tc>
        <w:tc>
          <w:tcPr>
            <w:tcW w:w="810" w:type="dxa"/>
          </w:tcPr>
          <w:p w14:paraId="40D64AF4" w14:textId="317E5A40" w:rsidR="00B11855" w:rsidRPr="001F42D3" w:rsidRDefault="003D003E" w:rsidP="00863A9A">
            <w:pPr>
              <w:pStyle w:val="TableEntry"/>
            </w:pPr>
            <w:r w:rsidRPr="001F42D3">
              <w:t>False</w:t>
            </w:r>
          </w:p>
        </w:tc>
        <w:tc>
          <w:tcPr>
            <w:tcW w:w="720" w:type="dxa"/>
          </w:tcPr>
          <w:p w14:paraId="780644AF" w14:textId="575923EA" w:rsidR="00B11855" w:rsidRPr="001F42D3" w:rsidRDefault="003D003E" w:rsidP="00863A9A">
            <w:pPr>
              <w:pStyle w:val="TableEntry"/>
            </w:pPr>
            <w:r w:rsidRPr="001F42D3">
              <w:t>1</w:t>
            </w:r>
          </w:p>
        </w:tc>
        <w:tc>
          <w:tcPr>
            <w:tcW w:w="810" w:type="dxa"/>
          </w:tcPr>
          <w:p w14:paraId="2385E9CF" w14:textId="11C3999C" w:rsidR="00B11855" w:rsidRPr="001F42D3" w:rsidRDefault="003D003E" w:rsidP="00863A9A">
            <w:pPr>
              <w:pStyle w:val="TableEntry"/>
            </w:pPr>
            <w:r w:rsidRPr="001F42D3">
              <w:t>1</w:t>
            </w:r>
          </w:p>
        </w:tc>
        <w:tc>
          <w:tcPr>
            <w:tcW w:w="810" w:type="dxa"/>
          </w:tcPr>
          <w:p w14:paraId="636763F8" w14:textId="17E8A1BC" w:rsidR="00B11855" w:rsidRPr="001F42D3" w:rsidRDefault="00B11855" w:rsidP="00DE39CA">
            <w:pPr>
              <w:pStyle w:val="TableEntry"/>
            </w:pPr>
          </w:p>
        </w:tc>
        <w:tc>
          <w:tcPr>
            <w:tcW w:w="900" w:type="dxa"/>
          </w:tcPr>
          <w:p w14:paraId="1072FCA9" w14:textId="52915547" w:rsidR="00B11855" w:rsidRPr="001F42D3" w:rsidRDefault="00B11855" w:rsidP="00863A9A">
            <w:pPr>
              <w:pStyle w:val="TableEntry"/>
            </w:pPr>
          </w:p>
        </w:tc>
        <w:tc>
          <w:tcPr>
            <w:tcW w:w="1175" w:type="dxa"/>
          </w:tcPr>
          <w:p w14:paraId="26539186" w14:textId="2C817689" w:rsidR="00B11855" w:rsidRPr="001F42D3" w:rsidRDefault="00B11855" w:rsidP="00863A9A">
            <w:pPr>
              <w:pStyle w:val="TableEntry"/>
            </w:pPr>
          </w:p>
        </w:tc>
      </w:tr>
      <w:tr w:rsidR="006D1F19" w:rsidRPr="001F42D3" w14:paraId="25D11559" w14:textId="77777777" w:rsidTr="00CF5627">
        <w:trPr>
          <w:cantSplit/>
          <w:jc w:val="center"/>
        </w:trPr>
        <w:tc>
          <w:tcPr>
            <w:tcW w:w="1615" w:type="dxa"/>
          </w:tcPr>
          <w:p w14:paraId="4F4F0EEE" w14:textId="7DAD3544" w:rsidR="00B11855" w:rsidRPr="001F42D3" w:rsidRDefault="003D003E" w:rsidP="00CF5627">
            <w:pPr>
              <w:pStyle w:val="TableEntryItalicindent"/>
            </w:pPr>
            <w:r w:rsidRPr="001F42D3">
              <w:t>time</w:t>
            </w:r>
          </w:p>
        </w:tc>
        <w:tc>
          <w:tcPr>
            <w:tcW w:w="810" w:type="dxa"/>
          </w:tcPr>
          <w:p w14:paraId="26FCAE62" w14:textId="78E16730" w:rsidR="00B11855" w:rsidRPr="001F42D3" w:rsidRDefault="003D003E" w:rsidP="00863A9A">
            <w:pPr>
              <w:pStyle w:val="TableEntry"/>
              <w:rPr>
                <w:i/>
              </w:rPr>
            </w:pPr>
            <w:r w:rsidRPr="001F42D3">
              <w:rPr>
                <w:i/>
              </w:rPr>
              <w:t>1</w:t>
            </w:r>
          </w:p>
        </w:tc>
        <w:tc>
          <w:tcPr>
            <w:tcW w:w="630" w:type="dxa"/>
          </w:tcPr>
          <w:p w14:paraId="46BAAAFC" w14:textId="7A409572" w:rsidR="00B11855" w:rsidRPr="001F42D3" w:rsidRDefault="003D003E" w:rsidP="00863A9A">
            <w:pPr>
              <w:pStyle w:val="TableEntry"/>
            </w:pPr>
            <w:r w:rsidRPr="001F42D3">
              <w:t>DTM</w:t>
            </w:r>
          </w:p>
        </w:tc>
        <w:tc>
          <w:tcPr>
            <w:tcW w:w="720" w:type="dxa"/>
          </w:tcPr>
          <w:p w14:paraId="023E6708" w14:textId="1AB21DBE" w:rsidR="00B11855" w:rsidRPr="001F42D3" w:rsidRDefault="003D003E" w:rsidP="00863A9A">
            <w:pPr>
              <w:pStyle w:val="TableEntry"/>
            </w:pPr>
            <w:r w:rsidRPr="001F42D3">
              <w:t>24</w:t>
            </w:r>
          </w:p>
        </w:tc>
        <w:tc>
          <w:tcPr>
            <w:tcW w:w="720" w:type="dxa"/>
          </w:tcPr>
          <w:p w14:paraId="2F035D72" w14:textId="3E2BC815" w:rsidR="00B11855" w:rsidRPr="001F42D3" w:rsidRDefault="003D003E" w:rsidP="00863A9A">
            <w:pPr>
              <w:pStyle w:val="TableEntry"/>
            </w:pPr>
            <w:r w:rsidRPr="001F42D3">
              <w:t>R</w:t>
            </w:r>
          </w:p>
        </w:tc>
        <w:tc>
          <w:tcPr>
            <w:tcW w:w="810" w:type="dxa"/>
          </w:tcPr>
          <w:p w14:paraId="2F24B975" w14:textId="30A7A11A" w:rsidR="00B11855" w:rsidRPr="001F42D3" w:rsidRDefault="00B11855" w:rsidP="00DE39CA">
            <w:pPr>
              <w:pStyle w:val="TableEntry"/>
            </w:pPr>
          </w:p>
        </w:tc>
        <w:tc>
          <w:tcPr>
            <w:tcW w:w="720" w:type="dxa"/>
          </w:tcPr>
          <w:p w14:paraId="2EEB7C38" w14:textId="29DC2343" w:rsidR="00B11855" w:rsidRPr="001F42D3" w:rsidRDefault="003D003E" w:rsidP="00863A9A">
            <w:pPr>
              <w:pStyle w:val="TableEntry"/>
            </w:pPr>
            <w:r w:rsidRPr="001F42D3">
              <w:t>1</w:t>
            </w:r>
          </w:p>
        </w:tc>
        <w:tc>
          <w:tcPr>
            <w:tcW w:w="810" w:type="dxa"/>
          </w:tcPr>
          <w:p w14:paraId="1B094B76" w14:textId="7D417962" w:rsidR="00B11855" w:rsidRPr="001F42D3" w:rsidRDefault="003D003E" w:rsidP="00863A9A">
            <w:pPr>
              <w:pStyle w:val="TableEntry"/>
            </w:pPr>
            <w:r w:rsidRPr="001F42D3">
              <w:t>1</w:t>
            </w:r>
          </w:p>
        </w:tc>
        <w:tc>
          <w:tcPr>
            <w:tcW w:w="810" w:type="dxa"/>
          </w:tcPr>
          <w:p w14:paraId="4EA09C8C" w14:textId="53DA9FB5" w:rsidR="00B11855" w:rsidRPr="001F42D3" w:rsidRDefault="00B11855" w:rsidP="00DE39CA">
            <w:pPr>
              <w:pStyle w:val="TableEntry"/>
            </w:pPr>
          </w:p>
        </w:tc>
        <w:tc>
          <w:tcPr>
            <w:tcW w:w="900" w:type="dxa"/>
          </w:tcPr>
          <w:p w14:paraId="02A286EC" w14:textId="052DCD61" w:rsidR="00B11855" w:rsidRPr="001F42D3" w:rsidRDefault="00B11855" w:rsidP="00DE39CA">
            <w:pPr>
              <w:pStyle w:val="TableEntry"/>
            </w:pPr>
          </w:p>
        </w:tc>
        <w:tc>
          <w:tcPr>
            <w:tcW w:w="1175" w:type="dxa"/>
          </w:tcPr>
          <w:p w14:paraId="301EB9F7" w14:textId="492CC7EC" w:rsidR="00B11855" w:rsidRPr="001F42D3" w:rsidRDefault="003D003E" w:rsidP="00DE39CA">
            <w:pPr>
              <w:pStyle w:val="TableEntry"/>
            </w:pPr>
            <w:r w:rsidRPr="001F42D3">
              <w:t>20040328134623.1234+0300</w:t>
            </w:r>
          </w:p>
        </w:tc>
      </w:tr>
      <w:tr w:rsidR="006D1F19" w:rsidRPr="001F42D3" w14:paraId="427828B8" w14:textId="77777777" w:rsidTr="00CF5627">
        <w:trPr>
          <w:cantSplit/>
          <w:jc w:val="center"/>
        </w:trPr>
        <w:tc>
          <w:tcPr>
            <w:tcW w:w="1615" w:type="dxa"/>
          </w:tcPr>
          <w:p w14:paraId="612CAEED" w14:textId="55FE7FBA" w:rsidR="00B11855" w:rsidRPr="001F42D3" w:rsidRDefault="003D003E" w:rsidP="00863A9A">
            <w:pPr>
              <w:pStyle w:val="TableEntry"/>
            </w:pPr>
            <w:r w:rsidRPr="001F42D3">
              <w:t>Message Type</w:t>
            </w:r>
          </w:p>
        </w:tc>
        <w:tc>
          <w:tcPr>
            <w:tcW w:w="810" w:type="dxa"/>
          </w:tcPr>
          <w:p w14:paraId="0A3FB1C3" w14:textId="1F76D7FE" w:rsidR="00B11855" w:rsidRPr="001F42D3" w:rsidRDefault="003D003E" w:rsidP="00863A9A">
            <w:pPr>
              <w:pStyle w:val="TableEntry"/>
            </w:pPr>
            <w:r w:rsidRPr="001F42D3">
              <w:t>9</w:t>
            </w:r>
          </w:p>
        </w:tc>
        <w:tc>
          <w:tcPr>
            <w:tcW w:w="630" w:type="dxa"/>
          </w:tcPr>
          <w:p w14:paraId="48933C63" w14:textId="2D48E173" w:rsidR="00B11855" w:rsidRPr="001F42D3" w:rsidRDefault="003D003E" w:rsidP="00863A9A">
            <w:pPr>
              <w:pStyle w:val="TableEntry"/>
            </w:pPr>
            <w:r w:rsidRPr="001F42D3">
              <w:t>MSG</w:t>
            </w:r>
          </w:p>
        </w:tc>
        <w:tc>
          <w:tcPr>
            <w:tcW w:w="720" w:type="dxa"/>
          </w:tcPr>
          <w:p w14:paraId="538084CB" w14:textId="5FFDB8C4" w:rsidR="00B11855" w:rsidRPr="001F42D3" w:rsidRDefault="003D003E" w:rsidP="00863A9A">
            <w:pPr>
              <w:pStyle w:val="TableEntry"/>
            </w:pPr>
            <w:r w:rsidRPr="001F42D3">
              <w:t>15</w:t>
            </w:r>
          </w:p>
        </w:tc>
        <w:tc>
          <w:tcPr>
            <w:tcW w:w="720" w:type="dxa"/>
          </w:tcPr>
          <w:p w14:paraId="04734FFE" w14:textId="23A615B1" w:rsidR="00B11855" w:rsidRPr="001F42D3" w:rsidRDefault="003D003E" w:rsidP="00863A9A">
            <w:pPr>
              <w:pStyle w:val="TableEntry"/>
            </w:pPr>
            <w:r w:rsidRPr="001F42D3">
              <w:t>R</w:t>
            </w:r>
          </w:p>
        </w:tc>
        <w:tc>
          <w:tcPr>
            <w:tcW w:w="810" w:type="dxa"/>
          </w:tcPr>
          <w:p w14:paraId="56D07A7F" w14:textId="359ADCA7" w:rsidR="00B11855" w:rsidRPr="001F42D3" w:rsidRDefault="003D003E" w:rsidP="00863A9A">
            <w:pPr>
              <w:pStyle w:val="TableEntry"/>
            </w:pPr>
            <w:r w:rsidRPr="001F42D3">
              <w:t>False</w:t>
            </w:r>
          </w:p>
        </w:tc>
        <w:tc>
          <w:tcPr>
            <w:tcW w:w="720" w:type="dxa"/>
          </w:tcPr>
          <w:p w14:paraId="16F82EF5" w14:textId="110FB2BC" w:rsidR="00B11855" w:rsidRPr="001F42D3" w:rsidRDefault="003D003E" w:rsidP="00863A9A">
            <w:pPr>
              <w:pStyle w:val="TableEntry"/>
            </w:pPr>
            <w:r w:rsidRPr="001F42D3">
              <w:t>1</w:t>
            </w:r>
          </w:p>
        </w:tc>
        <w:tc>
          <w:tcPr>
            <w:tcW w:w="810" w:type="dxa"/>
          </w:tcPr>
          <w:p w14:paraId="4A2E3828" w14:textId="22489563" w:rsidR="00B11855" w:rsidRPr="001F42D3" w:rsidRDefault="003D003E" w:rsidP="00863A9A">
            <w:pPr>
              <w:pStyle w:val="TableEntry"/>
            </w:pPr>
            <w:r w:rsidRPr="001F42D3">
              <w:t>1</w:t>
            </w:r>
          </w:p>
        </w:tc>
        <w:tc>
          <w:tcPr>
            <w:tcW w:w="810" w:type="dxa"/>
          </w:tcPr>
          <w:p w14:paraId="6A2D377C" w14:textId="5597CE8E" w:rsidR="00B11855" w:rsidRPr="001F42D3" w:rsidRDefault="00B11855" w:rsidP="00DE39CA">
            <w:pPr>
              <w:pStyle w:val="TableEntry"/>
            </w:pPr>
          </w:p>
        </w:tc>
        <w:tc>
          <w:tcPr>
            <w:tcW w:w="900" w:type="dxa"/>
          </w:tcPr>
          <w:p w14:paraId="63B691E5" w14:textId="3BDC0463" w:rsidR="00B11855" w:rsidRPr="001F42D3" w:rsidRDefault="00B11855" w:rsidP="00DE39CA">
            <w:pPr>
              <w:pStyle w:val="TableEntry"/>
            </w:pPr>
          </w:p>
        </w:tc>
        <w:tc>
          <w:tcPr>
            <w:tcW w:w="1175" w:type="dxa"/>
          </w:tcPr>
          <w:p w14:paraId="6E07F613" w14:textId="02A12BE6" w:rsidR="00B11855" w:rsidRPr="001F42D3" w:rsidRDefault="00B11855" w:rsidP="00863A9A">
            <w:pPr>
              <w:pStyle w:val="TableEntry"/>
            </w:pPr>
          </w:p>
        </w:tc>
      </w:tr>
      <w:tr w:rsidR="006D1F19" w:rsidRPr="001F42D3" w14:paraId="75786B54" w14:textId="77777777" w:rsidTr="00CF5627">
        <w:trPr>
          <w:cantSplit/>
          <w:jc w:val="center"/>
        </w:trPr>
        <w:tc>
          <w:tcPr>
            <w:tcW w:w="1615" w:type="dxa"/>
          </w:tcPr>
          <w:p w14:paraId="16BEF164" w14:textId="7C1DD98A" w:rsidR="00B11855" w:rsidRPr="001F42D3" w:rsidRDefault="003D003E" w:rsidP="00CF5627">
            <w:pPr>
              <w:pStyle w:val="TableEntryItalicindent"/>
            </w:pPr>
            <w:r w:rsidRPr="001F42D3">
              <w:t>message code</w:t>
            </w:r>
          </w:p>
        </w:tc>
        <w:tc>
          <w:tcPr>
            <w:tcW w:w="810" w:type="dxa"/>
          </w:tcPr>
          <w:p w14:paraId="363F34F0" w14:textId="202F6BD0" w:rsidR="00B11855" w:rsidRPr="001F42D3" w:rsidRDefault="003D003E" w:rsidP="00863A9A">
            <w:pPr>
              <w:pStyle w:val="TableEntry"/>
              <w:rPr>
                <w:i/>
              </w:rPr>
            </w:pPr>
            <w:r w:rsidRPr="001F42D3">
              <w:rPr>
                <w:i/>
              </w:rPr>
              <w:t>1</w:t>
            </w:r>
          </w:p>
        </w:tc>
        <w:tc>
          <w:tcPr>
            <w:tcW w:w="630" w:type="dxa"/>
          </w:tcPr>
          <w:p w14:paraId="31DEAA17" w14:textId="5647CB86" w:rsidR="00B11855" w:rsidRPr="001F42D3" w:rsidRDefault="003D003E" w:rsidP="00863A9A">
            <w:pPr>
              <w:pStyle w:val="TableEntry"/>
            </w:pPr>
            <w:r w:rsidRPr="001F42D3">
              <w:t>ID</w:t>
            </w:r>
          </w:p>
        </w:tc>
        <w:tc>
          <w:tcPr>
            <w:tcW w:w="720" w:type="dxa"/>
          </w:tcPr>
          <w:p w14:paraId="462FF219" w14:textId="1B57C007" w:rsidR="00B11855" w:rsidRPr="001F42D3" w:rsidRDefault="003D003E" w:rsidP="00863A9A">
            <w:pPr>
              <w:pStyle w:val="TableEntry"/>
            </w:pPr>
            <w:r w:rsidRPr="001F42D3">
              <w:t>3</w:t>
            </w:r>
          </w:p>
        </w:tc>
        <w:tc>
          <w:tcPr>
            <w:tcW w:w="720" w:type="dxa"/>
          </w:tcPr>
          <w:p w14:paraId="38677655" w14:textId="106E990C" w:rsidR="00B11855" w:rsidRPr="001F42D3" w:rsidRDefault="003D003E" w:rsidP="00863A9A">
            <w:pPr>
              <w:pStyle w:val="TableEntry"/>
            </w:pPr>
            <w:r w:rsidRPr="001F42D3">
              <w:t>R</w:t>
            </w:r>
          </w:p>
        </w:tc>
        <w:tc>
          <w:tcPr>
            <w:tcW w:w="810" w:type="dxa"/>
          </w:tcPr>
          <w:p w14:paraId="74337F21" w14:textId="7DF2264A" w:rsidR="00B11855" w:rsidRPr="001F42D3" w:rsidRDefault="00B11855" w:rsidP="00DE39CA">
            <w:pPr>
              <w:pStyle w:val="TableEntry"/>
            </w:pPr>
          </w:p>
        </w:tc>
        <w:tc>
          <w:tcPr>
            <w:tcW w:w="720" w:type="dxa"/>
          </w:tcPr>
          <w:p w14:paraId="76A11689" w14:textId="4DB3E948" w:rsidR="00B11855" w:rsidRPr="001F42D3" w:rsidRDefault="003D003E" w:rsidP="00863A9A">
            <w:pPr>
              <w:pStyle w:val="TableEntry"/>
            </w:pPr>
            <w:r w:rsidRPr="001F42D3">
              <w:t>1</w:t>
            </w:r>
          </w:p>
        </w:tc>
        <w:tc>
          <w:tcPr>
            <w:tcW w:w="810" w:type="dxa"/>
          </w:tcPr>
          <w:p w14:paraId="1CEA8839" w14:textId="0A094780" w:rsidR="00B11855" w:rsidRPr="001F42D3" w:rsidRDefault="003D003E" w:rsidP="00863A9A">
            <w:pPr>
              <w:pStyle w:val="TableEntry"/>
            </w:pPr>
            <w:r w:rsidRPr="001F42D3">
              <w:t>1</w:t>
            </w:r>
          </w:p>
        </w:tc>
        <w:tc>
          <w:tcPr>
            <w:tcW w:w="810" w:type="dxa"/>
          </w:tcPr>
          <w:p w14:paraId="6C78AF52" w14:textId="2108B2E6" w:rsidR="00B11855" w:rsidRPr="001F42D3" w:rsidRDefault="003D003E" w:rsidP="00863A9A">
            <w:pPr>
              <w:pStyle w:val="TableEntry"/>
            </w:pPr>
            <w:r w:rsidRPr="001F42D3">
              <w:t>0076</w:t>
            </w:r>
          </w:p>
        </w:tc>
        <w:tc>
          <w:tcPr>
            <w:tcW w:w="900" w:type="dxa"/>
          </w:tcPr>
          <w:p w14:paraId="6CEADAF7" w14:textId="65C3DA46" w:rsidR="00B11855" w:rsidRPr="001F42D3" w:rsidRDefault="003D003E" w:rsidP="00DE39CA">
            <w:pPr>
              <w:pStyle w:val="TableEntry"/>
            </w:pPr>
            <w:r w:rsidRPr="001F42D3">
              <w:t>Y</w:t>
            </w:r>
          </w:p>
        </w:tc>
        <w:tc>
          <w:tcPr>
            <w:tcW w:w="1175" w:type="dxa"/>
          </w:tcPr>
          <w:p w14:paraId="08DF3171" w14:textId="25999C87" w:rsidR="00B11855" w:rsidRPr="001F42D3" w:rsidRDefault="003D003E" w:rsidP="00DE39CA">
            <w:pPr>
              <w:pStyle w:val="TableEntry"/>
            </w:pPr>
            <w:r w:rsidRPr="001F42D3">
              <w:t>ORU</w:t>
            </w:r>
          </w:p>
        </w:tc>
      </w:tr>
      <w:tr w:rsidR="006D1F19" w:rsidRPr="001F42D3" w14:paraId="6EA4DD74" w14:textId="77777777" w:rsidTr="00CF5627">
        <w:trPr>
          <w:cantSplit/>
          <w:jc w:val="center"/>
        </w:trPr>
        <w:tc>
          <w:tcPr>
            <w:tcW w:w="1615" w:type="dxa"/>
          </w:tcPr>
          <w:p w14:paraId="27BA66F5" w14:textId="1116AC81" w:rsidR="00B11855" w:rsidRPr="001F42D3" w:rsidRDefault="003D003E" w:rsidP="00CF5627">
            <w:pPr>
              <w:pStyle w:val="TableEntryItalicindent"/>
            </w:pPr>
            <w:r w:rsidRPr="001F42D3">
              <w:t>trigger event</w:t>
            </w:r>
          </w:p>
        </w:tc>
        <w:tc>
          <w:tcPr>
            <w:tcW w:w="810" w:type="dxa"/>
          </w:tcPr>
          <w:p w14:paraId="350C9F25" w14:textId="2DE492F4" w:rsidR="00B11855" w:rsidRPr="001F42D3" w:rsidRDefault="003D003E" w:rsidP="00863A9A">
            <w:pPr>
              <w:pStyle w:val="TableEntry"/>
              <w:rPr>
                <w:i/>
              </w:rPr>
            </w:pPr>
            <w:r w:rsidRPr="001F42D3">
              <w:rPr>
                <w:i/>
              </w:rPr>
              <w:t>2</w:t>
            </w:r>
          </w:p>
        </w:tc>
        <w:tc>
          <w:tcPr>
            <w:tcW w:w="630" w:type="dxa"/>
          </w:tcPr>
          <w:p w14:paraId="404215A0" w14:textId="34E6560F" w:rsidR="00B11855" w:rsidRPr="001F42D3" w:rsidRDefault="003D003E" w:rsidP="00863A9A">
            <w:pPr>
              <w:pStyle w:val="TableEntry"/>
            </w:pPr>
            <w:r w:rsidRPr="001F42D3">
              <w:t>ID</w:t>
            </w:r>
          </w:p>
        </w:tc>
        <w:tc>
          <w:tcPr>
            <w:tcW w:w="720" w:type="dxa"/>
          </w:tcPr>
          <w:p w14:paraId="42446408" w14:textId="038058DE" w:rsidR="00B11855" w:rsidRPr="001F42D3" w:rsidRDefault="003D003E" w:rsidP="00863A9A">
            <w:pPr>
              <w:pStyle w:val="TableEntry"/>
            </w:pPr>
            <w:r w:rsidRPr="001F42D3">
              <w:t>3</w:t>
            </w:r>
          </w:p>
        </w:tc>
        <w:tc>
          <w:tcPr>
            <w:tcW w:w="720" w:type="dxa"/>
          </w:tcPr>
          <w:p w14:paraId="54BE56A1" w14:textId="6DDDE0D6" w:rsidR="00B11855" w:rsidRPr="001F42D3" w:rsidRDefault="003D003E" w:rsidP="00863A9A">
            <w:pPr>
              <w:pStyle w:val="TableEntry"/>
            </w:pPr>
            <w:r w:rsidRPr="001F42D3">
              <w:t>R</w:t>
            </w:r>
          </w:p>
        </w:tc>
        <w:tc>
          <w:tcPr>
            <w:tcW w:w="810" w:type="dxa"/>
          </w:tcPr>
          <w:p w14:paraId="250E4285" w14:textId="740767AD" w:rsidR="00B11855" w:rsidRPr="001F42D3" w:rsidRDefault="00B11855" w:rsidP="00DE39CA">
            <w:pPr>
              <w:pStyle w:val="TableEntry"/>
            </w:pPr>
          </w:p>
        </w:tc>
        <w:tc>
          <w:tcPr>
            <w:tcW w:w="720" w:type="dxa"/>
          </w:tcPr>
          <w:p w14:paraId="2F1AAE9A" w14:textId="5B215474" w:rsidR="00B11855" w:rsidRPr="001F42D3" w:rsidRDefault="003D003E" w:rsidP="00863A9A">
            <w:pPr>
              <w:pStyle w:val="TableEntry"/>
            </w:pPr>
            <w:r w:rsidRPr="001F42D3">
              <w:t>1</w:t>
            </w:r>
          </w:p>
        </w:tc>
        <w:tc>
          <w:tcPr>
            <w:tcW w:w="810" w:type="dxa"/>
          </w:tcPr>
          <w:p w14:paraId="2DA90BF5" w14:textId="28B1C2AE" w:rsidR="00B11855" w:rsidRPr="001F42D3" w:rsidRDefault="003D003E" w:rsidP="00863A9A">
            <w:pPr>
              <w:pStyle w:val="TableEntry"/>
            </w:pPr>
            <w:r w:rsidRPr="001F42D3">
              <w:t>1</w:t>
            </w:r>
          </w:p>
        </w:tc>
        <w:tc>
          <w:tcPr>
            <w:tcW w:w="810" w:type="dxa"/>
          </w:tcPr>
          <w:p w14:paraId="493C90D1" w14:textId="46864D33" w:rsidR="00B11855" w:rsidRPr="001F42D3" w:rsidRDefault="003D003E" w:rsidP="00863A9A">
            <w:pPr>
              <w:pStyle w:val="TableEntry"/>
            </w:pPr>
            <w:r w:rsidRPr="001F42D3">
              <w:t>0003</w:t>
            </w:r>
          </w:p>
        </w:tc>
        <w:tc>
          <w:tcPr>
            <w:tcW w:w="900" w:type="dxa"/>
          </w:tcPr>
          <w:p w14:paraId="338C8176" w14:textId="294C7C03" w:rsidR="00B11855" w:rsidRPr="001F42D3" w:rsidRDefault="003D003E" w:rsidP="00DE39CA">
            <w:pPr>
              <w:pStyle w:val="TableEntry"/>
            </w:pPr>
            <w:r w:rsidRPr="001F42D3">
              <w:t>Y</w:t>
            </w:r>
          </w:p>
        </w:tc>
        <w:tc>
          <w:tcPr>
            <w:tcW w:w="1175" w:type="dxa"/>
          </w:tcPr>
          <w:p w14:paraId="304F560C" w14:textId="763E5ACD" w:rsidR="00B11855" w:rsidRPr="001F42D3" w:rsidRDefault="003D003E" w:rsidP="00DE39CA">
            <w:pPr>
              <w:pStyle w:val="TableEntry"/>
            </w:pPr>
            <w:r w:rsidRPr="001F42D3">
              <w:t>R01</w:t>
            </w:r>
          </w:p>
        </w:tc>
      </w:tr>
      <w:tr w:rsidR="006D1F19" w:rsidRPr="001F42D3" w14:paraId="188FC385" w14:textId="77777777" w:rsidTr="00CF5627">
        <w:trPr>
          <w:cantSplit/>
          <w:jc w:val="center"/>
        </w:trPr>
        <w:tc>
          <w:tcPr>
            <w:tcW w:w="1615" w:type="dxa"/>
          </w:tcPr>
          <w:p w14:paraId="45D095D7" w14:textId="512E50E6" w:rsidR="00B11855" w:rsidRPr="001F42D3" w:rsidRDefault="003D003E" w:rsidP="00CF5627">
            <w:pPr>
              <w:pStyle w:val="TableEntryItalicindent"/>
            </w:pPr>
            <w:proofErr w:type="gramStart"/>
            <w:r w:rsidRPr="001F42D3">
              <w:t>message</w:t>
            </w:r>
            <w:proofErr w:type="gramEnd"/>
            <w:r w:rsidRPr="001F42D3">
              <w:t xml:space="preserve"> structure id</w:t>
            </w:r>
          </w:p>
        </w:tc>
        <w:tc>
          <w:tcPr>
            <w:tcW w:w="810" w:type="dxa"/>
          </w:tcPr>
          <w:p w14:paraId="6E1125C1" w14:textId="78E26D14" w:rsidR="00B11855" w:rsidRPr="001F42D3" w:rsidRDefault="003D003E" w:rsidP="00863A9A">
            <w:pPr>
              <w:pStyle w:val="TableEntry"/>
              <w:rPr>
                <w:i/>
              </w:rPr>
            </w:pPr>
            <w:r w:rsidRPr="001F42D3">
              <w:rPr>
                <w:i/>
              </w:rPr>
              <w:t>3</w:t>
            </w:r>
          </w:p>
        </w:tc>
        <w:tc>
          <w:tcPr>
            <w:tcW w:w="630" w:type="dxa"/>
          </w:tcPr>
          <w:p w14:paraId="22E25659" w14:textId="217F9D31" w:rsidR="00B11855" w:rsidRPr="001F42D3" w:rsidRDefault="003D003E" w:rsidP="00863A9A">
            <w:pPr>
              <w:pStyle w:val="TableEntry"/>
            </w:pPr>
            <w:r w:rsidRPr="001F42D3">
              <w:t>ID</w:t>
            </w:r>
          </w:p>
        </w:tc>
        <w:tc>
          <w:tcPr>
            <w:tcW w:w="720" w:type="dxa"/>
          </w:tcPr>
          <w:p w14:paraId="60176A46" w14:textId="37BE1D45" w:rsidR="00B11855" w:rsidRPr="001F42D3" w:rsidRDefault="003D003E" w:rsidP="00863A9A">
            <w:pPr>
              <w:pStyle w:val="TableEntry"/>
            </w:pPr>
            <w:r w:rsidRPr="001F42D3">
              <w:t>3</w:t>
            </w:r>
          </w:p>
        </w:tc>
        <w:tc>
          <w:tcPr>
            <w:tcW w:w="720" w:type="dxa"/>
          </w:tcPr>
          <w:p w14:paraId="7D54E661" w14:textId="1375A9F3" w:rsidR="00B11855" w:rsidRPr="001F42D3" w:rsidRDefault="003D003E" w:rsidP="00863A9A">
            <w:pPr>
              <w:pStyle w:val="TableEntry"/>
            </w:pPr>
            <w:r w:rsidRPr="001F42D3">
              <w:t>R</w:t>
            </w:r>
          </w:p>
        </w:tc>
        <w:tc>
          <w:tcPr>
            <w:tcW w:w="810" w:type="dxa"/>
          </w:tcPr>
          <w:p w14:paraId="3D17071B" w14:textId="24058680" w:rsidR="00B11855" w:rsidRPr="001F42D3" w:rsidRDefault="00B11855" w:rsidP="00DE39CA">
            <w:pPr>
              <w:pStyle w:val="TableEntry"/>
            </w:pPr>
          </w:p>
        </w:tc>
        <w:tc>
          <w:tcPr>
            <w:tcW w:w="720" w:type="dxa"/>
          </w:tcPr>
          <w:p w14:paraId="377877FE" w14:textId="0305B153" w:rsidR="00B11855" w:rsidRPr="001F42D3" w:rsidRDefault="003D003E" w:rsidP="00863A9A">
            <w:pPr>
              <w:pStyle w:val="TableEntry"/>
            </w:pPr>
            <w:r w:rsidRPr="001F42D3">
              <w:t>1</w:t>
            </w:r>
          </w:p>
        </w:tc>
        <w:tc>
          <w:tcPr>
            <w:tcW w:w="810" w:type="dxa"/>
          </w:tcPr>
          <w:p w14:paraId="23A0154E" w14:textId="0C7061F2" w:rsidR="00B11855" w:rsidRPr="001F42D3" w:rsidRDefault="003D003E" w:rsidP="00863A9A">
            <w:pPr>
              <w:pStyle w:val="TableEntry"/>
            </w:pPr>
            <w:r w:rsidRPr="001F42D3">
              <w:t>1</w:t>
            </w:r>
          </w:p>
        </w:tc>
        <w:tc>
          <w:tcPr>
            <w:tcW w:w="810" w:type="dxa"/>
          </w:tcPr>
          <w:p w14:paraId="4F5E167F" w14:textId="4E6A3B83" w:rsidR="00B11855" w:rsidRPr="001F42D3" w:rsidRDefault="003D003E" w:rsidP="00863A9A">
            <w:pPr>
              <w:pStyle w:val="TableEntry"/>
            </w:pPr>
            <w:r w:rsidRPr="001F42D3">
              <w:t>0003</w:t>
            </w:r>
          </w:p>
        </w:tc>
        <w:tc>
          <w:tcPr>
            <w:tcW w:w="900" w:type="dxa"/>
          </w:tcPr>
          <w:p w14:paraId="6791D2B6" w14:textId="5C79DCB5" w:rsidR="00B11855" w:rsidRPr="001F42D3" w:rsidRDefault="003D003E" w:rsidP="00DE39CA">
            <w:pPr>
              <w:pStyle w:val="TableEntry"/>
            </w:pPr>
            <w:r w:rsidRPr="001F42D3">
              <w:t>Y</w:t>
            </w:r>
          </w:p>
        </w:tc>
        <w:tc>
          <w:tcPr>
            <w:tcW w:w="1175" w:type="dxa"/>
          </w:tcPr>
          <w:p w14:paraId="604D8262" w14:textId="77777777" w:rsidR="00B11855" w:rsidRPr="001F42D3" w:rsidRDefault="003D003E" w:rsidP="00DE39CA">
            <w:pPr>
              <w:pStyle w:val="TableEntry"/>
            </w:pPr>
            <w:r w:rsidRPr="001F42D3">
              <w:t>ORU_R01</w:t>
            </w:r>
          </w:p>
        </w:tc>
      </w:tr>
      <w:tr w:rsidR="006D1F19" w:rsidRPr="001F42D3" w14:paraId="2EACF1CC" w14:textId="77777777" w:rsidTr="00CF5627">
        <w:trPr>
          <w:cantSplit/>
          <w:jc w:val="center"/>
        </w:trPr>
        <w:tc>
          <w:tcPr>
            <w:tcW w:w="1615" w:type="dxa"/>
          </w:tcPr>
          <w:p w14:paraId="5E4C7797" w14:textId="4A14EB4A" w:rsidR="00B11855" w:rsidRPr="001F42D3" w:rsidRDefault="003D003E" w:rsidP="00863A9A">
            <w:pPr>
              <w:pStyle w:val="TableEntry"/>
            </w:pPr>
            <w:r w:rsidRPr="001F42D3">
              <w:t>Message Control ID</w:t>
            </w:r>
          </w:p>
        </w:tc>
        <w:tc>
          <w:tcPr>
            <w:tcW w:w="810" w:type="dxa"/>
          </w:tcPr>
          <w:p w14:paraId="3694D77D" w14:textId="1F934010" w:rsidR="00B11855" w:rsidRPr="001F42D3" w:rsidRDefault="003D003E" w:rsidP="00863A9A">
            <w:pPr>
              <w:pStyle w:val="TableEntry"/>
            </w:pPr>
            <w:r w:rsidRPr="001F42D3">
              <w:t>10</w:t>
            </w:r>
          </w:p>
        </w:tc>
        <w:tc>
          <w:tcPr>
            <w:tcW w:w="630" w:type="dxa"/>
          </w:tcPr>
          <w:p w14:paraId="071BA504" w14:textId="6F0D78E8" w:rsidR="00B11855" w:rsidRPr="001F42D3" w:rsidRDefault="003D003E" w:rsidP="00863A9A">
            <w:pPr>
              <w:pStyle w:val="TableEntry"/>
            </w:pPr>
            <w:r w:rsidRPr="001F42D3">
              <w:t>ST</w:t>
            </w:r>
          </w:p>
        </w:tc>
        <w:tc>
          <w:tcPr>
            <w:tcW w:w="720" w:type="dxa"/>
          </w:tcPr>
          <w:p w14:paraId="4A962C52" w14:textId="72E446FA" w:rsidR="00B11855" w:rsidRPr="001F42D3" w:rsidRDefault="003D003E" w:rsidP="00863A9A">
            <w:pPr>
              <w:pStyle w:val="TableEntry"/>
            </w:pPr>
            <w:r w:rsidRPr="001F42D3">
              <w:t>20</w:t>
            </w:r>
          </w:p>
        </w:tc>
        <w:tc>
          <w:tcPr>
            <w:tcW w:w="720" w:type="dxa"/>
          </w:tcPr>
          <w:p w14:paraId="7E2F2385" w14:textId="3A83D7D6" w:rsidR="00B11855" w:rsidRPr="001F42D3" w:rsidRDefault="003D003E" w:rsidP="00863A9A">
            <w:pPr>
              <w:pStyle w:val="TableEntry"/>
            </w:pPr>
            <w:r w:rsidRPr="001F42D3">
              <w:t>R</w:t>
            </w:r>
          </w:p>
        </w:tc>
        <w:tc>
          <w:tcPr>
            <w:tcW w:w="810" w:type="dxa"/>
          </w:tcPr>
          <w:p w14:paraId="7172AE6F" w14:textId="6EFBFFAF" w:rsidR="00B11855" w:rsidRPr="001F42D3" w:rsidRDefault="003D003E" w:rsidP="00863A9A">
            <w:pPr>
              <w:pStyle w:val="TableEntry"/>
            </w:pPr>
            <w:r w:rsidRPr="001F42D3">
              <w:t>False</w:t>
            </w:r>
          </w:p>
        </w:tc>
        <w:tc>
          <w:tcPr>
            <w:tcW w:w="720" w:type="dxa"/>
          </w:tcPr>
          <w:p w14:paraId="579AC1BF" w14:textId="548CDFB3" w:rsidR="00B11855" w:rsidRPr="001F42D3" w:rsidRDefault="003D003E" w:rsidP="00863A9A">
            <w:pPr>
              <w:pStyle w:val="TableEntry"/>
            </w:pPr>
            <w:r w:rsidRPr="001F42D3">
              <w:t>1</w:t>
            </w:r>
          </w:p>
        </w:tc>
        <w:tc>
          <w:tcPr>
            <w:tcW w:w="810" w:type="dxa"/>
          </w:tcPr>
          <w:p w14:paraId="6707AC1A" w14:textId="3B6EAB12" w:rsidR="00B11855" w:rsidRPr="001F42D3" w:rsidRDefault="003D003E" w:rsidP="00863A9A">
            <w:pPr>
              <w:pStyle w:val="TableEntry"/>
            </w:pPr>
            <w:r w:rsidRPr="001F42D3">
              <w:t>1</w:t>
            </w:r>
          </w:p>
        </w:tc>
        <w:tc>
          <w:tcPr>
            <w:tcW w:w="810" w:type="dxa"/>
          </w:tcPr>
          <w:p w14:paraId="2C625AFB" w14:textId="1FA5B199" w:rsidR="00B11855" w:rsidRPr="001F42D3" w:rsidRDefault="00B11855" w:rsidP="00DE39CA">
            <w:pPr>
              <w:pStyle w:val="TableEntry"/>
            </w:pPr>
          </w:p>
        </w:tc>
        <w:tc>
          <w:tcPr>
            <w:tcW w:w="900" w:type="dxa"/>
          </w:tcPr>
          <w:p w14:paraId="54491A7C" w14:textId="329B0F2D" w:rsidR="00B11855" w:rsidRPr="001F42D3" w:rsidRDefault="00B11855" w:rsidP="00DE39CA">
            <w:pPr>
              <w:pStyle w:val="TableEntry"/>
            </w:pPr>
          </w:p>
        </w:tc>
        <w:tc>
          <w:tcPr>
            <w:tcW w:w="1175" w:type="dxa"/>
          </w:tcPr>
          <w:p w14:paraId="1389F5F2" w14:textId="01A20DF7" w:rsidR="00B11855" w:rsidRPr="001F42D3" w:rsidRDefault="003D003E" w:rsidP="00DE39CA">
            <w:pPr>
              <w:pStyle w:val="TableEntry"/>
            </w:pPr>
            <w:r w:rsidRPr="001F42D3">
              <w:t>1234567890</w:t>
            </w:r>
          </w:p>
        </w:tc>
      </w:tr>
      <w:tr w:rsidR="006D1F19" w:rsidRPr="001F42D3" w14:paraId="01CFAC57" w14:textId="77777777" w:rsidTr="00CF5627">
        <w:trPr>
          <w:cantSplit/>
          <w:jc w:val="center"/>
        </w:trPr>
        <w:tc>
          <w:tcPr>
            <w:tcW w:w="1615" w:type="dxa"/>
          </w:tcPr>
          <w:p w14:paraId="3BC4F162" w14:textId="40FE5D53" w:rsidR="00B11855" w:rsidRPr="001F42D3" w:rsidRDefault="003D003E" w:rsidP="00863A9A">
            <w:pPr>
              <w:pStyle w:val="TableEntry"/>
            </w:pPr>
            <w:r w:rsidRPr="001F42D3">
              <w:t>Processing ID</w:t>
            </w:r>
          </w:p>
        </w:tc>
        <w:tc>
          <w:tcPr>
            <w:tcW w:w="810" w:type="dxa"/>
          </w:tcPr>
          <w:p w14:paraId="0D6D0104" w14:textId="794F1384" w:rsidR="00B11855" w:rsidRPr="001F42D3" w:rsidRDefault="003D003E" w:rsidP="00863A9A">
            <w:pPr>
              <w:pStyle w:val="TableEntry"/>
            </w:pPr>
            <w:r w:rsidRPr="001F42D3">
              <w:t>11</w:t>
            </w:r>
          </w:p>
        </w:tc>
        <w:tc>
          <w:tcPr>
            <w:tcW w:w="630" w:type="dxa"/>
          </w:tcPr>
          <w:p w14:paraId="29CCA3B6" w14:textId="69AC9680" w:rsidR="00B11855" w:rsidRPr="001F42D3" w:rsidRDefault="003D003E" w:rsidP="00863A9A">
            <w:pPr>
              <w:pStyle w:val="TableEntry"/>
            </w:pPr>
            <w:r w:rsidRPr="001F42D3">
              <w:t>PT</w:t>
            </w:r>
          </w:p>
        </w:tc>
        <w:tc>
          <w:tcPr>
            <w:tcW w:w="720" w:type="dxa"/>
          </w:tcPr>
          <w:p w14:paraId="2AB14BDE" w14:textId="1D16ADE7" w:rsidR="00B11855" w:rsidRPr="001F42D3" w:rsidRDefault="003D003E" w:rsidP="00863A9A">
            <w:pPr>
              <w:pStyle w:val="TableEntry"/>
            </w:pPr>
            <w:r w:rsidRPr="001F42D3">
              <w:t>3</w:t>
            </w:r>
          </w:p>
        </w:tc>
        <w:tc>
          <w:tcPr>
            <w:tcW w:w="720" w:type="dxa"/>
          </w:tcPr>
          <w:p w14:paraId="6EB859D0" w14:textId="0A1A44FF" w:rsidR="00B11855" w:rsidRPr="001F42D3" w:rsidRDefault="003D003E" w:rsidP="00863A9A">
            <w:pPr>
              <w:pStyle w:val="TableEntry"/>
            </w:pPr>
            <w:r w:rsidRPr="001F42D3">
              <w:t>R</w:t>
            </w:r>
          </w:p>
        </w:tc>
        <w:tc>
          <w:tcPr>
            <w:tcW w:w="810" w:type="dxa"/>
          </w:tcPr>
          <w:p w14:paraId="315A7C6C" w14:textId="2CD5A874" w:rsidR="00B11855" w:rsidRPr="001F42D3" w:rsidRDefault="003D003E" w:rsidP="00863A9A">
            <w:pPr>
              <w:pStyle w:val="TableEntry"/>
            </w:pPr>
            <w:r w:rsidRPr="001F42D3">
              <w:t>False</w:t>
            </w:r>
          </w:p>
        </w:tc>
        <w:tc>
          <w:tcPr>
            <w:tcW w:w="720" w:type="dxa"/>
          </w:tcPr>
          <w:p w14:paraId="7763F873" w14:textId="1BAC3E5D" w:rsidR="00B11855" w:rsidRPr="001F42D3" w:rsidRDefault="003D003E" w:rsidP="00863A9A">
            <w:pPr>
              <w:pStyle w:val="TableEntry"/>
            </w:pPr>
            <w:r w:rsidRPr="001F42D3">
              <w:t>1</w:t>
            </w:r>
          </w:p>
        </w:tc>
        <w:tc>
          <w:tcPr>
            <w:tcW w:w="810" w:type="dxa"/>
          </w:tcPr>
          <w:p w14:paraId="513F3CFA" w14:textId="39E12F8E" w:rsidR="00B11855" w:rsidRPr="001F42D3" w:rsidRDefault="003D003E" w:rsidP="00863A9A">
            <w:pPr>
              <w:pStyle w:val="TableEntry"/>
            </w:pPr>
            <w:r w:rsidRPr="001F42D3">
              <w:t>1</w:t>
            </w:r>
          </w:p>
        </w:tc>
        <w:tc>
          <w:tcPr>
            <w:tcW w:w="810" w:type="dxa"/>
          </w:tcPr>
          <w:p w14:paraId="02131D90" w14:textId="0EEA3627" w:rsidR="00B11855" w:rsidRPr="001F42D3" w:rsidRDefault="00B11855" w:rsidP="00DE39CA">
            <w:pPr>
              <w:pStyle w:val="TableEntry"/>
            </w:pPr>
          </w:p>
        </w:tc>
        <w:tc>
          <w:tcPr>
            <w:tcW w:w="900" w:type="dxa"/>
          </w:tcPr>
          <w:p w14:paraId="3261CF84" w14:textId="4A2C284B" w:rsidR="00B11855" w:rsidRPr="001F42D3" w:rsidRDefault="00B11855" w:rsidP="00DE39CA">
            <w:pPr>
              <w:pStyle w:val="TableEntry"/>
            </w:pPr>
          </w:p>
        </w:tc>
        <w:tc>
          <w:tcPr>
            <w:tcW w:w="1175" w:type="dxa"/>
          </w:tcPr>
          <w:p w14:paraId="6D62C941" w14:textId="77777777" w:rsidR="00B11855" w:rsidRPr="001F42D3" w:rsidRDefault="00B11855" w:rsidP="00DE39CA">
            <w:pPr>
              <w:pStyle w:val="TableEntry"/>
            </w:pPr>
          </w:p>
        </w:tc>
      </w:tr>
      <w:tr w:rsidR="006D1F19" w:rsidRPr="001F42D3" w14:paraId="333E8AA8" w14:textId="77777777" w:rsidTr="00CF5627">
        <w:trPr>
          <w:cantSplit/>
          <w:jc w:val="center"/>
        </w:trPr>
        <w:tc>
          <w:tcPr>
            <w:tcW w:w="1615" w:type="dxa"/>
          </w:tcPr>
          <w:p w14:paraId="17134479" w14:textId="1B12B2F2" w:rsidR="00B11855" w:rsidRPr="001F42D3" w:rsidRDefault="003D003E" w:rsidP="00CF5627">
            <w:pPr>
              <w:pStyle w:val="TableEntryItalicindent"/>
            </w:pPr>
            <w:r w:rsidRPr="001F42D3">
              <w:t>processing ID</w:t>
            </w:r>
          </w:p>
        </w:tc>
        <w:tc>
          <w:tcPr>
            <w:tcW w:w="810" w:type="dxa"/>
          </w:tcPr>
          <w:p w14:paraId="593698A5" w14:textId="37679E65" w:rsidR="00B11855" w:rsidRPr="001F42D3" w:rsidRDefault="003D003E" w:rsidP="00863A9A">
            <w:pPr>
              <w:pStyle w:val="TableEntry"/>
              <w:rPr>
                <w:i/>
              </w:rPr>
            </w:pPr>
            <w:r w:rsidRPr="001F42D3">
              <w:rPr>
                <w:i/>
              </w:rPr>
              <w:t>1</w:t>
            </w:r>
          </w:p>
        </w:tc>
        <w:tc>
          <w:tcPr>
            <w:tcW w:w="630" w:type="dxa"/>
          </w:tcPr>
          <w:p w14:paraId="1E8AD5C0" w14:textId="1D34502D" w:rsidR="00B11855" w:rsidRPr="001F42D3" w:rsidRDefault="003D003E" w:rsidP="00863A9A">
            <w:pPr>
              <w:pStyle w:val="TableEntry"/>
            </w:pPr>
            <w:r w:rsidRPr="001F42D3">
              <w:t>ID</w:t>
            </w:r>
          </w:p>
        </w:tc>
        <w:tc>
          <w:tcPr>
            <w:tcW w:w="720" w:type="dxa"/>
          </w:tcPr>
          <w:p w14:paraId="4F36D821" w14:textId="7AF48CC2" w:rsidR="00B11855" w:rsidRPr="001F42D3" w:rsidRDefault="003D003E" w:rsidP="00863A9A">
            <w:pPr>
              <w:pStyle w:val="TableEntry"/>
            </w:pPr>
            <w:r w:rsidRPr="001F42D3">
              <w:t>1</w:t>
            </w:r>
          </w:p>
        </w:tc>
        <w:tc>
          <w:tcPr>
            <w:tcW w:w="720" w:type="dxa"/>
          </w:tcPr>
          <w:p w14:paraId="060E385E" w14:textId="12C8FA72" w:rsidR="00B11855" w:rsidRPr="001F42D3" w:rsidRDefault="003D003E" w:rsidP="00863A9A">
            <w:pPr>
              <w:pStyle w:val="TableEntry"/>
            </w:pPr>
            <w:r w:rsidRPr="001F42D3">
              <w:t>R</w:t>
            </w:r>
          </w:p>
        </w:tc>
        <w:tc>
          <w:tcPr>
            <w:tcW w:w="810" w:type="dxa"/>
          </w:tcPr>
          <w:p w14:paraId="6A952179" w14:textId="433CA694" w:rsidR="00B11855" w:rsidRPr="001F42D3" w:rsidRDefault="00B11855" w:rsidP="00DE39CA">
            <w:pPr>
              <w:pStyle w:val="TableEntry"/>
            </w:pPr>
          </w:p>
        </w:tc>
        <w:tc>
          <w:tcPr>
            <w:tcW w:w="720" w:type="dxa"/>
          </w:tcPr>
          <w:p w14:paraId="7632090D" w14:textId="08CF5A54" w:rsidR="00B11855" w:rsidRPr="001F42D3" w:rsidRDefault="003D003E" w:rsidP="00863A9A">
            <w:pPr>
              <w:pStyle w:val="TableEntry"/>
            </w:pPr>
            <w:r w:rsidRPr="001F42D3">
              <w:t>1</w:t>
            </w:r>
          </w:p>
        </w:tc>
        <w:tc>
          <w:tcPr>
            <w:tcW w:w="810" w:type="dxa"/>
          </w:tcPr>
          <w:p w14:paraId="78923FB7" w14:textId="15C904D6" w:rsidR="00B11855" w:rsidRPr="001F42D3" w:rsidRDefault="003D003E" w:rsidP="00863A9A">
            <w:pPr>
              <w:pStyle w:val="TableEntry"/>
            </w:pPr>
            <w:r w:rsidRPr="001F42D3">
              <w:t>1</w:t>
            </w:r>
          </w:p>
        </w:tc>
        <w:tc>
          <w:tcPr>
            <w:tcW w:w="810" w:type="dxa"/>
          </w:tcPr>
          <w:p w14:paraId="1DA34366" w14:textId="5BCB41AF" w:rsidR="00B11855" w:rsidRPr="001F42D3" w:rsidRDefault="003D003E" w:rsidP="00863A9A">
            <w:pPr>
              <w:pStyle w:val="TableEntry"/>
            </w:pPr>
            <w:r w:rsidRPr="001F42D3">
              <w:t>0103</w:t>
            </w:r>
          </w:p>
        </w:tc>
        <w:tc>
          <w:tcPr>
            <w:tcW w:w="900" w:type="dxa"/>
          </w:tcPr>
          <w:p w14:paraId="1B5D5388" w14:textId="1FA3BC67" w:rsidR="00B11855" w:rsidRPr="001F42D3" w:rsidRDefault="003D003E" w:rsidP="00DE39CA">
            <w:pPr>
              <w:pStyle w:val="TableEntry"/>
            </w:pPr>
            <w:r w:rsidRPr="001F42D3">
              <w:t>Y</w:t>
            </w:r>
          </w:p>
        </w:tc>
        <w:tc>
          <w:tcPr>
            <w:tcW w:w="1175" w:type="dxa"/>
          </w:tcPr>
          <w:p w14:paraId="665A5A13" w14:textId="677F8F7C" w:rsidR="00B11855" w:rsidRPr="001F42D3" w:rsidRDefault="003D003E" w:rsidP="00DE39CA">
            <w:pPr>
              <w:pStyle w:val="TableEntry"/>
            </w:pPr>
            <w:r w:rsidRPr="001F42D3">
              <w:t>P</w:t>
            </w:r>
          </w:p>
        </w:tc>
      </w:tr>
      <w:tr w:rsidR="006D1F19" w:rsidRPr="001F42D3" w14:paraId="37EEFCE4" w14:textId="77777777" w:rsidTr="00CF5627">
        <w:trPr>
          <w:cantSplit/>
          <w:jc w:val="center"/>
        </w:trPr>
        <w:tc>
          <w:tcPr>
            <w:tcW w:w="1615" w:type="dxa"/>
          </w:tcPr>
          <w:p w14:paraId="015A1D43" w14:textId="23B0809C" w:rsidR="00B11855" w:rsidRPr="001F42D3" w:rsidRDefault="003D003E" w:rsidP="00863A9A">
            <w:pPr>
              <w:pStyle w:val="TableEntry"/>
            </w:pPr>
            <w:r w:rsidRPr="001F42D3">
              <w:t>Version ID</w:t>
            </w:r>
          </w:p>
        </w:tc>
        <w:tc>
          <w:tcPr>
            <w:tcW w:w="810" w:type="dxa"/>
          </w:tcPr>
          <w:p w14:paraId="792138BA" w14:textId="45429E1D" w:rsidR="00B11855" w:rsidRPr="001F42D3" w:rsidRDefault="003D003E" w:rsidP="00863A9A">
            <w:pPr>
              <w:pStyle w:val="TableEntry"/>
            </w:pPr>
            <w:r w:rsidRPr="001F42D3">
              <w:t>12</w:t>
            </w:r>
          </w:p>
        </w:tc>
        <w:tc>
          <w:tcPr>
            <w:tcW w:w="630" w:type="dxa"/>
          </w:tcPr>
          <w:p w14:paraId="0A8A29EA" w14:textId="27B89647" w:rsidR="00B11855" w:rsidRPr="001F42D3" w:rsidRDefault="003D003E" w:rsidP="00863A9A">
            <w:pPr>
              <w:pStyle w:val="TableEntry"/>
            </w:pPr>
            <w:r w:rsidRPr="001F42D3">
              <w:t>VID</w:t>
            </w:r>
          </w:p>
        </w:tc>
        <w:tc>
          <w:tcPr>
            <w:tcW w:w="720" w:type="dxa"/>
          </w:tcPr>
          <w:p w14:paraId="7176BC10" w14:textId="6F69F02A" w:rsidR="00B11855" w:rsidRPr="001F42D3" w:rsidRDefault="003D003E" w:rsidP="00863A9A">
            <w:pPr>
              <w:pStyle w:val="TableEntry"/>
            </w:pPr>
            <w:r w:rsidRPr="001F42D3">
              <w:t>971</w:t>
            </w:r>
          </w:p>
        </w:tc>
        <w:tc>
          <w:tcPr>
            <w:tcW w:w="720" w:type="dxa"/>
          </w:tcPr>
          <w:p w14:paraId="7319ABA5" w14:textId="4E2F7B4F" w:rsidR="00B11855" w:rsidRPr="001F42D3" w:rsidRDefault="003D003E" w:rsidP="00863A9A">
            <w:pPr>
              <w:pStyle w:val="TableEntry"/>
            </w:pPr>
            <w:r w:rsidRPr="001F42D3">
              <w:t>R</w:t>
            </w:r>
          </w:p>
        </w:tc>
        <w:tc>
          <w:tcPr>
            <w:tcW w:w="810" w:type="dxa"/>
          </w:tcPr>
          <w:p w14:paraId="3ADAC045" w14:textId="0E9A6FE0" w:rsidR="00B11855" w:rsidRPr="001F42D3" w:rsidRDefault="003D003E" w:rsidP="00863A9A">
            <w:pPr>
              <w:pStyle w:val="TableEntry"/>
            </w:pPr>
            <w:r w:rsidRPr="001F42D3">
              <w:t>False</w:t>
            </w:r>
          </w:p>
        </w:tc>
        <w:tc>
          <w:tcPr>
            <w:tcW w:w="720" w:type="dxa"/>
          </w:tcPr>
          <w:p w14:paraId="750EDD1F" w14:textId="55C2A69C" w:rsidR="00B11855" w:rsidRPr="001F42D3" w:rsidRDefault="003D003E" w:rsidP="00863A9A">
            <w:pPr>
              <w:pStyle w:val="TableEntry"/>
            </w:pPr>
            <w:r w:rsidRPr="001F42D3">
              <w:t>1</w:t>
            </w:r>
          </w:p>
        </w:tc>
        <w:tc>
          <w:tcPr>
            <w:tcW w:w="810" w:type="dxa"/>
          </w:tcPr>
          <w:p w14:paraId="5645E818" w14:textId="277E9E64" w:rsidR="00B11855" w:rsidRPr="001F42D3" w:rsidRDefault="003D003E" w:rsidP="00863A9A">
            <w:pPr>
              <w:pStyle w:val="TableEntry"/>
            </w:pPr>
            <w:r w:rsidRPr="001F42D3">
              <w:t>1</w:t>
            </w:r>
          </w:p>
        </w:tc>
        <w:tc>
          <w:tcPr>
            <w:tcW w:w="810" w:type="dxa"/>
          </w:tcPr>
          <w:p w14:paraId="52E5C80B" w14:textId="3F8F3580" w:rsidR="00B11855" w:rsidRPr="001F42D3" w:rsidRDefault="00B11855" w:rsidP="00DE39CA">
            <w:pPr>
              <w:pStyle w:val="TableEntry"/>
            </w:pPr>
          </w:p>
        </w:tc>
        <w:tc>
          <w:tcPr>
            <w:tcW w:w="900" w:type="dxa"/>
          </w:tcPr>
          <w:p w14:paraId="54383A57" w14:textId="6150B95D" w:rsidR="00B11855" w:rsidRPr="001F42D3" w:rsidRDefault="00B11855" w:rsidP="00863A9A">
            <w:pPr>
              <w:pStyle w:val="TableEntry"/>
            </w:pPr>
          </w:p>
        </w:tc>
        <w:tc>
          <w:tcPr>
            <w:tcW w:w="1175" w:type="dxa"/>
          </w:tcPr>
          <w:p w14:paraId="0C230E79" w14:textId="70E41E64" w:rsidR="00B11855" w:rsidRPr="001F42D3" w:rsidRDefault="00B11855" w:rsidP="00863A9A">
            <w:pPr>
              <w:pStyle w:val="TableEntry"/>
            </w:pPr>
          </w:p>
        </w:tc>
      </w:tr>
      <w:tr w:rsidR="006D1F19" w:rsidRPr="001F42D3" w14:paraId="3A9ECD13" w14:textId="77777777" w:rsidTr="00CF5627">
        <w:trPr>
          <w:cantSplit/>
          <w:jc w:val="center"/>
        </w:trPr>
        <w:tc>
          <w:tcPr>
            <w:tcW w:w="1615" w:type="dxa"/>
          </w:tcPr>
          <w:p w14:paraId="666894DC" w14:textId="7A6EDAF6" w:rsidR="00B11855" w:rsidRPr="001F42D3" w:rsidRDefault="003D003E" w:rsidP="00CF5627">
            <w:pPr>
              <w:pStyle w:val="TableEntryItalicindent"/>
            </w:pPr>
            <w:r w:rsidRPr="001F42D3">
              <w:t>version ID</w:t>
            </w:r>
          </w:p>
        </w:tc>
        <w:tc>
          <w:tcPr>
            <w:tcW w:w="810" w:type="dxa"/>
          </w:tcPr>
          <w:p w14:paraId="5523BA8D" w14:textId="09D2FA4B" w:rsidR="00B11855" w:rsidRPr="001F42D3" w:rsidRDefault="003D003E" w:rsidP="00CF5627">
            <w:pPr>
              <w:pStyle w:val="TableEntryItalicindent"/>
            </w:pPr>
            <w:r w:rsidRPr="001F42D3">
              <w:t>1</w:t>
            </w:r>
          </w:p>
        </w:tc>
        <w:tc>
          <w:tcPr>
            <w:tcW w:w="630" w:type="dxa"/>
          </w:tcPr>
          <w:p w14:paraId="56B88C03" w14:textId="7DD8CA83" w:rsidR="00B11855" w:rsidRPr="001F42D3" w:rsidRDefault="003D003E" w:rsidP="00863A9A">
            <w:pPr>
              <w:pStyle w:val="TableEntry"/>
            </w:pPr>
            <w:r w:rsidRPr="001F42D3">
              <w:t>ID</w:t>
            </w:r>
          </w:p>
        </w:tc>
        <w:tc>
          <w:tcPr>
            <w:tcW w:w="720" w:type="dxa"/>
          </w:tcPr>
          <w:p w14:paraId="00E0324D" w14:textId="00DDF76F" w:rsidR="00B11855" w:rsidRPr="001F42D3" w:rsidRDefault="003D003E" w:rsidP="00863A9A">
            <w:pPr>
              <w:pStyle w:val="TableEntry"/>
            </w:pPr>
            <w:r w:rsidRPr="001F42D3">
              <w:t>5</w:t>
            </w:r>
          </w:p>
        </w:tc>
        <w:tc>
          <w:tcPr>
            <w:tcW w:w="720" w:type="dxa"/>
          </w:tcPr>
          <w:p w14:paraId="33F653F8" w14:textId="5E6A09E8" w:rsidR="00B11855" w:rsidRPr="001F42D3" w:rsidRDefault="003D003E" w:rsidP="00863A9A">
            <w:pPr>
              <w:pStyle w:val="TableEntry"/>
            </w:pPr>
            <w:r w:rsidRPr="001F42D3">
              <w:t>R</w:t>
            </w:r>
          </w:p>
        </w:tc>
        <w:tc>
          <w:tcPr>
            <w:tcW w:w="810" w:type="dxa"/>
          </w:tcPr>
          <w:p w14:paraId="0C001A14" w14:textId="250AE60C" w:rsidR="00B11855" w:rsidRPr="001F42D3" w:rsidRDefault="00B11855" w:rsidP="00DE39CA">
            <w:pPr>
              <w:pStyle w:val="TableEntry"/>
            </w:pPr>
          </w:p>
        </w:tc>
        <w:tc>
          <w:tcPr>
            <w:tcW w:w="720" w:type="dxa"/>
          </w:tcPr>
          <w:p w14:paraId="7AF52D18" w14:textId="2E28145B" w:rsidR="00B11855" w:rsidRPr="001F42D3" w:rsidRDefault="003D003E" w:rsidP="00863A9A">
            <w:pPr>
              <w:pStyle w:val="TableEntry"/>
            </w:pPr>
            <w:r w:rsidRPr="001F42D3">
              <w:t>1</w:t>
            </w:r>
          </w:p>
        </w:tc>
        <w:tc>
          <w:tcPr>
            <w:tcW w:w="810" w:type="dxa"/>
          </w:tcPr>
          <w:p w14:paraId="2ACFE047" w14:textId="52A1B129" w:rsidR="00B11855" w:rsidRPr="001F42D3" w:rsidRDefault="003D003E" w:rsidP="00863A9A">
            <w:pPr>
              <w:pStyle w:val="TableEntry"/>
            </w:pPr>
            <w:r w:rsidRPr="001F42D3">
              <w:t>1</w:t>
            </w:r>
          </w:p>
        </w:tc>
        <w:tc>
          <w:tcPr>
            <w:tcW w:w="810" w:type="dxa"/>
          </w:tcPr>
          <w:p w14:paraId="03DBCAE7" w14:textId="20166463" w:rsidR="00B11855" w:rsidRPr="001F42D3" w:rsidRDefault="003D003E" w:rsidP="00863A9A">
            <w:pPr>
              <w:pStyle w:val="TableEntry"/>
            </w:pPr>
            <w:r w:rsidRPr="001F42D3">
              <w:t>0104</w:t>
            </w:r>
          </w:p>
        </w:tc>
        <w:tc>
          <w:tcPr>
            <w:tcW w:w="900" w:type="dxa"/>
          </w:tcPr>
          <w:p w14:paraId="2203C1DB" w14:textId="1615F26C" w:rsidR="00B11855" w:rsidRPr="001F42D3" w:rsidRDefault="003D003E" w:rsidP="00DE39CA">
            <w:pPr>
              <w:pStyle w:val="TableEntry"/>
            </w:pPr>
            <w:r w:rsidRPr="001F42D3">
              <w:t>Y</w:t>
            </w:r>
          </w:p>
        </w:tc>
        <w:tc>
          <w:tcPr>
            <w:tcW w:w="1175" w:type="dxa"/>
          </w:tcPr>
          <w:p w14:paraId="0530C268" w14:textId="6301E582" w:rsidR="00B11855" w:rsidRPr="001F42D3" w:rsidRDefault="003D003E" w:rsidP="00DE39CA">
            <w:pPr>
              <w:pStyle w:val="TableEntry"/>
            </w:pPr>
            <w:r w:rsidRPr="001F42D3">
              <w:t>2.6</w:t>
            </w:r>
          </w:p>
        </w:tc>
      </w:tr>
    </w:tbl>
    <w:p w14:paraId="792E1BB4" w14:textId="77777777" w:rsidR="00B11855" w:rsidRPr="001F42D3" w:rsidRDefault="003D003E" w:rsidP="00AC5FA6">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78E9C55E" w14:textId="77777777" w:rsidR="00B11855" w:rsidRPr="001F42D3" w:rsidRDefault="00B11855" w:rsidP="00185E79">
      <w:pPr>
        <w:pStyle w:val="BodyText"/>
      </w:pPr>
    </w:p>
    <w:p w14:paraId="3B45A674" w14:textId="77777777" w:rsidR="00B11855" w:rsidRPr="001F42D3" w:rsidRDefault="00855E3C" w:rsidP="00123C7B">
      <w:pPr>
        <w:pStyle w:val="Heading6"/>
        <w:numPr>
          <w:ilvl w:val="0"/>
          <w:numId w:val="0"/>
        </w:numPr>
        <w:rPr>
          <w:noProof w:val="0"/>
        </w:rPr>
      </w:pPr>
      <w:bookmarkStart w:id="661" w:name="_Toc181625194"/>
      <w:r w:rsidRPr="001F42D3">
        <w:rPr>
          <w:noProof w:val="0"/>
        </w:rPr>
        <w:t xml:space="preserve">3.9.4.1.2.2 </w:t>
      </w:r>
      <w:bookmarkStart w:id="662" w:name="_Toc401769839"/>
      <w:r w:rsidR="003D003E" w:rsidRPr="001F42D3">
        <w:rPr>
          <w:noProof w:val="0"/>
        </w:rPr>
        <w:t>PID Segment – Patient Identification</w:t>
      </w:r>
      <w:bookmarkEnd w:id="661"/>
      <w:bookmarkEnd w:id="662"/>
    </w:p>
    <w:p w14:paraId="3EEE4DB9" w14:textId="77777777" w:rsidR="00B11855" w:rsidRPr="001F42D3" w:rsidRDefault="003D003E" w:rsidP="00CF5627">
      <w:pPr>
        <w:pStyle w:val="TableTitle"/>
      </w:pPr>
      <w:bookmarkStart w:id="663" w:name="_Hlk497833174"/>
      <w:r w:rsidRPr="001F42D3">
        <w:t>Table 3.9.4.1.2.2</w:t>
      </w:r>
      <w:r w:rsidR="005D79DE" w:rsidRPr="001F42D3">
        <w:rPr>
          <w:rFonts w:eastAsia="MS Gothic"/>
        </w:rPr>
        <w:t>-</w:t>
      </w:r>
      <w:r w:rsidR="00E86B15" w:rsidRPr="001F42D3">
        <w:t>1</w:t>
      </w:r>
      <w:r w:rsidRPr="001F42D3">
        <w:t>: PID Segment</w:t>
      </w:r>
      <w:bookmarkEnd w:id="66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1F42D3" w14:paraId="025F1423" w14:textId="77777777" w:rsidTr="00CF5627">
        <w:trPr>
          <w:cantSplit/>
          <w:tblHeader/>
          <w:jc w:val="center"/>
        </w:trPr>
        <w:tc>
          <w:tcPr>
            <w:tcW w:w="1525" w:type="dxa"/>
            <w:shd w:val="clear" w:color="auto" w:fill="D9D9D9"/>
          </w:tcPr>
          <w:p w14:paraId="572877F7" w14:textId="77777777" w:rsidR="00B11855" w:rsidRPr="001F42D3" w:rsidRDefault="003D003E" w:rsidP="00DE39CA">
            <w:pPr>
              <w:pStyle w:val="TableEntryHeader"/>
            </w:pPr>
            <w:r w:rsidRPr="001F42D3">
              <w:t>Name</w:t>
            </w:r>
          </w:p>
        </w:tc>
        <w:tc>
          <w:tcPr>
            <w:tcW w:w="810" w:type="dxa"/>
            <w:shd w:val="clear" w:color="auto" w:fill="D9D9D9"/>
          </w:tcPr>
          <w:p w14:paraId="468F1CB1" w14:textId="77777777" w:rsidR="00B11855" w:rsidRPr="001F42D3" w:rsidRDefault="003D003E" w:rsidP="00DE39CA">
            <w:pPr>
              <w:pStyle w:val="TableEntryHeader"/>
            </w:pPr>
            <w:r w:rsidRPr="001F42D3">
              <w:t>Seq</w:t>
            </w:r>
          </w:p>
        </w:tc>
        <w:tc>
          <w:tcPr>
            <w:tcW w:w="810" w:type="dxa"/>
            <w:shd w:val="clear" w:color="auto" w:fill="D9D9D9"/>
          </w:tcPr>
          <w:p w14:paraId="7B4C8398" w14:textId="77777777" w:rsidR="00B11855" w:rsidRPr="001F42D3" w:rsidRDefault="003D003E" w:rsidP="00DE39CA">
            <w:pPr>
              <w:pStyle w:val="TableEntryHeader"/>
            </w:pPr>
            <w:r w:rsidRPr="001F42D3">
              <w:t>DT</w:t>
            </w:r>
          </w:p>
        </w:tc>
        <w:tc>
          <w:tcPr>
            <w:tcW w:w="720" w:type="dxa"/>
            <w:shd w:val="clear" w:color="auto" w:fill="D9D9D9"/>
          </w:tcPr>
          <w:p w14:paraId="4161617E" w14:textId="77777777" w:rsidR="00B11855" w:rsidRPr="001F42D3" w:rsidRDefault="003D003E" w:rsidP="00DE39CA">
            <w:pPr>
              <w:pStyle w:val="TableEntryHeader"/>
            </w:pPr>
            <w:r w:rsidRPr="001F42D3">
              <w:t>Len</w:t>
            </w:r>
          </w:p>
        </w:tc>
        <w:tc>
          <w:tcPr>
            <w:tcW w:w="720" w:type="dxa"/>
            <w:shd w:val="clear" w:color="auto" w:fill="D9D9D9"/>
          </w:tcPr>
          <w:p w14:paraId="4FE6019A" w14:textId="77777777" w:rsidR="00B11855" w:rsidRPr="001F42D3" w:rsidRDefault="003D003E" w:rsidP="00DE39CA">
            <w:pPr>
              <w:pStyle w:val="TableEntryHeader"/>
            </w:pPr>
            <w:proofErr w:type="spellStart"/>
            <w:r w:rsidRPr="001F42D3">
              <w:t>Opt</w:t>
            </w:r>
            <w:proofErr w:type="spellEnd"/>
          </w:p>
        </w:tc>
        <w:tc>
          <w:tcPr>
            <w:tcW w:w="810" w:type="dxa"/>
            <w:shd w:val="clear" w:color="auto" w:fill="D9D9D9"/>
          </w:tcPr>
          <w:p w14:paraId="45D86130" w14:textId="77777777" w:rsidR="00B11855" w:rsidRPr="001F42D3" w:rsidRDefault="003D003E" w:rsidP="00DE39CA">
            <w:pPr>
              <w:pStyle w:val="TableEntryHeader"/>
            </w:pPr>
            <w:r w:rsidRPr="001F42D3">
              <w:t>Rep</w:t>
            </w:r>
          </w:p>
        </w:tc>
        <w:tc>
          <w:tcPr>
            <w:tcW w:w="630" w:type="dxa"/>
            <w:shd w:val="clear" w:color="auto" w:fill="D9D9D9"/>
          </w:tcPr>
          <w:p w14:paraId="19154C07" w14:textId="77777777" w:rsidR="00B11855" w:rsidRPr="001F42D3" w:rsidRDefault="003D003E" w:rsidP="00DE39CA">
            <w:pPr>
              <w:pStyle w:val="TableEntryHeader"/>
            </w:pPr>
            <w:r w:rsidRPr="001F42D3">
              <w:t>Min</w:t>
            </w:r>
          </w:p>
        </w:tc>
        <w:tc>
          <w:tcPr>
            <w:tcW w:w="810" w:type="dxa"/>
            <w:shd w:val="clear" w:color="auto" w:fill="D9D9D9"/>
          </w:tcPr>
          <w:p w14:paraId="611256FF" w14:textId="77777777" w:rsidR="00B11855" w:rsidRPr="001F42D3" w:rsidRDefault="003D003E" w:rsidP="00DE39CA">
            <w:pPr>
              <w:pStyle w:val="TableEntryHeader"/>
            </w:pPr>
            <w:r w:rsidRPr="001F42D3">
              <w:t>Max</w:t>
            </w:r>
          </w:p>
        </w:tc>
        <w:tc>
          <w:tcPr>
            <w:tcW w:w="810" w:type="dxa"/>
            <w:shd w:val="clear" w:color="auto" w:fill="D9D9D9"/>
          </w:tcPr>
          <w:p w14:paraId="17A06628" w14:textId="77777777" w:rsidR="00B11855" w:rsidRPr="001F42D3" w:rsidRDefault="003D003E" w:rsidP="00DE39CA">
            <w:pPr>
              <w:pStyle w:val="TableEntryHeader"/>
            </w:pPr>
            <w:proofErr w:type="spellStart"/>
            <w:r w:rsidRPr="001F42D3">
              <w:t>Tbl</w:t>
            </w:r>
            <w:proofErr w:type="spellEnd"/>
          </w:p>
        </w:tc>
        <w:tc>
          <w:tcPr>
            <w:tcW w:w="900" w:type="dxa"/>
            <w:shd w:val="clear" w:color="auto" w:fill="D9D9D9"/>
          </w:tcPr>
          <w:p w14:paraId="7F7BC71F" w14:textId="77777777" w:rsidR="00B11855" w:rsidRPr="001F42D3" w:rsidRDefault="003D003E" w:rsidP="00DE39CA">
            <w:pPr>
              <w:pStyle w:val="TableEntryHeader"/>
            </w:pPr>
            <w:r w:rsidRPr="001F42D3">
              <w:t>Fixed Val</w:t>
            </w:r>
          </w:p>
        </w:tc>
        <w:tc>
          <w:tcPr>
            <w:tcW w:w="1193" w:type="dxa"/>
            <w:shd w:val="clear" w:color="auto" w:fill="D9D9D9"/>
          </w:tcPr>
          <w:p w14:paraId="4A92F21D" w14:textId="77777777" w:rsidR="00B11855" w:rsidRPr="001F42D3" w:rsidRDefault="003D003E" w:rsidP="00DE39CA">
            <w:pPr>
              <w:pStyle w:val="TableEntryHeader"/>
            </w:pPr>
            <w:r w:rsidRPr="001F42D3">
              <w:t>Ex Val</w:t>
            </w:r>
          </w:p>
        </w:tc>
      </w:tr>
      <w:tr w:rsidR="00D57E5E" w:rsidRPr="001F42D3" w14:paraId="07231659" w14:textId="77777777" w:rsidTr="00CF5627">
        <w:trPr>
          <w:cantSplit/>
          <w:jc w:val="center"/>
        </w:trPr>
        <w:tc>
          <w:tcPr>
            <w:tcW w:w="1525" w:type="dxa"/>
          </w:tcPr>
          <w:p w14:paraId="14942EC7" w14:textId="71A4C72A" w:rsidR="00B11855" w:rsidRPr="001F42D3" w:rsidRDefault="003D003E" w:rsidP="00863A9A">
            <w:pPr>
              <w:pStyle w:val="TableEntry"/>
            </w:pPr>
            <w:r w:rsidRPr="001F42D3">
              <w:t>Set ID - PID</w:t>
            </w:r>
          </w:p>
        </w:tc>
        <w:tc>
          <w:tcPr>
            <w:tcW w:w="810" w:type="dxa"/>
          </w:tcPr>
          <w:p w14:paraId="13D33448" w14:textId="597979FC" w:rsidR="00B11855" w:rsidRPr="001F42D3" w:rsidRDefault="003D003E" w:rsidP="00863A9A">
            <w:pPr>
              <w:pStyle w:val="TableEntry"/>
            </w:pPr>
            <w:r w:rsidRPr="001F42D3">
              <w:t>1</w:t>
            </w:r>
          </w:p>
        </w:tc>
        <w:tc>
          <w:tcPr>
            <w:tcW w:w="810" w:type="dxa"/>
          </w:tcPr>
          <w:p w14:paraId="28896A2D" w14:textId="2449AFC3" w:rsidR="00B11855" w:rsidRPr="001F42D3" w:rsidRDefault="003D003E" w:rsidP="00863A9A">
            <w:pPr>
              <w:pStyle w:val="TableEntry"/>
            </w:pPr>
            <w:r w:rsidRPr="001F42D3">
              <w:t>SI</w:t>
            </w:r>
          </w:p>
        </w:tc>
        <w:tc>
          <w:tcPr>
            <w:tcW w:w="720" w:type="dxa"/>
          </w:tcPr>
          <w:p w14:paraId="3ABB06C8" w14:textId="39E87EF1" w:rsidR="00B11855" w:rsidRPr="001F42D3" w:rsidRDefault="003D003E" w:rsidP="00863A9A">
            <w:pPr>
              <w:pStyle w:val="TableEntry"/>
            </w:pPr>
            <w:r w:rsidRPr="001F42D3">
              <w:t>4</w:t>
            </w:r>
          </w:p>
        </w:tc>
        <w:tc>
          <w:tcPr>
            <w:tcW w:w="720" w:type="dxa"/>
          </w:tcPr>
          <w:p w14:paraId="33FFF69B" w14:textId="275AB8BF" w:rsidR="00B11855" w:rsidRPr="001F42D3" w:rsidRDefault="003D003E" w:rsidP="00863A9A">
            <w:pPr>
              <w:pStyle w:val="TableEntry"/>
            </w:pPr>
            <w:r w:rsidRPr="001F42D3">
              <w:t>O</w:t>
            </w:r>
          </w:p>
        </w:tc>
        <w:tc>
          <w:tcPr>
            <w:tcW w:w="810" w:type="dxa"/>
          </w:tcPr>
          <w:p w14:paraId="7DA46AE0" w14:textId="77777777" w:rsidR="00B11855" w:rsidRPr="001F42D3" w:rsidRDefault="00B11855" w:rsidP="00863A9A">
            <w:pPr>
              <w:pStyle w:val="TableEntry"/>
            </w:pPr>
          </w:p>
        </w:tc>
        <w:tc>
          <w:tcPr>
            <w:tcW w:w="630" w:type="dxa"/>
          </w:tcPr>
          <w:p w14:paraId="27A51A06" w14:textId="5E6E3F04" w:rsidR="00B11855" w:rsidRPr="001F42D3" w:rsidRDefault="003D003E" w:rsidP="00863A9A">
            <w:pPr>
              <w:pStyle w:val="TableEntry"/>
            </w:pPr>
            <w:r w:rsidRPr="001F42D3">
              <w:t>0</w:t>
            </w:r>
          </w:p>
        </w:tc>
        <w:tc>
          <w:tcPr>
            <w:tcW w:w="810" w:type="dxa"/>
          </w:tcPr>
          <w:p w14:paraId="03E41B65" w14:textId="46746F2B" w:rsidR="00B11855" w:rsidRPr="001F42D3" w:rsidRDefault="003D003E" w:rsidP="00863A9A">
            <w:pPr>
              <w:pStyle w:val="TableEntry"/>
            </w:pPr>
            <w:r w:rsidRPr="001F42D3">
              <w:t>1</w:t>
            </w:r>
          </w:p>
        </w:tc>
        <w:tc>
          <w:tcPr>
            <w:tcW w:w="810" w:type="dxa"/>
          </w:tcPr>
          <w:p w14:paraId="60FBA28B" w14:textId="77777777" w:rsidR="00B11855" w:rsidRPr="001F42D3" w:rsidRDefault="00B11855" w:rsidP="00863A9A">
            <w:pPr>
              <w:pStyle w:val="TableEntry"/>
            </w:pPr>
          </w:p>
        </w:tc>
        <w:tc>
          <w:tcPr>
            <w:tcW w:w="900" w:type="dxa"/>
          </w:tcPr>
          <w:p w14:paraId="309798D2" w14:textId="77777777" w:rsidR="00B11855" w:rsidRPr="001F42D3" w:rsidRDefault="00B11855" w:rsidP="00863A9A">
            <w:pPr>
              <w:pStyle w:val="TableEntry"/>
            </w:pPr>
          </w:p>
        </w:tc>
        <w:tc>
          <w:tcPr>
            <w:tcW w:w="1193" w:type="dxa"/>
          </w:tcPr>
          <w:p w14:paraId="42CE8076" w14:textId="7BD9A1FA" w:rsidR="00B11855" w:rsidRPr="001F42D3" w:rsidRDefault="00B11855" w:rsidP="00863A9A">
            <w:pPr>
              <w:pStyle w:val="TableEntry"/>
            </w:pPr>
          </w:p>
        </w:tc>
      </w:tr>
      <w:tr w:rsidR="00D57E5E" w:rsidRPr="001F42D3" w14:paraId="259ED97C" w14:textId="77777777" w:rsidTr="00CF5627">
        <w:trPr>
          <w:cantSplit/>
          <w:jc w:val="center"/>
        </w:trPr>
        <w:tc>
          <w:tcPr>
            <w:tcW w:w="1525" w:type="dxa"/>
          </w:tcPr>
          <w:p w14:paraId="681D01E3" w14:textId="67280075" w:rsidR="00B11855" w:rsidRPr="001F42D3" w:rsidRDefault="003D003E" w:rsidP="00863A9A">
            <w:pPr>
              <w:pStyle w:val="TableEntry"/>
            </w:pPr>
            <w:r w:rsidRPr="001F42D3">
              <w:t>Patient Identifier List</w:t>
            </w:r>
          </w:p>
        </w:tc>
        <w:tc>
          <w:tcPr>
            <w:tcW w:w="810" w:type="dxa"/>
          </w:tcPr>
          <w:p w14:paraId="3BDE4C17" w14:textId="04A68676" w:rsidR="00B11855" w:rsidRPr="001F42D3" w:rsidRDefault="003D003E" w:rsidP="00863A9A">
            <w:pPr>
              <w:pStyle w:val="TableEntry"/>
            </w:pPr>
            <w:r w:rsidRPr="001F42D3">
              <w:t>3</w:t>
            </w:r>
          </w:p>
        </w:tc>
        <w:tc>
          <w:tcPr>
            <w:tcW w:w="810" w:type="dxa"/>
          </w:tcPr>
          <w:p w14:paraId="5A19D40A" w14:textId="03811D4F" w:rsidR="00B11855" w:rsidRPr="001F42D3" w:rsidRDefault="003D003E" w:rsidP="00863A9A">
            <w:pPr>
              <w:pStyle w:val="TableEntry"/>
            </w:pPr>
            <w:r w:rsidRPr="001F42D3">
              <w:t>CX</w:t>
            </w:r>
          </w:p>
        </w:tc>
        <w:tc>
          <w:tcPr>
            <w:tcW w:w="720" w:type="dxa"/>
          </w:tcPr>
          <w:p w14:paraId="2BE85AA0" w14:textId="0B4E1B45" w:rsidR="00B11855" w:rsidRPr="001F42D3" w:rsidRDefault="003D003E" w:rsidP="00863A9A">
            <w:pPr>
              <w:pStyle w:val="TableEntry"/>
            </w:pPr>
            <w:r w:rsidRPr="001F42D3">
              <w:t>250</w:t>
            </w:r>
          </w:p>
        </w:tc>
        <w:tc>
          <w:tcPr>
            <w:tcW w:w="720" w:type="dxa"/>
          </w:tcPr>
          <w:p w14:paraId="0BE9818C" w14:textId="4E78E90D" w:rsidR="00B11855" w:rsidRPr="001F42D3" w:rsidRDefault="003D003E" w:rsidP="00863A9A">
            <w:pPr>
              <w:pStyle w:val="TableEntry"/>
            </w:pPr>
            <w:r w:rsidRPr="001F42D3">
              <w:t>R</w:t>
            </w:r>
          </w:p>
        </w:tc>
        <w:tc>
          <w:tcPr>
            <w:tcW w:w="810" w:type="dxa"/>
          </w:tcPr>
          <w:p w14:paraId="181B8E09" w14:textId="0F918067" w:rsidR="00B11855" w:rsidRPr="001F42D3" w:rsidRDefault="003D003E" w:rsidP="00863A9A">
            <w:pPr>
              <w:pStyle w:val="TableEntry"/>
            </w:pPr>
            <w:r w:rsidRPr="001F42D3">
              <w:t>True</w:t>
            </w:r>
          </w:p>
        </w:tc>
        <w:tc>
          <w:tcPr>
            <w:tcW w:w="630" w:type="dxa"/>
          </w:tcPr>
          <w:p w14:paraId="7424AF41" w14:textId="5BF79960" w:rsidR="00B11855" w:rsidRPr="001F42D3" w:rsidRDefault="003D003E" w:rsidP="00863A9A">
            <w:pPr>
              <w:pStyle w:val="TableEntry"/>
            </w:pPr>
            <w:r w:rsidRPr="001F42D3">
              <w:t>1</w:t>
            </w:r>
          </w:p>
        </w:tc>
        <w:tc>
          <w:tcPr>
            <w:tcW w:w="810" w:type="dxa"/>
          </w:tcPr>
          <w:p w14:paraId="3E645576" w14:textId="44C3ED4A" w:rsidR="00B11855" w:rsidRPr="001F42D3" w:rsidRDefault="003D003E" w:rsidP="00863A9A">
            <w:pPr>
              <w:pStyle w:val="TableEntry"/>
            </w:pPr>
            <w:r w:rsidRPr="001F42D3">
              <w:t>*</w:t>
            </w:r>
          </w:p>
        </w:tc>
        <w:tc>
          <w:tcPr>
            <w:tcW w:w="810" w:type="dxa"/>
          </w:tcPr>
          <w:p w14:paraId="2A2F6BA8" w14:textId="2B72FB90" w:rsidR="00B11855" w:rsidRPr="001F42D3" w:rsidRDefault="00B11855" w:rsidP="00863A9A">
            <w:pPr>
              <w:pStyle w:val="TableEntry"/>
            </w:pPr>
          </w:p>
        </w:tc>
        <w:tc>
          <w:tcPr>
            <w:tcW w:w="900" w:type="dxa"/>
          </w:tcPr>
          <w:p w14:paraId="7841D30F" w14:textId="75298852" w:rsidR="00B11855" w:rsidRPr="001F42D3" w:rsidRDefault="00B11855" w:rsidP="00863A9A">
            <w:pPr>
              <w:pStyle w:val="TableEntry"/>
            </w:pPr>
          </w:p>
        </w:tc>
        <w:tc>
          <w:tcPr>
            <w:tcW w:w="1193" w:type="dxa"/>
          </w:tcPr>
          <w:p w14:paraId="104AEE26" w14:textId="555F96CB" w:rsidR="00B11855" w:rsidRPr="001F42D3" w:rsidRDefault="00B11855" w:rsidP="00863A9A">
            <w:pPr>
              <w:pStyle w:val="TableEntry"/>
            </w:pPr>
          </w:p>
        </w:tc>
      </w:tr>
      <w:tr w:rsidR="00D57E5E" w:rsidRPr="001F42D3" w14:paraId="44284726" w14:textId="77777777" w:rsidTr="00CF5627">
        <w:trPr>
          <w:cantSplit/>
          <w:jc w:val="center"/>
        </w:trPr>
        <w:tc>
          <w:tcPr>
            <w:tcW w:w="1525" w:type="dxa"/>
          </w:tcPr>
          <w:p w14:paraId="5A0A2DEE" w14:textId="6909ACFE" w:rsidR="00B11855" w:rsidRPr="001F42D3" w:rsidRDefault="003D003E" w:rsidP="00CF5627">
            <w:pPr>
              <w:pStyle w:val="TableEntryItalicindent"/>
            </w:pPr>
            <w:r w:rsidRPr="001F42D3">
              <w:lastRenderedPageBreak/>
              <w:t>ID number</w:t>
            </w:r>
          </w:p>
        </w:tc>
        <w:tc>
          <w:tcPr>
            <w:tcW w:w="810" w:type="dxa"/>
          </w:tcPr>
          <w:p w14:paraId="5390F307" w14:textId="333E6BF5" w:rsidR="00B11855" w:rsidRPr="001F42D3" w:rsidRDefault="003D003E" w:rsidP="00CF5627">
            <w:pPr>
              <w:pStyle w:val="TableEntry"/>
              <w:rPr>
                <w:i/>
                <w:iCs/>
              </w:rPr>
            </w:pPr>
            <w:r w:rsidRPr="001F42D3">
              <w:rPr>
                <w:i/>
                <w:iCs/>
              </w:rPr>
              <w:t>1</w:t>
            </w:r>
          </w:p>
        </w:tc>
        <w:tc>
          <w:tcPr>
            <w:tcW w:w="810" w:type="dxa"/>
          </w:tcPr>
          <w:p w14:paraId="7AC83F23" w14:textId="7CC06E1E" w:rsidR="00B11855" w:rsidRPr="001F42D3" w:rsidRDefault="003D003E" w:rsidP="00863A9A">
            <w:pPr>
              <w:pStyle w:val="TableEntry"/>
            </w:pPr>
            <w:r w:rsidRPr="001F42D3">
              <w:t>ST</w:t>
            </w:r>
          </w:p>
        </w:tc>
        <w:tc>
          <w:tcPr>
            <w:tcW w:w="720" w:type="dxa"/>
          </w:tcPr>
          <w:p w14:paraId="6F2B1B9F" w14:textId="7D4D661D" w:rsidR="00B11855" w:rsidRPr="001F42D3" w:rsidRDefault="003D003E" w:rsidP="00863A9A">
            <w:pPr>
              <w:pStyle w:val="TableEntry"/>
            </w:pPr>
            <w:r w:rsidRPr="001F42D3">
              <w:t>199</w:t>
            </w:r>
          </w:p>
        </w:tc>
        <w:tc>
          <w:tcPr>
            <w:tcW w:w="720" w:type="dxa"/>
          </w:tcPr>
          <w:p w14:paraId="63CF90FB" w14:textId="1D53520F" w:rsidR="00B11855" w:rsidRPr="001F42D3" w:rsidRDefault="003D003E" w:rsidP="00863A9A">
            <w:pPr>
              <w:pStyle w:val="TableEntry"/>
            </w:pPr>
            <w:r w:rsidRPr="001F42D3">
              <w:t>R</w:t>
            </w:r>
          </w:p>
        </w:tc>
        <w:tc>
          <w:tcPr>
            <w:tcW w:w="810" w:type="dxa"/>
          </w:tcPr>
          <w:p w14:paraId="2CF9CE84" w14:textId="207FD61A" w:rsidR="00B11855" w:rsidRPr="001F42D3" w:rsidRDefault="00B11855" w:rsidP="00863A9A">
            <w:pPr>
              <w:pStyle w:val="TableEntry"/>
            </w:pPr>
          </w:p>
        </w:tc>
        <w:tc>
          <w:tcPr>
            <w:tcW w:w="630" w:type="dxa"/>
          </w:tcPr>
          <w:p w14:paraId="067475EC" w14:textId="63457650" w:rsidR="00B11855" w:rsidRPr="001F42D3" w:rsidRDefault="003D003E" w:rsidP="00863A9A">
            <w:pPr>
              <w:pStyle w:val="TableEntry"/>
            </w:pPr>
            <w:r w:rsidRPr="001F42D3">
              <w:t>1</w:t>
            </w:r>
          </w:p>
        </w:tc>
        <w:tc>
          <w:tcPr>
            <w:tcW w:w="810" w:type="dxa"/>
          </w:tcPr>
          <w:p w14:paraId="3CDC9BA7" w14:textId="7AD8D737" w:rsidR="00B11855" w:rsidRPr="001F42D3" w:rsidRDefault="003D003E" w:rsidP="00863A9A">
            <w:pPr>
              <w:pStyle w:val="TableEntry"/>
            </w:pPr>
            <w:r w:rsidRPr="001F42D3">
              <w:t>1</w:t>
            </w:r>
          </w:p>
        </w:tc>
        <w:tc>
          <w:tcPr>
            <w:tcW w:w="810" w:type="dxa"/>
          </w:tcPr>
          <w:p w14:paraId="764C22FE" w14:textId="6BC5585B" w:rsidR="00B11855" w:rsidRPr="001F42D3" w:rsidRDefault="00B11855" w:rsidP="00863A9A">
            <w:pPr>
              <w:pStyle w:val="TableEntry"/>
            </w:pPr>
          </w:p>
        </w:tc>
        <w:tc>
          <w:tcPr>
            <w:tcW w:w="900" w:type="dxa"/>
          </w:tcPr>
          <w:p w14:paraId="61E7557E" w14:textId="0CDB932C" w:rsidR="00B11855" w:rsidRPr="001F42D3" w:rsidRDefault="00B11855" w:rsidP="00863A9A">
            <w:pPr>
              <w:pStyle w:val="TableEntry"/>
            </w:pPr>
          </w:p>
        </w:tc>
        <w:tc>
          <w:tcPr>
            <w:tcW w:w="1193" w:type="dxa"/>
          </w:tcPr>
          <w:p w14:paraId="02C7C048" w14:textId="5EA9B90D" w:rsidR="00B11855" w:rsidRPr="001F42D3" w:rsidRDefault="003D003E" w:rsidP="00863A9A">
            <w:pPr>
              <w:pStyle w:val="TableEntry"/>
            </w:pPr>
            <w:r w:rsidRPr="001F42D3">
              <w:t>MODEL:XXX/SERIAL:XXX</w:t>
            </w:r>
          </w:p>
        </w:tc>
      </w:tr>
      <w:tr w:rsidR="00D57E5E" w:rsidRPr="001F42D3" w14:paraId="22C3039C" w14:textId="77777777" w:rsidTr="00CF5627">
        <w:trPr>
          <w:cantSplit/>
          <w:jc w:val="center"/>
        </w:trPr>
        <w:tc>
          <w:tcPr>
            <w:tcW w:w="1525" w:type="dxa"/>
          </w:tcPr>
          <w:p w14:paraId="583E511A" w14:textId="4E112FE6" w:rsidR="00B11855" w:rsidRPr="001F42D3" w:rsidRDefault="003D003E" w:rsidP="00CF5627">
            <w:pPr>
              <w:pStyle w:val="TableEntryItalicindent"/>
            </w:pPr>
            <w:r w:rsidRPr="001F42D3">
              <w:t>Assigning authority</w:t>
            </w:r>
          </w:p>
        </w:tc>
        <w:tc>
          <w:tcPr>
            <w:tcW w:w="810" w:type="dxa"/>
          </w:tcPr>
          <w:p w14:paraId="69BA2A2F" w14:textId="046779C1" w:rsidR="00B11855" w:rsidRPr="001F42D3" w:rsidRDefault="003D003E" w:rsidP="00CF5627">
            <w:pPr>
              <w:pStyle w:val="TableEntry"/>
              <w:rPr>
                <w:i/>
                <w:iCs/>
              </w:rPr>
            </w:pPr>
            <w:r w:rsidRPr="001F42D3">
              <w:rPr>
                <w:i/>
                <w:iCs/>
              </w:rPr>
              <w:t>4</w:t>
            </w:r>
          </w:p>
        </w:tc>
        <w:tc>
          <w:tcPr>
            <w:tcW w:w="810" w:type="dxa"/>
          </w:tcPr>
          <w:p w14:paraId="25F141D0" w14:textId="10B68382" w:rsidR="00B11855" w:rsidRPr="001F42D3" w:rsidRDefault="003D003E" w:rsidP="00863A9A">
            <w:pPr>
              <w:pStyle w:val="TableEntry"/>
            </w:pPr>
            <w:r w:rsidRPr="001F42D3">
              <w:t>HD</w:t>
            </w:r>
          </w:p>
        </w:tc>
        <w:tc>
          <w:tcPr>
            <w:tcW w:w="720" w:type="dxa"/>
          </w:tcPr>
          <w:p w14:paraId="3376A241" w14:textId="44DFD403" w:rsidR="00B11855" w:rsidRPr="001F42D3" w:rsidRDefault="003D003E" w:rsidP="00863A9A">
            <w:pPr>
              <w:pStyle w:val="TableEntry"/>
            </w:pPr>
            <w:r w:rsidRPr="001F42D3">
              <w:t>227</w:t>
            </w:r>
          </w:p>
        </w:tc>
        <w:tc>
          <w:tcPr>
            <w:tcW w:w="720" w:type="dxa"/>
          </w:tcPr>
          <w:p w14:paraId="693B5B59" w14:textId="59D5635C" w:rsidR="00B11855" w:rsidRPr="001F42D3" w:rsidRDefault="003D003E" w:rsidP="00863A9A">
            <w:pPr>
              <w:pStyle w:val="TableEntry"/>
            </w:pPr>
            <w:r w:rsidRPr="001F42D3">
              <w:t>R</w:t>
            </w:r>
          </w:p>
        </w:tc>
        <w:tc>
          <w:tcPr>
            <w:tcW w:w="810" w:type="dxa"/>
          </w:tcPr>
          <w:p w14:paraId="252C46F7" w14:textId="6A51AC51" w:rsidR="00B11855" w:rsidRPr="001F42D3" w:rsidRDefault="00B11855" w:rsidP="00863A9A">
            <w:pPr>
              <w:pStyle w:val="TableEntry"/>
            </w:pPr>
          </w:p>
        </w:tc>
        <w:tc>
          <w:tcPr>
            <w:tcW w:w="630" w:type="dxa"/>
          </w:tcPr>
          <w:p w14:paraId="2EAB3F35" w14:textId="5A4C8ED8" w:rsidR="00B11855" w:rsidRPr="001F42D3" w:rsidRDefault="00E86B15" w:rsidP="00863A9A">
            <w:pPr>
              <w:pStyle w:val="TableEntry"/>
            </w:pPr>
            <w:r w:rsidRPr="001F42D3">
              <w:t>1</w:t>
            </w:r>
          </w:p>
        </w:tc>
        <w:tc>
          <w:tcPr>
            <w:tcW w:w="810" w:type="dxa"/>
          </w:tcPr>
          <w:p w14:paraId="7AA4A70C" w14:textId="4610D221" w:rsidR="00B11855" w:rsidRPr="001F42D3" w:rsidRDefault="00E86B15" w:rsidP="00863A9A">
            <w:pPr>
              <w:pStyle w:val="TableEntry"/>
            </w:pPr>
            <w:r w:rsidRPr="001F42D3">
              <w:t>1</w:t>
            </w:r>
          </w:p>
        </w:tc>
        <w:tc>
          <w:tcPr>
            <w:tcW w:w="810" w:type="dxa"/>
          </w:tcPr>
          <w:p w14:paraId="19A96C8D" w14:textId="0E5A17C7" w:rsidR="00B11855" w:rsidRPr="001F42D3" w:rsidRDefault="003D003E" w:rsidP="00863A9A">
            <w:pPr>
              <w:pStyle w:val="TableEntry"/>
            </w:pPr>
            <w:r w:rsidRPr="001F42D3">
              <w:t>0363</w:t>
            </w:r>
          </w:p>
        </w:tc>
        <w:tc>
          <w:tcPr>
            <w:tcW w:w="900" w:type="dxa"/>
          </w:tcPr>
          <w:p w14:paraId="13B61400" w14:textId="314EF454" w:rsidR="00B11855" w:rsidRPr="001F42D3" w:rsidRDefault="00B11855" w:rsidP="00863A9A">
            <w:pPr>
              <w:pStyle w:val="TableEntry"/>
            </w:pPr>
          </w:p>
        </w:tc>
        <w:tc>
          <w:tcPr>
            <w:tcW w:w="1193" w:type="dxa"/>
          </w:tcPr>
          <w:p w14:paraId="4B29EF02" w14:textId="3CFFF57C" w:rsidR="00B11855" w:rsidRPr="001F42D3" w:rsidRDefault="003D003E" w:rsidP="00863A9A">
            <w:pPr>
              <w:pStyle w:val="TableEntry"/>
            </w:pPr>
            <w:r w:rsidRPr="001F42D3">
              <w:t>BSC</w:t>
            </w:r>
          </w:p>
        </w:tc>
      </w:tr>
      <w:tr w:rsidR="00D57E5E" w:rsidRPr="001F42D3" w14:paraId="38966777" w14:textId="77777777" w:rsidTr="00CF5627">
        <w:trPr>
          <w:cantSplit/>
          <w:jc w:val="center"/>
        </w:trPr>
        <w:tc>
          <w:tcPr>
            <w:tcW w:w="1525" w:type="dxa"/>
          </w:tcPr>
          <w:p w14:paraId="2E6E3005" w14:textId="477E4C5F" w:rsidR="00B11855" w:rsidRPr="001F42D3" w:rsidRDefault="003D003E" w:rsidP="00CF5627">
            <w:pPr>
              <w:pStyle w:val="TableEntryItalicindent"/>
            </w:pPr>
            <w:r w:rsidRPr="001F42D3">
              <w:t>identifier type code</w:t>
            </w:r>
          </w:p>
        </w:tc>
        <w:tc>
          <w:tcPr>
            <w:tcW w:w="810" w:type="dxa"/>
          </w:tcPr>
          <w:p w14:paraId="5434FA12" w14:textId="5344A5D6" w:rsidR="00B11855" w:rsidRPr="001F42D3" w:rsidRDefault="003D003E" w:rsidP="00CF5627">
            <w:pPr>
              <w:pStyle w:val="TableEntry"/>
              <w:rPr>
                <w:i/>
                <w:iCs/>
              </w:rPr>
            </w:pPr>
            <w:r w:rsidRPr="001F42D3">
              <w:rPr>
                <w:i/>
                <w:iCs/>
              </w:rPr>
              <w:t>5</w:t>
            </w:r>
          </w:p>
        </w:tc>
        <w:tc>
          <w:tcPr>
            <w:tcW w:w="810" w:type="dxa"/>
          </w:tcPr>
          <w:p w14:paraId="0F6A5E9B" w14:textId="0B9AEDF8" w:rsidR="00B11855" w:rsidRPr="001F42D3" w:rsidRDefault="003D003E" w:rsidP="00863A9A">
            <w:pPr>
              <w:pStyle w:val="TableEntry"/>
            </w:pPr>
            <w:r w:rsidRPr="001F42D3">
              <w:t>ID</w:t>
            </w:r>
          </w:p>
        </w:tc>
        <w:tc>
          <w:tcPr>
            <w:tcW w:w="720" w:type="dxa"/>
          </w:tcPr>
          <w:p w14:paraId="7EBC2085" w14:textId="51A7F3CC" w:rsidR="00B11855" w:rsidRPr="001F42D3" w:rsidRDefault="003D003E" w:rsidP="00863A9A">
            <w:pPr>
              <w:pStyle w:val="TableEntry"/>
            </w:pPr>
            <w:r w:rsidRPr="001F42D3">
              <w:t>5</w:t>
            </w:r>
          </w:p>
        </w:tc>
        <w:tc>
          <w:tcPr>
            <w:tcW w:w="720" w:type="dxa"/>
          </w:tcPr>
          <w:p w14:paraId="123881B6" w14:textId="3340B57F" w:rsidR="00B11855" w:rsidRPr="001F42D3" w:rsidRDefault="003D003E" w:rsidP="00863A9A">
            <w:pPr>
              <w:pStyle w:val="TableEntry"/>
            </w:pPr>
            <w:r w:rsidRPr="001F42D3">
              <w:t>O</w:t>
            </w:r>
          </w:p>
        </w:tc>
        <w:tc>
          <w:tcPr>
            <w:tcW w:w="810" w:type="dxa"/>
          </w:tcPr>
          <w:p w14:paraId="1CD4CC1B" w14:textId="547FA18D" w:rsidR="00B11855" w:rsidRPr="001F42D3" w:rsidRDefault="00B11855" w:rsidP="00863A9A">
            <w:pPr>
              <w:pStyle w:val="TableEntry"/>
            </w:pPr>
          </w:p>
        </w:tc>
        <w:tc>
          <w:tcPr>
            <w:tcW w:w="630" w:type="dxa"/>
          </w:tcPr>
          <w:p w14:paraId="2AA6E8FF" w14:textId="3F6584F3" w:rsidR="00B11855" w:rsidRPr="001F42D3" w:rsidRDefault="003D003E" w:rsidP="00863A9A">
            <w:pPr>
              <w:pStyle w:val="TableEntry"/>
            </w:pPr>
            <w:r w:rsidRPr="001F42D3">
              <w:t>0</w:t>
            </w:r>
          </w:p>
        </w:tc>
        <w:tc>
          <w:tcPr>
            <w:tcW w:w="810" w:type="dxa"/>
          </w:tcPr>
          <w:p w14:paraId="60455986" w14:textId="34AA393E" w:rsidR="00B11855" w:rsidRPr="001F42D3" w:rsidRDefault="003D003E" w:rsidP="00863A9A">
            <w:pPr>
              <w:pStyle w:val="TableEntry"/>
            </w:pPr>
            <w:r w:rsidRPr="001F42D3">
              <w:t>1</w:t>
            </w:r>
          </w:p>
        </w:tc>
        <w:tc>
          <w:tcPr>
            <w:tcW w:w="810" w:type="dxa"/>
          </w:tcPr>
          <w:p w14:paraId="5F88502E" w14:textId="0162C6A2" w:rsidR="00B11855" w:rsidRPr="001F42D3" w:rsidRDefault="003D003E" w:rsidP="00863A9A">
            <w:pPr>
              <w:pStyle w:val="TableEntry"/>
            </w:pPr>
            <w:r w:rsidRPr="001F42D3">
              <w:t>0203</w:t>
            </w:r>
          </w:p>
        </w:tc>
        <w:tc>
          <w:tcPr>
            <w:tcW w:w="900" w:type="dxa"/>
          </w:tcPr>
          <w:p w14:paraId="0B78E123" w14:textId="456AF6CA" w:rsidR="00B11855" w:rsidRPr="001F42D3" w:rsidRDefault="00B11855" w:rsidP="00863A9A">
            <w:pPr>
              <w:pStyle w:val="TableEntry"/>
            </w:pPr>
          </w:p>
        </w:tc>
        <w:tc>
          <w:tcPr>
            <w:tcW w:w="1193" w:type="dxa"/>
          </w:tcPr>
          <w:p w14:paraId="3761A8D3" w14:textId="338A773B" w:rsidR="00B11855" w:rsidRPr="001F42D3" w:rsidRDefault="003D003E" w:rsidP="00863A9A">
            <w:pPr>
              <w:pStyle w:val="TableEntry"/>
            </w:pPr>
            <w:r w:rsidRPr="001F42D3">
              <w:t>U</w:t>
            </w:r>
          </w:p>
        </w:tc>
      </w:tr>
      <w:tr w:rsidR="00D57E5E" w:rsidRPr="001F42D3" w14:paraId="3C93453A" w14:textId="77777777" w:rsidTr="00CF5627">
        <w:trPr>
          <w:cantSplit/>
          <w:jc w:val="center"/>
        </w:trPr>
        <w:tc>
          <w:tcPr>
            <w:tcW w:w="1525" w:type="dxa"/>
          </w:tcPr>
          <w:p w14:paraId="7D0C1EA3" w14:textId="620CDB30" w:rsidR="00B11855" w:rsidRPr="001F42D3" w:rsidRDefault="003D003E" w:rsidP="00863A9A">
            <w:pPr>
              <w:pStyle w:val="TableEntry"/>
            </w:pPr>
            <w:r w:rsidRPr="001F42D3">
              <w:t>Patient Name</w:t>
            </w:r>
          </w:p>
        </w:tc>
        <w:tc>
          <w:tcPr>
            <w:tcW w:w="810" w:type="dxa"/>
          </w:tcPr>
          <w:p w14:paraId="55004E52" w14:textId="2241A897" w:rsidR="00B11855" w:rsidRPr="001F42D3" w:rsidRDefault="003D003E" w:rsidP="00863A9A">
            <w:pPr>
              <w:pStyle w:val="TableEntry"/>
            </w:pPr>
            <w:r w:rsidRPr="001F42D3">
              <w:t>5</w:t>
            </w:r>
          </w:p>
        </w:tc>
        <w:tc>
          <w:tcPr>
            <w:tcW w:w="810" w:type="dxa"/>
          </w:tcPr>
          <w:p w14:paraId="07C98A6A" w14:textId="4BED6EC3" w:rsidR="00B11855" w:rsidRPr="001F42D3" w:rsidRDefault="003D003E" w:rsidP="00863A9A">
            <w:pPr>
              <w:pStyle w:val="TableEntry"/>
            </w:pPr>
            <w:r w:rsidRPr="001F42D3">
              <w:t>XPN</w:t>
            </w:r>
          </w:p>
        </w:tc>
        <w:tc>
          <w:tcPr>
            <w:tcW w:w="720" w:type="dxa"/>
          </w:tcPr>
          <w:p w14:paraId="59CFCA31" w14:textId="6EBF1ABC" w:rsidR="00B11855" w:rsidRPr="001F42D3" w:rsidRDefault="003D003E" w:rsidP="00863A9A">
            <w:pPr>
              <w:pStyle w:val="TableEntry"/>
            </w:pPr>
            <w:r w:rsidRPr="001F42D3">
              <w:t>294</w:t>
            </w:r>
          </w:p>
        </w:tc>
        <w:tc>
          <w:tcPr>
            <w:tcW w:w="720" w:type="dxa"/>
          </w:tcPr>
          <w:p w14:paraId="138C90CC" w14:textId="34718DB7" w:rsidR="00B11855" w:rsidRPr="001F42D3" w:rsidRDefault="003D003E" w:rsidP="00863A9A">
            <w:pPr>
              <w:pStyle w:val="TableEntry"/>
            </w:pPr>
            <w:r w:rsidRPr="001F42D3">
              <w:t>RE</w:t>
            </w:r>
          </w:p>
        </w:tc>
        <w:tc>
          <w:tcPr>
            <w:tcW w:w="810" w:type="dxa"/>
          </w:tcPr>
          <w:p w14:paraId="129B912B" w14:textId="03568338" w:rsidR="00B11855" w:rsidRPr="001F42D3" w:rsidRDefault="003D003E" w:rsidP="00863A9A">
            <w:pPr>
              <w:pStyle w:val="TableEntry"/>
            </w:pPr>
            <w:r w:rsidRPr="001F42D3">
              <w:t>True</w:t>
            </w:r>
          </w:p>
        </w:tc>
        <w:tc>
          <w:tcPr>
            <w:tcW w:w="630" w:type="dxa"/>
          </w:tcPr>
          <w:p w14:paraId="751CD4CB" w14:textId="28F4B7BD" w:rsidR="00B11855" w:rsidRPr="001F42D3" w:rsidRDefault="003D003E" w:rsidP="00863A9A">
            <w:pPr>
              <w:pStyle w:val="TableEntry"/>
            </w:pPr>
            <w:r w:rsidRPr="001F42D3">
              <w:t>1</w:t>
            </w:r>
          </w:p>
        </w:tc>
        <w:tc>
          <w:tcPr>
            <w:tcW w:w="810" w:type="dxa"/>
          </w:tcPr>
          <w:p w14:paraId="6E1C5618" w14:textId="4F399092" w:rsidR="00B11855" w:rsidRPr="001F42D3" w:rsidRDefault="003D003E" w:rsidP="00863A9A">
            <w:pPr>
              <w:pStyle w:val="TableEntry"/>
            </w:pPr>
            <w:r w:rsidRPr="001F42D3">
              <w:t>*</w:t>
            </w:r>
          </w:p>
        </w:tc>
        <w:tc>
          <w:tcPr>
            <w:tcW w:w="810" w:type="dxa"/>
          </w:tcPr>
          <w:p w14:paraId="501FDBB7" w14:textId="6E6C12BE" w:rsidR="00B11855" w:rsidRPr="001F42D3" w:rsidRDefault="00B11855" w:rsidP="00863A9A">
            <w:pPr>
              <w:pStyle w:val="TableEntry"/>
            </w:pPr>
          </w:p>
        </w:tc>
        <w:tc>
          <w:tcPr>
            <w:tcW w:w="900" w:type="dxa"/>
          </w:tcPr>
          <w:p w14:paraId="713CE534" w14:textId="4317FDD5" w:rsidR="00B11855" w:rsidRPr="001F42D3" w:rsidRDefault="00B11855" w:rsidP="00863A9A">
            <w:pPr>
              <w:pStyle w:val="TableEntry"/>
            </w:pPr>
          </w:p>
        </w:tc>
        <w:tc>
          <w:tcPr>
            <w:tcW w:w="1193" w:type="dxa"/>
          </w:tcPr>
          <w:p w14:paraId="4831E10B" w14:textId="0A71A322" w:rsidR="00B11855" w:rsidRPr="001F42D3" w:rsidRDefault="00B11855" w:rsidP="00863A9A">
            <w:pPr>
              <w:pStyle w:val="TableEntry"/>
            </w:pPr>
          </w:p>
        </w:tc>
      </w:tr>
      <w:tr w:rsidR="00D57E5E" w:rsidRPr="001F42D3" w14:paraId="20BEEBC3" w14:textId="77777777" w:rsidTr="00CF5627">
        <w:trPr>
          <w:cantSplit/>
          <w:jc w:val="center"/>
        </w:trPr>
        <w:tc>
          <w:tcPr>
            <w:tcW w:w="1525" w:type="dxa"/>
          </w:tcPr>
          <w:p w14:paraId="78D3A0ED" w14:textId="49C87706" w:rsidR="00B11855" w:rsidRPr="001F42D3" w:rsidRDefault="003D003E" w:rsidP="00CF5627">
            <w:pPr>
              <w:pStyle w:val="TableEntryItalicindent"/>
            </w:pPr>
            <w:r w:rsidRPr="001F42D3">
              <w:t>family name</w:t>
            </w:r>
          </w:p>
        </w:tc>
        <w:tc>
          <w:tcPr>
            <w:tcW w:w="810" w:type="dxa"/>
          </w:tcPr>
          <w:p w14:paraId="69D1A2A6" w14:textId="2A8B04B0" w:rsidR="00B11855" w:rsidRPr="001F42D3" w:rsidRDefault="003D003E" w:rsidP="00CF5627">
            <w:pPr>
              <w:pStyle w:val="TableEntry"/>
              <w:rPr>
                <w:i/>
                <w:iCs/>
              </w:rPr>
            </w:pPr>
            <w:r w:rsidRPr="001F42D3">
              <w:rPr>
                <w:i/>
                <w:iCs/>
              </w:rPr>
              <w:t>1</w:t>
            </w:r>
          </w:p>
        </w:tc>
        <w:tc>
          <w:tcPr>
            <w:tcW w:w="810" w:type="dxa"/>
          </w:tcPr>
          <w:p w14:paraId="2A59B291" w14:textId="323F8FCE" w:rsidR="00B11855" w:rsidRPr="001F42D3" w:rsidRDefault="003D003E" w:rsidP="00863A9A">
            <w:pPr>
              <w:pStyle w:val="TableEntry"/>
            </w:pPr>
            <w:r w:rsidRPr="001F42D3">
              <w:t>FN</w:t>
            </w:r>
          </w:p>
        </w:tc>
        <w:tc>
          <w:tcPr>
            <w:tcW w:w="720" w:type="dxa"/>
          </w:tcPr>
          <w:p w14:paraId="4E242C9B" w14:textId="4B7CB0B2" w:rsidR="00B11855" w:rsidRPr="001F42D3" w:rsidRDefault="003D003E" w:rsidP="00863A9A">
            <w:pPr>
              <w:pStyle w:val="TableEntry"/>
            </w:pPr>
            <w:r w:rsidRPr="001F42D3">
              <w:t>194</w:t>
            </w:r>
          </w:p>
        </w:tc>
        <w:tc>
          <w:tcPr>
            <w:tcW w:w="720" w:type="dxa"/>
          </w:tcPr>
          <w:p w14:paraId="5CD01E88" w14:textId="099374DC" w:rsidR="00B11855" w:rsidRPr="001F42D3" w:rsidRDefault="003D003E" w:rsidP="00863A9A">
            <w:pPr>
              <w:pStyle w:val="TableEntry"/>
            </w:pPr>
            <w:r w:rsidRPr="001F42D3">
              <w:t>O</w:t>
            </w:r>
          </w:p>
        </w:tc>
        <w:tc>
          <w:tcPr>
            <w:tcW w:w="810" w:type="dxa"/>
          </w:tcPr>
          <w:p w14:paraId="37303AA6" w14:textId="78F6C761" w:rsidR="00B11855" w:rsidRPr="001F42D3" w:rsidRDefault="00B11855" w:rsidP="00863A9A">
            <w:pPr>
              <w:pStyle w:val="TableEntry"/>
            </w:pPr>
          </w:p>
        </w:tc>
        <w:tc>
          <w:tcPr>
            <w:tcW w:w="630" w:type="dxa"/>
          </w:tcPr>
          <w:p w14:paraId="5046B3B7" w14:textId="2E4BBB91" w:rsidR="00B11855" w:rsidRPr="001F42D3" w:rsidRDefault="003D003E" w:rsidP="00863A9A">
            <w:pPr>
              <w:pStyle w:val="TableEntry"/>
            </w:pPr>
            <w:r w:rsidRPr="001F42D3">
              <w:t>0</w:t>
            </w:r>
          </w:p>
        </w:tc>
        <w:tc>
          <w:tcPr>
            <w:tcW w:w="810" w:type="dxa"/>
          </w:tcPr>
          <w:p w14:paraId="43696346" w14:textId="2A676FBC" w:rsidR="00B11855" w:rsidRPr="001F42D3" w:rsidRDefault="003D003E" w:rsidP="00863A9A">
            <w:pPr>
              <w:pStyle w:val="TableEntry"/>
            </w:pPr>
            <w:r w:rsidRPr="001F42D3">
              <w:t>1</w:t>
            </w:r>
          </w:p>
        </w:tc>
        <w:tc>
          <w:tcPr>
            <w:tcW w:w="810" w:type="dxa"/>
          </w:tcPr>
          <w:p w14:paraId="3D124E92" w14:textId="5D3652C4" w:rsidR="00B11855" w:rsidRPr="001F42D3" w:rsidRDefault="00B11855" w:rsidP="00863A9A">
            <w:pPr>
              <w:pStyle w:val="TableEntry"/>
            </w:pPr>
          </w:p>
        </w:tc>
        <w:tc>
          <w:tcPr>
            <w:tcW w:w="900" w:type="dxa"/>
          </w:tcPr>
          <w:p w14:paraId="025CFE3A" w14:textId="08121062" w:rsidR="00B11855" w:rsidRPr="001F42D3" w:rsidRDefault="00B11855" w:rsidP="00863A9A">
            <w:pPr>
              <w:pStyle w:val="TableEntry"/>
            </w:pPr>
          </w:p>
        </w:tc>
        <w:tc>
          <w:tcPr>
            <w:tcW w:w="1193" w:type="dxa"/>
          </w:tcPr>
          <w:p w14:paraId="4491999D" w14:textId="2162B00D" w:rsidR="00B11855" w:rsidRPr="001F42D3" w:rsidRDefault="003D003E" w:rsidP="00863A9A">
            <w:pPr>
              <w:pStyle w:val="TableEntry"/>
            </w:pPr>
            <w:r w:rsidRPr="001F42D3">
              <w:t>DOE</w:t>
            </w:r>
          </w:p>
        </w:tc>
      </w:tr>
      <w:tr w:rsidR="00D57E5E" w:rsidRPr="001F42D3" w14:paraId="0B93F48B" w14:textId="77777777" w:rsidTr="00CF5627">
        <w:trPr>
          <w:cantSplit/>
          <w:jc w:val="center"/>
        </w:trPr>
        <w:tc>
          <w:tcPr>
            <w:tcW w:w="1525" w:type="dxa"/>
          </w:tcPr>
          <w:p w14:paraId="57676C82" w14:textId="00F7F75D" w:rsidR="00B11855" w:rsidRPr="001F42D3" w:rsidRDefault="003D003E" w:rsidP="00CF5627">
            <w:pPr>
              <w:pStyle w:val="TableEntryItalicindent"/>
            </w:pPr>
            <w:r w:rsidRPr="001F42D3">
              <w:t>given name</w:t>
            </w:r>
          </w:p>
        </w:tc>
        <w:tc>
          <w:tcPr>
            <w:tcW w:w="810" w:type="dxa"/>
          </w:tcPr>
          <w:p w14:paraId="35BA9ACF" w14:textId="43D95F89" w:rsidR="00B11855" w:rsidRPr="001F42D3" w:rsidRDefault="003D003E" w:rsidP="00CF5627">
            <w:pPr>
              <w:pStyle w:val="TableEntry"/>
              <w:rPr>
                <w:i/>
                <w:iCs/>
              </w:rPr>
            </w:pPr>
            <w:r w:rsidRPr="001F42D3">
              <w:rPr>
                <w:i/>
                <w:iCs/>
              </w:rPr>
              <w:t>2</w:t>
            </w:r>
          </w:p>
        </w:tc>
        <w:tc>
          <w:tcPr>
            <w:tcW w:w="810" w:type="dxa"/>
          </w:tcPr>
          <w:p w14:paraId="52D1BA09" w14:textId="0532DFD1" w:rsidR="00B11855" w:rsidRPr="001F42D3" w:rsidRDefault="003D003E" w:rsidP="00863A9A">
            <w:pPr>
              <w:pStyle w:val="TableEntry"/>
            </w:pPr>
            <w:r w:rsidRPr="001F42D3">
              <w:t>ST</w:t>
            </w:r>
          </w:p>
        </w:tc>
        <w:tc>
          <w:tcPr>
            <w:tcW w:w="720" w:type="dxa"/>
          </w:tcPr>
          <w:p w14:paraId="52DAC602" w14:textId="0BC11A17" w:rsidR="00B11855" w:rsidRPr="001F42D3" w:rsidRDefault="003D003E" w:rsidP="00863A9A">
            <w:pPr>
              <w:pStyle w:val="TableEntry"/>
            </w:pPr>
            <w:r w:rsidRPr="001F42D3">
              <w:t>30</w:t>
            </w:r>
          </w:p>
        </w:tc>
        <w:tc>
          <w:tcPr>
            <w:tcW w:w="720" w:type="dxa"/>
          </w:tcPr>
          <w:p w14:paraId="2DEB134B" w14:textId="0A128A93" w:rsidR="00B11855" w:rsidRPr="001F42D3" w:rsidRDefault="003D003E" w:rsidP="00863A9A">
            <w:pPr>
              <w:pStyle w:val="TableEntry"/>
            </w:pPr>
            <w:r w:rsidRPr="001F42D3">
              <w:t>O</w:t>
            </w:r>
          </w:p>
        </w:tc>
        <w:tc>
          <w:tcPr>
            <w:tcW w:w="810" w:type="dxa"/>
          </w:tcPr>
          <w:p w14:paraId="2E4FF28C" w14:textId="045ACEF2" w:rsidR="00B11855" w:rsidRPr="001F42D3" w:rsidRDefault="00B11855" w:rsidP="00863A9A">
            <w:pPr>
              <w:pStyle w:val="TableEntry"/>
            </w:pPr>
          </w:p>
        </w:tc>
        <w:tc>
          <w:tcPr>
            <w:tcW w:w="630" w:type="dxa"/>
          </w:tcPr>
          <w:p w14:paraId="4C18B794" w14:textId="2AC1CD77" w:rsidR="00B11855" w:rsidRPr="001F42D3" w:rsidRDefault="003D003E" w:rsidP="00863A9A">
            <w:pPr>
              <w:pStyle w:val="TableEntry"/>
            </w:pPr>
            <w:r w:rsidRPr="001F42D3">
              <w:t>0</w:t>
            </w:r>
          </w:p>
        </w:tc>
        <w:tc>
          <w:tcPr>
            <w:tcW w:w="810" w:type="dxa"/>
          </w:tcPr>
          <w:p w14:paraId="6B4796FC" w14:textId="67F426DE" w:rsidR="00B11855" w:rsidRPr="001F42D3" w:rsidRDefault="003D003E" w:rsidP="00863A9A">
            <w:pPr>
              <w:pStyle w:val="TableEntry"/>
            </w:pPr>
            <w:r w:rsidRPr="001F42D3">
              <w:t>1</w:t>
            </w:r>
          </w:p>
        </w:tc>
        <w:tc>
          <w:tcPr>
            <w:tcW w:w="810" w:type="dxa"/>
          </w:tcPr>
          <w:p w14:paraId="347822CE" w14:textId="1C840E48" w:rsidR="00B11855" w:rsidRPr="001F42D3" w:rsidRDefault="00B11855" w:rsidP="00863A9A">
            <w:pPr>
              <w:pStyle w:val="TableEntry"/>
            </w:pPr>
          </w:p>
        </w:tc>
        <w:tc>
          <w:tcPr>
            <w:tcW w:w="900" w:type="dxa"/>
          </w:tcPr>
          <w:p w14:paraId="7FDC09FB" w14:textId="1124AEC2" w:rsidR="00B11855" w:rsidRPr="001F42D3" w:rsidRDefault="00B11855" w:rsidP="00863A9A">
            <w:pPr>
              <w:pStyle w:val="TableEntry"/>
            </w:pPr>
          </w:p>
        </w:tc>
        <w:tc>
          <w:tcPr>
            <w:tcW w:w="1193" w:type="dxa"/>
          </w:tcPr>
          <w:p w14:paraId="3777D786" w14:textId="475110B5" w:rsidR="00B11855" w:rsidRPr="001F42D3" w:rsidRDefault="003D003E" w:rsidP="00863A9A">
            <w:pPr>
              <w:pStyle w:val="TableEntry"/>
            </w:pPr>
            <w:r w:rsidRPr="001F42D3">
              <w:t>JOHN</w:t>
            </w:r>
          </w:p>
        </w:tc>
      </w:tr>
      <w:tr w:rsidR="00D57E5E" w:rsidRPr="001F42D3" w14:paraId="4D0A68E1" w14:textId="77777777" w:rsidTr="00CF5627">
        <w:trPr>
          <w:cantSplit/>
          <w:jc w:val="center"/>
        </w:trPr>
        <w:tc>
          <w:tcPr>
            <w:tcW w:w="1525" w:type="dxa"/>
          </w:tcPr>
          <w:p w14:paraId="46192933" w14:textId="2FAA172B" w:rsidR="00B11855" w:rsidRPr="001F42D3" w:rsidRDefault="003D003E" w:rsidP="00CF5627">
            <w:pPr>
              <w:pStyle w:val="TableEntryItalicindent"/>
            </w:pPr>
            <w:r w:rsidRPr="001F42D3">
              <w:t>second and further given names or initials thereof</w:t>
            </w:r>
          </w:p>
        </w:tc>
        <w:tc>
          <w:tcPr>
            <w:tcW w:w="810" w:type="dxa"/>
          </w:tcPr>
          <w:p w14:paraId="4E4E65EA" w14:textId="2B478F89" w:rsidR="00B11855" w:rsidRPr="001F42D3" w:rsidRDefault="003D003E" w:rsidP="00CF5627">
            <w:pPr>
              <w:pStyle w:val="TableEntry"/>
              <w:rPr>
                <w:i/>
                <w:iCs/>
              </w:rPr>
            </w:pPr>
            <w:r w:rsidRPr="001F42D3">
              <w:rPr>
                <w:i/>
                <w:iCs/>
              </w:rPr>
              <w:t>3</w:t>
            </w:r>
          </w:p>
        </w:tc>
        <w:tc>
          <w:tcPr>
            <w:tcW w:w="810" w:type="dxa"/>
          </w:tcPr>
          <w:p w14:paraId="30A89A6D" w14:textId="735A361C" w:rsidR="00B11855" w:rsidRPr="001F42D3" w:rsidRDefault="003D003E" w:rsidP="00863A9A">
            <w:pPr>
              <w:pStyle w:val="TableEntry"/>
            </w:pPr>
            <w:r w:rsidRPr="001F42D3">
              <w:t>ST</w:t>
            </w:r>
          </w:p>
        </w:tc>
        <w:tc>
          <w:tcPr>
            <w:tcW w:w="720" w:type="dxa"/>
          </w:tcPr>
          <w:p w14:paraId="4F3907F6" w14:textId="66DACAFA" w:rsidR="00B11855" w:rsidRPr="001F42D3" w:rsidRDefault="003D003E" w:rsidP="00863A9A">
            <w:pPr>
              <w:pStyle w:val="TableEntry"/>
            </w:pPr>
            <w:r w:rsidRPr="001F42D3">
              <w:t>30</w:t>
            </w:r>
          </w:p>
        </w:tc>
        <w:tc>
          <w:tcPr>
            <w:tcW w:w="720" w:type="dxa"/>
          </w:tcPr>
          <w:p w14:paraId="59F34354" w14:textId="72A9CDEE" w:rsidR="00B11855" w:rsidRPr="001F42D3" w:rsidRDefault="003D003E" w:rsidP="00863A9A">
            <w:pPr>
              <w:pStyle w:val="TableEntry"/>
            </w:pPr>
            <w:r w:rsidRPr="001F42D3">
              <w:t>O</w:t>
            </w:r>
          </w:p>
        </w:tc>
        <w:tc>
          <w:tcPr>
            <w:tcW w:w="810" w:type="dxa"/>
          </w:tcPr>
          <w:p w14:paraId="646ADAFC" w14:textId="774E1FFD" w:rsidR="00B11855" w:rsidRPr="001F42D3" w:rsidRDefault="00B11855" w:rsidP="00863A9A">
            <w:pPr>
              <w:pStyle w:val="TableEntry"/>
            </w:pPr>
          </w:p>
        </w:tc>
        <w:tc>
          <w:tcPr>
            <w:tcW w:w="630" w:type="dxa"/>
          </w:tcPr>
          <w:p w14:paraId="725FDDD8" w14:textId="0B2E28EC" w:rsidR="00B11855" w:rsidRPr="001F42D3" w:rsidRDefault="003D003E" w:rsidP="00863A9A">
            <w:pPr>
              <w:pStyle w:val="TableEntry"/>
            </w:pPr>
            <w:r w:rsidRPr="001F42D3">
              <w:t>0</w:t>
            </w:r>
          </w:p>
        </w:tc>
        <w:tc>
          <w:tcPr>
            <w:tcW w:w="810" w:type="dxa"/>
          </w:tcPr>
          <w:p w14:paraId="62CEA1AD" w14:textId="04E48A87" w:rsidR="00B11855" w:rsidRPr="001F42D3" w:rsidRDefault="003D003E" w:rsidP="00863A9A">
            <w:pPr>
              <w:pStyle w:val="TableEntry"/>
            </w:pPr>
            <w:r w:rsidRPr="001F42D3">
              <w:t>1</w:t>
            </w:r>
          </w:p>
        </w:tc>
        <w:tc>
          <w:tcPr>
            <w:tcW w:w="810" w:type="dxa"/>
          </w:tcPr>
          <w:p w14:paraId="2C1D4D94" w14:textId="4EA317A3" w:rsidR="00B11855" w:rsidRPr="001F42D3" w:rsidRDefault="00B11855" w:rsidP="00863A9A">
            <w:pPr>
              <w:pStyle w:val="TableEntry"/>
            </w:pPr>
          </w:p>
        </w:tc>
        <w:tc>
          <w:tcPr>
            <w:tcW w:w="900" w:type="dxa"/>
          </w:tcPr>
          <w:p w14:paraId="7B35F789" w14:textId="61CEA3B3" w:rsidR="00B11855" w:rsidRPr="001F42D3" w:rsidRDefault="00B11855" w:rsidP="00863A9A">
            <w:pPr>
              <w:pStyle w:val="TableEntry"/>
            </w:pPr>
          </w:p>
        </w:tc>
        <w:tc>
          <w:tcPr>
            <w:tcW w:w="1193" w:type="dxa"/>
          </w:tcPr>
          <w:p w14:paraId="60663BA1" w14:textId="4F6B01E9" w:rsidR="00B11855" w:rsidRPr="001F42D3" w:rsidRDefault="003D003E" w:rsidP="00863A9A">
            <w:pPr>
              <w:pStyle w:val="TableEntry"/>
            </w:pPr>
            <w:r w:rsidRPr="001F42D3">
              <w:t>S</w:t>
            </w:r>
          </w:p>
        </w:tc>
      </w:tr>
      <w:tr w:rsidR="00D57E5E" w:rsidRPr="001F42D3" w14:paraId="6455344D" w14:textId="77777777" w:rsidTr="00CF5627">
        <w:trPr>
          <w:cantSplit/>
          <w:jc w:val="center"/>
        </w:trPr>
        <w:tc>
          <w:tcPr>
            <w:tcW w:w="1525" w:type="dxa"/>
          </w:tcPr>
          <w:p w14:paraId="23664DF7" w14:textId="2FEA3A56" w:rsidR="00B11855" w:rsidRPr="001F42D3" w:rsidRDefault="003D003E" w:rsidP="00CF5627">
            <w:pPr>
              <w:pStyle w:val="TableEntryItalicindent"/>
            </w:pPr>
            <w:r w:rsidRPr="001F42D3">
              <w:t>suffix (e.g., JR or III)</w:t>
            </w:r>
          </w:p>
        </w:tc>
        <w:tc>
          <w:tcPr>
            <w:tcW w:w="810" w:type="dxa"/>
          </w:tcPr>
          <w:p w14:paraId="26C9C87C" w14:textId="47CCC03F" w:rsidR="00B11855" w:rsidRPr="001F42D3" w:rsidRDefault="003D003E" w:rsidP="00CF5627">
            <w:pPr>
              <w:pStyle w:val="TableEntry"/>
              <w:rPr>
                <w:i/>
                <w:iCs/>
              </w:rPr>
            </w:pPr>
            <w:r w:rsidRPr="001F42D3">
              <w:rPr>
                <w:i/>
                <w:iCs/>
              </w:rPr>
              <w:t>4</w:t>
            </w:r>
          </w:p>
        </w:tc>
        <w:tc>
          <w:tcPr>
            <w:tcW w:w="810" w:type="dxa"/>
          </w:tcPr>
          <w:p w14:paraId="261D0907" w14:textId="14F803E9" w:rsidR="00B11855" w:rsidRPr="001F42D3" w:rsidRDefault="003D003E" w:rsidP="00863A9A">
            <w:pPr>
              <w:pStyle w:val="TableEntry"/>
            </w:pPr>
            <w:r w:rsidRPr="001F42D3">
              <w:t>ST</w:t>
            </w:r>
          </w:p>
        </w:tc>
        <w:tc>
          <w:tcPr>
            <w:tcW w:w="720" w:type="dxa"/>
          </w:tcPr>
          <w:p w14:paraId="42F00C10" w14:textId="09BABF04" w:rsidR="00B11855" w:rsidRPr="001F42D3" w:rsidRDefault="003D003E" w:rsidP="00863A9A">
            <w:pPr>
              <w:pStyle w:val="TableEntry"/>
            </w:pPr>
            <w:r w:rsidRPr="001F42D3">
              <w:t>20</w:t>
            </w:r>
          </w:p>
        </w:tc>
        <w:tc>
          <w:tcPr>
            <w:tcW w:w="720" w:type="dxa"/>
          </w:tcPr>
          <w:p w14:paraId="0E0B9656" w14:textId="5C3EA6DC" w:rsidR="00B11855" w:rsidRPr="001F42D3" w:rsidRDefault="003D003E" w:rsidP="00863A9A">
            <w:pPr>
              <w:pStyle w:val="TableEntry"/>
            </w:pPr>
            <w:r w:rsidRPr="001F42D3">
              <w:t>O</w:t>
            </w:r>
          </w:p>
        </w:tc>
        <w:tc>
          <w:tcPr>
            <w:tcW w:w="810" w:type="dxa"/>
          </w:tcPr>
          <w:p w14:paraId="6D931085" w14:textId="6A943EC7" w:rsidR="00B11855" w:rsidRPr="001F42D3" w:rsidRDefault="00B11855" w:rsidP="00863A9A">
            <w:pPr>
              <w:pStyle w:val="TableEntry"/>
            </w:pPr>
          </w:p>
        </w:tc>
        <w:tc>
          <w:tcPr>
            <w:tcW w:w="630" w:type="dxa"/>
          </w:tcPr>
          <w:p w14:paraId="3DEDAFC2" w14:textId="543957F8" w:rsidR="00B11855" w:rsidRPr="001F42D3" w:rsidRDefault="003D003E" w:rsidP="00863A9A">
            <w:pPr>
              <w:pStyle w:val="TableEntry"/>
            </w:pPr>
            <w:r w:rsidRPr="001F42D3">
              <w:t>0</w:t>
            </w:r>
          </w:p>
        </w:tc>
        <w:tc>
          <w:tcPr>
            <w:tcW w:w="810" w:type="dxa"/>
          </w:tcPr>
          <w:p w14:paraId="627C7F9D" w14:textId="36F0B2B7" w:rsidR="00B11855" w:rsidRPr="001F42D3" w:rsidRDefault="003D003E" w:rsidP="00863A9A">
            <w:pPr>
              <w:pStyle w:val="TableEntry"/>
            </w:pPr>
            <w:r w:rsidRPr="001F42D3">
              <w:t>1</w:t>
            </w:r>
          </w:p>
        </w:tc>
        <w:tc>
          <w:tcPr>
            <w:tcW w:w="810" w:type="dxa"/>
          </w:tcPr>
          <w:p w14:paraId="5D389794" w14:textId="4B04E65B" w:rsidR="00B11855" w:rsidRPr="001F42D3" w:rsidRDefault="00B11855" w:rsidP="00863A9A">
            <w:pPr>
              <w:pStyle w:val="TableEntry"/>
            </w:pPr>
          </w:p>
        </w:tc>
        <w:tc>
          <w:tcPr>
            <w:tcW w:w="900" w:type="dxa"/>
          </w:tcPr>
          <w:p w14:paraId="5F1BF808" w14:textId="1605FCAA" w:rsidR="00B11855" w:rsidRPr="001F42D3" w:rsidRDefault="00B11855" w:rsidP="00863A9A">
            <w:pPr>
              <w:pStyle w:val="TableEntry"/>
            </w:pPr>
          </w:p>
        </w:tc>
        <w:tc>
          <w:tcPr>
            <w:tcW w:w="1193" w:type="dxa"/>
          </w:tcPr>
          <w:p w14:paraId="4F0740FE" w14:textId="7EBAC3CC" w:rsidR="00B11855" w:rsidRPr="001F42D3" w:rsidRDefault="003D003E" w:rsidP="00863A9A">
            <w:pPr>
              <w:pStyle w:val="TableEntry"/>
            </w:pPr>
            <w:r w:rsidRPr="001F42D3">
              <w:t>JR</w:t>
            </w:r>
          </w:p>
        </w:tc>
      </w:tr>
      <w:tr w:rsidR="00D57E5E" w:rsidRPr="001F42D3" w14:paraId="1520D925" w14:textId="77777777" w:rsidTr="00CF5627">
        <w:trPr>
          <w:cantSplit/>
          <w:jc w:val="center"/>
        </w:trPr>
        <w:tc>
          <w:tcPr>
            <w:tcW w:w="1525" w:type="dxa"/>
          </w:tcPr>
          <w:p w14:paraId="33C45A9F" w14:textId="5DF6523B" w:rsidR="00B11855" w:rsidRPr="001F42D3" w:rsidRDefault="003D003E" w:rsidP="00863A9A">
            <w:pPr>
              <w:pStyle w:val="TableEntry"/>
            </w:pPr>
            <w:r w:rsidRPr="001F42D3">
              <w:t>Date/Time of Birth</w:t>
            </w:r>
          </w:p>
        </w:tc>
        <w:tc>
          <w:tcPr>
            <w:tcW w:w="810" w:type="dxa"/>
          </w:tcPr>
          <w:p w14:paraId="0ED547C7" w14:textId="4DBD9BA4" w:rsidR="00B11855" w:rsidRPr="001F42D3" w:rsidRDefault="003D003E" w:rsidP="00863A9A">
            <w:pPr>
              <w:pStyle w:val="TableEntry"/>
            </w:pPr>
            <w:r w:rsidRPr="001F42D3">
              <w:t>7</w:t>
            </w:r>
          </w:p>
        </w:tc>
        <w:tc>
          <w:tcPr>
            <w:tcW w:w="810" w:type="dxa"/>
          </w:tcPr>
          <w:p w14:paraId="272F51BF" w14:textId="7E08C63B" w:rsidR="00B11855" w:rsidRPr="001F42D3" w:rsidRDefault="003D003E" w:rsidP="00863A9A">
            <w:pPr>
              <w:pStyle w:val="TableEntry"/>
            </w:pPr>
            <w:r w:rsidRPr="001F42D3">
              <w:t>TS</w:t>
            </w:r>
          </w:p>
        </w:tc>
        <w:tc>
          <w:tcPr>
            <w:tcW w:w="720" w:type="dxa"/>
          </w:tcPr>
          <w:p w14:paraId="5D5FC58E" w14:textId="31A9B59A" w:rsidR="00B11855" w:rsidRPr="001F42D3" w:rsidRDefault="003D003E" w:rsidP="00863A9A">
            <w:pPr>
              <w:pStyle w:val="TableEntry"/>
            </w:pPr>
            <w:r w:rsidRPr="001F42D3">
              <w:t>26</w:t>
            </w:r>
          </w:p>
        </w:tc>
        <w:tc>
          <w:tcPr>
            <w:tcW w:w="720" w:type="dxa"/>
          </w:tcPr>
          <w:p w14:paraId="3E2AC921" w14:textId="56A8ABA3" w:rsidR="00B11855" w:rsidRPr="001F42D3" w:rsidRDefault="003D003E" w:rsidP="00863A9A">
            <w:pPr>
              <w:pStyle w:val="TableEntry"/>
            </w:pPr>
            <w:r w:rsidRPr="001F42D3">
              <w:t>RE</w:t>
            </w:r>
          </w:p>
        </w:tc>
        <w:tc>
          <w:tcPr>
            <w:tcW w:w="810" w:type="dxa"/>
          </w:tcPr>
          <w:p w14:paraId="0A72CA16" w14:textId="1FCD6C20" w:rsidR="00B11855" w:rsidRPr="001F42D3" w:rsidRDefault="003D003E" w:rsidP="00863A9A">
            <w:pPr>
              <w:pStyle w:val="TableEntry"/>
            </w:pPr>
            <w:r w:rsidRPr="001F42D3">
              <w:t>False</w:t>
            </w:r>
          </w:p>
        </w:tc>
        <w:tc>
          <w:tcPr>
            <w:tcW w:w="630" w:type="dxa"/>
          </w:tcPr>
          <w:p w14:paraId="70BF7253" w14:textId="26B9CE49" w:rsidR="00B11855" w:rsidRPr="001F42D3" w:rsidRDefault="003D003E" w:rsidP="00863A9A">
            <w:pPr>
              <w:pStyle w:val="TableEntry"/>
            </w:pPr>
            <w:r w:rsidRPr="001F42D3">
              <w:t>0</w:t>
            </w:r>
          </w:p>
        </w:tc>
        <w:tc>
          <w:tcPr>
            <w:tcW w:w="810" w:type="dxa"/>
          </w:tcPr>
          <w:p w14:paraId="7B91CD2A" w14:textId="412B8503" w:rsidR="00B11855" w:rsidRPr="001F42D3" w:rsidRDefault="003D003E" w:rsidP="00863A9A">
            <w:pPr>
              <w:pStyle w:val="TableEntry"/>
            </w:pPr>
            <w:r w:rsidRPr="001F42D3">
              <w:t>1</w:t>
            </w:r>
          </w:p>
        </w:tc>
        <w:tc>
          <w:tcPr>
            <w:tcW w:w="810" w:type="dxa"/>
          </w:tcPr>
          <w:p w14:paraId="2378BD92" w14:textId="3D9A8A4C" w:rsidR="00B11855" w:rsidRPr="001F42D3" w:rsidRDefault="00B11855" w:rsidP="00863A9A">
            <w:pPr>
              <w:pStyle w:val="TableEntry"/>
            </w:pPr>
          </w:p>
        </w:tc>
        <w:tc>
          <w:tcPr>
            <w:tcW w:w="900" w:type="dxa"/>
          </w:tcPr>
          <w:p w14:paraId="6A0D4082" w14:textId="6CB86704" w:rsidR="00B11855" w:rsidRPr="001F42D3" w:rsidRDefault="00B11855" w:rsidP="00863A9A">
            <w:pPr>
              <w:pStyle w:val="TableEntry"/>
            </w:pPr>
          </w:p>
        </w:tc>
        <w:tc>
          <w:tcPr>
            <w:tcW w:w="1193" w:type="dxa"/>
          </w:tcPr>
          <w:p w14:paraId="1970BD74" w14:textId="7954E362" w:rsidR="00B11855" w:rsidRPr="001F42D3" w:rsidRDefault="00B11855" w:rsidP="00863A9A">
            <w:pPr>
              <w:pStyle w:val="TableEntry"/>
            </w:pPr>
          </w:p>
        </w:tc>
      </w:tr>
      <w:tr w:rsidR="00D57E5E" w:rsidRPr="001F42D3" w14:paraId="2CD3831D" w14:textId="77777777" w:rsidTr="00CF5627">
        <w:trPr>
          <w:cantSplit/>
          <w:jc w:val="center"/>
        </w:trPr>
        <w:tc>
          <w:tcPr>
            <w:tcW w:w="1525" w:type="dxa"/>
          </w:tcPr>
          <w:p w14:paraId="2837174A" w14:textId="48A42C33" w:rsidR="00B11855" w:rsidRPr="001F42D3" w:rsidRDefault="003D003E" w:rsidP="00CF5627">
            <w:pPr>
              <w:pStyle w:val="TableEntryItalicindent"/>
            </w:pPr>
            <w:r w:rsidRPr="001F42D3">
              <w:t>time</w:t>
            </w:r>
          </w:p>
        </w:tc>
        <w:tc>
          <w:tcPr>
            <w:tcW w:w="810" w:type="dxa"/>
          </w:tcPr>
          <w:p w14:paraId="64854A39" w14:textId="5D407545" w:rsidR="00B11855" w:rsidRPr="001F42D3" w:rsidRDefault="003D003E" w:rsidP="00CF5627">
            <w:pPr>
              <w:pStyle w:val="TableEntry"/>
              <w:rPr>
                <w:i/>
                <w:iCs/>
              </w:rPr>
            </w:pPr>
            <w:r w:rsidRPr="001F42D3">
              <w:rPr>
                <w:i/>
                <w:iCs/>
              </w:rPr>
              <w:t>1</w:t>
            </w:r>
          </w:p>
        </w:tc>
        <w:tc>
          <w:tcPr>
            <w:tcW w:w="810" w:type="dxa"/>
          </w:tcPr>
          <w:p w14:paraId="687D4C77" w14:textId="0CDFC29E" w:rsidR="00B11855" w:rsidRPr="001F42D3" w:rsidRDefault="003D003E" w:rsidP="00863A9A">
            <w:pPr>
              <w:pStyle w:val="TableEntry"/>
            </w:pPr>
            <w:r w:rsidRPr="001F42D3">
              <w:t>DTM</w:t>
            </w:r>
          </w:p>
        </w:tc>
        <w:tc>
          <w:tcPr>
            <w:tcW w:w="720" w:type="dxa"/>
          </w:tcPr>
          <w:p w14:paraId="29EB5051" w14:textId="7F39E61C" w:rsidR="00B11855" w:rsidRPr="001F42D3" w:rsidRDefault="003D003E" w:rsidP="00863A9A">
            <w:pPr>
              <w:pStyle w:val="TableEntry"/>
            </w:pPr>
            <w:r w:rsidRPr="001F42D3">
              <w:t>24</w:t>
            </w:r>
          </w:p>
        </w:tc>
        <w:tc>
          <w:tcPr>
            <w:tcW w:w="720" w:type="dxa"/>
          </w:tcPr>
          <w:p w14:paraId="4374FA29" w14:textId="6B3DC1A5" w:rsidR="00B11855" w:rsidRPr="001F42D3" w:rsidRDefault="003D003E" w:rsidP="00863A9A">
            <w:pPr>
              <w:pStyle w:val="TableEntry"/>
            </w:pPr>
            <w:r w:rsidRPr="001F42D3">
              <w:t>RE</w:t>
            </w:r>
          </w:p>
        </w:tc>
        <w:tc>
          <w:tcPr>
            <w:tcW w:w="810" w:type="dxa"/>
          </w:tcPr>
          <w:p w14:paraId="79ADBC5A" w14:textId="3B3AD259" w:rsidR="00B11855" w:rsidRPr="001F42D3" w:rsidRDefault="00B11855" w:rsidP="00863A9A">
            <w:pPr>
              <w:pStyle w:val="TableEntry"/>
            </w:pPr>
          </w:p>
        </w:tc>
        <w:tc>
          <w:tcPr>
            <w:tcW w:w="630" w:type="dxa"/>
          </w:tcPr>
          <w:p w14:paraId="191FB126" w14:textId="5AA48077" w:rsidR="00B11855" w:rsidRPr="001F42D3" w:rsidRDefault="003D003E" w:rsidP="00863A9A">
            <w:pPr>
              <w:pStyle w:val="TableEntry"/>
            </w:pPr>
            <w:r w:rsidRPr="001F42D3">
              <w:t>1</w:t>
            </w:r>
          </w:p>
        </w:tc>
        <w:tc>
          <w:tcPr>
            <w:tcW w:w="810" w:type="dxa"/>
          </w:tcPr>
          <w:p w14:paraId="6FDBBA5F" w14:textId="73E130CA" w:rsidR="00B11855" w:rsidRPr="001F42D3" w:rsidRDefault="003D003E" w:rsidP="00863A9A">
            <w:pPr>
              <w:pStyle w:val="TableEntry"/>
            </w:pPr>
            <w:r w:rsidRPr="001F42D3">
              <w:t>1</w:t>
            </w:r>
          </w:p>
        </w:tc>
        <w:tc>
          <w:tcPr>
            <w:tcW w:w="810" w:type="dxa"/>
          </w:tcPr>
          <w:p w14:paraId="5B89B7DC" w14:textId="2119B43D" w:rsidR="00B11855" w:rsidRPr="001F42D3" w:rsidRDefault="00B11855" w:rsidP="00863A9A">
            <w:pPr>
              <w:pStyle w:val="TableEntry"/>
            </w:pPr>
          </w:p>
        </w:tc>
        <w:tc>
          <w:tcPr>
            <w:tcW w:w="900" w:type="dxa"/>
          </w:tcPr>
          <w:p w14:paraId="4D5F5BBF" w14:textId="72244F90" w:rsidR="00B11855" w:rsidRPr="001F42D3" w:rsidRDefault="00B11855" w:rsidP="00863A9A">
            <w:pPr>
              <w:pStyle w:val="TableEntry"/>
            </w:pPr>
          </w:p>
        </w:tc>
        <w:tc>
          <w:tcPr>
            <w:tcW w:w="1193" w:type="dxa"/>
          </w:tcPr>
          <w:p w14:paraId="5E4F8CA5" w14:textId="760D4B7C" w:rsidR="00B11855" w:rsidRPr="001F42D3" w:rsidRDefault="003D003E" w:rsidP="00863A9A">
            <w:pPr>
              <w:pStyle w:val="TableEntry"/>
            </w:pPr>
            <w:r w:rsidRPr="001F42D3">
              <w:t>19600328</w:t>
            </w:r>
          </w:p>
        </w:tc>
      </w:tr>
      <w:tr w:rsidR="00D57E5E" w:rsidRPr="001F42D3" w14:paraId="7CA7524D" w14:textId="77777777" w:rsidTr="00CF5627">
        <w:trPr>
          <w:cantSplit/>
          <w:jc w:val="center"/>
        </w:trPr>
        <w:tc>
          <w:tcPr>
            <w:tcW w:w="1525" w:type="dxa"/>
          </w:tcPr>
          <w:p w14:paraId="4959BBF6" w14:textId="7715BDC5" w:rsidR="00B11855" w:rsidRPr="001F42D3" w:rsidRDefault="003D003E" w:rsidP="00863A9A">
            <w:pPr>
              <w:pStyle w:val="TableEntry"/>
            </w:pPr>
            <w:r w:rsidRPr="001F42D3">
              <w:t>Administrative Sex</w:t>
            </w:r>
          </w:p>
        </w:tc>
        <w:tc>
          <w:tcPr>
            <w:tcW w:w="810" w:type="dxa"/>
          </w:tcPr>
          <w:p w14:paraId="128CB0B3" w14:textId="181E13CC" w:rsidR="00B11855" w:rsidRPr="001F42D3" w:rsidRDefault="003D003E" w:rsidP="00863A9A">
            <w:pPr>
              <w:pStyle w:val="TableEntry"/>
            </w:pPr>
            <w:r w:rsidRPr="001F42D3">
              <w:t>8</w:t>
            </w:r>
          </w:p>
        </w:tc>
        <w:tc>
          <w:tcPr>
            <w:tcW w:w="810" w:type="dxa"/>
          </w:tcPr>
          <w:p w14:paraId="3A637ED2" w14:textId="54EA3BDF" w:rsidR="00B11855" w:rsidRPr="001F42D3" w:rsidRDefault="003D003E" w:rsidP="00863A9A">
            <w:pPr>
              <w:pStyle w:val="TableEntry"/>
            </w:pPr>
            <w:r w:rsidRPr="001F42D3">
              <w:t>IS</w:t>
            </w:r>
          </w:p>
        </w:tc>
        <w:tc>
          <w:tcPr>
            <w:tcW w:w="720" w:type="dxa"/>
          </w:tcPr>
          <w:p w14:paraId="1605162F" w14:textId="3907ADC8" w:rsidR="00B11855" w:rsidRPr="001F42D3" w:rsidRDefault="003D003E" w:rsidP="00863A9A">
            <w:pPr>
              <w:pStyle w:val="TableEntry"/>
            </w:pPr>
            <w:r w:rsidRPr="001F42D3">
              <w:t>1</w:t>
            </w:r>
          </w:p>
        </w:tc>
        <w:tc>
          <w:tcPr>
            <w:tcW w:w="720" w:type="dxa"/>
          </w:tcPr>
          <w:p w14:paraId="5C30BF05" w14:textId="76A2AE57" w:rsidR="00B11855" w:rsidRPr="001F42D3" w:rsidRDefault="003D003E" w:rsidP="00863A9A">
            <w:pPr>
              <w:pStyle w:val="TableEntry"/>
            </w:pPr>
            <w:r w:rsidRPr="001F42D3">
              <w:t>RE</w:t>
            </w:r>
          </w:p>
        </w:tc>
        <w:tc>
          <w:tcPr>
            <w:tcW w:w="810" w:type="dxa"/>
          </w:tcPr>
          <w:p w14:paraId="551D1AA0" w14:textId="5A0733E5" w:rsidR="00B11855" w:rsidRPr="001F42D3" w:rsidRDefault="003D003E" w:rsidP="00863A9A">
            <w:pPr>
              <w:pStyle w:val="TableEntry"/>
            </w:pPr>
            <w:r w:rsidRPr="001F42D3">
              <w:t>False</w:t>
            </w:r>
          </w:p>
        </w:tc>
        <w:tc>
          <w:tcPr>
            <w:tcW w:w="630" w:type="dxa"/>
          </w:tcPr>
          <w:p w14:paraId="589356F9" w14:textId="615EAE6F" w:rsidR="00B11855" w:rsidRPr="001F42D3" w:rsidRDefault="003D003E" w:rsidP="00863A9A">
            <w:pPr>
              <w:pStyle w:val="TableEntry"/>
            </w:pPr>
            <w:r w:rsidRPr="001F42D3">
              <w:t>0</w:t>
            </w:r>
          </w:p>
        </w:tc>
        <w:tc>
          <w:tcPr>
            <w:tcW w:w="810" w:type="dxa"/>
          </w:tcPr>
          <w:p w14:paraId="277C690C" w14:textId="0856B4CA" w:rsidR="00B11855" w:rsidRPr="001F42D3" w:rsidRDefault="003D003E" w:rsidP="00863A9A">
            <w:pPr>
              <w:pStyle w:val="TableEntry"/>
            </w:pPr>
            <w:r w:rsidRPr="001F42D3">
              <w:t>1</w:t>
            </w:r>
          </w:p>
        </w:tc>
        <w:tc>
          <w:tcPr>
            <w:tcW w:w="810" w:type="dxa"/>
          </w:tcPr>
          <w:p w14:paraId="6AD6BBFC" w14:textId="01626268" w:rsidR="00B11855" w:rsidRPr="001F42D3" w:rsidRDefault="003D003E" w:rsidP="00863A9A">
            <w:pPr>
              <w:pStyle w:val="TableEntry"/>
            </w:pPr>
            <w:r w:rsidRPr="001F42D3">
              <w:t>0001</w:t>
            </w:r>
          </w:p>
        </w:tc>
        <w:tc>
          <w:tcPr>
            <w:tcW w:w="900" w:type="dxa"/>
          </w:tcPr>
          <w:p w14:paraId="4AF6AF74" w14:textId="3665EC06" w:rsidR="00B11855" w:rsidRPr="001F42D3" w:rsidRDefault="00B11855" w:rsidP="00863A9A">
            <w:pPr>
              <w:pStyle w:val="TableEntry"/>
            </w:pPr>
          </w:p>
        </w:tc>
        <w:tc>
          <w:tcPr>
            <w:tcW w:w="1193" w:type="dxa"/>
          </w:tcPr>
          <w:p w14:paraId="74B5C72F" w14:textId="0308265F" w:rsidR="00B11855" w:rsidRPr="001F42D3" w:rsidRDefault="003D003E" w:rsidP="00863A9A">
            <w:pPr>
              <w:pStyle w:val="TableEntry"/>
            </w:pPr>
            <w:r w:rsidRPr="001F42D3">
              <w:t>M</w:t>
            </w:r>
          </w:p>
        </w:tc>
      </w:tr>
      <w:tr w:rsidR="00D57E5E" w:rsidRPr="001F42D3" w14:paraId="23E1DCB7" w14:textId="77777777" w:rsidTr="00CF5627">
        <w:trPr>
          <w:cantSplit/>
          <w:jc w:val="center"/>
        </w:trPr>
        <w:tc>
          <w:tcPr>
            <w:tcW w:w="1525" w:type="dxa"/>
          </w:tcPr>
          <w:p w14:paraId="3A0D5A78" w14:textId="6AB4AFE6" w:rsidR="00B11855" w:rsidRPr="001F42D3" w:rsidRDefault="003D003E" w:rsidP="00863A9A">
            <w:pPr>
              <w:pStyle w:val="TableEntry"/>
            </w:pPr>
            <w:r w:rsidRPr="001F42D3">
              <w:t>Patient Address</w:t>
            </w:r>
          </w:p>
        </w:tc>
        <w:tc>
          <w:tcPr>
            <w:tcW w:w="810" w:type="dxa"/>
          </w:tcPr>
          <w:p w14:paraId="2D54893C" w14:textId="30CCFCE6" w:rsidR="00B11855" w:rsidRPr="001F42D3" w:rsidRDefault="003D003E" w:rsidP="00863A9A">
            <w:pPr>
              <w:pStyle w:val="TableEntry"/>
            </w:pPr>
            <w:r w:rsidRPr="001F42D3">
              <w:t>11</w:t>
            </w:r>
          </w:p>
        </w:tc>
        <w:tc>
          <w:tcPr>
            <w:tcW w:w="810" w:type="dxa"/>
          </w:tcPr>
          <w:p w14:paraId="1F217BE5" w14:textId="430ED514" w:rsidR="00B11855" w:rsidRPr="001F42D3" w:rsidRDefault="003D003E" w:rsidP="00863A9A">
            <w:pPr>
              <w:pStyle w:val="TableEntry"/>
            </w:pPr>
            <w:r w:rsidRPr="001F42D3">
              <w:t>XAD</w:t>
            </w:r>
          </w:p>
        </w:tc>
        <w:tc>
          <w:tcPr>
            <w:tcW w:w="720" w:type="dxa"/>
          </w:tcPr>
          <w:p w14:paraId="629AC366" w14:textId="2B112BB8" w:rsidR="00B11855" w:rsidRPr="001F42D3" w:rsidRDefault="003D003E" w:rsidP="00863A9A">
            <w:pPr>
              <w:pStyle w:val="TableEntry"/>
            </w:pPr>
            <w:r w:rsidRPr="001F42D3">
              <w:t>513</w:t>
            </w:r>
          </w:p>
        </w:tc>
        <w:tc>
          <w:tcPr>
            <w:tcW w:w="720" w:type="dxa"/>
          </w:tcPr>
          <w:p w14:paraId="66471DA2" w14:textId="4CC7084F" w:rsidR="00B11855" w:rsidRPr="001F42D3" w:rsidRDefault="003D003E" w:rsidP="00863A9A">
            <w:pPr>
              <w:pStyle w:val="TableEntry"/>
            </w:pPr>
            <w:r w:rsidRPr="001F42D3">
              <w:t>RE</w:t>
            </w:r>
          </w:p>
        </w:tc>
        <w:tc>
          <w:tcPr>
            <w:tcW w:w="810" w:type="dxa"/>
          </w:tcPr>
          <w:p w14:paraId="5148BA2D" w14:textId="51ED4F32" w:rsidR="00B11855" w:rsidRPr="001F42D3" w:rsidRDefault="003D003E" w:rsidP="00863A9A">
            <w:pPr>
              <w:pStyle w:val="TableEntry"/>
            </w:pPr>
            <w:r w:rsidRPr="001F42D3">
              <w:t>True</w:t>
            </w:r>
          </w:p>
        </w:tc>
        <w:tc>
          <w:tcPr>
            <w:tcW w:w="630" w:type="dxa"/>
          </w:tcPr>
          <w:p w14:paraId="6E1B2085" w14:textId="180414E5" w:rsidR="00B11855" w:rsidRPr="001F42D3" w:rsidRDefault="003D003E" w:rsidP="00863A9A">
            <w:pPr>
              <w:pStyle w:val="TableEntry"/>
            </w:pPr>
            <w:r w:rsidRPr="001F42D3">
              <w:t>0</w:t>
            </w:r>
          </w:p>
        </w:tc>
        <w:tc>
          <w:tcPr>
            <w:tcW w:w="810" w:type="dxa"/>
          </w:tcPr>
          <w:p w14:paraId="21BB75CB" w14:textId="6FA265F6" w:rsidR="00B11855" w:rsidRPr="001F42D3" w:rsidRDefault="003D003E" w:rsidP="00863A9A">
            <w:pPr>
              <w:pStyle w:val="TableEntry"/>
            </w:pPr>
            <w:r w:rsidRPr="001F42D3">
              <w:t>*</w:t>
            </w:r>
          </w:p>
        </w:tc>
        <w:tc>
          <w:tcPr>
            <w:tcW w:w="810" w:type="dxa"/>
          </w:tcPr>
          <w:p w14:paraId="2FA2C0BE" w14:textId="442E873A" w:rsidR="00B11855" w:rsidRPr="001F42D3" w:rsidRDefault="00B11855" w:rsidP="00863A9A">
            <w:pPr>
              <w:pStyle w:val="TableEntry"/>
            </w:pPr>
          </w:p>
        </w:tc>
        <w:tc>
          <w:tcPr>
            <w:tcW w:w="900" w:type="dxa"/>
          </w:tcPr>
          <w:p w14:paraId="11C90441" w14:textId="48069576" w:rsidR="00B11855" w:rsidRPr="001F42D3" w:rsidRDefault="00B11855" w:rsidP="00863A9A">
            <w:pPr>
              <w:pStyle w:val="TableEntry"/>
            </w:pPr>
          </w:p>
        </w:tc>
        <w:tc>
          <w:tcPr>
            <w:tcW w:w="1193" w:type="dxa"/>
          </w:tcPr>
          <w:p w14:paraId="67B4F32C" w14:textId="3FA09E18" w:rsidR="00B11855" w:rsidRPr="001F42D3" w:rsidRDefault="00B11855" w:rsidP="00863A9A">
            <w:pPr>
              <w:pStyle w:val="TableEntry"/>
            </w:pPr>
          </w:p>
        </w:tc>
      </w:tr>
      <w:tr w:rsidR="00D57E5E" w:rsidRPr="001F42D3" w14:paraId="22EDD040" w14:textId="77777777" w:rsidTr="00CF5627">
        <w:trPr>
          <w:cantSplit/>
          <w:jc w:val="center"/>
        </w:trPr>
        <w:tc>
          <w:tcPr>
            <w:tcW w:w="1525" w:type="dxa"/>
          </w:tcPr>
          <w:p w14:paraId="2ADD2A61" w14:textId="0FDDCA79" w:rsidR="00B11855" w:rsidRPr="001F42D3" w:rsidRDefault="003D003E" w:rsidP="00CF5627">
            <w:pPr>
              <w:pStyle w:val="TableEntryItalicindent"/>
            </w:pPr>
            <w:r w:rsidRPr="001F42D3">
              <w:t>street address</w:t>
            </w:r>
          </w:p>
        </w:tc>
        <w:tc>
          <w:tcPr>
            <w:tcW w:w="810" w:type="dxa"/>
          </w:tcPr>
          <w:p w14:paraId="01AF932C" w14:textId="4AAD4FEF" w:rsidR="00B11855" w:rsidRPr="001F42D3" w:rsidRDefault="003D003E" w:rsidP="00CF5627">
            <w:pPr>
              <w:pStyle w:val="TableEntry"/>
              <w:rPr>
                <w:i/>
              </w:rPr>
            </w:pPr>
            <w:r w:rsidRPr="001F42D3">
              <w:rPr>
                <w:i/>
              </w:rPr>
              <w:t>1</w:t>
            </w:r>
          </w:p>
        </w:tc>
        <w:tc>
          <w:tcPr>
            <w:tcW w:w="810" w:type="dxa"/>
          </w:tcPr>
          <w:p w14:paraId="47ADC0D9" w14:textId="75E064B4" w:rsidR="00B11855" w:rsidRPr="001F42D3" w:rsidRDefault="003D003E" w:rsidP="00863A9A">
            <w:pPr>
              <w:pStyle w:val="TableEntry"/>
              <w:rPr>
                <w:color w:val="FFFFFF"/>
              </w:rPr>
            </w:pPr>
            <w:r w:rsidRPr="001F42D3">
              <w:t>SAD</w:t>
            </w:r>
          </w:p>
        </w:tc>
        <w:tc>
          <w:tcPr>
            <w:tcW w:w="720" w:type="dxa"/>
          </w:tcPr>
          <w:p w14:paraId="6FCC11B5" w14:textId="3C844846" w:rsidR="00B11855" w:rsidRPr="001F42D3" w:rsidRDefault="003D003E" w:rsidP="00863A9A">
            <w:pPr>
              <w:pStyle w:val="TableEntry"/>
              <w:rPr>
                <w:color w:val="FFFFFF"/>
              </w:rPr>
            </w:pPr>
            <w:r w:rsidRPr="001F42D3">
              <w:t>184</w:t>
            </w:r>
          </w:p>
        </w:tc>
        <w:tc>
          <w:tcPr>
            <w:tcW w:w="720" w:type="dxa"/>
          </w:tcPr>
          <w:p w14:paraId="02D04B89" w14:textId="39D57B13" w:rsidR="00B11855" w:rsidRPr="001F42D3" w:rsidRDefault="003D003E" w:rsidP="00863A9A">
            <w:pPr>
              <w:pStyle w:val="TableEntry"/>
              <w:rPr>
                <w:color w:val="FFFFFF"/>
              </w:rPr>
            </w:pPr>
            <w:r w:rsidRPr="001F42D3">
              <w:t>O</w:t>
            </w:r>
          </w:p>
        </w:tc>
        <w:tc>
          <w:tcPr>
            <w:tcW w:w="810" w:type="dxa"/>
          </w:tcPr>
          <w:p w14:paraId="0BEE8723" w14:textId="4DDF52FB" w:rsidR="00B11855" w:rsidRPr="001F42D3" w:rsidRDefault="00B11855" w:rsidP="001F5A5C">
            <w:pPr>
              <w:pStyle w:val="TableEntry"/>
            </w:pPr>
          </w:p>
        </w:tc>
        <w:tc>
          <w:tcPr>
            <w:tcW w:w="630" w:type="dxa"/>
          </w:tcPr>
          <w:p w14:paraId="58C2FE51" w14:textId="0B7F412D" w:rsidR="00B11855" w:rsidRPr="001F42D3" w:rsidRDefault="003D003E" w:rsidP="00863A9A">
            <w:pPr>
              <w:pStyle w:val="TableEntry"/>
              <w:rPr>
                <w:color w:val="FFFFFF"/>
              </w:rPr>
            </w:pPr>
            <w:r w:rsidRPr="001F42D3">
              <w:t>0</w:t>
            </w:r>
          </w:p>
        </w:tc>
        <w:tc>
          <w:tcPr>
            <w:tcW w:w="810" w:type="dxa"/>
          </w:tcPr>
          <w:p w14:paraId="4BA34787" w14:textId="2BF41498" w:rsidR="00B11855" w:rsidRPr="001F42D3" w:rsidRDefault="003D003E" w:rsidP="00863A9A">
            <w:pPr>
              <w:pStyle w:val="TableEntry"/>
              <w:rPr>
                <w:color w:val="FFFFFF"/>
              </w:rPr>
            </w:pPr>
            <w:r w:rsidRPr="001F42D3">
              <w:t>1</w:t>
            </w:r>
          </w:p>
        </w:tc>
        <w:tc>
          <w:tcPr>
            <w:tcW w:w="810" w:type="dxa"/>
          </w:tcPr>
          <w:p w14:paraId="51FBD5FE" w14:textId="4DC6DC5E" w:rsidR="00B11855" w:rsidRPr="001F42D3" w:rsidRDefault="00B11855" w:rsidP="001F5A5C">
            <w:pPr>
              <w:pStyle w:val="TableEntry"/>
            </w:pPr>
          </w:p>
        </w:tc>
        <w:tc>
          <w:tcPr>
            <w:tcW w:w="900" w:type="dxa"/>
          </w:tcPr>
          <w:p w14:paraId="454D43D8" w14:textId="6100D11F" w:rsidR="00B11855" w:rsidRPr="001F42D3" w:rsidRDefault="00B11855" w:rsidP="00863A9A">
            <w:pPr>
              <w:pStyle w:val="TableEntry"/>
            </w:pPr>
          </w:p>
        </w:tc>
        <w:tc>
          <w:tcPr>
            <w:tcW w:w="1193" w:type="dxa"/>
          </w:tcPr>
          <w:p w14:paraId="403095C0" w14:textId="77637D55" w:rsidR="00B11855" w:rsidRPr="001F42D3" w:rsidRDefault="003D003E" w:rsidP="001F5A5C">
            <w:pPr>
              <w:pStyle w:val="TableEntry"/>
            </w:pPr>
            <w:r w:rsidRPr="001F42D3">
              <w:t>12345 Some Street</w:t>
            </w:r>
          </w:p>
        </w:tc>
      </w:tr>
      <w:tr w:rsidR="00D57E5E" w:rsidRPr="001F42D3" w14:paraId="2B377DDD" w14:textId="77777777" w:rsidTr="00CF5627">
        <w:trPr>
          <w:cantSplit/>
          <w:jc w:val="center"/>
        </w:trPr>
        <w:tc>
          <w:tcPr>
            <w:tcW w:w="1525" w:type="dxa"/>
          </w:tcPr>
          <w:p w14:paraId="185AF780" w14:textId="3ECC155F" w:rsidR="00B11855" w:rsidRPr="001F42D3" w:rsidRDefault="003D003E" w:rsidP="00CF5627">
            <w:pPr>
              <w:pStyle w:val="TableEntryItalicindent"/>
            </w:pPr>
            <w:r w:rsidRPr="001F42D3">
              <w:t xml:space="preserve"> other designation</w:t>
            </w:r>
          </w:p>
        </w:tc>
        <w:tc>
          <w:tcPr>
            <w:tcW w:w="810" w:type="dxa"/>
          </w:tcPr>
          <w:p w14:paraId="74D5B194" w14:textId="365CC224" w:rsidR="00B11855" w:rsidRPr="001F42D3" w:rsidRDefault="003D003E" w:rsidP="00CF5627">
            <w:pPr>
              <w:pStyle w:val="TableEntry"/>
              <w:rPr>
                <w:i/>
              </w:rPr>
            </w:pPr>
            <w:r w:rsidRPr="001F42D3">
              <w:rPr>
                <w:i/>
              </w:rPr>
              <w:t>2</w:t>
            </w:r>
          </w:p>
        </w:tc>
        <w:tc>
          <w:tcPr>
            <w:tcW w:w="810" w:type="dxa"/>
          </w:tcPr>
          <w:p w14:paraId="450A70ED" w14:textId="1F90B6BF" w:rsidR="00B11855" w:rsidRPr="001F42D3" w:rsidRDefault="003D003E" w:rsidP="00863A9A">
            <w:pPr>
              <w:pStyle w:val="TableEntry"/>
              <w:rPr>
                <w:color w:val="FFFFFF"/>
              </w:rPr>
            </w:pPr>
            <w:r w:rsidRPr="001F42D3">
              <w:t>ST</w:t>
            </w:r>
          </w:p>
        </w:tc>
        <w:tc>
          <w:tcPr>
            <w:tcW w:w="720" w:type="dxa"/>
          </w:tcPr>
          <w:p w14:paraId="3C9B1F2C" w14:textId="0DBF84CC" w:rsidR="00B11855" w:rsidRPr="001F42D3" w:rsidRDefault="003D003E" w:rsidP="00863A9A">
            <w:pPr>
              <w:pStyle w:val="TableEntry"/>
              <w:rPr>
                <w:color w:val="FFFFFF"/>
              </w:rPr>
            </w:pPr>
            <w:r w:rsidRPr="001F42D3">
              <w:t>120</w:t>
            </w:r>
          </w:p>
        </w:tc>
        <w:tc>
          <w:tcPr>
            <w:tcW w:w="720" w:type="dxa"/>
          </w:tcPr>
          <w:p w14:paraId="2607A41E" w14:textId="07563D8F" w:rsidR="00B11855" w:rsidRPr="001F42D3" w:rsidRDefault="003D003E" w:rsidP="00863A9A">
            <w:pPr>
              <w:pStyle w:val="TableEntry"/>
              <w:rPr>
                <w:color w:val="FFFFFF"/>
              </w:rPr>
            </w:pPr>
            <w:r w:rsidRPr="001F42D3">
              <w:t>O</w:t>
            </w:r>
          </w:p>
        </w:tc>
        <w:tc>
          <w:tcPr>
            <w:tcW w:w="810" w:type="dxa"/>
          </w:tcPr>
          <w:p w14:paraId="0E2FD12B" w14:textId="12845A50" w:rsidR="00B11855" w:rsidRPr="001F42D3" w:rsidRDefault="00B11855" w:rsidP="001F5A5C">
            <w:pPr>
              <w:pStyle w:val="TableEntry"/>
            </w:pPr>
          </w:p>
        </w:tc>
        <w:tc>
          <w:tcPr>
            <w:tcW w:w="630" w:type="dxa"/>
          </w:tcPr>
          <w:p w14:paraId="5B780FEC" w14:textId="7A896DD9" w:rsidR="00B11855" w:rsidRPr="001F42D3" w:rsidRDefault="003D003E" w:rsidP="00863A9A">
            <w:pPr>
              <w:pStyle w:val="TableEntry"/>
              <w:rPr>
                <w:color w:val="FFFFFF"/>
              </w:rPr>
            </w:pPr>
            <w:r w:rsidRPr="001F42D3">
              <w:t>0</w:t>
            </w:r>
          </w:p>
        </w:tc>
        <w:tc>
          <w:tcPr>
            <w:tcW w:w="810" w:type="dxa"/>
          </w:tcPr>
          <w:p w14:paraId="2807BE82" w14:textId="05482648" w:rsidR="00B11855" w:rsidRPr="001F42D3" w:rsidRDefault="003D003E" w:rsidP="00863A9A">
            <w:pPr>
              <w:pStyle w:val="TableEntry"/>
              <w:rPr>
                <w:color w:val="FFFFFF"/>
              </w:rPr>
            </w:pPr>
            <w:r w:rsidRPr="001F42D3">
              <w:t>1</w:t>
            </w:r>
          </w:p>
        </w:tc>
        <w:tc>
          <w:tcPr>
            <w:tcW w:w="810" w:type="dxa"/>
          </w:tcPr>
          <w:p w14:paraId="4C2438AC" w14:textId="3BF142CB" w:rsidR="00B11855" w:rsidRPr="001F42D3" w:rsidRDefault="00B11855" w:rsidP="001F5A5C">
            <w:pPr>
              <w:pStyle w:val="TableEntry"/>
            </w:pPr>
          </w:p>
        </w:tc>
        <w:tc>
          <w:tcPr>
            <w:tcW w:w="900" w:type="dxa"/>
          </w:tcPr>
          <w:p w14:paraId="249F0836" w14:textId="319C26C9" w:rsidR="00B11855" w:rsidRPr="001F42D3" w:rsidRDefault="00B11855" w:rsidP="001F5A5C">
            <w:pPr>
              <w:pStyle w:val="TableEntry"/>
            </w:pPr>
          </w:p>
        </w:tc>
        <w:tc>
          <w:tcPr>
            <w:tcW w:w="1193" w:type="dxa"/>
          </w:tcPr>
          <w:p w14:paraId="040ABE69" w14:textId="4E88B9F8" w:rsidR="00B11855" w:rsidRPr="001F42D3" w:rsidRDefault="003D003E" w:rsidP="001F5A5C">
            <w:pPr>
              <w:pStyle w:val="TableEntry"/>
            </w:pPr>
            <w:r w:rsidRPr="001F42D3">
              <w:t>Apartment 123</w:t>
            </w:r>
          </w:p>
        </w:tc>
      </w:tr>
      <w:tr w:rsidR="00D57E5E" w:rsidRPr="001F42D3" w14:paraId="668F9443" w14:textId="77777777" w:rsidTr="00CF5627">
        <w:trPr>
          <w:cantSplit/>
          <w:jc w:val="center"/>
        </w:trPr>
        <w:tc>
          <w:tcPr>
            <w:tcW w:w="1525" w:type="dxa"/>
          </w:tcPr>
          <w:p w14:paraId="0AE45836" w14:textId="6E534DD6" w:rsidR="00B11855" w:rsidRPr="001F42D3" w:rsidRDefault="003D003E" w:rsidP="00CF5627">
            <w:pPr>
              <w:pStyle w:val="TableEntryItalicindent"/>
            </w:pPr>
            <w:r w:rsidRPr="001F42D3">
              <w:t xml:space="preserve"> city</w:t>
            </w:r>
          </w:p>
        </w:tc>
        <w:tc>
          <w:tcPr>
            <w:tcW w:w="810" w:type="dxa"/>
          </w:tcPr>
          <w:p w14:paraId="7518C9AF" w14:textId="0CDDF66B" w:rsidR="00B11855" w:rsidRPr="001F42D3" w:rsidRDefault="003D003E" w:rsidP="00CF5627">
            <w:pPr>
              <w:pStyle w:val="TableEntry"/>
              <w:rPr>
                <w:i/>
              </w:rPr>
            </w:pPr>
            <w:r w:rsidRPr="001F42D3">
              <w:rPr>
                <w:i/>
              </w:rPr>
              <w:t>3</w:t>
            </w:r>
          </w:p>
        </w:tc>
        <w:tc>
          <w:tcPr>
            <w:tcW w:w="810" w:type="dxa"/>
          </w:tcPr>
          <w:p w14:paraId="52FE3602" w14:textId="3A431B19" w:rsidR="00B11855" w:rsidRPr="001F42D3" w:rsidRDefault="003D003E" w:rsidP="00863A9A">
            <w:pPr>
              <w:pStyle w:val="TableEntry"/>
              <w:rPr>
                <w:color w:val="FFFFFF"/>
              </w:rPr>
            </w:pPr>
            <w:r w:rsidRPr="001F42D3">
              <w:t>ST</w:t>
            </w:r>
          </w:p>
        </w:tc>
        <w:tc>
          <w:tcPr>
            <w:tcW w:w="720" w:type="dxa"/>
          </w:tcPr>
          <w:p w14:paraId="7D6AD93E" w14:textId="3B7358B6" w:rsidR="00B11855" w:rsidRPr="001F42D3" w:rsidRDefault="003D003E" w:rsidP="00863A9A">
            <w:pPr>
              <w:pStyle w:val="TableEntry"/>
              <w:rPr>
                <w:color w:val="FFFFFF"/>
              </w:rPr>
            </w:pPr>
            <w:r w:rsidRPr="001F42D3">
              <w:t>50</w:t>
            </w:r>
          </w:p>
        </w:tc>
        <w:tc>
          <w:tcPr>
            <w:tcW w:w="720" w:type="dxa"/>
          </w:tcPr>
          <w:p w14:paraId="071D1CA8" w14:textId="531F14A9" w:rsidR="00B11855" w:rsidRPr="001F42D3" w:rsidRDefault="003D003E" w:rsidP="00863A9A">
            <w:pPr>
              <w:pStyle w:val="TableEntry"/>
              <w:rPr>
                <w:color w:val="FFFFFF"/>
              </w:rPr>
            </w:pPr>
            <w:r w:rsidRPr="001F42D3">
              <w:t>O</w:t>
            </w:r>
          </w:p>
        </w:tc>
        <w:tc>
          <w:tcPr>
            <w:tcW w:w="810" w:type="dxa"/>
          </w:tcPr>
          <w:p w14:paraId="02E119B3" w14:textId="6A68695D" w:rsidR="00B11855" w:rsidRPr="001F42D3" w:rsidRDefault="00B11855" w:rsidP="001F5A5C">
            <w:pPr>
              <w:pStyle w:val="TableEntry"/>
            </w:pPr>
          </w:p>
        </w:tc>
        <w:tc>
          <w:tcPr>
            <w:tcW w:w="630" w:type="dxa"/>
          </w:tcPr>
          <w:p w14:paraId="10A39224" w14:textId="429F0A0C" w:rsidR="00B11855" w:rsidRPr="001F42D3" w:rsidRDefault="003D003E" w:rsidP="00863A9A">
            <w:pPr>
              <w:pStyle w:val="TableEntry"/>
              <w:rPr>
                <w:color w:val="FFFFFF"/>
              </w:rPr>
            </w:pPr>
            <w:r w:rsidRPr="001F42D3">
              <w:t>0</w:t>
            </w:r>
          </w:p>
        </w:tc>
        <w:tc>
          <w:tcPr>
            <w:tcW w:w="810" w:type="dxa"/>
          </w:tcPr>
          <w:p w14:paraId="6E2A25B3" w14:textId="6A515276" w:rsidR="00B11855" w:rsidRPr="001F42D3" w:rsidRDefault="003D003E" w:rsidP="00863A9A">
            <w:pPr>
              <w:pStyle w:val="TableEntry"/>
              <w:rPr>
                <w:color w:val="FFFFFF"/>
              </w:rPr>
            </w:pPr>
            <w:r w:rsidRPr="001F42D3">
              <w:t>1</w:t>
            </w:r>
          </w:p>
        </w:tc>
        <w:tc>
          <w:tcPr>
            <w:tcW w:w="810" w:type="dxa"/>
          </w:tcPr>
          <w:p w14:paraId="61F544D4" w14:textId="4CD56C7B" w:rsidR="00B11855" w:rsidRPr="001F42D3" w:rsidRDefault="00B11855" w:rsidP="001F5A5C">
            <w:pPr>
              <w:pStyle w:val="TableEntry"/>
            </w:pPr>
          </w:p>
        </w:tc>
        <w:tc>
          <w:tcPr>
            <w:tcW w:w="900" w:type="dxa"/>
          </w:tcPr>
          <w:p w14:paraId="195E5C26" w14:textId="32AF8EF0" w:rsidR="00B11855" w:rsidRPr="001F42D3" w:rsidRDefault="00B11855" w:rsidP="001F5A5C">
            <w:pPr>
              <w:pStyle w:val="TableEntry"/>
            </w:pPr>
          </w:p>
        </w:tc>
        <w:tc>
          <w:tcPr>
            <w:tcW w:w="1193" w:type="dxa"/>
          </w:tcPr>
          <w:p w14:paraId="5401DD31" w14:textId="140B6861" w:rsidR="00B11855" w:rsidRPr="001F42D3" w:rsidRDefault="003D003E" w:rsidP="001F5A5C">
            <w:pPr>
              <w:pStyle w:val="TableEntry"/>
            </w:pPr>
            <w:r w:rsidRPr="001F42D3">
              <w:t>Town</w:t>
            </w:r>
          </w:p>
        </w:tc>
      </w:tr>
      <w:tr w:rsidR="00D57E5E" w:rsidRPr="001F42D3" w14:paraId="21EFA088" w14:textId="77777777" w:rsidTr="00CF5627">
        <w:trPr>
          <w:cantSplit/>
          <w:jc w:val="center"/>
        </w:trPr>
        <w:tc>
          <w:tcPr>
            <w:tcW w:w="1525" w:type="dxa"/>
          </w:tcPr>
          <w:p w14:paraId="2D37CB06" w14:textId="14B006E4" w:rsidR="00B11855" w:rsidRPr="001F42D3" w:rsidRDefault="003D003E" w:rsidP="00CF5627">
            <w:pPr>
              <w:pStyle w:val="TableEntryItalicindent"/>
            </w:pPr>
            <w:r w:rsidRPr="001F42D3">
              <w:t xml:space="preserve"> state or province</w:t>
            </w:r>
          </w:p>
        </w:tc>
        <w:tc>
          <w:tcPr>
            <w:tcW w:w="810" w:type="dxa"/>
          </w:tcPr>
          <w:p w14:paraId="5074623F" w14:textId="40050E67" w:rsidR="00B11855" w:rsidRPr="001F42D3" w:rsidRDefault="003D003E" w:rsidP="00CF5627">
            <w:pPr>
              <w:pStyle w:val="TableEntry"/>
              <w:rPr>
                <w:i/>
              </w:rPr>
            </w:pPr>
            <w:r w:rsidRPr="001F42D3">
              <w:rPr>
                <w:i/>
              </w:rPr>
              <w:t>4</w:t>
            </w:r>
          </w:p>
        </w:tc>
        <w:tc>
          <w:tcPr>
            <w:tcW w:w="810" w:type="dxa"/>
          </w:tcPr>
          <w:p w14:paraId="1BE9E627" w14:textId="1D065A64" w:rsidR="00B11855" w:rsidRPr="001F42D3" w:rsidRDefault="003D003E" w:rsidP="00863A9A">
            <w:pPr>
              <w:pStyle w:val="TableEntry"/>
              <w:rPr>
                <w:color w:val="FFFFFF"/>
              </w:rPr>
            </w:pPr>
            <w:r w:rsidRPr="001F42D3">
              <w:t>ST</w:t>
            </w:r>
          </w:p>
        </w:tc>
        <w:tc>
          <w:tcPr>
            <w:tcW w:w="720" w:type="dxa"/>
          </w:tcPr>
          <w:p w14:paraId="772F22C8" w14:textId="17C6610F" w:rsidR="00B11855" w:rsidRPr="001F42D3" w:rsidRDefault="003D003E" w:rsidP="00863A9A">
            <w:pPr>
              <w:pStyle w:val="TableEntry"/>
              <w:rPr>
                <w:color w:val="FFFFFF"/>
              </w:rPr>
            </w:pPr>
            <w:r w:rsidRPr="001F42D3">
              <w:t>50</w:t>
            </w:r>
          </w:p>
        </w:tc>
        <w:tc>
          <w:tcPr>
            <w:tcW w:w="720" w:type="dxa"/>
          </w:tcPr>
          <w:p w14:paraId="665650D5" w14:textId="30862ECD" w:rsidR="00B11855" w:rsidRPr="001F42D3" w:rsidRDefault="003D003E" w:rsidP="00863A9A">
            <w:pPr>
              <w:pStyle w:val="TableEntry"/>
              <w:rPr>
                <w:color w:val="FFFFFF"/>
              </w:rPr>
            </w:pPr>
            <w:r w:rsidRPr="001F42D3">
              <w:t>O</w:t>
            </w:r>
          </w:p>
        </w:tc>
        <w:tc>
          <w:tcPr>
            <w:tcW w:w="810" w:type="dxa"/>
          </w:tcPr>
          <w:p w14:paraId="1867F717" w14:textId="26BE4AB6" w:rsidR="00B11855" w:rsidRPr="001F42D3" w:rsidRDefault="00B11855" w:rsidP="001F5A5C">
            <w:pPr>
              <w:pStyle w:val="TableEntry"/>
            </w:pPr>
          </w:p>
        </w:tc>
        <w:tc>
          <w:tcPr>
            <w:tcW w:w="630" w:type="dxa"/>
          </w:tcPr>
          <w:p w14:paraId="677EDC8F" w14:textId="6D44F298" w:rsidR="00B11855" w:rsidRPr="001F42D3" w:rsidRDefault="003D003E" w:rsidP="00863A9A">
            <w:pPr>
              <w:pStyle w:val="TableEntry"/>
              <w:rPr>
                <w:color w:val="FFFFFF"/>
              </w:rPr>
            </w:pPr>
            <w:r w:rsidRPr="001F42D3">
              <w:t>0</w:t>
            </w:r>
          </w:p>
        </w:tc>
        <w:tc>
          <w:tcPr>
            <w:tcW w:w="810" w:type="dxa"/>
          </w:tcPr>
          <w:p w14:paraId="08E0446D" w14:textId="091BA031" w:rsidR="00B11855" w:rsidRPr="001F42D3" w:rsidRDefault="003D003E" w:rsidP="00863A9A">
            <w:pPr>
              <w:pStyle w:val="TableEntry"/>
              <w:rPr>
                <w:color w:val="FFFFFF"/>
              </w:rPr>
            </w:pPr>
            <w:r w:rsidRPr="001F42D3">
              <w:t>1</w:t>
            </w:r>
          </w:p>
        </w:tc>
        <w:tc>
          <w:tcPr>
            <w:tcW w:w="810" w:type="dxa"/>
          </w:tcPr>
          <w:p w14:paraId="1EADC159" w14:textId="03DD2BBB" w:rsidR="00B11855" w:rsidRPr="001F42D3" w:rsidRDefault="00B11855" w:rsidP="001F5A5C">
            <w:pPr>
              <w:pStyle w:val="TableEntry"/>
            </w:pPr>
          </w:p>
        </w:tc>
        <w:tc>
          <w:tcPr>
            <w:tcW w:w="900" w:type="dxa"/>
          </w:tcPr>
          <w:p w14:paraId="0ADF2C35" w14:textId="56E353B0" w:rsidR="00B11855" w:rsidRPr="001F42D3" w:rsidRDefault="00B11855" w:rsidP="001F5A5C">
            <w:pPr>
              <w:pStyle w:val="TableEntry"/>
            </w:pPr>
          </w:p>
        </w:tc>
        <w:tc>
          <w:tcPr>
            <w:tcW w:w="1193" w:type="dxa"/>
          </w:tcPr>
          <w:p w14:paraId="2EAF9B90" w14:textId="6A0E6DF6" w:rsidR="00B11855" w:rsidRPr="001F42D3" w:rsidRDefault="003D003E" w:rsidP="001F5A5C">
            <w:pPr>
              <w:pStyle w:val="TableEntry"/>
            </w:pPr>
            <w:r w:rsidRPr="001F42D3">
              <w:t>MN</w:t>
            </w:r>
          </w:p>
        </w:tc>
      </w:tr>
      <w:tr w:rsidR="00D57E5E" w:rsidRPr="001F42D3" w14:paraId="2A9DD320" w14:textId="77777777" w:rsidTr="00CF5627">
        <w:trPr>
          <w:cantSplit/>
          <w:jc w:val="center"/>
        </w:trPr>
        <w:tc>
          <w:tcPr>
            <w:tcW w:w="1525" w:type="dxa"/>
          </w:tcPr>
          <w:p w14:paraId="00EE443F" w14:textId="469D6D34" w:rsidR="00B11855" w:rsidRPr="001F42D3" w:rsidRDefault="003D003E" w:rsidP="00863A9A">
            <w:pPr>
              <w:pStyle w:val="TableEntry"/>
            </w:pPr>
            <w:r w:rsidRPr="001F42D3">
              <w:t>zip or postal code</w:t>
            </w:r>
          </w:p>
        </w:tc>
        <w:tc>
          <w:tcPr>
            <w:tcW w:w="810" w:type="dxa"/>
          </w:tcPr>
          <w:p w14:paraId="4FBCD943" w14:textId="207340E1" w:rsidR="00B11855" w:rsidRPr="001F42D3" w:rsidRDefault="003D003E" w:rsidP="00863A9A">
            <w:pPr>
              <w:pStyle w:val="TableEntry"/>
            </w:pPr>
            <w:r w:rsidRPr="001F42D3">
              <w:t>5</w:t>
            </w:r>
          </w:p>
        </w:tc>
        <w:tc>
          <w:tcPr>
            <w:tcW w:w="810" w:type="dxa"/>
          </w:tcPr>
          <w:p w14:paraId="1AE7B7E9" w14:textId="008CBB2E" w:rsidR="00B11855" w:rsidRPr="001F42D3" w:rsidRDefault="003D003E" w:rsidP="00863A9A">
            <w:pPr>
              <w:pStyle w:val="TableEntry"/>
            </w:pPr>
            <w:r w:rsidRPr="001F42D3">
              <w:t>ST</w:t>
            </w:r>
          </w:p>
        </w:tc>
        <w:tc>
          <w:tcPr>
            <w:tcW w:w="720" w:type="dxa"/>
          </w:tcPr>
          <w:p w14:paraId="4687190C" w14:textId="31F5731B" w:rsidR="00B11855" w:rsidRPr="001F42D3" w:rsidRDefault="003D003E" w:rsidP="00863A9A">
            <w:pPr>
              <w:pStyle w:val="TableEntry"/>
            </w:pPr>
            <w:r w:rsidRPr="001F42D3">
              <w:t>12</w:t>
            </w:r>
          </w:p>
        </w:tc>
        <w:tc>
          <w:tcPr>
            <w:tcW w:w="720" w:type="dxa"/>
          </w:tcPr>
          <w:p w14:paraId="47D8AC10" w14:textId="304DB0C5" w:rsidR="00B11855" w:rsidRPr="001F42D3" w:rsidRDefault="003D003E" w:rsidP="00863A9A">
            <w:pPr>
              <w:pStyle w:val="TableEntry"/>
            </w:pPr>
            <w:r w:rsidRPr="001F42D3">
              <w:t>O</w:t>
            </w:r>
          </w:p>
        </w:tc>
        <w:tc>
          <w:tcPr>
            <w:tcW w:w="810" w:type="dxa"/>
          </w:tcPr>
          <w:p w14:paraId="5E4DBF52" w14:textId="2F83525E" w:rsidR="00B11855" w:rsidRPr="001F42D3" w:rsidRDefault="00B11855" w:rsidP="001F5A5C">
            <w:pPr>
              <w:pStyle w:val="TableEntry"/>
            </w:pPr>
          </w:p>
        </w:tc>
        <w:tc>
          <w:tcPr>
            <w:tcW w:w="630" w:type="dxa"/>
          </w:tcPr>
          <w:p w14:paraId="67B1A100" w14:textId="5BFBA558" w:rsidR="00B11855" w:rsidRPr="001F42D3" w:rsidRDefault="003D003E" w:rsidP="00863A9A">
            <w:pPr>
              <w:pStyle w:val="TableEntry"/>
            </w:pPr>
            <w:r w:rsidRPr="001F42D3">
              <w:t>0</w:t>
            </w:r>
          </w:p>
        </w:tc>
        <w:tc>
          <w:tcPr>
            <w:tcW w:w="810" w:type="dxa"/>
          </w:tcPr>
          <w:p w14:paraId="247A72A4" w14:textId="60030436" w:rsidR="00B11855" w:rsidRPr="001F42D3" w:rsidRDefault="003D003E" w:rsidP="00863A9A">
            <w:pPr>
              <w:pStyle w:val="TableEntry"/>
            </w:pPr>
            <w:r w:rsidRPr="001F42D3">
              <w:t>1</w:t>
            </w:r>
          </w:p>
        </w:tc>
        <w:tc>
          <w:tcPr>
            <w:tcW w:w="810" w:type="dxa"/>
          </w:tcPr>
          <w:p w14:paraId="088CB7CD" w14:textId="6EC568AD" w:rsidR="00B11855" w:rsidRPr="001F42D3" w:rsidRDefault="00B11855" w:rsidP="001F5A5C">
            <w:pPr>
              <w:pStyle w:val="TableEntry"/>
            </w:pPr>
          </w:p>
        </w:tc>
        <w:tc>
          <w:tcPr>
            <w:tcW w:w="900" w:type="dxa"/>
          </w:tcPr>
          <w:p w14:paraId="1973EC1F" w14:textId="264DA59E" w:rsidR="00B11855" w:rsidRPr="001F42D3" w:rsidRDefault="00B11855" w:rsidP="001F5A5C">
            <w:pPr>
              <w:pStyle w:val="TableEntry"/>
            </w:pPr>
          </w:p>
        </w:tc>
        <w:tc>
          <w:tcPr>
            <w:tcW w:w="1193" w:type="dxa"/>
          </w:tcPr>
          <w:p w14:paraId="0F362107" w14:textId="0BD7601D" w:rsidR="00B11855" w:rsidRPr="001F42D3" w:rsidRDefault="003D003E" w:rsidP="001F5A5C">
            <w:pPr>
              <w:pStyle w:val="TableEntry"/>
            </w:pPr>
            <w:r w:rsidRPr="001F42D3">
              <w:t>12345 </w:t>
            </w:r>
          </w:p>
        </w:tc>
      </w:tr>
      <w:tr w:rsidR="00D57E5E" w:rsidRPr="001F42D3" w14:paraId="13926331" w14:textId="77777777" w:rsidTr="00CF5627">
        <w:trPr>
          <w:cantSplit/>
          <w:jc w:val="center"/>
        </w:trPr>
        <w:tc>
          <w:tcPr>
            <w:tcW w:w="1525" w:type="dxa"/>
          </w:tcPr>
          <w:p w14:paraId="03B93457" w14:textId="608EF779" w:rsidR="00B11855" w:rsidRPr="001F42D3" w:rsidRDefault="003D003E" w:rsidP="00863A9A">
            <w:pPr>
              <w:pStyle w:val="TableEntry"/>
            </w:pPr>
            <w:r w:rsidRPr="001F42D3">
              <w:t>country</w:t>
            </w:r>
          </w:p>
        </w:tc>
        <w:tc>
          <w:tcPr>
            <w:tcW w:w="810" w:type="dxa"/>
          </w:tcPr>
          <w:p w14:paraId="7319AC8B" w14:textId="67B8CCF9" w:rsidR="00B11855" w:rsidRPr="001F42D3" w:rsidRDefault="003D003E" w:rsidP="00863A9A">
            <w:pPr>
              <w:pStyle w:val="TableEntry"/>
            </w:pPr>
            <w:r w:rsidRPr="001F42D3">
              <w:t>6</w:t>
            </w:r>
          </w:p>
        </w:tc>
        <w:tc>
          <w:tcPr>
            <w:tcW w:w="810" w:type="dxa"/>
          </w:tcPr>
          <w:p w14:paraId="3AFD4084" w14:textId="379C5B80" w:rsidR="00B11855" w:rsidRPr="001F42D3" w:rsidRDefault="003D003E" w:rsidP="00863A9A">
            <w:pPr>
              <w:pStyle w:val="TableEntry"/>
            </w:pPr>
            <w:r w:rsidRPr="001F42D3">
              <w:t>ID</w:t>
            </w:r>
          </w:p>
        </w:tc>
        <w:tc>
          <w:tcPr>
            <w:tcW w:w="720" w:type="dxa"/>
          </w:tcPr>
          <w:p w14:paraId="20A0D0B6" w14:textId="046F1EB0" w:rsidR="00B11855" w:rsidRPr="001F42D3" w:rsidRDefault="003D003E" w:rsidP="00863A9A">
            <w:pPr>
              <w:pStyle w:val="TableEntry"/>
            </w:pPr>
            <w:r w:rsidRPr="001F42D3">
              <w:t>3</w:t>
            </w:r>
          </w:p>
        </w:tc>
        <w:tc>
          <w:tcPr>
            <w:tcW w:w="720" w:type="dxa"/>
          </w:tcPr>
          <w:p w14:paraId="547397E7" w14:textId="35F8E99B" w:rsidR="00B11855" w:rsidRPr="001F42D3" w:rsidRDefault="003D003E" w:rsidP="00863A9A">
            <w:pPr>
              <w:pStyle w:val="TableEntry"/>
            </w:pPr>
            <w:r w:rsidRPr="001F42D3">
              <w:t>O</w:t>
            </w:r>
          </w:p>
        </w:tc>
        <w:tc>
          <w:tcPr>
            <w:tcW w:w="810" w:type="dxa"/>
          </w:tcPr>
          <w:p w14:paraId="71976530" w14:textId="2926A478" w:rsidR="00B11855" w:rsidRPr="001F42D3" w:rsidRDefault="00B11855" w:rsidP="001F5A5C">
            <w:pPr>
              <w:pStyle w:val="TableEntry"/>
            </w:pPr>
          </w:p>
        </w:tc>
        <w:tc>
          <w:tcPr>
            <w:tcW w:w="630" w:type="dxa"/>
          </w:tcPr>
          <w:p w14:paraId="5811CE55" w14:textId="4A805C2C" w:rsidR="00B11855" w:rsidRPr="001F42D3" w:rsidRDefault="003D003E" w:rsidP="00863A9A">
            <w:pPr>
              <w:pStyle w:val="TableEntry"/>
            </w:pPr>
            <w:r w:rsidRPr="001F42D3">
              <w:t>0</w:t>
            </w:r>
          </w:p>
        </w:tc>
        <w:tc>
          <w:tcPr>
            <w:tcW w:w="810" w:type="dxa"/>
          </w:tcPr>
          <w:p w14:paraId="3E25824C" w14:textId="395CCFE3" w:rsidR="00B11855" w:rsidRPr="001F42D3" w:rsidRDefault="003D003E" w:rsidP="00863A9A">
            <w:pPr>
              <w:pStyle w:val="TableEntry"/>
            </w:pPr>
            <w:r w:rsidRPr="001F42D3">
              <w:t>1</w:t>
            </w:r>
          </w:p>
        </w:tc>
        <w:tc>
          <w:tcPr>
            <w:tcW w:w="810" w:type="dxa"/>
          </w:tcPr>
          <w:p w14:paraId="40047B45" w14:textId="38A01161" w:rsidR="00B11855" w:rsidRPr="001F42D3" w:rsidRDefault="003D003E" w:rsidP="00863A9A">
            <w:pPr>
              <w:pStyle w:val="TableEntry"/>
            </w:pPr>
            <w:r w:rsidRPr="001F42D3">
              <w:t>0399</w:t>
            </w:r>
          </w:p>
        </w:tc>
        <w:tc>
          <w:tcPr>
            <w:tcW w:w="900" w:type="dxa"/>
          </w:tcPr>
          <w:p w14:paraId="06F9E1DB" w14:textId="6FC78EE0" w:rsidR="00B11855" w:rsidRPr="001F42D3" w:rsidRDefault="00B11855" w:rsidP="001F5A5C">
            <w:pPr>
              <w:pStyle w:val="TableEntry"/>
            </w:pPr>
          </w:p>
        </w:tc>
        <w:tc>
          <w:tcPr>
            <w:tcW w:w="1193" w:type="dxa"/>
          </w:tcPr>
          <w:p w14:paraId="3B5A5597" w14:textId="55C12301" w:rsidR="00B11855" w:rsidRPr="001F42D3" w:rsidRDefault="003D003E" w:rsidP="001F5A5C">
            <w:pPr>
              <w:pStyle w:val="TableEntry"/>
            </w:pPr>
            <w:r w:rsidRPr="001F42D3">
              <w:t>USA</w:t>
            </w:r>
          </w:p>
        </w:tc>
      </w:tr>
    </w:tbl>
    <w:p w14:paraId="71F40067" w14:textId="77777777" w:rsidR="00B11855" w:rsidRPr="001F42D3" w:rsidRDefault="003D003E" w:rsidP="00396374">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38C052B3" w14:textId="77777777" w:rsidR="001A4392" w:rsidRPr="001F42D3" w:rsidRDefault="001A4392" w:rsidP="00A17802">
      <w:pPr>
        <w:pStyle w:val="BodyText"/>
      </w:pPr>
    </w:p>
    <w:p w14:paraId="45316A6E" w14:textId="77777777" w:rsidR="00B11855" w:rsidRPr="001F42D3" w:rsidRDefault="003D003E" w:rsidP="00B34AEB">
      <w:pPr>
        <w:pStyle w:val="BodyText"/>
        <w:keepNext/>
      </w:pPr>
      <w:r w:rsidRPr="001F42D3">
        <w:rPr>
          <w:b/>
          <w:bCs/>
        </w:rPr>
        <w:t>PID-3.1 Patient Identifier List</w:t>
      </w:r>
    </w:p>
    <w:p w14:paraId="13CCC9CB" w14:textId="3BDCA18C" w:rsidR="00B11855" w:rsidRPr="001F42D3" w:rsidRDefault="003D003E" w:rsidP="002E3ED0">
      <w:pPr>
        <w:pStyle w:val="HL7FieldIndent2"/>
        <w:ind w:left="0" w:hanging="2"/>
        <w:rPr>
          <w:noProof w:val="0"/>
        </w:rPr>
      </w:pPr>
      <w:r w:rsidRPr="001F42D3">
        <w:rPr>
          <w:noProof w:val="0"/>
        </w:rPr>
        <w:t xml:space="preserve">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w:t>
      </w:r>
      <w:r w:rsidRPr="001F42D3">
        <w:rPr>
          <w:noProof w:val="0"/>
        </w:rPr>
        <w:lastRenderedPageBreak/>
        <w:t>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1F42D3" w:rsidRDefault="003D003E" w:rsidP="00CF5627">
      <w:pPr>
        <w:pStyle w:val="TableTitle"/>
      </w:pPr>
      <w:r w:rsidRPr="001F42D3">
        <w:t>Table 3.9.4.1.2.2</w:t>
      </w:r>
      <w:r w:rsidR="005D79DE" w:rsidRPr="001F42D3">
        <w:rPr>
          <w:rFonts w:eastAsia="MS Gothic"/>
        </w:rPr>
        <w:t>-</w:t>
      </w:r>
      <w:r w:rsidR="002924C0" w:rsidRPr="001F42D3">
        <w:t>2</w:t>
      </w:r>
      <w:r w:rsidRPr="001F42D3">
        <w:t xml:space="preserve">: </w:t>
      </w:r>
      <w:r w:rsidR="006D613E" w:rsidRPr="001F42D3">
        <w:t>HL7</w:t>
      </w:r>
      <w:r w:rsidR="00995105" w:rsidRPr="001F42D3">
        <w:t xml:space="preserve"> </w:t>
      </w:r>
      <w:r w:rsidRPr="001F42D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1F42D3" w14:paraId="1765B38D" w14:textId="77777777" w:rsidTr="00EB7483">
        <w:trPr>
          <w:cantSplit/>
          <w:tblHeader/>
          <w:jc w:val="center"/>
        </w:trPr>
        <w:tc>
          <w:tcPr>
            <w:tcW w:w="990" w:type="dxa"/>
            <w:shd w:val="clear" w:color="auto" w:fill="D9D9D9"/>
          </w:tcPr>
          <w:p w14:paraId="52FE04B0" w14:textId="77777777" w:rsidR="00B11855" w:rsidRPr="001F42D3" w:rsidRDefault="003D003E" w:rsidP="006C0E8E">
            <w:pPr>
              <w:pStyle w:val="TableEntryHeader"/>
            </w:pPr>
            <w:r w:rsidRPr="001F42D3">
              <w:t>Code</w:t>
            </w:r>
          </w:p>
        </w:tc>
        <w:tc>
          <w:tcPr>
            <w:tcW w:w="2985" w:type="dxa"/>
            <w:shd w:val="clear" w:color="auto" w:fill="D9D9D9"/>
          </w:tcPr>
          <w:p w14:paraId="7606A60E" w14:textId="77777777" w:rsidR="00B11855" w:rsidRPr="001F42D3" w:rsidRDefault="003D003E" w:rsidP="006C0E8E">
            <w:pPr>
              <w:pStyle w:val="TableEntryHeader"/>
            </w:pPr>
            <w:r w:rsidRPr="001F42D3">
              <w:t>Description</w:t>
            </w:r>
          </w:p>
        </w:tc>
        <w:tc>
          <w:tcPr>
            <w:tcW w:w="4274" w:type="dxa"/>
            <w:shd w:val="clear" w:color="auto" w:fill="D9D9D9"/>
          </w:tcPr>
          <w:p w14:paraId="781D6A48" w14:textId="77777777" w:rsidR="00B11855" w:rsidRPr="001F42D3" w:rsidRDefault="003D003E" w:rsidP="006C0E8E">
            <w:pPr>
              <w:pStyle w:val="TableEntryHeader"/>
            </w:pPr>
            <w:r w:rsidRPr="001F42D3">
              <w:t>Notes</w:t>
            </w:r>
          </w:p>
        </w:tc>
        <w:tc>
          <w:tcPr>
            <w:tcW w:w="961" w:type="dxa"/>
            <w:shd w:val="clear" w:color="auto" w:fill="D9D9D9"/>
          </w:tcPr>
          <w:p w14:paraId="1B834E76" w14:textId="77777777" w:rsidR="00B11855" w:rsidRPr="001F42D3" w:rsidRDefault="003D003E" w:rsidP="006C0E8E">
            <w:pPr>
              <w:pStyle w:val="TableEntryHeader"/>
            </w:pPr>
            <w:r w:rsidRPr="001F42D3">
              <w:t>Usage</w:t>
            </w:r>
          </w:p>
        </w:tc>
      </w:tr>
      <w:tr w:rsidR="00B11855" w:rsidRPr="001F42D3" w14:paraId="4AFAB872" w14:textId="77777777" w:rsidTr="00EB7483">
        <w:trPr>
          <w:cantSplit/>
          <w:jc w:val="center"/>
        </w:trPr>
        <w:tc>
          <w:tcPr>
            <w:tcW w:w="990" w:type="dxa"/>
          </w:tcPr>
          <w:p w14:paraId="33A5E1EB" w14:textId="77777777" w:rsidR="00B11855" w:rsidRPr="001F42D3" w:rsidRDefault="003D003E" w:rsidP="006C0E8E">
            <w:pPr>
              <w:pStyle w:val="TableEntry"/>
              <w:keepNext/>
            </w:pPr>
            <w:r w:rsidRPr="001F42D3">
              <w:t>U</w:t>
            </w:r>
          </w:p>
        </w:tc>
        <w:tc>
          <w:tcPr>
            <w:tcW w:w="2985" w:type="dxa"/>
          </w:tcPr>
          <w:p w14:paraId="7DD8C8F6" w14:textId="77777777" w:rsidR="00B11855" w:rsidRPr="001F42D3" w:rsidRDefault="003D003E" w:rsidP="006C0E8E">
            <w:pPr>
              <w:pStyle w:val="TableEntry"/>
              <w:keepNext/>
            </w:pPr>
            <w:r w:rsidRPr="001F42D3">
              <w:t>Model and Serial Number of Device</w:t>
            </w:r>
          </w:p>
          <w:p w14:paraId="00A28859" w14:textId="77777777" w:rsidR="00B11855" w:rsidRPr="001F42D3" w:rsidRDefault="003D003E" w:rsidP="006C0E8E">
            <w:pPr>
              <w:pStyle w:val="TableEntry"/>
              <w:keepNext/>
            </w:pPr>
            <w:r w:rsidRPr="001F42D3">
              <w:t>IEEE 11073_10103 MDC_IDC_DEV_MODEL and MDC_IDC_DEV_SERIAL</w:t>
            </w:r>
          </w:p>
        </w:tc>
        <w:tc>
          <w:tcPr>
            <w:tcW w:w="4274" w:type="dxa"/>
          </w:tcPr>
          <w:p w14:paraId="76555EEC" w14:textId="77777777" w:rsidR="00B11855" w:rsidRPr="001F42D3" w:rsidRDefault="003D003E" w:rsidP="006C0E8E">
            <w:pPr>
              <w:pStyle w:val="TableEntry"/>
              <w:keepNext/>
            </w:pPr>
            <w:r w:rsidRPr="001F42D3">
              <w:t>Model and Serial number will be concatenated together and will be unique within an Assigning Authority.</w:t>
            </w:r>
          </w:p>
          <w:p w14:paraId="44278476" w14:textId="77777777" w:rsidR="00B11855" w:rsidRPr="001F42D3" w:rsidRDefault="003D003E" w:rsidP="006C0E8E">
            <w:pPr>
              <w:pStyle w:val="TableEntry"/>
              <w:keepNext/>
            </w:pPr>
            <w:r w:rsidRPr="001F42D3">
              <w:t xml:space="preserve">The format of the ID will </w:t>
            </w:r>
            <w:proofErr w:type="gramStart"/>
            <w:r w:rsidRPr="001F42D3">
              <w:t>be following</w:t>
            </w:r>
            <w:proofErr w:type="gramEnd"/>
            <w:r w:rsidRPr="001F42D3">
              <w:t>:</w:t>
            </w:r>
          </w:p>
          <w:p w14:paraId="3B118A7E" w14:textId="77777777" w:rsidR="00B11855" w:rsidRPr="001F42D3" w:rsidRDefault="003D003E" w:rsidP="006C0E8E">
            <w:pPr>
              <w:pStyle w:val="TableEntry"/>
              <w:keepNext/>
            </w:pPr>
            <w:r w:rsidRPr="001F42D3">
              <w:t>"</w:t>
            </w:r>
            <w:proofErr w:type="spellStart"/>
            <w:proofErr w:type="gramStart"/>
            <w:r w:rsidRPr="001F42D3">
              <w:t>model</w:t>
            </w:r>
            <w:proofErr w:type="gramEnd"/>
            <w:r w:rsidRPr="001F42D3">
              <w:t>:xxx</w:t>
            </w:r>
            <w:proofErr w:type="spellEnd"/>
            <w:r w:rsidRPr="001F42D3">
              <w:t>/</w:t>
            </w:r>
            <w:proofErr w:type="spellStart"/>
            <w:r w:rsidRPr="001F42D3">
              <w:t>serial:yyy</w:t>
            </w:r>
            <w:proofErr w:type="spellEnd"/>
            <w:r w:rsidRPr="001F42D3">
              <w:t>"</w:t>
            </w:r>
          </w:p>
          <w:p w14:paraId="2AFAE5A2" w14:textId="77777777" w:rsidR="00B11855" w:rsidRPr="001F42D3" w:rsidRDefault="003D003E" w:rsidP="006C0E8E">
            <w:pPr>
              <w:pStyle w:val="TableEntry"/>
              <w:keepNext/>
            </w:pPr>
            <w:r w:rsidRPr="001F42D3">
              <w:t>Example: model:XZY987/serial:abc123</w:t>
            </w:r>
          </w:p>
        </w:tc>
        <w:tc>
          <w:tcPr>
            <w:tcW w:w="961" w:type="dxa"/>
          </w:tcPr>
          <w:p w14:paraId="764833DE" w14:textId="77777777" w:rsidR="00B11855" w:rsidRPr="001F42D3" w:rsidRDefault="003D003E" w:rsidP="006C0E8E">
            <w:pPr>
              <w:pStyle w:val="TableEntry"/>
              <w:keepNext/>
            </w:pPr>
            <w:r w:rsidRPr="001F42D3">
              <w:t>R</w:t>
            </w:r>
          </w:p>
        </w:tc>
      </w:tr>
      <w:tr w:rsidR="00B11855" w:rsidRPr="001F42D3" w14:paraId="1DF5150F" w14:textId="77777777" w:rsidTr="00EB7483">
        <w:trPr>
          <w:cantSplit/>
          <w:jc w:val="center"/>
        </w:trPr>
        <w:tc>
          <w:tcPr>
            <w:tcW w:w="990" w:type="dxa"/>
          </w:tcPr>
          <w:p w14:paraId="0F82BD5E" w14:textId="77777777" w:rsidR="00B11855" w:rsidRPr="001F42D3" w:rsidRDefault="003D003E" w:rsidP="008679BF">
            <w:pPr>
              <w:pStyle w:val="TableEntry"/>
            </w:pPr>
            <w:r w:rsidRPr="001F42D3">
              <w:t>SS</w:t>
            </w:r>
          </w:p>
        </w:tc>
        <w:tc>
          <w:tcPr>
            <w:tcW w:w="2985" w:type="dxa"/>
          </w:tcPr>
          <w:p w14:paraId="25A76B5C" w14:textId="77777777" w:rsidR="00B11855" w:rsidRPr="001F42D3" w:rsidRDefault="003D003E" w:rsidP="008679BF">
            <w:pPr>
              <w:pStyle w:val="TableEntry"/>
            </w:pPr>
            <w:r w:rsidRPr="001F42D3">
              <w:t>Patient Social Security Number</w:t>
            </w:r>
          </w:p>
        </w:tc>
        <w:tc>
          <w:tcPr>
            <w:tcW w:w="4274" w:type="dxa"/>
          </w:tcPr>
          <w:p w14:paraId="22CE6258" w14:textId="77777777" w:rsidR="00B11855" w:rsidRPr="001F42D3" w:rsidRDefault="003D003E" w:rsidP="008679BF">
            <w:pPr>
              <w:pStyle w:val="TableEntry"/>
            </w:pPr>
            <w:r w:rsidRPr="001F42D3">
              <w:t xml:space="preserve">Social Security </w:t>
            </w:r>
            <w:proofErr w:type="gramStart"/>
            <w:r w:rsidRPr="001F42D3">
              <w:t>number</w:t>
            </w:r>
            <w:proofErr w:type="gramEnd"/>
            <w:r w:rsidRPr="001F42D3">
              <w:t xml:space="preserve"> will be included if known.</w:t>
            </w:r>
          </w:p>
        </w:tc>
        <w:tc>
          <w:tcPr>
            <w:tcW w:w="961" w:type="dxa"/>
          </w:tcPr>
          <w:p w14:paraId="629F8D1A" w14:textId="77777777" w:rsidR="00B11855" w:rsidRPr="001F42D3" w:rsidRDefault="003D003E" w:rsidP="000166DD">
            <w:pPr>
              <w:pStyle w:val="TableEntry"/>
            </w:pPr>
            <w:r w:rsidRPr="001F42D3">
              <w:t>RE</w:t>
            </w:r>
          </w:p>
        </w:tc>
      </w:tr>
    </w:tbl>
    <w:p w14:paraId="5E35A887" w14:textId="77777777" w:rsidR="00B11855" w:rsidRPr="001F42D3" w:rsidRDefault="00B11855" w:rsidP="008679BF">
      <w:pPr>
        <w:pStyle w:val="BodyText"/>
      </w:pPr>
    </w:p>
    <w:p w14:paraId="4B8F3934" w14:textId="77777777" w:rsidR="00B11855" w:rsidRPr="001F42D3" w:rsidRDefault="00855E3C" w:rsidP="00123C7B">
      <w:pPr>
        <w:pStyle w:val="Heading6"/>
        <w:numPr>
          <w:ilvl w:val="0"/>
          <w:numId w:val="0"/>
        </w:numPr>
        <w:rPr>
          <w:noProof w:val="0"/>
        </w:rPr>
      </w:pPr>
      <w:bookmarkStart w:id="664" w:name="_Toc401769840"/>
      <w:bookmarkStart w:id="665" w:name="_Toc181625195"/>
      <w:r w:rsidRPr="001F42D3">
        <w:rPr>
          <w:noProof w:val="0"/>
        </w:rPr>
        <w:t xml:space="preserve">3.9.4.1.2.3 </w:t>
      </w:r>
      <w:r w:rsidR="003D003E" w:rsidRPr="001F42D3">
        <w:rPr>
          <w:noProof w:val="0"/>
        </w:rPr>
        <w:t>PV1 Segment – Patient Visit (Optional)</w:t>
      </w:r>
      <w:bookmarkEnd w:id="664"/>
      <w:bookmarkEnd w:id="665"/>
    </w:p>
    <w:p w14:paraId="1C1B6EFE" w14:textId="6BC462AE" w:rsidR="00B11855" w:rsidRPr="001F42D3" w:rsidRDefault="003D003E" w:rsidP="00CF5627">
      <w:pPr>
        <w:pStyle w:val="TableTitle"/>
      </w:pPr>
      <w:r w:rsidRPr="001F42D3">
        <w:t>Table 3.9.4.1.2.3</w:t>
      </w:r>
      <w:r w:rsidR="005D79DE" w:rsidRPr="001F42D3">
        <w:rPr>
          <w:rFonts w:eastAsia="MS Gothic"/>
        </w:rPr>
        <w:t>-</w:t>
      </w:r>
      <w:r w:rsidR="00772E92" w:rsidRPr="001F42D3">
        <w:rPr>
          <w:rFonts w:eastAsia="MS Gothic"/>
        </w:rPr>
        <w:t>1</w:t>
      </w:r>
      <w:r w:rsidRPr="001F42D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1F42D3" w14:paraId="318FE23D" w14:textId="77777777" w:rsidTr="00CF5627">
        <w:trPr>
          <w:cantSplit/>
          <w:tblHeader/>
          <w:jc w:val="center"/>
        </w:trPr>
        <w:tc>
          <w:tcPr>
            <w:tcW w:w="1525" w:type="dxa"/>
            <w:shd w:val="clear" w:color="auto" w:fill="D9D9D9"/>
          </w:tcPr>
          <w:p w14:paraId="637DC8A8" w14:textId="77777777" w:rsidR="00B11855" w:rsidRPr="001F42D3" w:rsidRDefault="003D003E" w:rsidP="001F5A5C">
            <w:pPr>
              <w:pStyle w:val="TableEntryHeader"/>
            </w:pPr>
            <w:r w:rsidRPr="001F42D3">
              <w:t>Name</w:t>
            </w:r>
          </w:p>
        </w:tc>
        <w:tc>
          <w:tcPr>
            <w:tcW w:w="810" w:type="dxa"/>
            <w:shd w:val="clear" w:color="auto" w:fill="D9D9D9"/>
          </w:tcPr>
          <w:p w14:paraId="6B87D2AF" w14:textId="77777777" w:rsidR="00B11855" w:rsidRPr="001F42D3" w:rsidRDefault="003D003E" w:rsidP="001F5A5C">
            <w:pPr>
              <w:pStyle w:val="TableEntryHeader"/>
            </w:pPr>
            <w:r w:rsidRPr="001F42D3">
              <w:t>Seq</w:t>
            </w:r>
          </w:p>
        </w:tc>
        <w:tc>
          <w:tcPr>
            <w:tcW w:w="810" w:type="dxa"/>
            <w:shd w:val="clear" w:color="auto" w:fill="D9D9D9"/>
          </w:tcPr>
          <w:p w14:paraId="54AA74DD" w14:textId="77777777" w:rsidR="00B11855" w:rsidRPr="001F42D3" w:rsidRDefault="003D003E" w:rsidP="001F5A5C">
            <w:pPr>
              <w:pStyle w:val="TableEntryHeader"/>
            </w:pPr>
            <w:r w:rsidRPr="001F42D3">
              <w:t>DT</w:t>
            </w:r>
          </w:p>
        </w:tc>
        <w:tc>
          <w:tcPr>
            <w:tcW w:w="720" w:type="dxa"/>
            <w:shd w:val="clear" w:color="auto" w:fill="D9D9D9"/>
          </w:tcPr>
          <w:p w14:paraId="2A5234B4" w14:textId="77777777" w:rsidR="00B11855" w:rsidRPr="001F42D3" w:rsidRDefault="003D003E" w:rsidP="001F5A5C">
            <w:pPr>
              <w:pStyle w:val="TableEntryHeader"/>
            </w:pPr>
            <w:r w:rsidRPr="001F42D3">
              <w:t>Len</w:t>
            </w:r>
          </w:p>
        </w:tc>
        <w:tc>
          <w:tcPr>
            <w:tcW w:w="720" w:type="dxa"/>
            <w:shd w:val="clear" w:color="auto" w:fill="D9D9D9"/>
          </w:tcPr>
          <w:p w14:paraId="2EBC9EE1"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1527EE24" w14:textId="77777777" w:rsidR="00B11855" w:rsidRPr="001F42D3" w:rsidRDefault="003D003E" w:rsidP="001F5A5C">
            <w:pPr>
              <w:pStyle w:val="TableEntryHeader"/>
            </w:pPr>
            <w:r w:rsidRPr="001F42D3">
              <w:t>Rep</w:t>
            </w:r>
          </w:p>
        </w:tc>
        <w:tc>
          <w:tcPr>
            <w:tcW w:w="720" w:type="dxa"/>
            <w:shd w:val="clear" w:color="auto" w:fill="D9D9D9"/>
          </w:tcPr>
          <w:p w14:paraId="37E78ABC" w14:textId="77777777" w:rsidR="00B11855" w:rsidRPr="001F42D3" w:rsidRDefault="003D003E" w:rsidP="001F5A5C">
            <w:pPr>
              <w:pStyle w:val="TableEntryHeader"/>
            </w:pPr>
            <w:r w:rsidRPr="001F42D3">
              <w:t>Min</w:t>
            </w:r>
          </w:p>
        </w:tc>
        <w:tc>
          <w:tcPr>
            <w:tcW w:w="810" w:type="dxa"/>
            <w:shd w:val="clear" w:color="auto" w:fill="D9D9D9"/>
          </w:tcPr>
          <w:p w14:paraId="48C215DA" w14:textId="77777777" w:rsidR="00B11855" w:rsidRPr="001F42D3" w:rsidRDefault="003D003E" w:rsidP="001F5A5C">
            <w:pPr>
              <w:pStyle w:val="TableEntryHeader"/>
            </w:pPr>
            <w:r w:rsidRPr="001F42D3">
              <w:t>Max</w:t>
            </w:r>
          </w:p>
        </w:tc>
        <w:tc>
          <w:tcPr>
            <w:tcW w:w="743" w:type="dxa"/>
            <w:shd w:val="clear" w:color="auto" w:fill="D9D9D9"/>
          </w:tcPr>
          <w:p w14:paraId="58CD37F1" w14:textId="77777777" w:rsidR="00B11855" w:rsidRPr="001F42D3" w:rsidRDefault="003D003E" w:rsidP="001F5A5C">
            <w:pPr>
              <w:pStyle w:val="TableEntryHeader"/>
            </w:pPr>
            <w:proofErr w:type="spellStart"/>
            <w:r w:rsidRPr="001F42D3">
              <w:t>Tbl</w:t>
            </w:r>
            <w:proofErr w:type="spellEnd"/>
          </w:p>
        </w:tc>
        <w:tc>
          <w:tcPr>
            <w:tcW w:w="922" w:type="dxa"/>
            <w:shd w:val="clear" w:color="auto" w:fill="D9D9D9"/>
          </w:tcPr>
          <w:p w14:paraId="53E7FA08" w14:textId="77777777" w:rsidR="00B11855" w:rsidRPr="001F42D3" w:rsidRDefault="003D003E" w:rsidP="001F5A5C">
            <w:pPr>
              <w:pStyle w:val="TableEntryHeader"/>
            </w:pPr>
            <w:r w:rsidRPr="001F42D3">
              <w:t>Fixed Value</w:t>
            </w:r>
          </w:p>
        </w:tc>
        <w:tc>
          <w:tcPr>
            <w:tcW w:w="986" w:type="dxa"/>
            <w:shd w:val="clear" w:color="auto" w:fill="D9D9D9"/>
          </w:tcPr>
          <w:p w14:paraId="056FEAD0" w14:textId="77777777" w:rsidR="00B11855" w:rsidRPr="001F42D3" w:rsidRDefault="003D003E" w:rsidP="001F5A5C">
            <w:pPr>
              <w:pStyle w:val="TableEntryHeader"/>
            </w:pPr>
            <w:r w:rsidRPr="001F42D3">
              <w:t>Ex Val</w:t>
            </w:r>
          </w:p>
        </w:tc>
      </w:tr>
      <w:tr w:rsidR="00C42BD4" w:rsidRPr="001F42D3" w14:paraId="0EC46D6D" w14:textId="77777777" w:rsidTr="00CF5627">
        <w:trPr>
          <w:cantSplit/>
          <w:jc w:val="center"/>
        </w:trPr>
        <w:tc>
          <w:tcPr>
            <w:tcW w:w="1525" w:type="dxa"/>
          </w:tcPr>
          <w:p w14:paraId="77E70C3B" w14:textId="6D68D279" w:rsidR="00B11855" w:rsidRPr="001F42D3" w:rsidRDefault="003D003E" w:rsidP="00B32F82">
            <w:pPr>
              <w:pStyle w:val="TableEntry"/>
              <w:rPr>
                <w:color w:val="FFFFFF"/>
              </w:rPr>
            </w:pPr>
            <w:r w:rsidRPr="001F42D3">
              <w:t>Set ID - PV1</w:t>
            </w:r>
          </w:p>
        </w:tc>
        <w:tc>
          <w:tcPr>
            <w:tcW w:w="810" w:type="dxa"/>
          </w:tcPr>
          <w:p w14:paraId="75CD3DF9" w14:textId="695F687C" w:rsidR="00B11855" w:rsidRPr="001F42D3" w:rsidRDefault="003D003E" w:rsidP="00B32F82">
            <w:pPr>
              <w:pStyle w:val="TableEntry"/>
              <w:rPr>
                <w:color w:val="FFFFFF"/>
              </w:rPr>
            </w:pPr>
            <w:r w:rsidRPr="001F42D3">
              <w:t>1</w:t>
            </w:r>
          </w:p>
        </w:tc>
        <w:tc>
          <w:tcPr>
            <w:tcW w:w="810" w:type="dxa"/>
          </w:tcPr>
          <w:p w14:paraId="5DCF741D" w14:textId="0C38590F" w:rsidR="00B11855" w:rsidRPr="001F42D3" w:rsidRDefault="003D003E" w:rsidP="00B32F82">
            <w:pPr>
              <w:pStyle w:val="TableEntry"/>
              <w:rPr>
                <w:color w:val="FFFFFF"/>
              </w:rPr>
            </w:pPr>
            <w:r w:rsidRPr="001F42D3">
              <w:t>SI</w:t>
            </w:r>
          </w:p>
        </w:tc>
        <w:tc>
          <w:tcPr>
            <w:tcW w:w="720" w:type="dxa"/>
          </w:tcPr>
          <w:p w14:paraId="7AA663B5" w14:textId="68BD3929" w:rsidR="00B11855" w:rsidRPr="001F42D3" w:rsidRDefault="003D003E" w:rsidP="00B32F82">
            <w:pPr>
              <w:pStyle w:val="TableEntry"/>
              <w:rPr>
                <w:color w:val="FFFFFF"/>
              </w:rPr>
            </w:pPr>
            <w:r w:rsidRPr="001F42D3">
              <w:t>4</w:t>
            </w:r>
          </w:p>
        </w:tc>
        <w:tc>
          <w:tcPr>
            <w:tcW w:w="720" w:type="dxa"/>
          </w:tcPr>
          <w:p w14:paraId="5C4C1B87" w14:textId="3E46DA3F" w:rsidR="00B11855" w:rsidRPr="001F42D3" w:rsidRDefault="003D003E" w:rsidP="00B32F82">
            <w:pPr>
              <w:pStyle w:val="TableEntry"/>
              <w:rPr>
                <w:color w:val="FFFFFF"/>
              </w:rPr>
            </w:pPr>
            <w:r w:rsidRPr="001F42D3">
              <w:t>O</w:t>
            </w:r>
          </w:p>
        </w:tc>
        <w:tc>
          <w:tcPr>
            <w:tcW w:w="810" w:type="dxa"/>
          </w:tcPr>
          <w:p w14:paraId="6EC8DEC9" w14:textId="3F2F827F" w:rsidR="00B11855" w:rsidRPr="001F42D3" w:rsidRDefault="003D003E" w:rsidP="00B32F82">
            <w:pPr>
              <w:pStyle w:val="TableEntry"/>
              <w:rPr>
                <w:color w:val="FFFFFF"/>
              </w:rPr>
            </w:pPr>
            <w:r w:rsidRPr="001F42D3">
              <w:t>False</w:t>
            </w:r>
          </w:p>
        </w:tc>
        <w:tc>
          <w:tcPr>
            <w:tcW w:w="720" w:type="dxa"/>
          </w:tcPr>
          <w:p w14:paraId="2B17AF92" w14:textId="1CAE1349" w:rsidR="00B11855" w:rsidRPr="001F42D3" w:rsidRDefault="003D003E" w:rsidP="00B32F82">
            <w:pPr>
              <w:pStyle w:val="TableEntry"/>
              <w:rPr>
                <w:color w:val="FFFFFF"/>
              </w:rPr>
            </w:pPr>
            <w:r w:rsidRPr="001F42D3">
              <w:t>0</w:t>
            </w:r>
          </w:p>
        </w:tc>
        <w:tc>
          <w:tcPr>
            <w:tcW w:w="810" w:type="dxa"/>
          </w:tcPr>
          <w:p w14:paraId="46B732E7" w14:textId="5D26A67E" w:rsidR="00B11855" w:rsidRPr="001F42D3" w:rsidRDefault="003D003E" w:rsidP="00B32F82">
            <w:pPr>
              <w:pStyle w:val="TableEntry"/>
              <w:rPr>
                <w:color w:val="FFFFFF"/>
              </w:rPr>
            </w:pPr>
            <w:r w:rsidRPr="001F42D3">
              <w:t>1</w:t>
            </w:r>
          </w:p>
        </w:tc>
        <w:tc>
          <w:tcPr>
            <w:tcW w:w="743" w:type="dxa"/>
          </w:tcPr>
          <w:p w14:paraId="7D28B0F7" w14:textId="2ECE1AD9" w:rsidR="00B11855" w:rsidRPr="001F42D3" w:rsidRDefault="00B11855" w:rsidP="001F5A5C">
            <w:pPr>
              <w:pStyle w:val="TableEntry"/>
            </w:pPr>
          </w:p>
        </w:tc>
        <w:tc>
          <w:tcPr>
            <w:tcW w:w="922" w:type="dxa"/>
          </w:tcPr>
          <w:p w14:paraId="1D19E6E6" w14:textId="33E8BFF7" w:rsidR="00B11855" w:rsidRPr="001F42D3" w:rsidRDefault="00B11855" w:rsidP="001F5A5C">
            <w:pPr>
              <w:pStyle w:val="TableEntry"/>
            </w:pPr>
          </w:p>
        </w:tc>
        <w:tc>
          <w:tcPr>
            <w:tcW w:w="986" w:type="dxa"/>
          </w:tcPr>
          <w:p w14:paraId="05BBC014" w14:textId="77777777" w:rsidR="00B11855" w:rsidRPr="001F42D3" w:rsidRDefault="003D003E" w:rsidP="001F5A5C">
            <w:pPr>
              <w:pStyle w:val="TableEntry"/>
            </w:pPr>
            <w:r w:rsidRPr="001F42D3">
              <w:t>1</w:t>
            </w:r>
          </w:p>
        </w:tc>
      </w:tr>
      <w:tr w:rsidR="00C42BD4" w:rsidRPr="001F42D3" w14:paraId="2F013538" w14:textId="77777777" w:rsidTr="00CF5627">
        <w:trPr>
          <w:cantSplit/>
          <w:jc w:val="center"/>
        </w:trPr>
        <w:tc>
          <w:tcPr>
            <w:tcW w:w="1525" w:type="dxa"/>
          </w:tcPr>
          <w:p w14:paraId="20A69DE1" w14:textId="03192500" w:rsidR="00B11855" w:rsidRPr="001F42D3" w:rsidRDefault="003D003E" w:rsidP="00B32F82">
            <w:pPr>
              <w:pStyle w:val="TableEntry"/>
              <w:rPr>
                <w:color w:val="FFFFFF"/>
              </w:rPr>
            </w:pPr>
            <w:r w:rsidRPr="001F42D3">
              <w:t>Patient Class</w:t>
            </w:r>
          </w:p>
        </w:tc>
        <w:tc>
          <w:tcPr>
            <w:tcW w:w="810" w:type="dxa"/>
          </w:tcPr>
          <w:p w14:paraId="33038BD1" w14:textId="76AD224D" w:rsidR="00B11855" w:rsidRPr="001F42D3" w:rsidRDefault="003D003E" w:rsidP="00B32F82">
            <w:pPr>
              <w:pStyle w:val="TableEntry"/>
              <w:rPr>
                <w:color w:val="FFFFFF"/>
              </w:rPr>
            </w:pPr>
            <w:r w:rsidRPr="001F42D3">
              <w:t>2</w:t>
            </w:r>
          </w:p>
        </w:tc>
        <w:tc>
          <w:tcPr>
            <w:tcW w:w="810" w:type="dxa"/>
          </w:tcPr>
          <w:p w14:paraId="2A17AAEB" w14:textId="6B09D1BE" w:rsidR="00B11855" w:rsidRPr="001F42D3" w:rsidRDefault="003D003E" w:rsidP="00B32F82">
            <w:pPr>
              <w:pStyle w:val="TableEntry"/>
              <w:rPr>
                <w:color w:val="FFFFFF"/>
              </w:rPr>
            </w:pPr>
            <w:r w:rsidRPr="001F42D3">
              <w:t>IS</w:t>
            </w:r>
          </w:p>
        </w:tc>
        <w:tc>
          <w:tcPr>
            <w:tcW w:w="720" w:type="dxa"/>
          </w:tcPr>
          <w:p w14:paraId="6904B29D" w14:textId="72C05AD5" w:rsidR="00B11855" w:rsidRPr="001F42D3" w:rsidRDefault="003D003E" w:rsidP="00B32F82">
            <w:pPr>
              <w:pStyle w:val="TableEntry"/>
              <w:rPr>
                <w:color w:val="FFFFFF"/>
              </w:rPr>
            </w:pPr>
            <w:r w:rsidRPr="001F42D3">
              <w:t>1</w:t>
            </w:r>
          </w:p>
        </w:tc>
        <w:tc>
          <w:tcPr>
            <w:tcW w:w="720" w:type="dxa"/>
          </w:tcPr>
          <w:p w14:paraId="7445288B" w14:textId="5869A479" w:rsidR="00B11855" w:rsidRPr="001F42D3" w:rsidRDefault="003D003E" w:rsidP="00B32F82">
            <w:pPr>
              <w:pStyle w:val="TableEntry"/>
              <w:rPr>
                <w:color w:val="FFFFFF"/>
              </w:rPr>
            </w:pPr>
            <w:r w:rsidRPr="001F42D3">
              <w:t>R</w:t>
            </w:r>
          </w:p>
        </w:tc>
        <w:tc>
          <w:tcPr>
            <w:tcW w:w="810" w:type="dxa"/>
          </w:tcPr>
          <w:p w14:paraId="1C3151D6" w14:textId="67D7A2FA" w:rsidR="00B11855" w:rsidRPr="001F42D3" w:rsidRDefault="003D003E" w:rsidP="00B32F82">
            <w:pPr>
              <w:pStyle w:val="TableEntry"/>
              <w:rPr>
                <w:color w:val="FFFFFF"/>
              </w:rPr>
            </w:pPr>
            <w:r w:rsidRPr="001F42D3">
              <w:t>False</w:t>
            </w:r>
          </w:p>
        </w:tc>
        <w:tc>
          <w:tcPr>
            <w:tcW w:w="720" w:type="dxa"/>
          </w:tcPr>
          <w:p w14:paraId="2B1D439A" w14:textId="569435AC" w:rsidR="00B11855" w:rsidRPr="001F42D3" w:rsidRDefault="003D003E" w:rsidP="00B32F82">
            <w:pPr>
              <w:pStyle w:val="TableEntry"/>
              <w:rPr>
                <w:color w:val="FFFFFF"/>
              </w:rPr>
            </w:pPr>
            <w:r w:rsidRPr="001F42D3">
              <w:t>1</w:t>
            </w:r>
          </w:p>
        </w:tc>
        <w:tc>
          <w:tcPr>
            <w:tcW w:w="810" w:type="dxa"/>
          </w:tcPr>
          <w:p w14:paraId="1CB74204" w14:textId="0EDBF40F" w:rsidR="00B11855" w:rsidRPr="001F42D3" w:rsidRDefault="003D003E" w:rsidP="00B32F82">
            <w:pPr>
              <w:pStyle w:val="TableEntry"/>
              <w:rPr>
                <w:color w:val="FFFFFF"/>
              </w:rPr>
            </w:pPr>
            <w:r w:rsidRPr="001F42D3">
              <w:t>1</w:t>
            </w:r>
          </w:p>
        </w:tc>
        <w:tc>
          <w:tcPr>
            <w:tcW w:w="743" w:type="dxa"/>
          </w:tcPr>
          <w:p w14:paraId="3D6C497A" w14:textId="272E9E7F" w:rsidR="00B11855" w:rsidRPr="001F42D3" w:rsidRDefault="003D003E" w:rsidP="00B32F82">
            <w:pPr>
              <w:pStyle w:val="TableEntry"/>
              <w:rPr>
                <w:color w:val="FFFFFF"/>
              </w:rPr>
            </w:pPr>
            <w:r w:rsidRPr="001F42D3">
              <w:t>0004</w:t>
            </w:r>
          </w:p>
        </w:tc>
        <w:tc>
          <w:tcPr>
            <w:tcW w:w="922" w:type="dxa"/>
          </w:tcPr>
          <w:p w14:paraId="7E4BA5BB" w14:textId="428326B5" w:rsidR="00B11855" w:rsidRPr="001F42D3" w:rsidRDefault="00B11855" w:rsidP="001F5A5C">
            <w:pPr>
              <w:pStyle w:val="TableEntry"/>
            </w:pPr>
          </w:p>
        </w:tc>
        <w:tc>
          <w:tcPr>
            <w:tcW w:w="986" w:type="dxa"/>
          </w:tcPr>
          <w:p w14:paraId="37220406" w14:textId="77777777" w:rsidR="00B11855" w:rsidRPr="001F42D3" w:rsidRDefault="003D003E" w:rsidP="001F5A5C">
            <w:pPr>
              <w:pStyle w:val="TableEntry"/>
            </w:pPr>
            <w:r w:rsidRPr="001F42D3">
              <w:t>R</w:t>
            </w:r>
          </w:p>
        </w:tc>
      </w:tr>
      <w:tr w:rsidR="00C42BD4" w:rsidRPr="001F42D3" w14:paraId="3635BDE7" w14:textId="77777777" w:rsidTr="00CF5627">
        <w:trPr>
          <w:cantSplit/>
          <w:jc w:val="center"/>
        </w:trPr>
        <w:tc>
          <w:tcPr>
            <w:tcW w:w="1525" w:type="dxa"/>
          </w:tcPr>
          <w:p w14:paraId="5C63736B" w14:textId="3C70CCEA" w:rsidR="00B11855" w:rsidRPr="001F42D3" w:rsidRDefault="003D003E" w:rsidP="00B32F82">
            <w:pPr>
              <w:pStyle w:val="TableEntry"/>
              <w:rPr>
                <w:color w:val="FFFFFF"/>
              </w:rPr>
            </w:pPr>
            <w:r w:rsidRPr="001F42D3">
              <w:t>Attending Doctor</w:t>
            </w:r>
          </w:p>
        </w:tc>
        <w:tc>
          <w:tcPr>
            <w:tcW w:w="810" w:type="dxa"/>
          </w:tcPr>
          <w:p w14:paraId="6E4FB40C" w14:textId="4E71FAB5" w:rsidR="00B11855" w:rsidRPr="001F42D3" w:rsidRDefault="003D003E" w:rsidP="00B32F82">
            <w:pPr>
              <w:pStyle w:val="TableEntry"/>
              <w:rPr>
                <w:color w:val="FFFFFF"/>
              </w:rPr>
            </w:pPr>
            <w:r w:rsidRPr="001F42D3">
              <w:t>7</w:t>
            </w:r>
          </w:p>
        </w:tc>
        <w:tc>
          <w:tcPr>
            <w:tcW w:w="810" w:type="dxa"/>
          </w:tcPr>
          <w:p w14:paraId="02BB2AF2" w14:textId="05ABD975" w:rsidR="00B11855" w:rsidRPr="001F42D3" w:rsidRDefault="003D003E" w:rsidP="00B32F82">
            <w:pPr>
              <w:pStyle w:val="TableEntry"/>
              <w:rPr>
                <w:color w:val="FFFFFF"/>
              </w:rPr>
            </w:pPr>
            <w:r w:rsidRPr="001F42D3">
              <w:t>XCN</w:t>
            </w:r>
          </w:p>
        </w:tc>
        <w:tc>
          <w:tcPr>
            <w:tcW w:w="720" w:type="dxa"/>
          </w:tcPr>
          <w:p w14:paraId="616B3FAF" w14:textId="2CC21FF8" w:rsidR="00B11855" w:rsidRPr="001F42D3" w:rsidRDefault="003D003E" w:rsidP="00B32F82">
            <w:pPr>
              <w:pStyle w:val="TableEntry"/>
              <w:rPr>
                <w:color w:val="FFFFFF"/>
              </w:rPr>
            </w:pPr>
            <w:r w:rsidRPr="001F42D3">
              <w:t>309</w:t>
            </w:r>
          </w:p>
        </w:tc>
        <w:tc>
          <w:tcPr>
            <w:tcW w:w="720" w:type="dxa"/>
          </w:tcPr>
          <w:p w14:paraId="6A76F823" w14:textId="2E5124FE" w:rsidR="00B11855" w:rsidRPr="001F42D3" w:rsidRDefault="003D003E" w:rsidP="00B32F82">
            <w:pPr>
              <w:pStyle w:val="TableEntry"/>
              <w:rPr>
                <w:color w:val="FFFFFF"/>
              </w:rPr>
            </w:pPr>
            <w:r w:rsidRPr="001F42D3">
              <w:t>O</w:t>
            </w:r>
          </w:p>
        </w:tc>
        <w:tc>
          <w:tcPr>
            <w:tcW w:w="810" w:type="dxa"/>
          </w:tcPr>
          <w:p w14:paraId="711A4635" w14:textId="7A04EB14" w:rsidR="00B11855" w:rsidRPr="001F42D3" w:rsidRDefault="003D003E" w:rsidP="00B32F82">
            <w:pPr>
              <w:pStyle w:val="TableEntry"/>
              <w:rPr>
                <w:color w:val="FFFFFF"/>
              </w:rPr>
            </w:pPr>
            <w:r w:rsidRPr="001F42D3">
              <w:t>True</w:t>
            </w:r>
          </w:p>
        </w:tc>
        <w:tc>
          <w:tcPr>
            <w:tcW w:w="720" w:type="dxa"/>
          </w:tcPr>
          <w:p w14:paraId="180443E3" w14:textId="29BB510F" w:rsidR="00B11855" w:rsidRPr="001F42D3" w:rsidRDefault="003D003E" w:rsidP="00B32F82">
            <w:pPr>
              <w:pStyle w:val="TableEntry"/>
              <w:rPr>
                <w:color w:val="FFFFFF"/>
              </w:rPr>
            </w:pPr>
            <w:r w:rsidRPr="001F42D3">
              <w:t>0</w:t>
            </w:r>
          </w:p>
        </w:tc>
        <w:tc>
          <w:tcPr>
            <w:tcW w:w="810" w:type="dxa"/>
          </w:tcPr>
          <w:p w14:paraId="76AD0CD7" w14:textId="12216A6B" w:rsidR="00B11855" w:rsidRPr="001F42D3" w:rsidRDefault="003D003E" w:rsidP="00B32F82">
            <w:pPr>
              <w:pStyle w:val="TableEntry"/>
              <w:rPr>
                <w:color w:val="FFFFFF"/>
              </w:rPr>
            </w:pPr>
            <w:r w:rsidRPr="001F42D3">
              <w:t>*</w:t>
            </w:r>
          </w:p>
        </w:tc>
        <w:tc>
          <w:tcPr>
            <w:tcW w:w="743" w:type="dxa"/>
          </w:tcPr>
          <w:p w14:paraId="67D288D7" w14:textId="26FC46AA" w:rsidR="00B11855" w:rsidRPr="001F42D3" w:rsidRDefault="003D003E" w:rsidP="00B32F82">
            <w:pPr>
              <w:pStyle w:val="TableEntry"/>
              <w:rPr>
                <w:color w:val="FFFFFF"/>
              </w:rPr>
            </w:pPr>
            <w:r w:rsidRPr="001F42D3">
              <w:t>0010</w:t>
            </w:r>
          </w:p>
        </w:tc>
        <w:tc>
          <w:tcPr>
            <w:tcW w:w="922" w:type="dxa"/>
          </w:tcPr>
          <w:p w14:paraId="12D8A050" w14:textId="372FBFA6" w:rsidR="00B11855" w:rsidRPr="001F42D3" w:rsidRDefault="00B11855" w:rsidP="001F5A5C">
            <w:pPr>
              <w:pStyle w:val="TableEntry"/>
            </w:pPr>
          </w:p>
        </w:tc>
        <w:tc>
          <w:tcPr>
            <w:tcW w:w="986" w:type="dxa"/>
          </w:tcPr>
          <w:p w14:paraId="1B8AC860" w14:textId="3DD81F9E" w:rsidR="00B11855" w:rsidRPr="001F42D3" w:rsidRDefault="00B11855" w:rsidP="001F5A5C">
            <w:pPr>
              <w:pStyle w:val="TableEntry"/>
            </w:pPr>
          </w:p>
        </w:tc>
      </w:tr>
      <w:tr w:rsidR="00C42BD4" w:rsidRPr="001F42D3" w14:paraId="5BCDD936" w14:textId="77777777" w:rsidTr="00CF5627">
        <w:trPr>
          <w:cantSplit/>
          <w:jc w:val="center"/>
        </w:trPr>
        <w:tc>
          <w:tcPr>
            <w:tcW w:w="1525" w:type="dxa"/>
          </w:tcPr>
          <w:p w14:paraId="46C31525" w14:textId="2741C1D9" w:rsidR="00B11855" w:rsidRPr="001F42D3" w:rsidRDefault="003D003E" w:rsidP="00CF5627">
            <w:pPr>
              <w:pStyle w:val="TableEntryItalicindent"/>
            </w:pPr>
            <w:r w:rsidRPr="001F42D3">
              <w:t>ID number</w:t>
            </w:r>
          </w:p>
        </w:tc>
        <w:tc>
          <w:tcPr>
            <w:tcW w:w="810" w:type="dxa"/>
          </w:tcPr>
          <w:p w14:paraId="450EF832" w14:textId="20B66652" w:rsidR="00B11855" w:rsidRPr="001F42D3" w:rsidRDefault="003D003E" w:rsidP="00B32F82">
            <w:pPr>
              <w:pStyle w:val="TableEntry"/>
              <w:rPr>
                <w:i/>
              </w:rPr>
            </w:pPr>
            <w:r w:rsidRPr="001F42D3">
              <w:rPr>
                <w:i/>
              </w:rPr>
              <w:t>1</w:t>
            </w:r>
          </w:p>
        </w:tc>
        <w:tc>
          <w:tcPr>
            <w:tcW w:w="810" w:type="dxa"/>
          </w:tcPr>
          <w:p w14:paraId="6A546224" w14:textId="10800C04" w:rsidR="00B11855" w:rsidRPr="001F42D3" w:rsidRDefault="003D003E" w:rsidP="00B32F82">
            <w:pPr>
              <w:pStyle w:val="TableEntry"/>
              <w:rPr>
                <w:color w:val="FFFFFF"/>
              </w:rPr>
            </w:pPr>
            <w:r w:rsidRPr="001F42D3">
              <w:t>ST</w:t>
            </w:r>
          </w:p>
        </w:tc>
        <w:tc>
          <w:tcPr>
            <w:tcW w:w="720" w:type="dxa"/>
          </w:tcPr>
          <w:p w14:paraId="4245DFF6" w14:textId="1B59C016" w:rsidR="00B11855" w:rsidRPr="001F42D3" w:rsidRDefault="003D003E" w:rsidP="00B32F82">
            <w:pPr>
              <w:pStyle w:val="TableEntry"/>
              <w:rPr>
                <w:color w:val="FFFFFF"/>
              </w:rPr>
            </w:pPr>
            <w:r w:rsidRPr="001F42D3">
              <w:t>15</w:t>
            </w:r>
          </w:p>
        </w:tc>
        <w:tc>
          <w:tcPr>
            <w:tcW w:w="720" w:type="dxa"/>
          </w:tcPr>
          <w:p w14:paraId="0DADB4E4" w14:textId="5D2ABC2B" w:rsidR="00B11855" w:rsidRPr="001F42D3" w:rsidRDefault="003D003E" w:rsidP="00B32F82">
            <w:pPr>
              <w:pStyle w:val="TableEntry"/>
              <w:rPr>
                <w:color w:val="FFFFFF"/>
              </w:rPr>
            </w:pPr>
            <w:r w:rsidRPr="001F42D3">
              <w:t>O</w:t>
            </w:r>
          </w:p>
        </w:tc>
        <w:tc>
          <w:tcPr>
            <w:tcW w:w="810" w:type="dxa"/>
          </w:tcPr>
          <w:p w14:paraId="5C013E1B" w14:textId="4B81B5F5" w:rsidR="00B11855" w:rsidRPr="001F42D3" w:rsidRDefault="00B11855" w:rsidP="001F5A5C">
            <w:pPr>
              <w:pStyle w:val="TableEntry"/>
            </w:pPr>
          </w:p>
        </w:tc>
        <w:tc>
          <w:tcPr>
            <w:tcW w:w="720" w:type="dxa"/>
          </w:tcPr>
          <w:p w14:paraId="36B88340" w14:textId="4A2E46E7" w:rsidR="00B11855" w:rsidRPr="001F42D3" w:rsidRDefault="003D003E" w:rsidP="00B32F82">
            <w:pPr>
              <w:pStyle w:val="TableEntry"/>
              <w:rPr>
                <w:color w:val="FFFFFF"/>
              </w:rPr>
            </w:pPr>
            <w:r w:rsidRPr="001F42D3">
              <w:t>0</w:t>
            </w:r>
          </w:p>
        </w:tc>
        <w:tc>
          <w:tcPr>
            <w:tcW w:w="810" w:type="dxa"/>
          </w:tcPr>
          <w:p w14:paraId="5F90083D" w14:textId="6C62F005" w:rsidR="00B11855" w:rsidRPr="001F42D3" w:rsidRDefault="003D003E" w:rsidP="00B32F82">
            <w:pPr>
              <w:pStyle w:val="TableEntry"/>
              <w:rPr>
                <w:color w:val="FFFFFF"/>
              </w:rPr>
            </w:pPr>
            <w:r w:rsidRPr="001F42D3">
              <w:t>1</w:t>
            </w:r>
          </w:p>
        </w:tc>
        <w:tc>
          <w:tcPr>
            <w:tcW w:w="743" w:type="dxa"/>
          </w:tcPr>
          <w:p w14:paraId="3398EBC5" w14:textId="2A9EE36F" w:rsidR="00B11855" w:rsidRPr="001F42D3" w:rsidRDefault="00B11855" w:rsidP="001F5A5C">
            <w:pPr>
              <w:pStyle w:val="TableEntry"/>
            </w:pPr>
          </w:p>
        </w:tc>
        <w:tc>
          <w:tcPr>
            <w:tcW w:w="922" w:type="dxa"/>
          </w:tcPr>
          <w:p w14:paraId="0C99B5B8" w14:textId="2C87D74B" w:rsidR="00B11855" w:rsidRPr="001F42D3" w:rsidRDefault="00B11855" w:rsidP="001F5A5C">
            <w:pPr>
              <w:pStyle w:val="TableEntry"/>
            </w:pPr>
          </w:p>
        </w:tc>
        <w:tc>
          <w:tcPr>
            <w:tcW w:w="986" w:type="dxa"/>
          </w:tcPr>
          <w:p w14:paraId="7FDCFC74" w14:textId="725B1409" w:rsidR="00B11855" w:rsidRPr="001F42D3" w:rsidRDefault="003D003E" w:rsidP="001F5A5C">
            <w:pPr>
              <w:pStyle w:val="TableEntry"/>
            </w:pPr>
            <w:r w:rsidRPr="001F42D3">
              <w:t>MWELBY</w:t>
            </w:r>
          </w:p>
        </w:tc>
      </w:tr>
      <w:tr w:rsidR="00C42BD4" w:rsidRPr="001F42D3" w14:paraId="235FE5D6" w14:textId="77777777" w:rsidTr="00CF5627">
        <w:trPr>
          <w:cantSplit/>
          <w:jc w:val="center"/>
        </w:trPr>
        <w:tc>
          <w:tcPr>
            <w:tcW w:w="1525" w:type="dxa"/>
          </w:tcPr>
          <w:p w14:paraId="0312DC31" w14:textId="2B1C9B86" w:rsidR="00B11855" w:rsidRPr="001F42D3" w:rsidRDefault="003D003E" w:rsidP="00CF5627">
            <w:pPr>
              <w:pStyle w:val="TableEntryItalicindent"/>
            </w:pPr>
            <w:r w:rsidRPr="001F42D3">
              <w:t>family name</w:t>
            </w:r>
          </w:p>
        </w:tc>
        <w:tc>
          <w:tcPr>
            <w:tcW w:w="810" w:type="dxa"/>
          </w:tcPr>
          <w:p w14:paraId="0595E2AD" w14:textId="03874012" w:rsidR="00B11855" w:rsidRPr="001F42D3" w:rsidRDefault="003D003E" w:rsidP="00B32F82">
            <w:pPr>
              <w:pStyle w:val="TableEntry"/>
              <w:rPr>
                <w:i/>
              </w:rPr>
            </w:pPr>
            <w:r w:rsidRPr="001F42D3">
              <w:rPr>
                <w:i/>
              </w:rPr>
              <w:t>2</w:t>
            </w:r>
          </w:p>
        </w:tc>
        <w:tc>
          <w:tcPr>
            <w:tcW w:w="810" w:type="dxa"/>
          </w:tcPr>
          <w:p w14:paraId="6225B408" w14:textId="76B1A497" w:rsidR="00B11855" w:rsidRPr="001F42D3" w:rsidRDefault="003D003E" w:rsidP="00B32F82">
            <w:pPr>
              <w:pStyle w:val="TableEntry"/>
              <w:rPr>
                <w:color w:val="FFFFFF"/>
              </w:rPr>
            </w:pPr>
            <w:r w:rsidRPr="001F42D3">
              <w:t>FN</w:t>
            </w:r>
          </w:p>
        </w:tc>
        <w:tc>
          <w:tcPr>
            <w:tcW w:w="720" w:type="dxa"/>
          </w:tcPr>
          <w:p w14:paraId="5B7875AE" w14:textId="18041B96" w:rsidR="00B11855" w:rsidRPr="001F42D3" w:rsidRDefault="003D003E" w:rsidP="00B32F82">
            <w:pPr>
              <w:pStyle w:val="TableEntry"/>
              <w:rPr>
                <w:color w:val="FFFFFF"/>
              </w:rPr>
            </w:pPr>
            <w:r w:rsidRPr="001F42D3">
              <w:t>194</w:t>
            </w:r>
          </w:p>
        </w:tc>
        <w:tc>
          <w:tcPr>
            <w:tcW w:w="720" w:type="dxa"/>
          </w:tcPr>
          <w:p w14:paraId="37477C83" w14:textId="70A2FE2A" w:rsidR="00B11855" w:rsidRPr="001F42D3" w:rsidRDefault="003D003E" w:rsidP="00B32F82">
            <w:pPr>
              <w:pStyle w:val="TableEntry"/>
              <w:rPr>
                <w:color w:val="FFFFFF"/>
              </w:rPr>
            </w:pPr>
            <w:r w:rsidRPr="001F42D3">
              <w:t>O</w:t>
            </w:r>
          </w:p>
        </w:tc>
        <w:tc>
          <w:tcPr>
            <w:tcW w:w="810" w:type="dxa"/>
          </w:tcPr>
          <w:p w14:paraId="4C80816F" w14:textId="37FD85B2" w:rsidR="00B11855" w:rsidRPr="001F42D3" w:rsidRDefault="00B11855" w:rsidP="001F5A5C">
            <w:pPr>
              <w:pStyle w:val="TableEntry"/>
            </w:pPr>
          </w:p>
        </w:tc>
        <w:tc>
          <w:tcPr>
            <w:tcW w:w="720" w:type="dxa"/>
          </w:tcPr>
          <w:p w14:paraId="78F262FA" w14:textId="13FEE1FF" w:rsidR="00B11855" w:rsidRPr="001F42D3" w:rsidRDefault="003D003E" w:rsidP="00B32F82">
            <w:pPr>
              <w:pStyle w:val="TableEntry"/>
              <w:rPr>
                <w:color w:val="FFFFFF"/>
              </w:rPr>
            </w:pPr>
            <w:r w:rsidRPr="001F42D3">
              <w:t>0</w:t>
            </w:r>
          </w:p>
        </w:tc>
        <w:tc>
          <w:tcPr>
            <w:tcW w:w="810" w:type="dxa"/>
          </w:tcPr>
          <w:p w14:paraId="05CC00FE" w14:textId="3430AF6E" w:rsidR="00B11855" w:rsidRPr="001F42D3" w:rsidRDefault="003D003E" w:rsidP="00B32F82">
            <w:pPr>
              <w:pStyle w:val="TableEntry"/>
              <w:rPr>
                <w:color w:val="FFFFFF"/>
              </w:rPr>
            </w:pPr>
            <w:r w:rsidRPr="001F42D3">
              <w:t>1</w:t>
            </w:r>
          </w:p>
        </w:tc>
        <w:tc>
          <w:tcPr>
            <w:tcW w:w="743" w:type="dxa"/>
          </w:tcPr>
          <w:p w14:paraId="7E4EC099" w14:textId="4AC6E6DA" w:rsidR="00B11855" w:rsidRPr="001F42D3" w:rsidRDefault="00B11855" w:rsidP="001F5A5C">
            <w:pPr>
              <w:pStyle w:val="TableEntry"/>
            </w:pPr>
          </w:p>
        </w:tc>
        <w:tc>
          <w:tcPr>
            <w:tcW w:w="922" w:type="dxa"/>
          </w:tcPr>
          <w:p w14:paraId="2E3FB3DB" w14:textId="4B931582" w:rsidR="00B11855" w:rsidRPr="001F42D3" w:rsidRDefault="00B11855" w:rsidP="001F5A5C">
            <w:pPr>
              <w:pStyle w:val="TableEntry"/>
            </w:pPr>
          </w:p>
        </w:tc>
        <w:tc>
          <w:tcPr>
            <w:tcW w:w="986" w:type="dxa"/>
          </w:tcPr>
          <w:p w14:paraId="5CE39F37" w14:textId="64ACEDAC" w:rsidR="00B11855" w:rsidRPr="001F42D3" w:rsidRDefault="003D003E" w:rsidP="001F5A5C">
            <w:pPr>
              <w:pStyle w:val="TableEntry"/>
            </w:pPr>
            <w:r w:rsidRPr="001F42D3">
              <w:t>Welby</w:t>
            </w:r>
          </w:p>
        </w:tc>
      </w:tr>
      <w:tr w:rsidR="00C42BD4" w:rsidRPr="001F42D3" w14:paraId="67FFBA61" w14:textId="77777777" w:rsidTr="00CF5627">
        <w:trPr>
          <w:cantSplit/>
          <w:jc w:val="center"/>
        </w:trPr>
        <w:tc>
          <w:tcPr>
            <w:tcW w:w="1525" w:type="dxa"/>
          </w:tcPr>
          <w:p w14:paraId="310108F4" w14:textId="5926CA55" w:rsidR="00B11855" w:rsidRPr="001F42D3" w:rsidRDefault="003D003E" w:rsidP="00CF5627">
            <w:pPr>
              <w:pStyle w:val="TableEntryItalicindent"/>
            </w:pPr>
            <w:r w:rsidRPr="001F42D3">
              <w:t>given name</w:t>
            </w:r>
          </w:p>
        </w:tc>
        <w:tc>
          <w:tcPr>
            <w:tcW w:w="810" w:type="dxa"/>
          </w:tcPr>
          <w:p w14:paraId="0FC133B0" w14:textId="402CF978" w:rsidR="00B11855" w:rsidRPr="001F42D3" w:rsidRDefault="003D003E" w:rsidP="00B32F82">
            <w:pPr>
              <w:pStyle w:val="TableEntry"/>
              <w:rPr>
                <w:i/>
              </w:rPr>
            </w:pPr>
            <w:r w:rsidRPr="001F42D3">
              <w:rPr>
                <w:i/>
              </w:rPr>
              <w:t>3</w:t>
            </w:r>
          </w:p>
        </w:tc>
        <w:tc>
          <w:tcPr>
            <w:tcW w:w="810" w:type="dxa"/>
          </w:tcPr>
          <w:p w14:paraId="01E89F83" w14:textId="186B3B3A" w:rsidR="00B11855" w:rsidRPr="001F42D3" w:rsidRDefault="003D003E" w:rsidP="00B32F82">
            <w:pPr>
              <w:pStyle w:val="TableEntry"/>
              <w:rPr>
                <w:color w:val="FFFFFF"/>
              </w:rPr>
            </w:pPr>
            <w:r w:rsidRPr="001F42D3">
              <w:t>ST</w:t>
            </w:r>
          </w:p>
        </w:tc>
        <w:tc>
          <w:tcPr>
            <w:tcW w:w="720" w:type="dxa"/>
          </w:tcPr>
          <w:p w14:paraId="543C1D62" w14:textId="64CBD03F" w:rsidR="00B11855" w:rsidRPr="001F42D3" w:rsidRDefault="003D003E" w:rsidP="00B32F82">
            <w:pPr>
              <w:pStyle w:val="TableEntry"/>
              <w:rPr>
                <w:color w:val="FFFFFF"/>
              </w:rPr>
            </w:pPr>
            <w:r w:rsidRPr="001F42D3">
              <w:t>30</w:t>
            </w:r>
          </w:p>
        </w:tc>
        <w:tc>
          <w:tcPr>
            <w:tcW w:w="720" w:type="dxa"/>
          </w:tcPr>
          <w:p w14:paraId="21402CAC" w14:textId="7A00F938" w:rsidR="00B11855" w:rsidRPr="001F42D3" w:rsidRDefault="003D003E" w:rsidP="00B32F82">
            <w:pPr>
              <w:pStyle w:val="TableEntry"/>
              <w:rPr>
                <w:color w:val="FFFFFF"/>
              </w:rPr>
            </w:pPr>
            <w:r w:rsidRPr="001F42D3">
              <w:t>O</w:t>
            </w:r>
          </w:p>
        </w:tc>
        <w:tc>
          <w:tcPr>
            <w:tcW w:w="810" w:type="dxa"/>
          </w:tcPr>
          <w:p w14:paraId="35FE7476" w14:textId="1265CE9C" w:rsidR="00B11855" w:rsidRPr="001F42D3" w:rsidRDefault="00B11855" w:rsidP="001F5A5C">
            <w:pPr>
              <w:pStyle w:val="TableEntry"/>
            </w:pPr>
          </w:p>
        </w:tc>
        <w:tc>
          <w:tcPr>
            <w:tcW w:w="720" w:type="dxa"/>
          </w:tcPr>
          <w:p w14:paraId="7DC6B29F" w14:textId="66B3F47C" w:rsidR="00B11855" w:rsidRPr="001F42D3" w:rsidRDefault="003D003E" w:rsidP="00B32F82">
            <w:pPr>
              <w:pStyle w:val="TableEntry"/>
              <w:rPr>
                <w:color w:val="FFFFFF"/>
              </w:rPr>
            </w:pPr>
            <w:r w:rsidRPr="001F42D3">
              <w:t>0</w:t>
            </w:r>
          </w:p>
        </w:tc>
        <w:tc>
          <w:tcPr>
            <w:tcW w:w="810" w:type="dxa"/>
          </w:tcPr>
          <w:p w14:paraId="4ABF8335" w14:textId="20B733A2" w:rsidR="00B11855" w:rsidRPr="001F42D3" w:rsidRDefault="003D003E" w:rsidP="00B32F82">
            <w:pPr>
              <w:pStyle w:val="TableEntry"/>
              <w:rPr>
                <w:color w:val="FFFFFF"/>
              </w:rPr>
            </w:pPr>
            <w:r w:rsidRPr="001F42D3">
              <w:t>1</w:t>
            </w:r>
          </w:p>
        </w:tc>
        <w:tc>
          <w:tcPr>
            <w:tcW w:w="743" w:type="dxa"/>
          </w:tcPr>
          <w:p w14:paraId="3019756D" w14:textId="2F44879F" w:rsidR="00B11855" w:rsidRPr="001F42D3" w:rsidRDefault="00B11855" w:rsidP="001F5A5C">
            <w:pPr>
              <w:pStyle w:val="TableEntry"/>
            </w:pPr>
          </w:p>
        </w:tc>
        <w:tc>
          <w:tcPr>
            <w:tcW w:w="922" w:type="dxa"/>
          </w:tcPr>
          <w:p w14:paraId="5BBAA306" w14:textId="7313BA52" w:rsidR="00B11855" w:rsidRPr="001F42D3" w:rsidRDefault="00B11855" w:rsidP="001F5A5C">
            <w:pPr>
              <w:pStyle w:val="TableEntry"/>
            </w:pPr>
          </w:p>
        </w:tc>
        <w:tc>
          <w:tcPr>
            <w:tcW w:w="986" w:type="dxa"/>
          </w:tcPr>
          <w:p w14:paraId="220D0183" w14:textId="56DFDAA4" w:rsidR="00B11855" w:rsidRPr="001F42D3" w:rsidRDefault="003D003E" w:rsidP="001F5A5C">
            <w:pPr>
              <w:pStyle w:val="TableEntry"/>
            </w:pPr>
            <w:r w:rsidRPr="001F42D3">
              <w:t>Marcus</w:t>
            </w:r>
          </w:p>
        </w:tc>
      </w:tr>
      <w:tr w:rsidR="00C42BD4" w:rsidRPr="001F42D3" w14:paraId="0EF902A0" w14:textId="77777777" w:rsidTr="00CF5627">
        <w:trPr>
          <w:cantSplit/>
          <w:jc w:val="center"/>
        </w:trPr>
        <w:tc>
          <w:tcPr>
            <w:tcW w:w="1525" w:type="dxa"/>
          </w:tcPr>
          <w:p w14:paraId="589E197E" w14:textId="64D3B359" w:rsidR="00B11855" w:rsidRPr="001F42D3" w:rsidRDefault="003D003E" w:rsidP="00CF5627">
            <w:pPr>
              <w:pStyle w:val="TableEntryItalicindent"/>
            </w:pPr>
            <w:r w:rsidRPr="001F42D3">
              <w:t>second and further given names or initials thereof</w:t>
            </w:r>
          </w:p>
        </w:tc>
        <w:tc>
          <w:tcPr>
            <w:tcW w:w="810" w:type="dxa"/>
          </w:tcPr>
          <w:p w14:paraId="4444D316" w14:textId="28943B25" w:rsidR="00B11855" w:rsidRPr="001F42D3" w:rsidRDefault="003D003E" w:rsidP="00B32F82">
            <w:pPr>
              <w:pStyle w:val="TableEntry"/>
              <w:rPr>
                <w:i/>
              </w:rPr>
            </w:pPr>
            <w:r w:rsidRPr="001F42D3">
              <w:rPr>
                <w:i/>
              </w:rPr>
              <w:t>4</w:t>
            </w:r>
          </w:p>
        </w:tc>
        <w:tc>
          <w:tcPr>
            <w:tcW w:w="810" w:type="dxa"/>
          </w:tcPr>
          <w:p w14:paraId="1F62C471" w14:textId="59ADBDCD" w:rsidR="00B11855" w:rsidRPr="001F42D3" w:rsidRDefault="003D003E" w:rsidP="00B32F82">
            <w:pPr>
              <w:pStyle w:val="TableEntry"/>
              <w:rPr>
                <w:color w:val="FFFFFF"/>
              </w:rPr>
            </w:pPr>
            <w:r w:rsidRPr="001F42D3">
              <w:t>ST</w:t>
            </w:r>
          </w:p>
        </w:tc>
        <w:tc>
          <w:tcPr>
            <w:tcW w:w="720" w:type="dxa"/>
          </w:tcPr>
          <w:p w14:paraId="2B16E789" w14:textId="7957469F" w:rsidR="00B11855" w:rsidRPr="001F42D3" w:rsidRDefault="003D003E" w:rsidP="00B32F82">
            <w:pPr>
              <w:pStyle w:val="TableEntry"/>
              <w:rPr>
                <w:color w:val="FFFFFF"/>
              </w:rPr>
            </w:pPr>
            <w:r w:rsidRPr="001F42D3">
              <w:t>30</w:t>
            </w:r>
          </w:p>
        </w:tc>
        <w:tc>
          <w:tcPr>
            <w:tcW w:w="720" w:type="dxa"/>
          </w:tcPr>
          <w:p w14:paraId="28BD4D5C" w14:textId="243D4A35" w:rsidR="00B11855" w:rsidRPr="001F42D3" w:rsidRDefault="003D003E" w:rsidP="00B32F82">
            <w:pPr>
              <w:pStyle w:val="TableEntry"/>
              <w:rPr>
                <w:color w:val="FFFFFF"/>
              </w:rPr>
            </w:pPr>
            <w:r w:rsidRPr="001F42D3">
              <w:t>O</w:t>
            </w:r>
          </w:p>
        </w:tc>
        <w:tc>
          <w:tcPr>
            <w:tcW w:w="810" w:type="dxa"/>
          </w:tcPr>
          <w:p w14:paraId="014D8D0E" w14:textId="5E54A440" w:rsidR="00B11855" w:rsidRPr="001F42D3" w:rsidRDefault="00B11855" w:rsidP="001F5A5C">
            <w:pPr>
              <w:pStyle w:val="TableEntry"/>
            </w:pPr>
          </w:p>
        </w:tc>
        <w:tc>
          <w:tcPr>
            <w:tcW w:w="720" w:type="dxa"/>
          </w:tcPr>
          <w:p w14:paraId="17290245" w14:textId="702E12A6" w:rsidR="00B11855" w:rsidRPr="001F42D3" w:rsidRDefault="003D003E" w:rsidP="00B32F82">
            <w:pPr>
              <w:pStyle w:val="TableEntry"/>
              <w:rPr>
                <w:color w:val="FFFFFF"/>
              </w:rPr>
            </w:pPr>
            <w:r w:rsidRPr="001F42D3">
              <w:t>0</w:t>
            </w:r>
          </w:p>
        </w:tc>
        <w:tc>
          <w:tcPr>
            <w:tcW w:w="810" w:type="dxa"/>
          </w:tcPr>
          <w:p w14:paraId="1B48BCAE" w14:textId="328E5D9F" w:rsidR="00B11855" w:rsidRPr="001F42D3" w:rsidRDefault="003D003E" w:rsidP="00B32F82">
            <w:pPr>
              <w:pStyle w:val="TableEntry"/>
              <w:rPr>
                <w:color w:val="FFFFFF"/>
              </w:rPr>
            </w:pPr>
            <w:r w:rsidRPr="001F42D3">
              <w:t>1</w:t>
            </w:r>
          </w:p>
        </w:tc>
        <w:tc>
          <w:tcPr>
            <w:tcW w:w="743" w:type="dxa"/>
          </w:tcPr>
          <w:p w14:paraId="507B133F" w14:textId="1AAA6538" w:rsidR="00B11855" w:rsidRPr="001F42D3" w:rsidRDefault="00B11855" w:rsidP="001F5A5C">
            <w:pPr>
              <w:pStyle w:val="TableEntry"/>
            </w:pPr>
          </w:p>
        </w:tc>
        <w:tc>
          <w:tcPr>
            <w:tcW w:w="922" w:type="dxa"/>
          </w:tcPr>
          <w:p w14:paraId="1C9E4AA4" w14:textId="15F9E1A0" w:rsidR="00B11855" w:rsidRPr="001F42D3" w:rsidRDefault="00B11855" w:rsidP="001F5A5C">
            <w:pPr>
              <w:pStyle w:val="TableEntry"/>
            </w:pPr>
          </w:p>
        </w:tc>
        <w:tc>
          <w:tcPr>
            <w:tcW w:w="986" w:type="dxa"/>
          </w:tcPr>
          <w:p w14:paraId="7FA24333" w14:textId="2E516728" w:rsidR="00B11855" w:rsidRPr="001F42D3" w:rsidRDefault="003D003E" w:rsidP="001F5A5C">
            <w:pPr>
              <w:pStyle w:val="TableEntry"/>
            </w:pPr>
            <w:r w:rsidRPr="001F42D3">
              <w:t>A</w:t>
            </w:r>
          </w:p>
        </w:tc>
      </w:tr>
      <w:tr w:rsidR="00C42BD4" w:rsidRPr="001F42D3" w14:paraId="0F5D8F46" w14:textId="77777777" w:rsidTr="00CF5627">
        <w:trPr>
          <w:cantSplit/>
          <w:jc w:val="center"/>
        </w:trPr>
        <w:tc>
          <w:tcPr>
            <w:tcW w:w="1525" w:type="dxa"/>
          </w:tcPr>
          <w:p w14:paraId="01E67AC9" w14:textId="03EF2D92" w:rsidR="00B11855" w:rsidRPr="001F42D3" w:rsidRDefault="003D003E" w:rsidP="00CF5627">
            <w:pPr>
              <w:pStyle w:val="TableEntryItalicindent"/>
            </w:pPr>
            <w:r w:rsidRPr="001F42D3">
              <w:t>suffix (e.g., JR or III)</w:t>
            </w:r>
          </w:p>
        </w:tc>
        <w:tc>
          <w:tcPr>
            <w:tcW w:w="810" w:type="dxa"/>
          </w:tcPr>
          <w:p w14:paraId="02012F84" w14:textId="09B3EAD2" w:rsidR="00B11855" w:rsidRPr="001F42D3" w:rsidRDefault="003D003E" w:rsidP="00B32F82">
            <w:pPr>
              <w:pStyle w:val="TableEntry"/>
              <w:rPr>
                <w:i/>
              </w:rPr>
            </w:pPr>
            <w:r w:rsidRPr="001F42D3">
              <w:rPr>
                <w:i/>
              </w:rPr>
              <w:t>5</w:t>
            </w:r>
          </w:p>
        </w:tc>
        <w:tc>
          <w:tcPr>
            <w:tcW w:w="810" w:type="dxa"/>
          </w:tcPr>
          <w:p w14:paraId="02887ACE" w14:textId="56443748" w:rsidR="00B11855" w:rsidRPr="001F42D3" w:rsidRDefault="003D003E" w:rsidP="00B32F82">
            <w:pPr>
              <w:pStyle w:val="TableEntry"/>
              <w:rPr>
                <w:color w:val="FFFFFF"/>
              </w:rPr>
            </w:pPr>
            <w:r w:rsidRPr="001F42D3">
              <w:t>ST</w:t>
            </w:r>
          </w:p>
        </w:tc>
        <w:tc>
          <w:tcPr>
            <w:tcW w:w="720" w:type="dxa"/>
          </w:tcPr>
          <w:p w14:paraId="48DBDC84" w14:textId="12099974" w:rsidR="00B11855" w:rsidRPr="001F42D3" w:rsidRDefault="003D003E" w:rsidP="00B32F82">
            <w:pPr>
              <w:pStyle w:val="TableEntry"/>
              <w:rPr>
                <w:color w:val="FFFFFF"/>
              </w:rPr>
            </w:pPr>
            <w:r w:rsidRPr="001F42D3">
              <w:t>20</w:t>
            </w:r>
          </w:p>
        </w:tc>
        <w:tc>
          <w:tcPr>
            <w:tcW w:w="720" w:type="dxa"/>
          </w:tcPr>
          <w:p w14:paraId="35A78232" w14:textId="1550B7E2" w:rsidR="00B11855" w:rsidRPr="001F42D3" w:rsidRDefault="003D003E" w:rsidP="00B32F82">
            <w:pPr>
              <w:pStyle w:val="TableEntry"/>
              <w:rPr>
                <w:color w:val="FFFFFF"/>
              </w:rPr>
            </w:pPr>
            <w:r w:rsidRPr="001F42D3">
              <w:t>O</w:t>
            </w:r>
          </w:p>
        </w:tc>
        <w:tc>
          <w:tcPr>
            <w:tcW w:w="810" w:type="dxa"/>
          </w:tcPr>
          <w:p w14:paraId="763A8B68" w14:textId="54AB0A2E" w:rsidR="00B11855" w:rsidRPr="001F42D3" w:rsidRDefault="00B11855" w:rsidP="001F5A5C">
            <w:pPr>
              <w:pStyle w:val="TableEntry"/>
            </w:pPr>
          </w:p>
        </w:tc>
        <w:tc>
          <w:tcPr>
            <w:tcW w:w="720" w:type="dxa"/>
          </w:tcPr>
          <w:p w14:paraId="3F030D6B" w14:textId="40B25F94" w:rsidR="00B11855" w:rsidRPr="001F42D3" w:rsidRDefault="003D003E" w:rsidP="00B32F82">
            <w:pPr>
              <w:pStyle w:val="TableEntry"/>
              <w:rPr>
                <w:color w:val="FFFFFF"/>
              </w:rPr>
            </w:pPr>
            <w:r w:rsidRPr="001F42D3">
              <w:t>0</w:t>
            </w:r>
          </w:p>
        </w:tc>
        <w:tc>
          <w:tcPr>
            <w:tcW w:w="810" w:type="dxa"/>
          </w:tcPr>
          <w:p w14:paraId="7326866D" w14:textId="16097494" w:rsidR="00B11855" w:rsidRPr="001F42D3" w:rsidRDefault="003D003E" w:rsidP="00B32F82">
            <w:pPr>
              <w:pStyle w:val="TableEntry"/>
              <w:rPr>
                <w:color w:val="FFFFFF"/>
              </w:rPr>
            </w:pPr>
            <w:r w:rsidRPr="001F42D3">
              <w:t>1</w:t>
            </w:r>
          </w:p>
        </w:tc>
        <w:tc>
          <w:tcPr>
            <w:tcW w:w="743" w:type="dxa"/>
          </w:tcPr>
          <w:p w14:paraId="28000B85" w14:textId="03CA1402" w:rsidR="00B11855" w:rsidRPr="001F42D3" w:rsidRDefault="00B11855" w:rsidP="001F5A5C">
            <w:pPr>
              <w:pStyle w:val="TableEntry"/>
            </w:pPr>
          </w:p>
        </w:tc>
        <w:tc>
          <w:tcPr>
            <w:tcW w:w="922" w:type="dxa"/>
          </w:tcPr>
          <w:p w14:paraId="24C6B3FA" w14:textId="7A6E33B7" w:rsidR="00B11855" w:rsidRPr="001F42D3" w:rsidRDefault="00B11855" w:rsidP="001F5A5C">
            <w:pPr>
              <w:pStyle w:val="TableEntry"/>
            </w:pPr>
          </w:p>
        </w:tc>
        <w:tc>
          <w:tcPr>
            <w:tcW w:w="986" w:type="dxa"/>
          </w:tcPr>
          <w:p w14:paraId="75F33C4F" w14:textId="70C2ED03" w:rsidR="00B11855" w:rsidRPr="001F42D3" w:rsidRDefault="003D003E" w:rsidP="001F5A5C">
            <w:pPr>
              <w:pStyle w:val="TableEntry"/>
            </w:pPr>
            <w:r w:rsidRPr="001F42D3">
              <w:t>III</w:t>
            </w:r>
          </w:p>
        </w:tc>
      </w:tr>
      <w:tr w:rsidR="00C42BD4" w:rsidRPr="001F42D3" w14:paraId="31E8FC2A" w14:textId="77777777" w:rsidTr="00CF5627">
        <w:trPr>
          <w:cantSplit/>
          <w:jc w:val="center"/>
        </w:trPr>
        <w:tc>
          <w:tcPr>
            <w:tcW w:w="1525" w:type="dxa"/>
          </w:tcPr>
          <w:p w14:paraId="134E2B8D" w14:textId="010B7DE9" w:rsidR="00B11855" w:rsidRPr="001F42D3" w:rsidRDefault="003D003E" w:rsidP="00CF5627">
            <w:pPr>
              <w:pStyle w:val="TableEntryItalicindent"/>
            </w:pPr>
            <w:r w:rsidRPr="001F42D3">
              <w:t>prefix (e.g., DR)</w:t>
            </w:r>
          </w:p>
        </w:tc>
        <w:tc>
          <w:tcPr>
            <w:tcW w:w="810" w:type="dxa"/>
          </w:tcPr>
          <w:p w14:paraId="38E97FC3" w14:textId="30EA03D3" w:rsidR="00B11855" w:rsidRPr="001F42D3" w:rsidRDefault="003D003E" w:rsidP="00B32F82">
            <w:pPr>
              <w:pStyle w:val="TableEntry"/>
              <w:rPr>
                <w:i/>
              </w:rPr>
            </w:pPr>
            <w:r w:rsidRPr="001F42D3">
              <w:rPr>
                <w:i/>
              </w:rPr>
              <w:t>6</w:t>
            </w:r>
          </w:p>
        </w:tc>
        <w:tc>
          <w:tcPr>
            <w:tcW w:w="810" w:type="dxa"/>
          </w:tcPr>
          <w:p w14:paraId="70D736E0" w14:textId="1CA187A1" w:rsidR="00B11855" w:rsidRPr="001F42D3" w:rsidRDefault="003D003E" w:rsidP="00B32F82">
            <w:pPr>
              <w:pStyle w:val="TableEntry"/>
              <w:rPr>
                <w:color w:val="FFFFFF"/>
              </w:rPr>
            </w:pPr>
            <w:r w:rsidRPr="001F42D3">
              <w:t>ST</w:t>
            </w:r>
          </w:p>
        </w:tc>
        <w:tc>
          <w:tcPr>
            <w:tcW w:w="720" w:type="dxa"/>
          </w:tcPr>
          <w:p w14:paraId="0B6123D1" w14:textId="7BDCDF86" w:rsidR="00B11855" w:rsidRPr="001F42D3" w:rsidRDefault="003D003E" w:rsidP="00B32F82">
            <w:pPr>
              <w:pStyle w:val="TableEntry"/>
              <w:rPr>
                <w:color w:val="FFFFFF"/>
              </w:rPr>
            </w:pPr>
            <w:r w:rsidRPr="001F42D3">
              <w:t>20</w:t>
            </w:r>
          </w:p>
        </w:tc>
        <w:tc>
          <w:tcPr>
            <w:tcW w:w="720" w:type="dxa"/>
          </w:tcPr>
          <w:p w14:paraId="28A7C6E5" w14:textId="63780A6E" w:rsidR="00B11855" w:rsidRPr="001F42D3" w:rsidRDefault="003D003E" w:rsidP="00B32F82">
            <w:pPr>
              <w:pStyle w:val="TableEntry"/>
              <w:rPr>
                <w:color w:val="FFFFFF"/>
              </w:rPr>
            </w:pPr>
            <w:r w:rsidRPr="001F42D3">
              <w:t>O</w:t>
            </w:r>
          </w:p>
        </w:tc>
        <w:tc>
          <w:tcPr>
            <w:tcW w:w="810" w:type="dxa"/>
          </w:tcPr>
          <w:p w14:paraId="4785FAFC" w14:textId="0F351207" w:rsidR="00B11855" w:rsidRPr="001F42D3" w:rsidRDefault="00B11855" w:rsidP="001F5A5C">
            <w:pPr>
              <w:pStyle w:val="TableEntry"/>
            </w:pPr>
          </w:p>
        </w:tc>
        <w:tc>
          <w:tcPr>
            <w:tcW w:w="720" w:type="dxa"/>
          </w:tcPr>
          <w:p w14:paraId="79FA6D6F" w14:textId="020157E2" w:rsidR="00B11855" w:rsidRPr="001F42D3" w:rsidRDefault="003D003E" w:rsidP="00B32F82">
            <w:pPr>
              <w:pStyle w:val="TableEntry"/>
              <w:rPr>
                <w:color w:val="FFFFFF"/>
              </w:rPr>
            </w:pPr>
            <w:r w:rsidRPr="001F42D3">
              <w:t>0</w:t>
            </w:r>
          </w:p>
        </w:tc>
        <w:tc>
          <w:tcPr>
            <w:tcW w:w="810" w:type="dxa"/>
          </w:tcPr>
          <w:p w14:paraId="17453E01" w14:textId="08953B91" w:rsidR="00B11855" w:rsidRPr="001F42D3" w:rsidRDefault="003D003E" w:rsidP="00B32F82">
            <w:pPr>
              <w:pStyle w:val="TableEntry"/>
              <w:rPr>
                <w:color w:val="FFFFFF"/>
              </w:rPr>
            </w:pPr>
            <w:r w:rsidRPr="001F42D3">
              <w:t>1</w:t>
            </w:r>
          </w:p>
        </w:tc>
        <w:tc>
          <w:tcPr>
            <w:tcW w:w="743" w:type="dxa"/>
          </w:tcPr>
          <w:p w14:paraId="56685772" w14:textId="601AE193" w:rsidR="00B11855" w:rsidRPr="001F42D3" w:rsidRDefault="00B11855" w:rsidP="001F5A5C">
            <w:pPr>
              <w:pStyle w:val="TableEntry"/>
            </w:pPr>
          </w:p>
        </w:tc>
        <w:tc>
          <w:tcPr>
            <w:tcW w:w="922" w:type="dxa"/>
          </w:tcPr>
          <w:p w14:paraId="7BEF9B42" w14:textId="024CA235" w:rsidR="00B11855" w:rsidRPr="001F42D3" w:rsidRDefault="00B11855" w:rsidP="001F5A5C">
            <w:pPr>
              <w:pStyle w:val="TableEntry"/>
            </w:pPr>
          </w:p>
        </w:tc>
        <w:tc>
          <w:tcPr>
            <w:tcW w:w="986" w:type="dxa"/>
          </w:tcPr>
          <w:p w14:paraId="322433EE" w14:textId="50F77F54" w:rsidR="00B11855" w:rsidRPr="001F42D3" w:rsidRDefault="003D003E" w:rsidP="001F5A5C">
            <w:pPr>
              <w:pStyle w:val="TableEntry"/>
            </w:pPr>
            <w:r w:rsidRPr="001F42D3">
              <w:t>DR</w:t>
            </w:r>
          </w:p>
        </w:tc>
      </w:tr>
      <w:tr w:rsidR="00C42BD4" w:rsidRPr="001F42D3" w14:paraId="4A82531B" w14:textId="77777777" w:rsidTr="00CF5627">
        <w:trPr>
          <w:cantSplit/>
          <w:jc w:val="center"/>
        </w:trPr>
        <w:tc>
          <w:tcPr>
            <w:tcW w:w="1525" w:type="dxa"/>
          </w:tcPr>
          <w:p w14:paraId="521EB4C4" w14:textId="41DC9C93" w:rsidR="00B11855" w:rsidRPr="001F42D3" w:rsidRDefault="003D003E" w:rsidP="00B32F82">
            <w:pPr>
              <w:pStyle w:val="TableEntry"/>
            </w:pPr>
            <w:r w:rsidRPr="001F42D3">
              <w:t>Visit Number</w:t>
            </w:r>
          </w:p>
        </w:tc>
        <w:tc>
          <w:tcPr>
            <w:tcW w:w="810" w:type="dxa"/>
          </w:tcPr>
          <w:p w14:paraId="7F09B76A" w14:textId="476F82D4" w:rsidR="00B11855" w:rsidRPr="001F42D3" w:rsidRDefault="003D003E" w:rsidP="00B32F82">
            <w:pPr>
              <w:pStyle w:val="TableEntry"/>
            </w:pPr>
            <w:r w:rsidRPr="001F42D3">
              <w:t>19</w:t>
            </w:r>
          </w:p>
        </w:tc>
        <w:tc>
          <w:tcPr>
            <w:tcW w:w="810" w:type="dxa"/>
          </w:tcPr>
          <w:p w14:paraId="32CE5325" w14:textId="1BFAC72D" w:rsidR="00B11855" w:rsidRPr="001F42D3" w:rsidRDefault="003D003E" w:rsidP="00B32F82">
            <w:pPr>
              <w:pStyle w:val="TableEntry"/>
              <w:rPr>
                <w:color w:val="FFFFFF"/>
              </w:rPr>
            </w:pPr>
            <w:r w:rsidRPr="001F42D3">
              <w:t>CX</w:t>
            </w:r>
          </w:p>
        </w:tc>
        <w:tc>
          <w:tcPr>
            <w:tcW w:w="720" w:type="dxa"/>
          </w:tcPr>
          <w:p w14:paraId="3058932D" w14:textId="7EB7B9BF" w:rsidR="00B11855" w:rsidRPr="001F42D3" w:rsidRDefault="003D003E" w:rsidP="00B32F82">
            <w:pPr>
              <w:pStyle w:val="TableEntry"/>
              <w:rPr>
                <w:color w:val="FFFFFF"/>
              </w:rPr>
            </w:pPr>
            <w:r w:rsidRPr="001F42D3">
              <w:t>250</w:t>
            </w:r>
          </w:p>
        </w:tc>
        <w:tc>
          <w:tcPr>
            <w:tcW w:w="720" w:type="dxa"/>
          </w:tcPr>
          <w:p w14:paraId="5112EBEE" w14:textId="695DE1A0" w:rsidR="00B11855" w:rsidRPr="001F42D3" w:rsidRDefault="003D003E" w:rsidP="00B32F82">
            <w:pPr>
              <w:pStyle w:val="TableEntry"/>
              <w:rPr>
                <w:color w:val="FFFFFF"/>
              </w:rPr>
            </w:pPr>
            <w:r w:rsidRPr="001F42D3">
              <w:t>O</w:t>
            </w:r>
          </w:p>
        </w:tc>
        <w:tc>
          <w:tcPr>
            <w:tcW w:w="810" w:type="dxa"/>
          </w:tcPr>
          <w:p w14:paraId="5DF1E758" w14:textId="51A5A019" w:rsidR="00B11855" w:rsidRPr="001F42D3" w:rsidRDefault="003D003E" w:rsidP="00B32F82">
            <w:pPr>
              <w:pStyle w:val="TableEntry"/>
              <w:rPr>
                <w:color w:val="FFFFFF"/>
              </w:rPr>
            </w:pPr>
            <w:r w:rsidRPr="001F42D3">
              <w:t>False</w:t>
            </w:r>
          </w:p>
        </w:tc>
        <w:tc>
          <w:tcPr>
            <w:tcW w:w="720" w:type="dxa"/>
          </w:tcPr>
          <w:p w14:paraId="24450BAA" w14:textId="59FBCB47" w:rsidR="00B11855" w:rsidRPr="001F42D3" w:rsidRDefault="003D003E" w:rsidP="00B32F82">
            <w:pPr>
              <w:pStyle w:val="TableEntry"/>
              <w:rPr>
                <w:color w:val="FFFFFF"/>
              </w:rPr>
            </w:pPr>
            <w:r w:rsidRPr="001F42D3">
              <w:t>0</w:t>
            </w:r>
          </w:p>
        </w:tc>
        <w:tc>
          <w:tcPr>
            <w:tcW w:w="810" w:type="dxa"/>
          </w:tcPr>
          <w:p w14:paraId="07DD336E" w14:textId="2BB247B9" w:rsidR="00B11855" w:rsidRPr="001F42D3" w:rsidRDefault="003D003E" w:rsidP="00B32F82">
            <w:pPr>
              <w:pStyle w:val="TableEntry"/>
              <w:rPr>
                <w:color w:val="FFFFFF"/>
              </w:rPr>
            </w:pPr>
            <w:r w:rsidRPr="001F42D3">
              <w:t>1</w:t>
            </w:r>
          </w:p>
        </w:tc>
        <w:tc>
          <w:tcPr>
            <w:tcW w:w="743" w:type="dxa"/>
          </w:tcPr>
          <w:p w14:paraId="4C0ABF0E" w14:textId="71765161" w:rsidR="00B11855" w:rsidRPr="001F42D3" w:rsidRDefault="00B11855" w:rsidP="001F5A5C">
            <w:pPr>
              <w:pStyle w:val="TableEntry"/>
            </w:pPr>
          </w:p>
        </w:tc>
        <w:tc>
          <w:tcPr>
            <w:tcW w:w="922" w:type="dxa"/>
          </w:tcPr>
          <w:p w14:paraId="5350497C" w14:textId="631CF9E3" w:rsidR="00B11855" w:rsidRPr="001F42D3" w:rsidRDefault="00B11855" w:rsidP="001F5A5C">
            <w:pPr>
              <w:pStyle w:val="TableEntry"/>
            </w:pPr>
          </w:p>
        </w:tc>
        <w:tc>
          <w:tcPr>
            <w:tcW w:w="986" w:type="dxa"/>
          </w:tcPr>
          <w:p w14:paraId="4A200C3D" w14:textId="69AB58D9" w:rsidR="00B11855" w:rsidRPr="001F42D3" w:rsidRDefault="00B11855" w:rsidP="00B32F82">
            <w:pPr>
              <w:pStyle w:val="TableEntry"/>
            </w:pPr>
          </w:p>
        </w:tc>
      </w:tr>
      <w:tr w:rsidR="00C42BD4" w:rsidRPr="001F42D3" w14:paraId="74D99C96" w14:textId="77777777" w:rsidTr="00CF5627">
        <w:trPr>
          <w:cantSplit/>
          <w:jc w:val="center"/>
        </w:trPr>
        <w:tc>
          <w:tcPr>
            <w:tcW w:w="1525" w:type="dxa"/>
          </w:tcPr>
          <w:p w14:paraId="04BB0F93" w14:textId="6D7C5F6F" w:rsidR="00B11855" w:rsidRPr="001F42D3" w:rsidRDefault="003D003E" w:rsidP="00CF5627">
            <w:pPr>
              <w:pStyle w:val="TableEntryItalicindent"/>
            </w:pPr>
            <w:r w:rsidRPr="001F42D3">
              <w:t>ID number</w:t>
            </w:r>
          </w:p>
        </w:tc>
        <w:tc>
          <w:tcPr>
            <w:tcW w:w="810" w:type="dxa"/>
          </w:tcPr>
          <w:p w14:paraId="175128F0" w14:textId="57662706" w:rsidR="00B11855" w:rsidRPr="001F42D3" w:rsidRDefault="003D003E" w:rsidP="00B32F82">
            <w:pPr>
              <w:pStyle w:val="TableEntry"/>
              <w:rPr>
                <w:i/>
              </w:rPr>
            </w:pPr>
            <w:r w:rsidRPr="001F42D3">
              <w:rPr>
                <w:i/>
              </w:rPr>
              <w:t>1</w:t>
            </w:r>
          </w:p>
        </w:tc>
        <w:tc>
          <w:tcPr>
            <w:tcW w:w="810" w:type="dxa"/>
          </w:tcPr>
          <w:p w14:paraId="1F9C2AF3" w14:textId="04F3FB35" w:rsidR="00B11855" w:rsidRPr="001F42D3" w:rsidRDefault="003D003E" w:rsidP="00B32F82">
            <w:pPr>
              <w:pStyle w:val="TableEntry"/>
              <w:rPr>
                <w:color w:val="FFFFFF"/>
              </w:rPr>
            </w:pPr>
            <w:r w:rsidRPr="001F42D3">
              <w:t>ST</w:t>
            </w:r>
          </w:p>
        </w:tc>
        <w:tc>
          <w:tcPr>
            <w:tcW w:w="720" w:type="dxa"/>
          </w:tcPr>
          <w:p w14:paraId="452862C0" w14:textId="1EF8D48E" w:rsidR="00B11855" w:rsidRPr="001F42D3" w:rsidRDefault="003D003E" w:rsidP="00B32F82">
            <w:pPr>
              <w:pStyle w:val="TableEntry"/>
              <w:rPr>
                <w:color w:val="FFFFFF"/>
              </w:rPr>
            </w:pPr>
            <w:r w:rsidRPr="001F42D3">
              <w:t>15</w:t>
            </w:r>
          </w:p>
        </w:tc>
        <w:tc>
          <w:tcPr>
            <w:tcW w:w="720" w:type="dxa"/>
          </w:tcPr>
          <w:p w14:paraId="39613B9D" w14:textId="4AFF1D2F" w:rsidR="00B11855" w:rsidRPr="001F42D3" w:rsidRDefault="003D003E" w:rsidP="00B32F82">
            <w:pPr>
              <w:pStyle w:val="TableEntry"/>
              <w:rPr>
                <w:color w:val="FFFFFF"/>
              </w:rPr>
            </w:pPr>
            <w:r w:rsidRPr="001F42D3">
              <w:t>O</w:t>
            </w:r>
          </w:p>
        </w:tc>
        <w:tc>
          <w:tcPr>
            <w:tcW w:w="810" w:type="dxa"/>
          </w:tcPr>
          <w:p w14:paraId="6238C409" w14:textId="380F667F" w:rsidR="00B11855" w:rsidRPr="001F42D3" w:rsidRDefault="00B11855" w:rsidP="001F5A5C">
            <w:pPr>
              <w:pStyle w:val="TableEntry"/>
            </w:pPr>
          </w:p>
        </w:tc>
        <w:tc>
          <w:tcPr>
            <w:tcW w:w="720" w:type="dxa"/>
          </w:tcPr>
          <w:p w14:paraId="36C56A7B" w14:textId="41DBE87C" w:rsidR="00B11855" w:rsidRPr="001F42D3" w:rsidRDefault="003D003E" w:rsidP="00B32F82">
            <w:pPr>
              <w:pStyle w:val="TableEntry"/>
              <w:rPr>
                <w:color w:val="FFFFFF"/>
              </w:rPr>
            </w:pPr>
            <w:r w:rsidRPr="001F42D3">
              <w:t>0</w:t>
            </w:r>
          </w:p>
        </w:tc>
        <w:tc>
          <w:tcPr>
            <w:tcW w:w="810" w:type="dxa"/>
          </w:tcPr>
          <w:p w14:paraId="4E92C906" w14:textId="2C72A86D" w:rsidR="00B11855" w:rsidRPr="001F42D3" w:rsidRDefault="003D003E" w:rsidP="00B32F82">
            <w:pPr>
              <w:pStyle w:val="TableEntry"/>
              <w:rPr>
                <w:color w:val="FFFFFF"/>
              </w:rPr>
            </w:pPr>
            <w:r w:rsidRPr="001F42D3">
              <w:t>1</w:t>
            </w:r>
          </w:p>
        </w:tc>
        <w:tc>
          <w:tcPr>
            <w:tcW w:w="743" w:type="dxa"/>
          </w:tcPr>
          <w:p w14:paraId="7036CAEF" w14:textId="45B42D19" w:rsidR="00B11855" w:rsidRPr="001F42D3" w:rsidRDefault="00B11855" w:rsidP="001F5A5C">
            <w:pPr>
              <w:pStyle w:val="TableEntry"/>
            </w:pPr>
          </w:p>
        </w:tc>
        <w:tc>
          <w:tcPr>
            <w:tcW w:w="922" w:type="dxa"/>
          </w:tcPr>
          <w:p w14:paraId="01143847" w14:textId="2C32E735" w:rsidR="00B11855" w:rsidRPr="001F42D3" w:rsidRDefault="00B11855" w:rsidP="001F5A5C">
            <w:pPr>
              <w:pStyle w:val="TableEntry"/>
            </w:pPr>
          </w:p>
        </w:tc>
        <w:tc>
          <w:tcPr>
            <w:tcW w:w="986" w:type="dxa"/>
          </w:tcPr>
          <w:p w14:paraId="7FBF9C3C" w14:textId="37DCAEE7" w:rsidR="00B11855" w:rsidRPr="001F42D3" w:rsidRDefault="003D003E" w:rsidP="001F5A5C">
            <w:pPr>
              <w:pStyle w:val="TableEntry"/>
            </w:pPr>
            <w:r w:rsidRPr="001F42D3">
              <w:t>123456</w:t>
            </w:r>
          </w:p>
        </w:tc>
      </w:tr>
    </w:tbl>
    <w:p w14:paraId="5B59165C" w14:textId="77777777" w:rsidR="00B11855" w:rsidRPr="001F42D3" w:rsidRDefault="003D003E" w:rsidP="008679BF">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03BBA89C" w14:textId="77777777" w:rsidR="001A4392" w:rsidRPr="001F42D3" w:rsidRDefault="001A4392" w:rsidP="00A17802">
      <w:pPr>
        <w:pStyle w:val="BodyText"/>
      </w:pPr>
    </w:p>
    <w:p w14:paraId="51400C56" w14:textId="77777777" w:rsidR="00B11855" w:rsidRPr="001F42D3" w:rsidRDefault="003D003E" w:rsidP="008679BF">
      <w:pPr>
        <w:pStyle w:val="BodyText"/>
      </w:pPr>
      <w:r w:rsidRPr="001F42D3">
        <w:lastRenderedPageBreak/>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1F42D3" w:rsidRDefault="003D003E" w:rsidP="008679BF">
      <w:pPr>
        <w:pStyle w:val="BodyText"/>
      </w:pPr>
      <w:r w:rsidRPr="001F42D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1F42D3" w:rsidRDefault="003D003E" w:rsidP="008679BF">
      <w:pPr>
        <w:pStyle w:val="BodyText"/>
      </w:pPr>
      <w:r w:rsidRPr="001F42D3">
        <w:t>PV1-19 Visit Number, ID Number will be a unique identifier generated by the Implantable Device – Cardiac – Reporter for each visit.</w:t>
      </w:r>
    </w:p>
    <w:p w14:paraId="45D75D8F" w14:textId="77777777" w:rsidR="00B11855" w:rsidRPr="001F42D3" w:rsidRDefault="00855E3C" w:rsidP="00123C7B">
      <w:pPr>
        <w:pStyle w:val="Heading6"/>
        <w:numPr>
          <w:ilvl w:val="0"/>
          <w:numId w:val="0"/>
        </w:numPr>
        <w:rPr>
          <w:noProof w:val="0"/>
        </w:rPr>
      </w:pPr>
      <w:bookmarkStart w:id="666" w:name="_Toc401769841"/>
      <w:bookmarkStart w:id="667" w:name="_Toc181625196"/>
      <w:r w:rsidRPr="001F42D3">
        <w:rPr>
          <w:noProof w:val="0"/>
        </w:rPr>
        <w:t xml:space="preserve">3.9.4.1.2.4 </w:t>
      </w:r>
      <w:r w:rsidR="003D003E" w:rsidRPr="001F42D3">
        <w:rPr>
          <w:noProof w:val="0"/>
        </w:rPr>
        <w:t>OBR Segment – Observation Request</w:t>
      </w:r>
      <w:bookmarkEnd w:id="666"/>
      <w:bookmarkEnd w:id="667"/>
    </w:p>
    <w:p w14:paraId="27984771" w14:textId="282E94CF" w:rsidR="00B11855" w:rsidRPr="001F42D3" w:rsidRDefault="003D003E" w:rsidP="008679BF">
      <w:pPr>
        <w:pStyle w:val="BodyText"/>
      </w:pPr>
      <w:r w:rsidRPr="001F42D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1F42D3" w:rsidRDefault="003D003E" w:rsidP="00CF5627">
      <w:pPr>
        <w:pStyle w:val="TableTitle"/>
      </w:pPr>
      <w:r w:rsidRPr="001F42D3">
        <w:t>Table 3.9.4.1.2.4</w:t>
      </w:r>
      <w:r w:rsidR="005D79DE" w:rsidRPr="001F42D3">
        <w:rPr>
          <w:rFonts w:eastAsia="MS Gothic"/>
        </w:rPr>
        <w:t>-</w:t>
      </w:r>
      <w:r w:rsidR="002924C0" w:rsidRPr="001F42D3">
        <w:t>1</w:t>
      </w:r>
      <w:r w:rsidRPr="001F42D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1F42D3" w14:paraId="32A0F9C2" w14:textId="77777777" w:rsidTr="00396374">
        <w:trPr>
          <w:cantSplit/>
          <w:tblHeader/>
          <w:jc w:val="center"/>
        </w:trPr>
        <w:tc>
          <w:tcPr>
            <w:tcW w:w="1525" w:type="dxa"/>
            <w:shd w:val="clear" w:color="auto" w:fill="D9D9D9"/>
          </w:tcPr>
          <w:p w14:paraId="5C078ADF" w14:textId="77777777" w:rsidR="00B11855" w:rsidRPr="001F42D3" w:rsidRDefault="003D003E" w:rsidP="001F5A5C">
            <w:pPr>
              <w:pStyle w:val="TableEntryHeader"/>
            </w:pPr>
            <w:r w:rsidRPr="001F42D3">
              <w:t>Name</w:t>
            </w:r>
          </w:p>
        </w:tc>
        <w:tc>
          <w:tcPr>
            <w:tcW w:w="810" w:type="dxa"/>
            <w:shd w:val="clear" w:color="auto" w:fill="D9D9D9"/>
          </w:tcPr>
          <w:p w14:paraId="28676B20" w14:textId="77777777" w:rsidR="00B11855" w:rsidRPr="001F42D3" w:rsidRDefault="003D003E" w:rsidP="001F5A5C">
            <w:pPr>
              <w:pStyle w:val="TableEntryHeader"/>
            </w:pPr>
            <w:r w:rsidRPr="001F42D3">
              <w:t>Seq</w:t>
            </w:r>
          </w:p>
        </w:tc>
        <w:tc>
          <w:tcPr>
            <w:tcW w:w="810" w:type="dxa"/>
            <w:shd w:val="clear" w:color="auto" w:fill="D9D9D9"/>
          </w:tcPr>
          <w:p w14:paraId="2285637F" w14:textId="77777777" w:rsidR="00B11855" w:rsidRPr="001F42D3" w:rsidRDefault="003D003E" w:rsidP="001F5A5C">
            <w:pPr>
              <w:pStyle w:val="TableEntryHeader"/>
            </w:pPr>
            <w:r w:rsidRPr="001F42D3">
              <w:t>DT</w:t>
            </w:r>
          </w:p>
        </w:tc>
        <w:tc>
          <w:tcPr>
            <w:tcW w:w="810" w:type="dxa"/>
            <w:shd w:val="clear" w:color="auto" w:fill="D9D9D9"/>
          </w:tcPr>
          <w:p w14:paraId="7246D3CE" w14:textId="77777777" w:rsidR="00B11855" w:rsidRPr="001F42D3" w:rsidRDefault="003D003E" w:rsidP="001F5A5C">
            <w:pPr>
              <w:pStyle w:val="TableEntryHeader"/>
            </w:pPr>
            <w:r w:rsidRPr="001F42D3">
              <w:t>Len</w:t>
            </w:r>
          </w:p>
        </w:tc>
        <w:tc>
          <w:tcPr>
            <w:tcW w:w="720" w:type="dxa"/>
            <w:shd w:val="clear" w:color="auto" w:fill="D9D9D9"/>
          </w:tcPr>
          <w:p w14:paraId="2238696B"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6930F0C8" w14:textId="77777777" w:rsidR="00B11855" w:rsidRPr="001F42D3" w:rsidRDefault="003D003E" w:rsidP="001F5A5C">
            <w:pPr>
              <w:pStyle w:val="TableEntryHeader"/>
            </w:pPr>
            <w:r w:rsidRPr="001F42D3">
              <w:t>Rep</w:t>
            </w:r>
          </w:p>
        </w:tc>
        <w:tc>
          <w:tcPr>
            <w:tcW w:w="720" w:type="dxa"/>
            <w:shd w:val="clear" w:color="auto" w:fill="D9D9D9"/>
          </w:tcPr>
          <w:p w14:paraId="15920A5E" w14:textId="77777777" w:rsidR="00B11855" w:rsidRPr="001F42D3" w:rsidRDefault="003D003E" w:rsidP="001F5A5C">
            <w:pPr>
              <w:pStyle w:val="TableEntryHeader"/>
            </w:pPr>
            <w:r w:rsidRPr="001F42D3">
              <w:t>Min</w:t>
            </w:r>
          </w:p>
        </w:tc>
        <w:tc>
          <w:tcPr>
            <w:tcW w:w="810" w:type="dxa"/>
            <w:shd w:val="clear" w:color="auto" w:fill="D9D9D9"/>
          </w:tcPr>
          <w:p w14:paraId="1EA4663B" w14:textId="77777777" w:rsidR="00B11855" w:rsidRPr="001F42D3" w:rsidRDefault="003D003E" w:rsidP="001F5A5C">
            <w:pPr>
              <w:pStyle w:val="TableEntryHeader"/>
            </w:pPr>
            <w:r w:rsidRPr="001F42D3">
              <w:t>Max</w:t>
            </w:r>
          </w:p>
        </w:tc>
        <w:tc>
          <w:tcPr>
            <w:tcW w:w="810" w:type="dxa"/>
            <w:shd w:val="clear" w:color="auto" w:fill="D9D9D9"/>
          </w:tcPr>
          <w:p w14:paraId="23F2B41C" w14:textId="77777777" w:rsidR="00B11855" w:rsidRPr="001F42D3" w:rsidRDefault="003D003E" w:rsidP="001F5A5C">
            <w:pPr>
              <w:pStyle w:val="TableEntryHeader"/>
            </w:pPr>
            <w:proofErr w:type="spellStart"/>
            <w:r w:rsidRPr="001F42D3">
              <w:t>Tbl</w:t>
            </w:r>
            <w:proofErr w:type="spellEnd"/>
          </w:p>
        </w:tc>
        <w:tc>
          <w:tcPr>
            <w:tcW w:w="900" w:type="dxa"/>
            <w:shd w:val="clear" w:color="auto" w:fill="D9D9D9"/>
          </w:tcPr>
          <w:p w14:paraId="30F4655F" w14:textId="77777777" w:rsidR="00B11855" w:rsidRPr="001F42D3" w:rsidRDefault="003D003E" w:rsidP="001F5A5C">
            <w:pPr>
              <w:pStyle w:val="TableEntryHeader"/>
            </w:pPr>
            <w:r w:rsidRPr="001F42D3">
              <w:t>Fixed Val</w:t>
            </w:r>
          </w:p>
        </w:tc>
        <w:tc>
          <w:tcPr>
            <w:tcW w:w="1103" w:type="dxa"/>
            <w:shd w:val="clear" w:color="auto" w:fill="D9D9D9"/>
          </w:tcPr>
          <w:p w14:paraId="2AE1C721" w14:textId="77777777" w:rsidR="00B11855" w:rsidRPr="001F42D3" w:rsidRDefault="003D003E" w:rsidP="001F5A5C">
            <w:pPr>
              <w:pStyle w:val="TableEntryHeader"/>
            </w:pPr>
            <w:r w:rsidRPr="001F42D3">
              <w:t>Ex Val</w:t>
            </w:r>
          </w:p>
        </w:tc>
      </w:tr>
      <w:tr w:rsidR="00396374" w:rsidRPr="001F42D3" w14:paraId="06CB22FE" w14:textId="77777777" w:rsidTr="00396374">
        <w:trPr>
          <w:cantSplit/>
          <w:jc w:val="center"/>
        </w:trPr>
        <w:tc>
          <w:tcPr>
            <w:tcW w:w="1525" w:type="dxa"/>
          </w:tcPr>
          <w:p w14:paraId="649A46DD" w14:textId="1E0F8837" w:rsidR="00B11855" w:rsidRPr="001F42D3" w:rsidRDefault="003D003E" w:rsidP="00DC044A">
            <w:pPr>
              <w:pStyle w:val="TableEntry"/>
            </w:pPr>
            <w:r w:rsidRPr="001F42D3">
              <w:t>Set ID – OBR</w:t>
            </w:r>
          </w:p>
        </w:tc>
        <w:tc>
          <w:tcPr>
            <w:tcW w:w="810" w:type="dxa"/>
          </w:tcPr>
          <w:p w14:paraId="0D9D7FC1" w14:textId="54E9769A" w:rsidR="00B11855" w:rsidRPr="001F42D3" w:rsidRDefault="003D003E" w:rsidP="00DC044A">
            <w:pPr>
              <w:pStyle w:val="TableEntry"/>
            </w:pPr>
            <w:r w:rsidRPr="001F42D3">
              <w:t>1</w:t>
            </w:r>
          </w:p>
        </w:tc>
        <w:tc>
          <w:tcPr>
            <w:tcW w:w="810" w:type="dxa"/>
          </w:tcPr>
          <w:p w14:paraId="6E3ABF11" w14:textId="1B77DCDF" w:rsidR="00B11855" w:rsidRPr="001F42D3" w:rsidRDefault="003D003E" w:rsidP="00DC044A">
            <w:pPr>
              <w:pStyle w:val="TableEntry"/>
              <w:rPr>
                <w:color w:val="FFFFFF"/>
              </w:rPr>
            </w:pPr>
            <w:r w:rsidRPr="001F42D3">
              <w:t>SI</w:t>
            </w:r>
          </w:p>
        </w:tc>
        <w:tc>
          <w:tcPr>
            <w:tcW w:w="810" w:type="dxa"/>
          </w:tcPr>
          <w:p w14:paraId="5EC0D29B" w14:textId="60611234" w:rsidR="00B11855" w:rsidRPr="001F42D3" w:rsidRDefault="003D003E" w:rsidP="00DC044A">
            <w:pPr>
              <w:pStyle w:val="TableEntry"/>
              <w:rPr>
                <w:color w:val="FFFFFF"/>
              </w:rPr>
            </w:pPr>
            <w:r w:rsidRPr="001F42D3">
              <w:t>4</w:t>
            </w:r>
          </w:p>
        </w:tc>
        <w:tc>
          <w:tcPr>
            <w:tcW w:w="720" w:type="dxa"/>
          </w:tcPr>
          <w:p w14:paraId="265C5FA6" w14:textId="070441C4" w:rsidR="00B11855" w:rsidRPr="001F42D3" w:rsidRDefault="003D003E" w:rsidP="00DC044A">
            <w:pPr>
              <w:pStyle w:val="TableEntry"/>
              <w:rPr>
                <w:color w:val="FFFFFF"/>
              </w:rPr>
            </w:pPr>
            <w:r w:rsidRPr="001F42D3">
              <w:t>O</w:t>
            </w:r>
          </w:p>
        </w:tc>
        <w:tc>
          <w:tcPr>
            <w:tcW w:w="810" w:type="dxa"/>
          </w:tcPr>
          <w:p w14:paraId="40CE26E4" w14:textId="495BACC2" w:rsidR="00B11855" w:rsidRPr="001F42D3" w:rsidRDefault="003D003E" w:rsidP="00DC044A">
            <w:pPr>
              <w:pStyle w:val="TableEntry"/>
              <w:rPr>
                <w:color w:val="FFFFFF"/>
              </w:rPr>
            </w:pPr>
            <w:r w:rsidRPr="001F42D3">
              <w:t>False</w:t>
            </w:r>
          </w:p>
        </w:tc>
        <w:tc>
          <w:tcPr>
            <w:tcW w:w="720" w:type="dxa"/>
          </w:tcPr>
          <w:p w14:paraId="3FB6CC86" w14:textId="5CFF5CED" w:rsidR="00B11855" w:rsidRPr="001F42D3" w:rsidRDefault="003D003E" w:rsidP="00DC044A">
            <w:pPr>
              <w:pStyle w:val="TableEntry"/>
              <w:rPr>
                <w:color w:val="FFFFFF"/>
              </w:rPr>
            </w:pPr>
            <w:r w:rsidRPr="001F42D3">
              <w:t>0</w:t>
            </w:r>
          </w:p>
        </w:tc>
        <w:tc>
          <w:tcPr>
            <w:tcW w:w="810" w:type="dxa"/>
          </w:tcPr>
          <w:p w14:paraId="62D10665" w14:textId="4B9CD0C1" w:rsidR="00B11855" w:rsidRPr="001F42D3" w:rsidRDefault="003D003E" w:rsidP="00DC044A">
            <w:pPr>
              <w:pStyle w:val="TableEntry"/>
              <w:rPr>
                <w:color w:val="FFFFFF"/>
              </w:rPr>
            </w:pPr>
            <w:r w:rsidRPr="001F42D3">
              <w:t>1</w:t>
            </w:r>
          </w:p>
        </w:tc>
        <w:tc>
          <w:tcPr>
            <w:tcW w:w="810" w:type="dxa"/>
          </w:tcPr>
          <w:p w14:paraId="07EF491B" w14:textId="5A016217" w:rsidR="00B11855" w:rsidRPr="001F42D3" w:rsidRDefault="00B11855" w:rsidP="001F5A5C">
            <w:pPr>
              <w:pStyle w:val="TableEntry"/>
            </w:pPr>
          </w:p>
        </w:tc>
        <w:tc>
          <w:tcPr>
            <w:tcW w:w="900" w:type="dxa"/>
          </w:tcPr>
          <w:p w14:paraId="01D44051" w14:textId="021CEE5E" w:rsidR="00B11855" w:rsidRPr="001F42D3" w:rsidRDefault="00B11855" w:rsidP="001F5A5C">
            <w:pPr>
              <w:pStyle w:val="TableEntry"/>
            </w:pPr>
          </w:p>
        </w:tc>
        <w:tc>
          <w:tcPr>
            <w:tcW w:w="1103" w:type="dxa"/>
          </w:tcPr>
          <w:p w14:paraId="46B41D0C" w14:textId="2AF12FBE" w:rsidR="00B11855" w:rsidRPr="001F42D3" w:rsidRDefault="003D003E" w:rsidP="001F5A5C">
            <w:pPr>
              <w:pStyle w:val="TableEntry"/>
            </w:pPr>
            <w:r w:rsidRPr="001F42D3">
              <w:t>1</w:t>
            </w:r>
          </w:p>
        </w:tc>
      </w:tr>
      <w:tr w:rsidR="00396374" w:rsidRPr="001F42D3" w14:paraId="2926BB8F" w14:textId="77777777" w:rsidTr="00396374">
        <w:trPr>
          <w:cantSplit/>
          <w:jc w:val="center"/>
        </w:trPr>
        <w:tc>
          <w:tcPr>
            <w:tcW w:w="1525" w:type="dxa"/>
          </w:tcPr>
          <w:p w14:paraId="3A0A1548" w14:textId="01C14A38" w:rsidR="00B11855" w:rsidRPr="001F42D3" w:rsidRDefault="003D003E" w:rsidP="00DC044A">
            <w:pPr>
              <w:pStyle w:val="TableEntry"/>
            </w:pPr>
            <w:r w:rsidRPr="001F42D3">
              <w:t>Placer Order Number</w:t>
            </w:r>
          </w:p>
        </w:tc>
        <w:tc>
          <w:tcPr>
            <w:tcW w:w="810" w:type="dxa"/>
          </w:tcPr>
          <w:p w14:paraId="2FDF4F09" w14:textId="6F4907AE" w:rsidR="00B11855" w:rsidRPr="001F42D3" w:rsidRDefault="003D003E" w:rsidP="00DC044A">
            <w:pPr>
              <w:pStyle w:val="TableEntry"/>
            </w:pPr>
            <w:r w:rsidRPr="001F42D3">
              <w:t>2</w:t>
            </w:r>
          </w:p>
        </w:tc>
        <w:tc>
          <w:tcPr>
            <w:tcW w:w="810" w:type="dxa"/>
          </w:tcPr>
          <w:p w14:paraId="24E7EAFB" w14:textId="5FB88709" w:rsidR="00B11855" w:rsidRPr="001F42D3" w:rsidRDefault="003D003E" w:rsidP="00DC044A">
            <w:pPr>
              <w:pStyle w:val="TableEntry"/>
              <w:rPr>
                <w:color w:val="FFFFFF"/>
              </w:rPr>
            </w:pPr>
            <w:r w:rsidRPr="001F42D3">
              <w:t>EI</w:t>
            </w:r>
          </w:p>
        </w:tc>
        <w:tc>
          <w:tcPr>
            <w:tcW w:w="810" w:type="dxa"/>
          </w:tcPr>
          <w:p w14:paraId="702E696F" w14:textId="45215988" w:rsidR="00B11855" w:rsidRPr="001F42D3" w:rsidRDefault="003D003E" w:rsidP="00DC044A">
            <w:pPr>
              <w:pStyle w:val="TableEntry"/>
              <w:rPr>
                <w:color w:val="FFFFFF"/>
              </w:rPr>
            </w:pPr>
            <w:r w:rsidRPr="001F42D3">
              <w:t>424</w:t>
            </w:r>
          </w:p>
        </w:tc>
        <w:tc>
          <w:tcPr>
            <w:tcW w:w="720" w:type="dxa"/>
          </w:tcPr>
          <w:p w14:paraId="3F8FC7C0" w14:textId="2B749A83" w:rsidR="00B11855" w:rsidRPr="001F42D3" w:rsidRDefault="003D003E" w:rsidP="00DC044A">
            <w:pPr>
              <w:pStyle w:val="TableEntry"/>
              <w:rPr>
                <w:color w:val="FFFFFF"/>
              </w:rPr>
            </w:pPr>
            <w:r w:rsidRPr="001F42D3">
              <w:t>O</w:t>
            </w:r>
          </w:p>
        </w:tc>
        <w:tc>
          <w:tcPr>
            <w:tcW w:w="810" w:type="dxa"/>
          </w:tcPr>
          <w:p w14:paraId="09EEF77B" w14:textId="335860D8" w:rsidR="00B11855" w:rsidRPr="001F42D3" w:rsidRDefault="003D003E" w:rsidP="00DC044A">
            <w:pPr>
              <w:pStyle w:val="TableEntry"/>
              <w:rPr>
                <w:color w:val="FFFFFF"/>
              </w:rPr>
            </w:pPr>
            <w:r w:rsidRPr="001F42D3">
              <w:t>False</w:t>
            </w:r>
          </w:p>
        </w:tc>
        <w:tc>
          <w:tcPr>
            <w:tcW w:w="720" w:type="dxa"/>
          </w:tcPr>
          <w:p w14:paraId="2F98DE49" w14:textId="6087FC5C" w:rsidR="00B11855" w:rsidRPr="001F42D3" w:rsidRDefault="003D003E" w:rsidP="00DC044A">
            <w:pPr>
              <w:pStyle w:val="TableEntry"/>
              <w:rPr>
                <w:color w:val="FFFFFF"/>
              </w:rPr>
            </w:pPr>
            <w:r w:rsidRPr="001F42D3">
              <w:t>0</w:t>
            </w:r>
          </w:p>
        </w:tc>
        <w:tc>
          <w:tcPr>
            <w:tcW w:w="810" w:type="dxa"/>
          </w:tcPr>
          <w:p w14:paraId="16945DA1" w14:textId="5BE9309C" w:rsidR="00B11855" w:rsidRPr="001F42D3" w:rsidRDefault="003D003E" w:rsidP="00DC044A">
            <w:pPr>
              <w:pStyle w:val="TableEntry"/>
              <w:rPr>
                <w:color w:val="FFFFFF"/>
              </w:rPr>
            </w:pPr>
            <w:r w:rsidRPr="001F42D3">
              <w:t>1</w:t>
            </w:r>
          </w:p>
        </w:tc>
        <w:tc>
          <w:tcPr>
            <w:tcW w:w="810" w:type="dxa"/>
          </w:tcPr>
          <w:p w14:paraId="54D8AB6D" w14:textId="1BFAACB0" w:rsidR="00B11855" w:rsidRPr="001F42D3" w:rsidRDefault="00B11855" w:rsidP="001F5A5C">
            <w:pPr>
              <w:pStyle w:val="TableEntry"/>
            </w:pPr>
          </w:p>
        </w:tc>
        <w:tc>
          <w:tcPr>
            <w:tcW w:w="900" w:type="dxa"/>
          </w:tcPr>
          <w:p w14:paraId="17354872" w14:textId="7ABF9182" w:rsidR="00B11855" w:rsidRPr="001F42D3" w:rsidRDefault="00B11855" w:rsidP="001F5A5C">
            <w:pPr>
              <w:pStyle w:val="TableEntry"/>
            </w:pPr>
          </w:p>
        </w:tc>
        <w:tc>
          <w:tcPr>
            <w:tcW w:w="1103" w:type="dxa"/>
          </w:tcPr>
          <w:p w14:paraId="7228FAB4" w14:textId="223E2390" w:rsidR="00B11855" w:rsidRPr="001F42D3" w:rsidRDefault="00B11855" w:rsidP="001F5A5C">
            <w:pPr>
              <w:pStyle w:val="TableEntry"/>
            </w:pPr>
          </w:p>
        </w:tc>
      </w:tr>
      <w:tr w:rsidR="00396374" w:rsidRPr="001F42D3" w14:paraId="6636252A" w14:textId="77777777" w:rsidTr="00396374">
        <w:trPr>
          <w:cantSplit/>
          <w:jc w:val="center"/>
        </w:trPr>
        <w:tc>
          <w:tcPr>
            <w:tcW w:w="1525" w:type="dxa"/>
          </w:tcPr>
          <w:p w14:paraId="4DF633A4" w14:textId="44E6FE30" w:rsidR="00B11855" w:rsidRPr="001F42D3" w:rsidRDefault="003D003E" w:rsidP="00CF5627">
            <w:pPr>
              <w:pStyle w:val="TableEntryItalicindent"/>
            </w:pPr>
            <w:r w:rsidRPr="001F42D3">
              <w:t xml:space="preserve"> entity identifier</w:t>
            </w:r>
          </w:p>
        </w:tc>
        <w:tc>
          <w:tcPr>
            <w:tcW w:w="810" w:type="dxa"/>
          </w:tcPr>
          <w:p w14:paraId="7927FA7C" w14:textId="6CB25E16" w:rsidR="00B11855" w:rsidRPr="001F42D3" w:rsidRDefault="003D003E" w:rsidP="00DC044A">
            <w:pPr>
              <w:pStyle w:val="TableEntry"/>
              <w:rPr>
                <w:i/>
              </w:rPr>
            </w:pPr>
            <w:r w:rsidRPr="001F42D3">
              <w:rPr>
                <w:i/>
              </w:rPr>
              <w:t>1</w:t>
            </w:r>
          </w:p>
        </w:tc>
        <w:tc>
          <w:tcPr>
            <w:tcW w:w="810" w:type="dxa"/>
          </w:tcPr>
          <w:p w14:paraId="0DC15412" w14:textId="11D06C5A" w:rsidR="00B11855" w:rsidRPr="001F42D3" w:rsidRDefault="003D003E" w:rsidP="00DC044A">
            <w:pPr>
              <w:pStyle w:val="TableEntry"/>
              <w:rPr>
                <w:color w:val="FFFFFF"/>
              </w:rPr>
            </w:pPr>
            <w:r w:rsidRPr="001F42D3">
              <w:t>ST</w:t>
            </w:r>
          </w:p>
        </w:tc>
        <w:tc>
          <w:tcPr>
            <w:tcW w:w="810" w:type="dxa"/>
          </w:tcPr>
          <w:p w14:paraId="4CC2F51B" w14:textId="03D98401" w:rsidR="00B11855" w:rsidRPr="001F42D3" w:rsidRDefault="003D003E" w:rsidP="00DC044A">
            <w:pPr>
              <w:pStyle w:val="TableEntry"/>
              <w:rPr>
                <w:color w:val="FFFFFF"/>
              </w:rPr>
            </w:pPr>
            <w:r w:rsidRPr="001F42D3">
              <w:t>199</w:t>
            </w:r>
          </w:p>
        </w:tc>
        <w:tc>
          <w:tcPr>
            <w:tcW w:w="720" w:type="dxa"/>
          </w:tcPr>
          <w:p w14:paraId="6E41D9FB" w14:textId="4AA9BC88" w:rsidR="00B11855" w:rsidRPr="001F42D3" w:rsidRDefault="003D003E" w:rsidP="00DC044A">
            <w:pPr>
              <w:pStyle w:val="TableEntry"/>
              <w:rPr>
                <w:color w:val="FFFFFF"/>
              </w:rPr>
            </w:pPr>
            <w:r w:rsidRPr="001F42D3">
              <w:t>O</w:t>
            </w:r>
          </w:p>
        </w:tc>
        <w:tc>
          <w:tcPr>
            <w:tcW w:w="810" w:type="dxa"/>
          </w:tcPr>
          <w:p w14:paraId="6F5475D4" w14:textId="6CB280A6" w:rsidR="00B11855" w:rsidRPr="001F42D3" w:rsidRDefault="00B11855" w:rsidP="001F5A5C">
            <w:pPr>
              <w:pStyle w:val="TableEntry"/>
            </w:pPr>
          </w:p>
        </w:tc>
        <w:tc>
          <w:tcPr>
            <w:tcW w:w="720" w:type="dxa"/>
          </w:tcPr>
          <w:p w14:paraId="16394BC4" w14:textId="16FE58F1" w:rsidR="00B11855" w:rsidRPr="001F42D3" w:rsidRDefault="003D003E" w:rsidP="00DC044A">
            <w:pPr>
              <w:pStyle w:val="TableEntry"/>
              <w:rPr>
                <w:color w:val="FFFFFF"/>
              </w:rPr>
            </w:pPr>
            <w:r w:rsidRPr="001F42D3">
              <w:t>0</w:t>
            </w:r>
          </w:p>
        </w:tc>
        <w:tc>
          <w:tcPr>
            <w:tcW w:w="810" w:type="dxa"/>
          </w:tcPr>
          <w:p w14:paraId="2F1C5A86" w14:textId="36A6DA1C" w:rsidR="00B11855" w:rsidRPr="001F42D3" w:rsidRDefault="003D003E" w:rsidP="00DC044A">
            <w:pPr>
              <w:pStyle w:val="TableEntry"/>
              <w:rPr>
                <w:color w:val="FFFFFF"/>
              </w:rPr>
            </w:pPr>
            <w:r w:rsidRPr="001F42D3">
              <w:t>1</w:t>
            </w:r>
          </w:p>
        </w:tc>
        <w:tc>
          <w:tcPr>
            <w:tcW w:w="810" w:type="dxa"/>
          </w:tcPr>
          <w:p w14:paraId="6DC9829F" w14:textId="3A0A45BB" w:rsidR="00B11855" w:rsidRPr="001F42D3" w:rsidRDefault="00B11855" w:rsidP="001F5A5C">
            <w:pPr>
              <w:pStyle w:val="TableEntry"/>
            </w:pPr>
          </w:p>
        </w:tc>
        <w:tc>
          <w:tcPr>
            <w:tcW w:w="900" w:type="dxa"/>
          </w:tcPr>
          <w:p w14:paraId="66A4F396" w14:textId="3721DD71" w:rsidR="00B11855" w:rsidRPr="001F42D3" w:rsidRDefault="00B11855" w:rsidP="001F5A5C">
            <w:pPr>
              <w:pStyle w:val="TableEntry"/>
            </w:pPr>
          </w:p>
        </w:tc>
        <w:tc>
          <w:tcPr>
            <w:tcW w:w="1103" w:type="dxa"/>
          </w:tcPr>
          <w:p w14:paraId="6121BC00" w14:textId="29390EF8" w:rsidR="00B11855" w:rsidRPr="001F42D3" w:rsidRDefault="00B11855" w:rsidP="001F5A5C">
            <w:pPr>
              <w:pStyle w:val="TableEntry"/>
            </w:pPr>
          </w:p>
        </w:tc>
      </w:tr>
      <w:tr w:rsidR="00396374" w:rsidRPr="001F42D3" w14:paraId="75F7D6DD" w14:textId="77777777" w:rsidTr="00396374">
        <w:trPr>
          <w:cantSplit/>
          <w:jc w:val="center"/>
        </w:trPr>
        <w:tc>
          <w:tcPr>
            <w:tcW w:w="1525" w:type="dxa"/>
          </w:tcPr>
          <w:p w14:paraId="463C9BF1" w14:textId="0D000E8C" w:rsidR="00B11855" w:rsidRPr="001F42D3" w:rsidRDefault="003D003E" w:rsidP="00DC044A">
            <w:pPr>
              <w:pStyle w:val="TableEntry"/>
            </w:pPr>
            <w:r w:rsidRPr="001F42D3">
              <w:t>Filler Order Number</w:t>
            </w:r>
          </w:p>
        </w:tc>
        <w:tc>
          <w:tcPr>
            <w:tcW w:w="810" w:type="dxa"/>
          </w:tcPr>
          <w:p w14:paraId="1E3744AB" w14:textId="563ACB27" w:rsidR="00B11855" w:rsidRPr="001F42D3" w:rsidRDefault="003D003E" w:rsidP="00DC044A">
            <w:pPr>
              <w:pStyle w:val="TableEntry"/>
            </w:pPr>
            <w:r w:rsidRPr="001F42D3">
              <w:t>3</w:t>
            </w:r>
          </w:p>
        </w:tc>
        <w:tc>
          <w:tcPr>
            <w:tcW w:w="810" w:type="dxa"/>
          </w:tcPr>
          <w:p w14:paraId="49521EF9" w14:textId="28907D26" w:rsidR="00B11855" w:rsidRPr="001F42D3" w:rsidRDefault="003D003E" w:rsidP="00DC044A">
            <w:pPr>
              <w:pStyle w:val="TableEntry"/>
              <w:rPr>
                <w:color w:val="FFFFFF"/>
              </w:rPr>
            </w:pPr>
            <w:r w:rsidRPr="001F42D3">
              <w:t>EI</w:t>
            </w:r>
          </w:p>
        </w:tc>
        <w:tc>
          <w:tcPr>
            <w:tcW w:w="810" w:type="dxa"/>
          </w:tcPr>
          <w:p w14:paraId="6E7B21E7" w14:textId="4A1DD673" w:rsidR="00B11855" w:rsidRPr="001F42D3" w:rsidRDefault="003D003E" w:rsidP="00DC044A">
            <w:pPr>
              <w:pStyle w:val="TableEntry"/>
              <w:rPr>
                <w:color w:val="FFFFFF"/>
              </w:rPr>
            </w:pPr>
            <w:r w:rsidRPr="001F42D3">
              <w:t>424</w:t>
            </w:r>
          </w:p>
        </w:tc>
        <w:tc>
          <w:tcPr>
            <w:tcW w:w="720" w:type="dxa"/>
          </w:tcPr>
          <w:p w14:paraId="04D086E5" w14:textId="75B8C3BB" w:rsidR="00B11855" w:rsidRPr="001F42D3" w:rsidRDefault="003D003E" w:rsidP="00DC044A">
            <w:pPr>
              <w:pStyle w:val="TableEntry"/>
              <w:rPr>
                <w:color w:val="FFFFFF"/>
              </w:rPr>
            </w:pPr>
            <w:r w:rsidRPr="001F42D3">
              <w:t>R</w:t>
            </w:r>
          </w:p>
        </w:tc>
        <w:tc>
          <w:tcPr>
            <w:tcW w:w="810" w:type="dxa"/>
          </w:tcPr>
          <w:p w14:paraId="4ED3A8ED" w14:textId="4C39C17D" w:rsidR="00B11855" w:rsidRPr="001F42D3" w:rsidRDefault="003D003E" w:rsidP="00DC044A">
            <w:pPr>
              <w:pStyle w:val="TableEntry"/>
              <w:rPr>
                <w:color w:val="FFFFFF"/>
              </w:rPr>
            </w:pPr>
            <w:r w:rsidRPr="001F42D3">
              <w:t>False</w:t>
            </w:r>
          </w:p>
        </w:tc>
        <w:tc>
          <w:tcPr>
            <w:tcW w:w="720" w:type="dxa"/>
          </w:tcPr>
          <w:p w14:paraId="29046C9B" w14:textId="5EC0A942" w:rsidR="00B11855" w:rsidRPr="001F42D3" w:rsidRDefault="002924C0" w:rsidP="00DC044A">
            <w:pPr>
              <w:pStyle w:val="TableEntry"/>
              <w:rPr>
                <w:color w:val="FFFFFF"/>
              </w:rPr>
            </w:pPr>
            <w:r w:rsidRPr="001F42D3">
              <w:t>1</w:t>
            </w:r>
          </w:p>
        </w:tc>
        <w:tc>
          <w:tcPr>
            <w:tcW w:w="810" w:type="dxa"/>
          </w:tcPr>
          <w:p w14:paraId="29C74E5A" w14:textId="202A2271" w:rsidR="00B11855" w:rsidRPr="001F42D3" w:rsidRDefault="003D003E" w:rsidP="00DC044A">
            <w:pPr>
              <w:pStyle w:val="TableEntry"/>
              <w:rPr>
                <w:color w:val="FFFFFF"/>
              </w:rPr>
            </w:pPr>
            <w:r w:rsidRPr="001F42D3">
              <w:t>1</w:t>
            </w:r>
          </w:p>
        </w:tc>
        <w:tc>
          <w:tcPr>
            <w:tcW w:w="810" w:type="dxa"/>
          </w:tcPr>
          <w:p w14:paraId="5E159694" w14:textId="0B781E3F" w:rsidR="00B11855" w:rsidRPr="001F42D3" w:rsidRDefault="00B11855" w:rsidP="001F5A5C">
            <w:pPr>
              <w:pStyle w:val="TableEntry"/>
            </w:pPr>
          </w:p>
        </w:tc>
        <w:tc>
          <w:tcPr>
            <w:tcW w:w="900" w:type="dxa"/>
          </w:tcPr>
          <w:p w14:paraId="7D3E9B55" w14:textId="1A2D1E85" w:rsidR="00B11855" w:rsidRPr="001F42D3" w:rsidRDefault="00B11855" w:rsidP="001F5A5C">
            <w:pPr>
              <w:pStyle w:val="TableEntry"/>
            </w:pPr>
          </w:p>
        </w:tc>
        <w:tc>
          <w:tcPr>
            <w:tcW w:w="1103" w:type="dxa"/>
          </w:tcPr>
          <w:p w14:paraId="65D9F779" w14:textId="77777777" w:rsidR="00B11855" w:rsidRPr="001F42D3" w:rsidRDefault="00B11855" w:rsidP="006C0E8E">
            <w:pPr>
              <w:pStyle w:val="TableEntry"/>
              <w:spacing w:before="0" w:after="0" w:line="200" w:lineRule="atLeast"/>
              <w:ind w:left="29" w:right="29"/>
              <w:rPr>
                <w:sz w:val="16"/>
                <w:szCs w:val="16"/>
              </w:rPr>
            </w:pPr>
          </w:p>
        </w:tc>
      </w:tr>
      <w:tr w:rsidR="00396374" w:rsidRPr="001F42D3" w14:paraId="2E0D0D1E" w14:textId="77777777" w:rsidTr="00396374">
        <w:trPr>
          <w:cantSplit/>
          <w:jc w:val="center"/>
        </w:trPr>
        <w:tc>
          <w:tcPr>
            <w:tcW w:w="1525" w:type="dxa"/>
          </w:tcPr>
          <w:p w14:paraId="3FFACA6E" w14:textId="4FF8A0AB" w:rsidR="00B11855" w:rsidRPr="001F42D3" w:rsidRDefault="003D003E" w:rsidP="00DC044A">
            <w:pPr>
              <w:pStyle w:val="TableEntry"/>
              <w:rPr>
                <w:i/>
              </w:rPr>
            </w:pPr>
            <w:r w:rsidRPr="001F42D3">
              <w:rPr>
                <w:i/>
              </w:rPr>
              <w:t>entity identifier</w:t>
            </w:r>
          </w:p>
        </w:tc>
        <w:tc>
          <w:tcPr>
            <w:tcW w:w="810" w:type="dxa"/>
          </w:tcPr>
          <w:p w14:paraId="1334B867" w14:textId="10389D7C" w:rsidR="00B11855" w:rsidRPr="001F42D3" w:rsidRDefault="003D003E" w:rsidP="00DC044A">
            <w:pPr>
              <w:pStyle w:val="TableEntry"/>
              <w:rPr>
                <w:i/>
              </w:rPr>
            </w:pPr>
            <w:r w:rsidRPr="001F42D3">
              <w:rPr>
                <w:i/>
              </w:rPr>
              <w:t>1</w:t>
            </w:r>
          </w:p>
        </w:tc>
        <w:tc>
          <w:tcPr>
            <w:tcW w:w="810" w:type="dxa"/>
          </w:tcPr>
          <w:p w14:paraId="6893041C" w14:textId="66FE5DF5" w:rsidR="00B11855" w:rsidRPr="001F42D3" w:rsidRDefault="003D003E" w:rsidP="00DC044A">
            <w:pPr>
              <w:pStyle w:val="TableEntry"/>
              <w:rPr>
                <w:color w:val="FFFFFF"/>
              </w:rPr>
            </w:pPr>
            <w:r w:rsidRPr="001F42D3">
              <w:t>ST</w:t>
            </w:r>
          </w:p>
        </w:tc>
        <w:tc>
          <w:tcPr>
            <w:tcW w:w="810" w:type="dxa"/>
          </w:tcPr>
          <w:p w14:paraId="6B1184F4" w14:textId="47677DE2" w:rsidR="00B11855" w:rsidRPr="001F42D3" w:rsidRDefault="003D003E" w:rsidP="00DC044A">
            <w:pPr>
              <w:pStyle w:val="TableEntry"/>
              <w:rPr>
                <w:color w:val="FFFFFF"/>
              </w:rPr>
            </w:pPr>
            <w:r w:rsidRPr="001F42D3">
              <w:t>199</w:t>
            </w:r>
          </w:p>
        </w:tc>
        <w:tc>
          <w:tcPr>
            <w:tcW w:w="720" w:type="dxa"/>
          </w:tcPr>
          <w:p w14:paraId="1A267C3B" w14:textId="685526EF" w:rsidR="00B11855" w:rsidRPr="001F42D3" w:rsidRDefault="003D003E" w:rsidP="00DC044A">
            <w:pPr>
              <w:pStyle w:val="TableEntry"/>
              <w:rPr>
                <w:color w:val="FFFFFF"/>
              </w:rPr>
            </w:pPr>
            <w:r w:rsidRPr="001F42D3">
              <w:t>O</w:t>
            </w:r>
          </w:p>
        </w:tc>
        <w:tc>
          <w:tcPr>
            <w:tcW w:w="810" w:type="dxa"/>
          </w:tcPr>
          <w:p w14:paraId="51789303" w14:textId="25C384E1" w:rsidR="00B11855" w:rsidRPr="001F42D3" w:rsidRDefault="00B11855" w:rsidP="001F5A5C">
            <w:pPr>
              <w:pStyle w:val="TableEntry"/>
            </w:pPr>
          </w:p>
        </w:tc>
        <w:tc>
          <w:tcPr>
            <w:tcW w:w="720" w:type="dxa"/>
          </w:tcPr>
          <w:p w14:paraId="19ACC10B" w14:textId="58CD6E59" w:rsidR="00B11855" w:rsidRPr="001F42D3" w:rsidRDefault="003D003E" w:rsidP="00DC044A">
            <w:pPr>
              <w:pStyle w:val="TableEntry"/>
              <w:rPr>
                <w:color w:val="FFFFFF"/>
              </w:rPr>
            </w:pPr>
            <w:r w:rsidRPr="001F42D3">
              <w:t>0</w:t>
            </w:r>
          </w:p>
        </w:tc>
        <w:tc>
          <w:tcPr>
            <w:tcW w:w="810" w:type="dxa"/>
          </w:tcPr>
          <w:p w14:paraId="13768C81" w14:textId="5C0F3887" w:rsidR="00B11855" w:rsidRPr="001F42D3" w:rsidRDefault="003D003E" w:rsidP="00DC044A">
            <w:pPr>
              <w:pStyle w:val="TableEntry"/>
              <w:rPr>
                <w:color w:val="FFFFFF"/>
              </w:rPr>
            </w:pPr>
            <w:r w:rsidRPr="001F42D3">
              <w:t>1</w:t>
            </w:r>
          </w:p>
        </w:tc>
        <w:tc>
          <w:tcPr>
            <w:tcW w:w="810" w:type="dxa"/>
          </w:tcPr>
          <w:p w14:paraId="45F8EB9B" w14:textId="4EF877F9" w:rsidR="00B11855" w:rsidRPr="001F42D3" w:rsidRDefault="00B11855" w:rsidP="001F5A5C">
            <w:pPr>
              <w:pStyle w:val="TableEntry"/>
            </w:pPr>
          </w:p>
        </w:tc>
        <w:tc>
          <w:tcPr>
            <w:tcW w:w="900" w:type="dxa"/>
          </w:tcPr>
          <w:p w14:paraId="797382BB" w14:textId="2D1F58A2" w:rsidR="00B11855" w:rsidRPr="001F42D3" w:rsidRDefault="00B11855" w:rsidP="001F5A5C">
            <w:pPr>
              <w:pStyle w:val="TableEntry"/>
            </w:pPr>
          </w:p>
        </w:tc>
        <w:tc>
          <w:tcPr>
            <w:tcW w:w="1103" w:type="dxa"/>
          </w:tcPr>
          <w:p w14:paraId="5F6B2F93" w14:textId="26981C24" w:rsidR="00B11855" w:rsidRPr="001F42D3" w:rsidRDefault="003D003E" w:rsidP="00396374">
            <w:pPr>
              <w:pStyle w:val="TableEntry"/>
            </w:pPr>
            <w:r w:rsidRPr="001F42D3">
              <w:t>123456</w:t>
            </w:r>
          </w:p>
        </w:tc>
      </w:tr>
      <w:tr w:rsidR="00396374" w:rsidRPr="001F42D3" w14:paraId="79FC681F" w14:textId="77777777" w:rsidTr="00396374">
        <w:trPr>
          <w:cantSplit/>
          <w:jc w:val="center"/>
        </w:trPr>
        <w:tc>
          <w:tcPr>
            <w:tcW w:w="1525" w:type="dxa"/>
          </w:tcPr>
          <w:p w14:paraId="45BD1542" w14:textId="347C4A06" w:rsidR="00B11855" w:rsidRPr="001F42D3" w:rsidRDefault="003D003E" w:rsidP="00DC044A">
            <w:pPr>
              <w:pStyle w:val="TableEntry"/>
            </w:pPr>
            <w:r w:rsidRPr="001F42D3">
              <w:t>Universal Service Identifier</w:t>
            </w:r>
          </w:p>
        </w:tc>
        <w:tc>
          <w:tcPr>
            <w:tcW w:w="810" w:type="dxa"/>
          </w:tcPr>
          <w:p w14:paraId="01E56B42" w14:textId="28096863" w:rsidR="00B11855" w:rsidRPr="001F42D3" w:rsidRDefault="003D003E" w:rsidP="00DC044A">
            <w:pPr>
              <w:pStyle w:val="TableEntry"/>
            </w:pPr>
            <w:r w:rsidRPr="001F42D3">
              <w:t>4</w:t>
            </w:r>
          </w:p>
        </w:tc>
        <w:tc>
          <w:tcPr>
            <w:tcW w:w="810" w:type="dxa"/>
          </w:tcPr>
          <w:p w14:paraId="59507421" w14:textId="0BF6612E" w:rsidR="00B11855" w:rsidRPr="001F42D3" w:rsidRDefault="003D003E" w:rsidP="00DC044A">
            <w:pPr>
              <w:pStyle w:val="TableEntry"/>
              <w:rPr>
                <w:color w:val="FFFFFF"/>
              </w:rPr>
            </w:pPr>
            <w:r w:rsidRPr="001F42D3">
              <w:t>CWE</w:t>
            </w:r>
          </w:p>
        </w:tc>
        <w:tc>
          <w:tcPr>
            <w:tcW w:w="810" w:type="dxa"/>
          </w:tcPr>
          <w:p w14:paraId="7E83F5D2" w14:textId="05FAD291" w:rsidR="00B11855" w:rsidRPr="001F42D3" w:rsidRDefault="003D003E" w:rsidP="00DC044A">
            <w:pPr>
              <w:pStyle w:val="TableEntry"/>
              <w:rPr>
                <w:color w:val="FFFFFF"/>
              </w:rPr>
            </w:pPr>
            <w:r w:rsidRPr="001F42D3">
              <w:t>478</w:t>
            </w:r>
          </w:p>
        </w:tc>
        <w:tc>
          <w:tcPr>
            <w:tcW w:w="720" w:type="dxa"/>
          </w:tcPr>
          <w:p w14:paraId="277A7659" w14:textId="026CC8A4" w:rsidR="00B11855" w:rsidRPr="001F42D3" w:rsidRDefault="003D003E" w:rsidP="00DC044A">
            <w:pPr>
              <w:pStyle w:val="TableEntry"/>
              <w:rPr>
                <w:color w:val="FFFFFF"/>
              </w:rPr>
            </w:pPr>
            <w:r w:rsidRPr="001F42D3">
              <w:t>R</w:t>
            </w:r>
          </w:p>
        </w:tc>
        <w:tc>
          <w:tcPr>
            <w:tcW w:w="810" w:type="dxa"/>
          </w:tcPr>
          <w:p w14:paraId="201AEDF4" w14:textId="2259E564" w:rsidR="00B11855" w:rsidRPr="001F42D3" w:rsidRDefault="003D003E" w:rsidP="00DC044A">
            <w:pPr>
              <w:pStyle w:val="TableEntry"/>
              <w:rPr>
                <w:color w:val="FFFFFF"/>
              </w:rPr>
            </w:pPr>
            <w:r w:rsidRPr="001F42D3">
              <w:t>False</w:t>
            </w:r>
          </w:p>
        </w:tc>
        <w:tc>
          <w:tcPr>
            <w:tcW w:w="720" w:type="dxa"/>
          </w:tcPr>
          <w:p w14:paraId="44277744" w14:textId="6DC1EE71" w:rsidR="00B11855" w:rsidRPr="001F42D3" w:rsidRDefault="003D003E" w:rsidP="00DC044A">
            <w:pPr>
              <w:pStyle w:val="TableEntry"/>
              <w:rPr>
                <w:color w:val="FFFFFF"/>
              </w:rPr>
            </w:pPr>
            <w:r w:rsidRPr="001F42D3">
              <w:t>1</w:t>
            </w:r>
          </w:p>
        </w:tc>
        <w:tc>
          <w:tcPr>
            <w:tcW w:w="810" w:type="dxa"/>
          </w:tcPr>
          <w:p w14:paraId="39174C70" w14:textId="43E54FF9" w:rsidR="00B11855" w:rsidRPr="001F42D3" w:rsidRDefault="003D003E" w:rsidP="00DC044A">
            <w:pPr>
              <w:pStyle w:val="TableEntry"/>
              <w:rPr>
                <w:color w:val="FFFFFF"/>
              </w:rPr>
            </w:pPr>
            <w:r w:rsidRPr="001F42D3">
              <w:t>1</w:t>
            </w:r>
          </w:p>
        </w:tc>
        <w:tc>
          <w:tcPr>
            <w:tcW w:w="810" w:type="dxa"/>
          </w:tcPr>
          <w:p w14:paraId="4DDC2B45" w14:textId="4F39E517" w:rsidR="00B11855" w:rsidRPr="001F42D3" w:rsidRDefault="00B11855" w:rsidP="001F5A5C">
            <w:pPr>
              <w:pStyle w:val="TableEntry"/>
            </w:pPr>
          </w:p>
        </w:tc>
        <w:tc>
          <w:tcPr>
            <w:tcW w:w="900" w:type="dxa"/>
          </w:tcPr>
          <w:p w14:paraId="1274D3F4" w14:textId="7B1670D4" w:rsidR="00B11855" w:rsidRPr="001F42D3" w:rsidRDefault="00B11855" w:rsidP="001F5A5C">
            <w:pPr>
              <w:pStyle w:val="TableEntry"/>
            </w:pPr>
          </w:p>
        </w:tc>
        <w:tc>
          <w:tcPr>
            <w:tcW w:w="1103" w:type="dxa"/>
          </w:tcPr>
          <w:p w14:paraId="26F401F9" w14:textId="26F36E2D" w:rsidR="00B11855" w:rsidRPr="001F42D3" w:rsidRDefault="00B11855" w:rsidP="00DC044A">
            <w:pPr>
              <w:pStyle w:val="TableEntry"/>
            </w:pPr>
          </w:p>
        </w:tc>
      </w:tr>
      <w:tr w:rsidR="00396374" w:rsidRPr="001F42D3" w14:paraId="7CDF040B" w14:textId="77777777" w:rsidTr="00396374">
        <w:trPr>
          <w:cantSplit/>
          <w:jc w:val="center"/>
        </w:trPr>
        <w:tc>
          <w:tcPr>
            <w:tcW w:w="1525" w:type="dxa"/>
          </w:tcPr>
          <w:p w14:paraId="63337614" w14:textId="63D6833F" w:rsidR="00B11855" w:rsidRPr="001F42D3" w:rsidRDefault="003D003E" w:rsidP="00CF5627">
            <w:pPr>
              <w:pStyle w:val="TableEntryItalicindent"/>
            </w:pPr>
            <w:r w:rsidRPr="001F42D3">
              <w:t>identifier</w:t>
            </w:r>
          </w:p>
        </w:tc>
        <w:tc>
          <w:tcPr>
            <w:tcW w:w="810" w:type="dxa"/>
          </w:tcPr>
          <w:p w14:paraId="4845D12E" w14:textId="3775EBFE" w:rsidR="00B11855" w:rsidRPr="001F42D3" w:rsidRDefault="003D003E" w:rsidP="00DC044A">
            <w:pPr>
              <w:pStyle w:val="TableEntry"/>
              <w:rPr>
                <w:i/>
              </w:rPr>
            </w:pPr>
            <w:r w:rsidRPr="001F42D3">
              <w:rPr>
                <w:i/>
              </w:rPr>
              <w:t>1</w:t>
            </w:r>
          </w:p>
        </w:tc>
        <w:tc>
          <w:tcPr>
            <w:tcW w:w="810" w:type="dxa"/>
          </w:tcPr>
          <w:p w14:paraId="3976AB7A" w14:textId="41EB3C86" w:rsidR="00B11855" w:rsidRPr="001F42D3" w:rsidRDefault="003D003E" w:rsidP="00DC044A">
            <w:pPr>
              <w:pStyle w:val="TableEntry"/>
              <w:rPr>
                <w:color w:val="FFFFFF"/>
              </w:rPr>
            </w:pPr>
            <w:r w:rsidRPr="001F42D3">
              <w:t>ST</w:t>
            </w:r>
          </w:p>
        </w:tc>
        <w:tc>
          <w:tcPr>
            <w:tcW w:w="810" w:type="dxa"/>
          </w:tcPr>
          <w:p w14:paraId="189D3207" w14:textId="787DC4EE" w:rsidR="00B11855" w:rsidRPr="001F42D3" w:rsidRDefault="003D003E" w:rsidP="00DC044A">
            <w:pPr>
              <w:pStyle w:val="TableEntry"/>
              <w:rPr>
                <w:color w:val="FFFFFF"/>
              </w:rPr>
            </w:pPr>
            <w:r w:rsidRPr="001F42D3">
              <w:t>20</w:t>
            </w:r>
          </w:p>
        </w:tc>
        <w:tc>
          <w:tcPr>
            <w:tcW w:w="720" w:type="dxa"/>
          </w:tcPr>
          <w:p w14:paraId="6194EDB0" w14:textId="0BF8E004" w:rsidR="00B11855" w:rsidRPr="001F42D3" w:rsidRDefault="003D003E" w:rsidP="00DC044A">
            <w:pPr>
              <w:pStyle w:val="TableEntry"/>
              <w:rPr>
                <w:color w:val="FFFFFF"/>
              </w:rPr>
            </w:pPr>
            <w:r w:rsidRPr="001F42D3">
              <w:t>R</w:t>
            </w:r>
          </w:p>
        </w:tc>
        <w:tc>
          <w:tcPr>
            <w:tcW w:w="810" w:type="dxa"/>
          </w:tcPr>
          <w:p w14:paraId="296F6D27" w14:textId="65B6AF2D" w:rsidR="00B11855" w:rsidRPr="001F42D3" w:rsidRDefault="00B11855" w:rsidP="001F5A5C">
            <w:pPr>
              <w:pStyle w:val="TableEntry"/>
            </w:pPr>
          </w:p>
        </w:tc>
        <w:tc>
          <w:tcPr>
            <w:tcW w:w="720" w:type="dxa"/>
          </w:tcPr>
          <w:p w14:paraId="32BB4071" w14:textId="2C6B3441" w:rsidR="00B11855" w:rsidRPr="001F42D3" w:rsidRDefault="003D003E" w:rsidP="00DC044A">
            <w:pPr>
              <w:pStyle w:val="TableEntry"/>
              <w:rPr>
                <w:color w:val="FFFFFF"/>
              </w:rPr>
            </w:pPr>
            <w:r w:rsidRPr="001F42D3">
              <w:t>1</w:t>
            </w:r>
          </w:p>
        </w:tc>
        <w:tc>
          <w:tcPr>
            <w:tcW w:w="810" w:type="dxa"/>
          </w:tcPr>
          <w:p w14:paraId="54A40FA2" w14:textId="27C07276" w:rsidR="00B11855" w:rsidRPr="001F42D3" w:rsidRDefault="003D003E" w:rsidP="00DC044A">
            <w:pPr>
              <w:pStyle w:val="TableEntry"/>
              <w:rPr>
                <w:color w:val="FFFFFF"/>
              </w:rPr>
            </w:pPr>
            <w:r w:rsidRPr="001F42D3">
              <w:t>1</w:t>
            </w:r>
          </w:p>
        </w:tc>
        <w:tc>
          <w:tcPr>
            <w:tcW w:w="810" w:type="dxa"/>
          </w:tcPr>
          <w:p w14:paraId="34F898DD" w14:textId="1CF3F256" w:rsidR="00B11855" w:rsidRPr="001F42D3" w:rsidRDefault="00B11855" w:rsidP="001F5A5C">
            <w:pPr>
              <w:pStyle w:val="TableEntry"/>
            </w:pPr>
          </w:p>
        </w:tc>
        <w:tc>
          <w:tcPr>
            <w:tcW w:w="900" w:type="dxa"/>
          </w:tcPr>
          <w:p w14:paraId="400D160D" w14:textId="55A47C12" w:rsidR="00B11855" w:rsidRPr="001F42D3" w:rsidRDefault="00B11855" w:rsidP="001F5A5C">
            <w:pPr>
              <w:pStyle w:val="TableEntry"/>
            </w:pPr>
          </w:p>
        </w:tc>
        <w:tc>
          <w:tcPr>
            <w:tcW w:w="1103" w:type="dxa"/>
          </w:tcPr>
          <w:p w14:paraId="5113BA4D" w14:textId="733FD01E" w:rsidR="00B11855" w:rsidRPr="001F42D3" w:rsidRDefault="003D003E" w:rsidP="00396374">
            <w:pPr>
              <w:pStyle w:val="TableEntry"/>
            </w:pPr>
            <w:r w:rsidRPr="001F42D3">
              <w:t>Remote</w:t>
            </w:r>
          </w:p>
        </w:tc>
      </w:tr>
      <w:tr w:rsidR="00396374" w:rsidRPr="001F42D3" w14:paraId="3D660F6A" w14:textId="77777777" w:rsidTr="00396374">
        <w:trPr>
          <w:cantSplit/>
          <w:jc w:val="center"/>
        </w:trPr>
        <w:tc>
          <w:tcPr>
            <w:tcW w:w="1525" w:type="dxa"/>
          </w:tcPr>
          <w:p w14:paraId="12AB25AA" w14:textId="7220129F" w:rsidR="00B11855" w:rsidRPr="001F42D3" w:rsidRDefault="003D003E" w:rsidP="00CF5627">
            <w:pPr>
              <w:pStyle w:val="TableEntryItalicindent"/>
            </w:pPr>
            <w:r w:rsidRPr="001F42D3">
              <w:t>text</w:t>
            </w:r>
          </w:p>
        </w:tc>
        <w:tc>
          <w:tcPr>
            <w:tcW w:w="810" w:type="dxa"/>
          </w:tcPr>
          <w:p w14:paraId="4AD0B469" w14:textId="53774430" w:rsidR="00B11855" w:rsidRPr="001F42D3" w:rsidRDefault="003D003E" w:rsidP="00DC044A">
            <w:pPr>
              <w:pStyle w:val="TableEntry"/>
              <w:rPr>
                <w:i/>
              </w:rPr>
            </w:pPr>
            <w:r w:rsidRPr="001F42D3">
              <w:rPr>
                <w:i/>
              </w:rPr>
              <w:t>2</w:t>
            </w:r>
          </w:p>
        </w:tc>
        <w:tc>
          <w:tcPr>
            <w:tcW w:w="810" w:type="dxa"/>
          </w:tcPr>
          <w:p w14:paraId="43A60F30" w14:textId="217FCAF8" w:rsidR="00B11855" w:rsidRPr="001F42D3" w:rsidRDefault="003D003E" w:rsidP="00DC044A">
            <w:pPr>
              <w:pStyle w:val="TableEntry"/>
              <w:rPr>
                <w:color w:val="FFFFFF"/>
              </w:rPr>
            </w:pPr>
            <w:r w:rsidRPr="001F42D3">
              <w:t>ST</w:t>
            </w:r>
          </w:p>
        </w:tc>
        <w:tc>
          <w:tcPr>
            <w:tcW w:w="810" w:type="dxa"/>
          </w:tcPr>
          <w:p w14:paraId="54A1859E" w14:textId="3E9A444A" w:rsidR="00B11855" w:rsidRPr="001F42D3" w:rsidRDefault="003D003E" w:rsidP="00DC044A">
            <w:pPr>
              <w:pStyle w:val="TableEntry"/>
              <w:rPr>
                <w:color w:val="FFFFFF"/>
              </w:rPr>
            </w:pPr>
            <w:r w:rsidRPr="001F42D3">
              <w:t>199</w:t>
            </w:r>
          </w:p>
        </w:tc>
        <w:tc>
          <w:tcPr>
            <w:tcW w:w="720" w:type="dxa"/>
          </w:tcPr>
          <w:p w14:paraId="538FEECA" w14:textId="3F3AAD90" w:rsidR="00B11855" w:rsidRPr="001F42D3" w:rsidRDefault="003D003E" w:rsidP="00DC044A">
            <w:pPr>
              <w:pStyle w:val="TableEntry"/>
              <w:rPr>
                <w:color w:val="FFFFFF"/>
              </w:rPr>
            </w:pPr>
            <w:r w:rsidRPr="001F42D3">
              <w:t>O</w:t>
            </w:r>
          </w:p>
        </w:tc>
        <w:tc>
          <w:tcPr>
            <w:tcW w:w="810" w:type="dxa"/>
          </w:tcPr>
          <w:p w14:paraId="53C8A6E7" w14:textId="49214F9E" w:rsidR="00B11855" w:rsidRPr="001F42D3" w:rsidRDefault="00B11855" w:rsidP="001F5A5C">
            <w:pPr>
              <w:pStyle w:val="TableEntry"/>
            </w:pPr>
          </w:p>
        </w:tc>
        <w:tc>
          <w:tcPr>
            <w:tcW w:w="720" w:type="dxa"/>
          </w:tcPr>
          <w:p w14:paraId="53B7DEDB" w14:textId="1DF8463A" w:rsidR="00B11855" w:rsidRPr="001F42D3" w:rsidRDefault="003D003E" w:rsidP="00DC044A">
            <w:pPr>
              <w:pStyle w:val="TableEntry"/>
              <w:rPr>
                <w:color w:val="FFFFFF"/>
              </w:rPr>
            </w:pPr>
            <w:r w:rsidRPr="001F42D3">
              <w:t>0</w:t>
            </w:r>
          </w:p>
        </w:tc>
        <w:tc>
          <w:tcPr>
            <w:tcW w:w="810" w:type="dxa"/>
          </w:tcPr>
          <w:p w14:paraId="4FED69D3" w14:textId="58AAF324" w:rsidR="00B11855" w:rsidRPr="001F42D3" w:rsidRDefault="003D003E" w:rsidP="00DC044A">
            <w:pPr>
              <w:pStyle w:val="TableEntry"/>
              <w:rPr>
                <w:color w:val="FFFFFF"/>
              </w:rPr>
            </w:pPr>
            <w:r w:rsidRPr="001F42D3">
              <w:t>1</w:t>
            </w:r>
          </w:p>
        </w:tc>
        <w:tc>
          <w:tcPr>
            <w:tcW w:w="810" w:type="dxa"/>
          </w:tcPr>
          <w:p w14:paraId="62019D91" w14:textId="313E7E47" w:rsidR="00B11855" w:rsidRPr="001F42D3" w:rsidRDefault="00B11855" w:rsidP="001F5A5C">
            <w:pPr>
              <w:pStyle w:val="TableEntry"/>
            </w:pPr>
          </w:p>
        </w:tc>
        <w:tc>
          <w:tcPr>
            <w:tcW w:w="900" w:type="dxa"/>
          </w:tcPr>
          <w:p w14:paraId="73069C50" w14:textId="457F273C" w:rsidR="00B11855" w:rsidRPr="001F42D3" w:rsidRDefault="00B11855" w:rsidP="001F5A5C">
            <w:pPr>
              <w:pStyle w:val="TableEntry"/>
            </w:pPr>
          </w:p>
        </w:tc>
        <w:tc>
          <w:tcPr>
            <w:tcW w:w="1103" w:type="dxa"/>
          </w:tcPr>
          <w:p w14:paraId="5FA7A4B1" w14:textId="3A11008A" w:rsidR="00B11855" w:rsidRPr="001F42D3" w:rsidRDefault="00B11855" w:rsidP="001F5A5C">
            <w:pPr>
              <w:pStyle w:val="TableEntry"/>
            </w:pPr>
          </w:p>
        </w:tc>
      </w:tr>
      <w:tr w:rsidR="00396374" w:rsidRPr="001F42D3" w14:paraId="7067B972" w14:textId="77777777" w:rsidTr="00396374">
        <w:trPr>
          <w:cantSplit/>
          <w:jc w:val="center"/>
        </w:trPr>
        <w:tc>
          <w:tcPr>
            <w:tcW w:w="1525" w:type="dxa"/>
          </w:tcPr>
          <w:p w14:paraId="0F6A2BAE" w14:textId="394E7C82" w:rsidR="00B11855" w:rsidRPr="001F42D3" w:rsidRDefault="003D003E" w:rsidP="00DC044A">
            <w:pPr>
              <w:pStyle w:val="TableEntry"/>
            </w:pPr>
            <w:r w:rsidRPr="001F42D3">
              <w:t>Observation Date/Time</w:t>
            </w:r>
          </w:p>
        </w:tc>
        <w:tc>
          <w:tcPr>
            <w:tcW w:w="810" w:type="dxa"/>
          </w:tcPr>
          <w:p w14:paraId="771A6156" w14:textId="130B60EB" w:rsidR="00B11855" w:rsidRPr="001F42D3" w:rsidRDefault="003D003E" w:rsidP="00DC044A">
            <w:pPr>
              <w:pStyle w:val="TableEntry"/>
            </w:pPr>
            <w:r w:rsidRPr="001F42D3">
              <w:t>7</w:t>
            </w:r>
          </w:p>
        </w:tc>
        <w:tc>
          <w:tcPr>
            <w:tcW w:w="810" w:type="dxa"/>
          </w:tcPr>
          <w:p w14:paraId="4A152A1C" w14:textId="3691DB1B" w:rsidR="00B11855" w:rsidRPr="001F42D3" w:rsidRDefault="003D003E" w:rsidP="00DC044A">
            <w:pPr>
              <w:pStyle w:val="TableEntry"/>
              <w:rPr>
                <w:color w:val="FFFFFF"/>
              </w:rPr>
            </w:pPr>
            <w:r w:rsidRPr="001F42D3">
              <w:t>TS</w:t>
            </w:r>
          </w:p>
        </w:tc>
        <w:tc>
          <w:tcPr>
            <w:tcW w:w="810" w:type="dxa"/>
          </w:tcPr>
          <w:p w14:paraId="28FD5668" w14:textId="148F7C71" w:rsidR="00B11855" w:rsidRPr="001F42D3" w:rsidRDefault="003D003E" w:rsidP="00DC044A">
            <w:pPr>
              <w:pStyle w:val="TableEntry"/>
              <w:rPr>
                <w:color w:val="FFFFFF"/>
              </w:rPr>
            </w:pPr>
            <w:r w:rsidRPr="001F42D3">
              <w:t>26</w:t>
            </w:r>
          </w:p>
        </w:tc>
        <w:tc>
          <w:tcPr>
            <w:tcW w:w="720" w:type="dxa"/>
          </w:tcPr>
          <w:p w14:paraId="19E88C48" w14:textId="5FA5C886" w:rsidR="00B11855" w:rsidRPr="001F42D3" w:rsidRDefault="003D003E" w:rsidP="00DC044A">
            <w:pPr>
              <w:pStyle w:val="TableEntry"/>
              <w:rPr>
                <w:color w:val="FFFFFF"/>
              </w:rPr>
            </w:pPr>
            <w:r w:rsidRPr="001F42D3">
              <w:t>C</w:t>
            </w:r>
          </w:p>
        </w:tc>
        <w:tc>
          <w:tcPr>
            <w:tcW w:w="810" w:type="dxa"/>
          </w:tcPr>
          <w:p w14:paraId="095A57FD" w14:textId="760AB5D6" w:rsidR="00B11855" w:rsidRPr="001F42D3" w:rsidRDefault="003D003E" w:rsidP="00DC044A">
            <w:pPr>
              <w:pStyle w:val="TableEntry"/>
              <w:rPr>
                <w:color w:val="FFFFFF"/>
              </w:rPr>
            </w:pPr>
            <w:r w:rsidRPr="001F42D3">
              <w:t>False</w:t>
            </w:r>
          </w:p>
        </w:tc>
        <w:tc>
          <w:tcPr>
            <w:tcW w:w="720" w:type="dxa"/>
          </w:tcPr>
          <w:p w14:paraId="69EE305E" w14:textId="13EEC7EF" w:rsidR="00B11855" w:rsidRPr="001F42D3" w:rsidRDefault="003D003E" w:rsidP="00DC044A">
            <w:pPr>
              <w:pStyle w:val="TableEntry"/>
              <w:rPr>
                <w:color w:val="FFFFFF"/>
              </w:rPr>
            </w:pPr>
            <w:r w:rsidRPr="001F42D3">
              <w:t>0</w:t>
            </w:r>
          </w:p>
        </w:tc>
        <w:tc>
          <w:tcPr>
            <w:tcW w:w="810" w:type="dxa"/>
          </w:tcPr>
          <w:p w14:paraId="71C26D79" w14:textId="4A78D299" w:rsidR="00B11855" w:rsidRPr="001F42D3" w:rsidRDefault="003D003E" w:rsidP="00DC044A">
            <w:pPr>
              <w:pStyle w:val="TableEntry"/>
              <w:rPr>
                <w:color w:val="FFFFFF"/>
              </w:rPr>
            </w:pPr>
            <w:r w:rsidRPr="001F42D3">
              <w:t>1</w:t>
            </w:r>
          </w:p>
        </w:tc>
        <w:tc>
          <w:tcPr>
            <w:tcW w:w="810" w:type="dxa"/>
          </w:tcPr>
          <w:p w14:paraId="4AEEA74E" w14:textId="183408F5" w:rsidR="00B11855" w:rsidRPr="001F42D3" w:rsidRDefault="00B11855" w:rsidP="001F5A5C">
            <w:pPr>
              <w:pStyle w:val="TableEntry"/>
            </w:pPr>
          </w:p>
        </w:tc>
        <w:tc>
          <w:tcPr>
            <w:tcW w:w="900" w:type="dxa"/>
          </w:tcPr>
          <w:p w14:paraId="409527FD" w14:textId="1F485C86" w:rsidR="00B11855" w:rsidRPr="001F42D3" w:rsidRDefault="00B11855" w:rsidP="001F5A5C">
            <w:pPr>
              <w:pStyle w:val="TableEntry"/>
            </w:pPr>
          </w:p>
        </w:tc>
        <w:tc>
          <w:tcPr>
            <w:tcW w:w="1103" w:type="dxa"/>
          </w:tcPr>
          <w:p w14:paraId="352BE7C8" w14:textId="36123907" w:rsidR="00B11855" w:rsidRPr="001F42D3" w:rsidRDefault="00B11855" w:rsidP="001F5A5C">
            <w:pPr>
              <w:pStyle w:val="TableEntry"/>
            </w:pPr>
          </w:p>
        </w:tc>
      </w:tr>
      <w:tr w:rsidR="00396374" w:rsidRPr="001F42D3" w14:paraId="164637D9" w14:textId="77777777" w:rsidTr="00396374">
        <w:trPr>
          <w:cantSplit/>
          <w:jc w:val="center"/>
        </w:trPr>
        <w:tc>
          <w:tcPr>
            <w:tcW w:w="1525" w:type="dxa"/>
          </w:tcPr>
          <w:p w14:paraId="564249CB" w14:textId="74228BCB" w:rsidR="00B11855" w:rsidRPr="001F42D3" w:rsidRDefault="003D003E" w:rsidP="00CF5627">
            <w:pPr>
              <w:pStyle w:val="TableEntryItalicindent"/>
            </w:pPr>
            <w:r w:rsidRPr="001F42D3">
              <w:t>time</w:t>
            </w:r>
          </w:p>
        </w:tc>
        <w:tc>
          <w:tcPr>
            <w:tcW w:w="810" w:type="dxa"/>
          </w:tcPr>
          <w:p w14:paraId="4815C27E" w14:textId="6C59EB2C" w:rsidR="00B11855" w:rsidRPr="001F42D3" w:rsidRDefault="003D003E" w:rsidP="00DC044A">
            <w:pPr>
              <w:pStyle w:val="TableEntry"/>
              <w:rPr>
                <w:i/>
              </w:rPr>
            </w:pPr>
            <w:r w:rsidRPr="001F42D3">
              <w:rPr>
                <w:i/>
              </w:rPr>
              <w:t>1</w:t>
            </w:r>
          </w:p>
        </w:tc>
        <w:tc>
          <w:tcPr>
            <w:tcW w:w="810" w:type="dxa"/>
          </w:tcPr>
          <w:p w14:paraId="05D33C23" w14:textId="509FDDB6" w:rsidR="00B11855" w:rsidRPr="001F42D3" w:rsidRDefault="003D003E" w:rsidP="00DC044A">
            <w:pPr>
              <w:pStyle w:val="TableEntry"/>
              <w:rPr>
                <w:color w:val="FFFFFF"/>
              </w:rPr>
            </w:pPr>
            <w:r w:rsidRPr="001F42D3">
              <w:t>DTM</w:t>
            </w:r>
          </w:p>
        </w:tc>
        <w:tc>
          <w:tcPr>
            <w:tcW w:w="810" w:type="dxa"/>
          </w:tcPr>
          <w:p w14:paraId="13B6AE75" w14:textId="20096A28" w:rsidR="00B11855" w:rsidRPr="001F42D3" w:rsidRDefault="003D003E" w:rsidP="00DC044A">
            <w:pPr>
              <w:pStyle w:val="TableEntry"/>
              <w:rPr>
                <w:color w:val="FFFFFF"/>
              </w:rPr>
            </w:pPr>
            <w:r w:rsidRPr="001F42D3">
              <w:t>24</w:t>
            </w:r>
          </w:p>
        </w:tc>
        <w:tc>
          <w:tcPr>
            <w:tcW w:w="720" w:type="dxa"/>
          </w:tcPr>
          <w:p w14:paraId="624F8AA1" w14:textId="243A4E9C" w:rsidR="00B11855" w:rsidRPr="001F42D3" w:rsidRDefault="003D003E" w:rsidP="00DC044A">
            <w:pPr>
              <w:pStyle w:val="TableEntry"/>
              <w:rPr>
                <w:color w:val="FFFFFF"/>
              </w:rPr>
            </w:pPr>
            <w:r w:rsidRPr="001F42D3">
              <w:t>R</w:t>
            </w:r>
          </w:p>
        </w:tc>
        <w:tc>
          <w:tcPr>
            <w:tcW w:w="810" w:type="dxa"/>
          </w:tcPr>
          <w:p w14:paraId="2086314F" w14:textId="6BE6747C" w:rsidR="00B11855" w:rsidRPr="001F42D3" w:rsidRDefault="00B11855" w:rsidP="001F5A5C">
            <w:pPr>
              <w:pStyle w:val="TableEntry"/>
            </w:pPr>
          </w:p>
        </w:tc>
        <w:tc>
          <w:tcPr>
            <w:tcW w:w="720" w:type="dxa"/>
          </w:tcPr>
          <w:p w14:paraId="571E6FFA" w14:textId="030FB3A2" w:rsidR="00B11855" w:rsidRPr="001F42D3" w:rsidRDefault="003D003E" w:rsidP="00DC044A">
            <w:pPr>
              <w:pStyle w:val="TableEntry"/>
              <w:rPr>
                <w:color w:val="FFFFFF"/>
              </w:rPr>
            </w:pPr>
            <w:r w:rsidRPr="001F42D3">
              <w:t>1</w:t>
            </w:r>
          </w:p>
        </w:tc>
        <w:tc>
          <w:tcPr>
            <w:tcW w:w="810" w:type="dxa"/>
          </w:tcPr>
          <w:p w14:paraId="45BAA036" w14:textId="0C6B07A0" w:rsidR="00B11855" w:rsidRPr="001F42D3" w:rsidRDefault="003D003E" w:rsidP="00DC044A">
            <w:pPr>
              <w:pStyle w:val="TableEntry"/>
              <w:rPr>
                <w:color w:val="FFFFFF"/>
              </w:rPr>
            </w:pPr>
            <w:r w:rsidRPr="001F42D3">
              <w:t>1</w:t>
            </w:r>
          </w:p>
        </w:tc>
        <w:tc>
          <w:tcPr>
            <w:tcW w:w="810" w:type="dxa"/>
          </w:tcPr>
          <w:p w14:paraId="23A12204" w14:textId="01103A55" w:rsidR="00B11855" w:rsidRPr="001F42D3" w:rsidRDefault="00B11855" w:rsidP="001F5A5C">
            <w:pPr>
              <w:pStyle w:val="TableEntry"/>
            </w:pPr>
          </w:p>
        </w:tc>
        <w:tc>
          <w:tcPr>
            <w:tcW w:w="900" w:type="dxa"/>
          </w:tcPr>
          <w:p w14:paraId="77A2CA97" w14:textId="669A71A2" w:rsidR="00B11855" w:rsidRPr="001F42D3" w:rsidRDefault="00B11855" w:rsidP="001F5A5C">
            <w:pPr>
              <w:pStyle w:val="TableEntry"/>
            </w:pPr>
          </w:p>
        </w:tc>
        <w:tc>
          <w:tcPr>
            <w:tcW w:w="1103" w:type="dxa"/>
          </w:tcPr>
          <w:p w14:paraId="3B430C93" w14:textId="4E064F96" w:rsidR="00B11855" w:rsidRPr="001F42D3" w:rsidRDefault="003D003E" w:rsidP="00DC044A">
            <w:pPr>
              <w:pStyle w:val="TableEntry"/>
            </w:pPr>
            <w:r w:rsidRPr="001F42D3">
              <w:t>20040328134623.1234+0300</w:t>
            </w:r>
          </w:p>
        </w:tc>
      </w:tr>
      <w:tr w:rsidR="00396374" w:rsidRPr="001F42D3" w14:paraId="559438F0" w14:textId="77777777" w:rsidTr="00396374">
        <w:trPr>
          <w:cantSplit/>
          <w:jc w:val="center"/>
        </w:trPr>
        <w:tc>
          <w:tcPr>
            <w:tcW w:w="1525" w:type="dxa"/>
          </w:tcPr>
          <w:p w14:paraId="1ED94E82" w14:textId="632815F1" w:rsidR="00B11855" w:rsidRPr="001F42D3" w:rsidRDefault="003D003E" w:rsidP="00DC044A">
            <w:pPr>
              <w:pStyle w:val="TableEntry"/>
            </w:pPr>
            <w:r w:rsidRPr="001F42D3">
              <w:t>Observation End Date/Time</w:t>
            </w:r>
          </w:p>
        </w:tc>
        <w:tc>
          <w:tcPr>
            <w:tcW w:w="810" w:type="dxa"/>
          </w:tcPr>
          <w:p w14:paraId="11A5A06E" w14:textId="13DEA056" w:rsidR="00B11855" w:rsidRPr="001F42D3" w:rsidRDefault="003D003E" w:rsidP="00DC044A">
            <w:pPr>
              <w:pStyle w:val="TableEntry"/>
            </w:pPr>
            <w:r w:rsidRPr="001F42D3">
              <w:t>8</w:t>
            </w:r>
          </w:p>
        </w:tc>
        <w:tc>
          <w:tcPr>
            <w:tcW w:w="810" w:type="dxa"/>
          </w:tcPr>
          <w:p w14:paraId="1A084F37" w14:textId="5EB9B84A" w:rsidR="00B11855" w:rsidRPr="001F42D3" w:rsidRDefault="003D003E" w:rsidP="00DC044A">
            <w:pPr>
              <w:pStyle w:val="TableEntry"/>
              <w:rPr>
                <w:color w:val="FFFFFF"/>
              </w:rPr>
            </w:pPr>
            <w:r w:rsidRPr="001F42D3">
              <w:t>TS</w:t>
            </w:r>
          </w:p>
        </w:tc>
        <w:tc>
          <w:tcPr>
            <w:tcW w:w="810" w:type="dxa"/>
          </w:tcPr>
          <w:p w14:paraId="4BD3ADBF" w14:textId="15DFDFCD" w:rsidR="00B11855" w:rsidRPr="001F42D3" w:rsidRDefault="003D003E" w:rsidP="00DC044A">
            <w:pPr>
              <w:pStyle w:val="TableEntry"/>
              <w:rPr>
                <w:color w:val="FFFFFF"/>
              </w:rPr>
            </w:pPr>
            <w:r w:rsidRPr="001F42D3">
              <w:t>26</w:t>
            </w:r>
          </w:p>
        </w:tc>
        <w:tc>
          <w:tcPr>
            <w:tcW w:w="720" w:type="dxa"/>
          </w:tcPr>
          <w:p w14:paraId="12BD5E24" w14:textId="48998B0C" w:rsidR="00B11855" w:rsidRPr="001F42D3" w:rsidRDefault="003D003E" w:rsidP="00DC044A">
            <w:pPr>
              <w:pStyle w:val="TableEntry"/>
              <w:rPr>
                <w:color w:val="FFFFFF"/>
              </w:rPr>
            </w:pPr>
            <w:r w:rsidRPr="001F42D3">
              <w:t>O</w:t>
            </w:r>
          </w:p>
        </w:tc>
        <w:tc>
          <w:tcPr>
            <w:tcW w:w="810" w:type="dxa"/>
          </w:tcPr>
          <w:p w14:paraId="05D1582F" w14:textId="45782174" w:rsidR="00B11855" w:rsidRPr="001F42D3" w:rsidRDefault="003D003E" w:rsidP="00DC044A">
            <w:pPr>
              <w:pStyle w:val="TableEntry"/>
              <w:rPr>
                <w:color w:val="FFFFFF"/>
              </w:rPr>
            </w:pPr>
            <w:r w:rsidRPr="001F42D3">
              <w:t>False</w:t>
            </w:r>
          </w:p>
        </w:tc>
        <w:tc>
          <w:tcPr>
            <w:tcW w:w="720" w:type="dxa"/>
          </w:tcPr>
          <w:p w14:paraId="4B30B307" w14:textId="2CA82DAB" w:rsidR="00B11855" w:rsidRPr="001F42D3" w:rsidRDefault="003D003E" w:rsidP="00DC044A">
            <w:pPr>
              <w:pStyle w:val="TableEntry"/>
              <w:rPr>
                <w:color w:val="FFFFFF"/>
              </w:rPr>
            </w:pPr>
            <w:r w:rsidRPr="001F42D3">
              <w:t>0</w:t>
            </w:r>
          </w:p>
        </w:tc>
        <w:tc>
          <w:tcPr>
            <w:tcW w:w="810" w:type="dxa"/>
          </w:tcPr>
          <w:p w14:paraId="2650F6FA" w14:textId="4AECBA62" w:rsidR="00B11855" w:rsidRPr="001F42D3" w:rsidRDefault="003D003E" w:rsidP="00DC044A">
            <w:pPr>
              <w:pStyle w:val="TableEntry"/>
              <w:rPr>
                <w:color w:val="FFFFFF"/>
              </w:rPr>
            </w:pPr>
            <w:r w:rsidRPr="001F42D3">
              <w:t>1</w:t>
            </w:r>
          </w:p>
        </w:tc>
        <w:tc>
          <w:tcPr>
            <w:tcW w:w="810" w:type="dxa"/>
          </w:tcPr>
          <w:p w14:paraId="0B1F89B9" w14:textId="76B72374" w:rsidR="00B11855" w:rsidRPr="001F42D3" w:rsidRDefault="00B11855" w:rsidP="001F5A5C">
            <w:pPr>
              <w:pStyle w:val="TableEntry"/>
            </w:pPr>
          </w:p>
        </w:tc>
        <w:tc>
          <w:tcPr>
            <w:tcW w:w="900" w:type="dxa"/>
          </w:tcPr>
          <w:p w14:paraId="53F33AD3" w14:textId="6AD821E2" w:rsidR="00B11855" w:rsidRPr="001F42D3" w:rsidRDefault="00B11855" w:rsidP="001F5A5C">
            <w:pPr>
              <w:pStyle w:val="TableEntry"/>
            </w:pPr>
          </w:p>
        </w:tc>
        <w:tc>
          <w:tcPr>
            <w:tcW w:w="1103" w:type="dxa"/>
          </w:tcPr>
          <w:p w14:paraId="35248878" w14:textId="0098C7FA" w:rsidR="00B11855" w:rsidRPr="001F42D3" w:rsidRDefault="00B11855" w:rsidP="001F5A5C">
            <w:pPr>
              <w:pStyle w:val="TableEntry"/>
            </w:pPr>
          </w:p>
        </w:tc>
      </w:tr>
      <w:tr w:rsidR="00396374" w:rsidRPr="001F42D3" w14:paraId="446B756D" w14:textId="77777777" w:rsidTr="00396374">
        <w:trPr>
          <w:cantSplit/>
          <w:jc w:val="center"/>
        </w:trPr>
        <w:tc>
          <w:tcPr>
            <w:tcW w:w="1525" w:type="dxa"/>
          </w:tcPr>
          <w:p w14:paraId="325924C2" w14:textId="003C7274" w:rsidR="00B11855" w:rsidRPr="001F42D3" w:rsidRDefault="003D003E" w:rsidP="00CF5627">
            <w:pPr>
              <w:pStyle w:val="TableEntryItalicindent"/>
            </w:pPr>
            <w:r w:rsidRPr="001F42D3">
              <w:lastRenderedPageBreak/>
              <w:t>time</w:t>
            </w:r>
          </w:p>
        </w:tc>
        <w:tc>
          <w:tcPr>
            <w:tcW w:w="810" w:type="dxa"/>
          </w:tcPr>
          <w:p w14:paraId="20E3EA97" w14:textId="29FF7B33" w:rsidR="00B11855" w:rsidRPr="001F42D3" w:rsidRDefault="003D003E" w:rsidP="00DC044A">
            <w:pPr>
              <w:pStyle w:val="TableEntry"/>
              <w:rPr>
                <w:i/>
              </w:rPr>
            </w:pPr>
            <w:r w:rsidRPr="001F42D3">
              <w:rPr>
                <w:i/>
              </w:rPr>
              <w:t>1</w:t>
            </w:r>
          </w:p>
        </w:tc>
        <w:tc>
          <w:tcPr>
            <w:tcW w:w="810" w:type="dxa"/>
          </w:tcPr>
          <w:p w14:paraId="62AB5A9A" w14:textId="49261533" w:rsidR="00B11855" w:rsidRPr="001F42D3" w:rsidRDefault="003D003E" w:rsidP="00DC044A">
            <w:pPr>
              <w:pStyle w:val="TableEntry"/>
              <w:rPr>
                <w:color w:val="FFFFFF"/>
              </w:rPr>
            </w:pPr>
            <w:r w:rsidRPr="001F42D3">
              <w:t>DTM</w:t>
            </w:r>
          </w:p>
        </w:tc>
        <w:tc>
          <w:tcPr>
            <w:tcW w:w="810" w:type="dxa"/>
          </w:tcPr>
          <w:p w14:paraId="62BFA52D" w14:textId="55082669" w:rsidR="00B11855" w:rsidRPr="001F42D3" w:rsidRDefault="003D003E" w:rsidP="00DC044A">
            <w:pPr>
              <w:pStyle w:val="TableEntry"/>
              <w:rPr>
                <w:color w:val="FFFFFF"/>
              </w:rPr>
            </w:pPr>
            <w:r w:rsidRPr="001F42D3">
              <w:t>24</w:t>
            </w:r>
          </w:p>
        </w:tc>
        <w:tc>
          <w:tcPr>
            <w:tcW w:w="720" w:type="dxa"/>
          </w:tcPr>
          <w:p w14:paraId="6D30AA61" w14:textId="34B65EAA" w:rsidR="00B11855" w:rsidRPr="001F42D3" w:rsidRDefault="003D003E" w:rsidP="00DC044A">
            <w:pPr>
              <w:pStyle w:val="TableEntry"/>
              <w:rPr>
                <w:color w:val="FFFFFF"/>
              </w:rPr>
            </w:pPr>
            <w:r w:rsidRPr="001F42D3">
              <w:t>R</w:t>
            </w:r>
          </w:p>
        </w:tc>
        <w:tc>
          <w:tcPr>
            <w:tcW w:w="810" w:type="dxa"/>
          </w:tcPr>
          <w:p w14:paraId="7F052ED1" w14:textId="535A7566" w:rsidR="00B11855" w:rsidRPr="001F42D3" w:rsidRDefault="00B11855" w:rsidP="001F5A5C">
            <w:pPr>
              <w:pStyle w:val="TableEntry"/>
            </w:pPr>
          </w:p>
        </w:tc>
        <w:tc>
          <w:tcPr>
            <w:tcW w:w="720" w:type="dxa"/>
          </w:tcPr>
          <w:p w14:paraId="04E1F134" w14:textId="5056BB7F" w:rsidR="00B11855" w:rsidRPr="001F42D3" w:rsidRDefault="003D003E" w:rsidP="00DC044A">
            <w:pPr>
              <w:pStyle w:val="TableEntry"/>
              <w:rPr>
                <w:color w:val="FFFFFF"/>
              </w:rPr>
            </w:pPr>
            <w:r w:rsidRPr="001F42D3">
              <w:t>1</w:t>
            </w:r>
          </w:p>
        </w:tc>
        <w:tc>
          <w:tcPr>
            <w:tcW w:w="810" w:type="dxa"/>
          </w:tcPr>
          <w:p w14:paraId="6AEF134E" w14:textId="2A63D121" w:rsidR="00B11855" w:rsidRPr="001F42D3" w:rsidRDefault="003D003E" w:rsidP="00DC044A">
            <w:pPr>
              <w:pStyle w:val="TableEntry"/>
              <w:rPr>
                <w:color w:val="FFFFFF"/>
              </w:rPr>
            </w:pPr>
            <w:r w:rsidRPr="001F42D3">
              <w:t>1</w:t>
            </w:r>
          </w:p>
        </w:tc>
        <w:tc>
          <w:tcPr>
            <w:tcW w:w="810" w:type="dxa"/>
          </w:tcPr>
          <w:p w14:paraId="70C4991C" w14:textId="525A983C" w:rsidR="00B11855" w:rsidRPr="001F42D3" w:rsidRDefault="00B11855" w:rsidP="001F5A5C">
            <w:pPr>
              <w:pStyle w:val="TableEntry"/>
            </w:pPr>
          </w:p>
        </w:tc>
        <w:tc>
          <w:tcPr>
            <w:tcW w:w="900" w:type="dxa"/>
          </w:tcPr>
          <w:p w14:paraId="4132B817" w14:textId="788F06F1" w:rsidR="00B11855" w:rsidRPr="001F42D3" w:rsidRDefault="00B11855" w:rsidP="001F5A5C">
            <w:pPr>
              <w:pStyle w:val="TableEntry"/>
            </w:pPr>
          </w:p>
        </w:tc>
        <w:tc>
          <w:tcPr>
            <w:tcW w:w="1103" w:type="dxa"/>
          </w:tcPr>
          <w:p w14:paraId="51CD1A01" w14:textId="220A40E4" w:rsidR="00B11855" w:rsidRPr="001F42D3" w:rsidRDefault="003D003E" w:rsidP="00DC044A">
            <w:pPr>
              <w:pStyle w:val="TableEntry"/>
            </w:pPr>
            <w:r w:rsidRPr="001F42D3">
              <w:t>20040328134623.1234+0300</w:t>
            </w:r>
          </w:p>
        </w:tc>
      </w:tr>
      <w:tr w:rsidR="00396374" w:rsidRPr="001F42D3" w14:paraId="614EB441" w14:textId="77777777" w:rsidTr="00396374">
        <w:trPr>
          <w:cantSplit/>
          <w:jc w:val="center"/>
        </w:trPr>
        <w:tc>
          <w:tcPr>
            <w:tcW w:w="1525" w:type="dxa"/>
          </w:tcPr>
          <w:p w14:paraId="6984A100" w14:textId="7E682FAF" w:rsidR="00B11855" w:rsidRPr="001F42D3" w:rsidRDefault="003D003E" w:rsidP="00DC044A">
            <w:pPr>
              <w:pStyle w:val="TableEntry"/>
            </w:pPr>
            <w:r w:rsidRPr="001F42D3">
              <w:t xml:space="preserve">Results </w:t>
            </w:r>
            <w:proofErr w:type="spellStart"/>
            <w:r w:rsidRPr="001F42D3">
              <w:t>Rpt</w:t>
            </w:r>
            <w:proofErr w:type="spellEnd"/>
            <w:r w:rsidRPr="001F42D3">
              <w:t>/Status Chng - Date/Time</w:t>
            </w:r>
          </w:p>
        </w:tc>
        <w:tc>
          <w:tcPr>
            <w:tcW w:w="810" w:type="dxa"/>
          </w:tcPr>
          <w:p w14:paraId="20216501" w14:textId="7DFA4A00" w:rsidR="00B11855" w:rsidRPr="001F42D3" w:rsidRDefault="003D003E" w:rsidP="00DC044A">
            <w:pPr>
              <w:pStyle w:val="TableEntry"/>
            </w:pPr>
            <w:r w:rsidRPr="001F42D3">
              <w:t>22</w:t>
            </w:r>
          </w:p>
        </w:tc>
        <w:tc>
          <w:tcPr>
            <w:tcW w:w="810" w:type="dxa"/>
          </w:tcPr>
          <w:p w14:paraId="3C2C8F56" w14:textId="05F5E4E7" w:rsidR="00B11855" w:rsidRPr="001F42D3" w:rsidRDefault="003D003E" w:rsidP="00DC044A">
            <w:pPr>
              <w:pStyle w:val="TableEntry"/>
              <w:rPr>
                <w:color w:val="FFFFFF"/>
              </w:rPr>
            </w:pPr>
            <w:r w:rsidRPr="001F42D3">
              <w:t>TS</w:t>
            </w:r>
          </w:p>
        </w:tc>
        <w:tc>
          <w:tcPr>
            <w:tcW w:w="810" w:type="dxa"/>
          </w:tcPr>
          <w:p w14:paraId="1483A405" w14:textId="455B31FB" w:rsidR="00B11855" w:rsidRPr="001F42D3" w:rsidRDefault="003D003E" w:rsidP="00DC044A">
            <w:pPr>
              <w:pStyle w:val="TableEntry"/>
              <w:rPr>
                <w:color w:val="FFFFFF"/>
              </w:rPr>
            </w:pPr>
            <w:r w:rsidRPr="001F42D3">
              <w:t>26</w:t>
            </w:r>
          </w:p>
        </w:tc>
        <w:tc>
          <w:tcPr>
            <w:tcW w:w="720" w:type="dxa"/>
          </w:tcPr>
          <w:p w14:paraId="19381C20" w14:textId="56994FA3" w:rsidR="00B11855" w:rsidRPr="001F42D3" w:rsidRDefault="003D003E" w:rsidP="00DC044A">
            <w:pPr>
              <w:pStyle w:val="TableEntry"/>
              <w:rPr>
                <w:color w:val="FFFFFF"/>
              </w:rPr>
            </w:pPr>
            <w:r w:rsidRPr="001F42D3">
              <w:t>C</w:t>
            </w:r>
          </w:p>
        </w:tc>
        <w:tc>
          <w:tcPr>
            <w:tcW w:w="810" w:type="dxa"/>
          </w:tcPr>
          <w:p w14:paraId="189BB5F8" w14:textId="5290F7CE" w:rsidR="00B11855" w:rsidRPr="001F42D3" w:rsidRDefault="003D003E" w:rsidP="00DC044A">
            <w:pPr>
              <w:pStyle w:val="TableEntry"/>
              <w:rPr>
                <w:color w:val="FFFFFF"/>
              </w:rPr>
            </w:pPr>
            <w:r w:rsidRPr="001F42D3">
              <w:t>False</w:t>
            </w:r>
          </w:p>
        </w:tc>
        <w:tc>
          <w:tcPr>
            <w:tcW w:w="720" w:type="dxa"/>
          </w:tcPr>
          <w:p w14:paraId="28A0A35E" w14:textId="1E7F80A4" w:rsidR="00B11855" w:rsidRPr="001F42D3" w:rsidRDefault="003D003E" w:rsidP="00DC044A">
            <w:pPr>
              <w:pStyle w:val="TableEntry"/>
              <w:rPr>
                <w:color w:val="FFFFFF"/>
              </w:rPr>
            </w:pPr>
            <w:r w:rsidRPr="001F42D3">
              <w:t>0</w:t>
            </w:r>
          </w:p>
        </w:tc>
        <w:tc>
          <w:tcPr>
            <w:tcW w:w="810" w:type="dxa"/>
          </w:tcPr>
          <w:p w14:paraId="35A8106F" w14:textId="1C76CF26" w:rsidR="00B11855" w:rsidRPr="001F42D3" w:rsidRDefault="003D003E" w:rsidP="00DC044A">
            <w:pPr>
              <w:pStyle w:val="TableEntry"/>
              <w:rPr>
                <w:color w:val="FFFFFF"/>
              </w:rPr>
            </w:pPr>
            <w:r w:rsidRPr="001F42D3">
              <w:t>1</w:t>
            </w:r>
          </w:p>
        </w:tc>
        <w:tc>
          <w:tcPr>
            <w:tcW w:w="810" w:type="dxa"/>
          </w:tcPr>
          <w:p w14:paraId="0B8B5083" w14:textId="14F5A7CB" w:rsidR="00B11855" w:rsidRPr="001F42D3" w:rsidRDefault="00B11855" w:rsidP="001F5A5C">
            <w:pPr>
              <w:pStyle w:val="TableEntry"/>
            </w:pPr>
          </w:p>
        </w:tc>
        <w:tc>
          <w:tcPr>
            <w:tcW w:w="900" w:type="dxa"/>
          </w:tcPr>
          <w:p w14:paraId="7A9C716D" w14:textId="2F32D90F" w:rsidR="00B11855" w:rsidRPr="001F42D3" w:rsidRDefault="00B11855" w:rsidP="001F5A5C">
            <w:pPr>
              <w:pStyle w:val="TableEntry"/>
            </w:pPr>
          </w:p>
        </w:tc>
        <w:tc>
          <w:tcPr>
            <w:tcW w:w="1103" w:type="dxa"/>
          </w:tcPr>
          <w:p w14:paraId="5EB85982" w14:textId="4CBDE4C6" w:rsidR="00B11855" w:rsidRPr="001F42D3" w:rsidRDefault="00B11855" w:rsidP="001F5A5C">
            <w:pPr>
              <w:pStyle w:val="TableEntry"/>
            </w:pPr>
          </w:p>
        </w:tc>
      </w:tr>
      <w:tr w:rsidR="00396374" w:rsidRPr="001F42D3" w14:paraId="6B1001C0" w14:textId="77777777" w:rsidTr="00396374">
        <w:trPr>
          <w:cantSplit/>
          <w:jc w:val="center"/>
        </w:trPr>
        <w:tc>
          <w:tcPr>
            <w:tcW w:w="1525" w:type="dxa"/>
          </w:tcPr>
          <w:p w14:paraId="23660E43" w14:textId="2BFE4EFB" w:rsidR="00B11855" w:rsidRPr="001F42D3" w:rsidRDefault="003D003E" w:rsidP="00CF5627">
            <w:pPr>
              <w:pStyle w:val="TableEntryItalicindent"/>
            </w:pPr>
            <w:r w:rsidRPr="001F42D3">
              <w:t>Time</w:t>
            </w:r>
          </w:p>
        </w:tc>
        <w:tc>
          <w:tcPr>
            <w:tcW w:w="810" w:type="dxa"/>
          </w:tcPr>
          <w:p w14:paraId="1D3DE25B" w14:textId="5628BEDC" w:rsidR="00B11855" w:rsidRPr="001F42D3" w:rsidRDefault="003D003E" w:rsidP="00DC044A">
            <w:pPr>
              <w:pStyle w:val="TableEntry"/>
              <w:rPr>
                <w:i/>
              </w:rPr>
            </w:pPr>
            <w:r w:rsidRPr="001F42D3">
              <w:rPr>
                <w:i/>
              </w:rPr>
              <w:t>1</w:t>
            </w:r>
          </w:p>
        </w:tc>
        <w:tc>
          <w:tcPr>
            <w:tcW w:w="810" w:type="dxa"/>
          </w:tcPr>
          <w:p w14:paraId="6A217182" w14:textId="742EE94B" w:rsidR="00B11855" w:rsidRPr="001F42D3" w:rsidRDefault="003D003E" w:rsidP="00DC044A">
            <w:pPr>
              <w:pStyle w:val="TableEntry"/>
              <w:rPr>
                <w:color w:val="FFFFFF"/>
              </w:rPr>
            </w:pPr>
            <w:r w:rsidRPr="001F42D3">
              <w:t>DTM</w:t>
            </w:r>
          </w:p>
        </w:tc>
        <w:tc>
          <w:tcPr>
            <w:tcW w:w="810" w:type="dxa"/>
          </w:tcPr>
          <w:p w14:paraId="200C67C3" w14:textId="46B8C740" w:rsidR="00B11855" w:rsidRPr="001F42D3" w:rsidRDefault="003D003E" w:rsidP="00DC044A">
            <w:pPr>
              <w:pStyle w:val="TableEntry"/>
              <w:rPr>
                <w:color w:val="FFFFFF"/>
              </w:rPr>
            </w:pPr>
            <w:r w:rsidRPr="001F42D3">
              <w:t>24</w:t>
            </w:r>
          </w:p>
        </w:tc>
        <w:tc>
          <w:tcPr>
            <w:tcW w:w="720" w:type="dxa"/>
          </w:tcPr>
          <w:p w14:paraId="16F56E06" w14:textId="39C0B665" w:rsidR="00B11855" w:rsidRPr="001F42D3" w:rsidRDefault="003D003E" w:rsidP="00DC044A">
            <w:pPr>
              <w:pStyle w:val="TableEntry"/>
              <w:rPr>
                <w:color w:val="FFFFFF"/>
              </w:rPr>
            </w:pPr>
            <w:r w:rsidRPr="001F42D3">
              <w:t>R</w:t>
            </w:r>
          </w:p>
        </w:tc>
        <w:tc>
          <w:tcPr>
            <w:tcW w:w="810" w:type="dxa"/>
          </w:tcPr>
          <w:p w14:paraId="608A88E9" w14:textId="312219DB" w:rsidR="00B11855" w:rsidRPr="001F42D3" w:rsidRDefault="00B11855" w:rsidP="001F5A5C">
            <w:pPr>
              <w:pStyle w:val="TableEntry"/>
            </w:pPr>
          </w:p>
        </w:tc>
        <w:tc>
          <w:tcPr>
            <w:tcW w:w="720" w:type="dxa"/>
          </w:tcPr>
          <w:p w14:paraId="3DB33D58" w14:textId="0446C63F" w:rsidR="00B11855" w:rsidRPr="001F42D3" w:rsidRDefault="003D003E" w:rsidP="00DC044A">
            <w:pPr>
              <w:pStyle w:val="TableEntry"/>
              <w:rPr>
                <w:color w:val="FFFFFF"/>
              </w:rPr>
            </w:pPr>
            <w:r w:rsidRPr="001F42D3">
              <w:t>1</w:t>
            </w:r>
          </w:p>
        </w:tc>
        <w:tc>
          <w:tcPr>
            <w:tcW w:w="810" w:type="dxa"/>
          </w:tcPr>
          <w:p w14:paraId="2045259F" w14:textId="2A3010A4" w:rsidR="00B11855" w:rsidRPr="001F42D3" w:rsidRDefault="003D003E" w:rsidP="00DC044A">
            <w:pPr>
              <w:pStyle w:val="TableEntry"/>
              <w:rPr>
                <w:color w:val="FFFFFF"/>
              </w:rPr>
            </w:pPr>
            <w:r w:rsidRPr="001F42D3">
              <w:t>1</w:t>
            </w:r>
          </w:p>
        </w:tc>
        <w:tc>
          <w:tcPr>
            <w:tcW w:w="810" w:type="dxa"/>
          </w:tcPr>
          <w:p w14:paraId="17C117A3" w14:textId="10FB2E6F" w:rsidR="00B11855" w:rsidRPr="001F42D3" w:rsidRDefault="00B11855" w:rsidP="001F5A5C">
            <w:pPr>
              <w:pStyle w:val="TableEntry"/>
            </w:pPr>
          </w:p>
        </w:tc>
        <w:tc>
          <w:tcPr>
            <w:tcW w:w="900" w:type="dxa"/>
          </w:tcPr>
          <w:p w14:paraId="65B477A4" w14:textId="0F311D69" w:rsidR="00B11855" w:rsidRPr="001F42D3" w:rsidRDefault="00B11855" w:rsidP="001F5A5C">
            <w:pPr>
              <w:pStyle w:val="TableEntry"/>
            </w:pPr>
          </w:p>
        </w:tc>
        <w:tc>
          <w:tcPr>
            <w:tcW w:w="1103" w:type="dxa"/>
          </w:tcPr>
          <w:p w14:paraId="575ECDF5" w14:textId="6A420AC0" w:rsidR="00B11855" w:rsidRPr="001F42D3" w:rsidRDefault="003D003E" w:rsidP="00DC044A">
            <w:pPr>
              <w:pStyle w:val="TableEntry"/>
            </w:pPr>
            <w:r w:rsidRPr="001F42D3">
              <w:t>20040328134623.1234+0300</w:t>
            </w:r>
          </w:p>
        </w:tc>
      </w:tr>
      <w:tr w:rsidR="00396374" w:rsidRPr="001F42D3" w14:paraId="700D7EFD" w14:textId="77777777" w:rsidTr="00396374">
        <w:trPr>
          <w:cantSplit/>
          <w:jc w:val="center"/>
        </w:trPr>
        <w:tc>
          <w:tcPr>
            <w:tcW w:w="1525" w:type="dxa"/>
          </w:tcPr>
          <w:p w14:paraId="6020031B" w14:textId="02A35E24" w:rsidR="00B11855" w:rsidRPr="001F42D3" w:rsidRDefault="003D003E" w:rsidP="00DC044A">
            <w:pPr>
              <w:pStyle w:val="TableEntry"/>
            </w:pPr>
            <w:r w:rsidRPr="001F42D3">
              <w:t>Result Status</w:t>
            </w:r>
          </w:p>
        </w:tc>
        <w:tc>
          <w:tcPr>
            <w:tcW w:w="810" w:type="dxa"/>
          </w:tcPr>
          <w:p w14:paraId="4724136D" w14:textId="505F3E41" w:rsidR="00B11855" w:rsidRPr="001F42D3" w:rsidRDefault="003D003E" w:rsidP="00DC044A">
            <w:pPr>
              <w:pStyle w:val="TableEntry"/>
            </w:pPr>
            <w:r w:rsidRPr="001F42D3">
              <w:t>25</w:t>
            </w:r>
          </w:p>
        </w:tc>
        <w:tc>
          <w:tcPr>
            <w:tcW w:w="810" w:type="dxa"/>
          </w:tcPr>
          <w:p w14:paraId="4E0A16A9" w14:textId="70E41FC6" w:rsidR="00B11855" w:rsidRPr="001F42D3" w:rsidRDefault="003D003E" w:rsidP="00DC044A">
            <w:pPr>
              <w:pStyle w:val="TableEntry"/>
              <w:rPr>
                <w:color w:val="FFFFFF"/>
              </w:rPr>
            </w:pPr>
            <w:r w:rsidRPr="001F42D3">
              <w:t>ID</w:t>
            </w:r>
          </w:p>
        </w:tc>
        <w:tc>
          <w:tcPr>
            <w:tcW w:w="810" w:type="dxa"/>
          </w:tcPr>
          <w:p w14:paraId="741437F8" w14:textId="7AA3EFCE" w:rsidR="00B11855" w:rsidRPr="001F42D3" w:rsidRDefault="003D003E" w:rsidP="00DC044A">
            <w:pPr>
              <w:pStyle w:val="TableEntry"/>
              <w:rPr>
                <w:color w:val="FFFFFF"/>
              </w:rPr>
            </w:pPr>
            <w:r w:rsidRPr="001F42D3">
              <w:t>1</w:t>
            </w:r>
          </w:p>
        </w:tc>
        <w:tc>
          <w:tcPr>
            <w:tcW w:w="720" w:type="dxa"/>
          </w:tcPr>
          <w:p w14:paraId="46B4187C" w14:textId="7E339BDB" w:rsidR="00B11855" w:rsidRPr="001F42D3" w:rsidRDefault="003D003E" w:rsidP="00DC044A">
            <w:pPr>
              <w:pStyle w:val="TableEntry"/>
              <w:rPr>
                <w:color w:val="FFFFFF"/>
              </w:rPr>
            </w:pPr>
            <w:r w:rsidRPr="001F42D3">
              <w:t>C</w:t>
            </w:r>
          </w:p>
        </w:tc>
        <w:tc>
          <w:tcPr>
            <w:tcW w:w="810" w:type="dxa"/>
          </w:tcPr>
          <w:p w14:paraId="061C1C66" w14:textId="1CEF21AA" w:rsidR="00B11855" w:rsidRPr="001F42D3" w:rsidRDefault="003D003E" w:rsidP="00DC044A">
            <w:pPr>
              <w:pStyle w:val="TableEntry"/>
              <w:rPr>
                <w:color w:val="FFFFFF"/>
              </w:rPr>
            </w:pPr>
            <w:r w:rsidRPr="001F42D3">
              <w:t>False</w:t>
            </w:r>
          </w:p>
        </w:tc>
        <w:tc>
          <w:tcPr>
            <w:tcW w:w="720" w:type="dxa"/>
          </w:tcPr>
          <w:p w14:paraId="7F7A363D" w14:textId="1CEB290A" w:rsidR="00B11855" w:rsidRPr="001F42D3" w:rsidRDefault="003D003E" w:rsidP="00DC044A">
            <w:pPr>
              <w:pStyle w:val="TableEntry"/>
              <w:rPr>
                <w:color w:val="FFFFFF"/>
              </w:rPr>
            </w:pPr>
            <w:r w:rsidRPr="001F42D3">
              <w:t>0</w:t>
            </w:r>
          </w:p>
        </w:tc>
        <w:tc>
          <w:tcPr>
            <w:tcW w:w="810" w:type="dxa"/>
          </w:tcPr>
          <w:p w14:paraId="0E7FC36A" w14:textId="0492138B" w:rsidR="00B11855" w:rsidRPr="001F42D3" w:rsidRDefault="003D003E" w:rsidP="00DC044A">
            <w:pPr>
              <w:pStyle w:val="TableEntry"/>
              <w:rPr>
                <w:color w:val="FFFFFF"/>
              </w:rPr>
            </w:pPr>
            <w:r w:rsidRPr="001F42D3">
              <w:t>1</w:t>
            </w:r>
          </w:p>
        </w:tc>
        <w:tc>
          <w:tcPr>
            <w:tcW w:w="810" w:type="dxa"/>
          </w:tcPr>
          <w:p w14:paraId="567879B8" w14:textId="730463BB" w:rsidR="00B11855" w:rsidRPr="001F42D3" w:rsidRDefault="003D003E" w:rsidP="00DC044A">
            <w:pPr>
              <w:pStyle w:val="TableEntry"/>
              <w:rPr>
                <w:color w:val="FFFFFF"/>
              </w:rPr>
            </w:pPr>
            <w:r w:rsidRPr="001F42D3">
              <w:t>0123</w:t>
            </w:r>
          </w:p>
        </w:tc>
        <w:tc>
          <w:tcPr>
            <w:tcW w:w="900" w:type="dxa"/>
          </w:tcPr>
          <w:p w14:paraId="66E27B3B" w14:textId="0A72EB88" w:rsidR="00B11855" w:rsidRPr="001F42D3" w:rsidRDefault="00B11855" w:rsidP="001F5A5C">
            <w:pPr>
              <w:pStyle w:val="TableEntry"/>
            </w:pPr>
          </w:p>
        </w:tc>
        <w:tc>
          <w:tcPr>
            <w:tcW w:w="1103" w:type="dxa"/>
          </w:tcPr>
          <w:p w14:paraId="199E7C26" w14:textId="75C277C6" w:rsidR="00B11855" w:rsidRPr="001F42D3" w:rsidRDefault="003D003E" w:rsidP="001F5A5C">
            <w:pPr>
              <w:pStyle w:val="TableEntry"/>
            </w:pPr>
            <w:r w:rsidRPr="001F42D3">
              <w:t>F</w:t>
            </w:r>
          </w:p>
        </w:tc>
      </w:tr>
    </w:tbl>
    <w:p w14:paraId="50CDB129" w14:textId="77777777" w:rsidR="00B11855" w:rsidRPr="001F42D3" w:rsidRDefault="003D003E" w:rsidP="00687460">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7E125878" w14:textId="77777777" w:rsidR="00B11855" w:rsidRPr="001F42D3" w:rsidRDefault="00B11855" w:rsidP="00687460">
      <w:pPr>
        <w:pStyle w:val="BodyText"/>
      </w:pPr>
    </w:p>
    <w:p w14:paraId="20D8E6FC" w14:textId="77777777" w:rsidR="00B11855" w:rsidRPr="001F42D3" w:rsidRDefault="003D003E" w:rsidP="00687460">
      <w:pPr>
        <w:pStyle w:val="BodyText"/>
      </w:pPr>
      <w:r w:rsidRPr="001F42D3">
        <w:t>OBR-2 Placer Order Number will usually be empty given that this is an unsolicited order.</w:t>
      </w:r>
    </w:p>
    <w:p w14:paraId="3C2220E6" w14:textId="4502DAF2" w:rsidR="00B11855" w:rsidRPr="001F42D3" w:rsidRDefault="003D003E" w:rsidP="00687460">
      <w:pPr>
        <w:pStyle w:val="BodyText"/>
      </w:pPr>
      <w:r w:rsidRPr="001F42D3">
        <w:t>OBR-3 Filler Order Number will contain a unique identifier for the observation / interrogation session generated by the Implantable Device – Cardiac – Reporter.</w:t>
      </w:r>
    </w:p>
    <w:p w14:paraId="0454D8BF" w14:textId="77777777" w:rsidR="00B11855" w:rsidRPr="001F42D3" w:rsidRDefault="003D003E" w:rsidP="00687460">
      <w:pPr>
        <w:pStyle w:val="BodyText"/>
      </w:pPr>
      <w:r w:rsidRPr="001F42D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1F42D3" w:rsidRDefault="003D003E" w:rsidP="00CF5627">
      <w:pPr>
        <w:pStyle w:val="BodyText"/>
      </w:pPr>
      <w:r w:rsidRPr="001F42D3">
        <w:t xml:space="preserve">OBR-25 Result Status values will be one of the values in </w:t>
      </w:r>
      <w:r w:rsidR="00CA3A2C" w:rsidRPr="001F42D3">
        <w:t>Table</w:t>
      </w:r>
      <w:r w:rsidRPr="001F42D3">
        <w:t xml:space="preserve"> 3.9.4.1.2.4-2.</w:t>
      </w:r>
    </w:p>
    <w:p w14:paraId="4D9A9025" w14:textId="77777777" w:rsidR="00B11855" w:rsidRPr="001F42D3" w:rsidRDefault="003D003E" w:rsidP="00CF5627">
      <w:pPr>
        <w:pStyle w:val="TableTitle"/>
      </w:pPr>
      <w:r w:rsidRPr="001F42D3">
        <w:t>Table 3.9.4.1.2.4</w:t>
      </w:r>
      <w:r w:rsidR="005D79DE" w:rsidRPr="001F42D3">
        <w:rPr>
          <w:rFonts w:eastAsia="MS Gothic"/>
        </w:rPr>
        <w:t>-</w:t>
      </w:r>
      <w:r w:rsidR="002924C0" w:rsidRPr="001F42D3">
        <w:t>2</w:t>
      </w:r>
      <w:r w:rsidRPr="001F42D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1F42D3" w14:paraId="6D7F9F49" w14:textId="77777777" w:rsidTr="00CF5627">
        <w:trPr>
          <w:cantSplit/>
          <w:tblHeader/>
          <w:jc w:val="center"/>
        </w:trPr>
        <w:tc>
          <w:tcPr>
            <w:tcW w:w="979" w:type="dxa"/>
            <w:shd w:val="clear" w:color="auto" w:fill="D9D9D9"/>
          </w:tcPr>
          <w:p w14:paraId="3D98C7DD" w14:textId="77777777" w:rsidR="00B11855" w:rsidRPr="001F42D3" w:rsidRDefault="003D003E" w:rsidP="00CA505F">
            <w:pPr>
              <w:pStyle w:val="TableEntryHeader"/>
            </w:pPr>
            <w:r w:rsidRPr="001F42D3">
              <w:t>Value</w:t>
            </w:r>
          </w:p>
        </w:tc>
        <w:tc>
          <w:tcPr>
            <w:tcW w:w="6756" w:type="dxa"/>
            <w:shd w:val="clear" w:color="auto" w:fill="D9D9D9"/>
          </w:tcPr>
          <w:p w14:paraId="29383CC2" w14:textId="77777777" w:rsidR="00B11855" w:rsidRPr="001F42D3" w:rsidRDefault="003D003E" w:rsidP="00CA505F">
            <w:pPr>
              <w:pStyle w:val="TableEntryHeader"/>
            </w:pPr>
            <w:r w:rsidRPr="001F42D3">
              <w:t>Description</w:t>
            </w:r>
          </w:p>
        </w:tc>
      </w:tr>
      <w:tr w:rsidR="00B11855" w:rsidRPr="001F42D3" w14:paraId="2ADD7976" w14:textId="77777777" w:rsidTr="006C0E8E">
        <w:trPr>
          <w:cantSplit/>
          <w:jc w:val="center"/>
        </w:trPr>
        <w:tc>
          <w:tcPr>
            <w:tcW w:w="979" w:type="dxa"/>
          </w:tcPr>
          <w:p w14:paraId="540EB84B" w14:textId="77777777" w:rsidR="00B11855" w:rsidRPr="001F42D3" w:rsidRDefault="003D003E" w:rsidP="00506FBD">
            <w:pPr>
              <w:pStyle w:val="TableEntry"/>
            </w:pPr>
            <w:r w:rsidRPr="001F42D3">
              <w:t>R</w:t>
            </w:r>
          </w:p>
        </w:tc>
        <w:tc>
          <w:tcPr>
            <w:tcW w:w="6756" w:type="dxa"/>
          </w:tcPr>
          <w:p w14:paraId="53C0E9FD" w14:textId="77777777" w:rsidR="00B11855" w:rsidRPr="001F42D3" w:rsidRDefault="003D003E" w:rsidP="00506FBD">
            <w:pPr>
              <w:pStyle w:val="TableEntry"/>
            </w:pPr>
            <w:r w:rsidRPr="001F42D3">
              <w:t>Results stored; not yet verified</w:t>
            </w:r>
          </w:p>
        </w:tc>
      </w:tr>
      <w:tr w:rsidR="00B11855" w:rsidRPr="001F42D3" w14:paraId="5C102491" w14:textId="77777777" w:rsidTr="006C0E8E">
        <w:trPr>
          <w:cantSplit/>
          <w:jc w:val="center"/>
        </w:trPr>
        <w:tc>
          <w:tcPr>
            <w:tcW w:w="979" w:type="dxa"/>
          </w:tcPr>
          <w:p w14:paraId="0D896296" w14:textId="77777777" w:rsidR="00B11855" w:rsidRPr="001F42D3" w:rsidRDefault="003D003E" w:rsidP="00506FBD">
            <w:pPr>
              <w:pStyle w:val="TableEntry"/>
            </w:pPr>
            <w:r w:rsidRPr="001F42D3">
              <w:t>P</w:t>
            </w:r>
          </w:p>
        </w:tc>
        <w:tc>
          <w:tcPr>
            <w:tcW w:w="6756" w:type="dxa"/>
          </w:tcPr>
          <w:p w14:paraId="6A97C93D" w14:textId="77777777" w:rsidR="00B11855" w:rsidRPr="001F42D3" w:rsidRDefault="003D003E" w:rsidP="00506FBD">
            <w:pPr>
              <w:pStyle w:val="TableEntry"/>
            </w:pPr>
            <w:r w:rsidRPr="001F42D3">
              <w:t xml:space="preserve">Preliminary: A verified early result is available, </w:t>
            </w:r>
            <w:proofErr w:type="gramStart"/>
            <w:r w:rsidRPr="001F42D3">
              <w:t>final results</w:t>
            </w:r>
            <w:proofErr w:type="gramEnd"/>
            <w:r w:rsidRPr="001F42D3">
              <w:t xml:space="preserve"> not yet obtained</w:t>
            </w:r>
          </w:p>
        </w:tc>
      </w:tr>
      <w:tr w:rsidR="00B11855" w:rsidRPr="001F42D3" w14:paraId="6361A583" w14:textId="77777777" w:rsidTr="006C0E8E">
        <w:trPr>
          <w:cantSplit/>
          <w:jc w:val="center"/>
        </w:trPr>
        <w:tc>
          <w:tcPr>
            <w:tcW w:w="979" w:type="dxa"/>
          </w:tcPr>
          <w:p w14:paraId="7257AEBB" w14:textId="77777777" w:rsidR="00B11855" w:rsidRPr="001F42D3" w:rsidRDefault="003D003E" w:rsidP="00506FBD">
            <w:pPr>
              <w:pStyle w:val="TableEntry"/>
            </w:pPr>
            <w:r w:rsidRPr="001F42D3">
              <w:t>F</w:t>
            </w:r>
          </w:p>
        </w:tc>
        <w:tc>
          <w:tcPr>
            <w:tcW w:w="6756" w:type="dxa"/>
          </w:tcPr>
          <w:p w14:paraId="28D736E5" w14:textId="3EFB838A" w:rsidR="00B11855" w:rsidRPr="001F42D3" w:rsidRDefault="003D003E" w:rsidP="00506FBD">
            <w:pPr>
              <w:pStyle w:val="TableEntry"/>
            </w:pPr>
            <w:proofErr w:type="gramStart"/>
            <w:r w:rsidRPr="001F42D3">
              <w:t>Final results</w:t>
            </w:r>
            <w:proofErr w:type="gramEnd"/>
            <w:r w:rsidR="00677278" w:rsidRPr="001F42D3">
              <w:t xml:space="preserve">: </w:t>
            </w:r>
            <w:r w:rsidRPr="001F42D3">
              <w:t>results stored and verified. Can only be changed with a corrected result.</w:t>
            </w:r>
          </w:p>
        </w:tc>
      </w:tr>
      <w:tr w:rsidR="00B11855" w:rsidRPr="001F42D3" w14:paraId="226FE8A6" w14:textId="77777777" w:rsidTr="006C0E8E">
        <w:trPr>
          <w:cantSplit/>
          <w:jc w:val="center"/>
        </w:trPr>
        <w:tc>
          <w:tcPr>
            <w:tcW w:w="979" w:type="dxa"/>
          </w:tcPr>
          <w:p w14:paraId="341786E1" w14:textId="77777777" w:rsidR="00B11855" w:rsidRPr="001F42D3" w:rsidRDefault="003D003E" w:rsidP="00506FBD">
            <w:pPr>
              <w:pStyle w:val="TableEntry"/>
            </w:pPr>
            <w:r w:rsidRPr="001F42D3">
              <w:t>C</w:t>
            </w:r>
          </w:p>
        </w:tc>
        <w:tc>
          <w:tcPr>
            <w:tcW w:w="6756" w:type="dxa"/>
          </w:tcPr>
          <w:p w14:paraId="059E3BFC" w14:textId="77777777" w:rsidR="00B11855" w:rsidRPr="001F42D3" w:rsidRDefault="003D003E" w:rsidP="00506FBD">
            <w:pPr>
              <w:pStyle w:val="TableEntry"/>
            </w:pPr>
            <w:r w:rsidRPr="001F42D3">
              <w:t>Correction to results</w:t>
            </w:r>
          </w:p>
        </w:tc>
      </w:tr>
    </w:tbl>
    <w:p w14:paraId="4C9D0FC2" w14:textId="77777777" w:rsidR="00B11855" w:rsidRPr="001F42D3" w:rsidRDefault="00855E3C" w:rsidP="00123C7B">
      <w:pPr>
        <w:pStyle w:val="Heading6"/>
        <w:numPr>
          <w:ilvl w:val="0"/>
          <w:numId w:val="0"/>
        </w:numPr>
        <w:rPr>
          <w:noProof w:val="0"/>
        </w:rPr>
      </w:pPr>
      <w:bookmarkStart w:id="668" w:name="_Toc401769842"/>
      <w:bookmarkStart w:id="669" w:name="_Toc181625197"/>
      <w:r w:rsidRPr="001F42D3">
        <w:rPr>
          <w:noProof w:val="0"/>
        </w:rPr>
        <w:t xml:space="preserve">3.9.4.1.2.5 </w:t>
      </w:r>
      <w:r w:rsidR="003D003E" w:rsidRPr="001F42D3">
        <w:rPr>
          <w:noProof w:val="0"/>
        </w:rPr>
        <w:t>OBX Segments – Pulse Generator and Lead Observation Results</w:t>
      </w:r>
      <w:bookmarkEnd w:id="668"/>
      <w:bookmarkEnd w:id="669"/>
      <w:r w:rsidR="003D003E" w:rsidRPr="001F42D3">
        <w:rPr>
          <w:noProof w:val="0"/>
        </w:rPr>
        <w:t xml:space="preserve"> </w:t>
      </w:r>
    </w:p>
    <w:p w14:paraId="407260D0" w14:textId="06099B77" w:rsidR="00B11855" w:rsidRPr="001F42D3" w:rsidRDefault="003D003E" w:rsidP="00805BA1">
      <w:pPr>
        <w:pStyle w:val="BodyText"/>
      </w:pPr>
      <w:r w:rsidRPr="001F42D3">
        <w:t xml:space="preserve">Discrete OBX segments for individual observations will be </w:t>
      </w:r>
      <w:proofErr w:type="gramStart"/>
      <w:r w:rsidRPr="001F42D3">
        <w:t>encoded</w:t>
      </w:r>
      <w:proofErr w:type="gramEnd"/>
      <w:r w:rsidRPr="001F42D3">
        <w:t xml:space="preserve"> into separate OBX segments as individual observations or measurements. These OBX segments will be preceded by an appropriate OBR segment (see </w:t>
      </w:r>
      <w:r w:rsidR="00D04981" w:rsidRPr="001F42D3">
        <w:t xml:space="preserve">Section </w:t>
      </w:r>
      <w:r w:rsidRPr="001F42D3">
        <w:t>3.9.4.1.2.4) to set the context for observations dealing with the implantable devices or leads.</w:t>
      </w:r>
    </w:p>
    <w:p w14:paraId="2FEF7649" w14:textId="77777777" w:rsidR="00B11855" w:rsidRPr="001F42D3" w:rsidRDefault="003D003E" w:rsidP="00CF5627">
      <w:pPr>
        <w:pStyle w:val="TableTitle"/>
      </w:pPr>
      <w:r w:rsidRPr="001F42D3">
        <w:t>Table 3.9.4.1.</w:t>
      </w:r>
      <w:proofErr w:type="gramStart"/>
      <w:r w:rsidRPr="001F42D3">
        <w:t>2.5</w:t>
      </w:r>
      <w:proofErr w:type="gramEnd"/>
      <w:r w:rsidR="005D79DE" w:rsidRPr="001F42D3">
        <w:rPr>
          <w:rFonts w:eastAsia="MS Gothic"/>
        </w:rPr>
        <w:t>-</w:t>
      </w:r>
      <w:r w:rsidR="00E86B15" w:rsidRPr="001F42D3">
        <w:t>1</w:t>
      </w:r>
      <w:r w:rsidRPr="001F42D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1F42D3" w14:paraId="481DAE0C" w14:textId="77777777" w:rsidTr="00CF5627">
        <w:trPr>
          <w:cantSplit/>
          <w:tblHeader/>
          <w:jc w:val="center"/>
        </w:trPr>
        <w:tc>
          <w:tcPr>
            <w:tcW w:w="1274" w:type="dxa"/>
            <w:shd w:val="clear" w:color="auto" w:fill="D9D9D9"/>
          </w:tcPr>
          <w:p w14:paraId="1099A451" w14:textId="77777777" w:rsidR="00B11855" w:rsidRPr="001F42D3" w:rsidRDefault="003D003E" w:rsidP="001F5A5C">
            <w:pPr>
              <w:pStyle w:val="TableEntryHeader"/>
            </w:pPr>
            <w:r w:rsidRPr="001F42D3">
              <w:t>Name</w:t>
            </w:r>
          </w:p>
        </w:tc>
        <w:tc>
          <w:tcPr>
            <w:tcW w:w="724" w:type="dxa"/>
            <w:shd w:val="clear" w:color="auto" w:fill="D9D9D9"/>
          </w:tcPr>
          <w:p w14:paraId="71416A13" w14:textId="77777777" w:rsidR="00B11855" w:rsidRPr="001F42D3" w:rsidRDefault="003D003E" w:rsidP="001F5A5C">
            <w:pPr>
              <w:pStyle w:val="TableEntryHeader"/>
            </w:pPr>
            <w:r w:rsidRPr="001F42D3">
              <w:t>Seq</w:t>
            </w:r>
          </w:p>
        </w:tc>
        <w:tc>
          <w:tcPr>
            <w:tcW w:w="810" w:type="dxa"/>
            <w:shd w:val="clear" w:color="auto" w:fill="D9D9D9"/>
          </w:tcPr>
          <w:p w14:paraId="758F5302" w14:textId="77777777" w:rsidR="00B11855" w:rsidRPr="001F42D3" w:rsidRDefault="003D003E" w:rsidP="001F5A5C">
            <w:pPr>
              <w:pStyle w:val="TableEntryHeader"/>
            </w:pPr>
            <w:r w:rsidRPr="001F42D3">
              <w:t>DT</w:t>
            </w:r>
          </w:p>
        </w:tc>
        <w:tc>
          <w:tcPr>
            <w:tcW w:w="810" w:type="dxa"/>
            <w:shd w:val="clear" w:color="auto" w:fill="D9D9D9"/>
          </w:tcPr>
          <w:p w14:paraId="16707A87" w14:textId="77777777" w:rsidR="00B11855" w:rsidRPr="001F42D3" w:rsidRDefault="003D003E" w:rsidP="001F5A5C">
            <w:pPr>
              <w:pStyle w:val="TableEntryHeader"/>
            </w:pPr>
            <w:r w:rsidRPr="001F42D3">
              <w:t>Len</w:t>
            </w:r>
          </w:p>
        </w:tc>
        <w:tc>
          <w:tcPr>
            <w:tcW w:w="716" w:type="dxa"/>
            <w:shd w:val="clear" w:color="auto" w:fill="D9D9D9"/>
          </w:tcPr>
          <w:p w14:paraId="741937D3"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067F8EFE" w14:textId="77777777" w:rsidR="00B11855" w:rsidRPr="001F42D3" w:rsidRDefault="003D003E" w:rsidP="001F5A5C">
            <w:pPr>
              <w:pStyle w:val="TableEntryHeader"/>
            </w:pPr>
            <w:r w:rsidRPr="001F42D3">
              <w:t>Rep</w:t>
            </w:r>
          </w:p>
        </w:tc>
        <w:tc>
          <w:tcPr>
            <w:tcW w:w="644" w:type="dxa"/>
            <w:shd w:val="clear" w:color="auto" w:fill="D9D9D9"/>
          </w:tcPr>
          <w:p w14:paraId="669D6B21" w14:textId="77777777" w:rsidR="00B11855" w:rsidRPr="001F42D3" w:rsidRDefault="003D003E" w:rsidP="001F5A5C">
            <w:pPr>
              <w:pStyle w:val="TableEntryHeader"/>
            </w:pPr>
            <w:r w:rsidRPr="001F42D3">
              <w:t>Min</w:t>
            </w:r>
          </w:p>
        </w:tc>
        <w:tc>
          <w:tcPr>
            <w:tcW w:w="706" w:type="dxa"/>
            <w:shd w:val="clear" w:color="auto" w:fill="D9D9D9"/>
          </w:tcPr>
          <w:p w14:paraId="4023CE6B" w14:textId="77777777" w:rsidR="00B11855" w:rsidRPr="001F42D3" w:rsidRDefault="003D003E" w:rsidP="001F5A5C">
            <w:pPr>
              <w:pStyle w:val="TableEntryHeader"/>
            </w:pPr>
            <w:r w:rsidRPr="001F42D3">
              <w:t>Max</w:t>
            </w:r>
          </w:p>
        </w:tc>
        <w:tc>
          <w:tcPr>
            <w:tcW w:w="810" w:type="dxa"/>
            <w:shd w:val="clear" w:color="auto" w:fill="D9D9D9"/>
          </w:tcPr>
          <w:p w14:paraId="38B2BB42" w14:textId="77777777" w:rsidR="00B11855" w:rsidRPr="001F42D3" w:rsidRDefault="003D003E" w:rsidP="001F5A5C">
            <w:pPr>
              <w:pStyle w:val="TableEntryHeader"/>
            </w:pPr>
            <w:proofErr w:type="spellStart"/>
            <w:r w:rsidRPr="001F42D3">
              <w:t>Tbl</w:t>
            </w:r>
            <w:proofErr w:type="spellEnd"/>
          </w:p>
        </w:tc>
        <w:tc>
          <w:tcPr>
            <w:tcW w:w="990" w:type="dxa"/>
            <w:shd w:val="clear" w:color="auto" w:fill="D9D9D9"/>
          </w:tcPr>
          <w:p w14:paraId="3BC6AB64" w14:textId="77777777" w:rsidR="00B11855" w:rsidRPr="001F42D3" w:rsidRDefault="003D003E" w:rsidP="001F5A5C">
            <w:pPr>
              <w:pStyle w:val="TableEntryHeader"/>
            </w:pPr>
            <w:r w:rsidRPr="001F42D3">
              <w:t>Fixed Value</w:t>
            </w:r>
          </w:p>
        </w:tc>
        <w:tc>
          <w:tcPr>
            <w:tcW w:w="1454" w:type="dxa"/>
            <w:shd w:val="clear" w:color="auto" w:fill="D9D9D9"/>
          </w:tcPr>
          <w:p w14:paraId="4FAA020E" w14:textId="77777777" w:rsidR="00B11855" w:rsidRPr="001F42D3" w:rsidRDefault="003D003E" w:rsidP="001F5A5C">
            <w:pPr>
              <w:pStyle w:val="TableEntryHeader"/>
            </w:pPr>
            <w:r w:rsidRPr="001F42D3">
              <w:t>Ex Val</w:t>
            </w:r>
          </w:p>
        </w:tc>
      </w:tr>
      <w:tr w:rsidR="00C40FD5" w:rsidRPr="001F42D3" w14:paraId="5256DEA5" w14:textId="77777777" w:rsidTr="00CF5627">
        <w:trPr>
          <w:cantSplit/>
          <w:jc w:val="center"/>
        </w:trPr>
        <w:tc>
          <w:tcPr>
            <w:tcW w:w="1274" w:type="dxa"/>
          </w:tcPr>
          <w:p w14:paraId="35AAEFD5" w14:textId="0C367841" w:rsidR="00B11855" w:rsidRPr="001F42D3" w:rsidRDefault="003D003E" w:rsidP="00AD69C9">
            <w:pPr>
              <w:pStyle w:val="TableEntry"/>
            </w:pPr>
            <w:r w:rsidRPr="001F42D3">
              <w:t>Set ID - OBX</w:t>
            </w:r>
          </w:p>
        </w:tc>
        <w:tc>
          <w:tcPr>
            <w:tcW w:w="724" w:type="dxa"/>
          </w:tcPr>
          <w:p w14:paraId="79BF8050" w14:textId="20B012D5" w:rsidR="00B11855" w:rsidRPr="001F42D3" w:rsidRDefault="003D003E" w:rsidP="00AD69C9">
            <w:pPr>
              <w:pStyle w:val="TableEntry"/>
            </w:pPr>
            <w:r w:rsidRPr="001F42D3">
              <w:t>1</w:t>
            </w:r>
          </w:p>
        </w:tc>
        <w:tc>
          <w:tcPr>
            <w:tcW w:w="810" w:type="dxa"/>
          </w:tcPr>
          <w:p w14:paraId="42AA7745" w14:textId="1DCF3838" w:rsidR="00B11855" w:rsidRPr="001F42D3" w:rsidRDefault="003D003E" w:rsidP="00AD69C9">
            <w:pPr>
              <w:pStyle w:val="TableEntry"/>
              <w:rPr>
                <w:color w:val="FFFFFF"/>
              </w:rPr>
            </w:pPr>
            <w:r w:rsidRPr="001F42D3">
              <w:t>SI</w:t>
            </w:r>
          </w:p>
        </w:tc>
        <w:tc>
          <w:tcPr>
            <w:tcW w:w="810" w:type="dxa"/>
          </w:tcPr>
          <w:p w14:paraId="20AE75CC" w14:textId="31AC70B8" w:rsidR="00B11855" w:rsidRPr="001F42D3" w:rsidRDefault="003D003E" w:rsidP="00AD69C9">
            <w:pPr>
              <w:pStyle w:val="TableEntry"/>
              <w:rPr>
                <w:color w:val="FFFFFF"/>
              </w:rPr>
            </w:pPr>
            <w:r w:rsidRPr="001F42D3">
              <w:t>4</w:t>
            </w:r>
          </w:p>
        </w:tc>
        <w:tc>
          <w:tcPr>
            <w:tcW w:w="716" w:type="dxa"/>
          </w:tcPr>
          <w:p w14:paraId="5FE9E3E1" w14:textId="3F6D1B69" w:rsidR="00B11855" w:rsidRPr="001F42D3" w:rsidRDefault="003D003E" w:rsidP="00AD69C9">
            <w:pPr>
              <w:pStyle w:val="TableEntry"/>
              <w:rPr>
                <w:color w:val="FFFFFF"/>
              </w:rPr>
            </w:pPr>
            <w:r w:rsidRPr="001F42D3">
              <w:t>R</w:t>
            </w:r>
          </w:p>
        </w:tc>
        <w:tc>
          <w:tcPr>
            <w:tcW w:w="810" w:type="dxa"/>
          </w:tcPr>
          <w:p w14:paraId="2AD82799" w14:textId="57C15972" w:rsidR="00B11855" w:rsidRPr="001F42D3" w:rsidRDefault="003D003E" w:rsidP="00AD69C9">
            <w:pPr>
              <w:pStyle w:val="TableEntry"/>
              <w:rPr>
                <w:color w:val="FFFFFF"/>
              </w:rPr>
            </w:pPr>
            <w:r w:rsidRPr="001F42D3">
              <w:t>False</w:t>
            </w:r>
          </w:p>
        </w:tc>
        <w:tc>
          <w:tcPr>
            <w:tcW w:w="644" w:type="dxa"/>
          </w:tcPr>
          <w:p w14:paraId="4173F1E6" w14:textId="2F913D23" w:rsidR="00B11855" w:rsidRPr="001F42D3" w:rsidRDefault="00E86B15" w:rsidP="00AD69C9">
            <w:pPr>
              <w:pStyle w:val="TableEntry"/>
              <w:rPr>
                <w:color w:val="FFFFFF"/>
              </w:rPr>
            </w:pPr>
            <w:r w:rsidRPr="001F42D3">
              <w:t>1</w:t>
            </w:r>
          </w:p>
        </w:tc>
        <w:tc>
          <w:tcPr>
            <w:tcW w:w="706" w:type="dxa"/>
          </w:tcPr>
          <w:p w14:paraId="1813CBD0" w14:textId="71E32F91" w:rsidR="00B11855" w:rsidRPr="001F42D3" w:rsidRDefault="003D003E" w:rsidP="00AD69C9">
            <w:pPr>
              <w:pStyle w:val="TableEntry"/>
              <w:rPr>
                <w:color w:val="FFFFFF"/>
              </w:rPr>
            </w:pPr>
            <w:r w:rsidRPr="001F42D3">
              <w:t>1</w:t>
            </w:r>
          </w:p>
        </w:tc>
        <w:tc>
          <w:tcPr>
            <w:tcW w:w="810" w:type="dxa"/>
          </w:tcPr>
          <w:p w14:paraId="4A7EBA70" w14:textId="33A4D54C" w:rsidR="00B11855" w:rsidRPr="001F42D3" w:rsidRDefault="00B11855" w:rsidP="001F5A5C">
            <w:pPr>
              <w:pStyle w:val="TableEntry"/>
            </w:pPr>
          </w:p>
        </w:tc>
        <w:tc>
          <w:tcPr>
            <w:tcW w:w="990" w:type="dxa"/>
          </w:tcPr>
          <w:p w14:paraId="7AC32649" w14:textId="559795C1" w:rsidR="00B11855" w:rsidRPr="001F42D3" w:rsidRDefault="00B11855" w:rsidP="001F5A5C">
            <w:pPr>
              <w:pStyle w:val="TableEntry"/>
            </w:pPr>
          </w:p>
        </w:tc>
        <w:tc>
          <w:tcPr>
            <w:tcW w:w="1454" w:type="dxa"/>
          </w:tcPr>
          <w:p w14:paraId="2BA0C94A" w14:textId="33590274" w:rsidR="00B11855" w:rsidRPr="001F42D3" w:rsidRDefault="003D003E" w:rsidP="001F5A5C">
            <w:pPr>
              <w:pStyle w:val="TableEntry"/>
            </w:pPr>
            <w:r w:rsidRPr="001F42D3">
              <w:t>1</w:t>
            </w:r>
          </w:p>
        </w:tc>
      </w:tr>
      <w:tr w:rsidR="00C40FD5" w:rsidRPr="001F42D3" w14:paraId="386D8A8F" w14:textId="77777777" w:rsidTr="00CF5627">
        <w:trPr>
          <w:cantSplit/>
          <w:jc w:val="center"/>
        </w:trPr>
        <w:tc>
          <w:tcPr>
            <w:tcW w:w="1274" w:type="dxa"/>
          </w:tcPr>
          <w:p w14:paraId="69A833B6" w14:textId="78BFE0D9" w:rsidR="00B11855" w:rsidRPr="001F42D3" w:rsidRDefault="003D003E" w:rsidP="00FB6FC1">
            <w:pPr>
              <w:pStyle w:val="TableEntry"/>
            </w:pPr>
            <w:r w:rsidRPr="001F42D3">
              <w:lastRenderedPageBreak/>
              <w:t>Value Type</w:t>
            </w:r>
          </w:p>
        </w:tc>
        <w:tc>
          <w:tcPr>
            <w:tcW w:w="724" w:type="dxa"/>
          </w:tcPr>
          <w:p w14:paraId="74D4A9CD" w14:textId="7421D453" w:rsidR="00B11855" w:rsidRPr="001F42D3" w:rsidRDefault="003D003E" w:rsidP="00FB6FC1">
            <w:pPr>
              <w:pStyle w:val="TableEntry"/>
            </w:pPr>
            <w:r w:rsidRPr="001F42D3">
              <w:t>2</w:t>
            </w:r>
          </w:p>
        </w:tc>
        <w:tc>
          <w:tcPr>
            <w:tcW w:w="810" w:type="dxa"/>
          </w:tcPr>
          <w:p w14:paraId="1D8311C4" w14:textId="50DB58C8" w:rsidR="00B11855" w:rsidRPr="001F42D3" w:rsidRDefault="003D003E" w:rsidP="00FB6FC1">
            <w:pPr>
              <w:pStyle w:val="TableEntry"/>
              <w:rPr>
                <w:color w:val="FFFFFF"/>
              </w:rPr>
            </w:pPr>
            <w:r w:rsidRPr="001F42D3">
              <w:t>ID</w:t>
            </w:r>
          </w:p>
        </w:tc>
        <w:tc>
          <w:tcPr>
            <w:tcW w:w="810" w:type="dxa"/>
          </w:tcPr>
          <w:p w14:paraId="484D3C15" w14:textId="09E9C867" w:rsidR="00B11855" w:rsidRPr="001F42D3" w:rsidRDefault="003D003E" w:rsidP="00FB6FC1">
            <w:pPr>
              <w:pStyle w:val="TableEntry"/>
              <w:rPr>
                <w:color w:val="FFFFFF"/>
              </w:rPr>
            </w:pPr>
            <w:r w:rsidRPr="001F42D3">
              <w:t>3</w:t>
            </w:r>
          </w:p>
        </w:tc>
        <w:tc>
          <w:tcPr>
            <w:tcW w:w="716" w:type="dxa"/>
          </w:tcPr>
          <w:p w14:paraId="5606CE17" w14:textId="68B9BF6D" w:rsidR="00B11855" w:rsidRPr="001F42D3" w:rsidRDefault="003D003E" w:rsidP="00FB6FC1">
            <w:pPr>
              <w:pStyle w:val="TableEntry"/>
              <w:rPr>
                <w:color w:val="FFFFFF"/>
              </w:rPr>
            </w:pPr>
            <w:r w:rsidRPr="001F42D3">
              <w:t>R</w:t>
            </w:r>
          </w:p>
        </w:tc>
        <w:tc>
          <w:tcPr>
            <w:tcW w:w="810" w:type="dxa"/>
          </w:tcPr>
          <w:p w14:paraId="5E1D27BD" w14:textId="38F1B8A7" w:rsidR="00B11855" w:rsidRPr="001F42D3" w:rsidRDefault="003D003E" w:rsidP="00FB6FC1">
            <w:pPr>
              <w:pStyle w:val="TableEntry"/>
              <w:rPr>
                <w:color w:val="FFFFFF"/>
              </w:rPr>
            </w:pPr>
            <w:r w:rsidRPr="001F42D3">
              <w:t>False</w:t>
            </w:r>
          </w:p>
        </w:tc>
        <w:tc>
          <w:tcPr>
            <w:tcW w:w="644" w:type="dxa"/>
          </w:tcPr>
          <w:p w14:paraId="1F8A6045" w14:textId="2C45A268" w:rsidR="00B11855" w:rsidRPr="001F42D3" w:rsidRDefault="00E86B15" w:rsidP="00FB6FC1">
            <w:pPr>
              <w:pStyle w:val="TableEntry"/>
              <w:rPr>
                <w:color w:val="FFFFFF"/>
              </w:rPr>
            </w:pPr>
            <w:r w:rsidRPr="001F42D3">
              <w:t>1</w:t>
            </w:r>
          </w:p>
        </w:tc>
        <w:tc>
          <w:tcPr>
            <w:tcW w:w="706" w:type="dxa"/>
          </w:tcPr>
          <w:p w14:paraId="1A9BEC0B" w14:textId="06742B0E" w:rsidR="00B11855" w:rsidRPr="001F42D3" w:rsidRDefault="003D003E" w:rsidP="00FB6FC1">
            <w:pPr>
              <w:pStyle w:val="TableEntry"/>
              <w:rPr>
                <w:color w:val="FFFFFF"/>
              </w:rPr>
            </w:pPr>
            <w:r w:rsidRPr="001F42D3">
              <w:t>1</w:t>
            </w:r>
          </w:p>
        </w:tc>
        <w:tc>
          <w:tcPr>
            <w:tcW w:w="810" w:type="dxa"/>
          </w:tcPr>
          <w:p w14:paraId="6ABB2594" w14:textId="31A45F33" w:rsidR="00B11855" w:rsidRPr="001F42D3" w:rsidRDefault="003D003E" w:rsidP="00FB6FC1">
            <w:pPr>
              <w:pStyle w:val="TableEntry"/>
              <w:rPr>
                <w:color w:val="FFFFFF"/>
              </w:rPr>
            </w:pPr>
            <w:r w:rsidRPr="001F42D3">
              <w:t>0125</w:t>
            </w:r>
          </w:p>
        </w:tc>
        <w:tc>
          <w:tcPr>
            <w:tcW w:w="990" w:type="dxa"/>
          </w:tcPr>
          <w:p w14:paraId="289D98D3" w14:textId="09E4FA54" w:rsidR="00B11855" w:rsidRPr="001F42D3" w:rsidRDefault="00B11855" w:rsidP="001F5A5C">
            <w:pPr>
              <w:pStyle w:val="TableEntry"/>
            </w:pPr>
          </w:p>
        </w:tc>
        <w:tc>
          <w:tcPr>
            <w:tcW w:w="1454" w:type="dxa"/>
          </w:tcPr>
          <w:p w14:paraId="40FCAC5F" w14:textId="77777777" w:rsidR="00B11855" w:rsidRPr="001F42D3" w:rsidRDefault="003D003E" w:rsidP="001F5A5C">
            <w:pPr>
              <w:pStyle w:val="TableEntry"/>
            </w:pPr>
            <w:r w:rsidRPr="001F42D3">
              <w:t>CWE</w:t>
            </w:r>
          </w:p>
        </w:tc>
      </w:tr>
      <w:tr w:rsidR="00C40FD5" w:rsidRPr="001F42D3" w14:paraId="51BA0050" w14:textId="77777777" w:rsidTr="00CF5627">
        <w:trPr>
          <w:cantSplit/>
          <w:jc w:val="center"/>
        </w:trPr>
        <w:tc>
          <w:tcPr>
            <w:tcW w:w="1274" w:type="dxa"/>
          </w:tcPr>
          <w:p w14:paraId="5D6965D1" w14:textId="306410FA" w:rsidR="00B11855" w:rsidRPr="001F42D3" w:rsidRDefault="003D003E" w:rsidP="00FB6FC1">
            <w:pPr>
              <w:pStyle w:val="TableEntry"/>
            </w:pPr>
            <w:r w:rsidRPr="001F42D3">
              <w:t>Observation Identifier</w:t>
            </w:r>
          </w:p>
        </w:tc>
        <w:tc>
          <w:tcPr>
            <w:tcW w:w="724" w:type="dxa"/>
          </w:tcPr>
          <w:p w14:paraId="2F73E2E9" w14:textId="09EC23F6" w:rsidR="00B11855" w:rsidRPr="001F42D3" w:rsidRDefault="003D003E" w:rsidP="00FB6FC1">
            <w:pPr>
              <w:pStyle w:val="TableEntry"/>
            </w:pPr>
            <w:r w:rsidRPr="001F42D3">
              <w:t>3</w:t>
            </w:r>
          </w:p>
        </w:tc>
        <w:tc>
          <w:tcPr>
            <w:tcW w:w="810" w:type="dxa"/>
          </w:tcPr>
          <w:p w14:paraId="0BD4D246" w14:textId="432C3F60" w:rsidR="00B11855" w:rsidRPr="001F42D3" w:rsidRDefault="003D003E" w:rsidP="00FB6FC1">
            <w:pPr>
              <w:pStyle w:val="TableEntry"/>
              <w:rPr>
                <w:color w:val="FFFFFF"/>
              </w:rPr>
            </w:pPr>
            <w:r w:rsidRPr="001F42D3">
              <w:t>CWE</w:t>
            </w:r>
          </w:p>
        </w:tc>
        <w:tc>
          <w:tcPr>
            <w:tcW w:w="810" w:type="dxa"/>
          </w:tcPr>
          <w:p w14:paraId="7E9381CC" w14:textId="138829C2" w:rsidR="00B11855" w:rsidRPr="001F42D3" w:rsidRDefault="003D003E" w:rsidP="00FB6FC1">
            <w:pPr>
              <w:pStyle w:val="TableEntry"/>
              <w:rPr>
                <w:color w:val="FFFFFF"/>
              </w:rPr>
            </w:pPr>
            <w:r w:rsidRPr="001F42D3">
              <w:t>478</w:t>
            </w:r>
          </w:p>
        </w:tc>
        <w:tc>
          <w:tcPr>
            <w:tcW w:w="716" w:type="dxa"/>
          </w:tcPr>
          <w:p w14:paraId="7BE75C0D" w14:textId="69B6AFD2" w:rsidR="00B11855" w:rsidRPr="001F42D3" w:rsidRDefault="003D003E" w:rsidP="00FB6FC1">
            <w:pPr>
              <w:pStyle w:val="TableEntry"/>
              <w:rPr>
                <w:color w:val="FFFFFF"/>
              </w:rPr>
            </w:pPr>
            <w:r w:rsidRPr="001F42D3">
              <w:t>R</w:t>
            </w:r>
          </w:p>
        </w:tc>
        <w:tc>
          <w:tcPr>
            <w:tcW w:w="810" w:type="dxa"/>
          </w:tcPr>
          <w:p w14:paraId="75C3631E" w14:textId="2083FBE9" w:rsidR="00B11855" w:rsidRPr="001F42D3" w:rsidRDefault="003D003E" w:rsidP="00FB6FC1">
            <w:pPr>
              <w:pStyle w:val="TableEntry"/>
              <w:rPr>
                <w:color w:val="FFFFFF"/>
              </w:rPr>
            </w:pPr>
            <w:r w:rsidRPr="001F42D3">
              <w:t>False</w:t>
            </w:r>
          </w:p>
        </w:tc>
        <w:tc>
          <w:tcPr>
            <w:tcW w:w="644" w:type="dxa"/>
          </w:tcPr>
          <w:p w14:paraId="63BE749A" w14:textId="0263CD59" w:rsidR="00B11855" w:rsidRPr="001F42D3" w:rsidRDefault="003D003E" w:rsidP="00FB6FC1">
            <w:pPr>
              <w:pStyle w:val="TableEntry"/>
              <w:rPr>
                <w:color w:val="FFFFFF"/>
              </w:rPr>
            </w:pPr>
            <w:r w:rsidRPr="001F42D3">
              <w:t>1</w:t>
            </w:r>
          </w:p>
        </w:tc>
        <w:tc>
          <w:tcPr>
            <w:tcW w:w="706" w:type="dxa"/>
          </w:tcPr>
          <w:p w14:paraId="1C8C17C8" w14:textId="49C98F8C" w:rsidR="00B11855" w:rsidRPr="001F42D3" w:rsidRDefault="003D003E" w:rsidP="00FB6FC1">
            <w:pPr>
              <w:pStyle w:val="TableEntry"/>
              <w:rPr>
                <w:color w:val="FFFFFF"/>
              </w:rPr>
            </w:pPr>
            <w:r w:rsidRPr="001F42D3">
              <w:t>1</w:t>
            </w:r>
          </w:p>
        </w:tc>
        <w:tc>
          <w:tcPr>
            <w:tcW w:w="810" w:type="dxa"/>
          </w:tcPr>
          <w:p w14:paraId="45791358" w14:textId="5494BAE3" w:rsidR="00B11855" w:rsidRPr="001F42D3" w:rsidRDefault="00B11855" w:rsidP="001F5A5C">
            <w:pPr>
              <w:pStyle w:val="TableEntry"/>
            </w:pPr>
          </w:p>
        </w:tc>
        <w:tc>
          <w:tcPr>
            <w:tcW w:w="990" w:type="dxa"/>
          </w:tcPr>
          <w:p w14:paraId="50E7FFF1" w14:textId="68D27CD1" w:rsidR="00B11855" w:rsidRPr="001F42D3" w:rsidRDefault="00B11855" w:rsidP="001F5A5C">
            <w:pPr>
              <w:pStyle w:val="TableEntry"/>
            </w:pPr>
          </w:p>
        </w:tc>
        <w:tc>
          <w:tcPr>
            <w:tcW w:w="1454" w:type="dxa"/>
          </w:tcPr>
          <w:p w14:paraId="6F52ACBF" w14:textId="6E0B3C68" w:rsidR="00B11855" w:rsidRPr="001F42D3" w:rsidRDefault="00B11855" w:rsidP="001F5A5C">
            <w:pPr>
              <w:pStyle w:val="TableEntry"/>
            </w:pPr>
          </w:p>
        </w:tc>
      </w:tr>
      <w:tr w:rsidR="00C40FD5" w:rsidRPr="001F42D3" w14:paraId="3C09DCE1" w14:textId="77777777" w:rsidTr="00CF5627">
        <w:trPr>
          <w:cantSplit/>
          <w:jc w:val="center"/>
        </w:trPr>
        <w:tc>
          <w:tcPr>
            <w:tcW w:w="1274" w:type="dxa"/>
          </w:tcPr>
          <w:p w14:paraId="67AAF0AD" w14:textId="401963DB" w:rsidR="00B11855" w:rsidRPr="001F42D3" w:rsidRDefault="003D003E" w:rsidP="00CF5627">
            <w:pPr>
              <w:pStyle w:val="TableEntryItalicindent"/>
            </w:pPr>
            <w:r w:rsidRPr="001F42D3">
              <w:t>identifier</w:t>
            </w:r>
          </w:p>
        </w:tc>
        <w:tc>
          <w:tcPr>
            <w:tcW w:w="724" w:type="dxa"/>
          </w:tcPr>
          <w:p w14:paraId="23E0011B" w14:textId="2918AEFD" w:rsidR="00B11855" w:rsidRPr="001F42D3" w:rsidRDefault="003D003E" w:rsidP="00FB6FC1">
            <w:pPr>
              <w:pStyle w:val="TableEntry"/>
              <w:rPr>
                <w:i/>
              </w:rPr>
            </w:pPr>
            <w:r w:rsidRPr="001F42D3">
              <w:rPr>
                <w:i/>
              </w:rPr>
              <w:t>1</w:t>
            </w:r>
          </w:p>
        </w:tc>
        <w:tc>
          <w:tcPr>
            <w:tcW w:w="810" w:type="dxa"/>
          </w:tcPr>
          <w:p w14:paraId="63971DA2" w14:textId="32FDDF00" w:rsidR="00B11855" w:rsidRPr="001F42D3" w:rsidRDefault="003D003E" w:rsidP="00FB6FC1">
            <w:pPr>
              <w:pStyle w:val="TableEntry"/>
              <w:rPr>
                <w:color w:val="FFFFFF"/>
              </w:rPr>
            </w:pPr>
            <w:r w:rsidRPr="001F42D3">
              <w:t>ST</w:t>
            </w:r>
          </w:p>
        </w:tc>
        <w:tc>
          <w:tcPr>
            <w:tcW w:w="810" w:type="dxa"/>
          </w:tcPr>
          <w:p w14:paraId="3758ABDD" w14:textId="5060DA97" w:rsidR="00B11855" w:rsidRPr="001F42D3" w:rsidRDefault="003D003E" w:rsidP="00FB6FC1">
            <w:pPr>
              <w:pStyle w:val="TableEntry"/>
              <w:rPr>
                <w:color w:val="FFFFFF"/>
              </w:rPr>
            </w:pPr>
            <w:r w:rsidRPr="001F42D3">
              <w:t>20</w:t>
            </w:r>
          </w:p>
        </w:tc>
        <w:tc>
          <w:tcPr>
            <w:tcW w:w="716" w:type="dxa"/>
          </w:tcPr>
          <w:p w14:paraId="5FC61938" w14:textId="2EAEB9A9" w:rsidR="00B11855" w:rsidRPr="001F42D3" w:rsidRDefault="003D003E" w:rsidP="00FB6FC1">
            <w:pPr>
              <w:pStyle w:val="TableEntry"/>
              <w:rPr>
                <w:color w:val="FFFFFF"/>
              </w:rPr>
            </w:pPr>
            <w:r w:rsidRPr="001F42D3">
              <w:t>R</w:t>
            </w:r>
          </w:p>
        </w:tc>
        <w:tc>
          <w:tcPr>
            <w:tcW w:w="810" w:type="dxa"/>
          </w:tcPr>
          <w:p w14:paraId="4DC274AD" w14:textId="001543F7" w:rsidR="00B11855" w:rsidRPr="001F42D3" w:rsidRDefault="00B11855" w:rsidP="001F5A5C">
            <w:pPr>
              <w:pStyle w:val="TableEntry"/>
            </w:pPr>
          </w:p>
        </w:tc>
        <w:tc>
          <w:tcPr>
            <w:tcW w:w="644" w:type="dxa"/>
          </w:tcPr>
          <w:p w14:paraId="3802E9F0" w14:textId="4ADD1DB7" w:rsidR="00B11855" w:rsidRPr="001F42D3" w:rsidRDefault="003D003E" w:rsidP="00FB6FC1">
            <w:pPr>
              <w:pStyle w:val="TableEntry"/>
              <w:rPr>
                <w:color w:val="FFFFFF"/>
              </w:rPr>
            </w:pPr>
            <w:r w:rsidRPr="001F42D3">
              <w:t>1</w:t>
            </w:r>
          </w:p>
        </w:tc>
        <w:tc>
          <w:tcPr>
            <w:tcW w:w="706" w:type="dxa"/>
          </w:tcPr>
          <w:p w14:paraId="62D574E7" w14:textId="1FC9DE29" w:rsidR="00B11855" w:rsidRPr="001F42D3" w:rsidRDefault="003D003E" w:rsidP="00FB6FC1">
            <w:pPr>
              <w:pStyle w:val="TableEntry"/>
              <w:rPr>
                <w:color w:val="FFFFFF"/>
              </w:rPr>
            </w:pPr>
            <w:r w:rsidRPr="001F42D3">
              <w:t>1</w:t>
            </w:r>
          </w:p>
        </w:tc>
        <w:tc>
          <w:tcPr>
            <w:tcW w:w="810" w:type="dxa"/>
          </w:tcPr>
          <w:p w14:paraId="31F29E28" w14:textId="1E5C827E" w:rsidR="00B11855" w:rsidRPr="001F42D3" w:rsidRDefault="00B11855" w:rsidP="001F5A5C">
            <w:pPr>
              <w:pStyle w:val="TableEntry"/>
            </w:pPr>
          </w:p>
        </w:tc>
        <w:tc>
          <w:tcPr>
            <w:tcW w:w="990" w:type="dxa"/>
          </w:tcPr>
          <w:p w14:paraId="43AA2F03" w14:textId="5E06ED12" w:rsidR="00B11855" w:rsidRPr="001F42D3" w:rsidRDefault="00B11855" w:rsidP="001F5A5C">
            <w:pPr>
              <w:pStyle w:val="TableEntry"/>
            </w:pPr>
          </w:p>
        </w:tc>
        <w:tc>
          <w:tcPr>
            <w:tcW w:w="1454" w:type="dxa"/>
          </w:tcPr>
          <w:p w14:paraId="72DA4EB1" w14:textId="4AC1A873" w:rsidR="00B11855" w:rsidRPr="001F42D3" w:rsidRDefault="003D003E" w:rsidP="001F5A5C">
            <w:pPr>
              <w:pStyle w:val="TableEntry"/>
            </w:pPr>
            <w:r w:rsidRPr="001F42D3">
              <w:t>720897</w:t>
            </w:r>
          </w:p>
        </w:tc>
      </w:tr>
      <w:tr w:rsidR="00C40FD5" w:rsidRPr="001F42D3" w14:paraId="20BD0E0C" w14:textId="77777777" w:rsidTr="00CF5627">
        <w:trPr>
          <w:cantSplit/>
          <w:jc w:val="center"/>
        </w:trPr>
        <w:tc>
          <w:tcPr>
            <w:tcW w:w="1274" w:type="dxa"/>
          </w:tcPr>
          <w:p w14:paraId="616B71E3" w14:textId="0268269D" w:rsidR="00B11855" w:rsidRPr="001F42D3" w:rsidRDefault="003D003E" w:rsidP="00CF5627">
            <w:pPr>
              <w:pStyle w:val="TableEntryItalicindent"/>
            </w:pPr>
            <w:r w:rsidRPr="001F42D3">
              <w:t>text</w:t>
            </w:r>
          </w:p>
        </w:tc>
        <w:tc>
          <w:tcPr>
            <w:tcW w:w="724" w:type="dxa"/>
          </w:tcPr>
          <w:p w14:paraId="71FCFC9C" w14:textId="709DF88C" w:rsidR="00B11855" w:rsidRPr="001F42D3" w:rsidRDefault="003D003E" w:rsidP="00FB6FC1">
            <w:pPr>
              <w:pStyle w:val="TableEntry"/>
              <w:rPr>
                <w:i/>
              </w:rPr>
            </w:pPr>
            <w:r w:rsidRPr="001F42D3">
              <w:rPr>
                <w:i/>
              </w:rPr>
              <w:t>2</w:t>
            </w:r>
          </w:p>
        </w:tc>
        <w:tc>
          <w:tcPr>
            <w:tcW w:w="810" w:type="dxa"/>
          </w:tcPr>
          <w:p w14:paraId="1173E323" w14:textId="775516CF" w:rsidR="00B11855" w:rsidRPr="001F42D3" w:rsidRDefault="003D003E" w:rsidP="00FB6FC1">
            <w:pPr>
              <w:pStyle w:val="TableEntry"/>
              <w:rPr>
                <w:color w:val="FFFFFF"/>
              </w:rPr>
            </w:pPr>
            <w:r w:rsidRPr="001F42D3">
              <w:t>ST</w:t>
            </w:r>
          </w:p>
        </w:tc>
        <w:tc>
          <w:tcPr>
            <w:tcW w:w="810" w:type="dxa"/>
          </w:tcPr>
          <w:p w14:paraId="25DD6FF0" w14:textId="1658EF06" w:rsidR="00B11855" w:rsidRPr="001F42D3" w:rsidRDefault="003D003E" w:rsidP="00FB6FC1">
            <w:pPr>
              <w:pStyle w:val="TableEntry"/>
              <w:rPr>
                <w:color w:val="FFFFFF"/>
              </w:rPr>
            </w:pPr>
            <w:r w:rsidRPr="001F42D3">
              <w:t>199</w:t>
            </w:r>
          </w:p>
        </w:tc>
        <w:tc>
          <w:tcPr>
            <w:tcW w:w="716" w:type="dxa"/>
          </w:tcPr>
          <w:p w14:paraId="3B1C02D5" w14:textId="6CD67B57" w:rsidR="00B11855" w:rsidRPr="001F42D3" w:rsidRDefault="003D003E" w:rsidP="00FB6FC1">
            <w:pPr>
              <w:pStyle w:val="TableEntry"/>
              <w:rPr>
                <w:color w:val="FFFFFF"/>
              </w:rPr>
            </w:pPr>
            <w:r w:rsidRPr="001F42D3">
              <w:t>O</w:t>
            </w:r>
          </w:p>
        </w:tc>
        <w:tc>
          <w:tcPr>
            <w:tcW w:w="810" w:type="dxa"/>
          </w:tcPr>
          <w:p w14:paraId="3CA58B82" w14:textId="7B46A15A" w:rsidR="00B11855" w:rsidRPr="001F42D3" w:rsidRDefault="00B11855" w:rsidP="001F5A5C">
            <w:pPr>
              <w:pStyle w:val="TableEntry"/>
            </w:pPr>
          </w:p>
        </w:tc>
        <w:tc>
          <w:tcPr>
            <w:tcW w:w="644" w:type="dxa"/>
          </w:tcPr>
          <w:p w14:paraId="35E5C3CF" w14:textId="5FA8F780" w:rsidR="00B11855" w:rsidRPr="001F42D3" w:rsidRDefault="003D003E" w:rsidP="00FB6FC1">
            <w:pPr>
              <w:pStyle w:val="TableEntry"/>
              <w:rPr>
                <w:color w:val="FFFFFF"/>
              </w:rPr>
            </w:pPr>
            <w:r w:rsidRPr="001F42D3">
              <w:t>0</w:t>
            </w:r>
          </w:p>
        </w:tc>
        <w:tc>
          <w:tcPr>
            <w:tcW w:w="706" w:type="dxa"/>
          </w:tcPr>
          <w:p w14:paraId="4A959DE9" w14:textId="702BC270" w:rsidR="00B11855" w:rsidRPr="001F42D3" w:rsidRDefault="003D003E" w:rsidP="00FB6FC1">
            <w:pPr>
              <w:pStyle w:val="TableEntry"/>
              <w:rPr>
                <w:color w:val="FFFFFF"/>
              </w:rPr>
            </w:pPr>
            <w:r w:rsidRPr="001F42D3">
              <w:t>1</w:t>
            </w:r>
          </w:p>
        </w:tc>
        <w:tc>
          <w:tcPr>
            <w:tcW w:w="810" w:type="dxa"/>
          </w:tcPr>
          <w:p w14:paraId="68D7D8F2" w14:textId="59CF33D4" w:rsidR="00B11855" w:rsidRPr="001F42D3" w:rsidRDefault="00B11855" w:rsidP="001F5A5C">
            <w:pPr>
              <w:pStyle w:val="TableEntry"/>
            </w:pPr>
          </w:p>
        </w:tc>
        <w:tc>
          <w:tcPr>
            <w:tcW w:w="990" w:type="dxa"/>
          </w:tcPr>
          <w:p w14:paraId="3BAAABEF" w14:textId="7D0430A4" w:rsidR="00B11855" w:rsidRPr="001F42D3" w:rsidRDefault="00B11855" w:rsidP="001F5A5C">
            <w:pPr>
              <w:pStyle w:val="TableEntry"/>
            </w:pPr>
          </w:p>
        </w:tc>
        <w:tc>
          <w:tcPr>
            <w:tcW w:w="1454" w:type="dxa"/>
          </w:tcPr>
          <w:p w14:paraId="1D92B882" w14:textId="24CB019C" w:rsidR="00B11855" w:rsidRPr="001F42D3" w:rsidRDefault="003D003E" w:rsidP="001F5A5C">
            <w:pPr>
              <w:pStyle w:val="TableEntry"/>
            </w:pPr>
            <w:r w:rsidRPr="001F42D3">
              <w:t>MDC_IDC_DEV_TYPE</w:t>
            </w:r>
          </w:p>
        </w:tc>
      </w:tr>
      <w:tr w:rsidR="00C40FD5" w:rsidRPr="001F42D3" w14:paraId="36F4ED6D" w14:textId="77777777" w:rsidTr="00CF5627">
        <w:trPr>
          <w:cantSplit/>
          <w:jc w:val="center"/>
        </w:trPr>
        <w:tc>
          <w:tcPr>
            <w:tcW w:w="1274" w:type="dxa"/>
          </w:tcPr>
          <w:p w14:paraId="0FD0AC64" w14:textId="1B09853B" w:rsidR="00B11855" w:rsidRPr="001F42D3" w:rsidRDefault="003D003E" w:rsidP="00CF5627">
            <w:pPr>
              <w:pStyle w:val="TableEntryItalicindent"/>
            </w:pPr>
            <w:r w:rsidRPr="001F42D3">
              <w:t>name of coding system</w:t>
            </w:r>
          </w:p>
        </w:tc>
        <w:tc>
          <w:tcPr>
            <w:tcW w:w="724" w:type="dxa"/>
          </w:tcPr>
          <w:p w14:paraId="53723D7C" w14:textId="5748EDD1" w:rsidR="00B11855" w:rsidRPr="001F42D3" w:rsidRDefault="003D003E" w:rsidP="00FB6FC1">
            <w:pPr>
              <w:pStyle w:val="TableEntry"/>
              <w:rPr>
                <w:i/>
              </w:rPr>
            </w:pPr>
            <w:r w:rsidRPr="001F42D3">
              <w:rPr>
                <w:i/>
              </w:rPr>
              <w:t>3</w:t>
            </w:r>
          </w:p>
        </w:tc>
        <w:tc>
          <w:tcPr>
            <w:tcW w:w="810" w:type="dxa"/>
          </w:tcPr>
          <w:p w14:paraId="60ADB0FC" w14:textId="23D84C69" w:rsidR="00B11855" w:rsidRPr="001F42D3" w:rsidRDefault="003D003E" w:rsidP="00FB6FC1">
            <w:pPr>
              <w:pStyle w:val="TableEntry"/>
              <w:rPr>
                <w:color w:val="FFFFFF"/>
              </w:rPr>
            </w:pPr>
            <w:r w:rsidRPr="001F42D3">
              <w:t>ID</w:t>
            </w:r>
          </w:p>
        </w:tc>
        <w:tc>
          <w:tcPr>
            <w:tcW w:w="810" w:type="dxa"/>
          </w:tcPr>
          <w:p w14:paraId="026BA5D1" w14:textId="3BF817AF" w:rsidR="00B11855" w:rsidRPr="001F42D3" w:rsidRDefault="003D003E" w:rsidP="00FB6FC1">
            <w:pPr>
              <w:pStyle w:val="TableEntry"/>
              <w:rPr>
                <w:color w:val="FFFFFF"/>
              </w:rPr>
            </w:pPr>
            <w:r w:rsidRPr="001F42D3">
              <w:t>20</w:t>
            </w:r>
          </w:p>
        </w:tc>
        <w:tc>
          <w:tcPr>
            <w:tcW w:w="716" w:type="dxa"/>
          </w:tcPr>
          <w:p w14:paraId="76C4F679" w14:textId="37B16F9D" w:rsidR="00B11855" w:rsidRPr="001F42D3" w:rsidRDefault="003D003E" w:rsidP="00FB6FC1">
            <w:pPr>
              <w:pStyle w:val="TableEntry"/>
              <w:rPr>
                <w:color w:val="FFFFFF"/>
              </w:rPr>
            </w:pPr>
            <w:r w:rsidRPr="001F42D3">
              <w:t>R</w:t>
            </w:r>
          </w:p>
        </w:tc>
        <w:tc>
          <w:tcPr>
            <w:tcW w:w="810" w:type="dxa"/>
          </w:tcPr>
          <w:p w14:paraId="7D307EF6" w14:textId="2D13A81D" w:rsidR="00B11855" w:rsidRPr="001F42D3" w:rsidRDefault="00B11855" w:rsidP="001F5A5C">
            <w:pPr>
              <w:pStyle w:val="TableEntry"/>
            </w:pPr>
          </w:p>
        </w:tc>
        <w:tc>
          <w:tcPr>
            <w:tcW w:w="644" w:type="dxa"/>
          </w:tcPr>
          <w:p w14:paraId="48838FA3" w14:textId="66251E59" w:rsidR="00B11855" w:rsidRPr="001F42D3" w:rsidRDefault="00E86B15" w:rsidP="00FB6FC1">
            <w:pPr>
              <w:pStyle w:val="TableEntry"/>
              <w:rPr>
                <w:color w:val="FFFFFF"/>
              </w:rPr>
            </w:pPr>
            <w:r w:rsidRPr="001F42D3">
              <w:t>1</w:t>
            </w:r>
          </w:p>
        </w:tc>
        <w:tc>
          <w:tcPr>
            <w:tcW w:w="706" w:type="dxa"/>
          </w:tcPr>
          <w:p w14:paraId="7A2A4C2F" w14:textId="390A36EA" w:rsidR="00B11855" w:rsidRPr="001F42D3" w:rsidRDefault="003D003E" w:rsidP="00FB6FC1">
            <w:pPr>
              <w:pStyle w:val="TableEntry"/>
              <w:rPr>
                <w:color w:val="FFFFFF"/>
              </w:rPr>
            </w:pPr>
            <w:r w:rsidRPr="001F42D3">
              <w:t>1</w:t>
            </w:r>
          </w:p>
        </w:tc>
        <w:tc>
          <w:tcPr>
            <w:tcW w:w="810" w:type="dxa"/>
          </w:tcPr>
          <w:p w14:paraId="43B99D76" w14:textId="57E98F24" w:rsidR="00B11855" w:rsidRPr="001F42D3" w:rsidRDefault="003D003E" w:rsidP="00FB6FC1">
            <w:pPr>
              <w:pStyle w:val="TableEntry"/>
              <w:rPr>
                <w:color w:val="FFFFFF"/>
              </w:rPr>
            </w:pPr>
            <w:r w:rsidRPr="001F42D3">
              <w:t>0396</w:t>
            </w:r>
          </w:p>
        </w:tc>
        <w:tc>
          <w:tcPr>
            <w:tcW w:w="990" w:type="dxa"/>
          </w:tcPr>
          <w:p w14:paraId="42DA9168" w14:textId="362533A4" w:rsidR="00B11855" w:rsidRPr="001F42D3" w:rsidRDefault="00B11855" w:rsidP="001F5A5C">
            <w:pPr>
              <w:pStyle w:val="TableEntry"/>
            </w:pPr>
          </w:p>
        </w:tc>
        <w:tc>
          <w:tcPr>
            <w:tcW w:w="1454" w:type="dxa"/>
          </w:tcPr>
          <w:p w14:paraId="56091EF1" w14:textId="0C8BC0E0" w:rsidR="00B11855" w:rsidRPr="001F42D3" w:rsidRDefault="003D003E" w:rsidP="00FB6FC1">
            <w:pPr>
              <w:pStyle w:val="TableEntry"/>
            </w:pPr>
            <w:r w:rsidRPr="001F42D3">
              <w:t>MDC</w:t>
            </w:r>
          </w:p>
        </w:tc>
      </w:tr>
      <w:tr w:rsidR="00C40FD5" w:rsidRPr="001F42D3" w14:paraId="409D117E" w14:textId="77777777" w:rsidTr="00CF5627">
        <w:trPr>
          <w:cantSplit/>
          <w:jc w:val="center"/>
        </w:trPr>
        <w:tc>
          <w:tcPr>
            <w:tcW w:w="1274" w:type="dxa"/>
          </w:tcPr>
          <w:p w14:paraId="6D453B52" w14:textId="687301DA" w:rsidR="00B11855" w:rsidRPr="001F42D3" w:rsidRDefault="003D003E" w:rsidP="00CF5627">
            <w:pPr>
              <w:pStyle w:val="TableEntryItalicindent"/>
            </w:pPr>
            <w:r w:rsidRPr="001F42D3">
              <w:t>Observation Sub-ID</w:t>
            </w:r>
          </w:p>
        </w:tc>
        <w:tc>
          <w:tcPr>
            <w:tcW w:w="724" w:type="dxa"/>
          </w:tcPr>
          <w:p w14:paraId="1401B8FF" w14:textId="1F1AF60B" w:rsidR="00B11855" w:rsidRPr="001F42D3" w:rsidRDefault="003D003E" w:rsidP="00FB6FC1">
            <w:pPr>
              <w:pStyle w:val="TableEntry"/>
              <w:rPr>
                <w:i/>
              </w:rPr>
            </w:pPr>
            <w:r w:rsidRPr="001F42D3">
              <w:rPr>
                <w:i/>
              </w:rPr>
              <w:t>4</w:t>
            </w:r>
          </w:p>
        </w:tc>
        <w:tc>
          <w:tcPr>
            <w:tcW w:w="810" w:type="dxa"/>
          </w:tcPr>
          <w:p w14:paraId="2122BA06" w14:textId="685DC269" w:rsidR="00B11855" w:rsidRPr="001F42D3" w:rsidRDefault="003D003E" w:rsidP="00FB6FC1">
            <w:pPr>
              <w:pStyle w:val="TableEntry"/>
              <w:rPr>
                <w:color w:val="FFFFFF"/>
              </w:rPr>
            </w:pPr>
            <w:r w:rsidRPr="001F42D3">
              <w:t>ST</w:t>
            </w:r>
          </w:p>
        </w:tc>
        <w:tc>
          <w:tcPr>
            <w:tcW w:w="810" w:type="dxa"/>
          </w:tcPr>
          <w:p w14:paraId="4C47322C" w14:textId="6FF81BBF" w:rsidR="00B11855" w:rsidRPr="001F42D3" w:rsidRDefault="003D003E" w:rsidP="00FB6FC1">
            <w:pPr>
              <w:pStyle w:val="TableEntry"/>
              <w:rPr>
                <w:color w:val="FFFFFF"/>
              </w:rPr>
            </w:pPr>
            <w:r w:rsidRPr="001F42D3">
              <w:t>20</w:t>
            </w:r>
          </w:p>
        </w:tc>
        <w:tc>
          <w:tcPr>
            <w:tcW w:w="716" w:type="dxa"/>
          </w:tcPr>
          <w:p w14:paraId="625CB273" w14:textId="1C4D53EB" w:rsidR="00B11855" w:rsidRPr="001F42D3" w:rsidRDefault="003D003E" w:rsidP="00FB6FC1">
            <w:pPr>
              <w:pStyle w:val="TableEntry"/>
              <w:rPr>
                <w:color w:val="FFFFFF"/>
              </w:rPr>
            </w:pPr>
            <w:r w:rsidRPr="001F42D3">
              <w:t>RE</w:t>
            </w:r>
          </w:p>
        </w:tc>
        <w:tc>
          <w:tcPr>
            <w:tcW w:w="810" w:type="dxa"/>
          </w:tcPr>
          <w:p w14:paraId="1936D845" w14:textId="5D9916A4" w:rsidR="00B11855" w:rsidRPr="001F42D3" w:rsidRDefault="003D003E" w:rsidP="00FB6FC1">
            <w:pPr>
              <w:pStyle w:val="TableEntry"/>
              <w:rPr>
                <w:color w:val="FFFFFF"/>
              </w:rPr>
            </w:pPr>
            <w:r w:rsidRPr="001F42D3">
              <w:t>False</w:t>
            </w:r>
          </w:p>
        </w:tc>
        <w:tc>
          <w:tcPr>
            <w:tcW w:w="644" w:type="dxa"/>
          </w:tcPr>
          <w:p w14:paraId="68139785" w14:textId="55067B3A" w:rsidR="00B11855" w:rsidRPr="001F42D3" w:rsidRDefault="003D003E" w:rsidP="00FB6FC1">
            <w:pPr>
              <w:pStyle w:val="TableEntry"/>
              <w:rPr>
                <w:color w:val="FFFFFF"/>
              </w:rPr>
            </w:pPr>
            <w:r w:rsidRPr="001F42D3">
              <w:t>0</w:t>
            </w:r>
          </w:p>
        </w:tc>
        <w:tc>
          <w:tcPr>
            <w:tcW w:w="706" w:type="dxa"/>
          </w:tcPr>
          <w:p w14:paraId="52A8BBF5" w14:textId="74B23E41" w:rsidR="00B11855" w:rsidRPr="001F42D3" w:rsidRDefault="003D003E" w:rsidP="00FB6FC1">
            <w:pPr>
              <w:pStyle w:val="TableEntry"/>
              <w:rPr>
                <w:color w:val="FFFFFF"/>
              </w:rPr>
            </w:pPr>
            <w:r w:rsidRPr="001F42D3">
              <w:t>1</w:t>
            </w:r>
          </w:p>
        </w:tc>
        <w:tc>
          <w:tcPr>
            <w:tcW w:w="810" w:type="dxa"/>
          </w:tcPr>
          <w:p w14:paraId="2E3F7C66" w14:textId="750B29D0" w:rsidR="00B11855" w:rsidRPr="001F42D3" w:rsidRDefault="00B11855" w:rsidP="001F5A5C">
            <w:pPr>
              <w:pStyle w:val="TableEntry"/>
            </w:pPr>
          </w:p>
        </w:tc>
        <w:tc>
          <w:tcPr>
            <w:tcW w:w="990" w:type="dxa"/>
          </w:tcPr>
          <w:p w14:paraId="54941917" w14:textId="48500779" w:rsidR="00B11855" w:rsidRPr="001F42D3" w:rsidRDefault="00B11855" w:rsidP="001F5A5C">
            <w:pPr>
              <w:pStyle w:val="TableEntry"/>
            </w:pPr>
          </w:p>
        </w:tc>
        <w:tc>
          <w:tcPr>
            <w:tcW w:w="1454" w:type="dxa"/>
          </w:tcPr>
          <w:p w14:paraId="50935E7F" w14:textId="413B90FD" w:rsidR="00B11855" w:rsidRPr="001F42D3" w:rsidRDefault="003D003E" w:rsidP="001F5A5C">
            <w:pPr>
              <w:pStyle w:val="TableEntry"/>
            </w:pPr>
            <w:r w:rsidRPr="001F42D3">
              <w:t>1</w:t>
            </w:r>
          </w:p>
        </w:tc>
      </w:tr>
      <w:tr w:rsidR="00C40FD5" w:rsidRPr="001F42D3" w14:paraId="26191EEF" w14:textId="77777777" w:rsidTr="00CF5627">
        <w:trPr>
          <w:cantSplit/>
          <w:jc w:val="center"/>
        </w:trPr>
        <w:tc>
          <w:tcPr>
            <w:tcW w:w="1274" w:type="dxa"/>
          </w:tcPr>
          <w:p w14:paraId="64B4E311" w14:textId="25360032" w:rsidR="00B11855" w:rsidRPr="001F42D3" w:rsidRDefault="003D003E" w:rsidP="00CF5627">
            <w:pPr>
              <w:pStyle w:val="TableEntryItalicindent"/>
            </w:pPr>
            <w:r w:rsidRPr="001F42D3">
              <w:t>Observation Value</w:t>
            </w:r>
          </w:p>
        </w:tc>
        <w:tc>
          <w:tcPr>
            <w:tcW w:w="724" w:type="dxa"/>
          </w:tcPr>
          <w:p w14:paraId="0A77EA48" w14:textId="23B2402E" w:rsidR="00B11855" w:rsidRPr="001F42D3" w:rsidRDefault="003D003E" w:rsidP="00FB6FC1">
            <w:pPr>
              <w:pStyle w:val="TableEntry"/>
              <w:rPr>
                <w:i/>
              </w:rPr>
            </w:pPr>
            <w:r w:rsidRPr="001F42D3">
              <w:rPr>
                <w:i/>
              </w:rPr>
              <w:t>5</w:t>
            </w:r>
          </w:p>
        </w:tc>
        <w:tc>
          <w:tcPr>
            <w:tcW w:w="810" w:type="dxa"/>
          </w:tcPr>
          <w:p w14:paraId="35637D3C" w14:textId="0854D92A" w:rsidR="00B11855" w:rsidRPr="001F42D3" w:rsidRDefault="003D003E" w:rsidP="00FB6FC1">
            <w:pPr>
              <w:pStyle w:val="TableEntry"/>
              <w:rPr>
                <w:color w:val="FFFFFF"/>
              </w:rPr>
            </w:pPr>
            <w:r w:rsidRPr="001F42D3">
              <w:t>varies</w:t>
            </w:r>
          </w:p>
        </w:tc>
        <w:tc>
          <w:tcPr>
            <w:tcW w:w="810" w:type="dxa"/>
          </w:tcPr>
          <w:p w14:paraId="44C83FA9" w14:textId="3A1BD96E" w:rsidR="00B11855" w:rsidRPr="001F42D3" w:rsidRDefault="003D003E" w:rsidP="00FB6FC1">
            <w:pPr>
              <w:pStyle w:val="TableEntry"/>
              <w:rPr>
                <w:color w:val="FFFFFF"/>
              </w:rPr>
            </w:pPr>
            <w:r w:rsidRPr="001F42D3">
              <w:t>99999</w:t>
            </w:r>
          </w:p>
        </w:tc>
        <w:tc>
          <w:tcPr>
            <w:tcW w:w="716" w:type="dxa"/>
          </w:tcPr>
          <w:p w14:paraId="513F2091" w14:textId="59711B24" w:rsidR="00B11855" w:rsidRPr="001F42D3" w:rsidRDefault="003D003E" w:rsidP="00FB6FC1">
            <w:pPr>
              <w:pStyle w:val="TableEntry"/>
              <w:rPr>
                <w:color w:val="FFFFFF"/>
              </w:rPr>
            </w:pPr>
            <w:r w:rsidRPr="001F42D3">
              <w:t>RE</w:t>
            </w:r>
          </w:p>
        </w:tc>
        <w:tc>
          <w:tcPr>
            <w:tcW w:w="810" w:type="dxa"/>
          </w:tcPr>
          <w:p w14:paraId="7DD14346" w14:textId="632B072C" w:rsidR="00B11855" w:rsidRPr="001F42D3" w:rsidRDefault="003D003E" w:rsidP="00FB6FC1">
            <w:pPr>
              <w:pStyle w:val="TableEntry"/>
              <w:rPr>
                <w:color w:val="FFFFFF"/>
              </w:rPr>
            </w:pPr>
            <w:r w:rsidRPr="001F42D3">
              <w:t>True</w:t>
            </w:r>
          </w:p>
        </w:tc>
        <w:tc>
          <w:tcPr>
            <w:tcW w:w="644" w:type="dxa"/>
          </w:tcPr>
          <w:p w14:paraId="600EC425" w14:textId="04BF0DB0" w:rsidR="00B11855" w:rsidRPr="001F42D3" w:rsidRDefault="003D003E" w:rsidP="00FB6FC1">
            <w:pPr>
              <w:pStyle w:val="TableEntry"/>
              <w:rPr>
                <w:color w:val="FFFFFF"/>
              </w:rPr>
            </w:pPr>
            <w:r w:rsidRPr="001F42D3">
              <w:t>0</w:t>
            </w:r>
          </w:p>
        </w:tc>
        <w:tc>
          <w:tcPr>
            <w:tcW w:w="706" w:type="dxa"/>
          </w:tcPr>
          <w:p w14:paraId="3187B90D" w14:textId="307CBF3A" w:rsidR="00B11855" w:rsidRPr="001F42D3" w:rsidRDefault="003D003E" w:rsidP="00FB6FC1">
            <w:pPr>
              <w:pStyle w:val="TableEntry"/>
              <w:rPr>
                <w:color w:val="FFFFFF"/>
              </w:rPr>
            </w:pPr>
            <w:r w:rsidRPr="001F42D3">
              <w:t>*</w:t>
            </w:r>
          </w:p>
        </w:tc>
        <w:tc>
          <w:tcPr>
            <w:tcW w:w="810" w:type="dxa"/>
          </w:tcPr>
          <w:p w14:paraId="3ED2F9FF" w14:textId="3CC0E6F1" w:rsidR="00B11855" w:rsidRPr="001F42D3" w:rsidRDefault="00B11855" w:rsidP="001F5A5C">
            <w:pPr>
              <w:pStyle w:val="TableEntry"/>
            </w:pPr>
          </w:p>
        </w:tc>
        <w:tc>
          <w:tcPr>
            <w:tcW w:w="990" w:type="dxa"/>
          </w:tcPr>
          <w:p w14:paraId="3ECD700C" w14:textId="4F688158" w:rsidR="00B11855" w:rsidRPr="001F42D3" w:rsidRDefault="00B11855" w:rsidP="001F5A5C">
            <w:pPr>
              <w:pStyle w:val="TableEntry"/>
            </w:pPr>
          </w:p>
        </w:tc>
        <w:tc>
          <w:tcPr>
            <w:tcW w:w="1454" w:type="dxa"/>
          </w:tcPr>
          <w:p w14:paraId="6A504FFA" w14:textId="7736E5FB" w:rsidR="00B11855" w:rsidRPr="001F42D3" w:rsidRDefault="003D003E" w:rsidP="001F5A5C">
            <w:pPr>
              <w:pStyle w:val="TableEntry"/>
            </w:pPr>
            <w:r w:rsidRPr="001F42D3">
              <w:t>ICD</w:t>
            </w:r>
          </w:p>
        </w:tc>
      </w:tr>
      <w:tr w:rsidR="00C40FD5" w:rsidRPr="001F42D3" w14:paraId="5160E960" w14:textId="77777777" w:rsidTr="00CF5627">
        <w:trPr>
          <w:cantSplit/>
          <w:jc w:val="center"/>
        </w:trPr>
        <w:tc>
          <w:tcPr>
            <w:tcW w:w="1274" w:type="dxa"/>
          </w:tcPr>
          <w:p w14:paraId="2CC48CFE" w14:textId="1021C64C" w:rsidR="00BA2D2B" w:rsidRPr="001F42D3" w:rsidRDefault="00BA2D2B" w:rsidP="00FB6FC1">
            <w:pPr>
              <w:pStyle w:val="TableEntry"/>
            </w:pPr>
            <w:r w:rsidRPr="001F42D3">
              <w:t>source application</w:t>
            </w:r>
          </w:p>
        </w:tc>
        <w:tc>
          <w:tcPr>
            <w:tcW w:w="724" w:type="dxa"/>
            <w:vAlign w:val="bottom"/>
          </w:tcPr>
          <w:p w14:paraId="0B61C1C5" w14:textId="77777777" w:rsidR="00BA2D2B" w:rsidRPr="001F42D3" w:rsidRDefault="00BA2D2B" w:rsidP="001F5A5C">
            <w:pPr>
              <w:pStyle w:val="TableEntry"/>
            </w:pPr>
            <w:r w:rsidRPr="001F42D3">
              <w:t>1</w:t>
            </w:r>
          </w:p>
        </w:tc>
        <w:tc>
          <w:tcPr>
            <w:tcW w:w="810" w:type="dxa"/>
          </w:tcPr>
          <w:p w14:paraId="40535FB5" w14:textId="77777777" w:rsidR="00BA2D2B" w:rsidRPr="001F42D3" w:rsidRDefault="00BA2D2B" w:rsidP="001F5A5C">
            <w:pPr>
              <w:pStyle w:val="TableEntry"/>
            </w:pPr>
            <w:r w:rsidRPr="001F42D3">
              <w:t>ST</w:t>
            </w:r>
          </w:p>
        </w:tc>
        <w:tc>
          <w:tcPr>
            <w:tcW w:w="810" w:type="dxa"/>
          </w:tcPr>
          <w:p w14:paraId="598B84FC" w14:textId="77777777" w:rsidR="00BA2D2B" w:rsidRPr="001F42D3" w:rsidRDefault="00BA2D2B" w:rsidP="001F5A5C">
            <w:pPr>
              <w:pStyle w:val="TableEntry"/>
            </w:pPr>
            <w:r w:rsidRPr="001F42D3">
              <w:t>10</w:t>
            </w:r>
          </w:p>
        </w:tc>
        <w:tc>
          <w:tcPr>
            <w:tcW w:w="716" w:type="dxa"/>
          </w:tcPr>
          <w:p w14:paraId="58799668" w14:textId="7AC10BAD" w:rsidR="00BA2D2B" w:rsidRPr="001F42D3" w:rsidRDefault="00BA2D2B" w:rsidP="001F5A5C">
            <w:pPr>
              <w:pStyle w:val="TableEntry"/>
            </w:pPr>
            <w:r w:rsidRPr="001F42D3">
              <w:t>RE</w:t>
            </w:r>
          </w:p>
        </w:tc>
        <w:tc>
          <w:tcPr>
            <w:tcW w:w="810" w:type="dxa"/>
          </w:tcPr>
          <w:p w14:paraId="4B8BEBF9" w14:textId="77777777" w:rsidR="00BA2D2B" w:rsidRPr="001F42D3" w:rsidRDefault="00BA2D2B" w:rsidP="006C0E8E">
            <w:pPr>
              <w:pStyle w:val="TableEntry"/>
              <w:spacing w:before="0" w:after="0" w:line="200" w:lineRule="atLeast"/>
              <w:ind w:left="29" w:right="29"/>
              <w:rPr>
                <w:sz w:val="16"/>
                <w:szCs w:val="16"/>
              </w:rPr>
            </w:pPr>
          </w:p>
        </w:tc>
        <w:tc>
          <w:tcPr>
            <w:tcW w:w="644" w:type="dxa"/>
          </w:tcPr>
          <w:p w14:paraId="51E88147" w14:textId="77777777" w:rsidR="00BA2D2B" w:rsidRPr="001F42D3" w:rsidRDefault="00E86B15" w:rsidP="001F5A5C">
            <w:pPr>
              <w:pStyle w:val="TableEntry"/>
            </w:pPr>
            <w:r w:rsidRPr="001F42D3">
              <w:t>0</w:t>
            </w:r>
          </w:p>
        </w:tc>
        <w:tc>
          <w:tcPr>
            <w:tcW w:w="706" w:type="dxa"/>
          </w:tcPr>
          <w:p w14:paraId="5FB4681E" w14:textId="77777777" w:rsidR="00BA2D2B" w:rsidRPr="001F42D3" w:rsidRDefault="00BA2D2B" w:rsidP="001F5A5C">
            <w:pPr>
              <w:pStyle w:val="TableEntry"/>
            </w:pPr>
            <w:r w:rsidRPr="001F42D3">
              <w:t>1</w:t>
            </w:r>
          </w:p>
        </w:tc>
        <w:tc>
          <w:tcPr>
            <w:tcW w:w="810" w:type="dxa"/>
          </w:tcPr>
          <w:p w14:paraId="270B333F" w14:textId="77777777" w:rsidR="00BA2D2B" w:rsidRPr="001F42D3" w:rsidRDefault="00BA2D2B" w:rsidP="006C0E8E">
            <w:pPr>
              <w:pStyle w:val="TableEntry"/>
              <w:spacing w:before="0" w:after="0" w:line="200" w:lineRule="atLeast"/>
              <w:ind w:left="29" w:right="29"/>
              <w:rPr>
                <w:sz w:val="16"/>
                <w:szCs w:val="16"/>
              </w:rPr>
            </w:pPr>
          </w:p>
        </w:tc>
        <w:tc>
          <w:tcPr>
            <w:tcW w:w="990" w:type="dxa"/>
          </w:tcPr>
          <w:p w14:paraId="73B9C463" w14:textId="77777777" w:rsidR="00BA2D2B" w:rsidRPr="001F42D3" w:rsidRDefault="00BA2D2B" w:rsidP="001F5A5C">
            <w:pPr>
              <w:pStyle w:val="TableEntry"/>
            </w:pPr>
            <w:r w:rsidRPr="001F42D3">
              <w:t>Y</w:t>
            </w:r>
          </w:p>
        </w:tc>
        <w:tc>
          <w:tcPr>
            <w:tcW w:w="1454" w:type="dxa"/>
          </w:tcPr>
          <w:p w14:paraId="38AFF543"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4CF77FEB" w14:textId="77777777" w:rsidTr="00CF5627">
        <w:trPr>
          <w:cantSplit/>
          <w:jc w:val="center"/>
        </w:trPr>
        <w:tc>
          <w:tcPr>
            <w:tcW w:w="1274" w:type="dxa"/>
            <w:vAlign w:val="bottom"/>
          </w:tcPr>
          <w:p w14:paraId="0DE5E025" w14:textId="5AE9E348" w:rsidR="00BA2D2B" w:rsidRPr="001F42D3" w:rsidRDefault="00BA2D2B" w:rsidP="00FB6FC1">
            <w:pPr>
              <w:pStyle w:val="TableEntry"/>
            </w:pPr>
            <w:r w:rsidRPr="001F42D3">
              <w:t>type of data</w:t>
            </w:r>
          </w:p>
        </w:tc>
        <w:tc>
          <w:tcPr>
            <w:tcW w:w="724" w:type="dxa"/>
          </w:tcPr>
          <w:p w14:paraId="46D49DDE" w14:textId="77777777" w:rsidR="00BA2D2B" w:rsidRPr="001F42D3" w:rsidRDefault="00BA2D2B" w:rsidP="006C0E8E">
            <w:pPr>
              <w:pStyle w:val="TableEntry"/>
              <w:spacing w:before="0" w:after="0" w:line="200" w:lineRule="atLeast"/>
              <w:ind w:left="29" w:right="29"/>
              <w:rPr>
                <w:sz w:val="16"/>
                <w:szCs w:val="16"/>
              </w:rPr>
            </w:pPr>
          </w:p>
        </w:tc>
        <w:tc>
          <w:tcPr>
            <w:tcW w:w="810" w:type="dxa"/>
          </w:tcPr>
          <w:p w14:paraId="65B930D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0C9407EB" w14:textId="77777777" w:rsidR="00BA2D2B" w:rsidRPr="001F42D3" w:rsidRDefault="00BA2D2B" w:rsidP="006C0E8E">
            <w:pPr>
              <w:pStyle w:val="TableEntry"/>
              <w:spacing w:before="0" w:after="0" w:line="200" w:lineRule="atLeast"/>
              <w:ind w:left="29" w:right="29"/>
              <w:rPr>
                <w:color w:val="FFFFFF"/>
                <w:sz w:val="16"/>
                <w:szCs w:val="16"/>
              </w:rPr>
            </w:pPr>
          </w:p>
        </w:tc>
        <w:tc>
          <w:tcPr>
            <w:tcW w:w="716" w:type="dxa"/>
          </w:tcPr>
          <w:p w14:paraId="26008B5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7DEED262" w14:textId="77777777" w:rsidR="00BA2D2B" w:rsidRPr="001F42D3" w:rsidRDefault="00BA2D2B" w:rsidP="006C0E8E">
            <w:pPr>
              <w:pStyle w:val="TableEntry"/>
              <w:spacing w:before="0" w:after="0" w:line="200" w:lineRule="atLeast"/>
              <w:ind w:left="29" w:right="29"/>
              <w:rPr>
                <w:color w:val="FFFFFF"/>
                <w:sz w:val="16"/>
                <w:szCs w:val="16"/>
              </w:rPr>
            </w:pPr>
          </w:p>
        </w:tc>
        <w:tc>
          <w:tcPr>
            <w:tcW w:w="644" w:type="dxa"/>
          </w:tcPr>
          <w:p w14:paraId="4E09FFDF" w14:textId="77777777" w:rsidR="00BA2D2B" w:rsidRPr="001F42D3" w:rsidRDefault="00BA2D2B" w:rsidP="006C0E8E">
            <w:pPr>
              <w:pStyle w:val="TableEntry"/>
              <w:spacing w:before="0" w:after="0" w:line="200" w:lineRule="atLeast"/>
              <w:ind w:left="29" w:right="29"/>
              <w:rPr>
                <w:color w:val="FFFFFF"/>
                <w:sz w:val="16"/>
                <w:szCs w:val="16"/>
              </w:rPr>
            </w:pPr>
          </w:p>
        </w:tc>
        <w:tc>
          <w:tcPr>
            <w:tcW w:w="706" w:type="dxa"/>
          </w:tcPr>
          <w:p w14:paraId="70A9FB08"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441046C3" w14:textId="77777777" w:rsidR="00BA2D2B" w:rsidRPr="001F42D3" w:rsidRDefault="00BA2D2B" w:rsidP="006C0E8E">
            <w:pPr>
              <w:pStyle w:val="TableEntry"/>
              <w:spacing w:before="0" w:after="0" w:line="200" w:lineRule="atLeast"/>
              <w:ind w:left="29" w:right="29"/>
              <w:rPr>
                <w:color w:val="FFFFFF"/>
                <w:sz w:val="16"/>
                <w:szCs w:val="16"/>
              </w:rPr>
            </w:pPr>
          </w:p>
        </w:tc>
        <w:tc>
          <w:tcPr>
            <w:tcW w:w="990" w:type="dxa"/>
          </w:tcPr>
          <w:p w14:paraId="3F776D33" w14:textId="77777777" w:rsidR="00BA2D2B" w:rsidRPr="001F42D3" w:rsidRDefault="00BA2D2B" w:rsidP="006C0E8E">
            <w:pPr>
              <w:pStyle w:val="TableEntry"/>
              <w:spacing w:before="0" w:after="0" w:line="200" w:lineRule="atLeast"/>
              <w:ind w:left="29" w:right="29"/>
              <w:rPr>
                <w:sz w:val="16"/>
                <w:szCs w:val="16"/>
              </w:rPr>
            </w:pPr>
          </w:p>
        </w:tc>
        <w:tc>
          <w:tcPr>
            <w:tcW w:w="1454" w:type="dxa"/>
          </w:tcPr>
          <w:p w14:paraId="63A50681"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1A55B923" w14:textId="77777777" w:rsidTr="00CF5627">
        <w:trPr>
          <w:cantSplit/>
          <w:jc w:val="center"/>
        </w:trPr>
        <w:tc>
          <w:tcPr>
            <w:tcW w:w="1274" w:type="dxa"/>
          </w:tcPr>
          <w:p w14:paraId="4DF33A47" w14:textId="59C12FAD" w:rsidR="00BA2D2B" w:rsidRPr="001F42D3" w:rsidRDefault="00BA2D2B" w:rsidP="00FB6FC1">
            <w:pPr>
              <w:pStyle w:val="TableEntry"/>
            </w:pPr>
            <w:r w:rsidRPr="001F42D3">
              <w:t>Units</w:t>
            </w:r>
          </w:p>
        </w:tc>
        <w:tc>
          <w:tcPr>
            <w:tcW w:w="724" w:type="dxa"/>
          </w:tcPr>
          <w:p w14:paraId="070FA2D1" w14:textId="634ED69D" w:rsidR="00BA2D2B" w:rsidRPr="001F42D3" w:rsidRDefault="00BA2D2B" w:rsidP="00FB6FC1">
            <w:pPr>
              <w:pStyle w:val="TableEntry"/>
            </w:pPr>
            <w:r w:rsidRPr="001F42D3">
              <w:t>6</w:t>
            </w:r>
          </w:p>
        </w:tc>
        <w:tc>
          <w:tcPr>
            <w:tcW w:w="810" w:type="dxa"/>
          </w:tcPr>
          <w:p w14:paraId="7DE5EA6A" w14:textId="628C2BE9" w:rsidR="00BA2D2B" w:rsidRPr="001F42D3" w:rsidRDefault="00BA2D2B" w:rsidP="00FB6FC1">
            <w:pPr>
              <w:pStyle w:val="TableEntry"/>
              <w:rPr>
                <w:color w:val="FFFFFF"/>
              </w:rPr>
            </w:pPr>
            <w:r w:rsidRPr="001F42D3">
              <w:t>CWE</w:t>
            </w:r>
          </w:p>
        </w:tc>
        <w:tc>
          <w:tcPr>
            <w:tcW w:w="810" w:type="dxa"/>
          </w:tcPr>
          <w:p w14:paraId="785ED113" w14:textId="367D728C" w:rsidR="00BA2D2B" w:rsidRPr="001F42D3" w:rsidRDefault="00BA2D2B" w:rsidP="00FB6FC1">
            <w:pPr>
              <w:pStyle w:val="TableEntry"/>
              <w:rPr>
                <w:color w:val="FFFFFF"/>
              </w:rPr>
            </w:pPr>
            <w:r w:rsidRPr="001F42D3">
              <w:t>478</w:t>
            </w:r>
          </w:p>
        </w:tc>
        <w:tc>
          <w:tcPr>
            <w:tcW w:w="716" w:type="dxa"/>
          </w:tcPr>
          <w:p w14:paraId="6887CDBF" w14:textId="05A023BA" w:rsidR="00BA2D2B" w:rsidRPr="001F42D3" w:rsidRDefault="00BA2D2B" w:rsidP="00FB6FC1">
            <w:pPr>
              <w:pStyle w:val="TableEntry"/>
              <w:rPr>
                <w:color w:val="FFFFFF"/>
              </w:rPr>
            </w:pPr>
            <w:r w:rsidRPr="001F42D3">
              <w:t>RE</w:t>
            </w:r>
          </w:p>
        </w:tc>
        <w:tc>
          <w:tcPr>
            <w:tcW w:w="810" w:type="dxa"/>
          </w:tcPr>
          <w:p w14:paraId="3CECFE5D" w14:textId="6B875941" w:rsidR="00BA2D2B" w:rsidRPr="001F42D3" w:rsidRDefault="00BA2D2B" w:rsidP="00FB6FC1">
            <w:pPr>
              <w:pStyle w:val="TableEntry"/>
              <w:rPr>
                <w:color w:val="FFFFFF"/>
              </w:rPr>
            </w:pPr>
            <w:r w:rsidRPr="001F42D3">
              <w:t>False</w:t>
            </w:r>
          </w:p>
        </w:tc>
        <w:tc>
          <w:tcPr>
            <w:tcW w:w="644" w:type="dxa"/>
          </w:tcPr>
          <w:p w14:paraId="6AE717CA" w14:textId="427805C7" w:rsidR="00BA2D2B" w:rsidRPr="001F42D3" w:rsidRDefault="00BA2D2B" w:rsidP="00FB6FC1">
            <w:pPr>
              <w:pStyle w:val="TableEntry"/>
              <w:rPr>
                <w:color w:val="FFFFFF"/>
              </w:rPr>
            </w:pPr>
            <w:r w:rsidRPr="001F42D3">
              <w:t>0</w:t>
            </w:r>
          </w:p>
        </w:tc>
        <w:tc>
          <w:tcPr>
            <w:tcW w:w="706" w:type="dxa"/>
          </w:tcPr>
          <w:p w14:paraId="3E8890B3" w14:textId="1182842E" w:rsidR="00BA2D2B" w:rsidRPr="001F42D3" w:rsidRDefault="00BA2D2B" w:rsidP="00FB6FC1">
            <w:pPr>
              <w:pStyle w:val="TableEntry"/>
              <w:rPr>
                <w:color w:val="FFFFFF"/>
              </w:rPr>
            </w:pPr>
            <w:r w:rsidRPr="001F42D3">
              <w:t>1</w:t>
            </w:r>
          </w:p>
        </w:tc>
        <w:tc>
          <w:tcPr>
            <w:tcW w:w="810" w:type="dxa"/>
          </w:tcPr>
          <w:p w14:paraId="182407A9" w14:textId="571586DE" w:rsidR="00BA2D2B" w:rsidRPr="001F42D3" w:rsidRDefault="00BA2D2B" w:rsidP="001F5A5C">
            <w:pPr>
              <w:pStyle w:val="TableEntry"/>
            </w:pPr>
          </w:p>
        </w:tc>
        <w:tc>
          <w:tcPr>
            <w:tcW w:w="990" w:type="dxa"/>
          </w:tcPr>
          <w:p w14:paraId="39468FB3" w14:textId="6FE3C84A" w:rsidR="00BA2D2B" w:rsidRPr="001F42D3" w:rsidRDefault="00BA2D2B" w:rsidP="001F5A5C">
            <w:pPr>
              <w:pStyle w:val="TableEntry"/>
            </w:pPr>
          </w:p>
        </w:tc>
        <w:tc>
          <w:tcPr>
            <w:tcW w:w="1454" w:type="dxa"/>
          </w:tcPr>
          <w:p w14:paraId="63038D6F" w14:textId="1087B054" w:rsidR="00BA2D2B" w:rsidRPr="001F42D3" w:rsidRDefault="00BA2D2B" w:rsidP="001F5A5C">
            <w:pPr>
              <w:pStyle w:val="TableEntry"/>
            </w:pPr>
          </w:p>
        </w:tc>
      </w:tr>
      <w:tr w:rsidR="00C40FD5" w:rsidRPr="001F42D3" w14:paraId="575A98A8" w14:textId="77777777" w:rsidTr="00CF5627">
        <w:trPr>
          <w:cantSplit/>
          <w:jc w:val="center"/>
        </w:trPr>
        <w:tc>
          <w:tcPr>
            <w:tcW w:w="1274" w:type="dxa"/>
          </w:tcPr>
          <w:p w14:paraId="65AC3713" w14:textId="40843A4B" w:rsidR="00BA2D2B" w:rsidRPr="001F42D3" w:rsidRDefault="00BA2D2B" w:rsidP="00CF5627">
            <w:pPr>
              <w:pStyle w:val="TableEntryItalicindent"/>
            </w:pPr>
            <w:r w:rsidRPr="001F42D3">
              <w:t>identifier</w:t>
            </w:r>
          </w:p>
        </w:tc>
        <w:tc>
          <w:tcPr>
            <w:tcW w:w="724" w:type="dxa"/>
          </w:tcPr>
          <w:p w14:paraId="1AC9B90F" w14:textId="2BBD166E" w:rsidR="00BA2D2B" w:rsidRPr="001F42D3" w:rsidRDefault="00BA2D2B" w:rsidP="00FB6FC1">
            <w:pPr>
              <w:pStyle w:val="TableEntry"/>
              <w:rPr>
                <w:i/>
              </w:rPr>
            </w:pPr>
            <w:r w:rsidRPr="001F42D3">
              <w:rPr>
                <w:i/>
              </w:rPr>
              <w:t>1</w:t>
            </w:r>
          </w:p>
        </w:tc>
        <w:tc>
          <w:tcPr>
            <w:tcW w:w="810" w:type="dxa"/>
          </w:tcPr>
          <w:p w14:paraId="47CD302B" w14:textId="101242DF" w:rsidR="00BA2D2B" w:rsidRPr="001F42D3" w:rsidRDefault="00BA2D2B" w:rsidP="00FB6FC1">
            <w:pPr>
              <w:pStyle w:val="TableEntry"/>
              <w:rPr>
                <w:color w:val="FFFFFF"/>
              </w:rPr>
            </w:pPr>
            <w:r w:rsidRPr="001F42D3">
              <w:t>ST</w:t>
            </w:r>
          </w:p>
        </w:tc>
        <w:tc>
          <w:tcPr>
            <w:tcW w:w="810" w:type="dxa"/>
          </w:tcPr>
          <w:p w14:paraId="25BDB28C" w14:textId="279C0E60" w:rsidR="00BA2D2B" w:rsidRPr="001F42D3" w:rsidRDefault="00BA2D2B" w:rsidP="00FB6FC1">
            <w:pPr>
              <w:pStyle w:val="TableEntry"/>
              <w:rPr>
                <w:color w:val="FFFFFF"/>
              </w:rPr>
            </w:pPr>
            <w:r w:rsidRPr="001F42D3">
              <w:t>20</w:t>
            </w:r>
          </w:p>
        </w:tc>
        <w:tc>
          <w:tcPr>
            <w:tcW w:w="716" w:type="dxa"/>
          </w:tcPr>
          <w:p w14:paraId="79775EED" w14:textId="28E0368B" w:rsidR="00BA2D2B" w:rsidRPr="001F42D3" w:rsidRDefault="00BA2D2B" w:rsidP="00FB6FC1">
            <w:pPr>
              <w:pStyle w:val="TableEntry"/>
              <w:rPr>
                <w:color w:val="FFFFFF"/>
              </w:rPr>
            </w:pPr>
            <w:r w:rsidRPr="001F42D3">
              <w:t>RE</w:t>
            </w:r>
          </w:p>
        </w:tc>
        <w:tc>
          <w:tcPr>
            <w:tcW w:w="810" w:type="dxa"/>
          </w:tcPr>
          <w:p w14:paraId="7381A188" w14:textId="3C9938C8" w:rsidR="00BA2D2B" w:rsidRPr="001F42D3" w:rsidRDefault="00BA2D2B" w:rsidP="001F5A5C">
            <w:pPr>
              <w:pStyle w:val="TableEntry"/>
            </w:pPr>
          </w:p>
        </w:tc>
        <w:tc>
          <w:tcPr>
            <w:tcW w:w="644" w:type="dxa"/>
          </w:tcPr>
          <w:p w14:paraId="4F1ECCED" w14:textId="5D2412AB" w:rsidR="00BA2D2B" w:rsidRPr="001F42D3" w:rsidRDefault="00BA2D2B" w:rsidP="00FB6FC1">
            <w:pPr>
              <w:pStyle w:val="TableEntry"/>
              <w:rPr>
                <w:color w:val="FFFFFF"/>
              </w:rPr>
            </w:pPr>
            <w:r w:rsidRPr="001F42D3">
              <w:t>0</w:t>
            </w:r>
          </w:p>
        </w:tc>
        <w:tc>
          <w:tcPr>
            <w:tcW w:w="706" w:type="dxa"/>
          </w:tcPr>
          <w:p w14:paraId="6BA876F0" w14:textId="4BED04EF" w:rsidR="00BA2D2B" w:rsidRPr="001F42D3" w:rsidRDefault="00BA2D2B" w:rsidP="00FB6FC1">
            <w:pPr>
              <w:pStyle w:val="TableEntry"/>
              <w:rPr>
                <w:color w:val="FFFFFF"/>
              </w:rPr>
            </w:pPr>
            <w:r w:rsidRPr="001F42D3">
              <w:t>1</w:t>
            </w:r>
          </w:p>
        </w:tc>
        <w:tc>
          <w:tcPr>
            <w:tcW w:w="810" w:type="dxa"/>
          </w:tcPr>
          <w:p w14:paraId="38E7C308" w14:textId="5EE3245B" w:rsidR="00BA2D2B" w:rsidRPr="001F42D3" w:rsidRDefault="00BA2D2B" w:rsidP="001F5A5C">
            <w:pPr>
              <w:pStyle w:val="TableEntry"/>
            </w:pPr>
          </w:p>
        </w:tc>
        <w:tc>
          <w:tcPr>
            <w:tcW w:w="990" w:type="dxa"/>
          </w:tcPr>
          <w:p w14:paraId="2E31EED6" w14:textId="4AF6A79A" w:rsidR="00BA2D2B" w:rsidRPr="001F42D3" w:rsidRDefault="00BA2D2B" w:rsidP="001F5A5C">
            <w:pPr>
              <w:pStyle w:val="TableEntry"/>
            </w:pPr>
          </w:p>
        </w:tc>
        <w:tc>
          <w:tcPr>
            <w:tcW w:w="1454" w:type="dxa"/>
          </w:tcPr>
          <w:p w14:paraId="4CA454EB" w14:textId="7388920A" w:rsidR="00BA2D2B" w:rsidRPr="001F42D3" w:rsidRDefault="00BA2D2B" w:rsidP="001F5A5C">
            <w:pPr>
              <w:pStyle w:val="TableEntry"/>
            </w:pPr>
          </w:p>
        </w:tc>
      </w:tr>
      <w:tr w:rsidR="00C40FD5" w:rsidRPr="001F42D3" w14:paraId="3E34A235" w14:textId="77777777" w:rsidTr="00CF5627">
        <w:trPr>
          <w:cantSplit/>
          <w:jc w:val="center"/>
        </w:trPr>
        <w:tc>
          <w:tcPr>
            <w:tcW w:w="1274" w:type="dxa"/>
          </w:tcPr>
          <w:p w14:paraId="499F4457" w14:textId="59577454" w:rsidR="00BA2D2B" w:rsidRPr="001F42D3" w:rsidRDefault="00BA2D2B" w:rsidP="00CF5627">
            <w:pPr>
              <w:pStyle w:val="TableEntryItalicindent"/>
            </w:pPr>
            <w:r w:rsidRPr="001F42D3">
              <w:t>text</w:t>
            </w:r>
          </w:p>
        </w:tc>
        <w:tc>
          <w:tcPr>
            <w:tcW w:w="724" w:type="dxa"/>
          </w:tcPr>
          <w:p w14:paraId="7E0D993D" w14:textId="0B16AD89" w:rsidR="00BA2D2B" w:rsidRPr="001F42D3" w:rsidRDefault="00BA2D2B" w:rsidP="00FB6FC1">
            <w:pPr>
              <w:pStyle w:val="TableEntry"/>
              <w:rPr>
                <w:i/>
              </w:rPr>
            </w:pPr>
            <w:r w:rsidRPr="001F42D3">
              <w:rPr>
                <w:i/>
              </w:rPr>
              <w:t>2</w:t>
            </w:r>
          </w:p>
        </w:tc>
        <w:tc>
          <w:tcPr>
            <w:tcW w:w="810" w:type="dxa"/>
          </w:tcPr>
          <w:p w14:paraId="6ABCBEFB" w14:textId="000C0D48" w:rsidR="00BA2D2B" w:rsidRPr="001F42D3" w:rsidRDefault="00BA2D2B" w:rsidP="00FB6FC1">
            <w:pPr>
              <w:pStyle w:val="TableEntry"/>
              <w:rPr>
                <w:color w:val="FFFFFF"/>
              </w:rPr>
            </w:pPr>
            <w:r w:rsidRPr="001F42D3">
              <w:t>ST</w:t>
            </w:r>
          </w:p>
        </w:tc>
        <w:tc>
          <w:tcPr>
            <w:tcW w:w="810" w:type="dxa"/>
          </w:tcPr>
          <w:p w14:paraId="65F78CE8" w14:textId="69663295" w:rsidR="00BA2D2B" w:rsidRPr="001F42D3" w:rsidRDefault="00BA2D2B" w:rsidP="00FB6FC1">
            <w:pPr>
              <w:pStyle w:val="TableEntry"/>
              <w:rPr>
                <w:color w:val="FFFFFF"/>
              </w:rPr>
            </w:pPr>
            <w:r w:rsidRPr="001F42D3">
              <w:t>199</w:t>
            </w:r>
          </w:p>
        </w:tc>
        <w:tc>
          <w:tcPr>
            <w:tcW w:w="716" w:type="dxa"/>
          </w:tcPr>
          <w:p w14:paraId="64E5856F" w14:textId="10AF7D83" w:rsidR="00BA2D2B" w:rsidRPr="001F42D3" w:rsidRDefault="00BA2D2B" w:rsidP="00FB6FC1">
            <w:pPr>
              <w:pStyle w:val="TableEntry"/>
              <w:rPr>
                <w:color w:val="FFFFFF"/>
              </w:rPr>
            </w:pPr>
            <w:r w:rsidRPr="001F42D3">
              <w:t>O</w:t>
            </w:r>
          </w:p>
        </w:tc>
        <w:tc>
          <w:tcPr>
            <w:tcW w:w="810" w:type="dxa"/>
          </w:tcPr>
          <w:p w14:paraId="543CD568" w14:textId="376EC39C" w:rsidR="00BA2D2B" w:rsidRPr="001F42D3" w:rsidRDefault="00BA2D2B" w:rsidP="001F5A5C">
            <w:pPr>
              <w:pStyle w:val="TableEntry"/>
            </w:pPr>
          </w:p>
        </w:tc>
        <w:tc>
          <w:tcPr>
            <w:tcW w:w="644" w:type="dxa"/>
          </w:tcPr>
          <w:p w14:paraId="3CD3C7B4" w14:textId="2F531A47" w:rsidR="00BA2D2B" w:rsidRPr="001F42D3" w:rsidRDefault="00BA2D2B" w:rsidP="00FB6FC1">
            <w:pPr>
              <w:pStyle w:val="TableEntry"/>
              <w:rPr>
                <w:color w:val="FFFFFF"/>
              </w:rPr>
            </w:pPr>
            <w:r w:rsidRPr="001F42D3">
              <w:t>0</w:t>
            </w:r>
          </w:p>
        </w:tc>
        <w:tc>
          <w:tcPr>
            <w:tcW w:w="706" w:type="dxa"/>
          </w:tcPr>
          <w:p w14:paraId="23A124D3" w14:textId="2223F122" w:rsidR="00BA2D2B" w:rsidRPr="001F42D3" w:rsidRDefault="00BA2D2B" w:rsidP="00FB6FC1">
            <w:pPr>
              <w:pStyle w:val="TableEntry"/>
              <w:rPr>
                <w:color w:val="FFFFFF"/>
              </w:rPr>
            </w:pPr>
            <w:r w:rsidRPr="001F42D3">
              <w:t>1</w:t>
            </w:r>
          </w:p>
        </w:tc>
        <w:tc>
          <w:tcPr>
            <w:tcW w:w="810" w:type="dxa"/>
          </w:tcPr>
          <w:p w14:paraId="780E83B9" w14:textId="57E668F0" w:rsidR="00BA2D2B" w:rsidRPr="001F42D3" w:rsidRDefault="00BA2D2B" w:rsidP="001F5A5C">
            <w:pPr>
              <w:pStyle w:val="TableEntry"/>
            </w:pPr>
          </w:p>
        </w:tc>
        <w:tc>
          <w:tcPr>
            <w:tcW w:w="990" w:type="dxa"/>
          </w:tcPr>
          <w:p w14:paraId="5FE03E93" w14:textId="3D5492E2" w:rsidR="00BA2D2B" w:rsidRPr="001F42D3" w:rsidRDefault="00BA2D2B" w:rsidP="001F5A5C">
            <w:pPr>
              <w:pStyle w:val="TableEntry"/>
            </w:pPr>
          </w:p>
        </w:tc>
        <w:tc>
          <w:tcPr>
            <w:tcW w:w="1454" w:type="dxa"/>
          </w:tcPr>
          <w:p w14:paraId="38CD7CAC" w14:textId="7093BDD1" w:rsidR="00BA2D2B" w:rsidRPr="001F42D3" w:rsidRDefault="00BA2D2B" w:rsidP="001F5A5C">
            <w:pPr>
              <w:pStyle w:val="TableEntry"/>
            </w:pPr>
          </w:p>
        </w:tc>
      </w:tr>
      <w:tr w:rsidR="00C40FD5" w:rsidRPr="001F42D3" w14:paraId="0C022AF9" w14:textId="77777777" w:rsidTr="00CF5627">
        <w:trPr>
          <w:cantSplit/>
          <w:jc w:val="center"/>
        </w:trPr>
        <w:tc>
          <w:tcPr>
            <w:tcW w:w="1274" w:type="dxa"/>
          </w:tcPr>
          <w:p w14:paraId="043FAF4A" w14:textId="6EE5F355" w:rsidR="00BA2D2B" w:rsidRPr="001F42D3" w:rsidRDefault="00BA2D2B" w:rsidP="00FB6FC1">
            <w:pPr>
              <w:pStyle w:val="TableEntry"/>
            </w:pPr>
            <w:r w:rsidRPr="001F42D3">
              <w:t>Abnormal Flags</w:t>
            </w:r>
          </w:p>
        </w:tc>
        <w:tc>
          <w:tcPr>
            <w:tcW w:w="724" w:type="dxa"/>
          </w:tcPr>
          <w:p w14:paraId="1A3449CE" w14:textId="06B50030" w:rsidR="00BA2D2B" w:rsidRPr="001F42D3" w:rsidRDefault="00BA2D2B" w:rsidP="006421A7">
            <w:pPr>
              <w:pStyle w:val="TableEntry"/>
            </w:pPr>
            <w:r w:rsidRPr="001F42D3">
              <w:t>8</w:t>
            </w:r>
          </w:p>
        </w:tc>
        <w:tc>
          <w:tcPr>
            <w:tcW w:w="810" w:type="dxa"/>
          </w:tcPr>
          <w:p w14:paraId="630025D9" w14:textId="68D4F219" w:rsidR="00BA2D2B" w:rsidRPr="001F42D3" w:rsidRDefault="00BA2D2B" w:rsidP="00FB6FC1">
            <w:pPr>
              <w:pStyle w:val="TableEntry"/>
              <w:rPr>
                <w:color w:val="FFFFFF"/>
              </w:rPr>
            </w:pPr>
            <w:r w:rsidRPr="001F42D3">
              <w:t>IS</w:t>
            </w:r>
          </w:p>
        </w:tc>
        <w:tc>
          <w:tcPr>
            <w:tcW w:w="810" w:type="dxa"/>
          </w:tcPr>
          <w:p w14:paraId="17B8D0A6" w14:textId="4C589FEB" w:rsidR="00BA2D2B" w:rsidRPr="001F42D3" w:rsidRDefault="00BA2D2B" w:rsidP="00FB6FC1">
            <w:pPr>
              <w:pStyle w:val="TableEntry"/>
              <w:rPr>
                <w:color w:val="FFFFFF"/>
              </w:rPr>
            </w:pPr>
            <w:r w:rsidRPr="001F42D3">
              <w:t>5</w:t>
            </w:r>
          </w:p>
        </w:tc>
        <w:tc>
          <w:tcPr>
            <w:tcW w:w="716" w:type="dxa"/>
          </w:tcPr>
          <w:p w14:paraId="2829297A" w14:textId="7EFBD75B" w:rsidR="00BA2D2B" w:rsidRPr="001F42D3" w:rsidRDefault="00BA2D2B" w:rsidP="00FB6FC1">
            <w:pPr>
              <w:pStyle w:val="TableEntry"/>
              <w:rPr>
                <w:color w:val="FFFFFF"/>
              </w:rPr>
            </w:pPr>
            <w:r w:rsidRPr="001F42D3">
              <w:t>O</w:t>
            </w:r>
          </w:p>
        </w:tc>
        <w:tc>
          <w:tcPr>
            <w:tcW w:w="810" w:type="dxa"/>
          </w:tcPr>
          <w:p w14:paraId="4E28F780" w14:textId="1E81A7DC" w:rsidR="00BA2D2B" w:rsidRPr="001F42D3" w:rsidRDefault="00BA2D2B" w:rsidP="00FB6FC1">
            <w:pPr>
              <w:pStyle w:val="TableEntry"/>
              <w:rPr>
                <w:color w:val="FFFFFF"/>
              </w:rPr>
            </w:pPr>
            <w:r w:rsidRPr="001F42D3">
              <w:t>True</w:t>
            </w:r>
          </w:p>
        </w:tc>
        <w:tc>
          <w:tcPr>
            <w:tcW w:w="644" w:type="dxa"/>
          </w:tcPr>
          <w:p w14:paraId="14ABBC99" w14:textId="6F1168AD" w:rsidR="00BA2D2B" w:rsidRPr="001F42D3" w:rsidRDefault="00BA2D2B" w:rsidP="00FB6FC1">
            <w:pPr>
              <w:pStyle w:val="TableEntry"/>
              <w:rPr>
                <w:color w:val="FFFFFF"/>
              </w:rPr>
            </w:pPr>
            <w:r w:rsidRPr="001F42D3">
              <w:t>0</w:t>
            </w:r>
          </w:p>
        </w:tc>
        <w:tc>
          <w:tcPr>
            <w:tcW w:w="706" w:type="dxa"/>
          </w:tcPr>
          <w:p w14:paraId="1B6EFDEB" w14:textId="09E9B92D" w:rsidR="00BA2D2B" w:rsidRPr="001F42D3" w:rsidRDefault="00BA2D2B" w:rsidP="00FB6FC1">
            <w:pPr>
              <w:pStyle w:val="TableEntry"/>
              <w:rPr>
                <w:color w:val="FFFFFF"/>
              </w:rPr>
            </w:pPr>
            <w:r w:rsidRPr="001F42D3">
              <w:t>*</w:t>
            </w:r>
          </w:p>
        </w:tc>
        <w:tc>
          <w:tcPr>
            <w:tcW w:w="810" w:type="dxa"/>
          </w:tcPr>
          <w:p w14:paraId="0C0FED07" w14:textId="66719E6E" w:rsidR="00BA2D2B" w:rsidRPr="001F42D3" w:rsidRDefault="00BA2D2B" w:rsidP="006421A7">
            <w:pPr>
              <w:pStyle w:val="TableEntry"/>
              <w:rPr>
                <w:color w:val="FFFFFF"/>
              </w:rPr>
            </w:pPr>
            <w:r w:rsidRPr="001F42D3">
              <w:t>0078</w:t>
            </w:r>
          </w:p>
        </w:tc>
        <w:tc>
          <w:tcPr>
            <w:tcW w:w="990" w:type="dxa"/>
          </w:tcPr>
          <w:p w14:paraId="5A04D20D" w14:textId="2FD7CCCF" w:rsidR="00BA2D2B" w:rsidRPr="001F42D3" w:rsidRDefault="00BA2D2B" w:rsidP="001F5A5C">
            <w:pPr>
              <w:pStyle w:val="TableEntry"/>
            </w:pPr>
          </w:p>
        </w:tc>
        <w:tc>
          <w:tcPr>
            <w:tcW w:w="1454" w:type="dxa"/>
          </w:tcPr>
          <w:p w14:paraId="05FB1285" w14:textId="04D8FBCB" w:rsidR="00BA2D2B" w:rsidRPr="001F42D3" w:rsidRDefault="00BA2D2B" w:rsidP="001F5A5C">
            <w:pPr>
              <w:pStyle w:val="TableEntry"/>
            </w:pPr>
          </w:p>
        </w:tc>
      </w:tr>
      <w:tr w:rsidR="00C40FD5" w:rsidRPr="001F42D3" w14:paraId="08CAFA00" w14:textId="77777777" w:rsidTr="00CF5627">
        <w:trPr>
          <w:cantSplit/>
          <w:jc w:val="center"/>
        </w:trPr>
        <w:tc>
          <w:tcPr>
            <w:tcW w:w="1274" w:type="dxa"/>
          </w:tcPr>
          <w:p w14:paraId="4A373DD7" w14:textId="13403F04" w:rsidR="00BA2D2B" w:rsidRPr="001F42D3" w:rsidRDefault="00BA2D2B" w:rsidP="006421A7">
            <w:pPr>
              <w:pStyle w:val="TableEntry"/>
            </w:pPr>
            <w:r w:rsidRPr="001F42D3">
              <w:t>Observation Result Status</w:t>
            </w:r>
          </w:p>
        </w:tc>
        <w:tc>
          <w:tcPr>
            <w:tcW w:w="724" w:type="dxa"/>
          </w:tcPr>
          <w:p w14:paraId="444C4177" w14:textId="22BE2CA2" w:rsidR="00BA2D2B" w:rsidRPr="001F42D3" w:rsidRDefault="00BA2D2B" w:rsidP="006421A7">
            <w:pPr>
              <w:pStyle w:val="TableEntry"/>
            </w:pPr>
            <w:r w:rsidRPr="001F42D3">
              <w:t>11</w:t>
            </w:r>
          </w:p>
        </w:tc>
        <w:tc>
          <w:tcPr>
            <w:tcW w:w="810" w:type="dxa"/>
          </w:tcPr>
          <w:p w14:paraId="3C783C56" w14:textId="74C314D2" w:rsidR="00BA2D2B" w:rsidRPr="001F42D3" w:rsidRDefault="00BA2D2B" w:rsidP="006421A7">
            <w:pPr>
              <w:pStyle w:val="TableEntry"/>
              <w:rPr>
                <w:color w:val="FFFFFF"/>
              </w:rPr>
            </w:pPr>
            <w:r w:rsidRPr="001F42D3">
              <w:t>ID</w:t>
            </w:r>
          </w:p>
        </w:tc>
        <w:tc>
          <w:tcPr>
            <w:tcW w:w="810" w:type="dxa"/>
          </w:tcPr>
          <w:p w14:paraId="6BAF7B5E" w14:textId="7B02B18C" w:rsidR="00BA2D2B" w:rsidRPr="001F42D3" w:rsidRDefault="00BA2D2B" w:rsidP="006421A7">
            <w:pPr>
              <w:pStyle w:val="TableEntry"/>
              <w:rPr>
                <w:color w:val="FFFFFF"/>
              </w:rPr>
            </w:pPr>
            <w:r w:rsidRPr="001F42D3">
              <w:t>1</w:t>
            </w:r>
          </w:p>
        </w:tc>
        <w:tc>
          <w:tcPr>
            <w:tcW w:w="716" w:type="dxa"/>
          </w:tcPr>
          <w:p w14:paraId="461CB3F8" w14:textId="31625267" w:rsidR="00BA2D2B" w:rsidRPr="001F42D3" w:rsidRDefault="00BA2D2B" w:rsidP="00FB6FC1">
            <w:pPr>
              <w:pStyle w:val="TableEntry"/>
              <w:rPr>
                <w:color w:val="FFFFFF"/>
              </w:rPr>
            </w:pPr>
            <w:r w:rsidRPr="001F42D3">
              <w:t>R</w:t>
            </w:r>
          </w:p>
        </w:tc>
        <w:tc>
          <w:tcPr>
            <w:tcW w:w="810" w:type="dxa"/>
          </w:tcPr>
          <w:p w14:paraId="5630FD72" w14:textId="24000DB7" w:rsidR="00BA2D2B" w:rsidRPr="001F42D3" w:rsidRDefault="00BA2D2B" w:rsidP="00FB6FC1">
            <w:pPr>
              <w:pStyle w:val="TableEntry"/>
              <w:rPr>
                <w:color w:val="FFFFFF"/>
              </w:rPr>
            </w:pPr>
            <w:r w:rsidRPr="001F42D3">
              <w:t>False</w:t>
            </w:r>
          </w:p>
        </w:tc>
        <w:tc>
          <w:tcPr>
            <w:tcW w:w="644" w:type="dxa"/>
          </w:tcPr>
          <w:p w14:paraId="3077DBC7" w14:textId="311AE638" w:rsidR="00BA2D2B" w:rsidRPr="001F42D3" w:rsidRDefault="00BA2D2B" w:rsidP="006421A7">
            <w:pPr>
              <w:pStyle w:val="TableEntry"/>
              <w:rPr>
                <w:color w:val="FFFFFF"/>
              </w:rPr>
            </w:pPr>
            <w:r w:rsidRPr="001F42D3">
              <w:t>1</w:t>
            </w:r>
          </w:p>
        </w:tc>
        <w:tc>
          <w:tcPr>
            <w:tcW w:w="706" w:type="dxa"/>
          </w:tcPr>
          <w:p w14:paraId="01372136" w14:textId="6FFEC9C8" w:rsidR="00BA2D2B" w:rsidRPr="001F42D3" w:rsidRDefault="00BA2D2B" w:rsidP="006421A7">
            <w:pPr>
              <w:pStyle w:val="TableEntry"/>
              <w:rPr>
                <w:color w:val="FFFFFF"/>
              </w:rPr>
            </w:pPr>
            <w:r w:rsidRPr="001F42D3">
              <w:t>1</w:t>
            </w:r>
          </w:p>
        </w:tc>
        <w:tc>
          <w:tcPr>
            <w:tcW w:w="810" w:type="dxa"/>
          </w:tcPr>
          <w:p w14:paraId="3B01C5C5" w14:textId="1C8FFCE3" w:rsidR="00BA2D2B" w:rsidRPr="001F42D3" w:rsidRDefault="00BA2D2B" w:rsidP="006421A7">
            <w:pPr>
              <w:pStyle w:val="TableEntry"/>
              <w:rPr>
                <w:color w:val="FFFFFF"/>
              </w:rPr>
            </w:pPr>
            <w:r w:rsidRPr="001F42D3">
              <w:t>0085</w:t>
            </w:r>
          </w:p>
        </w:tc>
        <w:tc>
          <w:tcPr>
            <w:tcW w:w="990" w:type="dxa"/>
          </w:tcPr>
          <w:p w14:paraId="4E0CF666" w14:textId="5AE5546C" w:rsidR="00BA2D2B" w:rsidRPr="001F42D3" w:rsidRDefault="00BA2D2B" w:rsidP="001F5A5C">
            <w:pPr>
              <w:pStyle w:val="TableEntry"/>
            </w:pPr>
          </w:p>
        </w:tc>
        <w:tc>
          <w:tcPr>
            <w:tcW w:w="1454" w:type="dxa"/>
          </w:tcPr>
          <w:p w14:paraId="62559892" w14:textId="2AE4A9C6" w:rsidR="00BA2D2B" w:rsidRPr="001F42D3" w:rsidRDefault="00BA2D2B" w:rsidP="001F5A5C">
            <w:pPr>
              <w:pStyle w:val="TableEntry"/>
            </w:pPr>
          </w:p>
        </w:tc>
      </w:tr>
      <w:tr w:rsidR="00C40FD5" w:rsidRPr="001F42D3" w14:paraId="665F52B9" w14:textId="77777777" w:rsidTr="00CF5627">
        <w:trPr>
          <w:cantSplit/>
          <w:jc w:val="center"/>
        </w:trPr>
        <w:tc>
          <w:tcPr>
            <w:tcW w:w="1274" w:type="dxa"/>
          </w:tcPr>
          <w:p w14:paraId="6DE5871F" w14:textId="2151D20B" w:rsidR="00BA2D2B" w:rsidRPr="001F42D3" w:rsidRDefault="00BA2D2B" w:rsidP="006421A7">
            <w:pPr>
              <w:pStyle w:val="TableEntry"/>
            </w:pPr>
            <w:r w:rsidRPr="001F42D3">
              <w:t>Date/Time of the Observation</w:t>
            </w:r>
          </w:p>
        </w:tc>
        <w:tc>
          <w:tcPr>
            <w:tcW w:w="724" w:type="dxa"/>
          </w:tcPr>
          <w:p w14:paraId="197DA826" w14:textId="5AF3C3EA" w:rsidR="00BA2D2B" w:rsidRPr="001F42D3" w:rsidRDefault="00BA2D2B" w:rsidP="006421A7">
            <w:pPr>
              <w:pStyle w:val="TableEntry"/>
            </w:pPr>
            <w:r w:rsidRPr="001F42D3">
              <w:t>14</w:t>
            </w:r>
          </w:p>
        </w:tc>
        <w:tc>
          <w:tcPr>
            <w:tcW w:w="810" w:type="dxa"/>
          </w:tcPr>
          <w:p w14:paraId="04A88543" w14:textId="54AFD2A1" w:rsidR="00BA2D2B" w:rsidRPr="001F42D3" w:rsidRDefault="00BA2D2B" w:rsidP="006421A7">
            <w:pPr>
              <w:pStyle w:val="TableEntry"/>
              <w:rPr>
                <w:color w:val="FFFFFF"/>
              </w:rPr>
            </w:pPr>
            <w:r w:rsidRPr="001F42D3">
              <w:t>TS</w:t>
            </w:r>
          </w:p>
        </w:tc>
        <w:tc>
          <w:tcPr>
            <w:tcW w:w="810" w:type="dxa"/>
          </w:tcPr>
          <w:p w14:paraId="500D0B71" w14:textId="78305688" w:rsidR="00BA2D2B" w:rsidRPr="001F42D3" w:rsidRDefault="00BA2D2B" w:rsidP="006421A7">
            <w:pPr>
              <w:pStyle w:val="TableEntry"/>
              <w:rPr>
                <w:color w:val="FFFFFF"/>
              </w:rPr>
            </w:pPr>
            <w:r w:rsidRPr="001F42D3">
              <w:t>26</w:t>
            </w:r>
          </w:p>
        </w:tc>
        <w:tc>
          <w:tcPr>
            <w:tcW w:w="716" w:type="dxa"/>
          </w:tcPr>
          <w:p w14:paraId="1F7CDF6B" w14:textId="71749CC2" w:rsidR="00BA2D2B" w:rsidRPr="001F42D3" w:rsidRDefault="00BA2D2B" w:rsidP="00FB6FC1">
            <w:pPr>
              <w:pStyle w:val="TableEntry"/>
              <w:rPr>
                <w:color w:val="FFFFFF"/>
              </w:rPr>
            </w:pPr>
            <w:r w:rsidRPr="001F42D3">
              <w:t>RE</w:t>
            </w:r>
          </w:p>
        </w:tc>
        <w:tc>
          <w:tcPr>
            <w:tcW w:w="810" w:type="dxa"/>
          </w:tcPr>
          <w:p w14:paraId="1493DEE5" w14:textId="21AEBA56" w:rsidR="00BA2D2B" w:rsidRPr="001F42D3" w:rsidRDefault="00BA2D2B" w:rsidP="00FB6FC1">
            <w:pPr>
              <w:pStyle w:val="TableEntry"/>
              <w:rPr>
                <w:color w:val="FFFFFF"/>
              </w:rPr>
            </w:pPr>
            <w:r w:rsidRPr="001F42D3">
              <w:t>False</w:t>
            </w:r>
          </w:p>
        </w:tc>
        <w:tc>
          <w:tcPr>
            <w:tcW w:w="644" w:type="dxa"/>
          </w:tcPr>
          <w:p w14:paraId="07DAB490" w14:textId="472F3275" w:rsidR="00BA2D2B" w:rsidRPr="001F42D3" w:rsidRDefault="00BA2D2B" w:rsidP="006421A7">
            <w:pPr>
              <w:pStyle w:val="TableEntry"/>
              <w:rPr>
                <w:color w:val="FFFFFF"/>
              </w:rPr>
            </w:pPr>
            <w:r w:rsidRPr="001F42D3">
              <w:t>0</w:t>
            </w:r>
          </w:p>
        </w:tc>
        <w:tc>
          <w:tcPr>
            <w:tcW w:w="706" w:type="dxa"/>
          </w:tcPr>
          <w:p w14:paraId="6C4DA2B8" w14:textId="78AF9BB3" w:rsidR="00BA2D2B" w:rsidRPr="001F42D3" w:rsidRDefault="00BA2D2B" w:rsidP="006421A7">
            <w:pPr>
              <w:pStyle w:val="TableEntry"/>
              <w:rPr>
                <w:color w:val="FFFFFF"/>
              </w:rPr>
            </w:pPr>
            <w:r w:rsidRPr="001F42D3">
              <w:t>1</w:t>
            </w:r>
          </w:p>
        </w:tc>
        <w:tc>
          <w:tcPr>
            <w:tcW w:w="810" w:type="dxa"/>
          </w:tcPr>
          <w:p w14:paraId="796865B3" w14:textId="03F52322" w:rsidR="00BA2D2B" w:rsidRPr="001F42D3" w:rsidRDefault="00BA2D2B" w:rsidP="001F5A5C">
            <w:pPr>
              <w:pStyle w:val="TableEntry"/>
            </w:pPr>
          </w:p>
        </w:tc>
        <w:tc>
          <w:tcPr>
            <w:tcW w:w="990" w:type="dxa"/>
          </w:tcPr>
          <w:p w14:paraId="351283C8" w14:textId="6E5181A0" w:rsidR="00BA2D2B" w:rsidRPr="001F42D3" w:rsidRDefault="00BA2D2B" w:rsidP="001F5A5C">
            <w:pPr>
              <w:pStyle w:val="TableEntry"/>
            </w:pPr>
          </w:p>
        </w:tc>
        <w:tc>
          <w:tcPr>
            <w:tcW w:w="1454" w:type="dxa"/>
          </w:tcPr>
          <w:p w14:paraId="22565DF5" w14:textId="47E6D2C2" w:rsidR="00BA2D2B" w:rsidRPr="001F42D3" w:rsidRDefault="00BA2D2B" w:rsidP="001F5A5C">
            <w:pPr>
              <w:pStyle w:val="TableEntry"/>
            </w:pPr>
          </w:p>
        </w:tc>
      </w:tr>
      <w:tr w:rsidR="00C40FD5" w:rsidRPr="001F42D3" w14:paraId="30818B69" w14:textId="77777777" w:rsidTr="00CF5627">
        <w:trPr>
          <w:cantSplit/>
          <w:jc w:val="center"/>
        </w:trPr>
        <w:tc>
          <w:tcPr>
            <w:tcW w:w="1274" w:type="dxa"/>
          </w:tcPr>
          <w:p w14:paraId="71F5716C" w14:textId="7D302B39" w:rsidR="00BA2D2B" w:rsidRPr="001F42D3" w:rsidRDefault="00BA2D2B" w:rsidP="00CF5627">
            <w:pPr>
              <w:pStyle w:val="TableEntryItalicindent"/>
            </w:pPr>
            <w:r w:rsidRPr="001F42D3">
              <w:t>time</w:t>
            </w:r>
          </w:p>
        </w:tc>
        <w:tc>
          <w:tcPr>
            <w:tcW w:w="724" w:type="dxa"/>
          </w:tcPr>
          <w:p w14:paraId="700D43DA" w14:textId="3BF7263D" w:rsidR="00BA2D2B" w:rsidRPr="001F42D3" w:rsidRDefault="00BA2D2B" w:rsidP="006421A7">
            <w:pPr>
              <w:pStyle w:val="TableEntry"/>
              <w:rPr>
                <w:i/>
              </w:rPr>
            </w:pPr>
            <w:r w:rsidRPr="001F42D3">
              <w:rPr>
                <w:i/>
              </w:rPr>
              <w:t>1</w:t>
            </w:r>
          </w:p>
        </w:tc>
        <w:tc>
          <w:tcPr>
            <w:tcW w:w="810" w:type="dxa"/>
          </w:tcPr>
          <w:p w14:paraId="47F0F9B5" w14:textId="1382C7CE" w:rsidR="00BA2D2B" w:rsidRPr="001F42D3" w:rsidRDefault="00BA2D2B" w:rsidP="006421A7">
            <w:pPr>
              <w:pStyle w:val="TableEntry"/>
              <w:rPr>
                <w:color w:val="FFFFFF"/>
              </w:rPr>
            </w:pPr>
            <w:r w:rsidRPr="001F42D3">
              <w:t>DTM</w:t>
            </w:r>
          </w:p>
        </w:tc>
        <w:tc>
          <w:tcPr>
            <w:tcW w:w="810" w:type="dxa"/>
          </w:tcPr>
          <w:p w14:paraId="02A863CF" w14:textId="1B37F4EB" w:rsidR="00BA2D2B" w:rsidRPr="001F42D3" w:rsidRDefault="00BA2D2B" w:rsidP="006421A7">
            <w:pPr>
              <w:pStyle w:val="TableEntry"/>
              <w:rPr>
                <w:color w:val="FFFFFF"/>
              </w:rPr>
            </w:pPr>
            <w:r w:rsidRPr="001F42D3">
              <w:t>24</w:t>
            </w:r>
          </w:p>
        </w:tc>
        <w:tc>
          <w:tcPr>
            <w:tcW w:w="716" w:type="dxa"/>
          </w:tcPr>
          <w:p w14:paraId="1109A184" w14:textId="4CBB8EFF" w:rsidR="00BA2D2B" w:rsidRPr="001F42D3" w:rsidRDefault="00BA2D2B" w:rsidP="00FB6FC1">
            <w:pPr>
              <w:pStyle w:val="TableEntry"/>
              <w:rPr>
                <w:color w:val="FFFFFF"/>
              </w:rPr>
            </w:pPr>
            <w:r w:rsidRPr="001F42D3">
              <w:t>RE</w:t>
            </w:r>
          </w:p>
        </w:tc>
        <w:tc>
          <w:tcPr>
            <w:tcW w:w="810" w:type="dxa"/>
          </w:tcPr>
          <w:p w14:paraId="398609F7" w14:textId="5269AC3F" w:rsidR="00BA2D2B" w:rsidRPr="001F42D3" w:rsidRDefault="00E86B15" w:rsidP="001F5A5C">
            <w:pPr>
              <w:pStyle w:val="TableEntry"/>
            </w:pPr>
            <w:r w:rsidRPr="001F42D3">
              <w:t>0</w:t>
            </w:r>
          </w:p>
        </w:tc>
        <w:tc>
          <w:tcPr>
            <w:tcW w:w="644" w:type="dxa"/>
          </w:tcPr>
          <w:p w14:paraId="66391E5F" w14:textId="3B01BE09" w:rsidR="00BA2D2B" w:rsidRPr="001F42D3" w:rsidRDefault="00E86B15" w:rsidP="006421A7">
            <w:pPr>
              <w:pStyle w:val="TableEntry"/>
              <w:rPr>
                <w:color w:val="FFFFFF"/>
              </w:rPr>
            </w:pPr>
            <w:r w:rsidRPr="001F42D3">
              <w:t>0</w:t>
            </w:r>
          </w:p>
        </w:tc>
        <w:tc>
          <w:tcPr>
            <w:tcW w:w="706" w:type="dxa"/>
          </w:tcPr>
          <w:p w14:paraId="384F13F4" w14:textId="4CE42E3E" w:rsidR="00BA2D2B" w:rsidRPr="001F42D3" w:rsidRDefault="00BA2D2B" w:rsidP="006421A7">
            <w:pPr>
              <w:pStyle w:val="TableEntry"/>
              <w:rPr>
                <w:color w:val="FFFFFF"/>
              </w:rPr>
            </w:pPr>
            <w:r w:rsidRPr="001F42D3">
              <w:t>1</w:t>
            </w:r>
          </w:p>
        </w:tc>
        <w:tc>
          <w:tcPr>
            <w:tcW w:w="810" w:type="dxa"/>
          </w:tcPr>
          <w:p w14:paraId="4CBD51A1" w14:textId="68CEEB98" w:rsidR="00BA2D2B" w:rsidRPr="001F42D3" w:rsidRDefault="00BA2D2B" w:rsidP="001F5A5C">
            <w:pPr>
              <w:pStyle w:val="TableEntry"/>
            </w:pPr>
          </w:p>
        </w:tc>
        <w:tc>
          <w:tcPr>
            <w:tcW w:w="990" w:type="dxa"/>
          </w:tcPr>
          <w:p w14:paraId="15F16D1A" w14:textId="653115B6" w:rsidR="00BA2D2B" w:rsidRPr="001F42D3" w:rsidRDefault="00BA2D2B" w:rsidP="001F5A5C">
            <w:pPr>
              <w:pStyle w:val="TableEntry"/>
            </w:pPr>
          </w:p>
        </w:tc>
        <w:tc>
          <w:tcPr>
            <w:tcW w:w="1454" w:type="dxa"/>
          </w:tcPr>
          <w:p w14:paraId="69F3293A" w14:textId="271ACBBF" w:rsidR="00BA2D2B" w:rsidRPr="001F42D3" w:rsidRDefault="00BA2D2B" w:rsidP="001F5A5C">
            <w:pPr>
              <w:pStyle w:val="TableEntry"/>
            </w:pPr>
            <w:r w:rsidRPr="001F42D3">
              <w:t>20070422170125</w:t>
            </w:r>
          </w:p>
        </w:tc>
      </w:tr>
      <w:tr w:rsidR="00C40FD5" w:rsidRPr="001F42D3" w14:paraId="7EA8BC4D" w14:textId="77777777" w:rsidTr="00CF5627">
        <w:trPr>
          <w:cantSplit/>
          <w:jc w:val="center"/>
        </w:trPr>
        <w:tc>
          <w:tcPr>
            <w:tcW w:w="1274" w:type="dxa"/>
          </w:tcPr>
          <w:p w14:paraId="74CDFFDA" w14:textId="4A07360D" w:rsidR="00BA2D2B" w:rsidRPr="001F42D3" w:rsidRDefault="00BA2D2B" w:rsidP="006421A7">
            <w:pPr>
              <w:pStyle w:val="TableEntry"/>
            </w:pPr>
            <w:r w:rsidRPr="001F42D3">
              <w:t>Observation Method</w:t>
            </w:r>
          </w:p>
        </w:tc>
        <w:tc>
          <w:tcPr>
            <w:tcW w:w="724" w:type="dxa"/>
          </w:tcPr>
          <w:p w14:paraId="1DDD3DB1" w14:textId="11B17E7F" w:rsidR="00BA2D2B" w:rsidRPr="001F42D3" w:rsidRDefault="00BA2D2B" w:rsidP="006421A7">
            <w:pPr>
              <w:pStyle w:val="TableEntry"/>
            </w:pPr>
            <w:r w:rsidRPr="001F42D3">
              <w:t>17</w:t>
            </w:r>
          </w:p>
        </w:tc>
        <w:tc>
          <w:tcPr>
            <w:tcW w:w="810" w:type="dxa"/>
          </w:tcPr>
          <w:p w14:paraId="4B946D91" w14:textId="614E8595" w:rsidR="00BA2D2B" w:rsidRPr="001F42D3" w:rsidRDefault="00BA2D2B" w:rsidP="006421A7">
            <w:pPr>
              <w:pStyle w:val="TableEntry"/>
              <w:rPr>
                <w:color w:val="FFFFFF"/>
              </w:rPr>
            </w:pPr>
            <w:r w:rsidRPr="001F42D3">
              <w:t>CWE</w:t>
            </w:r>
          </w:p>
        </w:tc>
        <w:tc>
          <w:tcPr>
            <w:tcW w:w="810" w:type="dxa"/>
          </w:tcPr>
          <w:p w14:paraId="183C2B58" w14:textId="1C678EDB" w:rsidR="00BA2D2B" w:rsidRPr="001F42D3" w:rsidRDefault="00BA2D2B" w:rsidP="006421A7">
            <w:pPr>
              <w:pStyle w:val="TableEntry"/>
              <w:rPr>
                <w:color w:val="FFFFFF"/>
              </w:rPr>
            </w:pPr>
            <w:r w:rsidRPr="001F42D3">
              <w:t>478</w:t>
            </w:r>
          </w:p>
        </w:tc>
        <w:tc>
          <w:tcPr>
            <w:tcW w:w="716" w:type="dxa"/>
          </w:tcPr>
          <w:p w14:paraId="57579660" w14:textId="4BE02659" w:rsidR="00BA2D2B" w:rsidRPr="001F42D3" w:rsidRDefault="00BA2D2B" w:rsidP="00FB6FC1">
            <w:pPr>
              <w:pStyle w:val="TableEntry"/>
              <w:rPr>
                <w:color w:val="FFFFFF"/>
              </w:rPr>
            </w:pPr>
            <w:r w:rsidRPr="001F42D3">
              <w:t>O</w:t>
            </w:r>
          </w:p>
        </w:tc>
        <w:tc>
          <w:tcPr>
            <w:tcW w:w="810" w:type="dxa"/>
          </w:tcPr>
          <w:p w14:paraId="5630BEAF" w14:textId="712C0669" w:rsidR="00BA2D2B" w:rsidRPr="001F42D3" w:rsidRDefault="00BA2D2B" w:rsidP="00FB6FC1">
            <w:pPr>
              <w:pStyle w:val="TableEntry"/>
              <w:rPr>
                <w:color w:val="FFFFFF"/>
              </w:rPr>
            </w:pPr>
            <w:r w:rsidRPr="001F42D3">
              <w:t>True</w:t>
            </w:r>
          </w:p>
        </w:tc>
        <w:tc>
          <w:tcPr>
            <w:tcW w:w="644" w:type="dxa"/>
          </w:tcPr>
          <w:p w14:paraId="2710294D" w14:textId="40FEE16E" w:rsidR="00BA2D2B" w:rsidRPr="001F42D3" w:rsidRDefault="00BA2D2B" w:rsidP="006421A7">
            <w:pPr>
              <w:pStyle w:val="TableEntry"/>
              <w:rPr>
                <w:color w:val="FFFFFF"/>
              </w:rPr>
            </w:pPr>
            <w:r w:rsidRPr="001F42D3">
              <w:t>0</w:t>
            </w:r>
          </w:p>
        </w:tc>
        <w:tc>
          <w:tcPr>
            <w:tcW w:w="706" w:type="dxa"/>
          </w:tcPr>
          <w:p w14:paraId="320D2DC4" w14:textId="0D1B1966" w:rsidR="00BA2D2B" w:rsidRPr="001F42D3" w:rsidRDefault="00BA2D2B" w:rsidP="006421A7">
            <w:pPr>
              <w:pStyle w:val="TableEntry"/>
              <w:rPr>
                <w:color w:val="FFFFFF"/>
              </w:rPr>
            </w:pPr>
            <w:r w:rsidRPr="001F42D3">
              <w:t>*</w:t>
            </w:r>
          </w:p>
        </w:tc>
        <w:tc>
          <w:tcPr>
            <w:tcW w:w="810" w:type="dxa"/>
          </w:tcPr>
          <w:p w14:paraId="3EA173EC" w14:textId="63AA08C3" w:rsidR="00BA2D2B" w:rsidRPr="001F42D3" w:rsidRDefault="00BA2D2B" w:rsidP="001F5A5C">
            <w:pPr>
              <w:pStyle w:val="TableEntry"/>
            </w:pPr>
          </w:p>
        </w:tc>
        <w:tc>
          <w:tcPr>
            <w:tcW w:w="990" w:type="dxa"/>
          </w:tcPr>
          <w:p w14:paraId="52E8F5A8" w14:textId="0D1F0F36" w:rsidR="00BA2D2B" w:rsidRPr="001F42D3" w:rsidRDefault="00BA2D2B" w:rsidP="001F5A5C">
            <w:pPr>
              <w:pStyle w:val="TableEntry"/>
            </w:pPr>
          </w:p>
        </w:tc>
        <w:tc>
          <w:tcPr>
            <w:tcW w:w="1454" w:type="dxa"/>
          </w:tcPr>
          <w:p w14:paraId="4E250E77" w14:textId="7B975372" w:rsidR="00BA2D2B" w:rsidRPr="001F42D3" w:rsidRDefault="00BA2D2B" w:rsidP="001F5A5C">
            <w:pPr>
              <w:pStyle w:val="TableEntry"/>
            </w:pPr>
          </w:p>
        </w:tc>
      </w:tr>
      <w:tr w:rsidR="00C40FD5" w:rsidRPr="001F42D3" w14:paraId="721ACE6C" w14:textId="77777777" w:rsidTr="00CF5627">
        <w:trPr>
          <w:cantSplit/>
          <w:jc w:val="center"/>
        </w:trPr>
        <w:tc>
          <w:tcPr>
            <w:tcW w:w="1274" w:type="dxa"/>
          </w:tcPr>
          <w:p w14:paraId="2A4CC458" w14:textId="77692B88" w:rsidR="00BA2D2B" w:rsidRPr="001F42D3" w:rsidRDefault="00BA2D2B" w:rsidP="00CF5627">
            <w:pPr>
              <w:pStyle w:val="TableEntryItalicindent"/>
            </w:pPr>
            <w:r w:rsidRPr="001F42D3">
              <w:t>identifier</w:t>
            </w:r>
          </w:p>
        </w:tc>
        <w:tc>
          <w:tcPr>
            <w:tcW w:w="724" w:type="dxa"/>
          </w:tcPr>
          <w:p w14:paraId="5E152CDF" w14:textId="18B7E8A2" w:rsidR="00BA2D2B" w:rsidRPr="001F42D3" w:rsidRDefault="00BA2D2B" w:rsidP="006421A7">
            <w:pPr>
              <w:pStyle w:val="TableEntry"/>
              <w:rPr>
                <w:i/>
              </w:rPr>
            </w:pPr>
            <w:r w:rsidRPr="001F42D3">
              <w:rPr>
                <w:i/>
              </w:rPr>
              <w:t>1</w:t>
            </w:r>
          </w:p>
        </w:tc>
        <w:tc>
          <w:tcPr>
            <w:tcW w:w="810" w:type="dxa"/>
          </w:tcPr>
          <w:p w14:paraId="6D675D19" w14:textId="62645BCD" w:rsidR="00BA2D2B" w:rsidRPr="001F42D3" w:rsidRDefault="00BA2D2B" w:rsidP="006421A7">
            <w:pPr>
              <w:pStyle w:val="TableEntry"/>
              <w:rPr>
                <w:color w:val="FFFFFF"/>
              </w:rPr>
            </w:pPr>
            <w:r w:rsidRPr="001F42D3">
              <w:t>ST</w:t>
            </w:r>
          </w:p>
        </w:tc>
        <w:tc>
          <w:tcPr>
            <w:tcW w:w="810" w:type="dxa"/>
          </w:tcPr>
          <w:p w14:paraId="316B6C1D" w14:textId="3F22B638" w:rsidR="00BA2D2B" w:rsidRPr="001F42D3" w:rsidRDefault="00BA2D2B" w:rsidP="006421A7">
            <w:pPr>
              <w:pStyle w:val="TableEntry"/>
              <w:rPr>
                <w:color w:val="FFFFFF"/>
              </w:rPr>
            </w:pPr>
            <w:r w:rsidRPr="001F42D3">
              <w:t>20</w:t>
            </w:r>
          </w:p>
        </w:tc>
        <w:tc>
          <w:tcPr>
            <w:tcW w:w="716" w:type="dxa"/>
          </w:tcPr>
          <w:p w14:paraId="011F5AE6" w14:textId="31B547A7" w:rsidR="00BA2D2B" w:rsidRPr="001F42D3" w:rsidRDefault="00BA2D2B" w:rsidP="00FB6FC1">
            <w:pPr>
              <w:pStyle w:val="TableEntry"/>
              <w:rPr>
                <w:color w:val="FFFFFF"/>
              </w:rPr>
            </w:pPr>
            <w:r w:rsidRPr="001F42D3">
              <w:t>R</w:t>
            </w:r>
          </w:p>
        </w:tc>
        <w:tc>
          <w:tcPr>
            <w:tcW w:w="810" w:type="dxa"/>
          </w:tcPr>
          <w:p w14:paraId="2AEECC2C" w14:textId="128AAC2F" w:rsidR="00BA2D2B" w:rsidRPr="001F42D3" w:rsidRDefault="00BA2D2B" w:rsidP="001F5A5C">
            <w:pPr>
              <w:pStyle w:val="TableEntry"/>
            </w:pPr>
          </w:p>
        </w:tc>
        <w:tc>
          <w:tcPr>
            <w:tcW w:w="644" w:type="dxa"/>
          </w:tcPr>
          <w:p w14:paraId="261B8AAE" w14:textId="6CFC4ABB" w:rsidR="00BA2D2B" w:rsidRPr="001F42D3" w:rsidRDefault="00E86B15" w:rsidP="001F5A5C">
            <w:pPr>
              <w:pStyle w:val="TableEntry"/>
              <w:rPr>
                <w:color w:val="FFFFFF"/>
              </w:rPr>
            </w:pPr>
            <w:r w:rsidRPr="001F42D3">
              <w:t>1</w:t>
            </w:r>
          </w:p>
        </w:tc>
        <w:tc>
          <w:tcPr>
            <w:tcW w:w="706" w:type="dxa"/>
          </w:tcPr>
          <w:p w14:paraId="09A3FA43" w14:textId="25CBE8F6" w:rsidR="00BA2D2B" w:rsidRPr="001F42D3" w:rsidRDefault="00BA2D2B" w:rsidP="006421A7">
            <w:pPr>
              <w:pStyle w:val="TableEntry"/>
              <w:rPr>
                <w:color w:val="FFFFFF"/>
              </w:rPr>
            </w:pPr>
            <w:r w:rsidRPr="001F42D3">
              <w:t>1</w:t>
            </w:r>
          </w:p>
        </w:tc>
        <w:tc>
          <w:tcPr>
            <w:tcW w:w="810" w:type="dxa"/>
          </w:tcPr>
          <w:p w14:paraId="72C48B48" w14:textId="1AB4F71E" w:rsidR="00BA2D2B" w:rsidRPr="001F42D3" w:rsidRDefault="00BA2D2B" w:rsidP="001F5A5C">
            <w:pPr>
              <w:pStyle w:val="TableEntry"/>
            </w:pPr>
          </w:p>
        </w:tc>
        <w:tc>
          <w:tcPr>
            <w:tcW w:w="990" w:type="dxa"/>
          </w:tcPr>
          <w:p w14:paraId="79202E6B" w14:textId="2B78F3E5" w:rsidR="00BA2D2B" w:rsidRPr="001F42D3" w:rsidRDefault="00BA2D2B" w:rsidP="001F5A5C">
            <w:pPr>
              <w:pStyle w:val="TableEntry"/>
            </w:pPr>
          </w:p>
        </w:tc>
        <w:tc>
          <w:tcPr>
            <w:tcW w:w="1454" w:type="dxa"/>
          </w:tcPr>
          <w:p w14:paraId="62A1BE9F" w14:textId="5A31624B" w:rsidR="00BA2D2B" w:rsidRPr="001F42D3" w:rsidRDefault="00BA2D2B" w:rsidP="001F5A5C">
            <w:pPr>
              <w:pStyle w:val="TableEntry"/>
            </w:pPr>
          </w:p>
        </w:tc>
      </w:tr>
      <w:tr w:rsidR="00C40FD5" w:rsidRPr="001F42D3" w14:paraId="1818FF67" w14:textId="77777777" w:rsidTr="00CF5627">
        <w:trPr>
          <w:cantSplit/>
          <w:jc w:val="center"/>
        </w:trPr>
        <w:tc>
          <w:tcPr>
            <w:tcW w:w="1274" w:type="dxa"/>
          </w:tcPr>
          <w:p w14:paraId="096DFE52" w14:textId="3394C9BD" w:rsidR="00BA2D2B" w:rsidRPr="001F42D3" w:rsidRDefault="00BA2D2B" w:rsidP="006421A7">
            <w:pPr>
              <w:pStyle w:val="TableEntry"/>
              <w:rPr>
                <w:i/>
              </w:rPr>
            </w:pPr>
            <w:r w:rsidRPr="001F42D3">
              <w:rPr>
                <w:i/>
              </w:rPr>
              <w:t>text</w:t>
            </w:r>
          </w:p>
        </w:tc>
        <w:tc>
          <w:tcPr>
            <w:tcW w:w="724" w:type="dxa"/>
          </w:tcPr>
          <w:p w14:paraId="5BC257A5" w14:textId="6E0C201D" w:rsidR="00BA2D2B" w:rsidRPr="001F42D3" w:rsidRDefault="00BA2D2B" w:rsidP="006421A7">
            <w:pPr>
              <w:pStyle w:val="TableEntry"/>
              <w:rPr>
                <w:i/>
              </w:rPr>
            </w:pPr>
            <w:r w:rsidRPr="001F42D3">
              <w:rPr>
                <w:i/>
              </w:rPr>
              <w:t>2</w:t>
            </w:r>
          </w:p>
        </w:tc>
        <w:tc>
          <w:tcPr>
            <w:tcW w:w="810" w:type="dxa"/>
          </w:tcPr>
          <w:p w14:paraId="49A93633" w14:textId="6238EB2C" w:rsidR="00BA2D2B" w:rsidRPr="001F42D3" w:rsidRDefault="00BA2D2B" w:rsidP="006421A7">
            <w:pPr>
              <w:pStyle w:val="TableEntry"/>
              <w:rPr>
                <w:color w:val="FFFFFF"/>
              </w:rPr>
            </w:pPr>
            <w:r w:rsidRPr="001F42D3">
              <w:t>ST</w:t>
            </w:r>
          </w:p>
        </w:tc>
        <w:tc>
          <w:tcPr>
            <w:tcW w:w="810" w:type="dxa"/>
          </w:tcPr>
          <w:p w14:paraId="7B911386" w14:textId="3CA2F3E4" w:rsidR="00BA2D2B" w:rsidRPr="001F42D3" w:rsidRDefault="00BA2D2B" w:rsidP="006421A7">
            <w:pPr>
              <w:pStyle w:val="TableEntry"/>
              <w:rPr>
                <w:color w:val="FFFFFF"/>
              </w:rPr>
            </w:pPr>
            <w:r w:rsidRPr="001F42D3">
              <w:t>199</w:t>
            </w:r>
          </w:p>
        </w:tc>
        <w:tc>
          <w:tcPr>
            <w:tcW w:w="716" w:type="dxa"/>
          </w:tcPr>
          <w:p w14:paraId="07A6E316" w14:textId="527343CD" w:rsidR="00BA2D2B" w:rsidRPr="001F42D3" w:rsidRDefault="00BA2D2B" w:rsidP="00FB6FC1">
            <w:pPr>
              <w:pStyle w:val="TableEntry"/>
              <w:rPr>
                <w:color w:val="FFFFFF"/>
              </w:rPr>
            </w:pPr>
            <w:r w:rsidRPr="001F42D3">
              <w:t>R</w:t>
            </w:r>
          </w:p>
        </w:tc>
        <w:tc>
          <w:tcPr>
            <w:tcW w:w="810" w:type="dxa"/>
          </w:tcPr>
          <w:p w14:paraId="28626995" w14:textId="2AFCDE60" w:rsidR="00BA2D2B" w:rsidRPr="001F42D3" w:rsidRDefault="00BA2D2B" w:rsidP="001F5A5C">
            <w:pPr>
              <w:pStyle w:val="TableEntry"/>
            </w:pPr>
          </w:p>
        </w:tc>
        <w:tc>
          <w:tcPr>
            <w:tcW w:w="644" w:type="dxa"/>
          </w:tcPr>
          <w:p w14:paraId="62794182" w14:textId="41EBC69E" w:rsidR="00BA2D2B" w:rsidRPr="001F42D3" w:rsidRDefault="00E86B15" w:rsidP="006421A7">
            <w:pPr>
              <w:pStyle w:val="TableEntry"/>
              <w:rPr>
                <w:color w:val="FFFFFF"/>
              </w:rPr>
            </w:pPr>
            <w:r w:rsidRPr="001F42D3">
              <w:t>1</w:t>
            </w:r>
          </w:p>
        </w:tc>
        <w:tc>
          <w:tcPr>
            <w:tcW w:w="706" w:type="dxa"/>
          </w:tcPr>
          <w:p w14:paraId="60D303E6" w14:textId="0D2F68A7" w:rsidR="00BA2D2B" w:rsidRPr="001F42D3" w:rsidRDefault="00BA2D2B" w:rsidP="006421A7">
            <w:pPr>
              <w:pStyle w:val="TableEntry"/>
              <w:rPr>
                <w:color w:val="FFFFFF"/>
              </w:rPr>
            </w:pPr>
            <w:r w:rsidRPr="001F42D3">
              <w:t>1</w:t>
            </w:r>
          </w:p>
        </w:tc>
        <w:tc>
          <w:tcPr>
            <w:tcW w:w="810" w:type="dxa"/>
          </w:tcPr>
          <w:p w14:paraId="1A496912" w14:textId="6ECE8C8E" w:rsidR="00BA2D2B" w:rsidRPr="001F42D3" w:rsidRDefault="00BA2D2B" w:rsidP="001F5A5C">
            <w:pPr>
              <w:pStyle w:val="TableEntry"/>
            </w:pPr>
          </w:p>
        </w:tc>
        <w:tc>
          <w:tcPr>
            <w:tcW w:w="990" w:type="dxa"/>
          </w:tcPr>
          <w:p w14:paraId="0D509B34" w14:textId="04F32524" w:rsidR="00BA2D2B" w:rsidRPr="001F42D3" w:rsidRDefault="00BA2D2B" w:rsidP="001F5A5C">
            <w:pPr>
              <w:pStyle w:val="TableEntry"/>
            </w:pPr>
          </w:p>
        </w:tc>
        <w:tc>
          <w:tcPr>
            <w:tcW w:w="1454" w:type="dxa"/>
          </w:tcPr>
          <w:p w14:paraId="685ECE30" w14:textId="7EE48BCC" w:rsidR="00BA2D2B" w:rsidRPr="001F42D3" w:rsidRDefault="00BA2D2B" w:rsidP="001F5A5C">
            <w:pPr>
              <w:pStyle w:val="TableEntry"/>
            </w:pPr>
          </w:p>
        </w:tc>
      </w:tr>
      <w:tr w:rsidR="00C40FD5" w:rsidRPr="001F42D3" w14:paraId="73F5A558" w14:textId="77777777" w:rsidTr="00CF5627">
        <w:trPr>
          <w:cantSplit/>
          <w:jc w:val="center"/>
        </w:trPr>
        <w:tc>
          <w:tcPr>
            <w:tcW w:w="1274" w:type="dxa"/>
          </w:tcPr>
          <w:p w14:paraId="120ABE7B" w14:textId="20D41A61" w:rsidR="00BA2D2B" w:rsidRPr="001F42D3" w:rsidRDefault="00BA2D2B" w:rsidP="006421A7">
            <w:pPr>
              <w:pStyle w:val="TableEntry"/>
            </w:pPr>
            <w:r w:rsidRPr="001F42D3">
              <w:t>Equipment Instance Identifier</w:t>
            </w:r>
          </w:p>
        </w:tc>
        <w:tc>
          <w:tcPr>
            <w:tcW w:w="724" w:type="dxa"/>
          </w:tcPr>
          <w:p w14:paraId="413A20AB" w14:textId="0404CC17" w:rsidR="00BA2D2B" w:rsidRPr="001F42D3" w:rsidRDefault="00BA2D2B" w:rsidP="006421A7">
            <w:pPr>
              <w:pStyle w:val="TableEntry"/>
            </w:pPr>
            <w:r w:rsidRPr="001F42D3">
              <w:t>18</w:t>
            </w:r>
          </w:p>
        </w:tc>
        <w:tc>
          <w:tcPr>
            <w:tcW w:w="810" w:type="dxa"/>
          </w:tcPr>
          <w:p w14:paraId="6E040B7F" w14:textId="47164175" w:rsidR="00BA2D2B" w:rsidRPr="001F42D3" w:rsidRDefault="00BA2D2B" w:rsidP="001F5A5C">
            <w:pPr>
              <w:pStyle w:val="TableEntry"/>
              <w:rPr>
                <w:color w:val="FFFFFF"/>
              </w:rPr>
            </w:pPr>
            <w:r w:rsidRPr="001F42D3">
              <w:t>EI</w:t>
            </w:r>
          </w:p>
        </w:tc>
        <w:tc>
          <w:tcPr>
            <w:tcW w:w="810" w:type="dxa"/>
          </w:tcPr>
          <w:p w14:paraId="2C39FD00" w14:textId="3BD9FAB3" w:rsidR="00BA2D2B" w:rsidRPr="001F42D3" w:rsidRDefault="00BA2D2B" w:rsidP="006421A7">
            <w:pPr>
              <w:pStyle w:val="TableEntry"/>
              <w:rPr>
                <w:color w:val="FFFFFF"/>
              </w:rPr>
            </w:pPr>
            <w:r w:rsidRPr="001F42D3">
              <w:t>424</w:t>
            </w:r>
          </w:p>
        </w:tc>
        <w:tc>
          <w:tcPr>
            <w:tcW w:w="716" w:type="dxa"/>
          </w:tcPr>
          <w:p w14:paraId="47ABB833" w14:textId="34736CA9" w:rsidR="00BA2D2B" w:rsidRPr="001F42D3" w:rsidRDefault="00BA2D2B" w:rsidP="006421A7">
            <w:pPr>
              <w:pStyle w:val="TableEntry"/>
              <w:rPr>
                <w:color w:val="FFFFFF"/>
              </w:rPr>
            </w:pPr>
            <w:r w:rsidRPr="001F42D3">
              <w:t>O</w:t>
            </w:r>
          </w:p>
        </w:tc>
        <w:tc>
          <w:tcPr>
            <w:tcW w:w="810" w:type="dxa"/>
          </w:tcPr>
          <w:p w14:paraId="21C65625" w14:textId="4B1C5BBF" w:rsidR="00BA2D2B" w:rsidRPr="001F42D3" w:rsidRDefault="00BA2D2B" w:rsidP="006421A7">
            <w:pPr>
              <w:pStyle w:val="TableEntry"/>
              <w:rPr>
                <w:color w:val="FFFFFF"/>
              </w:rPr>
            </w:pPr>
            <w:r w:rsidRPr="001F42D3">
              <w:t>True</w:t>
            </w:r>
          </w:p>
        </w:tc>
        <w:tc>
          <w:tcPr>
            <w:tcW w:w="644" w:type="dxa"/>
          </w:tcPr>
          <w:p w14:paraId="50E38635" w14:textId="19F88BC0" w:rsidR="00BA2D2B" w:rsidRPr="001F42D3" w:rsidRDefault="00BA2D2B" w:rsidP="006421A7">
            <w:pPr>
              <w:pStyle w:val="TableEntry"/>
              <w:rPr>
                <w:color w:val="FFFFFF"/>
              </w:rPr>
            </w:pPr>
            <w:r w:rsidRPr="001F42D3">
              <w:t>0</w:t>
            </w:r>
          </w:p>
        </w:tc>
        <w:tc>
          <w:tcPr>
            <w:tcW w:w="706" w:type="dxa"/>
          </w:tcPr>
          <w:p w14:paraId="43A08502" w14:textId="6F1604A9" w:rsidR="00BA2D2B" w:rsidRPr="001F42D3" w:rsidRDefault="00BA2D2B" w:rsidP="006421A7">
            <w:pPr>
              <w:pStyle w:val="TableEntry"/>
              <w:rPr>
                <w:color w:val="FFFFFF"/>
              </w:rPr>
            </w:pPr>
            <w:r w:rsidRPr="001F42D3">
              <w:t>*</w:t>
            </w:r>
          </w:p>
        </w:tc>
        <w:tc>
          <w:tcPr>
            <w:tcW w:w="810" w:type="dxa"/>
          </w:tcPr>
          <w:p w14:paraId="001B6AD5" w14:textId="3ABDC546" w:rsidR="00BA2D2B" w:rsidRPr="001F42D3" w:rsidRDefault="00BA2D2B" w:rsidP="001F5A5C">
            <w:pPr>
              <w:pStyle w:val="TableEntry"/>
            </w:pPr>
          </w:p>
        </w:tc>
        <w:tc>
          <w:tcPr>
            <w:tcW w:w="990" w:type="dxa"/>
          </w:tcPr>
          <w:p w14:paraId="36DE1D55" w14:textId="1D45EE44" w:rsidR="00BA2D2B" w:rsidRPr="001F42D3" w:rsidRDefault="00BA2D2B" w:rsidP="001F5A5C">
            <w:pPr>
              <w:pStyle w:val="TableEntry"/>
            </w:pPr>
          </w:p>
        </w:tc>
        <w:tc>
          <w:tcPr>
            <w:tcW w:w="1454" w:type="dxa"/>
          </w:tcPr>
          <w:p w14:paraId="02182950" w14:textId="1ED26665" w:rsidR="00BA2D2B" w:rsidRPr="001F42D3" w:rsidRDefault="00BA2D2B" w:rsidP="001F5A5C">
            <w:pPr>
              <w:pStyle w:val="TableEntry"/>
            </w:pPr>
          </w:p>
        </w:tc>
      </w:tr>
      <w:tr w:rsidR="00C40FD5" w:rsidRPr="001F42D3" w14:paraId="1160E2D0" w14:textId="77777777" w:rsidTr="00CF5627">
        <w:trPr>
          <w:cantSplit/>
          <w:jc w:val="center"/>
        </w:trPr>
        <w:tc>
          <w:tcPr>
            <w:tcW w:w="1274" w:type="dxa"/>
          </w:tcPr>
          <w:p w14:paraId="31D52585" w14:textId="08AEF34E" w:rsidR="00BA2D2B" w:rsidRPr="001F42D3" w:rsidRDefault="00BA2D2B" w:rsidP="00CF5627">
            <w:pPr>
              <w:pStyle w:val="TableEntryItalicindent"/>
            </w:pPr>
            <w:r w:rsidRPr="001F42D3">
              <w:t>entity identifier</w:t>
            </w:r>
          </w:p>
        </w:tc>
        <w:tc>
          <w:tcPr>
            <w:tcW w:w="724" w:type="dxa"/>
          </w:tcPr>
          <w:p w14:paraId="590D3628" w14:textId="3AB8BD2B" w:rsidR="00BA2D2B" w:rsidRPr="001F42D3" w:rsidRDefault="00BA2D2B" w:rsidP="00AD69C9">
            <w:pPr>
              <w:pStyle w:val="TableEntry"/>
              <w:rPr>
                <w:i/>
              </w:rPr>
            </w:pPr>
            <w:r w:rsidRPr="001F42D3">
              <w:rPr>
                <w:i/>
              </w:rPr>
              <w:t>1</w:t>
            </w:r>
          </w:p>
        </w:tc>
        <w:tc>
          <w:tcPr>
            <w:tcW w:w="810" w:type="dxa"/>
          </w:tcPr>
          <w:p w14:paraId="6AE38A60" w14:textId="5C3DFF8C" w:rsidR="00BA2D2B" w:rsidRPr="001F42D3" w:rsidRDefault="00BA2D2B" w:rsidP="00AD69C9">
            <w:pPr>
              <w:pStyle w:val="TableEntry"/>
              <w:rPr>
                <w:color w:val="FFFFFF"/>
              </w:rPr>
            </w:pPr>
            <w:r w:rsidRPr="001F42D3">
              <w:t>ST</w:t>
            </w:r>
          </w:p>
        </w:tc>
        <w:tc>
          <w:tcPr>
            <w:tcW w:w="810" w:type="dxa"/>
          </w:tcPr>
          <w:p w14:paraId="364069A8" w14:textId="51819166" w:rsidR="00BA2D2B" w:rsidRPr="001F42D3" w:rsidRDefault="00BA2D2B" w:rsidP="00AD69C9">
            <w:pPr>
              <w:pStyle w:val="TableEntry"/>
              <w:rPr>
                <w:color w:val="FFFFFF"/>
              </w:rPr>
            </w:pPr>
            <w:r w:rsidRPr="001F42D3">
              <w:t>199</w:t>
            </w:r>
          </w:p>
        </w:tc>
        <w:tc>
          <w:tcPr>
            <w:tcW w:w="716" w:type="dxa"/>
          </w:tcPr>
          <w:p w14:paraId="60221158" w14:textId="72B3D356" w:rsidR="00BA2D2B" w:rsidRPr="001F42D3" w:rsidRDefault="00BA2D2B" w:rsidP="00AD69C9">
            <w:pPr>
              <w:pStyle w:val="TableEntry"/>
              <w:rPr>
                <w:color w:val="FFFFFF"/>
              </w:rPr>
            </w:pPr>
            <w:r w:rsidRPr="001F42D3">
              <w:t>O</w:t>
            </w:r>
          </w:p>
        </w:tc>
        <w:tc>
          <w:tcPr>
            <w:tcW w:w="810" w:type="dxa"/>
          </w:tcPr>
          <w:p w14:paraId="16004978" w14:textId="77BF8FE9" w:rsidR="00BA2D2B" w:rsidRPr="001F42D3" w:rsidRDefault="00BA2D2B" w:rsidP="001F5A5C">
            <w:pPr>
              <w:pStyle w:val="TableEntry"/>
            </w:pPr>
          </w:p>
        </w:tc>
        <w:tc>
          <w:tcPr>
            <w:tcW w:w="644" w:type="dxa"/>
          </w:tcPr>
          <w:p w14:paraId="240F34AC" w14:textId="0B00DFA6" w:rsidR="00BA2D2B" w:rsidRPr="001F42D3" w:rsidRDefault="00BA2D2B" w:rsidP="006421A7">
            <w:pPr>
              <w:pStyle w:val="TableEntry"/>
              <w:rPr>
                <w:color w:val="FFFFFF"/>
              </w:rPr>
            </w:pPr>
            <w:r w:rsidRPr="001F42D3">
              <w:t>0</w:t>
            </w:r>
          </w:p>
        </w:tc>
        <w:tc>
          <w:tcPr>
            <w:tcW w:w="706" w:type="dxa"/>
          </w:tcPr>
          <w:p w14:paraId="7664672C" w14:textId="3B909C7A" w:rsidR="00BA2D2B" w:rsidRPr="001F42D3" w:rsidRDefault="00BA2D2B" w:rsidP="006421A7">
            <w:pPr>
              <w:pStyle w:val="TableEntry"/>
              <w:rPr>
                <w:color w:val="FFFFFF"/>
              </w:rPr>
            </w:pPr>
            <w:r w:rsidRPr="001F42D3">
              <w:t>1</w:t>
            </w:r>
          </w:p>
        </w:tc>
        <w:tc>
          <w:tcPr>
            <w:tcW w:w="810" w:type="dxa"/>
          </w:tcPr>
          <w:p w14:paraId="04D70823" w14:textId="35CFBE80" w:rsidR="00BA2D2B" w:rsidRPr="001F42D3" w:rsidRDefault="00BA2D2B" w:rsidP="001F5A5C">
            <w:pPr>
              <w:pStyle w:val="TableEntry"/>
            </w:pPr>
          </w:p>
        </w:tc>
        <w:tc>
          <w:tcPr>
            <w:tcW w:w="990" w:type="dxa"/>
          </w:tcPr>
          <w:p w14:paraId="485FD1A6" w14:textId="7DCC0798" w:rsidR="00BA2D2B" w:rsidRPr="001F42D3" w:rsidRDefault="00BA2D2B" w:rsidP="001F5A5C">
            <w:pPr>
              <w:pStyle w:val="TableEntry"/>
            </w:pPr>
          </w:p>
        </w:tc>
        <w:tc>
          <w:tcPr>
            <w:tcW w:w="1454" w:type="dxa"/>
          </w:tcPr>
          <w:p w14:paraId="1EFAAA38" w14:textId="174C3CEB" w:rsidR="00BA2D2B" w:rsidRPr="001F42D3" w:rsidRDefault="00BA2D2B" w:rsidP="001F5A5C">
            <w:pPr>
              <w:pStyle w:val="TableEntry"/>
            </w:pPr>
          </w:p>
        </w:tc>
      </w:tr>
    </w:tbl>
    <w:p w14:paraId="4CEA0F71" w14:textId="77777777" w:rsidR="00B11855" w:rsidRPr="001F42D3" w:rsidRDefault="003D003E" w:rsidP="00D55F5E">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412BAB7C" w14:textId="77777777" w:rsidR="008E1C27" w:rsidRPr="001F42D3" w:rsidRDefault="008E1C27" w:rsidP="00D55F5E">
      <w:pPr>
        <w:pStyle w:val="BodyText"/>
      </w:pPr>
    </w:p>
    <w:p w14:paraId="43192509" w14:textId="0E5DD7C7" w:rsidR="00B11855" w:rsidRPr="001F42D3" w:rsidRDefault="003D003E" w:rsidP="00D55F5E">
      <w:pPr>
        <w:pStyle w:val="BodyText"/>
      </w:pPr>
      <w:r w:rsidRPr="001F42D3">
        <w:t xml:space="preserve">OBX-1 Set ID – This field contains the sequence number. </w:t>
      </w:r>
    </w:p>
    <w:p w14:paraId="36AE956C" w14:textId="1996512E" w:rsidR="00B11855" w:rsidRPr="001F42D3" w:rsidRDefault="003D003E" w:rsidP="00D55F5E">
      <w:pPr>
        <w:pStyle w:val="BodyText"/>
      </w:pPr>
      <w:r w:rsidRPr="001F42D3">
        <w:lastRenderedPageBreak/>
        <w:t xml:space="preserve">OBX-2 Value Type – The </w:t>
      </w:r>
      <w:r w:rsidR="006D613E" w:rsidRPr="001F42D3">
        <w:t>HL7</w:t>
      </w:r>
      <w:r w:rsidR="00995105" w:rsidRPr="001F42D3">
        <w:t xml:space="preserve"> </w:t>
      </w:r>
      <w:r w:rsidRPr="001F42D3">
        <w:t xml:space="preserve">data type of the Observation Value will depend on the P11073_10103 term data type, as shown in </w:t>
      </w:r>
      <w:r w:rsidR="00CA3A2C" w:rsidRPr="001F42D3">
        <w:t>Table</w:t>
      </w:r>
      <w:r w:rsidRPr="001F42D3">
        <w:t xml:space="preserve"> 3.9.4.1.2</w:t>
      </w:r>
      <w:r w:rsidR="002924C0" w:rsidRPr="001F42D3">
        <w:t>.5-2</w:t>
      </w:r>
      <w:r w:rsidRPr="001F42D3">
        <w:t>.</w:t>
      </w:r>
    </w:p>
    <w:p w14:paraId="4317004A" w14:textId="36B50E54" w:rsidR="00B11855" w:rsidRPr="001F42D3" w:rsidRDefault="003D003E" w:rsidP="00CF5627">
      <w:pPr>
        <w:pStyle w:val="TableTitle"/>
      </w:pPr>
      <w:r w:rsidRPr="001F42D3">
        <w:t>Table 3.9.4.1.</w:t>
      </w:r>
      <w:proofErr w:type="gramStart"/>
      <w:r w:rsidRPr="001F42D3">
        <w:t>2.5</w:t>
      </w:r>
      <w:proofErr w:type="gramEnd"/>
      <w:r w:rsidR="005D79DE" w:rsidRPr="001F42D3">
        <w:rPr>
          <w:rFonts w:eastAsia="MS Gothic"/>
        </w:rPr>
        <w:t>-</w:t>
      </w:r>
      <w:r w:rsidR="00E86B15" w:rsidRPr="001F42D3">
        <w:t>2</w:t>
      </w:r>
      <w:r w:rsidRPr="001F42D3">
        <w:t xml:space="preserve">: IEEE to </w:t>
      </w:r>
      <w:r w:rsidR="006D613E" w:rsidRPr="001F42D3">
        <w:t>HL7</w:t>
      </w:r>
      <w:r w:rsidR="00995105" w:rsidRPr="001F42D3">
        <w:t xml:space="preserve"> </w:t>
      </w:r>
      <w:r w:rsidRPr="001F42D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1F42D3" w14:paraId="764B3943" w14:textId="77777777" w:rsidTr="00A17802">
        <w:trPr>
          <w:cantSplit/>
          <w:tblHeader/>
          <w:jc w:val="center"/>
        </w:trPr>
        <w:tc>
          <w:tcPr>
            <w:tcW w:w="5336" w:type="dxa"/>
            <w:shd w:val="clear" w:color="auto" w:fill="D9D9D9"/>
          </w:tcPr>
          <w:p w14:paraId="6472E867" w14:textId="77777777" w:rsidR="00B11855" w:rsidRPr="001F42D3" w:rsidRDefault="003D003E" w:rsidP="0048497C">
            <w:pPr>
              <w:pStyle w:val="TableEntryHeader"/>
            </w:pPr>
            <w:r w:rsidRPr="001F42D3">
              <w:t>Applicable IEEE 11073 MDC_IDC types</w:t>
            </w:r>
          </w:p>
        </w:tc>
        <w:tc>
          <w:tcPr>
            <w:tcW w:w="2160" w:type="dxa"/>
            <w:shd w:val="clear" w:color="auto" w:fill="D9D9D9"/>
          </w:tcPr>
          <w:p w14:paraId="274AA93C" w14:textId="5AF38455" w:rsidR="00B11855" w:rsidRPr="001F42D3" w:rsidRDefault="006D613E" w:rsidP="0048497C">
            <w:pPr>
              <w:pStyle w:val="TableEntryHeader"/>
            </w:pPr>
            <w:r w:rsidRPr="001F42D3">
              <w:t>HL7</w:t>
            </w:r>
            <w:r w:rsidR="00995105" w:rsidRPr="001F42D3">
              <w:t xml:space="preserve"> </w:t>
            </w:r>
            <w:r w:rsidR="003D003E" w:rsidRPr="001F42D3">
              <w:t>v2 data type</w:t>
            </w:r>
          </w:p>
        </w:tc>
      </w:tr>
      <w:tr w:rsidR="00B11855" w:rsidRPr="001F42D3" w14:paraId="76F68987" w14:textId="77777777" w:rsidTr="00A17802">
        <w:trPr>
          <w:cantSplit/>
          <w:jc w:val="center"/>
        </w:trPr>
        <w:tc>
          <w:tcPr>
            <w:tcW w:w="5336" w:type="dxa"/>
          </w:tcPr>
          <w:p w14:paraId="3EE0B0B5" w14:textId="77777777" w:rsidR="00B11855" w:rsidRPr="001F42D3" w:rsidRDefault="003D003E" w:rsidP="0048497C">
            <w:pPr>
              <w:pStyle w:val="TableEntry"/>
            </w:pPr>
            <w:r w:rsidRPr="001F42D3">
              <w:t xml:space="preserve">String </w:t>
            </w:r>
          </w:p>
        </w:tc>
        <w:tc>
          <w:tcPr>
            <w:tcW w:w="2160" w:type="dxa"/>
          </w:tcPr>
          <w:p w14:paraId="4CE7E2D9" w14:textId="77777777" w:rsidR="00B11855" w:rsidRPr="001F42D3" w:rsidRDefault="003D003E" w:rsidP="0048497C">
            <w:pPr>
              <w:pStyle w:val="TableEntry"/>
            </w:pPr>
            <w:r w:rsidRPr="001F42D3">
              <w:t>ST</w:t>
            </w:r>
          </w:p>
        </w:tc>
      </w:tr>
      <w:tr w:rsidR="00B11855" w:rsidRPr="001F42D3" w14:paraId="231D5488" w14:textId="77777777" w:rsidTr="00A17802">
        <w:trPr>
          <w:cantSplit/>
          <w:jc w:val="center"/>
        </w:trPr>
        <w:tc>
          <w:tcPr>
            <w:tcW w:w="5336" w:type="dxa"/>
          </w:tcPr>
          <w:p w14:paraId="6B06F30E" w14:textId="77777777" w:rsidR="00B11855" w:rsidRPr="001F42D3" w:rsidRDefault="003D003E" w:rsidP="0048497C">
            <w:pPr>
              <w:pStyle w:val="TableEntry"/>
            </w:pPr>
            <w:r w:rsidRPr="001F42D3">
              <w:t>Enumerated</w:t>
            </w:r>
          </w:p>
        </w:tc>
        <w:tc>
          <w:tcPr>
            <w:tcW w:w="2160" w:type="dxa"/>
          </w:tcPr>
          <w:p w14:paraId="04A75966" w14:textId="77777777" w:rsidR="00B11855" w:rsidRPr="001F42D3" w:rsidRDefault="003D003E" w:rsidP="0048497C">
            <w:pPr>
              <w:pStyle w:val="TableEntry"/>
            </w:pPr>
            <w:r w:rsidRPr="001F42D3">
              <w:t>CWE or CNE</w:t>
            </w:r>
          </w:p>
        </w:tc>
      </w:tr>
      <w:tr w:rsidR="00B11855" w:rsidRPr="001F42D3" w14:paraId="04769B5F" w14:textId="77777777" w:rsidTr="00A17802">
        <w:trPr>
          <w:cantSplit/>
          <w:jc w:val="center"/>
        </w:trPr>
        <w:tc>
          <w:tcPr>
            <w:tcW w:w="5336" w:type="dxa"/>
          </w:tcPr>
          <w:p w14:paraId="37409AE8" w14:textId="77777777" w:rsidR="00B11855" w:rsidRPr="001F42D3" w:rsidRDefault="003D003E" w:rsidP="0048497C">
            <w:pPr>
              <w:pStyle w:val="TableEntry"/>
            </w:pPr>
            <w:r w:rsidRPr="001F42D3">
              <w:t>Date Time</w:t>
            </w:r>
          </w:p>
        </w:tc>
        <w:tc>
          <w:tcPr>
            <w:tcW w:w="2160" w:type="dxa"/>
          </w:tcPr>
          <w:p w14:paraId="44838448" w14:textId="77777777" w:rsidR="00B11855" w:rsidRPr="001F42D3" w:rsidRDefault="003D003E" w:rsidP="0048497C">
            <w:pPr>
              <w:pStyle w:val="TableEntry"/>
            </w:pPr>
            <w:r w:rsidRPr="001F42D3">
              <w:t>DTM</w:t>
            </w:r>
          </w:p>
        </w:tc>
      </w:tr>
      <w:tr w:rsidR="00B11855" w:rsidRPr="001F42D3" w14:paraId="62D484B4" w14:textId="77777777" w:rsidTr="00A17802">
        <w:trPr>
          <w:cantSplit/>
          <w:jc w:val="center"/>
        </w:trPr>
        <w:tc>
          <w:tcPr>
            <w:tcW w:w="5336" w:type="dxa"/>
          </w:tcPr>
          <w:p w14:paraId="55333D7D" w14:textId="77777777" w:rsidR="00B11855" w:rsidRPr="001F42D3" w:rsidRDefault="003D003E" w:rsidP="0048497C">
            <w:pPr>
              <w:pStyle w:val="TableEntry"/>
            </w:pPr>
            <w:r w:rsidRPr="001F42D3">
              <w:t>Numeric</w:t>
            </w:r>
          </w:p>
        </w:tc>
        <w:tc>
          <w:tcPr>
            <w:tcW w:w="2160" w:type="dxa"/>
          </w:tcPr>
          <w:p w14:paraId="29CAC42C" w14:textId="77777777" w:rsidR="00B11855" w:rsidRPr="001F42D3" w:rsidRDefault="003D003E" w:rsidP="0048497C">
            <w:pPr>
              <w:pStyle w:val="TableEntry"/>
            </w:pPr>
            <w:r w:rsidRPr="001F42D3">
              <w:t>NM</w:t>
            </w:r>
          </w:p>
        </w:tc>
      </w:tr>
      <w:tr w:rsidR="00B11855" w:rsidRPr="001F42D3" w14:paraId="4507D719" w14:textId="77777777" w:rsidTr="00A17802">
        <w:trPr>
          <w:cantSplit/>
          <w:jc w:val="center"/>
        </w:trPr>
        <w:tc>
          <w:tcPr>
            <w:tcW w:w="5336" w:type="dxa"/>
          </w:tcPr>
          <w:p w14:paraId="0DF3DA7D" w14:textId="77777777" w:rsidR="00B11855" w:rsidRPr="001F42D3" w:rsidRDefault="003D003E" w:rsidP="0048497C">
            <w:pPr>
              <w:pStyle w:val="TableEntry"/>
            </w:pPr>
            <w:r w:rsidRPr="001F42D3">
              <w:t>Structured Numeric</w:t>
            </w:r>
          </w:p>
        </w:tc>
        <w:tc>
          <w:tcPr>
            <w:tcW w:w="2160" w:type="dxa"/>
          </w:tcPr>
          <w:p w14:paraId="5F11B2DE" w14:textId="40C26BAF" w:rsidR="00B11855" w:rsidRPr="001F42D3" w:rsidRDefault="003D003E" w:rsidP="0048497C">
            <w:pPr>
              <w:pStyle w:val="TableEntry"/>
            </w:pPr>
            <w:r w:rsidRPr="001F42D3">
              <w:t>SN (</w:t>
            </w:r>
            <w:r w:rsidR="005B0C7C" w:rsidRPr="001F42D3">
              <w:t>s</w:t>
            </w:r>
            <w:r w:rsidRPr="001F42D3">
              <w:t>ee Note)</w:t>
            </w:r>
          </w:p>
        </w:tc>
      </w:tr>
      <w:tr w:rsidR="00360D3E" w:rsidRPr="001F42D3" w14:paraId="33B1DA83" w14:textId="77777777" w:rsidTr="00A17802">
        <w:trPr>
          <w:cantSplit/>
          <w:jc w:val="center"/>
        </w:trPr>
        <w:tc>
          <w:tcPr>
            <w:tcW w:w="5336" w:type="dxa"/>
          </w:tcPr>
          <w:p w14:paraId="5A1D9130" w14:textId="7CF0C76B" w:rsidR="00360D3E" w:rsidRPr="001F42D3" w:rsidRDefault="00360D3E" w:rsidP="00360D3E">
            <w:pPr>
              <w:pStyle w:val="TableEntry"/>
            </w:pPr>
            <w:r w:rsidRPr="001F42D3">
              <w:rPr>
                <w:color w:val="000000"/>
                <w:szCs w:val="18"/>
              </w:rPr>
              <w:t>Encapsulated Data</w:t>
            </w:r>
          </w:p>
        </w:tc>
        <w:tc>
          <w:tcPr>
            <w:tcW w:w="2160" w:type="dxa"/>
          </w:tcPr>
          <w:p w14:paraId="3B57D5CD" w14:textId="3C1F5A71" w:rsidR="00360D3E" w:rsidRPr="001F42D3" w:rsidRDefault="00360D3E" w:rsidP="00360D3E">
            <w:pPr>
              <w:pStyle w:val="TableEntry"/>
            </w:pPr>
            <w:r w:rsidRPr="001F42D3">
              <w:rPr>
                <w:color w:val="000000"/>
                <w:szCs w:val="18"/>
              </w:rPr>
              <w:t>ED (see Note 2)</w:t>
            </w:r>
          </w:p>
        </w:tc>
      </w:tr>
    </w:tbl>
    <w:p w14:paraId="58D3BBDD" w14:textId="7DA9E55F" w:rsidR="00B11855" w:rsidRPr="001F42D3" w:rsidRDefault="002F745D" w:rsidP="002F745D">
      <w:pPr>
        <w:pStyle w:val="Note"/>
        <w:ind w:left="0" w:hanging="2"/>
      </w:pPr>
      <w:r w:rsidRPr="001F42D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1F42D3">
        <w:t>.</w:t>
      </w:r>
    </w:p>
    <w:p w14:paraId="67B2D482" w14:textId="4A006D07" w:rsidR="00D95BB6" w:rsidRPr="001F42D3" w:rsidRDefault="00D95BB6" w:rsidP="002F745D">
      <w:pPr>
        <w:pStyle w:val="Note"/>
        <w:ind w:left="0" w:hanging="2"/>
      </w:pPr>
      <w:r w:rsidRPr="001F42D3">
        <w:t>Note 2: The ED data type shall be restricted to use for encapsulated PDFs and reference pointers per section 3.9.4.1.2.7</w:t>
      </w:r>
    </w:p>
    <w:p w14:paraId="4DDAE8B2" w14:textId="77777777" w:rsidR="00B11855" w:rsidRPr="001F42D3" w:rsidRDefault="00B11855" w:rsidP="00D55F5E">
      <w:pPr>
        <w:pStyle w:val="BodyText"/>
      </w:pPr>
    </w:p>
    <w:p w14:paraId="621DE594" w14:textId="77777777" w:rsidR="00B11855" w:rsidRPr="001F42D3" w:rsidRDefault="003D003E" w:rsidP="00D55F5E">
      <w:pPr>
        <w:pStyle w:val="BodyText"/>
      </w:pPr>
      <w:r w:rsidRPr="001F42D3">
        <w:t>OBX-3.1 Observation Identifier, Identifier shall be &lt;Code&gt; [numeric] as defined in Annex C.3 ‘Expanded Terms’ of IEEE 11073-10103 (see 3.9.3 Referenced Standards).</w:t>
      </w:r>
    </w:p>
    <w:p w14:paraId="2FFD54B4" w14:textId="77777777" w:rsidR="00B11855" w:rsidRPr="001F42D3" w:rsidRDefault="003D003E" w:rsidP="00D55F5E">
      <w:pPr>
        <w:pStyle w:val="BodyText"/>
      </w:pPr>
      <w:r w:rsidRPr="001F42D3">
        <w:t>OBX-3.2 Observation Identifier, shall be &lt;Reference ID&gt; as defined in Annex C.3 ‘Expanded Terms’ in IEEE 11073-10103 (see 3.9.3 Referenced Standards)</w:t>
      </w:r>
    </w:p>
    <w:p w14:paraId="24A7537C" w14:textId="77777777" w:rsidR="00B11855" w:rsidRPr="001F42D3" w:rsidRDefault="003D003E" w:rsidP="00D55F5E">
      <w:pPr>
        <w:pStyle w:val="BodyText"/>
      </w:pPr>
      <w:r w:rsidRPr="001F42D3">
        <w:t>OBX-3.3 Observation Identifier, Name of Coding System shall be MDC to reference the group of medical device communication standards (IEEE 11073-</w:t>
      </w:r>
      <w:r w:rsidR="00E86B15" w:rsidRPr="001F42D3">
        <w:t>1010x</w:t>
      </w:r>
      <w:r w:rsidRPr="001F42D3">
        <w:t>)</w:t>
      </w:r>
    </w:p>
    <w:p w14:paraId="423A8A92" w14:textId="117F44C8" w:rsidR="00B11855" w:rsidRPr="001F42D3" w:rsidRDefault="003D003E" w:rsidP="00D55F5E">
      <w:pPr>
        <w:pStyle w:val="BodyText"/>
      </w:pPr>
      <w:r w:rsidRPr="001F42D3">
        <w:t xml:space="preserve">OBX-4 Observation Sub-ID – </w:t>
      </w:r>
      <w:r w:rsidR="00AE4B58" w:rsidRPr="001F42D3">
        <w:t>The sub-ID in OBX-4 shall be unique for each OBX-3 data value triplets</w:t>
      </w:r>
      <w:r w:rsidR="001F42D3">
        <w:t xml:space="preserve">. </w:t>
      </w:r>
      <w:r w:rsidR="00AE4B58" w:rsidRPr="001F42D3">
        <w:t>The combined OBX-3 and OBX-4 data values shall be unique within each message. If a value is provided in OBX-4, the value is a Sub-ID which associates the observation value with other observation values having the same Sub-ID within the same containment node within the message</w:t>
      </w:r>
      <w:r w:rsidR="001F42D3">
        <w:t xml:space="preserve">. </w:t>
      </w:r>
      <w:r w:rsidR="00AE4B58" w:rsidRPr="001F42D3">
        <w:t>If a value is provided in OBX-4 for an OBX segment containing an encapsulated PDF or reference pointer to external report, the encapsulated PDF or reference pointer to external report is assumed to be associated with a specific episode having the same Sub-ID within the message, see section 3.9.4.1.2.7 for details</w:t>
      </w:r>
      <w:r w:rsidR="001F42D3">
        <w:t xml:space="preserve">. </w:t>
      </w:r>
      <w:r w:rsidR="00AE4B58" w:rsidRPr="001F42D3">
        <w:t>An encapsulated PDF or reference pointer to external report that is not associated with an episode may be included in a message</w:t>
      </w:r>
      <w:r w:rsidR="001F42D3">
        <w:t xml:space="preserve">. </w:t>
      </w:r>
      <w:r w:rsidR="00AE4B58" w:rsidRPr="001F42D3">
        <w:t>If so, OBX-4 shall be blank.</w:t>
      </w:r>
    </w:p>
    <w:p w14:paraId="5AE2EAAA" w14:textId="77777777" w:rsidR="00B11855" w:rsidRPr="001F42D3" w:rsidRDefault="003D003E" w:rsidP="00D55F5E">
      <w:pPr>
        <w:pStyle w:val="BodyText"/>
      </w:pPr>
      <w:r w:rsidRPr="001F42D3">
        <w:t>OBX-5 Observation Value – This is the actual value of the observation.</w:t>
      </w:r>
    </w:p>
    <w:p w14:paraId="4E515D9D" w14:textId="77777777" w:rsidR="00B11855" w:rsidRPr="001F42D3" w:rsidRDefault="003D003E" w:rsidP="00D55F5E">
      <w:pPr>
        <w:pStyle w:val="BodyText"/>
      </w:pPr>
      <w:r w:rsidRPr="001F42D3">
        <w:t>If OBX-2 is of type CWE then</w:t>
      </w:r>
    </w:p>
    <w:p w14:paraId="2281326B" w14:textId="77777777" w:rsidR="00B11855" w:rsidRPr="001F42D3" w:rsidRDefault="003D003E" w:rsidP="00D55F5E">
      <w:pPr>
        <w:pStyle w:val="BodyText"/>
      </w:pPr>
      <w:r w:rsidRPr="001F42D3">
        <w:t>OBX-5.1 shall be &lt;Code&gt; [numeric] as defined in Annex D.3 ‘</w:t>
      </w:r>
      <w:proofErr w:type="gramStart"/>
      <w:r w:rsidRPr="001F42D3">
        <w:t>enumerations’</w:t>
      </w:r>
      <w:proofErr w:type="gramEnd"/>
      <w:r w:rsidRPr="001F42D3">
        <w:t xml:space="preserve"> or Annex E.3 ‘vendor enumerations’ of IEEE 11073-10103 (see 3.9.3 Referenced Standards) .</w:t>
      </w:r>
    </w:p>
    <w:p w14:paraId="5177F94E" w14:textId="77777777" w:rsidR="00B11855" w:rsidRPr="001F42D3" w:rsidRDefault="003D003E" w:rsidP="00D55F5E">
      <w:pPr>
        <w:pStyle w:val="BodyText"/>
      </w:pPr>
      <w:r w:rsidRPr="001F42D3">
        <w:lastRenderedPageBreak/>
        <w:t>OBX-5.2 shall be &lt;Enumerator Identifier&gt;_&lt;</w:t>
      </w:r>
      <w:proofErr w:type="spellStart"/>
      <w:r w:rsidRPr="001F42D3">
        <w:t>EnumerationCode</w:t>
      </w:r>
      <w:proofErr w:type="spellEnd"/>
      <w:r w:rsidRPr="001F42D3">
        <w:t xml:space="preserve"> [mnemonic]&gt; as defined in Annex D.3 ‘</w:t>
      </w:r>
      <w:proofErr w:type="gramStart"/>
      <w:r w:rsidRPr="001F42D3">
        <w:t>enumerations’</w:t>
      </w:r>
      <w:proofErr w:type="gramEnd"/>
      <w:r w:rsidRPr="001F42D3">
        <w:t xml:space="preserve"> or Annex E.3 ‘vendor enumerations’ in IEEE 11073-10103 (see 3.9.3 Referenced Standards)</w:t>
      </w:r>
    </w:p>
    <w:p w14:paraId="02A3F54A" w14:textId="77777777" w:rsidR="00B11855" w:rsidRPr="001F42D3" w:rsidRDefault="003D003E" w:rsidP="00D55F5E">
      <w:pPr>
        <w:pStyle w:val="BodyText"/>
      </w:pPr>
      <w:r w:rsidRPr="001F42D3">
        <w:t>OBX-5.3 shall be MDC to reference the group of medical device communication standards (IEEE 11073-</w:t>
      </w:r>
      <w:r w:rsidR="00E86B15" w:rsidRPr="001F42D3">
        <w:t>1010x</w:t>
      </w:r>
      <w:r w:rsidRPr="001F42D3">
        <w:t>)</w:t>
      </w:r>
    </w:p>
    <w:p w14:paraId="6705C417" w14:textId="77777777" w:rsidR="00B11855" w:rsidRPr="001F42D3" w:rsidRDefault="003D003E" w:rsidP="00D55F5E">
      <w:pPr>
        <w:pStyle w:val="BodyText"/>
      </w:pPr>
      <w:r w:rsidRPr="001F42D3">
        <w:t>OBX-5.9 may contain the according Display Name as defined in Annex D.3 ‘</w:t>
      </w:r>
      <w:proofErr w:type="gramStart"/>
      <w:r w:rsidRPr="001F42D3">
        <w:t>enumerations’</w:t>
      </w:r>
      <w:proofErr w:type="gramEnd"/>
      <w:r w:rsidRPr="001F42D3">
        <w:t xml:space="preserve"> or Annex E.</w:t>
      </w:r>
      <w:proofErr w:type="gramStart"/>
      <w:r w:rsidRPr="001F42D3">
        <w:t>3 ‘vendor</w:t>
      </w:r>
      <w:proofErr w:type="gramEnd"/>
      <w:r w:rsidRPr="001F42D3">
        <w:t xml:space="preserve">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1F42D3" w:rsidRDefault="003D003E" w:rsidP="00D55F5E">
      <w:pPr>
        <w:pStyle w:val="BodyText"/>
      </w:pPr>
      <w:r w:rsidRPr="001F42D3">
        <w:t>OBX-6 Unit – Will be coded with the MDC_IDC Nomenclature (based on UCUM) Unit for associated observation.</w:t>
      </w:r>
    </w:p>
    <w:p w14:paraId="3D7A1BB8" w14:textId="77777777" w:rsidR="00B11855" w:rsidRPr="001F42D3" w:rsidRDefault="003D003E" w:rsidP="00D55F5E">
      <w:pPr>
        <w:pStyle w:val="BodyText"/>
      </w:pPr>
      <w:r w:rsidRPr="001F42D3">
        <w:t xml:space="preserve">OBX-8 Abnormal Flags – This field will contain a code from the extended User-defined Table 0078 – Abnormal Flags as specified below. </w:t>
      </w:r>
    </w:p>
    <w:p w14:paraId="10862907" w14:textId="77777777" w:rsidR="00B11855" w:rsidRPr="001F42D3" w:rsidRDefault="003D003E" w:rsidP="00CF5627">
      <w:pPr>
        <w:pStyle w:val="TableTitle"/>
      </w:pPr>
      <w:r w:rsidRPr="001F42D3">
        <w:t>Table 3.9.4.1.2.5</w:t>
      </w:r>
      <w:r w:rsidR="005D79DE" w:rsidRPr="001F42D3">
        <w:rPr>
          <w:rFonts w:eastAsia="MS Gothic"/>
        </w:rPr>
        <w:t>-</w:t>
      </w:r>
      <w:r w:rsidR="00E86B15" w:rsidRPr="001F42D3">
        <w:t>3</w:t>
      </w:r>
      <w:r w:rsidRPr="001F42D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1F42D3" w14:paraId="51F0A650" w14:textId="77777777" w:rsidTr="00A17802">
        <w:trPr>
          <w:cantSplit/>
          <w:tblHeader/>
          <w:jc w:val="center"/>
        </w:trPr>
        <w:tc>
          <w:tcPr>
            <w:tcW w:w="963" w:type="dxa"/>
            <w:shd w:val="clear" w:color="auto" w:fill="D9D9D9"/>
          </w:tcPr>
          <w:p w14:paraId="05E0BA74" w14:textId="77777777" w:rsidR="00B11855" w:rsidRPr="001F42D3" w:rsidRDefault="003D003E" w:rsidP="001F5A5C">
            <w:pPr>
              <w:pStyle w:val="TableEntryHeader"/>
            </w:pPr>
            <w:r w:rsidRPr="001F42D3">
              <w:t>Value</w:t>
            </w:r>
          </w:p>
        </w:tc>
        <w:tc>
          <w:tcPr>
            <w:tcW w:w="1350" w:type="dxa"/>
            <w:shd w:val="clear" w:color="auto" w:fill="D9D9D9"/>
          </w:tcPr>
          <w:p w14:paraId="195D9D81" w14:textId="6CB20E46" w:rsidR="00B11855" w:rsidRPr="001F42D3" w:rsidRDefault="003D003E" w:rsidP="00FE1495">
            <w:pPr>
              <w:pStyle w:val="TableEntryHeader"/>
            </w:pPr>
            <w:proofErr w:type="spellStart"/>
            <w:r w:rsidRPr="001F42D3">
              <w:t>ExtendedValue</w:t>
            </w:r>
            <w:proofErr w:type="spellEnd"/>
            <w:r w:rsidRPr="001F42D3">
              <w:t>?</w:t>
            </w:r>
          </w:p>
        </w:tc>
        <w:tc>
          <w:tcPr>
            <w:tcW w:w="2872" w:type="dxa"/>
            <w:shd w:val="clear" w:color="auto" w:fill="D9D9D9"/>
          </w:tcPr>
          <w:p w14:paraId="37701B88" w14:textId="77777777" w:rsidR="00B11855" w:rsidRPr="001F42D3" w:rsidRDefault="003D003E" w:rsidP="001F5A5C">
            <w:pPr>
              <w:pStyle w:val="TableEntryHeader"/>
            </w:pPr>
            <w:r w:rsidRPr="001F42D3">
              <w:t>Description</w:t>
            </w:r>
          </w:p>
        </w:tc>
        <w:tc>
          <w:tcPr>
            <w:tcW w:w="3040" w:type="dxa"/>
            <w:shd w:val="clear" w:color="auto" w:fill="D9D9D9"/>
          </w:tcPr>
          <w:p w14:paraId="62DCF6B0" w14:textId="77777777" w:rsidR="00B11855" w:rsidRPr="001F42D3" w:rsidRDefault="003D003E" w:rsidP="001F5A5C">
            <w:pPr>
              <w:pStyle w:val="TableEntryHeader"/>
            </w:pPr>
            <w:r w:rsidRPr="001F42D3">
              <w:t>Comment</w:t>
            </w:r>
          </w:p>
        </w:tc>
      </w:tr>
      <w:tr w:rsidR="00B11855" w:rsidRPr="001F42D3" w14:paraId="76550FD3" w14:textId="77777777" w:rsidTr="006C0E8E">
        <w:trPr>
          <w:cantSplit/>
          <w:jc w:val="center"/>
        </w:trPr>
        <w:tc>
          <w:tcPr>
            <w:tcW w:w="963" w:type="dxa"/>
          </w:tcPr>
          <w:p w14:paraId="182925E1" w14:textId="77777777" w:rsidR="00B11855" w:rsidRPr="001F42D3" w:rsidRDefault="003D003E" w:rsidP="001F5A5C">
            <w:pPr>
              <w:pStyle w:val="TableEntry"/>
            </w:pPr>
            <w:r w:rsidRPr="001F42D3">
              <w:t>NI</w:t>
            </w:r>
          </w:p>
        </w:tc>
        <w:tc>
          <w:tcPr>
            <w:tcW w:w="1350" w:type="dxa"/>
          </w:tcPr>
          <w:p w14:paraId="7D9EE1E8" w14:textId="77777777" w:rsidR="00B11855" w:rsidRPr="001F42D3" w:rsidRDefault="003D003E" w:rsidP="001F5A5C">
            <w:pPr>
              <w:pStyle w:val="TableEntry"/>
            </w:pPr>
            <w:r w:rsidRPr="001F42D3">
              <w:t>Yes</w:t>
            </w:r>
          </w:p>
        </w:tc>
        <w:tc>
          <w:tcPr>
            <w:tcW w:w="2872" w:type="dxa"/>
          </w:tcPr>
          <w:p w14:paraId="534D71D3" w14:textId="05DA7DE8" w:rsidR="00B11855" w:rsidRPr="001F42D3" w:rsidRDefault="003D003E" w:rsidP="00403636">
            <w:pPr>
              <w:pStyle w:val="TableEntry"/>
            </w:pPr>
            <w:r w:rsidRPr="001F42D3">
              <w:t>No information. There is no information which can be inferred</w:t>
            </w:r>
            <w:r w:rsidR="00403636" w:rsidRPr="001F42D3">
              <w:t xml:space="preserve"> </w:t>
            </w:r>
            <w:r w:rsidRPr="001F42D3">
              <w:t>from this exceptional value.</w:t>
            </w:r>
          </w:p>
        </w:tc>
        <w:tc>
          <w:tcPr>
            <w:tcW w:w="3040" w:type="dxa"/>
          </w:tcPr>
          <w:p w14:paraId="5D147EE5" w14:textId="77777777" w:rsidR="00B11855" w:rsidRPr="001F42D3" w:rsidRDefault="003D003E" w:rsidP="001F5A5C">
            <w:pPr>
              <w:pStyle w:val="TableEntry"/>
            </w:pPr>
            <w:r w:rsidRPr="001F42D3">
              <w:t>No value is provided in OBX-5.</w:t>
            </w:r>
          </w:p>
        </w:tc>
      </w:tr>
      <w:tr w:rsidR="00B11855" w:rsidRPr="001F42D3" w14:paraId="65EAB429" w14:textId="77777777" w:rsidTr="006C0E8E">
        <w:trPr>
          <w:cantSplit/>
          <w:jc w:val="center"/>
        </w:trPr>
        <w:tc>
          <w:tcPr>
            <w:tcW w:w="963" w:type="dxa"/>
          </w:tcPr>
          <w:p w14:paraId="384CFC6D" w14:textId="77777777" w:rsidR="00B11855" w:rsidRPr="001F42D3" w:rsidRDefault="003D003E" w:rsidP="001F5A5C">
            <w:pPr>
              <w:pStyle w:val="TableEntry"/>
            </w:pPr>
            <w:r w:rsidRPr="001F42D3">
              <w:t>NAV</w:t>
            </w:r>
          </w:p>
        </w:tc>
        <w:tc>
          <w:tcPr>
            <w:tcW w:w="1350" w:type="dxa"/>
          </w:tcPr>
          <w:p w14:paraId="7C7CB54A" w14:textId="77777777" w:rsidR="00B11855" w:rsidRPr="001F42D3" w:rsidRDefault="003D003E" w:rsidP="001F5A5C">
            <w:pPr>
              <w:pStyle w:val="TableEntry"/>
            </w:pPr>
            <w:r w:rsidRPr="001F42D3">
              <w:t>Yes</w:t>
            </w:r>
          </w:p>
        </w:tc>
        <w:tc>
          <w:tcPr>
            <w:tcW w:w="2872" w:type="dxa"/>
          </w:tcPr>
          <w:p w14:paraId="5743D3F7" w14:textId="69F79DEA" w:rsidR="00B11855" w:rsidRPr="001F42D3" w:rsidRDefault="003D003E" w:rsidP="001F5A5C">
            <w:pPr>
              <w:pStyle w:val="TableEntry"/>
            </w:pPr>
            <w:r w:rsidRPr="001F42D3">
              <w:t>Temporarily not available. Information is not available at this time</w:t>
            </w:r>
            <w:r w:rsidR="003E06E5" w:rsidRPr="001F42D3">
              <w:t>,</w:t>
            </w:r>
            <w:r w:rsidRPr="001F42D3">
              <w:t xml:space="preserve"> but it is expected that it will be available later.</w:t>
            </w:r>
          </w:p>
        </w:tc>
        <w:tc>
          <w:tcPr>
            <w:tcW w:w="3040" w:type="dxa"/>
          </w:tcPr>
          <w:p w14:paraId="60277CC6" w14:textId="77777777" w:rsidR="00B11855" w:rsidRPr="001F42D3" w:rsidRDefault="003D003E" w:rsidP="001F5A5C">
            <w:pPr>
              <w:pStyle w:val="TableEntry"/>
            </w:pPr>
            <w:r w:rsidRPr="001F42D3">
              <w:t>No value is provided in OBX-5.</w:t>
            </w:r>
          </w:p>
        </w:tc>
      </w:tr>
      <w:tr w:rsidR="00B11855" w:rsidRPr="001F42D3" w14:paraId="1BB8DB62" w14:textId="77777777" w:rsidTr="006C0E8E">
        <w:trPr>
          <w:cantSplit/>
          <w:jc w:val="center"/>
        </w:trPr>
        <w:tc>
          <w:tcPr>
            <w:tcW w:w="963" w:type="dxa"/>
          </w:tcPr>
          <w:p w14:paraId="780E68E0" w14:textId="77777777" w:rsidR="00B11855" w:rsidRPr="001F42D3" w:rsidRDefault="003D003E" w:rsidP="001F5A5C">
            <w:pPr>
              <w:pStyle w:val="TableEntry"/>
            </w:pPr>
            <w:r w:rsidRPr="001F42D3">
              <w:t>OFF</w:t>
            </w:r>
          </w:p>
        </w:tc>
        <w:tc>
          <w:tcPr>
            <w:tcW w:w="1350" w:type="dxa"/>
          </w:tcPr>
          <w:p w14:paraId="5BDA4D5D" w14:textId="77777777" w:rsidR="00B11855" w:rsidRPr="001F42D3" w:rsidRDefault="003D003E" w:rsidP="001F5A5C">
            <w:pPr>
              <w:pStyle w:val="TableEntry"/>
            </w:pPr>
            <w:r w:rsidRPr="001F42D3">
              <w:t>Yes</w:t>
            </w:r>
          </w:p>
        </w:tc>
        <w:tc>
          <w:tcPr>
            <w:tcW w:w="2872" w:type="dxa"/>
          </w:tcPr>
          <w:p w14:paraId="2AFDB9E7" w14:textId="62C9D005" w:rsidR="00B11855" w:rsidRPr="001F42D3" w:rsidRDefault="003D003E" w:rsidP="00AD69C9">
            <w:pPr>
              <w:pStyle w:val="TableEntry"/>
            </w:pPr>
            <w:r w:rsidRPr="001F42D3">
              <w:t>Numeric measurement function is available but has been deactivated by user.</w:t>
            </w:r>
          </w:p>
        </w:tc>
        <w:tc>
          <w:tcPr>
            <w:tcW w:w="3040" w:type="dxa"/>
          </w:tcPr>
          <w:p w14:paraId="62D18A70" w14:textId="77777777" w:rsidR="00B11855" w:rsidRPr="001F42D3" w:rsidRDefault="003D003E" w:rsidP="001F5A5C">
            <w:pPr>
              <w:pStyle w:val="TableEntry"/>
            </w:pPr>
            <w:r w:rsidRPr="001F42D3">
              <w:t>No value is provided in OBX-5.</w:t>
            </w:r>
          </w:p>
        </w:tc>
      </w:tr>
      <w:tr w:rsidR="00B11855" w:rsidRPr="001F42D3" w14:paraId="5454C073" w14:textId="77777777" w:rsidTr="006C0E8E">
        <w:trPr>
          <w:cantSplit/>
          <w:jc w:val="center"/>
        </w:trPr>
        <w:tc>
          <w:tcPr>
            <w:tcW w:w="963" w:type="dxa"/>
          </w:tcPr>
          <w:p w14:paraId="1DC4F946" w14:textId="77777777" w:rsidR="00B11855" w:rsidRPr="001F42D3" w:rsidRDefault="003D003E" w:rsidP="001F5A5C">
            <w:pPr>
              <w:pStyle w:val="TableEntry"/>
            </w:pPr>
            <w:r w:rsidRPr="001F42D3">
              <w:t>&gt;</w:t>
            </w:r>
          </w:p>
        </w:tc>
        <w:tc>
          <w:tcPr>
            <w:tcW w:w="1350" w:type="dxa"/>
          </w:tcPr>
          <w:p w14:paraId="289BAE86" w14:textId="77777777" w:rsidR="00B11855" w:rsidRPr="001F42D3" w:rsidRDefault="003D003E" w:rsidP="001F5A5C">
            <w:pPr>
              <w:pStyle w:val="TableEntry"/>
            </w:pPr>
            <w:r w:rsidRPr="001F42D3">
              <w:t>N</w:t>
            </w:r>
          </w:p>
        </w:tc>
        <w:tc>
          <w:tcPr>
            <w:tcW w:w="2872" w:type="dxa"/>
          </w:tcPr>
          <w:p w14:paraId="77831814" w14:textId="77777777" w:rsidR="00B11855" w:rsidRPr="001F42D3" w:rsidRDefault="003D003E" w:rsidP="001F5A5C">
            <w:pPr>
              <w:pStyle w:val="TableEntry"/>
            </w:pPr>
            <w:r w:rsidRPr="001F42D3">
              <w:t>Above absolute high-off instrument scale.</w:t>
            </w:r>
          </w:p>
        </w:tc>
        <w:tc>
          <w:tcPr>
            <w:tcW w:w="3040" w:type="dxa"/>
          </w:tcPr>
          <w:p w14:paraId="7B3FA974" w14:textId="77777777" w:rsidR="00B11855" w:rsidRPr="001F42D3" w:rsidRDefault="003D003E" w:rsidP="001F5A5C">
            <w:pPr>
              <w:pStyle w:val="TableEntry"/>
            </w:pPr>
            <w:r w:rsidRPr="001F42D3">
              <w:t>Provide the high-off instrument scale number in OBX-5 if available.</w:t>
            </w:r>
          </w:p>
        </w:tc>
      </w:tr>
      <w:tr w:rsidR="00B11855" w:rsidRPr="001F42D3" w14:paraId="09F0CD53" w14:textId="77777777" w:rsidTr="006C0E8E">
        <w:trPr>
          <w:cantSplit/>
          <w:jc w:val="center"/>
        </w:trPr>
        <w:tc>
          <w:tcPr>
            <w:tcW w:w="963" w:type="dxa"/>
          </w:tcPr>
          <w:p w14:paraId="5267D89D" w14:textId="77777777" w:rsidR="00B11855" w:rsidRPr="001F42D3" w:rsidRDefault="003D003E" w:rsidP="001F5A5C">
            <w:pPr>
              <w:pStyle w:val="TableEntry"/>
            </w:pPr>
            <w:r w:rsidRPr="001F42D3">
              <w:t>&lt;</w:t>
            </w:r>
          </w:p>
        </w:tc>
        <w:tc>
          <w:tcPr>
            <w:tcW w:w="1350" w:type="dxa"/>
          </w:tcPr>
          <w:p w14:paraId="74EDDAE5" w14:textId="77777777" w:rsidR="00B11855" w:rsidRPr="001F42D3" w:rsidRDefault="003D003E" w:rsidP="001F5A5C">
            <w:pPr>
              <w:pStyle w:val="TableEntry"/>
            </w:pPr>
            <w:r w:rsidRPr="001F42D3">
              <w:t>N</w:t>
            </w:r>
          </w:p>
        </w:tc>
        <w:tc>
          <w:tcPr>
            <w:tcW w:w="2872" w:type="dxa"/>
          </w:tcPr>
          <w:p w14:paraId="63F3778E" w14:textId="77777777" w:rsidR="00B11855" w:rsidRPr="001F42D3" w:rsidRDefault="003D003E" w:rsidP="001F5A5C">
            <w:pPr>
              <w:pStyle w:val="TableEntry"/>
            </w:pPr>
            <w:r w:rsidRPr="001F42D3">
              <w:t>Below absolute low-off instrument scale.</w:t>
            </w:r>
          </w:p>
        </w:tc>
        <w:tc>
          <w:tcPr>
            <w:tcW w:w="3040" w:type="dxa"/>
          </w:tcPr>
          <w:p w14:paraId="0E3E5FE0" w14:textId="77777777" w:rsidR="00B11855" w:rsidRPr="001F42D3" w:rsidRDefault="003D003E" w:rsidP="001F5A5C">
            <w:pPr>
              <w:pStyle w:val="TableEntry"/>
            </w:pPr>
            <w:r w:rsidRPr="001F42D3">
              <w:t>Provide the low-off instrument scale number in OBX-5 if available.</w:t>
            </w:r>
          </w:p>
        </w:tc>
      </w:tr>
    </w:tbl>
    <w:p w14:paraId="76019E6C" w14:textId="77777777" w:rsidR="00B11855" w:rsidRPr="001F42D3" w:rsidRDefault="00B11855" w:rsidP="00D55F5E">
      <w:pPr>
        <w:pStyle w:val="BodyText"/>
      </w:pPr>
    </w:p>
    <w:p w14:paraId="37279B0F" w14:textId="00E708F5" w:rsidR="00B11855" w:rsidRPr="001F42D3" w:rsidRDefault="003D003E" w:rsidP="00D55F5E">
      <w:pPr>
        <w:pStyle w:val="BodyText"/>
      </w:pPr>
      <w:r w:rsidRPr="001F42D3">
        <w:t xml:space="preserve">OBX-11 Observation Result Status – This field holds the value from the table </w:t>
      </w:r>
      <w:r w:rsidR="006D613E" w:rsidRPr="001F42D3">
        <w:rPr>
          <w:rStyle w:val="Emphasis"/>
        </w:rPr>
        <w:t>HL7</w:t>
      </w:r>
      <w:r w:rsidR="00995105" w:rsidRPr="001F42D3">
        <w:rPr>
          <w:rStyle w:val="Emphasis"/>
        </w:rPr>
        <w:t xml:space="preserve"> </w:t>
      </w:r>
      <w:r w:rsidRPr="001F42D3">
        <w:rPr>
          <w:rStyle w:val="Emphasis"/>
        </w:rPr>
        <w:t>Table 0085 - Observation result status codes interpretation.</w:t>
      </w:r>
      <w:r w:rsidRPr="001F42D3">
        <w:t xml:space="preserve"> Valid values are </w:t>
      </w:r>
      <w:r w:rsidR="00FB7FAE" w:rsidRPr="001F42D3">
        <w:t>the following</w:t>
      </w:r>
      <w:r w:rsidRPr="001F42D3">
        <w:t xml:space="preserve">: F, P, R, S, &amp; X. The X denotes a missing or null value, and in this case the OBX-5 will be empty. </w:t>
      </w:r>
    </w:p>
    <w:p w14:paraId="057451D0" w14:textId="77777777" w:rsidR="00B11855" w:rsidRPr="001F42D3" w:rsidRDefault="003D003E" w:rsidP="00D55F5E">
      <w:pPr>
        <w:pStyle w:val="BodyText"/>
      </w:pPr>
      <w:r w:rsidRPr="001F42D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1F42D3" w:rsidRDefault="003D003E" w:rsidP="00D55F5E">
      <w:pPr>
        <w:pStyle w:val="BodyText"/>
      </w:pPr>
      <w:r w:rsidRPr="001F42D3">
        <w:lastRenderedPageBreak/>
        <w:t>OBX-18 Equipment Instance Identifier – A unique identifier for the equipment or software that was responsible for the production of the observation</w:t>
      </w:r>
    </w:p>
    <w:p w14:paraId="15EAF9C8" w14:textId="77777777" w:rsidR="00B11855" w:rsidRPr="001F42D3" w:rsidRDefault="00855E3C" w:rsidP="00123C7B">
      <w:pPr>
        <w:pStyle w:val="Heading6"/>
        <w:numPr>
          <w:ilvl w:val="0"/>
          <w:numId w:val="0"/>
        </w:numPr>
        <w:rPr>
          <w:noProof w:val="0"/>
        </w:rPr>
      </w:pPr>
      <w:bookmarkStart w:id="670" w:name="_Toc181625198"/>
      <w:r w:rsidRPr="001F42D3">
        <w:rPr>
          <w:noProof w:val="0"/>
        </w:rPr>
        <w:t>3.9.4.1.2.6</w:t>
      </w:r>
      <w:r w:rsidR="00EB6E71" w:rsidRPr="001F42D3">
        <w:rPr>
          <w:noProof w:val="0"/>
        </w:rPr>
        <w:t xml:space="preserve"> </w:t>
      </w:r>
      <w:bookmarkStart w:id="671" w:name="_Toc401769843"/>
      <w:r w:rsidR="003D003E" w:rsidRPr="001F42D3">
        <w:rPr>
          <w:noProof w:val="0"/>
        </w:rPr>
        <w:t>IEEE 1073.1.1.3 IDC term mapping to OBX segment</w:t>
      </w:r>
      <w:bookmarkEnd w:id="670"/>
      <w:bookmarkEnd w:id="671"/>
      <w:r w:rsidR="003D003E" w:rsidRPr="001F42D3">
        <w:rPr>
          <w:noProof w:val="0"/>
        </w:rPr>
        <w:t xml:space="preserve"> </w:t>
      </w:r>
    </w:p>
    <w:p w14:paraId="727D1836" w14:textId="77777777" w:rsidR="00B11855" w:rsidRPr="001F42D3" w:rsidRDefault="003D003E" w:rsidP="00D55F5E">
      <w:pPr>
        <w:pStyle w:val="BodyText"/>
      </w:pPr>
      <w:r w:rsidRPr="001F42D3">
        <w:t xml:space="preserve">In the IEEE 11073_10103 MDC_IDC nomenclature for Observation Identifiers (OBX-3) each term is discrete, </w:t>
      </w:r>
      <w:r w:rsidR="004C60BF" w:rsidRPr="001F42D3">
        <w:t>self-descriptive</w:t>
      </w:r>
      <w:r w:rsidRPr="001F42D3">
        <w:t xml:space="preserve"> and maps to one OBX segment. Refer to the IEEE 11073_10103 MDC_IDC standard for information concerning the IDC nomenclature.</w:t>
      </w:r>
    </w:p>
    <w:p w14:paraId="4416D66A" w14:textId="77777777" w:rsidR="00B11855" w:rsidRPr="001F42D3" w:rsidRDefault="00855E3C" w:rsidP="00123C7B">
      <w:pPr>
        <w:pStyle w:val="Heading6"/>
        <w:numPr>
          <w:ilvl w:val="0"/>
          <w:numId w:val="0"/>
        </w:numPr>
        <w:rPr>
          <w:noProof w:val="0"/>
        </w:rPr>
      </w:pPr>
      <w:bookmarkStart w:id="672" w:name="_Toc181625199"/>
      <w:r w:rsidRPr="001F42D3">
        <w:rPr>
          <w:noProof w:val="0"/>
        </w:rPr>
        <w:t>3.9.4.1.2.7</w:t>
      </w:r>
      <w:r w:rsidR="00EB6E71" w:rsidRPr="001F42D3">
        <w:rPr>
          <w:noProof w:val="0"/>
        </w:rPr>
        <w:t xml:space="preserve"> </w:t>
      </w:r>
      <w:bookmarkStart w:id="673" w:name="_Toc401769844"/>
      <w:r w:rsidR="003D003E" w:rsidRPr="001F42D3">
        <w:rPr>
          <w:noProof w:val="0"/>
        </w:rPr>
        <w:t>OBX Segment with Encapsulated PDF or Reference Pointer to External Report [Optional]</w:t>
      </w:r>
      <w:bookmarkEnd w:id="672"/>
      <w:bookmarkEnd w:id="673"/>
    </w:p>
    <w:p w14:paraId="3B2C71A8" w14:textId="77777777" w:rsidR="00B11855" w:rsidRPr="001F42D3" w:rsidRDefault="003D003E" w:rsidP="00D55F5E">
      <w:pPr>
        <w:pStyle w:val="BodyText"/>
      </w:pPr>
      <w:r w:rsidRPr="001F42D3">
        <w:t xml:space="preserve">Optionally, observations or additional analyses may be provided in an encapsulated PDF containing displayable information or as a reference pointer to an external report. </w:t>
      </w:r>
    </w:p>
    <w:p w14:paraId="2F935670" w14:textId="77777777" w:rsidR="00B11855" w:rsidRPr="001F42D3" w:rsidRDefault="003D003E" w:rsidP="00CF5627">
      <w:pPr>
        <w:pStyle w:val="TableTitle"/>
      </w:pPr>
      <w:r w:rsidRPr="001F42D3">
        <w:t>Table 3.9.4.1.</w:t>
      </w:r>
      <w:proofErr w:type="gramStart"/>
      <w:r w:rsidRPr="001F42D3">
        <w:t>2.7</w:t>
      </w:r>
      <w:proofErr w:type="gramEnd"/>
      <w:r w:rsidR="005D79DE" w:rsidRPr="001F42D3">
        <w:rPr>
          <w:rFonts w:eastAsia="MS Gothic"/>
        </w:rPr>
        <w:t>-</w:t>
      </w:r>
      <w:r w:rsidR="00E86B15" w:rsidRPr="001F42D3">
        <w:t>1</w:t>
      </w:r>
      <w:r w:rsidRPr="001F42D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1F42D3" w14:paraId="603DF4DA" w14:textId="77777777" w:rsidTr="00CF5627">
        <w:trPr>
          <w:cantSplit/>
          <w:tblHeader/>
          <w:jc w:val="center"/>
        </w:trPr>
        <w:tc>
          <w:tcPr>
            <w:tcW w:w="1377" w:type="dxa"/>
            <w:shd w:val="clear" w:color="auto" w:fill="D9D9D9"/>
          </w:tcPr>
          <w:p w14:paraId="4267CFD1" w14:textId="77777777" w:rsidR="00B11855" w:rsidRPr="001F42D3" w:rsidRDefault="003D003E" w:rsidP="001F5A5C">
            <w:pPr>
              <w:pStyle w:val="TableEntryHeader"/>
            </w:pPr>
            <w:r w:rsidRPr="001F42D3">
              <w:t>Name</w:t>
            </w:r>
          </w:p>
        </w:tc>
        <w:tc>
          <w:tcPr>
            <w:tcW w:w="783" w:type="dxa"/>
            <w:shd w:val="clear" w:color="auto" w:fill="D9D9D9"/>
          </w:tcPr>
          <w:p w14:paraId="239C698E" w14:textId="77777777" w:rsidR="00B11855" w:rsidRPr="001F42D3" w:rsidRDefault="003D003E" w:rsidP="001F5A5C">
            <w:pPr>
              <w:pStyle w:val="TableEntryHeader"/>
            </w:pPr>
            <w:r w:rsidRPr="001F42D3">
              <w:t>Seq</w:t>
            </w:r>
          </w:p>
        </w:tc>
        <w:tc>
          <w:tcPr>
            <w:tcW w:w="828" w:type="dxa"/>
            <w:shd w:val="clear" w:color="auto" w:fill="D9D9D9"/>
          </w:tcPr>
          <w:p w14:paraId="428A4441" w14:textId="77777777" w:rsidR="00B11855" w:rsidRPr="001F42D3" w:rsidRDefault="003D003E" w:rsidP="001F5A5C">
            <w:pPr>
              <w:pStyle w:val="TableEntryHeader"/>
            </w:pPr>
            <w:r w:rsidRPr="001F42D3">
              <w:t>DT</w:t>
            </w:r>
          </w:p>
        </w:tc>
        <w:tc>
          <w:tcPr>
            <w:tcW w:w="720" w:type="dxa"/>
            <w:shd w:val="clear" w:color="auto" w:fill="D9D9D9"/>
          </w:tcPr>
          <w:p w14:paraId="4D693905" w14:textId="77777777" w:rsidR="00B11855" w:rsidRPr="001F42D3" w:rsidRDefault="003D003E" w:rsidP="001F5A5C">
            <w:pPr>
              <w:pStyle w:val="TableEntryHeader"/>
            </w:pPr>
            <w:r w:rsidRPr="001F42D3">
              <w:t>Len</w:t>
            </w:r>
          </w:p>
        </w:tc>
        <w:tc>
          <w:tcPr>
            <w:tcW w:w="752" w:type="dxa"/>
            <w:shd w:val="clear" w:color="auto" w:fill="D9D9D9"/>
          </w:tcPr>
          <w:p w14:paraId="58BD52A0" w14:textId="77777777" w:rsidR="00B11855" w:rsidRPr="001F42D3" w:rsidRDefault="003D003E" w:rsidP="001F5A5C">
            <w:pPr>
              <w:pStyle w:val="TableEntryHeader"/>
            </w:pPr>
            <w:proofErr w:type="spellStart"/>
            <w:r w:rsidRPr="001F42D3">
              <w:t>Opt</w:t>
            </w:r>
            <w:proofErr w:type="spellEnd"/>
          </w:p>
        </w:tc>
        <w:tc>
          <w:tcPr>
            <w:tcW w:w="868" w:type="dxa"/>
            <w:shd w:val="clear" w:color="auto" w:fill="D9D9D9"/>
          </w:tcPr>
          <w:p w14:paraId="7217ADD9" w14:textId="77777777" w:rsidR="00B11855" w:rsidRPr="001F42D3" w:rsidRDefault="003D003E" w:rsidP="001F5A5C">
            <w:pPr>
              <w:pStyle w:val="TableEntryHeader"/>
            </w:pPr>
            <w:r w:rsidRPr="001F42D3">
              <w:t>Rep</w:t>
            </w:r>
          </w:p>
        </w:tc>
        <w:tc>
          <w:tcPr>
            <w:tcW w:w="900" w:type="dxa"/>
            <w:shd w:val="clear" w:color="auto" w:fill="D9D9D9"/>
          </w:tcPr>
          <w:p w14:paraId="117542FD" w14:textId="77777777" w:rsidR="00B11855" w:rsidRPr="001F42D3" w:rsidRDefault="003D003E" w:rsidP="001F5A5C">
            <w:pPr>
              <w:pStyle w:val="TableEntryHeader"/>
            </w:pPr>
            <w:r w:rsidRPr="001F42D3">
              <w:t>Min</w:t>
            </w:r>
          </w:p>
        </w:tc>
        <w:tc>
          <w:tcPr>
            <w:tcW w:w="810" w:type="dxa"/>
            <w:shd w:val="clear" w:color="auto" w:fill="D9D9D9"/>
          </w:tcPr>
          <w:p w14:paraId="5A979FC7" w14:textId="77777777" w:rsidR="00B11855" w:rsidRPr="001F42D3" w:rsidRDefault="003D003E" w:rsidP="001F5A5C">
            <w:pPr>
              <w:pStyle w:val="TableEntryHeader"/>
            </w:pPr>
            <w:r w:rsidRPr="001F42D3">
              <w:t>Max</w:t>
            </w:r>
          </w:p>
        </w:tc>
        <w:tc>
          <w:tcPr>
            <w:tcW w:w="729" w:type="dxa"/>
            <w:shd w:val="clear" w:color="auto" w:fill="D9D9D9"/>
          </w:tcPr>
          <w:p w14:paraId="05D97428" w14:textId="77777777" w:rsidR="00B11855" w:rsidRPr="001F42D3" w:rsidRDefault="003D003E" w:rsidP="001F5A5C">
            <w:pPr>
              <w:pStyle w:val="TableEntryHeader"/>
            </w:pPr>
            <w:proofErr w:type="spellStart"/>
            <w:r w:rsidRPr="001F42D3">
              <w:t>Tbl</w:t>
            </w:r>
            <w:proofErr w:type="spellEnd"/>
          </w:p>
        </w:tc>
        <w:tc>
          <w:tcPr>
            <w:tcW w:w="981" w:type="dxa"/>
            <w:shd w:val="clear" w:color="auto" w:fill="D9D9D9"/>
          </w:tcPr>
          <w:p w14:paraId="0249D45D" w14:textId="77777777" w:rsidR="00B11855" w:rsidRPr="001F42D3" w:rsidRDefault="003D003E" w:rsidP="001F5A5C">
            <w:pPr>
              <w:pStyle w:val="TableEntryHeader"/>
            </w:pPr>
            <w:r w:rsidRPr="001F42D3">
              <w:t>Fixed Value</w:t>
            </w:r>
          </w:p>
        </w:tc>
        <w:tc>
          <w:tcPr>
            <w:tcW w:w="1206" w:type="dxa"/>
            <w:shd w:val="clear" w:color="auto" w:fill="D9D9D9"/>
          </w:tcPr>
          <w:p w14:paraId="65649F3E" w14:textId="77777777" w:rsidR="00B11855" w:rsidRPr="001F42D3" w:rsidRDefault="003D003E" w:rsidP="001F5A5C">
            <w:pPr>
              <w:pStyle w:val="TableEntryHeader"/>
            </w:pPr>
            <w:r w:rsidRPr="001F42D3">
              <w:t>Ex Val</w:t>
            </w:r>
          </w:p>
        </w:tc>
      </w:tr>
      <w:tr w:rsidR="00C40FD5" w:rsidRPr="001F42D3" w14:paraId="5FFAB3FA" w14:textId="77777777" w:rsidTr="00CF5627">
        <w:trPr>
          <w:cantSplit/>
          <w:jc w:val="center"/>
        </w:trPr>
        <w:tc>
          <w:tcPr>
            <w:tcW w:w="1377" w:type="dxa"/>
          </w:tcPr>
          <w:p w14:paraId="43E72C2E" w14:textId="733E490C" w:rsidR="00B11855" w:rsidRPr="001F42D3" w:rsidRDefault="003D003E" w:rsidP="005E01AF">
            <w:pPr>
              <w:pStyle w:val="TableEntry"/>
            </w:pPr>
            <w:r w:rsidRPr="001F42D3">
              <w:t>Set ID - OBX</w:t>
            </w:r>
          </w:p>
        </w:tc>
        <w:tc>
          <w:tcPr>
            <w:tcW w:w="783" w:type="dxa"/>
          </w:tcPr>
          <w:p w14:paraId="1696CA83" w14:textId="37854D84" w:rsidR="00B11855" w:rsidRPr="001F42D3" w:rsidRDefault="003D003E" w:rsidP="005E01AF">
            <w:pPr>
              <w:pStyle w:val="TableEntry"/>
            </w:pPr>
            <w:r w:rsidRPr="001F42D3">
              <w:t>1</w:t>
            </w:r>
          </w:p>
        </w:tc>
        <w:tc>
          <w:tcPr>
            <w:tcW w:w="828" w:type="dxa"/>
          </w:tcPr>
          <w:p w14:paraId="31E3C959" w14:textId="0FFB9A0C" w:rsidR="00B11855" w:rsidRPr="001F42D3" w:rsidRDefault="003D003E" w:rsidP="005E01AF">
            <w:pPr>
              <w:pStyle w:val="TableEntry"/>
              <w:rPr>
                <w:color w:val="FFFFFF"/>
              </w:rPr>
            </w:pPr>
            <w:r w:rsidRPr="001F42D3">
              <w:t>SI</w:t>
            </w:r>
          </w:p>
        </w:tc>
        <w:tc>
          <w:tcPr>
            <w:tcW w:w="720" w:type="dxa"/>
          </w:tcPr>
          <w:p w14:paraId="0AB0394C" w14:textId="425170B6" w:rsidR="00B11855" w:rsidRPr="001F42D3" w:rsidRDefault="003D003E" w:rsidP="001F5A5C">
            <w:pPr>
              <w:pStyle w:val="TableEntry"/>
              <w:rPr>
                <w:color w:val="FFFFFF"/>
              </w:rPr>
            </w:pPr>
            <w:r w:rsidRPr="001F42D3">
              <w:t>4</w:t>
            </w:r>
          </w:p>
        </w:tc>
        <w:tc>
          <w:tcPr>
            <w:tcW w:w="752" w:type="dxa"/>
          </w:tcPr>
          <w:p w14:paraId="2592C38C" w14:textId="495DD25B" w:rsidR="00B11855" w:rsidRPr="001F42D3" w:rsidRDefault="003D003E" w:rsidP="005E01AF">
            <w:pPr>
              <w:pStyle w:val="TableEntry"/>
              <w:rPr>
                <w:color w:val="FFFFFF"/>
              </w:rPr>
            </w:pPr>
            <w:r w:rsidRPr="001F42D3">
              <w:t>R</w:t>
            </w:r>
          </w:p>
        </w:tc>
        <w:tc>
          <w:tcPr>
            <w:tcW w:w="868" w:type="dxa"/>
          </w:tcPr>
          <w:p w14:paraId="0A648869" w14:textId="2F5BB78A" w:rsidR="00B11855" w:rsidRPr="001F42D3" w:rsidRDefault="003D003E" w:rsidP="005E01AF">
            <w:pPr>
              <w:pStyle w:val="TableEntry"/>
              <w:rPr>
                <w:color w:val="FFFFFF"/>
              </w:rPr>
            </w:pPr>
            <w:r w:rsidRPr="001F42D3">
              <w:t>False</w:t>
            </w:r>
          </w:p>
        </w:tc>
        <w:tc>
          <w:tcPr>
            <w:tcW w:w="900" w:type="dxa"/>
          </w:tcPr>
          <w:p w14:paraId="4DD1E09C" w14:textId="6C9CF1BC" w:rsidR="00B11855" w:rsidRPr="001F42D3" w:rsidRDefault="00E86B15" w:rsidP="005E01AF">
            <w:pPr>
              <w:pStyle w:val="TableEntry"/>
              <w:rPr>
                <w:color w:val="FFFFFF"/>
              </w:rPr>
            </w:pPr>
            <w:r w:rsidRPr="001F42D3">
              <w:t>1</w:t>
            </w:r>
          </w:p>
        </w:tc>
        <w:tc>
          <w:tcPr>
            <w:tcW w:w="810" w:type="dxa"/>
          </w:tcPr>
          <w:p w14:paraId="07A2B0EB" w14:textId="5BF2B9DF" w:rsidR="00B11855" w:rsidRPr="001F42D3" w:rsidRDefault="003D003E" w:rsidP="005E01AF">
            <w:pPr>
              <w:pStyle w:val="TableEntry"/>
              <w:rPr>
                <w:color w:val="FFFFFF"/>
              </w:rPr>
            </w:pPr>
            <w:r w:rsidRPr="001F42D3">
              <w:t>1</w:t>
            </w:r>
          </w:p>
        </w:tc>
        <w:tc>
          <w:tcPr>
            <w:tcW w:w="729" w:type="dxa"/>
          </w:tcPr>
          <w:p w14:paraId="0769DE99" w14:textId="09D19487" w:rsidR="00B11855" w:rsidRPr="001F42D3" w:rsidRDefault="00B11855" w:rsidP="001F5A5C">
            <w:pPr>
              <w:pStyle w:val="TableEntry"/>
            </w:pPr>
          </w:p>
        </w:tc>
        <w:tc>
          <w:tcPr>
            <w:tcW w:w="981" w:type="dxa"/>
          </w:tcPr>
          <w:p w14:paraId="038D420B" w14:textId="483BC3D4" w:rsidR="00B11855" w:rsidRPr="001F42D3" w:rsidRDefault="00B11855" w:rsidP="001F5A5C">
            <w:pPr>
              <w:pStyle w:val="TableEntry"/>
            </w:pPr>
          </w:p>
        </w:tc>
        <w:tc>
          <w:tcPr>
            <w:tcW w:w="1206" w:type="dxa"/>
          </w:tcPr>
          <w:p w14:paraId="5D2B44C9" w14:textId="37D46C1D" w:rsidR="00B11855" w:rsidRPr="001F42D3" w:rsidRDefault="00B11855" w:rsidP="001F5A5C">
            <w:pPr>
              <w:pStyle w:val="TableEntry"/>
            </w:pPr>
          </w:p>
        </w:tc>
      </w:tr>
      <w:tr w:rsidR="00C40FD5" w:rsidRPr="001F42D3" w14:paraId="2C82DF62" w14:textId="77777777" w:rsidTr="00CF5627">
        <w:trPr>
          <w:cantSplit/>
          <w:jc w:val="center"/>
        </w:trPr>
        <w:tc>
          <w:tcPr>
            <w:tcW w:w="1377" w:type="dxa"/>
          </w:tcPr>
          <w:p w14:paraId="2FD7594F" w14:textId="6B44750A" w:rsidR="00B11855" w:rsidRPr="001F42D3" w:rsidRDefault="003D003E" w:rsidP="005E01AF">
            <w:pPr>
              <w:pStyle w:val="TableEntry"/>
            </w:pPr>
            <w:r w:rsidRPr="001F42D3">
              <w:t>Value Type</w:t>
            </w:r>
          </w:p>
        </w:tc>
        <w:tc>
          <w:tcPr>
            <w:tcW w:w="783" w:type="dxa"/>
          </w:tcPr>
          <w:p w14:paraId="7389FD38" w14:textId="3C4AFF0A" w:rsidR="00B11855" w:rsidRPr="001F42D3" w:rsidRDefault="003D003E" w:rsidP="005E01AF">
            <w:pPr>
              <w:pStyle w:val="TableEntry"/>
            </w:pPr>
            <w:r w:rsidRPr="001F42D3">
              <w:t>2</w:t>
            </w:r>
          </w:p>
        </w:tc>
        <w:tc>
          <w:tcPr>
            <w:tcW w:w="828" w:type="dxa"/>
          </w:tcPr>
          <w:p w14:paraId="0FC43F2A" w14:textId="2426E698" w:rsidR="00B11855" w:rsidRPr="001F42D3" w:rsidRDefault="003D003E" w:rsidP="005E01AF">
            <w:pPr>
              <w:pStyle w:val="TableEntry"/>
              <w:rPr>
                <w:color w:val="FFFFFF"/>
              </w:rPr>
            </w:pPr>
            <w:r w:rsidRPr="001F42D3">
              <w:t>ID</w:t>
            </w:r>
          </w:p>
        </w:tc>
        <w:tc>
          <w:tcPr>
            <w:tcW w:w="720" w:type="dxa"/>
          </w:tcPr>
          <w:p w14:paraId="76B7DE6F" w14:textId="03692565" w:rsidR="00B11855" w:rsidRPr="001F42D3" w:rsidRDefault="003D003E" w:rsidP="00AD69C9">
            <w:pPr>
              <w:pStyle w:val="TableEntry"/>
              <w:rPr>
                <w:color w:val="FFFFFF"/>
              </w:rPr>
            </w:pPr>
            <w:r w:rsidRPr="001F42D3">
              <w:t>2</w:t>
            </w:r>
          </w:p>
        </w:tc>
        <w:tc>
          <w:tcPr>
            <w:tcW w:w="752" w:type="dxa"/>
          </w:tcPr>
          <w:p w14:paraId="06DD40AA" w14:textId="73CC54CD" w:rsidR="00B11855" w:rsidRPr="001F42D3" w:rsidRDefault="003D003E" w:rsidP="00AD69C9">
            <w:pPr>
              <w:pStyle w:val="TableEntry"/>
              <w:rPr>
                <w:color w:val="FFFFFF"/>
              </w:rPr>
            </w:pPr>
            <w:r w:rsidRPr="001F42D3">
              <w:t>R</w:t>
            </w:r>
          </w:p>
        </w:tc>
        <w:tc>
          <w:tcPr>
            <w:tcW w:w="868" w:type="dxa"/>
          </w:tcPr>
          <w:p w14:paraId="71066271" w14:textId="00DE36C3" w:rsidR="00B11855" w:rsidRPr="001F42D3" w:rsidRDefault="003D003E" w:rsidP="00AD69C9">
            <w:pPr>
              <w:pStyle w:val="TableEntry"/>
              <w:rPr>
                <w:color w:val="FFFFFF"/>
              </w:rPr>
            </w:pPr>
            <w:r w:rsidRPr="001F42D3">
              <w:t>False</w:t>
            </w:r>
          </w:p>
        </w:tc>
        <w:tc>
          <w:tcPr>
            <w:tcW w:w="900" w:type="dxa"/>
          </w:tcPr>
          <w:p w14:paraId="1CFB7B18" w14:textId="35763C58" w:rsidR="00B11855" w:rsidRPr="001F42D3" w:rsidRDefault="00B11855" w:rsidP="00AD69C9">
            <w:pPr>
              <w:pStyle w:val="TableEntry"/>
              <w:rPr>
                <w:color w:val="FFFFFF"/>
              </w:rPr>
            </w:pPr>
          </w:p>
        </w:tc>
        <w:tc>
          <w:tcPr>
            <w:tcW w:w="810" w:type="dxa"/>
          </w:tcPr>
          <w:p w14:paraId="76AE0CE0" w14:textId="13F5DE6D" w:rsidR="00B11855" w:rsidRPr="001F42D3" w:rsidRDefault="003D003E" w:rsidP="00AD69C9">
            <w:pPr>
              <w:pStyle w:val="TableEntry"/>
              <w:rPr>
                <w:color w:val="FFFFFF"/>
              </w:rPr>
            </w:pPr>
            <w:r w:rsidRPr="001F42D3">
              <w:t>1</w:t>
            </w:r>
          </w:p>
        </w:tc>
        <w:tc>
          <w:tcPr>
            <w:tcW w:w="729" w:type="dxa"/>
          </w:tcPr>
          <w:p w14:paraId="0E30E052" w14:textId="5A62C8FF" w:rsidR="00B11855" w:rsidRPr="001F42D3" w:rsidRDefault="003D003E" w:rsidP="00AD69C9">
            <w:pPr>
              <w:pStyle w:val="TableEntry"/>
              <w:rPr>
                <w:color w:val="FFFFFF"/>
              </w:rPr>
            </w:pPr>
            <w:r w:rsidRPr="001F42D3">
              <w:t>0125</w:t>
            </w:r>
          </w:p>
        </w:tc>
        <w:tc>
          <w:tcPr>
            <w:tcW w:w="981" w:type="dxa"/>
          </w:tcPr>
          <w:p w14:paraId="041A4F7B" w14:textId="1AC5D0D4" w:rsidR="00B11855" w:rsidRPr="001F42D3" w:rsidRDefault="003D003E" w:rsidP="001F5A5C">
            <w:pPr>
              <w:pStyle w:val="TableEntry"/>
            </w:pPr>
            <w:r w:rsidRPr="001F42D3">
              <w:t>Y</w:t>
            </w:r>
          </w:p>
        </w:tc>
        <w:tc>
          <w:tcPr>
            <w:tcW w:w="1206" w:type="dxa"/>
          </w:tcPr>
          <w:p w14:paraId="0067E32D" w14:textId="31E927F6" w:rsidR="00B11855" w:rsidRPr="001F42D3" w:rsidRDefault="003D003E" w:rsidP="001F5A5C">
            <w:pPr>
              <w:pStyle w:val="TableEntry"/>
            </w:pPr>
            <w:r w:rsidRPr="001F42D3">
              <w:t>ED</w:t>
            </w:r>
          </w:p>
        </w:tc>
      </w:tr>
      <w:tr w:rsidR="00C40FD5" w:rsidRPr="001F42D3" w14:paraId="02F11C3A" w14:textId="77777777" w:rsidTr="00CF5627">
        <w:trPr>
          <w:cantSplit/>
          <w:jc w:val="center"/>
        </w:trPr>
        <w:tc>
          <w:tcPr>
            <w:tcW w:w="1377" w:type="dxa"/>
          </w:tcPr>
          <w:p w14:paraId="33C0889F" w14:textId="58AEE521" w:rsidR="00B11855" w:rsidRPr="001F42D3" w:rsidRDefault="003D003E" w:rsidP="005E01AF">
            <w:pPr>
              <w:pStyle w:val="TableEntry"/>
            </w:pPr>
            <w:r w:rsidRPr="001F42D3">
              <w:t>Observation Identifier</w:t>
            </w:r>
          </w:p>
        </w:tc>
        <w:tc>
          <w:tcPr>
            <w:tcW w:w="783" w:type="dxa"/>
          </w:tcPr>
          <w:p w14:paraId="7C4611B3" w14:textId="4898F7E2" w:rsidR="00B11855" w:rsidRPr="001F42D3" w:rsidRDefault="003D003E" w:rsidP="005E01AF">
            <w:pPr>
              <w:pStyle w:val="TableEntry"/>
            </w:pPr>
            <w:r w:rsidRPr="001F42D3">
              <w:t>3</w:t>
            </w:r>
          </w:p>
        </w:tc>
        <w:tc>
          <w:tcPr>
            <w:tcW w:w="828" w:type="dxa"/>
          </w:tcPr>
          <w:p w14:paraId="27220D58" w14:textId="2F6A6B39" w:rsidR="00B11855" w:rsidRPr="001F42D3" w:rsidRDefault="003D003E" w:rsidP="005E01AF">
            <w:pPr>
              <w:pStyle w:val="TableEntry"/>
              <w:rPr>
                <w:color w:val="FFFFFF"/>
              </w:rPr>
            </w:pPr>
            <w:r w:rsidRPr="001F42D3">
              <w:t>CWE</w:t>
            </w:r>
          </w:p>
        </w:tc>
        <w:tc>
          <w:tcPr>
            <w:tcW w:w="720" w:type="dxa"/>
          </w:tcPr>
          <w:p w14:paraId="6066B29F" w14:textId="20A0468C" w:rsidR="00B11855" w:rsidRPr="001F42D3" w:rsidRDefault="003D003E" w:rsidP="00AD69C9">
            <w:pPr>
              <w:pStyle w:val="TableEntry"/>
              <w:rPr>
                <w:color w:val="FFFFFF"/>
              </w:rPr>
            </w:pPr>
            <w:r w:rsidRPr="001F42D3">
              <w:t>478</w:t>
            </w:r>
          </w:p>
        </w:tc>
        <w:tc>
          <w:tcPr>
            <w:tcW w:w="752" w:type="dxa"/>
          </w:tcPr>
          <w:p w14:paraId="5EDF6CCE" w14:textId="3FBF1E5C" w:rsidR="00B11855" w:rsidRPr="001F42D3" w:rsidRDefault="003D003E" w:rsidP="00AD69C9">
            <w:pPr>
              <w:pStyle w:val="TableEntry"/>
              <w:rPr>
                <w:color w:val="FFFFFF"/>
              </w:rPr>
            </w:pPr>
            <w:r w:rsidRPr="001F42D3">
              <w:t>R</w:t>
            </w:r>
          </w:p>
        </w:tc>
        <w:tc>
          <w:tcPr>
            <w:tcW w:w="868" w:type="dxa"/>
          </w:tcPr>
          <w:p w14:paraId="3C5DFC05" w14:textId="21FC7D6D" w:rsidR="00B11855" w:rsidRPr="001F42D3" w:rsidRDefault="003D003E" w:rsidP="00AD69C9">
            <w:pPr>
              <w:pStyle w:val="TableEntry"/>
              <w:rPr>
                <w:color w:val="FFFFFF"/>
              </w:rPr>
            </w:pPr>
            <w:r w:rsidRPr="001F42D3">
              <w:t>False</w:t>
            </w:r>
          </w:p>
        </w:tc>
        <w:tc>
          <w:tcPr>
            <w:tcW w:w="900" w:type="dxa"/>
          </w:tcPr>
          <w:p w14:paraId="7C9A15D8" w14:textId="6E647571" w:rsidR="00B11855" w:rsidRPr="001F42D3" w:rsidRDefault="003D003E" w:rsidP="00AD69C9">
            <w:pPr>
              <w:pStyle w:val="TableEntry"/>
              <w:rPr>
                <w:color w:val="FFFFFF"/>
              </w:rPr>
            </w:pPr>
            <w:r w:rsidRPr="001F42D3">
              <w:t>1</w:t>
            </w:r>
          </w:p>
        </w:tc>
        <w:tc>
          <w:tcPr>
            <w:tcW w:w="810" w:type="dxa"/>
          </w:tcPr>
          <w:p w14:paraId="3E44EAFE" w14:textId="1EFA6EC2" w:rsidR="00B11855" w:rsidRPr="001F42D3" w:rsidRDefault="003D003E" w:rsidP="00AD69C9">
            <w:pPr>
              <w:pStyle w:val="TableEntry"/>
              <w:rPr>
                <w:color w:val="FFFFFF"/>
              </w:rPr>
            </w:pPr>
            <w:r w:rsidRPr="001F42D3">
              <w:t>1</w:t>
            </w:r>
          </w:p>
        </w:tc>
        <w:tc>
          <w:tcPr>
            <w:tcW w:w="729" w:type="dxa"/>
          </w:tcPr>
          <w:p w14:paraId="74F7DEEC" w14:textId="0877C1F3" w:rsidR="00B11855" w:rsidRPr="001F42D3" w:rsidRDefault="00B11855" w:rsidP="001F5A5C">
            <w:pPr>
              <w:pStyle w:val="TableEntry"/>
            </w:pPr>
          </w:p>
        </w:tc>
        <w:tc>
          <w:tcPr>
            <w:tcW w:w="981" w:type="dxa"/>
          </w:tcPr>
          <w:p w14:paraId="642FFCF7" w14:textId="755846F7" w:rsidR="00B11855" w:rsidRPr="001F42D3" w:rsidRDefault="00B11855" w:rsidP="001F5A5C">
            <w:pPr>
              <w:pStyle w:val="TableEntry"/>
            </w:pPr>
          </w:p>
        </w:tc>
        <w:tc>
          <w:tcPr>
            <w:tcW w:w="1206" w:type="dxa"/>
          </w:tcPr>
          <w:p w14:paraId="20088C0A" w14:textId="77777777" w:rsidR="00B11855" w:rsidRPr="001F42D3" w:rsidRDefault="00B11855" w:rsidP="001F5A5C">
            <w:pPr>
              <w:pStyle w:val="TableEntry"/>
              <w:rPr>
                <w:sz w:val="16"/>
                <w:szCs w:val="16"/>
              </w:rPr>
            </w:pPr>
          </w:p>
        </w:tc>
      </w:tr>
      <w:tr w:rsidR="00C40FD5" w:rsidRPr="001F42D3" w14:paraId="03019EED" w14:textId="77777777" w:rsidTr="00CF5627">
        <w:trPr>
          <w:cantSplit/>
          <w:jc w:val="center"/>
        </w:trPr>
        <w:tc>
          <w:tcPr>
            <w:tcW w:w="1377" w:type="dxa"/>
          </w:tcPr>
          <w:p w14:paraId="76D48035" w14:textId="56A75AB4" w:rsidR="00B11855" w:rsidRPr="001F42D3" w:rsidRDefault="003D003E" w:rsidP="00CF5627">
            <w:pPr>
              <w:pStyle w:val="TableEntryItalicindent"/>
            </w:pPr>
            <w:r w:rsidRPr="001F42D3">
              <w:t>identifier</w:t>
            </w:r>
          </w:p>
        </w:tc>
        <w:tc>
          <w:tcPr>
            <w:tcW w:w="783" w:type="dxa"/>
          </w:tcPr>
          <w:p w14:paraId="514778BA" w14:textId="6D4F97A9" w:rsidR="00B11855" w:rsidRPr="001F42D3" w:rsidRDefault="003D003E" w:rsidP="005E01AF">
            <w:pPr>
              <w:pStyle w:val="TableEntry"/>
              <w:rPr>
                <w:i/>
              </w:rPr>
            </w:pPr>
            <w:r w:rsidRPr="001F42D3">
              <w:rPr>
                <w:i/>
              </w:rPr>
              <w:t>1</w:t>
            </w:r>
          </w:p>
        </w:tc>
        <w:tc>
          <w:tcPr>
            <w:tcW w:w="828" w:type="dxa"/>
          </w:tcPr>
          <w:p w14:paraId="3DEF51B6" w14:textId="217A1A4B" w:rsidR="00B11855" w:rsidRPr="001F42D3" w:rsidRDefault="003D003E" w:rsidP="005E01AF">
            <w:pPr>
              <w:pStyle w:val="TableEntry"/>
              <w:rPr>
                <w:color w:val="FFFFFF"/>
              </w:rPr>
            </w:pPr>
            <w:r w:rsidRPr="001F42D3">
              <w:t>ST</w:t>
            </w:r>
          </w:p>
        </w:tc>
        <w:tc>
          <w:tcPr>
            <w:tcW w:w="720" w:type="dxa"/>
          </w:tcPr>
          <w:p w14:paraId="211E7A4D" w14:textId="644F784D" w:rsidR="00B11855" w:rsidRPr="001F42D3" w:rsidRDefault="003D003E" w:rsidP="00AD69C9">
            <w:pPr>
              <w:pStyle w:val="TableEntry"/>
              <w:rPr>
                <w:color w:val="FFFFFF"/>
              </w:rPr>
            </w:pPr>
            <w:r w:rsidRPr="001F42D3">
              <w:t>20</w:t>
            </w:r>
          </w:p>
        </w:tc>
        <w:tc>
          <w:tcPr>
            <w:tcW w:w="752" w:type="dxa"/>
          </w:tcPr>
          <w:p w14:paraId="2946A4E1" w14:textId="57C6FFA2" w:rsidR="00B11855" w:rsidRPr="001F42D3" w:rsidRDefault="003D003E" w:rsidP="00AD69C9">
            <w:pPr>
              <w:pStyle w:val="TableEntry"/>
              <w:rPr>
                <w:color w:val="FFFFFF"/>
              </w:rPr>
            </w:pPr>
            <w:r w:rsidRPr="001F42D3">
              <w:t>R</w:t>
            </w:r>
          </w:p>
        </w:tc>
        <w:tc>
          <w:tcPr>
            <w:tcW w:w="868" w:type="dxa"/>
          </w:tcPr>
          <w:p w14:paraId="16301B77" w14:textId="0849C5A4" w:rsidR="00B11855" w:rsidRPr="001F42D3" w:rsidRDefault="00B11855" w:rsidP="001F5A5C">
            <w:pPr>
              <w:pStyle w:val="TableEntry"/>
            </w:pPr>
          </w:p>
        </w:tc>
        <w:tc>
          <w:tcPr>
            <w:tcW w:w="900" w:type="dxa"/>
          </w:tcPr>
          <w:p w14:paraId="4E9A61E5" w14:textId="112FEB9D" w:rsidR="00B11855" w:rsidRPr="001F42D3" w:rsidRDefault="003D003E" w:rsidP="00AD69C9">
            <w:pPr>
              <w:pStyle w:val="TableEntry"/>
              <w:rPr>
                <w:color w:val="FFFFFF"/>
              </w:rPr>
            </w:pPr>
            <w:r w:rsidRPr="001F42D3">
              <w:t>1</w:t>
            </w:r>
          </w:p>
        </w:tc>
        <w:tc>
          <w:tcPr>
            <w:tcW w:w="810" w:type="dxa"/>
          </w:tcPr>
          <w:p w14:paraId="13AA7AD7" w14:textId="766EA100" w:rsidR="00B11855" w:rsidRPr="001F42D3" w:rsidRDefault="003D003E" w:rsidP="00AD69C9">
            <w:pPr>
              <w:pStyle w:val="TableEntry"/>
              <w:rPr>
                <w:color w:val="FFFFFF"/>
              </w:rPr>
            </w:pPr>
            <w:r w:rsidRPr="001F42D3">
              <w:t>1</w:t>
            </w:r>
          </w:p>
        </w:tc>
        <w:tc>
          <w:tcPr>
            <w:tcW w:w="729" w:type="dxa"/>
          </w:tcPr>
          <w:p w14:paraId="0E374C1F" w14:textId="0D237B55" w:rsidR="00B11855" w:rsidRPr="001F42D3" w:rsidRDefault="00B11855" w:rsidP="001F5A5C">
            <w:pPr>
              <w:pStyle w:val="TableEntry"/>
            </w:pPr>
          </w:p>
        </w:tc>
        <w:tc>
          <w:tcPr>
            <w:tcW w:w="981" w:type="dxa"/>
          </w:tcPr>
          <w:p w14:paraId="7A6FF5B5" w14:textId="253F28F3" w:rsidR="00B11855" w:rsidRPr="001F42D3" w:rsidRDefault="003D003E" w:rsidP="001F5A5C">
            <w:pPr>
              <w:pStyle w:val="TableEntry"/>
            </w:pPr>
            <w:r w:rsidRPr="001F42D3">
              <w:t>Y</w:t>
            </w:r>
          </w:p>
        </w:tc>
        <w:tc>
          <w:tcPr>
            <w:tcW w:w="1206" w:type="dxa"/>
          </w:tcPr>
          <w:p w14:paraId="343226A7" w14:textId="0312A72E" w:rsidR="00B11855" w:rsidRPr="001F42D3" w:rsidRDefault="003D003E" w:rsidP="001F5A5C">
            <w:pPr>
              <w:pStyle w:val="TableEntry"/>
            </w:pPr>
            <w:r w:rsidRPr="001F42D3">
              <w:t>18750-0   </w:t>
            </w:r>
          </w:p>
        </w:tc>
      </w:tr>
      <w:tr w:rsidR="00C40FD5" w:rsidRPr="001F42D3" w14:paraId="481D1C3C" w14:textId="77777777" w:rsidTr="00CF5627">
        <w:trPr>
          <w:cantSplit/>
          <w:jc w:val="center"/>
        </w:trPr>
        <w:tc>
          <w:tcPr>
            <w:tcW w:w="1377" w:type="dxa"/>
          </w:tcPr>
          <w:p w14:paraId="703A9DCC" w14:textId="7DA44C53" w:rsidR="00B11855" w:rsidRPr="001F42D3" w:rsidRDefault="003D003E" w:rsidP="005E01AF">
            <w:pPr>
              <w:pStyle w:val="TableEntry"/>
            </w:pPr>
            <w:r w:rsidRPr="001F42D3">
              <w:t>Text</w:t>
            </w:r>
          </w:p>
        </w:tc>
        <w:tc>
          <w:tcPr>
            <w:tcW w:w="783" w:type="dxa"/>
          </w:tcPr>
          <w:p w14:paraId="13C481B1" w14:textId="23110A56" w:rsidR="00B11855" w:rsidRPr="001F42D3" w:rsidRDefault="003D003E" w:rsidP="005E01AF">
            <w:pPr>
              <w:pStyle w:val="TableEntry"/>
            </w:pPr>
            <w:r w:rsidRPr="001F42D3">
              <w:t>2</w:t>
            </w:r>
          </w:p>
        </w:tc>
        <w:tc>
          <w:tcPr>
            <w:tcW w:w="828" w:type="dxa"/>
          </w:tcPr>
          <w:p w14:paraId="74B020F7" w14:textId="5FC64B4C" w:rsidR="00B11855" w:rsidRPr="001F42D3" w:rsidRDefault="003D003E" w:rsidP="005E01AF">
            <w:pPr>
              <w:pStyle w:val="TableEntry"/>
              <w:rPr>
                <w:color w:val="FFFFFF"/>
              </w:rPr>
            </w:pPr>
            <w:r w:rsidRPr="001F42D3">
              <w:t>ST</w:t>
            </w:r>
          </w:p>
        </w:tc>
        <w:tc>
          <w:tcPr>
            <w:tcW w:w="720" w:type="dxa"/>
          </w:tcPr>
          <w:p w14:paraId="23ED9061" w14:textId="55439C71" w:rsidR="00B11855" w:rsidRPr="001F42D3" w:rsidRDefault="003D003E" w:rsidP="00AD69C9">
            <w:pPr>
              <w:pStyle w:val="TableEntry"/>
              <w:rPr>
                <w:color w:val="FFFFFF"/>
              </w:rPr>
            </w:pPr>
            <w:r w:rsidRPr="001F42D3">
              <w:t>199</w:t>
            </w:r>
          </w:p>
        </w:tc>
        <w:tc>
          <w:tcPr>
            <w:tcW w:w="752" w:type="dxa"/>
          </w:tcPr>
          <w:p w14:paraId="6BC89B66" w14:textId="1DD5823B" w:rsidR="00B11855" w:rsidRPr="001F42D3" w:rsidRDefault="003D003E" w:rsidP="00AD69C9">
            <w:pPr>
              <w:pStyle w:val="TableEntry"/>
              <w:rPr>
                <w:color w:val="FFFFFF"/>
              </w:rPr>
            </w:pPr>
            <w:r w:rsidRPr="001F42D3">
              <w:t>R</w:t>
            </w:r>
          </w:p>
        </w:tc>
        <w:tc>
          <w:tcPr>
            <w:tcW w:w="868" w:type="dxa"/>
          </w:tcPr>
          <w:p w14:paraId="09FE80CF" w14:textId="22F1C97B" w:rsidR="00B11855" w:rsidRPr="001F42D3" w:rsidRDefault="00B11855" w:rsidP="001F5A5C">
            <w:pPr>
              <w:pStyle w:val="TableEntry"/>
            </w:pPr>
          </w:p>
        </w:tc>
        <w:tc>
          <w:tcPr>
            <w:tcW w:w="900" w:type="dxa"/>
          </w:tcPr>
          <w:p w14:paraId="03A03648" w14:textId="30CB486E" w:rsidR="00B11855" w:rsidRPr="001F42D3" w:rsidRDefault="00E86B15" w:rsidP="00AD69C9">
            <w:pPr>
              <w:pStyle w:val="TableEntry"/>
              <w:rPr>
                <w:color w:val="FFFFFF"/>
              </w:rPr>
            </w:pPr>
            <w:r w:rsidRPr="001F42D3">
              <w:t>1</w:t>
            </w:r>
          </w:p>
        </w:tc>
        <w:tc>
          <w:tcPr>
            <w:tcW w:w="810" w:type="dxa"/>
          </w:tcPr>
          <w:p w14:paraId="344F1AA9" w14:textId="01A66826" w:rsidR="00B11855" w:rsidRPr="001F42D3" w:rsidRDefault="003D003E" w:rsidP="00AD69C9">
            <w:pPr>
              <w:pStyle w:val="TableEntry"/>
              <w:rPr>
                <w:color w:val="FFFFFF"/>
              </w:rPr>
            </w:pPr>
            <w:r w:rsidRPr="001F42D3">
              <w:t>1</w:t>
            </w:r>
          </w:p>
        </w:tc>
        <w:tc>
          <w:tcPr>
            <w:tcW w:w="729" w:type="dxa"/>
          </w:tcPr>
          <w:p w14:paraId="59BE8934" w14:textId="67F63884" w:rsidR="00B11855" w:rsidRPr="001F42D3" w:rsidRDefault="00B11855" w:rsidP="001F5A5C">
            <w:pPr>
              <w:pStyle w:val="TableEntry"/>
            </w:pPr>
          </w:p>
        </w:tc>
        <w:tc>
          <w:tcPr>
            <w:tcW w:w="981" w:type="dxa"/>
          </w:tcPr>
          <w:p w14:paraId="7DA2787D" w14:textId="6BE3216E" w:rsidR="00B11855" w:rsidRPr="001F42D3" w:rsidRDefault="003D003E" w:rsidP="001F5A5C">
            <w:pPr>
              <w:pStyle w:val="TableEntry"/>
            </w:pPr>
            <w:r w:rsidRPr="001F42D3">
              <w:t>Y</w:t>
            </w:r>
          </w:p>
        </w:tc>
        <w:tc>
          <w:tcPr>
            <w:tcW w:w="1206" w:type="dxa"/>
          </w:tcPr>
          <w:p w14:paraId="5CF54320" w14:textId="77777777" w:rsidR="00B11855" w:rsidRPr="001F42D3" w:rsidRDefault="003D003E" w:rsidP="001F5A5C">
            <w:pPr>
              <w:pStyle w:val="TableEntry"/>
            </w:pPr>
            <w:r w:rsidRPr="001F42D3">
              <w:t>Cardiac Electrophysiology Report</w:t>
            </w:r>
          </w:p>
        </w:tc>
      </w:tr>
      <w:tr w:rsidR="00C40FD5" w:rsidRPr="001F42D3" w14:paraId="61A6EDDD" w14:textId="77777777" w:rsidTr="00CF5627">
        <w:trPr>
          <w:cantSplit/>
          <w:jc w:val="center"/>
        </w:trPr>
        <w:tc>
          <w:tcPr>
            <w:tcW w:w="1377" w:type="dxa"/>
          </w:tcPr>
          <w:p w14:paraId="1FD0FC12" w14:textId="03865979" w:rsidR="00B11855" w:rsidRPr="001F42D3" w:rsidRDefault="003D003E" w:rsidP="005E01AF">
            <w:pPr>
              <w:pStyle w:val="TableEntry"/>
              <w:rPr>
                <w:i/>
              </w:rPr>
            </w:pPr>
            <w:r w:rsidRPr="001F42D3">
              <w:rPr>
                <w:i/>
              </w:rPr>
              <w:t>name of coding system</w:t>
            </w:r>
          </w:p>
        </w:tc>
        <w:tc>
          <w:tcPr>
            <w:tcW w:w="783" w:type="dxa"/>
          </w:tcPr>
          <w:p w14:paraId="2F6302F3" w14:textId="542328A2" w:rsidR="00B11855" w:rsidRPr="001F42D3" w:rsidRDefault="003D003E" w:rsidP="005E01AF">
            <w:pPr>
              <w:pStyle w:val="TableEntry"/>
              <w:rPr>
                <w:i/>
              </w:rPr>
            </w:pPr>
            <w:r w:rsidRPr="001F42D3">
              <w:rPr>
                <w:i/>
              </w:rPr>
              <w:t>3</w:t>
            </w:r>
          </w:p>
        </w:tc>
        <w:tc>
          <w:tcPr>
            <w:tcW w:w="828" w:type="dxa"/>
          </w:tcPr>
          <w:p w14:paraId="0474F7E7" w14:textId="63DAB919" w:rsidR="00B11855" w:rsidRPr="001F42D3" w:rsidRDefault="003D003E" w:rsidP="001F5A5C">
            <w:pPr>
              <w:pStyle w:val="TableEntry"/>
              <w:rPr>
                <w:color w:val="FFFFFF"/>
              </w:rPr>
            </w:pPr>
            <w:r w:rsidRPr="001F42D3">
              <w:t>ID</w:t>
            </w:r>
          </w:p>
        </w:tc>
        <w:tc>
          <w:tcPr>
            <w:tcW w:w="720" w:type="dxa"/>
          </w:tcPr>
          <w:p w14:paraId="1657014F" w14:textId="58FBE3A6" w:rsidR="00B11855" w:rsidRPr="001F42D3" w:rsidRDefault="003D003E" w:rsidP="00AD69C9">
            <w:pPr>
              <w:pStyle w:val="TableEntry"/>
              <w:rPr>
                <w:color w:val="FFFFFF"/>
              </w:rPr>
            </w:pPr>
            <w:r w:rsidRPr="001F42D3">
              <w:t>20</w:t>
            </w:r>
          </w:p>
        </w:tc>
        <w:tc>
          <w:tcPr>
            <w:tcW w:w="752" w:type="dxa"/>
          </w:tcPr>
          <w:p w14:paraId="22D9E381" w14:textId="525942E7" w:rsidR="00B11855" w:rsidRPr="001F42D3" w:rsidRDefault="003D003E" w:rsidP="00AD69C9">
            <w:pPr>
              <w:pStyle w:val="TableEntry"/>
              <w:rPr>
                <w:color w:val="FFFFFF"/>
              </w:rPr>
            </w:pPr>
            <w:r w:rsidRPr="001F42D3">
              <w:t>R</w:t>
            </w:r>
          </w:p>
        </w:tc>
        <w:tc>
          <w:tcPr>
            <w:tcW w:w="868" w:type="dxa"/>
          </w:tcPr>
          <w:p w14:paraId="1BF9A15C" w14:textId="45686B77" w:rsidR="00B11855" w:rsidRPr="001F42D3" w:rsidRDefault="00B11855" w:rsidP="001F5A5C">
            <w:pPr>
              <w:pStyle w:val="TableEntry"/>
            </w:pPr>
          </w:p>
        </w:tc>
        <w:tc>
          <w:tcPr>
            <w:tcW w:w="900" w:type="dxa"/>
          </w:tcPr>
          <w:p w14:paraId="52B00390" w14:textId="51EF7C03" w:rsidR="00B11855" w:rsidRPr="001F42D3" w:rsidRDefault="003D003E" w:rsidP="00AD69C9">
            <w:pPr>
              <w:pStyle w:val="TableEntry"/>
              <w:rPr>
                <w:color w:val="FFFFFF"/>
              </w:rPr>
            </w:pPr>
            <w:r w:rsidRPr="001F42D3">
              <w:t>0</w:t>
            </w:r>
          </w:p>
        </w:tc>
        <w:tc>
          <w:tcPr>
            <w:tcW w:w="810" w:type="dxa"/>
          </w:tcPr>
          <w:p w14:paraId="45858D8B" w14:textId="6B755960" w:rsidR="00B11855" w:rsidRPr="001F42D3" w:rsidRDefault="003D003E" w:rsidP="00AD69C9">
            <w:pPr>
              <w:pStyle w:val="TableEntry"/>
              <w:rPr>
                <w:color w:val="FFFFFF"/>
              </w:rPr>
            </w:pPr>
            <w:r w:rsidRPr="001F42D3">
              <w:t>1</w:t>
            </w:r>
          </w:p>
        </w:tc>
        <w:tc>
          <w:tcPr>
            <w:tcW w:w="729" w:type="dxa"/>
          </w:tcPr>
          <w:p w14:paraId="2F93EC5B" w14:textId="0FF2B35C" w:rsidR="00B11855" w:rsidRPr="001F42D3" w:rsidRDefault="003D003E" w:rsidP="00AD69C9">
            <w:pPr>
              <w:pStyle w:val="TableEntry"/>
              <w:rPr>
                <w:color w:val="FFFFFF"/>
              </w:rPr>
            </w:pPr>
            <w:r w:rsidRPr="001F42D3">
              <w:t>0396</w:t>
            </w:r>
          </w:p>
        </w:tc>
        <w:tc>
          <w:tcPr>
            <w:tcW w:w="981" w:type="dxa"/>
          </w:tcPr>
          <w:p w14:paraId="58DF373F" w14:textId="6CD79115" w:rsidR="00B11855" w:rsidRPr="001F42D3" w:rsidRDefault="003D003E" w:rsidP="001F5A5C">
            <w:pPr>
              <w:pStyle w:val="TableEntry"/>
            </w:pPr>
            <w:r w:rsidRPr="001F42D3">
              <w:t>Y</w:t>
            </w:r>
          </w:p>
        </w:tc>
        <w:tc>
          <w:tcPr>
            <w:tcW w:w="1206" w:type="dxa"/>
          </w:tcPr>
          <w:p w14:paraId="06576413" w14:textId="24E5C978" w:rsidR="00B11855" w:rsidRPr="001F42D3" w:rsidRDefault="003D003E" w:rsidP="001F5A5C">
            <w:pPr>
              <w:pStyle w:val="TableEntry"/>
            </w:pPr>
            <w:r w:rsidRPr="001F42D3">
              <w:t>LN</w:t>
            </w:r>
          </w:p>
        </w:tc>
      </w:tr>
      <w:tr w:rsidR="002A04AE" w:rsidRPr="001F42D3" w14:paraId="7908F32E" w14:textId="77777777" w:rsidTr="00CF5627">
        <w:trPr>
          <w:cantSplit/>
          <w:jc w:val="center"/>
        </w:trPr>
        <w:tc>
          <w:tcPr>
            <w:tcW w:w="1377" w:type="dxa"/>
          </w:tcPr>
          <w:p w14:paraId="6DA46E92" w14:textId="6F808317" w:rsidR="002A04AE" w:rsidRPr="001F42D3" w:rsidRDefault="000B7F15" w:rsidP="005E01AF">
            <w:pPr>
              <w:pStyle w:val="TableEntry"/>
            </w:pPr>
            <w:r w:rsidRPr="001F42D3">
              <w:t>alternate identifier</w:t>
            </w:r>
          </w:p>
        </w:tc>
        <w:tc>
          <w:tcPr>
            <w:tcW w:w="783" w:type="dxa"/>
          </w:tcPr>
          <w:p w14:paraId="5832C329" w14:textId="3EF0A7DC" w:rsidR="002A04AE" w:rsidRPr="001F42D3" w:rsidRDefault="00D77190" w:rsidP="001F5A5C">
            <w:pPr>
              <w:pStyle w:val="TableEntry"/>
            </w:pPr>
            <w:r w:rsidRPr="001F42D3">
              <w:t>4</w:t>
            </w:r>
          </w:p>
        </w:tc>
        <w:tc>
          <w:tcPr>
            <w:tcW w:w="828" w:type="dxa"/>
          </w:tcPr>
          <w:p w14:paraId="2E75D9EE" w14:textId="0E9F1B7C" w:rsidR="002A04AE" w:rsidRPr="001F42D3" w:rsidRDefault="00D77190" w:rsidP="00AD69C9">
            <w:pPr>
              <w:pStyle w:val="TableEntry"/>
            </w:pPr>
            <w:r w:rsidRPr="001F42D3">
              <w:t>ST</w:t>
            </w:r>
          </w:p>
        </w:tc>
        <w:tc>
          <w:tcPr>
            <w:tcW w:w="720" w:type="dxa"/>
          </w:tcPr>
          <w:p w14:paraId="7A3657B9" w14:textId="3C50B1CA" w:rsidR="002A04AE" w:rsidRPr="001F42D3" w:rsidRDefault="00D77190" w:rsidP="00AD69C9">
            <w:pPr>
              <w:pStyle w:val="TableEntry"/>
            </w:pPr>
            <w:r w:rsidRPr="001F42D3">
              <w:t>255</w:t>
            </w:r>
          </w:p>
        </w:tc>
        <w:tc>
          <w:tcPr>
            <w:tcW w:w="752" w:type="dxa"/>
          </w:tcPr>
          <w:p w14:paraId="11D0535D" w14:textId="67016243" w:rsidR="002A04AE" w:rsidRPr="001F42D3" w:rsidRDefault="00D77190" w:rsidP="001F5A5C">
            <w:pPr>
              <w:pStyle w:val="TableEntry"/>
            </w:pPr>
            <w:r w:rsidRPr="001F42D3">
              <w:t>RE</w:t>
            </w:r>
          </w:p>
        </w:tc>
        <w:tc>
          <w:tcPr>
            <w:tcW w:w="868" w:type="dxa"/>
          </w:tcPr>
          <w:p w14:paraId="001AD3B5" w14:textId="77777777" w:rsidR="002A04AE" w:rsidRPr="001F42D3" w:rsidRDefault="002A04AE" w:rsidP="00AD69C9">
            <w:pPr>
              <w:pStyle w:val="TableEntry"/>
            </w:pPr>
          </w:p>
        </w:tc>
        <w:tc>
          <w:tcPr>
            <w:tcW w:w="900" w:type="dxa"/>
          </w:tcPr>
          <w:p w14:paraId="20386DB8" w14:textId="22BE68AD" w:rsidR="002A04AE" w:rsidRPr="001F42D3" w:rsidRDefault="00D77190" w:rsidP="001F5A5C">
            <w:pPr>
              <w:pStyle w:val="TableEntry"/>
            </w:pPr>
            <w:r w:rsidRPr="001F42D3">
              <w:t>0</w:t>
            </w:r>
          </w:p>
        </w:tc>
        <w:tc>
          <w:tcPr>
            <w:tcW w:w="810" w:type="dxa"/>
          </w:tcPr>
          <w:p w14:paraId="2FD5F0B5" w14:textId="56827465" w:rsidR="002A04AE" w:rsidRPr="001F42D3" w:rsidRDefault="00D77190" w:rsidP="001F5A5C">
            <w:pPr>
              <w:pStyle w:val="TableEntry"/>
            </w:pPr>
            <w:r w:rsidRPr="001F42D3">
              <w:t>1</w:t>
            </w:r>
          </w:p>
        </w:tc>
        <w:tc>
          <w:tcPr>
            <w:tcW w:w="729" w:type="dxa"/>
          </w:tcPr>
          <w:p w14:paraId="3D800ED8" w14:textId="77777777" w:rsidR="002A04AE" w:rsidRPr="001F42D3" w:rsidRDefault="002A04AE" w:rsidP="001F5A5C">
            <w:pPr>
              <w:pStyle w:val="TableEntry"/>
              <w:rPr>
                <w:color w:val="FFFFFF"/>
                <w:sz w:val="16"/>
                <w:szCs w:val="16"/>
              </w:rPr>
            </w:pPr>
          </w:p>
        </w:tc>
        <w:tc>
          <w:tcPr>
            <w:tcW w:w="981" w:type="dxa"/>
          </w:tcPr>
          <w:p w14:paraId="74C64C0F" w14:textId="77777777" w:rsidR="002A04AE" w:rsidRPr="001F42D3" w:rsidRDefault="002A04AE" w:rsidP="001F5A5C">
            <w:pPr>
              <w:pStyle w:val="TableEntry"/>
              <w:rPr>
                <w:sz w:val="16"/>
                <w:szCs w:val="16"/>
              </w:rPr>
            </w:pPr>
          </w:p>
        </w:tc>
        <w:tc>
          <w:tcPr>
            <w:tcW w:w="1206" w:type="dxa"/>
          </w:tcPr>
          <w:p w14:paraId="7660C23F" w14:textId="1B6EB7CD" w:rsidR="002A04AE" w:rsidRPr="001F42D3" w:rsidRDefault="00961510" w:rsidP="001F5A5C">
            <w:pPr>
              <w:pStyle w:val="TableEntry"/>
            </w:pPr>
            <w:r w:rsidRPr="001F42D3">
              <w:t>file_name_example.pdf</w:t>
            </w:r>
          </w:p>
        </w:tc>
      </w:tr>
      <w:tr w:rsidR="002A04AE" w:rsidRPr="001F42D3" w14:paraId="55CF6177" w14:textId="77777777" w:rsidTr="00CF5627">
        <w:trPr>
          <w:cantSplit/>
          <w:jc w:val="center"/>
        </w:trPr>
        <w:tc>
          <w:tcPr>
            <w:tcW w:w="1377" w:type="dxa"/>
          </w:tcPr>
          <w:p w14:paraId="67661522" w14:textId="04CC24AF" w:rsidR="002A04AE" w:rsidRPr="001F42D3" w:rsidRDefault="000B7F15" w:rsidP="005E01AF">
            <w:pPr>
              <w:pStyle w:val="TableEntry"/>
            </w:pPr>
            <w:r w:rsidRPr="001F42D3">
              <w:t>alternate text</w:t>
            </w:r>
          </w:p>
        </w:tc>
        <w:tc>
          <w:tcPr>
            <w:tcW w:w="783" w:type="dxa"/>
          </w:tcPr>
          <w:p w14:paraId="5245A912" w14:textId="60764E1E" w:rsidR="002A04AE" w:rsidRPr="001F42D3" w:rsidRDefault="00961510" w:rsidP="001F5A5C">
            <w:pPr>
              <w:pStyle w:val="TableEntry"/>
            </w:pPr>
            <w:r w:rsidRPr="001F42D3">
              <w:t>5</w:t>
            </w:r>
          </w:p>
        </w:tc>
        <w:tc>
          <w:tcPr>
            <w:tcW w:w="828" w:type="dxa"/>
          </w:tcPr>
          <w:p w14:paraId="5573EAB5" w14:textId="4F37F318" w:rsidR="002A04AE" w:rsidRPr="001F42D3" w:rsidRDefault="00961510" w:rsidP="00AD69C9">
            <w:pPr>
              <w:pStyle w:val="TableEntry"/>
            </w:pPr>
            <w:r w:rsidRPr="001F42D3">
              <w:t>ST</w:t>
            </w:r>
          </w:p>
        </w:tc>
        <w:tc>
          <w:tcPr>
            <w:tcW w:w="720" w:type="dxa"/>
          </w:tcPr>
          <w:p w14:paraId="5B00136B" w14:textId="11461944" w:rsidR="002A04AE" w:rsidRPr="001F42D3" w:rsidRDefault="00961510" w:rsidP="00AD69C9">
            <w:pPr>
              <w:pStyle w:val="TableEntry"/>
            </w:pPr>
            <w:r w:rsidRPr="001F42D3">
              <w:t>100</w:t>
            </w:r>
          </w:p>
        </w:tc>
        <w:tc>
          <w:tcPr>
            <w:tcW w:w="752" w:type="dxa"/>
          </w:tcPr>
          <w:p w14:paraId="2CF5DEC4" w14:textId="76CF20A1" w:rsidR="002A04AE" w:rsidRPr="001F42D3" w:rsidRDefault="00961510" w:rsidP="001F5A5C">
            <w:pPr>
              <w:pStyle w:val="TableEntry"/>
            </w:pPr>
            <w:r w:rsidRPr="001F42D3">
              <w:t>RE</w:t>
            </w:r>
          </w:p>
        </w:tc>
        <w:tc>
          <w:tcPr>
            <w:tcW w:w="868" w:type="dxa"/>
          </w:tcPr>
          <w:p w14:paraId="6F6FD872" w14:textId="77777777" w:rsidR="002A04AE" w:rsidRPr="001F42D3" w:rsidRDefault="002A04AE" w:rsidP="00AD69C9">
            <w:pPr>
              <w:pStyle w:val="TableEntry"/>
            </w:pPr>
          </w:p>
        </w:tc>
        <w:tc>
          <w:tcPr>
            <w:tcW w:w="900" w:type="dxa"/>
          </w:tcPr>
          <w:p w14:paraId="30CF860D" w14:textId="6C0C6D39" w:rsidR="002A04AE" w:rsidRPr="001F42D3" w:rsidRDefault="00961510" w:rsidP="001F5A5C">
            <w:pPr>
              <w:pStyle w:val="TableEntry"/>
            </w:pPr>
            <w:r w:rsidRPr="001F42D3">
              <w:t>0</w:t>
            </w:r>
          </w:p>
        </w:tc>
        <w:tc>
          <w:tcPr>
            <w:tcW w:w="810" w:type="dxa"/>
          </w:tcPr>
          <w:p w14:paraId="24566549" w14:textId="4C564BB3" w:rsidR="002A04AE" w:rsidRPr="001F42D3" w:rsidRDefault="00961510" w:rsidP="001F5A5C">
            <w:pPr>
              <w:pStyle w:val="TableEntry"/>
            </w:pPr>
            <w:r w:rsidRPr="001F42D3">
              <w:t>1</w:t>
            </w:r>
          </w:p>
        </w:tc>
        <w:tc>
          <w:tcPr>
            <w:tcW w:w="729" w:type="dxa"/>
          </w:tcPr>
          <w:p w14:paraId="21785CB7" w14:textId="77777777" w:rsidR="002A04AE" w:rsidRPr="001F42D3" w:rsidRDefault="002A04AE" w:rsidP="001F5A5C">
            <w:pPr>
              <w:pStyle w:val="TableEntry"/>
              <w:rPr>
                <w:color w:val="FFFFFF"/>
                <w:sz w:val="16"/>
                <w:szCs w:val="16"/>
              </w:rPr>
            </w:pPr>
          </w:p>
        </w:tc>
        <w:tc>
          <w:tcPr>
            <w:tcW w:w="981" w:type="dxa"/>
          </w:tcPr>
          <w:p w14:paraId="21899EFD" w14:textId="77777777" w:rsidR="002A04AE" w:rsidRPr="001F42D3" w:rsidRDefault="002A04AE" w:rsidP="001F5A5C">
            <w:pPr>
              <w:pStyle w:val="TableEntry"/>
              <w:rPr>
                <w:sz w:val="16"/>
                <w:szCs w:val="16"/>
              </w:rPr>
            </w:pPr>
          </w:p>
        </w:tc>
        <w:tc>
          <w:tcPr>
            <w:tcW w:w="1206" w:type="dxa"/>
          </w:tcPr>
          <w:p w14:paraId="37A526D4" w14:textId="0C2489D6" w:rsidR="002A04AE" w:rsidRPr="001F42D3" w:rsidRDefault="00961510" w:rsidP="001F5A5C">
            <w:pPr>
              <w:pStyle w:val="TableEntry"/>
            </w:pPr>
            <w:r w:rsidRPr="001F42D3">
              <w:t>Example Cardiac Device Report</w:t>
            </w:r>
          </w:p>
        </w:tc>
      </w:tr>
      <w:tr w:rsidR="00C40FD5" w:rsidRPr="001F42D3" w14:paraId="53DC4F6B" w14:textId="77777777" w:rsidTr="00CF5627">
        <w:trPr>
          <w:cantSplit/>
          <w:jc w:val="center"/>
        </w:trPr>
        <w:tc>
          <w:tcPr>
            <w:tcW w:w="1377" w:type="dxa"/>
          </w:tcPr>
          <w:p w14:paraId="5C0023A1" w14:textId="1E6EB75E" w:rsidR="00B11855" w:rsidRPr="001F42D3" w:rsidRDefault="003D003E" w:rsidP="005E01AF">
            <w:pPr>
              <w:pStyle w:val="TableEntry"/>
            </w:pPr>
            <w:r w:rsidRPr="001F42D3">
              <w:t>Observation Sub-ID</w:t>
            </w:r>
          </w:p>
        </w:tc>
        <w:tc>
          <w:tcPr>
            <w:tcW w:w="783" w:type="dxa"/>
          </w:tcPr>
          <w:p w14:paraId="0C63CA5B" w14:textId="187D6286" w:rsidR="00B11855" w:rsidRPr="001F42D3" w:rsidRDefault="003D003E" w:rsidP="001F5A5C">
            <w:pPr>
              <w:pStyle w:val="TableEntry"/>
            </w:pPr>
            <w:r w:rsidRPr="001F42D3">
              <w:t>4</w:t>
            </w:r>
          </w:p>
        </w:tc>
        <w:tc>
          <w:tcPr>
            <w:tcW w:w="828" w:type="dxa"/>
          </w:tcPr>
          <w:p w14:paraId="6B56C9FE" w14:textId="1D396C33" w:rsidR="00B11855" w:rsidRPr="001F42D3" w:rsidRDefault="003D003E" w:rsidP="00AD69C9">
            <w:pPr>
              <w:pStyle w:val="TableEntry"/>
              <w:rPr>
                <w:color w:val="FFFFFF"/>
              </w:rPr>
            </w:pPr>
            <w:r w:rsidRPr="001F42D3">
              <w:t>ST</w:t>
            </w:r>
          </w:p>
        </w:tc>
        <w:tc>
          <w:tcPr>
            <w:tcW w:w="720" w:type="dxa"/>
          </w:tcPr>
          <w:p w14:paraId="7B8FF34E" w14:textId="3EF898E0" w:rsidR="00B11855" w:rsidRPr="001F42D3" w:rsidRDefault="003D003E" w:rsidP="00AD69C9">
            <w:pPr>
              <w:pStyle w:val="TableEntry"/>
              <w:rPr>
                <w:color w:val="FFFFFF"/>
              </w:rPr>
            </w:pPr>
            <w:r w:rsidRPr="001F42D3">
              <w:t>20</w:t>
            </w:r>
          </w:p>
        </w:tc>
        <w:tc>
          <w:tcPr>
            <w:tcW w:w="752" w:type="dxa"/>
          </w:tcPr>
          <w:p w14:paraId="5C75F60A" w14:textId="77777777" w:rsidR="00B11855" w:rsidRPr="001F42D3" w:rsidRDefault="00E86B15" w:rsidP="001F5A5C">
            <w:pPr>
              <w:pStyle w:val="TableEntry"/>
              <w:rPr>
                <w:color w:val="FFFFFF"/>
              </w:rPr>
            </w:pPr>
            <w:r w:rsidRPr="001F42D3">
              <w:t>RE</w:t>
            </w:r>
          </w:p>
        </w:tc>
        <w:tc>
          <w:tcPr>
            <w:tcW w:w="868" w:type="dxa"/>
          </w:tcPr>
          <w:p w14:paraId="346CBD78" w14:textId="620D93A1" w:rsidR="00B11855" w:rsidRPr="001F42D3" w:rsidRDefault="003D003E" w:rsidP="00AD69C9">
            <w:pPr>
              <w:pStyle w:val="TableEntry"/>
              <w:rPr>
                <w:color w:val="FFFFFF"/>
              </w:rPr>
            </w:pPr>
            <w:r w:rsidRPr="001F42D3">
              <w:t>False</w:t>
            </w:r>
          </w:p>
        </w:tc>
        <w:tc>
          <w:tcPr>
            <w:tcW w:w="900" w:type="dxa"/>
          </w:tcPr>
          <w:p w14:paraId="4AAD6448" w14:textId="77777777" w:rsidR="00B11855" w:rsidRPr="001F42D3" w:rsidRDefault="003D003E" w:rsidP="001F5A5C">
            <w:pPr>
              <w:pStyle w:val="TableEntry"/>
            </w:pPr>
            <w:r w:rsidRPr="001F42D3">
              <w:t>0</w:t>
            </w:r>
          </w:p>
        </w:tc>
        <w:tc>
          <w:tcPr>
            <w:tcW w:w="810" w:type="dxa"/>
          </w:tcPr>
          <w:p w14:paraId="78ED0721" w14:textId="77777777" w:rsidR="00B11855" w:rsidRPr="001F42D3" w:rsidRDefault="003D003E" w:rsidP="001F5A5C">
            <w:pPr>
              <w:pStyle w:val="TableEntry"/>
            </w:pPr>
            <w:r w:rsidRPr="001F42D3">
              <w:t>1</w:t>
            </w:r>
          </w:p>
        </w:tc>
        <w:tc>
          <w:tcPr>
            <w:tcW w:w="729" w:type="dxa"/>
          </w:tcPr>
          <w:p w14:paraId="3837692F" w14:textId="77777777" w:rsidR="00B11855" w:rsidRPr="001F42D3" w:rsidRDefault="00B11855" w:rsidP="001F5A5C">
            <w:pPr>
              <w:pStyle w:val="TableEntry"/>
              <w:rPr>
                <w:color w:val="FFFFFF"/>
                <w:sz w:val="16"/>
                <w:szCs w:val="16"/>
              </w:rPr>
            </w:pPr>
          </w:p>
        </w:tc>
        <w:tc>
          <w:tcPr>
            <w:tcW w:w="981" w:type="dxa"/>
          </w:tcPr>
          <w:p w14:paraId="40CB1501" w14:textId="77777777" w:rsidR="00B11855" w:rsidRPr="001F42D3" w:rsidRDefault="00B11855" w:rsidP="001F5A5C">
            <w:pPr>
              <w:pStyle w:val="TableEntry"/>
              <w:rPr>
                <w:sz w:val="16"/>
                <w:szCs w:val="16"/>
              </w:rPr>
            </w:pPr>
          </w:p>
        </w:tc>
        <w:tc>
          <w:tcPr>
            <w:tcW w:w="1206" w:type="dxa"/>
          </w:tcPr>
          <w:p w14:paraId="49F1948A" w14:textId="77777777" w:rsidR="00B11855" w:rsidRPr="001F42D3" w:rsidRDefault="003D003E" w:rsidP="001F5A5C">
            <w:pPr>
              <w:pStyle w:val="TableEntry"/>
            </w:pPr>
            <w:r w:rsidRPr="001F42D3">
              <w:t>1</w:t>
            </w:r>
          </w:p>
        </w:tc>
      </w:tr>
      <w:tr w:rsidR="00C40FD5" w:rsidRPr="001F42D3" w14:paraId="2316855E" w14:textId="77777777" w:rsidTr="00CF5627">
        <w:trPr>
          <w:cantSplit/>
          <w:jc w:val="center"/>
        </w:trPr>
        <w:tc>
          <w:tcPr>
            <w:tcW w:w="1377" w:type="dxa"/>
          </w:tcPr>
          <w:p w14:paraId="45DF9B2E" w14:textId="3DE5618D" w:rsidR="00B11855" w:rsidRPr="001F42D3" w:rsidRDefault="003D003E" w:rsidP="005E01AF">
            <w:pPr>
              <w:pStyle w:val="TableEntry"/>
            </w:pPr>
            <w:r w:rsidRPr="001F42D3">
              <w:t>Observation Value</w:t>
            </w:r>
          </w:p>
        </w:tc>
        <w:tc>
          <w:tcPr>
            <w:tcW w:w="783" w:type="dxa"/>
          </w:tcPr>
          <w:p w14:paraId="2E510F5A" w14:textId="23DC44CD" w:rsidR="00B11855" w:rsidRPr="001F42D3" w:rsidRDefault="003D003E" w:rsidP="005E01AF">
            <w:pPr>
              <w:pStyle w:val="TableEntry"/>
            </w:pPr>
            <w:r w:rsidRPr="001F42D3">
              <w:t>5</w:t>
            </w:r>
          </w:p>
        </w:tc>
        <w:tc>
          <w:tcPr>
            <w:tcW w:w="828" w:type="dxa"/>
          </w:tcPr>
          <w:p w14:paraId="76C6A8CA" w14:textId="5448397F" w:rsidR="00B11855" w:rsidRPr="001F42D3" w:rsidRDefault="003D003E" w:rsidP="001F5A5C">
            <w:pPr>
              <w:pStyle w:val="TableEntry"/>
              <w:rPr>
                <w:color w:val="FFFFFF"/>
              </w:rPr>
            </w:pPr>
            <w:r w:rsidRPr="001F42D3">
              <w:t>ED</w:t>
            </w:r>
          </w:p>
        </w:tc>
        <w:tc>
          <w:tcPr>
            <w:tcW w:w="720" w:type="dxa"/>
          </w:tcPr>
          <w:p w14:paraId="3E4636F5" w14:textId="71D2B2D9" w:rsidR="00B11855" w:rsidRPr="001F42D3" w:rsidRDefault="003D003E" w:rsidP="00AD69C9">
            <w:pPr>
              <w:pStyle w:val="TableEntry"/>
              <w:rPr>
                <w:color w:val="FFFFFF"/>
              </w:rPr>
            </w:pPr>
            <w:r w:rsidRPr="001F42D3">
              <w:t>99999</w:t>
            </w:r>
          </w:p>
        </w:tc>
        <w:tc>
          <w:tcPr>
            <w:tcW w:w="752" w:type="dxa"/>
          </w:tcPr>
          <w:p w14:paraId="26B72C4C" w14:textId="3B241662" w:rsidR="00B11855" w:rsidRPr="001F42D3" w:rsidRDefault="003D003E" w:rsidP="00AD69C9">
            <w:pPr>
              <w:pStyle w:val="TableEntry"/>
              <w:rPr>
                <w:color w:val="FFFFFF"/>
              </w:rPr>
            </w:pPr>
            <w:r w:rsidRPr="001F42D3">
              <w:t>R</w:t>
            </w:r>
          </w:p>
        </w:tc>
        <w:tc>
          <w:tcPr>
            <w:tcW w:w="868" w:type="dxa"/>
          </w:tcPr>
          <w:p w14:paraId="5C2B2A89" w14:textId="727B88A3" w:rsidR="00B11855" w:rsidRPr="001F42D3" w:rsidRDefault="003D003E" w:rsidP="00AD69C9">
            <w:pPr>
              <w:pStyle w:val="TableEntry"/>
              <w:rPr>
                <w:color w:val="FFFFFF"/>
              </w:rPr>
            </w:pPr>
            <w:r w:rsidRPr="001F42D3">
              <w:t>True</w:t>
            </w:r>
          </w:p>
        </w:tc>
        <w:tc>
          <w:tcPr>
            <w:tcW w:w="900" w:type="dxa"/>
          </w:tcPr>
          <w:p w14:paraId="7F0BBC2E" w14:textId="0835C9A8" w:rsidR="00B11855" w:rsidRPr="001F42D3" w:rsidRDefault="00E86B15" w:rsidP="00AD69C9">
            <w:pPr>
              <w:pStyle w:val="TableEntry"/>
              <w:rPr>
                <w:color w:val="FFFFFF"/>
              </w:rPr>
            </w:pPr>
            <w:r w:rsidRPr="001F42D3">
              <w:t>1</w:t>
            </w:r>
          </w:p>
        </w:tc>
        <w:tc>
          <w:tcPr>
            <w:tcW w:w="810" w:type="dxa"/>
          </w:tcPr>
          <w:p w14:paraId="003F3EEE" w14:textId="1285F000" w:rsidR="00B11855" w:rsidRPr="001F42D3" w:rsidRDefault="003D003E" w:rsidP="00AD69C9">
            <w:pPr>
              <w:pStyle w:val="TableEntry"/>
              <w:rPr>
                <w:color w:val="FFFFFF"/>
              </w:rPr>
            </w:pPr>
            <w:r w:rsidRPr="001F42D3">
              <w:t>*</w:t>
            </w:r>
          </w:p>
        </w:tc>
        <w:tc>
          <w:tcPr>
            <w:tcW w:w="729" w:type="dxa"/>
          </w:tcPr>
          <w:p w14:paraId="155DDAA6" w14:textId="3754EBCB" w:rsidR="00B11855" w:rsidRPr="001F42D3" w:rsidRDefault="00B11855" w:rsidP="001F5A5C">
            <w:pPr>
              <w:pStyle w:val="TableEntry"/>
            </w:pPr>
          </w:p>
        </w:tc>
        <w:tc>
          <w:tcPr>
            <w:tcW w:w="981" w:type="dxa"/>
          </w:tcPr>
          <w:p w14:paraId="4C99CFE6" w14:textId="4FE6A2A3" w:rsidR="00B11855" w:rsidRPr="001F42D3" w:rsidRDefault="00B11855" w:rsidP="001F5A5C">
            <w:pPr>
              <w:pStyle w:val="TableEntry"/>
            </w:pPr>
          </w:p>
        </w:tc>
        <w:tc>
          <w:tcPr>
            <w:tcW w:w="1206" w:type="dxa"/>
          </w:tcPr>
          <w:p w14:paraId="43C9783D" w14:textId="5DFA2386" w:rsidR="00B11855" w:rsidRPr="001F42D3" w:rsidRDefault="003D003E" w:rsidP="001F5A5C">
            <w:pPr>
              <w:pStyle w:val="TableEntry"/>
            </w:pPr>
            <w:r w:rsidRPr="001F42D3">
              <w:t>Encapsulated PDF</w:t>
            </w:r>
          </w:p>
        </w:tc>
      </w:tr>
      <w:tr w:rsidR="00C40FD5" w:rsidRPr="001F42D3" w14:paraId="5740C197" w14:textId="77777777" w:rsidTr="00CF5627">
        <w:trPr>
          <w:cantSplit/>
          <w:jc w:val="center"/>
        </w:trPr>
        <w:tc>
          <w:tcPr>
            <w:tcW w:w="1377" w:type="dxa"/>
          </w:tcPr>
          <w:p w14:paraId="32072C62" w14:textId="6031C37D" w:rsidR="00B11855" w:rsidRPr="001F42D3" w:rsidRDefault="003D003E" w:rsidP="00CF5627">
            <w:pPr>
              <w:pStyle w:val="TableEntryItalicindent"/>
            </w:pPr>
            <w:r w:rsidRPr="001F42D3">
              <w:t>source application</w:t>
            </w:r>
          </w:p>
        </w:tc>
        <w:tc>
          <w:tcPr>
            <w:tcW w:w="783" w:type="dxa"/>
          </w:tcPr>
          <w:p w14:paraId="583E7F25" w14:textId="70257D41" w:rsidR="00B11855" w:rsidRPr="001F42D3" w:rsidRDefault="003D003E" w:rsidP="005E01AF">
            <w:pPr>
              <w:pStyle w:val="TableEntry"/>
              <w:rPr>
                <w:i/>
              </w:rPr>
            </w:pPr>
            <w:r w:rsidRPr="001F42D3">
              <w:rPr>
                <w:i/>
              </w:rPr>
              <w:t>1</w:t>
            </w:r>
          </w:p>
        </w:tc>
        <w:tc>
          <w:tcPr>
            <w:tcW w:w="828" w:type="dxa"/>
          </w:tcPr>
          <w:p w14:paraId="70A09C95" w14:textId="69432790" w:rsidR="00B11855" w:rsidRPr="001F42D3" w:rsidRDefault="003D003E" w:rsidP="001F5A5C">
            <w:pPr>
              <w:pStyle w:val="TableEntry"/>
              <w:rPr>
                <w:color w:val="FFFFFF"/>
              </w:rPr>
            </w:pPr>
            <w:r w:rsidRPr="001F42D3">
              <w:t>ST</w:t>
            </w:r>
          </w:p>
        </w:tc>
        <w:tc>
          <w:tcPr>
            <w:tcW w:w="720" w:type="dxa"/>
          </w:tcPr>
          <w:p w14:paraId="5CA400C8" w14:textId="5051B061" w:rsidR="00B11855" w:rsidRPr="001F42D3" w:rsidRDefault="003D003E" w:rsidP="00AD69C9">
            <w:pPr>
              <w:pStyle w:val="TableEntry"/>
              <w:rPr>
                <w:color w:val="FFFFFF"/>
              </w:rPr>
            </w:pPr>
            <w:r w:rsidRPr="001F42D3">
              <w:t>10</w:t>
            </w:r>
          </w:p>
        </w:tc>
        <w:tc>
          <w:tcPr>
            <w:tcW w:w="752" w:type="dxa"/>
          </w:tcPr>
          <w:p w14:paraId="1ABECDDA" w14:textId="68E856BF" w:rsidR="00B11855" w:rsidRPr="001F42D3" w:rsidRDefault="003D003E" w:rsidP="00AD69C9">
            <w:pPr>
              <w:pStyle w:val="TableEntry"/>
              <w:rPr>
                <w:color w:val="FFFFFF"/>
              </w:rPr>
            </w:pPr>
            <w:r w:rsidRPr="001F42D3">
              <w:t>RE</w:t>
            </w:r>
          </w:p>
        </w:tc>
        <w:tc>
          <w:tcPr>
            <w:tcW w:w="868" w:type="dxa"/>
          </w:tcPr>
          <w:p w14:paraId="24EBEBD4" w14:textId="3454D19A" w:rsidR="00B11855" w:rsidRPr="001F42D3" w:rsidRDefault="00B11855" w:rsidP="001F5A5C">
            <w:pPr>
              <w:pStyle w:val="TableEntry"/>
            </w:pPr>
          </w:p>
        </w:tc>
        <w:tc>
          <w:tcPr>
            <w:tcW w:w="900" w:type="dxa"/>
          </w:tcPr>
          <w:p w14:paraId="09C2F05F" w14:textId="34F9D038" w:rsidR="00B11855" w:rsidRPr="001F42D3" w:rsidRDefault="00E86B15" w:rsidP="00AD69C9">
            <w:pPr>
              <w:pStyle w:val="TableEntry"/>
              <w:rPr>
                <w:color w:val="FFFFFF"/>
              </w:rPr>
            </w:pPr>
            <w:r w:rsidRPr="001F42D3">
              <w:t>0</w:t>
            </w:r>
          </w:p>
        </w:tc>
        <w:tc>
          <w:tcPr>
            <w:tcW w:w="810" w:type="dxa"/>
          </w:tcPr>
          <w:p w14:paraId="168C2383" w14:textId="6EB5D4EC" w:rsidR="00B11855" w:rsidRPr="001F42D3" w:rsidRDefault="003D003E" w:rsidP="00AD69C9">
            <w:pPr>
              <w:pStyle w:val="TableEntry"/>
              <w:rPr>
                <w:color w:val="FFFFFF"/>
              </w:rPr>
            </w:pPr>
            <w:r w:rsidRPr="001F42D3">
              <w:t>1</w:t>
            </w:r>
          </w:p>
        </w:tc>
        <w:tc>
          <w:tcPr>
            <w:tcW w:w="729" w:type="dxa"/>
          </w:tcPr>
          <w:p w14:paraId="193B1882" w14:textId="77777777" w:rsidR="00B11855" w:rsidRPr="001F42D3" w:rsidRDefault="00B11855" w:rsidP="001F5A5C">
            <w:pPr>
              <w:pStyle w:val="TableEntry"/>
              <w:rPr>
                <w:color w:val="FFFFFF"/>
                <w:sz w:val="16"/>
                <w:szCs w:val="16"/>
              </w:rPr>
            </w:pPr>
          </w:p>
        </w:tc>
        <w:tc>
          <w:tcPr>
            <w:tcW w:w="981" w:type="dxa"/>
          </w:tcPr>
          <w:p w14:paraId="0B27E462" w14:textId="77777777" w:rsidR="00B11855" w:rsidRPr="001F42D3" w:rsidRDefault="003D003E" w:rsidP="001F5A5C">
            <w:pPr>
              <w:pStyle w:val="TableEntry"/>
            </w:pPr>
            <w:r w:rsidRPr="001F42D3">
              <w:t>Y</w:t>
            </w:r>
          </w:p>
        </w:tc>
        <w:tc>
          <w:tcPr>
            <w:tcW w:w="1206" w:type="dxa"/>
          </w:tcPr>
          <w:p w14:paraId="14713D13" w14:textId="50B6671B" w:rsidR="00B11855" w:rsidRPr="001F42D3" w:rsidRDefault="003D003E" w:rsidP="001F5A5C">
            <w:pPr>
              <w:pStyle w:val="TableEntry"/>
            </w:pPr>
            <w:r w:rsidRPr="001F42D3">
              <w:t>Application</w:t>
            </w:r>
          </w:p>
        </w:tc>
      </w:tr>
      <w:tr w:rsidR="00C40FD5" w:rsidRPr="001F42D3" w14:paraId="7EF9E04F" w14:textId="77777777" w:rsidTr="00CF5627">
        <w:trPr>
          <w:cantSplit/>
          <w:jc w:val="center"/>
        </w:trPr>
        <w:tc>
          <w:tcPr>
            <w:tcW w:w="1377" w:type="dxa"/>
          </w:tcPr>
          <w:p w14:paraId="6A4FA6D4" w14:textId="009E5CF1" w:rsidR="00B11855" w:rsidRPr="001F42D3" w:rsidRDefault="003D003E" w:rsidP="00CF5627">
            <w:pPr>
              <w:pStyle w:val="TableEntryItalicindent"/>
            </w:pPr>
            <w:r w:rsidRPr="001F42D3">
              <w:t>type of data</w:t>
            </w:r>
          </w:p>
        </w:tc>
        <w:tc>
          <w:tcPr>
            <w:tcW w:w="783" w:type="dxa"/>
          </w:tcPr>
          <w:p w14:paraId="0CBFFF37" w14:textId="56602CC4" w:rsidR="00B11855" w:rsidRPr="001F42D3" w:rsidRDefault="003D003E" w:rsidP="005E01AF">
            <w:pPr>
              <w:pStyle w:val="TableEntry"/>
              <w:rPr>
                <w:i/>
              </w:rPr>
            </w:pPr>
            <w:r w:rsidRPr="001F42D3">
              <w:rPr>
                <w:i/>
              </w:rPr>
              <w:t>2</w:t>
            </w:r>
          </w:p>
        </w:tc>
        <w:tc>
          <w:tcPr>
            <w:tcW w:w="828" w:type="dxa"/>
          </w:tcPr>
          <w:p w14:paraId="3CAE9F8C" w14:textId="42A24348" w:rsidR="00B11855" w:rsidRPr="001F42D3" w:rsidRDefault="003D003E" w:rsidP="001F5A5C">
            <w:pPr>
              <w:pStyle w:val="TableEntry"/>
              <w:rPr>
                <w:color w:val="FFFFFF"/>
              </w:rPr>
            </w:pPr>
            <w:r w:rsidRPr="001F42D3">
              <w:t>ST</w:t>
            </w:r>
          </w:p>
        </w:tc>
        <w:tc>
          <w:tcPr>
            <w:tcW w:w="720" w:type="dxa"/>
          </w:tcPr>
          <w:p w14:paraId="122B8B0A" w14:textId="65FBEB8F" w:rsidR="00B11855" w:rsidRPr="001F42D3" w:rsidRDefault="003D003E" w:rsidP="00AD69C9">
            <w:pPr>
              <w:pStyle w:val="TableEntry"/>
              <w:rPr>
                <w:color w:val="FFFFFF"/>
              </w:rPr>
            </w:pPr>
            <w:r w:rsidRPr="001F42D3">
              <w:t>10</w:t>
            </w:r>
          </w:p>
        </w:tc>
        <w:tc>
          <w:tcPr>
            <w:tcW w:w="752" w:type="dxa"/>
          </w:tcPr>
          <w:p w14:paraId="2B81B58F" w14:textId="0C88B4F4" w:rsidR="00B11855" w:rsidRPr="001F42D3" w:rsidRDefault="003D003E" w:rsidP="00AD69C9">
            <w:pPr>
              <w:pStyle w:val="TableEntry"/>
              <w:rPr>
                <w:color w:val="FFFFFF"/>
              </w:rPr>
            </w:pPr>
            <w:r w:rsidRPr="001F42D3">
              <w:t>RE</w:t>
            </w:r>
          </w:p>
        </w:tc>
        <w:tc>
          <w:tcPr>
            <w:tcW w:w="868" w:type="dxa"/>
          </w:tcPr>
          <w:p w14:paraId="2A1EE7E5" w14:textId="7392AC9C" w:rsidR="00B11855" w:rsidRPr="001F42D3" w:rsidRDefault="00B11855" w:rsidP="001F5A5C">
            <w:pPr>
              <w:pStyle w:val="TableEntry"/>
            </w:pPr>
          </w:p>
        </w:tc>
        <w:tc>
          <w:tcPr>
            <w:tcW w:w="900" w:type="dxa"/>
          </w:tcPr>
          <w:p w14:paraId="7EB317D3" w14:textId="5CF4D0CF" w:rsidR="00B11855" w:rsidRPr="001F42D3" w:rsidRDefault="00E86B15" w:rsidP="00AD69C9">
            <w:pPr>
              <w:pStyle w:val="TableEntry"/>
              <w:rPr>
                <w:color w:val="FFFFFF"/>
              </w:rPr>
            </w:pPr>
            <w:r w:rsidRPr="001F42D3">
              <w:t>0</w:t>
            </w:r>
          </w:p>
        </w:tc>
        <w:tc>
          <w:tcPr>
            <w:tcW w:w="810" w:type="dxa"/>
          </w:tcPr>
          <w:p w14:paraId="37A5FF7A" w14:textId="36FB8405" w:rsidR="00B11855" w:rsidRPr="001F42D3" w:rsidRDefault="003D003E" w:rsidP="00AD69C9">
            <w:pPr>
              <w:pStyle w:val="TableEntry"/>
              <w:rPr>
                <w:color w:val="FFFFFF"/>
              </w:rPr>
            </w:pPr>
            <w:r w:rsidRPr="001F42D3">
              <w:t>1</w:t>
            </w:r>
          </w:p>
        </w:tc>
        <w:tc>
          <w:tcPr>
            <w:tcW w:w="729" w:type="dxa"/>
          </w:tcPr>
          <w:p w14:paraId="7646AEAE" w14:textId="77777777" w:rsidR="00B11855" w:rsidRPr="001F42D3" w:rsidRDefault="00B11855" w:rsidP="001F5A5C">
            <w:pPr>
              <w:pStyle w:val="TableEntry"/>
              <w:rPr>
                <w:color w:val="FFFFFF"/>
                <w:sz w:val="16"/>
                <w:szCs w:val="16"/>
              </w:rPr>
            </w:pPr>
          </w:p>
        </w:tc>
        <w:tc>
          <w:tcPr>
            <w:tcW w:w="981" w:type="dxa"/>
          </w:tcPr>
          <w:p w14:paraId="10A82E5E" w14:textId="77777777" w:rsidR="00B11855" w:rsidRPr="001F42D3" w:rsidRDefault="003D003E" w:rsidP="001F5A5C">
            <w:pPr>
              <w:pStyle w:val="TableEntry"/>
            </w:pPr>
            <w:r w:rsidRPr="001F42D3">
              <w:t>Y</w:t>
            </w:r>
          </w:p>
        </w:tc>
        <w:tc>
          <w:tcPr>
            <w:tcW w:w="1206" w:type="dxa"/>
          </w:tcPr>
          <w:p w14:paraId="1F078805" w14:textId="6A048017" w:rsidR="00B11855" w:rsidRPr="001F42D3" w:rsidRDefault="003D003E" w:rsidP="001F5A5C">
            <w:pPr>
              <w:pStyle w:val="TableEntry"/>
            </w:pPr>
            <w:r w:rsidRPr="001F42D3">
              <w:t>PDF</w:t>
            </w:r>
          </w:p>
        </w:tc>
      </w:tr>
      <w:tr w:rsidR="00C40FD5" w:rsidRPr="001F42D3" w14:paraId="0BCF96AC" w14:textId="77777777" w:rsidTr="00CF5627">
        <w:trPr>
          <w:cantSplit/>
          <w:jc w:val="center"/>
        </w:trPr>
        <w:tc>
          <w:tcPr>
            <w:tcW w:w="1377" w:type="dxa"/>
          </w:tcPr>
          <w:p w14:paraId="531F3541" w14:textId="49B2EF1C" w:rsidR="00B11855" w:rsidRPr="001F42D3" w:rsidRDefault="003D003E" w:rsidP="00CF5627">
            <w:pPr>
              <w:pStyle w:val="TableEntryItalicindent"/>
            </w:pPr>
            <w:r w:rsidRPr="001F42D3">
              <w:t>Encoding</w:t>
            </w:r>
          </w:p>
        </w:tc>
        <w:tc>
          <w:tcPr>
            <w:tcW w:w="783" w:type="dxa"/>
          </w:tcPr>
          <w:p w14:paraId="6F4AD082" w14:textId="708BEF91" w:rsidR="00B11855" w:rsidRPr="001F42D3" w:rsidRDefault="003D003E" w:rsidP="005E01AF">
            <w:pPr>
              <w:pStyle w:val="TableEntry"/>
              <w:rPr>
                <w:i/>
              </w:rPr>
            </w:pPr>
            <w:r w:rsidRPr="001F42D3">
              <w:rPr>
                <w:i/>
              </w:rPr>
              <w:t>4</w:t>
            </w:r>
          </w:p>
        </w:tc>
        <w:tc>
          <w:tcPr>
            <w:tcW w:w="828" w:type="dxa"/>
          </w:tcPr>
          <w:p w14:paraId="242DF986" w14:textId="43728B2E" w:rsidR="00B11855" w:rsidRPr="001F42D3" w:rsidRDefault="003D003E" w:rsidP="001F5A5C">
            <w:pPr>
              <w:pStyle w:val="TableEntry"/>
              <w:rPr>
                <w:color w:val="FFFFFF"/>
              </w:rPr>
            </w:pPr>
            <w:r w:rsidRPr="001F42D3">
              <w:t>ST</w:t>
            </w:r>
          </w:p>
        </w:tc>
        <w:tc>
          <w:tcPr>
            <w:tcW w:w="720" w:type="dxa"/>
          </w:tcPr>
          <w:p w14:paraId="12CA4B8B" w14:textId="1C524725" w:rsidR="00B11855" w:rsidRPr="001F42D3" w:rsidRDefault="003D003E" w:rsidP="00AD69C9">
            <w:pPr>
              <w:pStyle w:val="TableEntry"/>
              <w:rPr>
                <w:color w:val="FFFFFF"/>
              </w:rPr>
            </w:pPr>
            <w:r w:rsidRPr="001F42D3">
              <w:t>10</w:t>
            </w:r>
          </w:p>
        </w:tc>
        <w:tc>
          <w:tcPr>
            <w:tcW w:w="752" w:type="dxa"/>
          </w:tcPr>
          <w:p w14:paraId="75C0E05F" w14:textId="1B800B58" w:rsidR="00B11855" w:rsidRPr="001F42D3" w:rsidRDefault="003D003E" w:rsidP="00AD69C9">
            <w:pPr>
              <w:pStyle w:val="TableEntry"/>
              <w:rPr>
                <w:color w:val="FFFFFF"/>
              </w:rPr>
            </w:pPr>
            <w:r w:rsidRPr="001F42D3">
              <w:t>RE</w:t>
            </w:r>
          </w:p>
        </w:tc>
        <w:tc>
          <w:tcPr>
            <w:tcW w:w="868" w:type="dxa"/>
          </w:tcPr>
          <w:p w14:paraId="036C844B" w14:textId="1A3FEB97" w:rsidR="00B11855" w:rsidRPr="001F42D3" w:rsidRDefault="00B11855" w:rsidP="001F5A5C">
            <w:pPr>
              <w:pStyle w:val="TableEntry"/>
            </w:pPr>
          </w:p>
        </w:tc>
        <w:tc>
          <w:tcPr>
            <w:tcW w:w="900" w:type="dxa"/>
          </w:tcPr>
          <w:p w14:paraId="751BD462" w14:textId="213DB14F" w:rsidR="00B11855" w:rsidRPr="001F42D3" w:rsidRDefault="00E86B15" w:rsidP="00AD69C9">
            <w:pPr>
              <w:pStyle w:val="TableEntry"/>
              <w:rPr>
                <w:color w:val="FFFFFF"/>
              </w:rPr>
            </w:pPr>
            <w:r w:rsidRPr="001F42D3">
              <w:t>0</w:t>
            </w:r>
          </w:p>
        </w:tc>
        <w:tc>
          <w:tcPr>
            <w:tcW w:w="810" w:type="dxa"/>
          </w:tcPr>
          <w:p w14:paraId="47AFBB12" w14:textId="56C7F90B" w:rsidR="00B11855" w:rsidRPr="001F42D3" w:rsidRDefault="003D003E" w:rsidP="00AD69C9">
            <w:pPr>
              <w:pStyle w:val="TableEntry"/>
              <w:rPr>
                <w:color w:val="FFFFFF"/>
              </w:rPr>
            </w:pPr>
            <w:r w:rsidRPr="001F42D3">
              <w:t>1</w:t>
            </w:r>
          </w:p>
        </w:tc>
        <w:tc>
          <w:tcPr>
            <w:tcW w:w="729" w:type="dxa"/>
          </w:tcPr>
          <w:p w14:paraId="3BA88AF7" w14:textId="77777777" w:rsidR="00B11855" w:rsidRPr="001F42D3" w:rsidRDefault="00B11855" w:rsidP="001F5A5C">
            <w:pPr>
              <w:pStyle w:val="TableEntry"/>
              <w:rPr>
                <w:color w:val="FFFFFF"/>
                <w:sz w:val="16"/>
                <w:szCs w:val="16"/>
              </w:rPr>
            </w:pPr>
          </w:p>
        </w:tc>
        <w:tc>
          <w:tcPr>
            <w:tcW w:w="981" w:type="dxa"/>
          </w:tcPr>
          <w:p w14:paraId="4BE7EF03" w14:textId="77777777" w:rsidR="00B11855" w:rsidRPr="001F42D3" w:rsidRDefault="003D003E" w:rsidP="001F5A5C">
            <w:pPr>
              <w:pStyle w:val="TableEntry"/>
            </w:pPr>
            <w:r w:rsidRPr="001F42D3">
              <w:t>Y</w:t>
            </w:r>
          </w:p>
        </w:tc>
        <w:tc>
          <w:tcPr>
            <w:tcW w:w="1206" w:type="dxa"/>
          </w:tcPr>
          <w:p w14:paraId="1BC9124B" w14:textId="50A9F090" w:rsidR="00B11855" w:rsidRPr="001F42D3" w:rsidRDefault="003D003E" w:rsidP="001F5A5C">
            <w:pPr>
              <w:pStyle w:val="TableEntry"/>
            </w:pPr>
            <w:r w:rsidRPr="001F42D3">
              <w:t>Base64</w:t>
            </w:r>
          </w:p>
        </w:tc>
      </w:tr>
      <w:tr w:rsidR="00C40FD5" w:rsidRPr="001F42D3" w14:paraId="4A06F7A0" w14:textId="77777777" w:rsidTr="00CF5627">
        <w:trPr>
          <w:cantSplit/>
          <w:jc w:val="center"/>
        </w:trPr>
        <w:tc>
          <w:tcPr>
            <w:tcW w:w="1377" w:type="dxa"/>
          </w:tcPr>
          <w:p w14:paraId="35D40CA4" w14:textId="227EAECA" w:rsidR="00B11855" w:rsidRPr="001F42D3" w:rsidRDefault="003D003E" w:rsidP="00CF5627">
            <w:pPr>
              <w:pStyle w:val="TableEntryItalicindent"/>
            </w:pPr>
            <w:r w:rsidRPr="001F42D3">
              <w:lastRenderedPageBreak/>
              <w:t>Data</w:t>
            </w:r>
          </w:p>
        </w:tc>
        <w:tc>
          <w:tcPr>
            <w:tcW w:w="783" w:type="dxa"/>
          </w:tcPr>
          <w:p w14:paraId="22F5C659" w14:textId="71043320" w:rsidR="00B11855" w:rsidRPr="001F42D3" w:rsidRDefault="003D003E" w:rsidP="005E01AF">
            <w:pPr>
              <w:pStyle w:val="TableEntry"/>
              <w:rPr>
                <w:i/>
              </w:rPr>
            </w:pPr>
            <w:r w:rsidRPr="001F42D3">
              <w:rPr>
                <w:i/>
              </w:rPr>
              <w:t>5</w:t>
            </w:r>
          </w:p>
        </w:tc>
        <w:tc>
          <w:tcPr>
            <w:tcW w:w="828" w:type="dxa"/>
          </w:tcPr>
          <w:p w14:paraId="49C704D8" w14:textId="492A5839" w:rsidR="00B11855" w:rsidRPr="001F42D3" w:rsidRDefault="003D003E" w:rsidP="001F5A5C">
            <w:pPr>
              <w:pStyle w:val="TableEntry"/>
              <w:rPr>
                <w:color w:val="FFFFFF"/>
              </w:rPr>
            </w:pPr>
            <w:r w:rsidRPr="001F42D3">
              <w:t>ED</w:t>
            </w:r>
          </w:p>
        </w:tc>
        <w:tc>
          <w:tcPr>
            <w:tcW w:w="720" w:type="dxa"/>
          </w:tcPr>
          <w:p w14:paraId="7311BB5E" w14:textId="78875773" w:rsidR="00B11855" w:rsidRPr="001F42D3" w:rsidRDefault="003D003E" w:rsidP="00AD69C9">
            <w:pPr>
              <w:pStyle w:val="TableEntry"/>
              <w:rPr>
                <w:color w:val="FFFFFF"/>
              </w:rPr>
            </w:pPr>
            <w:r w:rsidRPr="001F42D3">
              <w:t>*</w:t>
            </w:r>
          </w:p>
        </w:tc>
        <w:tc>
          <w:tcPr>
            <w:tcW w:w="752" w:type="dxa"/>
          </w:tcPr>
          <w:p w14:paraId="0A4DEA61" w14:textId="7B32C152" w:rsidR="00B11855" w:rsidRPr="001F42D3" w:rsidRDefault="003D003E" w:rsidP="00AD69C9">
            <w:pPr>
              <w:pStyle w:val="TableEntry"/>
              <w:rPr>
                <w:color w:val="FFFFFF"/>
              </w:rPr>
            </w:pPr>
            <w:r w:rsidRPr="001F42D3">
              <w:t>RE</w:t>
            </w:r>
          </w:p>
        </w:tc>
        <w:tc>
          <w:tcPr>
            <w:tcW w:w="868" w:type="dxa"/>
          </w:tcPr>
          <w:p w14:paraId="6A254DFF" w14:textId="652F7261" w:rsidR="00B11855" w:rsidRPr="001F42D3" w:rsidRDefault="00B11855" w:rsidP="001F5A5C">
            <w:pPr>
              <w:pStyle w:val="TableEntry"/>
            </w:pPr>
          </w:p>
        </w:tc>
        <w:tc>
          <w:tcPr>
            <w:tcW w:w="900" w:type="dxa"/>
          </w:tcPr>
          <w:p w14:paraId="342E29C5" w14:textId="6843DC5C" w:rsidR="00B11855" w:rsidRPr="001F42D3" w:rsidRDefault="00E86B15" w:rsidP="00AD69C9">
            <w:pPr>
              <w:pStyle w:val="TableEntry"/>
              <w:rPr>
                <w:color w:val="FFFFFF"/>
              </w:rPr>
            </w:pPr>
            <w:r w:rsidRPr="001F42D3">
              <w:t>0</w:t>
            </w:r>
          </w:p>
        </w:tc>
        <w:tc>
          <w:tcPr>
            <w:tcW w:w="810" w:type="dxa"/>
          </w:tcPr>
          <w:p w14:paraId="6A054740" w14:textId="0E69AF8F" w:rsidR="00B11855" w:rsidRPr="001F42D3" w:rsidRDefault="003D003E" w:rsidP="00AD69C9">
            <w:pPr>
              <w:pStyle w:val="TableEntry"/>
              <w:rPr>
                <w:color w:val="FFFFFF"/>
              </w:rPr>
            </w:pPr>
            <w:r w:rsidRPr="001F42D3">
              <w:t>1</w:t>
            </w:r>
          </w:p>
        </w:tc>
        <w:tc>
          <w:tcPr>
            <w:tcW w:w="729" w:type="dxa"/>
          </w:tcPr>
          <w:p w14:paraId="678B5689" w14:textId="77777777" w:rsidR="00B11855" w:rsidRPr="001F42D3" w:rsidRDefault="00B11855" w:rsidP="001F5A5C">
            <w:pPr>
              <w:pStyle w:val="TableEntry"/>
              <w:rPr>
                <w:color w:val="FFFFFF"/>
                <w:sz w:val="16"/>
                <w:szCs w:val="16"/>
              </w:rPr>
            </w:pPr>
          </w:p>
        </w:tc>
        <w:tc>
          <w:tcPr>
            <w:tcW w:w="981" w:type="dxa"/>
          </w:tcPr>
          <w:p w14:paraId="6783C260" w14:textId="77777777" w:rsidR="00B11855" w:rsidRPr="001F42D3" w:rsidRDefault="003D003E" w:rsidP="001F5A5C">
            <w:pPr>
              <w:pStyle w:val="TableEntry"/>
            </w:pPr>
            <w:r w:rsidRPr="001F42D3">
              <w:t>Y</w:t>
            </w:r>
          </w:p>
        </w:tc>
        <w:tc>
          <w:tcPr>
            <w:tcW w:w="1206" w:type="dxa"/>
          </w:tcPr>
          <w:p w14:paraId="44C4B956" w14:textId="0780B747" w:rsidR="00B11855" w:rsidRPr="001F42D3" w:rsidRDefault="003D003E" w:rsidP="001F5A5C">
            <w:pPr>
              <w:pStyle w:val="TableEntry"/>
            </w:pPr>
            <w:r w:rsidRPr="001F42D3">
              <w:t>Encapsulated and Base64 binary encoded PDF File</w:t>
            </w:r>
          </w:p>
        </w:tc>
      </w:tr>
      <w:tr w:rsidR="00C40FD5" w:rsidRPr="001F42D3" w14:paraId="2B6597C4" w14:textId="77777777" w:rsidTr="00CF5627">
        <w:trPr>
          <w:cantSplit/>
          <w:jc w:val="center"/>
        </w:trPr>
        <w:tc>
          <w:tcPr>
            <w:tcW w:w="1377" w:type="dxa"/>
          </w:tcPr>
          <w:p w14:paraId="085697BC" w14:textId="7003C65A" w:rsidR="00B11855" w:rsidRPr="001F42D3" w:rsidRDefault="003D003E" w:rsidP="005E01AF">
            <w:pPr>
              <w:pStyle w:val="TableEntry"/>
            </w:pPr>
            <w:r w:rsidRPr="001F42D3">
              <w:t>Observation Result Status</w:t>
            </w:r>
          </w:p>
        </w:tc>
        <w:tc>
          <w:tcPr>
            <w:tcW w:w="783" w:type="dxa"/>
          </w:tcPr>
          <w:p w14:paraId="7D07BC45" w14:textId="5BDD674D" w:rsidR="00B11855" w:rsidRPr="001F42D3" w:rsidRDefault="003D003E" w:rsidP="005E01AF">
            <w:pPr>
              <w:pStyle w:val="TableEntry"/>
            </w:pPr>
            <w:r w:rsidRPr="001F42D3">
              <w:t>11</w:t>
            </w:r>
          </w:p>
        </w:tc>
        <w:tc>
          <w:tcPr>
            <w:tcW w:w="828" w:type="dxa"/>
          </w:tcPr>
          <w:p w14:paraId="2CCE8D04" w14:textId="57D0D182" w:rsidR="00B11855" w:rsidRPr="001F42D3" w:rsidRDefault="003D003E" w:rsidP="001F5A5C">
            <w:pPr>
              <w:pStyle w:val="TableEntry"/>
              <w:rPr>
                <w:color w:val="FFFFFF"/>
              </w:rPr>
            </w:pPr>
            <w:r w:rsidRPr="001F42D3">
              <w:t>ID</w:t>
            </w:r>
          </w:p>
        </w:tc>
        <w:tc>
          <w:tcPr>
            <w:tcW w:w="720" w:type="dxa"/>
          </w:tcPr>
          <w:p w14:paraId="0B04A64D" w14:textId="01024E95" w:rsidR="00B11855" w:rsidRPr="001F42D3" w:rsidRDefault="003D003E" w:rsidP="00AD69C9">
            <w:pPr>
              <w:pStyle w:val="TableEntry"/>
              <w:rPr>
                <w:color w:val="FFFFFF"/>
              </w:rPr>
            </w:pPr>
            <w:r w:rsidRPr="001F42D3">
              <w:t>1</w:t>
            </w:r>
          </w:p>
        </w:tc>
        <w:tc>
          <w:tcPr>
            <w:tcW w:w="752" w:type="dxa"/>
          </w:tcPr>
          <w:p w14:paraId="4C6C9543" w14:textId="508D6240" w:rsidR="00B11855" w:rsidRPr="001F42D3" w:rsidRDefault="003D003E" w:rsidP="00AD69C9">
            <w:pPr>
              <w:pStyle w:val="TableEntry"/>
              <w:rPr>
                <w:color w:val="FFFFFF"/>
              </w:rPr>
            </w:pPr>
            <w:r w:rsidRPr="001F42D3">
              <w:t>R</w:t>
            </w:r>
          </w:p>
        </w:tc>
        <w:tc>
          <w:tcPr>
            <w:tcW w:w="868" w:type="dxa"/>
          </w:tcPr>
          <w:p w14:paraId="7CA71B81" w14:textId="5AFF0CF6" w:rsidR="00B11855" w:rsidRPr="001F42D3" w:rsidRDefault="003D003E" w:rsidP="00AD69C9">
            <w:pPr>
              <w:pStyle w:val="TableEntry"/>
              <w:rPr>
                <w:color w:val="FFFFFF"/>
              </w:rPr>
            </w:pPr>
            <w:r w:rsidRPr="001F42D3">
              <w:t>False</w:t>
            </w:r>
          </w:p>
        </w:tc>
        <w:tc>
          <w:tcPr>
            <w:tcW w:w="900" w:type="dxa"/>
          </w:tcPr>
          <w:p w14:paraId="31D720D8" w14:textId="05A12B43" w:rsidR="00B11855" w:rsidRPr="001F42D3" w:rsidRDefault="003D003E" w:rsidP="00AD69C9">
            <w:pPr>
              <w:pStyle w:val="TableEntry"/>
              <w:rPr>
                <w:color w:val="FFFFFF"/>
              </w:rPr>
            </w:pPr>
            <w:r w:rsidRPr="001F42D3">
              <w:t>1</w:t>
            </w:r>
          </w:p>
        </w:tc>
        <w:tc>
          <w:tcPr>
            <w:tcW w:w="810" w:type="dxa"/>
          </w:tcPr>
          <w:p w14:paraId="2513D769" w14:textId="1305606A" w:rsidR="00B11855" w:rsidRPr="001F42D3" w:rsidRDefault="003D003E" w:rsidP="00AD69C9">
            <w:pPr>
              <w:pStyle w:val="TableEntry"/>
              <w:rPr>
                <w:color w:val="FFFFFF"/>
              </w:rPr>
            </w:pPr>
            <w:r w:rsidRPr="001F42D3">
              <w:t>1</w:t>
            </w:r>
          </w:p>
        </w:tc>
        <w:tc>
          <w:tcPr>
            <w:tcW w:w="729" w:type="dxa"/>
          </w:tcPr>
          <w:p w14:paraId="053BA1ED" w14:textId="50508964" w:rsidR="00B11855" w:rsidRPr="001F42D3" w:rsidRDefault="003D003E" w:rsidP="00AD69C9">
            <w:pPr>
              <w:pStyle w:val="TableEntry"/>
              <w:rPr>
                <w:color w:val="FFFFFF"/>
              </w:rPr>
            </w:pPr>
            <w:r w:rsidRPr="001F42D3">
              <w:t>0085</w:t>
            </w:r>
          </w:p>
        </w:tc>
        <w:tc>
          <w:tcPr>
            <w:tcW w:w="981" w:type="dxa"/>
          </w:tcPr>
          <w:p w14:paraId="5BBFBF36" w14:textId="3CB394B9" w:rsidR="00B11855" w:rsidRPr="001F42D3" w:rsidRDefault="00B11855" w:rsidP="001F5A5C">
            <w:pPr>
              <w:pStyle w:val="TableEntry"/>
            </w:pPr>
          </w:p>
        </w:tc>
        <w:tc>
          <w:tcPr>
            <w:tcW w:w="1206" w:type="dxa"/>
          </w:tcPr>
          <w:p w14:paraId="66176AB5" w14:textId="505D5D6A" w:rsidR="00B11855" w:rsidRPr="001F42D3" w:rsidRDefault="00B11855" w:rsidP="001F5A5C">
            <w:pPr>
              <w:pStyle w:val="TableEntry"/>
            </w:pPr>
          </w:p>
        </w:tc>
      </w:tr>
      <w:tr w:rsidR="00C40FD5" w:rsidRPr="001F42D3" w14:paraId="1AC30F22" w14:textId="77777777" w:rsidTr="00CF5627">
        <w:trPr>
          <w:cantSplit/>
          <w:jc w:val="center"/>
        </w:trPr>
        <w:tc>
          <w:tcPr>
            <w:tcW w:w="1377" w:type="dxa"/>
          </w:tcPr>
          <w:p w14:paraId="737C1743" w14:textId="28D58E0A" w:rsidR="00B11855" w:rsidRPr="001F42D3" w:rsidRDefault="003D003E" w:rsidP="005E01AF">
            <w:pPr>
              <w:pStyle w:val="TableEntry"/>
            </w:pPr>
            <w:r w:rsidRPr="001F42D3">
              <w:t>Date/Time of the Observation</w:t>
            </w:r>
          </w:p>
        </w:tc>
        <w:tc>
          <w:tcPr>
            <w:tcW w:w="783" w:type="dxa"/>
          </w:tcPr>
          <w:p w14:paraId="7A95561B" w14:textId="23B6EA01" w:rsidR="00B11855" w:rsidRPr="001F42D3" w:rsidRDefault="003D003E" w:rsidP="00AD69C9">
            <w:pPr>
              <w:pStyle w:val="TableEntry"/>
            </w:pPr>
            <w:r w:rsidRPr="001F42D3">
              <w:t>14</w:t>
            </w:r>
          </w:p>
        </w:tc>
        <w:tc>
          <w:tcPr>
            <w:tcW w:w="828" w:type="dxa"/>
          </w:tcPr>
          <w:p w14:paraId="4E1531E2" w14:textId="3B3BF012" w:rsidR="00B11855" w:rsidRPr="001F42D3" w:rsidRDefault="003D003E" w:rsidP="00AD69C9">
            <w:pPr>
              <w:pStyle w:val="TableEntry"/>
              <w:rPr>
                <w:color w:val="FFFFFF"/>
              </w:rPr>
            </w:pPr>
            <w:r w:rsidRPr="001F42D3">
              <w:t>TS</w:t>
            </w:r>
          </w:p>
        </w:tc>
        <w:tc>
          <w:tcPr>
            <w:tcW w:w="720" w:type="dxa"/>
          </w:tcPr>
          <w:p w14:paraId="1E27907B" w14:textId="0575B5DD" w:rsidR="00B11855" w:rsidRPr="001F42D3" w:rsidRDefault="003D003E" w:rsidP="00AD69C9">
            <w:pPr>
              <w:pStyle w:val="TableEntry"/>
              <w:rPr>
                <w:color w:val="FFFFFF"/>
              </w:rPr>
            </w:pPr>
            <w:r w:rsidRPr="001F42D3">
              <w:t>26</w:t>
            </w:r>
          </w:p>
        </w:tc>
        <w:tc>
          <w:tcPr>
            <w:tcW w:w="752" w:type="dxa"/>
          </w:tcPr>
          <w:p w14:paraId="6EDE8F4E" w14:textId="0FCE922A" w:rsidR="00B11855" w:rsidRPr="001F42D3" w:rsidRDefault="003D003E" w:rsidP="00AD69C9">
            <w:pPr>
              <w:pStyle w:val="TableEntry"/>
              <w:rPr>
                <w:color w:val="FFFFFF"/>
              </w:rPr>
            </w:pPr>
            <w:r w:rsidRPr="001F42D3">
              <w:t>RE</w:t>
            </w:r>
          </w:p>
        </w:tc>
        <w:tc>
          <w:tcPr>
            <w:tcW w:w="868" w:type="dxa"/>
          </w:tcPr>
          <w:p w14:paraId="6B2C8E42" w14:textId="02CA158D" w:rsidR="00B11855" w:rsidRPr="001F42D3" w:rsidRDefault="003D003E" w:rsidP="00AD69C9">
            <w:pPr>
              <w:pStyle w:val="TableEntry"/>
              <w:rPr>
                <w:color w:val="FFFFFF"/>
              </w:rPr>
            </w:pPr>
            <w:r w:rsidRPr="001F42D3">
              <w:t>False</w:t>
            </w:r>
          </w:p>
        </w:tc>
        <w:tc>
          <w:tcPr>
            <w:tcW w:w="900" w:type="dxa"/>
          </w:tcPr>
          <w:p w14:paraId="275A5B9C" w14:textId="1DA96FDB" w:rsidR="00B11855" w:rsidRPr="001F42D3" w:rsidRDefault="003D003E" w:rsidP="00AD69C9">
            <w:pPr>
              <w:pStyle w:val="TableEntry"/>
              <w:rPr>
                <w:color w:val="FFFFFF"/>
              </w:rPr>
            </w:pPr>
            <w:r w:rsidRPr="001F42D3">
              <w:t>0</w:t>
            </w:r>
          </w:p>
        </w:tc>
        <w:tc>
          <w:tcPr>
            <w:tcW w:w="810" w:type="dxa"/>
          </w:tcPr>
          <w:p w14:paraId="50793D39" w14:textId="0834EFCB" w:rsidR="00B11855" w:rsidRPr="001F42D3" w:rsidRDefault="003D003E" w:rsidP="00AD69C9">
            <w:pPr>
              <w:pStyle w:val="TableEntry"/>
              <w:rPr>
                <w:color w:val="FFFFFF"/>
              </w:rPr>
            </w:pPr>
            <w:r w:rsidRPr="001F42D3">
              <w:t>1</w:t>
            </w:r>
          </w:p>
        </w:tc>
        <w:tc>
          <w:tcPr>
            <w:tcW w:w="729" w:type="dxa"/>
          </w:tcPr>
          <w:p w14:paraId="562E8D78" w14:textId="71DFF0F2" w:rsidR="00B11855" w:rsidRPr="001F42D3" w:rsidRDefault="00B11855" w:rsidP="001F5A5C">
            <w:pPr>
              <w:pStyle w:val="TableEntry"/>
            </w:pPr>
          </w:p>
        </w:tc>
        <w:tc>
          <w:tcPr>
            <w:tcW w:w="981" w:type="dxa"/>
          </w:tcPr>
          <w:p w14:paraId="52F625A9" w14:textId="372B6894" w:rsidR="00B11855" w:rsidRPr="001F42D3" w:rsidRDefault="00B11855" w:rsidP="001F5A5C">
            <w:pPr>
              <w:pStyle w:val="TableEntry"/>
            </w:pPr>
          </w:p>
        </w:tc>
        <w:tc>
          <w:tcPr>
            <w:tcW w:w="1206" w:type="dxa"/>
          </w:tcPr>
          <w:p w14:paraId="480FA1E8" w14:textId="1757C890" w:rsidR="00B11855" w:rsidRPr="001F42D3" w:rsidRDefault="00B11855" w:rsidP="001F5A5C">
            <w:pPr>
              <w:pStyle w:val="TableEntry"/>
            </w:pPr>
          </w:p>
        </w:tc>
      </w:tr>
      <w:tr w:rsidR="00C40FD5" w:rsidRPr="001F42D3" w14:paraId="6AF03F9A" w14:textId="77777777" w:rsidTr="00CF5627">
        <w:trPr>
          <w:cantSplit/>
          <w:jc w:val="center"/>
        </w:trPr>
        <w:tc>
          <w:tcPr>
            <w:tcW w:w="1377" w:type="dxa"/>
          </w:tcPr>
          <w:p w14:paraId="48285AA0" w14:textId="1DB60B24" w:rsidR="00B11855" w:rsidRPr="001F42D3" w:rsidRDefault="003D003E" w:rsidP="00CF5627">
            <w:pPr>
              <w:pStyle w:val="TableEntryItalicindent"/>
            </w:pPr>
            <w:r w:rsidRPr="001F42D3">
              <w:t>Time</w:t>
            </w:r>
          </w:p>
        </w:tc>
        <w:tc>
          <w:tcPr>
            <w:tcW w:w="783" w:type="dxa"/>
          </w:tcPr>
          <w:p w14:paraId="4F298CB5" w14:textId="6BD61AD9" w:rsidR="00B11855" w:rsidRPr="001F42D3" w:rsidRDefault="003D003E" w:rsidP="00AD69C9">
            <w:pPr>
              <w:pStyle w:val="TableEntry"/>
              <w:rPr>
                <w:i/>
              </w:rPr>
            </w:pPr>
            <w:r w:rsidRPr="001F42D3">
              <w:rPr>
                <w:i/>
              </w:rPr>
              <w:t>1</w:t>
            </w:r>
          </w:p>
        </w:tc>
        <w:tc>
          <w:tcPr>
            <w:tcW w:w="828" w:type="dxa"/>
          </w:tcPr>
          <w:p w14:paraId="0807DAC4" w14:textId="0FD0EE92" w:rsidR="00B11855" w:rsidRPr="001F42D3" w:rsidRDefault="003D003E" w:rsidP="001F5A5C">
            <w:pPr>
              <w:pStyle w:val="TableEntry"/>
              <w:rPr>
                <w:color w:val="FFFFFF"/>
              </w:rPr>
            </w:pPr>
            <w:r w:rsidRPr="001F42D3">
              <w:t>DTM</w:t>
            </w:r>
          </w:p>
        </w:tc>
        <w:tc>
          <w:tcPr>
            <w:tcW w:w="720" w:type="dxa"/>
          </w:tcPr>
          <w:p w14:paraId="306050F8" w14:textId="5D5D14B4" w:rsidR="00B11855" w:rsidRPr="001F42D3" w:rsidRDefault="003D003E" w:rsidP="00AD69C9">
            <w:pPr>
              <w:pStyle w:val="TableEntry"/>
              <w:rPr>
                <w:color w:val="FFFFFF"/>
              </w:rPr>
            </w:pPr>
            <w:r w:rsidRPr="001F42D3">
              <w:t>24</w:t>
            </w:r>
          </w:p>
        </w:tc>
        <w:tc>
          <w:tcPr>
            <w:tcW w:w="752" w:type="dxa"/>
          </w:tcPr>
          <w:p w14:paraId="7A0F03AC" w14:textId="56F02A09" w:rsidR="00B11855" w:rsidRPr="001F42D3" w:rsidRDefault="003D003E" w:rsidP="00AD69C9">
            <w:pPr>
              <w:pStyle w:val="TableEntry"/>
              <w:rPr>
                <w:color w:val="FFFFFF"/>
              </w:rPr>
            </w:pPr>
            <w:r w:rsidRPr="001F42D3">
              <w:t>R</w:t>
            </w:r>
          </w:p>
        </w:tc>
        <w:tc>
          <w:tcPr>
            <w:tcW w:w="868" w:type="dxa"/>
          </w:tcPr>
          <w:p w14:paraId="2D0CC590" w14:textId="568983A5" w:rsidR="00B11855" w:rsidRPr="001F42D3" w:rsidRDefault="00B11855" w:rsidP="001F5A5C">
            <w:pPr>
              <w:pStyle w:val="TableEntry"/>
            </w:pPr>
          </w:p>
        </w:tc>
        <w:tc>
          <w:tcPr>
            <w:tcW w:w="900" w:type="dxa"/>
          </w:tcPr>
          <w:p w14:paraId="5E03E453" w14:textId="748C2BC0" w:rsidR="00B11855" w:rsidRPr="001F42D3" w:rsidRDefault="003D003E" w:rsidP="00AD69C9">
            <w:pPr>
              <w:pStyle w:val="TableEntry"/>
              <w:rPr>
                <w:color w:val="FFFFFF"/>
              </w:rPr>
            </w:pPr>
            <w:r w:rsidRPr="001F42D3">
              <w:t>1</w:t>
            </w:r>
          </w:p>
        </w:tc>
        <w:tc>
          <w:tcPr>
            <w:tcW w:w="810" w:type="dxa"/>
          </w:tcPr>
          <w:p w14:paraId="565B3B23" w14:textId="40776AA6" w:rsidR="00B11855" w:rsidRPr="001F42D3" w:rsidRDefault="003D003E" w:rsidP="00AD69C9">
            <w:pPr>
              <w:pStyle w:val="TableEntry"/>
              <w:rPr>
                <w:color w:val="FFFFFF"/>
              </w:rPr>
            </w:pPr>
            <w:r w:rsidRPr="001F42D3">
              <w:t>1</w:t>
            </w:r>
          </w:p>
        </w:tc>
        <w:tc>
          <w:tcPr>
            <w:tcW w:w="729" w:type="dxa"/>
          </w:tcPr>
          <w:p w14:paraId="04F898A4" w14:textId="40432C8F" w:rsidR="00B11855" w:rsidRPr="001F42D3" w:rsidRDefault="00B11855" w:rsidP="001F5A5C">
            <w:pPr>
              <w:pStyle w:val="TableEntry"/>
            </w:pPr>
          </w:p>
        </w:tc>
        <w:tc>
          <w:tcPr>
            <w:tcW w:w="981" w:type="dxa"/>
          </w:tcPr>
          <w:p w14:paraId="500486C5" w14:textId="6C114403" w:rsidR="00B11855" w:rsidRPr="001F42D3" w:rsidRDefault="00B11855" w:rsidP="001F5A5C">
            <w:pPr>
              <w:pStyle w:val="TableEntry"/>
            </w:pPr>
          </w:p>
        </w:tc>
        <w:tc>
          <w:tcPr>
            <w:tcW w:w="1206" w:type="dxa"/>
          </w:tcPr>
          <w:p w14:paraId="58B32070" w14:textId="6D6B0DAA" w:rsidR="00B11855" w:rsidRPr="001F42D3" w:rsidRDefault="003D003E" w:rsidP="001F5A5C">
            <w:pPr>
              <w:pStyle w:val="TableEntry"/>
            </w:pPr>
            <w:r w:rsidRPr="001F42D3">
              <w:t>20040328134623.1234+0300</w:t>
            </w:r>
          </w:p>
        </w:tc>
      </w:tr>
    </w:tbl>
    <w:p w14:paraId="1DC4EBC3" w14:textId="77777777" w:rsidR="00B11855" w:rsidRPr="001F42D3" w:rsidRDefault="003D003E" w:rsidP="00FE5769">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26955236" w14:textId="77777777" w:rsidR="00B11855" w:rsidRPr="001F42D3" w:rsidRDefault="00B11855" w:rsidP="00FE5769">
      <w:pPr>
        <w:pStyle w:val="BodyText"/>
      </w:pPr>
    </w:p>
    <w:p w14:paraId="497FA833" w14:textId="38762CCE" w:rsidR="00B11855" w:rsidRPr="001F42D3" w:rsidRDefault="003D003E" w:rsidP="00FE5769">
      <w:pPr>
        <w:pStyle w:val="BodyText"/>
      </w:pPr>
      <w:r w:rsidRPr="001F42D3">
        <w:t>OBX-2 If sending an encapsulated PDF</w:t>
      </w:r>
      <w:r w:rsidR="0017799F" w:rsidRPr="001F42D3">
        <w:t>,</w:t>
      </w:r>
      <w:r w:rsidRPr="001F42D3">
        <w:t xml:space="preserve"> the value will be ED. If referencing an external report</w:t>
      </w:r>
      <w:r w:rsidR="0017799F" w:rsidRPr="001F42D3">
        <w:t>,</w:t>
      </w:r>
      <w:r w:rsidRPr="001F42D3">
        <w:t xml:space="preserve"> the value will be RP.</w:t>
      </w:r>
    </w:p>
    <w:p w14:paraId="645A4DF1" w14:textId="77777777" w:rsidR="00736772" w:rsidRPr="001F42D3" w:rsidRDefault="003D003E" w:rsidP="00736772">
      <w:pPr>
        <w:pStyle w:val="BodyText"/>
      </w:pPr>
      <w:r w:rsidRPr="001F42D3">
        <w:t xml:space="preserve">OBX-3 </w:t>
      </w:r>
      <w:r w:rsidR="00736772" w:rsidRPr="001F42D3">
        <w:t xml:space="preserve">This field contains the coding system identifier (LOINC) and further information about the file name and content. </w:t>
      </w:r>
    </w:p>
    <w:p w14:paraId="41648A6A" w14:textId="2B7CA4EA" w:rsidR="00B11855" w:rsidRPr="001F42D3" w:rsidRDefault="00736772" w:rsidP="00736772">
      <w:pPr>
        <w:pStyle w:val="BodyText"/>
        <w:rPr>
          <w:rStyle w:val="ExampleInline"/>
        </w:rPr>
      </w:pPr>
      <w:r w:rsidRPr="001F42D3">
        <w:t xml:space="preserve">OBX-3.1 - 3.3 - </w:t>
      </w:r>
      <w:r w:rsidR="003D003E" w:rsidRPr="001F42D3">
        <w:t xml:space="preserve">Value is a report ID from the LOINC coding system, and will be set to </w:t>
      </w:r>
      <w:r w:rsidR="003D003E" w:rsidRPr="001F42D3">
        <w:rPr>
          <w:rStyle w:val="ExampleInline"/>
        </w:rPr>
        <w:t xml:space="preserve">18750-0^Cardiac Electrophysiology </w:t>
      </w:r>
      <w:proofErr w:type="spellStart"/>
      <w:r w:rsidR="003D003E" w:rsidRPr="001F42D3">
        <w:rPr>
          <w:rStyle w:val="ExampleInline"/>
        </w:rPr>
        <w:t>Report^LN</w:t>
      </w:r>
      <w:proofErr w:type="spellEnd"/>
      <w:r w:rsidR="003D003E" w:rsidRPr="001F42D3">
        <w:rPr>
          <w:rStyle w:val="ExampleInline"/>
        </w:rPr>
        <w:t xml:space="preserve">. </w:t>
      </w:r>
    </w:p>
    <w:p w14:paraId="7847C7CC" w14:textId="518FCC6C" w:rsidR="00DB0579" w:rsidRPr="001F42D3" w:rsidRDefault="00DB0579" w:rsidP="00DB0579">
      <w:pPr>
        <w:pStyle w:val="BodyText"/>
      </w:pPr>
      <w:r w:rsidRPr="001F42D3">
        <w:t>OBX-3.4 This field can be used to include a file name. Include the full file name with extension as applicable</w:t>
      </w:r>
      <w:r w:rsidR="001F42D3">
        <w:t xml:space="preserve">. </w:t>
      </w:r>
      <w:r w:rsidRPr="001F42D3">
        <w:t xml:space="preserve">Special characters </w:t>
      </w:r>
      <w:proofErr w:type="gramStart"/>
      <w:r w:rsidRPr="001F42D3">
        <w:t>shall</w:t>
      </w:r>
      <w:proofErr w:type="gramEnd"/>
      <w:r w:rsidRPr="001F42D3">
        <w:t xml:space="preserve"> not be used.</w:t>
      </w:r>
    </w:p>
    <w:p w14:paraId="06622BE1" w14:textId="77777777" w:rsidR="00DB0579" w:rsidRPr="001F42D3" w:rsidRDefault="00DB0579" w:rsidP="00DB0579">
      <w:pPr>
        <w:pStyle w:val="BodyText"/>
      </w:pPr>
      <w:r w:rsidRPr="001F42D3">
        <w:t xml:space="preserve">OBX-3.5 This field can be used to include a document title which can be used for display purposes. The document title shall be in the language specified in MSH-19 within the message. </w:t>
      </w:r>
    </w:p>
    <w:p w14:paraId="491ECED6" w14:textId="62130FD4" w:rsidR="00B11855" w:rsidRPr="001F42D3" w:rsidRDefault="003D003E" w:rsidP="00DB0579">
      <w:pPr>
        <w:pStyle w:val="BodyText"/>
      </w:pPr>
      <w:r w:rsidRPr="001F42D3">
        <w:t>OBX-4 If a value is provided here the embedded PDF will contain data related to a specific episode or EGM being referenced via grouping to other episode related data elements having the same Sub-ID in OBX-4 inside this message.</w:t>
      </w:r>
      <w:r w:rsidR="000A55B9" w:rsidRPr="001F42D3">
        <w:t xml:space="preserve"> An encapsulated PDF or reference pointer to external report that is not associated with an episode may be included in a message</w:t>
      </w:r>
      <w:r w:rsidR="001F42D3">
        <w:t xml:space="preserve">. </w:t>
      </w:r>
      <w:r w:rsidR="000A55B9" w:rsidRPr="001F42D3">
        <w:t>If so, OBX-4 shall be blank.</w:t>
      </w:r>
    </w:p>
    <w:p w14:paraId="3DF1C8C6" w14:textId="4FABA79D" w:rsidR="00B11855" w:rsidRPr="001F42D3" w:rsidRDefault="003D003E" w:rsidP="00FE5769">
      <w:pPr>
        <w:pStyle w:val="BodyText"/>
      </w:pPr>
      <w:r w:rsidRPr="001F42D3">
        <w:t>OBX-5 If referencing an external document</w:t>
      </w:r>
      <w:r w:rsidR="0017799F" w:rsidRPr="001F42D3">
        <w:t>,</w:t>
      </w:r>
      <w:r w:rsidRPr="001F42D3">
        <w:t xml:space="preserve"> the Observation Value will contain a reference pointer to the external document. </w:t>
      </w:r>
    </w:p>
    <w:p w14:paraId="7FB03662" w14:textId="55DA9554" w:rsidR="00B11855" w:rsidRPr="001F42D3" w:rsidRDefault="003D003E" w:rsidP="00FE5769">
      <w:pPr>
        <w:pStyle w:val="BodyText"/>
      </w:pPr>
      <w:r w:rsidRPr="001F42D3">
        <w:t>OBX-5.1 If sending an encapsulated PDF</w:t>
      </w:r>
      <w:r w:rsidR="00C11DE7" w:rsidRPr="001F42D3">
        <w:t>,</w:t>
      </w:r>
      <w:r w:rsidRPr="001F42D3">
        <w:t xml:space="preserve"> the Type of Data component will have the value "Application"</w:t>
      </w:r>
    </w:p>
    <w:p w14:paraId="2623415E" w14:textId="4F0D2352" w:rsidR="00B11855" w:rsidRPr="001F42D3" w:rsidRDefault="003D003E" w:rsidP="00FE5769">
      <w:pPr>
        <w:pStyle w:val="BodyText"/>
      </w:pPr>
      <w:r w:rsidRPr="001F42D3">
        <w:t>OBX-5.2 If sending an encapsulated PDF</w:t>
      </w:r>
      <w:r w:rsidR="00C11DE7" w:rsidRPr="001F42D3">
        <w:t>,</w:t>
      </w:r>
      <w:r w:rsidRPr="001F42D3">
        <w:t xml:space="preserve"> the Data Subtype component will have the value "PDF". </w:t>
      </w:r>
    </w:p>
    <w:p w14:paraId="318F7F0D" w14:textId="77777777" w:rsidR="00B11855" w:rsidRPr="001F42D3" w:rsidRDefault="003D003E" w:rsidP="00FE5769">
      <w:pPr>
        <w:pStyle w:val="BodyText"/>
      </w:pPr>
      <w:r w:rsidRPr="001F42D3">
        <w:t>OBX-5.3 Will be empty</w:t>
      </w:r>
    </w:p>
    <w:p w14:paraId="6909EFA2" w14:textId="743258E3" w:rsidR="00B11855" w:rsidRPr="001F42D3" w:rsidRDefault="003D003E" w:rsidP="00FE5769">
      <w:pPr>
        <w:pStyle w:val="BodyText"/>
      </w:pPr>
      <w:r w:rsidRPr="001F42D3">
        <w:lastRenderedPageBreak/>
        <w:t>OBX-5.4 If sending an encapsulated PDF</w:t>
      </w:r>
      <w:r w:rsidR="00C11DE7" w:rsidRPr="001F42D3">
        <w:t>,</w:t>
      </w:r>
      <w:r w:rsidRPr="001F42D3">
        <w:t xml:space="preserve"> the Encoding component will have the value "Base64".</w:t>
      </w:r>
    </w:p>
    <w:p w14:paraId="3D3B18DB" w14:textId="47B13DD9" w:rsidR="00B11855" w:rsidRPr="001F42D3" w:rsidRDefault="003D003E" w:rsidP="00FE5769">
      <w:pPr>
        <w:pStyle w:val="BodyText"/>
      </w:pPr>
      <w:r w:rsidRPr="001F42D3">
        <w:t>OBX-5.5 If sending an encapsulated PDF</w:t>
      </w:r>
      <w:r w:rsidR="00C11DE7" w:rsidRPr="001F42D3">
        <w:t>,</w:t>
      </w:r>
      <w:r w:rsidRPr="001F42D3">
        <w:t xml:space="preserve"> the Data component contains the encapsulated Base64-encoded PDF/A document in accordance with ISO 19005-1.</w:t>
      </w:r>
    </w:p>
    <w:p w14:paraId="1F355ED4" w14:textId="77777777" w:rsidR="00B11855" w:rsidRPr="001F42D3" w:rsidRDefault="003D003E" w:rsidP="00FE5769">
      <w:pPr>
        <w:pStyle w:val="Note"/>
        <w:ind w:left="0" w:hanging="2"/>
      </w:pPr>
      <w:r w:rsidRPr="001F42D3">
        <w:t>Notes:</w:t>
      </w:r>
      <w:r w:rsidRPr="001F42D3">
        <w:tab/>
        <w:t xml:space="preserve">1. An actor participating in this transaction must support encapsulated data with a length beyond the nominal </w:t>
      </w:r>
      <w:proofErr w:type="gramStart"/>
      <w:r w:rsidRPr="001F42D3">
        <w:t>65536 byte</w:t>
      </w:r>
      <w:proofErr w:type="gramEnd"/>
      <w:r w:rsidRPr="001F42D3">
        <w:t xml:space="preserve"> limit of the OBX-5.</w:t>
      </w:r>
    </w:p>
    <w:p w14:paraId="5D83B99D" w14:textId="3EF82639" w:rsidR="00B11855" w:rsidRPr="001F42D3" w:rsidRDefault="003D003E" w:rsidP="00FE5769">
      <w:pPr>
        <w:pStyle w:val="Note"/>
        <w:ind w:left="0" w:hanging="2"/>
      </w:pPr>
      <w:r w:rsidRPr="001F42D3">
        <w:tab/>
        <w:t xml:space="preserve">2. The base64 encoded stream must not include CR/LF characters, which are forbidden within </w:t>
      </w:r>
      <w:r w:rsidR="006D613E" w:rsidRPr="001F42D3">
        <w:t>HL7</w:t>
      </w:r>
      <w:r w:rsidR="00995105" w:rsidRPr="001F42D3">
        <w:t xml:space="preserve"> </w:t>
      </w:r>
      <w:r w:rsidRPr="001F42D3">
        <w:t xml:space="preserve">field text streams. Breaking a base64 encoded stream into lines of 76 characters or less is used for email in accordance with </w:t>
      </w:r>
      <w:proofErr w:type="gramStart"/>
      <w:r w:rsidRPr="001F42D3">
        <w:t>RFC822, but</w:t>
      </w:r>
      <w:proofErr w:type="gramEnd"/>
      <w:r w:rsidRPr="001F42D3">
        <w:t xml:space="preserve"> is not applicable to encapsulated data in HL7.</w:t>
      </w:r>
      <w:r w:rsidRPr="001F42D3">
        <w:br/>
        <w:t>The attached PDF or externally referenced report will contain in its content the device ID, patient ID and name if known, and the dates of the procedure and document.</w:t>
      </w:r>
    </w:p>
    <w:p w14:paraId="2174AAA2" w14:textId="77777777" w:rsidR="00B11855" w:rsidRPr="001F42D3" w:rsidRDefault="00B11855" w:rsidP="007F34D4">
      <w:pPr>
        <w:pStyle w:val="BodyText"/>
      </w:pPr>
    </w:p>
    <w:p w14:paraId="13C2C03A" w14:textId="77777777" w:rsidR="00B11855" w:rsidRPr="001F42D3" w:rsidRDefault="00855E3C" w:rsidP="00123C7B">
      <w:pPr>
        <w:pStyle w:val="Heading6"/>
        <w:numPr>
          <w:ilvl w:val="0"/>
          <w:numId w:val="0"/>
        </w:numPr>
        <w:rPr>
          <w:noProof w:val="0"/>
        </w:rPr>
      </w:pPr>
      <w:bookmarkStart w:id="674" w:name="_Toc181625200"/>
      <w:r w:rsidRPr="001F42D3">
        <w:rPr>
          <w:noProof w:val="0"/>
        </w:rPr>
        <w:t>3.9.4.1.2.8</w:t>
      </w:r>
      <w:r w:rsidR="00EB6E71" w:rsidRPr="001F42D3">
        <w:rPr>
          <w:noProof w:val="0"/>
        </w:rPr>
        <w:t xml:space="preserve"> </w:t>
      </w:r>
      <w:bookmarkStart w:id="675" w:name="_Toc401769845"/>
      <w:r w:rsidR="003D003E" w:rsidRPr="001F42D3">
        <w:rPr>
          <w:noProof w:val="0"/>
        </w:rPr>
        <w:t>NTE Segment – Notes and Comments [Optional]</w:t>
      </w:r>
      <w:bookmarkEnd w:id="674"/>
      <w:bookmarkEnd w:id="675"/>
    </w:p>
    <w:p w14:paraId="2BBDF125" w14:textId="77777777" w:rsidR="00B11855" w:rsidRPr="001F42D3" w:rsidRDefault="003D003E" w:rsidP="00CF5627">
      <w:pPr>
        <w:pStyle w:val="TableTitle"/>
      </w:pPr>
      <w:r w:rsidRPr="001F42D3">
        <w:t>Table 3.9.4.1.2.8</w:t>
      </w:r>
      <w:r w:rsidR="005D79DE" w:rsidRPr="001F42D3">
        <w:rPr>
          <w:rFonts w:eastAsia="MS Gothic"/>
        </w:rPr>
        <w:t>-</w:t>
      </w:r>
      <w:r w:rsidR="00E86B15" w:rsidRPr="001F42D3">
        <w:t>1</w:t>
      </w:r>
      <w:r w:rsidRPr="001F42D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1F42D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1F42D3" w:rsidRDefault="00C70AE3" w:rsidP="001F5A5C">
            <w:pPr>
              <w:pStyle w:val="TableEntryHeader"/>
            </w:pPr>
            <w:r w:rsidRPr="001F42D3">
              <w:t>ELEMENT NAME</w:t>
            </w:r>
          </w:p>
        </w:tc>
        <w:tc>
          <w:tcPr>
            <w:tcW w:w="0" w:type="auto"/>
            <w:shd w:val="clear" w:color="auto" w:fill="D9D9D9" w:themeFill="background1" w:themeFillShade="D9"/>
          </w:tcPr>
          <w:p w14:paraId="09419A78" w14:textId="77777777" w:rsidR="00C70AE3" w:rsidRPr="001F42D3" w:rsidRDefault="00C70AE3" w:rsidP="001F5A5C">
            <w:pPr>
              <w:pStyle w:val="TableEntryHeader"/>
            </w:pPr>
            <w:r w:rsidRPr="001F42D3">
              <w:t>SEQ</w:t>
            </w:r>
          </w:p>
        </w:tc>
        <w:tc>
          <w:tcPr>
            <w:tcW w:w="0" w:type="auto"/>
            <w:shd w:val="clear" w:color="auto" w:fill="D9D9D9" w:themeFill="background1" w:themeFillShade="D9"/>
          </w:tcPr>
          <w:p w14:paraId="34CF95E8" w14:textId="77777777" w:rsidR="00C70AE3" w:rsidRPr="001F42D3" w:rsidRDefault="00C70AE3" w:rsidP="001F5A5C">
            <w:pPr>
              <w:pStyle w:val="TableEntryHeader"/>
            </w:pPr>
            <w:r w:rsidRPr="001F42D3">
              <w:t>COMP</w:t>
            </w:r>
          </w:p>
        </w:tc>
        <w:tc>
          <w:tcPr>
            <w:tcW w:w="0" w:type="auto"/>
            <w:shd w:val="clear" w:color="auto" w:fill="D9D9D9" w:themeFill="background1" w:themeFillShade="D9"/>
          </w:tcPr>
          <w:p w14:paraId="1AB6B47C" w14:textId="77777777" w:rsidR="00C70AE3" w:rsidRPr="001F42D3" w:rsidRDefault="00C70AE3" w:rsidP="001F5A5C">
            <w:pPr>
              <w:pStyle w:val="TableEntryHeader"/>
            </w:pPr>
            <w:r w:rsidRPr="001F42D3">
              <w:t>DT</w:t>
            </w:r>
          </w:p>
        </w:tc>
        <w:tc>
          <w:tcPr>
            <w:tcW w:w="0" w:type="auto"/>
            <w:shd w:val="clear" w:color="auto" w:fill="D9D9D9" w:themeFill="background1" w:themeFillShade="D9"/>
          </w:tcPr>
          <w:p w14:paraId="6E36AC4C" w14:textId="77777777" w:rsidR="00C70AE3" w:rsidRPr="001F42D3" w:rsidRDefault="00C70AE3" w:rsidP="001F5A5C">
            <w:pPr>
              <w:pStyle w:val="TableEntryHeader"/>
            </w:pPr>
            <w:r w:rsidRPr="001F42D3">
              <w:t>LEN</w:t>
            </w:r>
          </w:p>
        </w:tc>
        <w:tc>
          <w:tcPr>
            <w:tcW w:w="0" w:type="auto"/>
            <w:shd w:val="clear" w:color="auto" w:fill="D9D9D9" w:themeFill="background1" w:themeFillShade="D9"/>
          </w:tcPr>
          <w:p w14:paraId="427CC2BD" w14:textId="77777777" w:rsidR="00C70AE3" w:rsidRPr="001F42D3" w:rsidRDefault="00C70AE3" w:rsidP="001F5A5C">
            <w:pPr>
              <w:pStyle w:val="TableEntryHeader"/>
            </w:pPr>
            <w:r w:rsidRPr="001F42D3">
              <w:t>USAGE</w:t>
            </w:r>
          </w:p>
        </w:tc>
        <w:tc>
          <w:tcPr>
            <w:tcW w:w="0" w:type="auto"/>
            <w:shd w:val="clear" w:color="auto" w:fill="D9D9D9" w:themeFill="background1" w:themeFillShade="D9"/>
          </w:tcPr>
          <w:p w14:paraId="4747B27D" w14:textId="77777777" w:rsidR="00C70AE3" w:rsidRPr="001F42D3" w:rsidRDefault="00C70AE3" w:rsidP="001F5A5C">
            <w:pPr>
              <w:pStyle w:val="TableEntryHeader"/>
            </w:pPr>
            <w:r w:rsidRPr="001F42D3">
              <w:t>CARD</w:t>
            </w:r>
          </w:p>
        </w:tc>
        <w:tc>
          <w:tcPr>
            <w:tcW w:w="0" w:type="auto"/>
            <w:shd w:val="clear" w:color="auto" w:fill="D9D9D9" w:themeFill="background1" w:themeFillShade="D9"/>
          </w:tcPr>
          <w:p w14:paraId="2497397B" w14:textId="77777777" w:rsidR="00C70AE3" w:rsidRPr="001F42D3" w:rsidRDefault="00C70AE3" w:rsidP="001F5A5C">
            <w:pPr>
              <w:pStyle w:val="TableEntryHeader"/>
            </w:pPr>
            <w:r w:rsidRPr="001F42D3">
              <w:t>TBL#</w:t>
            </w:r>
          </w:p>
        </w:tc>
        <w:tc>
          <w:tcPr>
            <w:tcW w:w="0" w:type="auto"/>
            <w:shd w:val="clear" w:color="auto" w:fill="D9D9D9" w:themeFill="background1" w:themeFillShade="D9"/>
          </w:tcPr>
          <w:p w14:paraId="5884F5E1" w14:textId="77777777" w:rsidR="00C70AE3" w:rsidRPr="001F42D3" w:rsidRDefault="00C70AE3" w:rsidP="001F5A5C">
            <w:pPr>
              <w:pStyle w:val="TableEntryHeader"/>
            </w:pPr>
            <w:r w:rsidRPr="001F42D3">
              <w:t>Fixed</w:t>
            </w:r>
          </w:p>
        </w:tc>
        <w:tc>
          <w:tcPr>
            <w:tcW w:w="0" w:type="auto"/>
            <w:shd w:val="clear" w:color="auto" w:fill="D9D9D9" w:themeFill="background1" w:themeFillShade="D9"/>
          </w:tcPr>
          <w:p w14:paraId="7FD99C8A" w14:textId="77777777" w:rsidR="00C70AE3" w:rsidRPr="001F42D3" w:rsidRDefault="00C70AE3" w:rsidP="001F5A5C">
            <w:pPr>
              <w:pStyle w:val="TableEntryHeader"/>
            </w:pPr>
            <w:r w:rsidRPr="001F42D3">
              <w:t>Ex. Values</w:t>
            </w:r>
          </w:p>
        </w:tc>
      </w:tr>
      <w:tr w:rsidR="00C40FD5" w:rsidRPr="001F42D3" w14:paraId="10BBDA93" w14:textId="77777777" w:rsidTr="00B627FB">
        <w:trPr>
          <w:cantSplit/>
          <w:jc w:val="center"/>
        </w:trPr>
        <w:tc>
          <w:tcPr>
            <w:tcW w:w="0" w:type="auto"/>
          </w:tcPr>
          <w:p w14:paraId="63E0EA9C" w14:textId="50DF2F19" w:rsidR="00C70AE3" w:rsidRPr="001F42D3" w:rsidRDefault="00C70AE3" w:rsidP="001F5A5C">
            <w:pPr>
              <w:pStyle w:val="TableEntry"/>
            </w:pPr>
            <w:r w:rsidRPr="001F42D3">
              <w:t>Set ID  - NTE</w:t>
            </w:r>
          </w:p>
        </w:tc>
        <w:tc>
          <w:tcPr>
            <w:tcW w:w="0" w:type="auto"/>
          </w:tcPr>
          <w:p w14:paraId="46954354" w14:textId="1D1EBC7C" w:rsidR="00C70AE3" w:rsidRPr="001F42D3" w:rsidRDefault="00C70AE3" w:rsidP="001F5A5C">
            <w:pPr>
              <w:pStyle w:val="TableEntry"/>
            </w:pPr>
            <w:r w:rsidRPr="001F42D3">
              <w:t>1</w:t>
            </w:r>
          </w:p>
        </w:tc>
        <w:tc>
          <w:tcPr>
            <w:tcW w:w="0" w:type="auto"/>
          </w:tcPr>
          <w:p w14:paraId="6744D37E" w14:textId="3F3191D3" w:rsidR="00C70AE3" w:rsidRPr="001F42D3" w:rsidRDefault="00C70AE3" w:rsidP="001F5A5C">
            <w:pPr>
              <w:pStyle w:val="TableEntry"/>
            </w:pPr>
          </w:p>
        </w:tc>
        <w:tc>
          <w:tcPr>
            <w:tcW w:w="0" w:type="auto"/>
          </w:tcPr>
          <w:p w14:paraId="56726AC7" w14:textId="7A7C3405" w:rsidR="00C70AE3" w:rsidRPr="001F42D3" w:rsidRDefault="00C70AE3" w:rsidP="00EF1957">
            <w:pPr>
              <w:pStyle w:val="TableEntry"/>
            </w:pPr>
            <w:r w:rsidRPr="001F42D3">
              <w:t>SI</w:t>
            </w:r>
          </w:p>
        </w:tc>
        <w:tc>
          <w:tcPr>
            <w:tcW w:w="0" w:type="auto"/>
          </w:tcPr>
          <w:p w14:paraId="7E77449B" w14:textId="09E48AFF" w:rsidR="00C70AE3" w:rsidRPr="001F42D3" w:rsidRDefault="00C70AE3" w:rsidP="001F5A5C">
            <w:pPr>
              <w:pStyle w:val="TableEntry"/>
            </w:pPr>
            <w:r w:rsidRPr="001F42D3">
              <w:t>4</w:t>
            </w:r>
          </w:p>
        </w:tc>
        <w:tc>
          <w:tcPr>
            <w:tcW w:w="0" w:type="auto"/>
          </w:tcPr>
          <w:p w14:paraId="408FF93A" w14:textId="1FB510C3" w:rsidR="00C70AE3" w:rsidRPr="001F42D3" w:rsidRDefault="00C70AE3" w:rsidP="001F5A5C">
            <w:pPr>
              <w:pStyle w:val="TableEntry"/>
            </w:pPr>
            <w:r w:rsidRPr="001F42D3">
              <w:t>O</w:t>
            </w:r>
          </w:p>
        </w:tc>
        <w:tc>
          <w:tcPr>
            <w:tcW w:w="0" w:type="auto"/>
          </w:tcPr>
          <w:p w14:paraId="6E58F6EA" w14:textId="0050BE31" w:rsidR="00C70AE3" w:rsidRPr="001F42D3" w:rsidRDefault="00C70AE3" w:rsidP="001F5A5C">
            <w:pPr>
              <w:pStyle w:val="TableEntry"/>
            </w:pPr>
            <w:r w:rsidRPr="001F42D3">
              <w:t>[</w:t>
            </w:r>
            <w:r w:rsidR="00E86B15" w:rsidRPr="001F42D3">
              <w:t>0</w:t>
            </w:r>
            <w:r w:rsidRPr="001F42D3">
              <w:t>..1]</w:t>
            </w:r>
          </w:p>
        </w:tc>
        <w:tc>
          <w:tcPr>
            <w:tcW w:w="0" w:type="auto"/>
          </w:tcPr>
          <w:p w14:paraId="66056ED5" w14:textId="77777777" w:rsidR="00C70AE3" w:rsidRPr="001F42D3" w:rsidRDefault="00C70AE3" w:rsidP="001F5A5C">
            <w:pPr>
              <w:pStyle w:val="TableEntry"/>
            </w:pPr>
          </w:p>
        </w:tc>
        <w:tc>
          <w:tcPr>
            <w:tcW w:w="0" w:type="auto"/>
          </w:tcPr>
          <w:p w14:paraId="7979DD15" w14:textId="77777777" w:rsidR="00C70AE3" w:rsidRPr="001F42D3" w:rsidRDefault="00C70AE3" w:rsidP="001F5A5C">
            <w:pPr>
              <w:pStyle w:val="TableEntry"/>
            </w:pPr>
          </w:p>
        </w:tc>
        <w:tc>
          <w:tcPr>
            <w:tcW w:w="0" w:type="auto"/>
          </w:tcPr>
          <w:p w14:paraId="53236A8F" w14:textId="349D1DDE" w:rsidR="00C70AE3" w:rsidRPr="001F42D3" w:rsidRDefault="00C70AE3" w:rsidP="001F5A5C">
            <w:pPr>
              <w:pStyle w:val="TableEntry"/>
            </w:pPr>
            <w:r w:rsidRPr="001F42D3">
              <w:t>1</w:t>
            </w:r>
          </w:p>
        </w:tc>
      </w:tr>
      <w:tr w:rsidR="00C40FD5" w:rsidRPr="001F42D3" w14:paraId="2A4F829E" w14:textId="77777777" w:rsidTr="00B627FB">
        <w:trPr>
          <w:cantSplit/>
          <w:jc w:val="center"/>
        </w:trPr>
        <w:tc>
          <w:tcPr>
            <w:tcW w:w="0" w:type="auto"/>
          </w:tcPr>
          <w:p w14:paraId="11BCFF17" w14:textId="0A8F8CBE" w:rsidR="00C70AE3" w:rsidRPr="001F42D3" w:rsidRDefault="00C70AE3" w:rsidP="001F5A5C">
            <w:pPr>
              <w:pStyle w:val="TableEntry"/>
            </w:pPr>
            <w:r w:rsidRPr="001F42D3">
              <w:t>Source of comment</w:t>
            </w:r>
          </w:p>
        </w:tc>
        <w:tc>
          <w:tcPr>
            <w:tcW w:w="0" w:type="auto"/>
          </w:tcPr>
          <w:p w14:paraId="1A92C5FD" w14:textId="507F9338" w:rsidR="00C70AE3" w:rsidRPr="001F42D3" w:rsidRDefault="00C70AE3" w:rsidP="00EF1957">
            <w:pPr>
              <w:pStyle w:val="TableEntry"/>
            </w:pPr>
            <w:r w:rsidRPr="001F42D3">
              <w:t>2</w:t>
            </w:r>
          </w:p>
        </w:tc>
        <w:tc>
          <w:tcPr>
            <w:tcW w:w="0" w:type="auto"/>
          </w:tcPr>
          <w:p w14:paraId="0BC229F8" w14:textId="493FBBA9" w:rsidR="00C70AE3" w:rsidRPr="001F42D3" w:rsidRDefault="00C70AE3" w:rsidP="001F5A5C">
            <w:pPr>
              <w:pStyle w:val="TableEntry"/>
            </w:pPr>
          </w:p>
        </w:tc>
        <w:tc>
          <w:tcPr>
            <w:tcW w:w="0" w:type="auto"/>
          </w:tcPr>
          <w:p w14:paraId="32D0C545" w14:textId="395608FA" w:rsidR="00C70AE3" w:rsidRPr="001F42D3" w:rsidRDefault="00C70AE3" w:rsidP="00EF1957">
            <w:pPr>
              <w:pStyle w:val="TableEntry"/>
            </w:pPr>
            <w:r w:rsidRPr="001F42D3">
              <w:t>CX</w:t>
            </w:r>
          </w:p>
        </w:tc>
        <w:tc>
          <w:tcPr>
            <w:tcW w:w="0" w:type="auto"/>
          </w:tcPr>
          <w:p w14:paraId="0E2CA80F" w14:textId="34A32A59" w:rsidR="00C70AE3" w:rsidRPr="001F42D3" w:rsidRDefault="00C70AE3" w:rsidP="001F5A5C">
            <w:pPr>
              <w:pStyle w:val="TableEntry"/>
            </w:pPr>
            <w:r w:rsidRPr="001F42D3">
              <w:t xml:space="preserve">20 </w:t>
            </w:r>
          </w:p>
        </w:tc>
        <w:tc>
          <w:tcPr>
            <w:tcW w:w="0" w:type="auto"/>
          </w:tcPr>
          <w:p w14:paraId="6237FF92" w14:textId="729C75C4" w:rsidR="00C70AE3" w:rsidRPr="001F42D3" w:rsidRDefault="00C70AE3" w:rsidP="001F5A5C">
            <w:pPr>
              <w:pStyle w:val="TableEntry"/>
            </w:pPr>
            <w:r w:rsidRPr="001F42D3">
              <w:t xml:space="preserve">O </w:t>
            </w:r>
          </w:p>
        </w:tc>
        <w:tc>
          <w:tcPr>
            <w:tcW w:w="0" w:type="auto"/>
          </w:tcPr>
          <w:p w14:paraId="19545FC1" w14:textId="775ECD72" w:rsidR="00C70AE3" w:rsidRPr="001F42D3" w:rsidRDefault="00C70AE3" w:rsidP="001F5A5C">
            <w:pPr>
              <w:pStyle w:val="TableEntry"/>
            </w:pPr>
            <w:r w:rsidRPr="001F42D3">
              <w:t>[</w:t>
            </w:r>
            <w:r w:rsidR="00E86B15" w:rsidRPr="001F42D3">
              <w:t>0</w:t>
            </w:r>
            <w:r w:rsidRPr="001F42D3">
              <w:t>..1]</w:t>
            </w:r>
          </w:p>
        </w:tc>
        <w:tc>
          <w:tcPr>
            <w:tcW w:w="0" w:type="auto"/>
          </w:tcPr>
          <w:p w14:paraId="54EA2F2D" w14:textId="77777777" w:rsidR="00C70AE3" w:rsidRPr="001F42D3" w:rsidRDefault="00C70AE3" w:rsidP="001F5A5C">
            <w:pPr>
              <w:pStyle w:val="TableEntry"/>
            </w:pPr>
          </w:p>
        </w:tc>
        <w:tc>
          <w:tcPr>
            <w:tcW w:w="0" w:type="auto"/>
          </w:tcPr>
          <w:p w14:paraId="3720B6CD" w14:textId="77777777" w:rsidR="00C70AE3" w:rsidRPr="001F42D3" w:rsidRDefault="00C70AE3" w:rsidP="001F5A5C">
            <w:pPr>
              <w:pStyle w:val="TableEntry"/>
            </w:pPr>
            <w:r w:rsidRPr="001F42D3">
              <w:t>Y</w:t>
            </w:r>
          </w:p>
        </w:tc>
        <w:tc>
          <w:tcPr>
            <w:tcW w:w="0" w:type="auto"/>
          </w:tcPr>
          <w:p w14:paraId="7D11AE0F" w14:textId="0AFC8853" w:rsidR="00C70AE3" w:rsidRPr="001F42D3" w:rsidRDefault="00C70AE3" w:rsidP="001F5A5C">
            <w:pPr>
              <w:pStyle w:val="TableEntry"/>
            </w:pPr>
            <w:r w:rsidRPr="001F42D3">
              <w:t xml:space="preserve">L </w:t>
            </w:r>
          </w:p>
        </w:tc>
      </w:tr>
      <w:tr w:rsidR="00C40FD5" w:rsidRPr="001F42D3" w14:paraId="2530FD60" w14:textId="77777777" w:rsidTr="00B627FB">
        <w:trPr>
          <w:cantSplit/>
          <w:jc w:val="center"/>
        </w:trPr>
        <w:tc>
          <w:tcPr>
            <w:tcW w:w="0" w:type="auto"/>
          </w:tcPr>
          <w:p w14:paraId="4752A2F7" w14:textId="1506A003" w:rsidR="00C70AE3" w:rsidRPr="001F42D3" w:rsidRDefault="00C70AE3" w:rsidP="001F5A5C">
            <w:pPr>
              <w:pStyle w:val="TableEntry"/>
            </w:pPr>
            <w:r w:rsidRPr="001F42D3">
              <w:t>Comment</w:t>
            </w:r>
          </w:p>
        </w:tc>
        <w:tc>
          <w:tcPr>
            <w:tcW w:w="0" w:type="auto"/>
          </w:tcPr>
          <w:p w14:paraId="4842C714" w14:textId="3A354DFC" w:rsidR="00C70AE3" w:rsidRPr="001F42D3" w:rsidRDefault="00C70AE3" w:rsidP="001F5A5C">
            <w:pPr>
              <w:pStyle w:val="TableEntry"/>
            </w:pPr>
            <w:r w:rsidRPr="001F42D3">
              <w:t>3</w:t>
            </w:r>
          </w:p>
        </w:tc>
        <w:tc>
          <w:tcPr>
            <w:tcW w:w="0" w:type="auto"/>
          </w:tcPr>
          <w:p w14:paraId="44DC32F1" w14:textId="77777777" w:rsidR="00C70AE3" w:rsidRPr="001F42D3" w:rsidRDefault="00C70AE3" w:rsidP="001F5A5C">
            <w:pPr>
              <w:pStyle w:val="TableEntry"/>
            </w:pPr>
          </w:p>
        </w:tc>
        <w:tc>
          <w:tcPr>
            <w:tcW w:w="0" w:type="auto"/>
          </w:tcPr>
          <w:p w14:paraId="4E9B17E0" w14:textId="7F2BF4E5" w:rsidR="00C70AE3" w:rsidRPr="001F42D3" w:rsidRDefault="00C70AE3" w:rsidP="00EF1957">
            <w:pPr>
              <w:pStyle w:val="TableEntry"/>
            </w:pPr>
            <w:r w:rsidRPr="001F42D3">
              <w:t>FT</w:t>
            </w:r>
          </w:p>
        </w:tc>
        <w:tc>
          <w:tcPr>
            <w:tcW w:w="0" w:type="auto"/>
          </w:tcPr>
          <w:p w14:paraId="2EEFBB6D" w14:textId="545EE881" w:rsidR="00C70AE3" w:rsidRPr="001F42D3" w:rsidRDefault="00C70AE3" w:rsidP="001F5A5C">
            <w:pPr>
              <w:pStyle w:val="TableEntry"/>
            </w:pPr>
            <w:r w:rsidRPr="001F42D3">
              <w:t>65536</w:t>
            </w:r>
          </w:p>
        </w:tc>
        <w:tc>
          <w:tcPr>
            <w:tcW w:w="0" w:type="auto"/>
          </w:tcPr>
          <w:p w14:paraId="3DF61047" w14:textId="279D84DA" w:rsidR="00C70AE3" w:rsidRPr="001F42D3" w:rsidRDefault="00C70AE3" w:rsidP="00EF1957">
            <w:pPr>
              <w:pStyle w:val="TableEntry"/>
            </w:pPr>
            <w:r w:rsidRPr="001F42D3">
              <w:t>O</w:t>
            </w:r>
          </w:p>
        </w:tc>
        <w:tc>
          <w:tcPr>
            <w:tcW w:w="0" w:type="auto"/>
          </w:tcPr>
          <w:p w14:paraId="23DB38CE" w14:textId="60FE7596" w:rsidR="00C70AE3" w:rsidRPr="001F42D3" w:rsidRDefault="00C70AE3" w:rsidP="001F5A5C">
            <w:pPr>
              <w:pStyle w:val="TableEntry"/>
            </w:pPr>
            <w:r w:rsidRPr="001F42D3">
              <w:t>[</w:t>
            </w:r>
            <w:r w:rsidR="00E86B15" w:rsidRPr="001F42D3">
              <w:t>0</w:t>
            </w:r>
            <w:r w:rsidRPr="001F42D3">
              <w:t>..*]</w:t>
            </w:r>
          </w:p>
        </w:tc>
        <w:tc>
          <w:tcPr>
            <w:tcW w:w="0" w:type="auto"/>
          </w:tcPr>
          <w:p w14:paraId="2C1EF57A" w14:textId="77777777" w:rsidR="00C70AE3" w:rsidRPr="001F42D3" w:rsidRDefault="00C70AE3" w:rsidP="001F5A5C">
            <w:pPr>
              <w:pStyle w:val="TableEntry"/>
            </w:pPr>
          </w:p>
        </w:tc>
        <w:tc>
          <w:tcPr>
            <w:tcW w:w="0" w:type="auto"/>
          </w:tcPr>
          <w:p w14:paraId="3ABC1D77" w14:textId="77777777" w:rsidR="00C70AE3" w:rsidRPr="001F42D3" w:rsidRDefault="00C70AE3" w:rsidP="001F5A5C">
            <w:pPr>
              <w:pStyle w:val="TableEntry"/>
            </w:pPr>
          </w:p>
        </w:tc>
        <w:tc>
          <w:tcPr>
            <w:tcW w:w="0" w:type="auto"/>
          </w:tcPr>
          <w:p w14:paraId="5DC33765" w14:textId="1CF1E5E5" w:rsidR="00C70AE3" w:rsidRPr="001F42D3" w:rsidRDefault="00C70AE3" w:rsidP="001F5A5C">
            <w:pPr>
              <w:pStyle w:val="TableEntry"/>
            </w:pPr>
          </w:p>
        </w:tc>
      </w:tr>
    </w:tbl>
    <w:p w14:paraId="637523FD" w14:textId="77777777" w:rsidR="00B11855" w:rsidRPr="001F42D3" w:rsidRDefault="00B11855" w:rsidP="00C70AE3">
      <w:pPr>
        <w:pStyle w:val="BodyText"/>
      </w:pPr>
    </w:p>
    <w:p w14:paraId="1FF29221" w14:textId="77777777" w:rsidR="00B11855" w:rsidRPr="001F42D3" w:rsidRDefault="003D003E" w:rsidP="00C70AE3">
      <w:pPr>
        <w:pStyle w:val="BodyText"/>
      </w:pPr>
      <w:r w:rsidRPr="001F42D3">
        <w:t>NTE-3 Comments – Contains any notes, comments needed that are not included as part of an observation.</w:t>
      </w:r>
    </w:p>
    <w:p w14:paraId="37DCC113" w14:textId="77777777" w:rsidR="00B11855" w:rsidRPr="001F42D3" w:rsidRDefault="00A9614E" w:rsidP="00123C7B">
      <w:pPr>
        <w:pStyle w:val="Heading5"/>
        <w:numPr>
          <w:ilvl w:val="0"/>
          <w:numId w:val="0"/>
        </w:numPr>
        <w:rPr>
          <w:noProof w:val="0"/>
        </w:rPr>
      </w:pPr>
      <w:bookmarkStart w:id="676" w:name="_Toc181625201"/>
      <w:r w:rsidRPr="001F42D3">
        <w:rPr>
          <w:noProof w:val="0"/>
        </w:rPr>
        <w:t>3.9.4.1.3 Expected Actions</w:t>
      </w:r>
      <w:bookmarkEnd w:id="676"/>
    </w:p>
    <w:p w14:paraId="2AE7BB83" w14:textId="77777777" w:rsidR="00B11855" w:rsidRPr="001F42D3" w:rsidRDefault="00855E3C" w:rsidP="00123C7B">
      <w:pPr>
        <w:pStyle w:val="Heading6"/>
        <w:numPr>
          <w:ilvl w:val="0"/>
          <w:numId w:val="0"/>
        </w:numPr>
        <w:rPr>
          <w:noProof w:val="0"/>
        </w:rPr>
      </w:pPr>
      <w:bookmarkStart w:id="677" w:name="_Toc181625202"/>
      <w:r w:rsidRPr="001F42D3">
        <w:rPr>
          <w:noProof w:val="0"/>
        </w:rPr>
        <w:t>3</w:t>
      </w:r>
      <w:r w:rsidR="00A9614E" w:rsidRPr="001F42D3">
        <w:rPr>
          <w:noProof w:val="0"/>
        </w:rPr>
        <w:t>.9.4.1.3.1</w:t>
      </w:r>
      <w:r w:rsidR="00EB6E71" w:rsidRPr="001F42D3">
        <w:rPr>
          <w:noProof w:val="0"/>
        </w:rPr>
        <w:t xml:space="preserve"> </w:t>
      </w:r>
      <w:bookmarkStart w:id="678" w:name="_Toc401769847"/>
      <w:r w:rsidR="003D003E" w:rsidRPr="001F42D3">
        <w:rPr>
          <w:noProof w:val="0"/>
        </w:rPr>
        <w:t>Implantable Device – Cardiac – Consumer</w:t>
      </w:r>
      <w:bookmarkEnd w:id="677"/>
      <w:bookmarkEnd w:id="678"/>
    </w:p>
    <w:p w14:paraId="1711609E" w14:textId="4A06A67B" w:rsidR="00B11855" w:rsidRPr="001F42D3" w:rsidRDefault="003D003E" w:rsidP="00C70AE3">
      <w:pPr>
        <w:pStyle w:val="BodyText"/>
      </w:pPr>
      <w:r w:rsidRPr="001F42D3">
        <w:t xml:space="preserve">The Implantable Device – Cardiac – Consumer will return the standard </w:t>
      </w:r>
      <w:r w:rsidR="006D613E" w:rsidRPr="001F42D3">
        <w:t>HL7</w:t>
      </w:r>
      <w:r w:rsidR="00995105" w:rsidRPr="001F42D3">
        <w:t xml:space="preserve"> </w:t>
      </w:r>
      <w:r w:rsidRPr="001F42D3">
        <w:t>acknowledgement message to the Device Observation Creator.</w:t>
      </w:r>
    </w:p>
    <w:p w14:paraId="10B44094" w14:textId="77777777" w:rsidR="00B11855" w:rsidRPr="001F42D3" w:rsidRDefault="003D003E" w:rsidP="00123C7B">
      <w:pPr>
        <w:pStyle w:val="Heading3"/>
        <w:rPr>
          <w:noProof w:val="0"/>
        </w:rPr>
      </w:pPr>
      <w:bookmarkStart w:id="679" w:name="_Toc401769352"/>
      <w:bookmarkStart w:id="680" w:name="_Toc401769848"/>
      <w:bookmarkStart w:id="681" w:name="_Toc181625203"/>
      <w:r w:rsidRPr="001F42D3">
        <w:rPr>
          <w:noProof w:val="0"/>
        </w:rPr>
        <w:t>Security Considerations</w:t>
      </w:r>
      <w:bookmarkEnd w:id="679"/>
      <w:bookmarkEnd w:id="680"/>
      <w:bookmarkEnd w:id="681"/>
    </w:p>
    <w:p w14:paraId="6E1E2390" w14:textId="04B1949F" w:rsidR="00B11855" w:rsidRPr="001F42D3" w:rsidRDefault="003D003E" w:rsidP="00C70AE3">
      <w:pPr>
        <w:pStyle w:val="BodyText"/>
      </w:pPr>
      <w:r w:rsidRPr="001F42D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1F42D3" w:rsidRDefault="008630D6" w:rsidP="008630D6">
      <w:pPr>
        <w:pStyle w:val="Heading2"/>
        <w:numPr>
          <w:ilvl w:val="0"/>
          <w:numId w:val="0"/>
        </w:numPr>
        <w:rPr>
          <w:noProof w:val="0"/>
        </w:rPr>
      </w:pPr>
      <w:bookmarkStart w:id="682" w:name="_Toc371555173"/>
      <w:bookmarkStart w:id="683" w:name="_Toc436215465"/>
      <w:bookmarkStart w:id="684" w:name="_Toc181625204"/>
      <w:bookmarkStart w:id="685" w:name="_Hlk23879684"/>
      <w:r w:rsidRPr="001F42D3">
        <w:rPr>
          <w:noProof w:val="0"/>
        </w:rPr>
        <w:lastRenderedPageBreak/>
        <w:t>3.10 Communicate Infusion Event Data</w:t>
      </w:r>
      <w:bookmarkEnd w:id="682"/>
      <w:bookmarkEnd w:id="683"/>
      <w:r w:rsidR="00C74AF7" w:rsidRPr="001F42D3">
        <w:rPr>
          <w:noProof w:val="0"/>
        </w:rPr>
        <w:t xml:space="preserve"> </w:t>
      </w:r>
      <w:r w:rsidR="009E6C9B" w:rsidRPr="001F42D3">
        <w:rPr>
          <w:noProof w:val="0"/>
        </w:rPr>
        <w:t>[</w:t>
      </w:r>
      <w:r w:rsidR="00C74AF7" w:rsidRPr="001F42D3">
        <w:rPr>
          <w:noProof w:val="0"/>
        </w:rPr>
        <w:t>PCD-10</w:t>
      </w:r>
      <w:r w:rsidR="009E6C9B" w:rsidRPr="001F42D3">
        <w:rPr>
          <w:noProof w:val="0"/>
        </w:rPr>
        <w:t>]</w:t>
      </w:r>
      <w:bookmarkEnd w:id="684"/>
    </w:p>
    <w:p w14:paraId="4C404018" w14:textId="5702E89A" w:rsidR="008630D6" w:rsidRPr="001F42D3" w:rsidRDefault="008630D6" w:rsidP="008630D6">
      <w:pPr>
        <w:pStyle w:val="BodyText"/>
      </w:pPr>
      <w:r w:rsidRPr="001F42D3">
        <w:t xml:space="preserve">This section corresponds to the Communicate Infusion Event Data </w:t>
      </w:r>
      <w:r w:rsidR="00C74AF7" w:rsidRPr="001F42D3">
        <w:t xml:space="preserve">(PCD-10) </w:t>
      </w:r>
      <w:r w:rsidRPr="001F42D3">
        <w:t xml:space="preserve">transaction of the </w:t>
      </w:r>
      <w:r w:rsidR="00A60E41" w:rsidRPr="001F42D3">
        <w:t>IHE Devices Technical Framework</w:t>
      </w:r>
      <w:r w:rsidRPr="001F42D3">
        <w:t>. Communicate Infusion Event Data is used by the DOR and DOC Actors.</w:t>
      </w:r>
    </w:p>
    <w:p w14:paraId="57E7B075" w14:textId="77777777" w:rsidR="008630D6" w:rsidRPr="001F42D3" w:rsidRDefault="008630D6" w:rsidP="008630D6">
      <w:pPr>
        <w:pStyle w:val="Heading3"/>
        <w:numPr>
          <w:ilvl w:val="0"/>
          <w:numId w:val="0"/>
        </w:numPr>
        <w:rPr>
          <w:noProof w:val="0"/>
        </w:rPr>
      </w:pPr>
      <w:bookmarkStart w:id="686" w:name="_Toc371555174"/>
      <w:bookmarkStart w:id="687" w:name="_Toc436215466"/>
      <w:bookmarkStart w:id="688" w:name="_Toc181625205"/>
      <w:r w:rsidRPr="001F42D3">
        <w:rPr>
          <w:noProof w:val="0"/>
        </w:rPr>
        <w:t>3.10.1 Scope</w:t>
      </w:r>
      <w:bookmarkEnd w:id="686"/>
      <w:bookmarkEnd w:id="687"/>
      <w:bookmarkEnd w:id="688"/>
    </w:p>
    <w:p w14:paraId="6E696D3D" w14:textId="77777777" w:rsidR="008630D6" w:rsidRPr="001F42D3" w:rsidRDefault="008630D6" w:rsidP="008630D6">
      <w:pPr>
        <w:pStyle w:val="BodyText"/>
      </w:pPr>
      <w:r w:rsidRPr="001F42D3">
        <w:t>This transaction is used to communicate infusion event data from:</w:t>
      </w:r>
    </w:p>
    <w:p w14:paraId="5D90BD36" w14:textId="77777777" w:rsidR="008630D6" w:rsidRPr="001F42D3" w:rsidRDefault="008630D6" w:rsidP="005C1693">
      <w:pPr>
        <w:pStyle w:val="ListBullet2"/>
      </w:pPr>
      <w:r w:rsidRPr="001F42D3">
        <w:t xml:space="preserve"> A Device Observation Reporter (DOR) to a Device Observation Consumer (DOC).</w:t>
      </w:r>
    </w:p>
    <w:p w14:paraId="14B7AACB" w14:textId="77777777" w:rsidR="008630D6" w:rsidRPr="001F42D3" w:rsidRDefault="008630D6" w:rsidP="008630D6">
      <w:pPr>
        <w:pStyle w:val="BodyText"/>
      </w:pPr>
    </w:p>
    <w:bookmarkStart w:id="689" w:name="_Toc371555175"/>
    <w:bookmarkStart w:id="690" w:name="_Toc436215467"/>
    <w:bookmarkStart w:id="691" w:name="_Toc181625206"/>
    <w:p w14:paraId="651FEFFB" w14:textId="03B2A250" w:rsidR="008630D6" w:rsidRPr="001F42D3" w:rsidRDefault="00334399" w:rsidP="008630D6">
      <w:pPr>
        <w:pStyle w:val="Heading3"/>
        <w:numPr>
          <w:ilvl w:val="0"/>
          <w:numId w:val="0"/>
        </w:numPr>
        <w:rPr>
          <w:noProof w:val="0"/>
        </w:rPr>
      </w:pPr>
      <w:r w:rsidRPr="001F42D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7"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">
                <v:shape id="_x0000_s1178" type="#_x0000_t75" style="position:absolute;width:46113;height:13760;visibility:visible;mso-wrap-style:square">
                  <v:fill o:detectmouseclick="t"/>
                  <v:path o:connecttype="none"/>
                </v:shape>
                <v:rect id="Rectangle 50" o:spid="_x0000_s1179" style="position:absolute;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pPr>
                          <w:ind w:hanging="2"/>
                        </w:pPr>
                        <w:r>
                          <w:rPr>
                            <w:color w:val="000000"/>
                          </w:rPr>
                          <w:t xml:space="preserve"> </w:t>
                        </w:r>
                      </w:p>
                    </w:txbxContent>
                  </v:textbox>
                </v:rect>
                <v:oval id="Oval 51" o:spid="_x0000_s1180"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1"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ind w:hanging="2"/>
                          <w:jc w:val="center"/>
                        </w:pPr>
                        <w:r>
                          <w:rPr>
                            <w:color w:val="000000"/>
                            <w:sz w:val="18"/>
                            <w:szCs w:val="18"/>
                          </w:rPr>
                          <w:t>Communicate Infusion Event Data</w:t>
                        </w:r>
                      </w:p>
                    </w:txbxContent>
                  </v:textbox>
                </v:rect>
                <v:rect id="Rectangle 53" o:spid="_x0000_s1182" style="position:absolute;left:23780;top:8498;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pPr>
                          <w:ind w:hanging="2"/>
                        </w:pPr>
                        <w:r>
                          <w:rPr>
                            <w:color w:val="000000"/>
                            <w:sz w:val="18"/>
                            <w:szCs w:val="18"/>
                          </w:rPr>
                          <w:t xml:space="preserve"> </w:t>
                        </w:r>
                      </w:p>
                    </w:txbxContent>
                  </v:textbox>
                </v:rect>
                <v:rect id="Rectangle 54" o:spid="_x0000_s1183"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4" style="position:absolute;left:2762;top:925;width:155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ind w:hanging="2"/>
                          <w:jc w:val="center"/>
                        </w:pPr>
                        <w:r>
                          <w:rPr>
                            <w:color w:val="000000"/>
                            <w:sz w:val="18"/>
                            <w:szCs w:val="18"/>
                          </w:rPr>
                          <w:t>Device Observation Reporter (DOR)</w:t>
                        </w:r>
                      </w:p>
                    </w:txbxContent>
                  </v:textbox>
                </v:rect>
                <v:rect id="Rectangle 56" o:spid="_x0000_s1185" style="position:absolute;left:8147;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pPr>
                          <w:ind w:hanging="2"/>
                        </w:pPr>
                        <w:r>
                          <w:rPr>
                            <w:color w:val="000000"/>
                            <w:sz w:val="18"/>
                            <w:szCs w:val="18"/>
                          </w:rPr>
                          <w:t xml:space="preserve"> </w:t>
                        </w:r>
                      </w:p>
                    </w:txbxContent>
                  </v:textbox>
                </v:rect>
                <v:line id="Line 57" o:spid="_x0000_s1186"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7"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8" style="position:absolute;left:28575;top:925;width:1600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ind w:hanging="2"/>
                          <w:jc w:val="center"/>
                        </w:pPr>
                        <w:r>
                          <w:rPr>
                            <w:color w:val="000000"/>
                            <w:sz w:val="18"/>
                            <w:szCs w:val="18"/>
                          </w:rPr>
                          <w:t>Device Observation Consumer (DOC)</w:t>
                        </w:r>
                      </w:p>
                    </w:txbxContent>
                  </v:textbox>
                </v:rect>
                <v:rect id="Rectangle 60" o:spid="_x0000_s1189" style="position:absolute;left:33470;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pPr>
                          <w:ind w:hanging="2"/>
                        </w:pPr>
                        <w:r>
                          <w:rPr>
                            <w:color w:val="000000"/>
                            <w:sz w:val="18"/>
                            <w:szCs w:val="18"/>
                          </w:rPr>
                          <w:t xml:space="preserve"> </w:t>
                        </w:r>
                      </w:p>
                    </w:txbxContent>
                  </v:textbox>
                </v:rect>
                <v:shape id="Freeform 61" o:spid="_x0000_s1190"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1F42D3">
        <w:rPr>
          <w:noProof w:val="0"/>
        </w:rPr>
        <w:t>3.10.2 Use Case Roles</w:t>
      </w:r>
      <w:bookmarkEnd w:id="689"/>
      <w:bookmarkEnd w:id="690"/>
      <w:bookmarkEnd w:id="691"/>
    </w:p>
    <w:p w14:paraId="15465FE8" w14:textId="587E6341" w:rsidR="008630D6" w:rsidRPr="001F42D3" w:rsidRDefault="008630D6" w:rsidP="008630D6">
      <w:pPr>
        <w:pStyle w:val="BodyText"/>
        <w:jc w:val="center"/>
      </w:pPr>
      <w:r w:rsidRPr="001F42D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E270C"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" filled="f" stroked="f">
                <o:lock v:ext="edit" aspectratio="t"/>
                <w10:anchorlock/>
              </v:rect>
            </w:pict>
          </mc:Fallback>
        </mc:AlternateContent>
      </w:r>
    </w:p>
    <w:p w14:paraId="47D9F417" w14:textId="77777777" w:rsidR="008630D6" w:rsidRPr="001F42D3" w:rsidRDefault="008630D6" w:rsidP="005C1693">
      <w:pPr>
        <w:pStyle w:val="BodyText"/>
      </w:pPr>
      <w:r w:rsidRPr="001F42D3">
        <w:rPr>
          <w:b/>
        </w:rPr>
        <w:t>Actor:</w:t>
      </w:r>
      <w:r w:rsidRPr="001F42D3">
        <w:t xml:space="preserve"> Device Observation Reporter</w:t>
      </w:r>
      <w:r w:rsidRPr="001F42D3">
        <w:tab/>
      </w:r>
    </w:p>
    <w:p w14:paraId="0F75E1A9" w14:textId="77777777" w:rsidR="008630D6" w:rsidRPr="001F42D3" w:rsidRDefault="008630D6" w:rsidP="001F65FA">
      <w:pPr>
        <w:pStyle w:val="BodyText"/>
      </w:pPr>
      <w:r w:rsidRPr="001F42D3">
        <w:rPr>
          <w:b/>
        </w:rPr>
        <w:t>Role:</w:t>
      </w:r>
      <w:r w:rsidRPr="001F42D3">
        <w:t xml:space="preserve">  Sends infusion event data to DOC</w:t>
      </w:r>
    </w:p>
    <w:p w14:paraId="385ED8ED" w14:textId="77777777" w:rsidR="008630D6" w:rsidRPr="001F42D3" w:rsidRDefault="008630D6" w:rsidP="005C1693">
      <w:pPr>
        <w:pStyle w:val="BodyText"/>
      </w:pPr>
      <w:r w:rsidRPr="001F42D3">
        <w:rPr>
          <w:b/>
        </w:rPr>
        <w:t>Actor:</w:t>
      </w:r>
      <w:r w:rsidRPr="001F42D3">
        <w:t xml:space="preserve"> Device Observation Consumer</w:t>
      </w:r>
    </w:p>
    <w:p w14:paraId="29B4CF58" w14:textId="77777777" w:rsidR="008630D6" w:rsidRPr="001F42D3" w:rsidRDefault="008630D6" w:rsidP="008630D6">
      <w:pPr>
        <w:pStyle w:val="BodyText"/>
      </w:pPr>
      <w:r w:rsidRPr="001F42D3">
        <w:rPr>
          <w:b/>
        </w:rPr>
        <w:t>Role:</w:t>
      </w:r>
      <w:r w:rsidRPr="001F42D3">
        <w:t xml:space="preserve">  Receives infusion event data from DOR</w:t>
      </w:r>
    </w:p>
    <w:p w14:paraId="1883353E" w14:textId="77777777" w:rsidR="008630D6" w:rsidRPr="001F42D3" w:rsidRDefault="008630D6" w:rsidP="008630D6">
      <w:pPr>
        <w:pStyle w:val="Heading3"/>
        <w:numPr>
          <w:ilvl w:val="0"/>
          <w:numId w:val="0"/>
        </w:numPr>
        <w:rPr>
          <w:noProof w:val="0"/>
        </w:rPr>
      </w:pPr>
      <w:bookmarkStart w:id="692" w:name="_Toc371555176"/>
      <w:bookmarkStart w:id="693" w:name="_Toc436215468"/>
      <w:bookmarkStart w:id="694" w:name="_Toc181625207"/>
      <w:r w:rsidRPr="001F42D3">
        <w:rPr>
          <w:noProof w:val="0"/>
        </w:rPr>
        <w:t>3.10.3 Referenced Standard</w:t>
      </w:r>
      <w:bookmarkEnd w:id="692"/>
      <w:bookmarkEnd w:id="693"/>
      <w:bookmarkEnd w:id="694"/>
    </w:p>
    <w:p w14:paraId="7C9E4FEE" w14:textId="77777777" w:rsidR="008630D6" w:rsidRPr="001F42D3" w:rsidRDefault="008630D6" w:rsidP="005C1693">
      <w:pPr>
        <w:pStyle w:val="ListBullet2"/>
      </w:pPr>
      <w:r w:rsidRPr="001F42D3">
        <w:t>HL7® - Health Level 7 Version 2.6 Ch7 Observation Reporting</w:t>
      </w:r>
    </w:p>
    <w:p w14:paraId="606D5771" w14:textId="77777777" w:rsidR="008630D6" w:rsidRPr="001F42D3" w:rsidRDefault="008630D6" w:rsidP="005C1693">
      <w:pPr>
        <w:pStyle w:val="ListBullet2"/>
      </w:pPr>
      <w:r w:rsidRPr="001F42D3">
        <w:t>ISO/IEEE 11073-10101 Nomenclature</w:t>
      </w:r>
    </w:p>
    <w:p w14:paraId="5DC07F2A" w14:textId="77777777" w:rsidR="008630D6" w:rsidRPr="001F42D3" w:rsidRDefault="008630D6" w:rsidP="005C1693">
      <w:pPr>
        <w:pStyle w:val="ListBullet2"/>
      </w:pPr>
      <w:r w:rsidRPr="001F42D3">
        <w:t>IEEE P11073-10101a Nomenclature</w:t>
      </w:r>
    </w:p>
    <w:p w14:paraId="3CDB446D" w14:textId="79D174AE" w:rsidR="008630D6" w:rsidRPr="001F42D3" w:rsidRDefault="008630D6" w:rsidP="008630D6">
      <w:pPr>
        <w:pStyle w:val="Heading3"/>
        <w:numPr>
          <w:ilvl w:val="0"/>
          <w:numId w:val="0"/>
        </w:numPr>
        <w:rPr>
          <w:noProof w:val="0"/>
        </w:rPr>
      </w:pPr>
      <w:r w:rsidRPr="001F42D3">
        <w:rPr>
          <w:noProof w:val="0"/>
        </w:rPr>
        <w:br w:type="page"/>
      </w:r>
      <w:bookmarkStart w:id="695" w:name="_Toc371555177"/>
      <w:bookmarkStart w:id="696" w:name="_Toc436215469"/>
      <w:bookmarkStart w:id="697" w:name="_Toc181625208"/>
      <w:r w:rsidRPr="001F42D3">
        <w:rPr>
          <w:noProof w:val="0"/>
        </w:rPr>
        <w:lastRenderedPageBreak/>
        <w:t xml:space="preserve">3.10.4 </w:t>
      </w:r>
      <w:bookmarkEnd w:id="695"/>
      <w:bookmarkEnd w:id="696"/>
      <w:r w:rsidR="00AE47C1" w:rsidRPr="001F42D3">
        <w:rPr>
          <w:noProof w:val="0"/>
        </w:rPr>
        <w:t>Messages</w:t>
      </w:r>
      <w:bookmarkEnd w:id="697"/>
    </w:p>
    <w:bookmarkStart w:id="698" w:name="_Toc296670674"/>
    <w:bookmarkStart w:id="699" w:name="_Toc296672954"/>
    <w:bookmarkStart w:id="700" w:name="_Toc296674778"/>
    <w:bookmarkStart w:id="701" w:name="_Toc296674823"/>
    <w:bookmarkStart w:id="702" w:name="_Toc296676117"/>
    <w:bookmarkStart w:id="703" w:name="_Toc296676171"/>
    <w:bookmarkStart w:id="704" w:name="_Toc296676336"/>
    <w:bookmarkStart w:id="705" w:name="_Toc296682354"/>
    <w:bookmarkStart w:id="706" w:name="_Toc296682546"/>
    <w:bookmarkStart w:id="707" w:name="_Toc300744903"/>
    <w:bookmarkStart w:id="708" w:name="_Toc343249555"/>
    <w:bookmarkStart w:id="709" w:name="_Toc343763944"/>
    <w:bookmarkStart w:id="710" w:name="_Toc343764025"/>
    <w:bookmarkStart w:id="711" w:name="_Toc343764431"/>
    <w:bookmarkStart w:id="712" w:name="_Toc343764507"/>
    <w:bookmarkStart w:id="713" w:name="_Toc391389152"/>
    <w:bookmarkStart w:id="714" w:name="_Toc391389214"/>
    <w:bookmarkStart w:id="715" w:name="_Toc391389517"/>
    <w:bookmarkStart w:id="716" w:name="_Toc427599800"/>
    <w:bookmarkStart w:id="717" w:name="_Toc428368389"/>
    <w:bookmarkStart w:id="718" w:name="_Toc435451613"/>
    <w:bookmarkStart w:id="719" w:name="_Toc435452938"/>
    <w:bookmarkStart w:id="720" w:name="_Toc435619339"/>
    <w:bookmarkStart w:id="721" w:name="_Toc436212039"/>
    <w:bookmarkStart w:id="722" w:name="_Toc436215470"/>
    <w:p w14:paraId="1DF1EEC6" w14:textId="73762B1F" w:rsidR="008E1C27" w:rsidRPr="001F42D3" w:rsidRDefault="008E1C27" w:rsidP="005B0C7C">
      <w:pPr>
        <w:pStyle w:val="BodyText"/>
      </w:pPr>
      <w:r w:rsidRPr="001F42D3">
        <w:rPr>
          <w:noProof/>
        </w:rPr>
        <mc:AlternateContent>
          <mc:Choice Requires="wpc">
            <w:drawing>
              <wp:anchor distT="0" distB="0" distL="114300" distR="114300" simplePos="0" relativeHeight="251878912" behindDoc="0" locked="0" layoutInCell="1" allowOverlap="1" wp14:anchorId="28D6E713" wp14:editId="09FE849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43661"/>
                            <a:ext cx="2256155"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1"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">
                <v:shape id="_x0000_s1192" type="#_x0000_t75" style="position:absolute;width:54622;height:29394;visibility:visible;mso-wrap-style:square">
                  <v:fill o:detectmouseclick="t"/>
                  <v:path o:connecttype="none"/>
                </v:shape>
                <v:shape id="Text Box 64" o:spid="_x0000_s1193" type="#_x0000_t202" style="position:absolute;left:16414;top:13436;width:2256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v:textbox>
                </v:shape>
                <v:rect id="Rectangle 65" o:spid="_x0000_s1194"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5"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6"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7"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8"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v:textbox>
                </v:shape>
                <v:line id="Line 70" o:spid="_x0000_s1199"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0"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2E6758DD" w14:textId="60106786" w:rsidR="008630D6" w:rsidRPr="001F42D3" w:rsidRDefault="008630D6" w:rsidP="00B34AEB">
      <w:pPr>
        <w:pStyle w:val="BodyText"/>
      </w:pPr>
    </w:p>
    <w:p w14:paraId="4DC8D227" w14:textId="77777777" w:rsidR="008630D6" w:rsidRPr="001F42D3" w:rsidRDefault="008630D6" w:rsidP="00B34AEB">
      <w:pPr>
        <w:pStyle w:val="BodyText"/>
      </w:pPr>
    </w:p>
    <w:p w14:paraId="2C330107" w14:textId="77777777" w:rsidR="008630D6" w:rsidRPr="001F42D3" w:rsidRDefault="008630D6" w:rsidP="00B34AEB">
      <w:pPr>
        <w:pStyle w:val="BodyText"/>
      </w:pPr>
    </w:p>
    <w:p w14:paraId="3BBB41BC" w14:textId="77777777" w:rsidR="008630D6" w:rsidRPr="001F42D3" w:rsidRDefault="008630D6" w:rsidP="00B34AEB">
      <w:pPr>
        <w:pStyle w:val="BodyText"/>
      </w:pPr>
    </w:p>
    <w:p w14:paraId="19D59B1F" w14:textId="77777777" w:rsidR="008630D6" w:rsidRPr="001F42D3" w:rsidRDefault="008630D6" w:rsidP="00B34AEB">
      <w:pPr>
        <w:pStyle w:val="BodyText"/>
      </w:pPr>
    </w:p>
    <w:p w14:paraId="32ACB53A" w14:textId="77777777" w:rsidR="008630D6" w:rsidRPr="001F42D3" w:rsidRDefault="008630D6" w:rsidP="00B34AEB">
      <w:pPr>
        <w:pStyle w:val="BodyText"/>
      </w:pPr>
    </w:p>
    <w:p w14:paraId="26B1380E" w14:textId="77777777" w:rsidR="008630D6" w:rsidRPr="001F42D3" w:rsidRDefault="008630D6" w:rsidP="00B34AEB">
      <w:pPr>
        <w:pStyle w:val="BodyText"/>
      </w:pPr>
    </w:p>
    <w:p w14:paraId="77C03D96" w14:textId="77777777" w:rsidR="008630D6" w:rsidRPr="001F42D3" w:rsidRDefault="008630D6" w:rsidP="00B34AEB">
      <w:pPr>
        <w:pStyle w:val="BodyText"/>
      </w:pPr>
    </w:p>
    <w:p w14:paraId="25078ECB" w14:textId="77777777" w:rsidR="008630D6" w:rsidRPr="001F42D3" w:rsidRDefault="008630D6" w:rsidP="00B34AEB">
      <w:pPr>
        <w:pStyle w:val="BodyText"/>
      </w:pPr>
    </w:p>
    <w:p w14:paraId="0E7342ED" w14:textId="77777777" w:rsidR="008E1C27" w:rsidRPr="001F42D3" w:rsidRDefault="008E1C27" w:rsidP="00B34AEB">
      <w:pPr>
        <w:pStyle w:val="BodyText"/>
      </w:pPr>
      <w:bookmarkStart w:id="723" w:name="_Toc343764508"/>
      <w:bookmarkStart w:id="724" w:name="_Toc371555178"/>
      <w:bookmarkStart w:id="725" w:name="_Toc436215471"/>
    </w:p>
    <w:p w14:paraId="70ABB4FD" w14:textId="77777777" w:rsidR="008E1C27" w:rsidRPr="001F42D3" w:rsidRDefault="008E1C27" w:rsidP="00B34AEB">
      <w:pPr>
        <w:pStyle w:val="BodyText"/>
      </w:pPr>
    </w:p>
    <w:p w14:paraId="407C1DF6" w14:textId="77777777" w:rsidR="008E1C27" w:rsidRPr="001F42D3" w:rsidRDefault="008E1C27" w:rsidP="00B34AEB">
      <w:pPr>
        <w:pStyle w:val="BodyText"/>
      </w:pPr>
    </w:p>
    <w:p w14:paraId="2DFDB96B" w14:textId="39BDC6B0" w:rsidR="008630D6" w:rsidRPr="001F42D3" w:rsidRDefault="008630D6" w:rsidP="008630D6">
      <w:pPr>
        <w:pStyle w:val="Heading4"/>
        <w:numPr>
          <w:ilvl w:val="0"/>
          <w:numId w:val="0"/>
        </w:numPr>
        <w:rPr>
          <w:bCs/>
          <w:noProof w:val="0"/>
        </w:rPr>
      </w:pPr>
      <w:bookmarkStart w:id="726" w:name="_Toc181625209"/>
      <w:r w:rsidRPr="001F42D3">
        <w:rPr>
          <w:bCs/>
          <w:noProof w:val="0"/>
        </w:rPr>
        <w:t>3.10.4.1 Communicate Infusion Event Data</w:t>
      </w:r>
      <w:bookmarkEnd w:id="723"/>
      <w:bookmarkEnd w:id="724"/>
      <w:bookmarkEnd w:id="725"/>
      <w:bookmarkEnd w:id="726"/>
    </w:p>
    <w:p w14:paraId="79BF1622" w14:textId="77777777" w:rsidR="008630D6" w:rsidRPr="001F42D3" w:rsidRDefault="008630D6" w:rsidP="008630D6">
      <w:pPr>
        <w:pStyle w:val="BodyText"/>
      </w:pPr>
      <w:r w:rsidRPr="001F42D3">
        <w:t xml:space="preserve">Event messages are generated by the infusion pump or Gateway during normal execution of an infusion therapy. </w:t>
      </w:r>
      <w:proofErr w:type="gramStart"/>
      <w:r w:rsidRPr="001F42D3">
        <w:t>Example</w:t>
      </w:r>
      <w:proofErr w:type="gramEnd"/>
      <w:r w:rsidRPr="001F42D3">
        <w:t xml:space="preserve"> of such events are start of infusion delivery, rate change or transition from piggyback to primary or transition to KVO. This information is sent from a DOR to a DOC.</w:t>
      </w:r>
    </w:p>
    <w:p w14:paraId="32C11582" w14:textId="77777777" w:rsidR="008630D6" w:rsidRPr="001F42D3" w:rsidRDefault="008630D6" w:rsidP="008630D6">
      <w:pPr>
        <w:pStyle w:val="BodyText"/>
      </w:pPr>
      <w:r w:rsidRPr="001F42D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1F42D3" w:rsidRDefault="008630D6" w:rsidP="008630D6">
      <w:pPr>
        <w:pStyle w:val="Heading5"/>
        <w:numPr>
          <w:ilvl w:val="0"/>
          <w:numId w:val="0"/>
        </w:numPr>
        <w:rPr>
          <w:bCs/>
          <w:noProof w:val="0"/>
        </w:rPr>
      </w:pPr>
      <w:bookmarkStart w:id="727" w:name="_Toc343764509"/>
      <w:bookmarkStart w:id="728" w:name="_Toc371555179"/>
      <w:bookmarkStart w:id="729" w:name="_Toc436215472"/>
      <w:bookmarkStart w:id="730" w:name="_Toc181625210"/>
      <w:r w:rsidRPr="001F42D3">
        <w:rPr>
          <w:bCs/>
          <w:noProof w:val="0"/>
        </w:rPr>
        <w:t>3.10.4.1.1 Trigger Events</w:t>
      </w:r>
      <w:bookmarkEnd w:id="727"/>
      <w:bookmarkEnd w:id="728"/>
      <w:bookmarkEnd w:id="729"/>
      <w:bookmarkEnd w:id="730"/>
    </w:p>
    <w:p w14:paraId="4F312DC4" w14:textId="77777777" w:rsidR="008630D6" w:rsidRPr="001F42D3" w:rsidRDefault="008630D6" w:rsidP="008630D6">
      <w:pPr>
        <w:pStyle w:val="BodyText"/>
      </w:pPr>
      <w:r w:rsidRPr="001F42D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1F42D3" w:rsidRDefault="008630D6" w:rsidP="008630D6">
      <w:pPr>
        <w:pStyle w:val="Heading5"/>
        <w:numPr>
          <w:ilvl w:val="0"/>
          <w:numId w:val="0"/>
        </w:numPr>
        <w:rPr>
          <w:bCs/>
          <w:noProof w:val="0"/>
        </w:rPr>
      </w:pPr>
      <w:bookmarkStart w:id="731" w:name="_Toc343764510"/>
      <w:bookmarkStart w:id="732" w:name="_Toc371555180"/>
      <w:bookmarkStart w:id="733" w:name="_Toc436215473"/>
      <w:bookmarkStart w:id="734" w:name="_Toc181625211"/>
      <w:r w:rsidRPr="001F42D3">
        <w:rPr>
          <w:bCs/>
          <w:noProof w:val="0"/>
        </w:rPr>
        <w:t>3.10.4.1.2 Message Semantics</w:t>
      </w:r>
      <w:bookmarkEnd w:id="731"/>
      <w:bookmarkEnd w:id="732"/>
      <w:bookmarkEnd w:id="733"/>
      <w:bookmarkEnd w:id="734"/>
    </w:p>
    <w:p w14:paraId="4F4B63AA" w14:textId="77777777" w:rsidR="008630D6" w:rsidRPr="001F42D3" w:rsidRDefault="008630D6" w:rsidP="008630D6">
      <w:pPr>
        <w:pStyle w:val="BodyText"/>
      </w:pPr>
      <w:r w:rsidRPr="001F42D3">
        <w:t>Refer to the HL7</w:t>
      </w:r>
      <w:r w:rsidRPr="005C1693">
        <w:rPr>
          <w:vertAlign w:val="superscript"/>
        </w:rPr>
        <w:t>®</w:t>
      </w:r>
      <w:r w:rsidRPr="001F42D3">
        <w:t xml:space="preserve"> standard for the ORU message of HL7 2.6 Chapter 7 and the general message semantics. </w:t>
      </w:r>
    </w:p>
    <w:p w14:paraId="1A3B4D26" w14:textId="290D25C7" w:rsidR="008630D6" w:rsidRPr="001F42D3" w:rsidRDefault="008630D6" w:rsidP="008630D6">
      <w:pPr>
        <w:pStyle w:val="BodyText"/>
      </w:pPr>
      <w:r w:rsidRPr="001F42D3">
        <w:t xml:space="preserve">The ORU^R42^ORU_R01 message structure provides the mechanism for mapping the hierarchical structure of an IEEE 11073 containment tree to a series of OBX segments. See the </w:t>
      </w:r>
      <w:r w:rsidRPr="001F42D3">
        <w:lastRenderedPageBreak/>
        <w:t xml:space="preserve">discussion of how the containment is represented using a "dotted notation" in field OBX-4 Observation Sub-ID in the </w:t>
      </w:r>
      <w:r w:rsidR="007E67D4" w:rsidRPr="001F42D3">
        <w:t>DEV TF</w:t>
      </w:r>
      <w:r w:rsidRPr="001F42D3">
        <w:t>-2: Appendix B.8.</w:t>
      </w:r>
    </w:p>
    <w:p w14:paraId="700B5CDB" w14:textId="46382EA9" w:rsidR="008630D6" w:rsidRPr="001F42D3" w:rsidRDefault="008630D6" w:rsidP="008630D6">
      <w:pPr>
        <w:pStyle w:val="BodyText"/>
      </w:pPr>
      <w:r w:rsidRPr="001F42D3">
        <w:t xml:space="preserve">See “ISO/IEEE Nomenclature mapping to HL7 OBX-3” in the </w:t>
      </w:r>
      <w:r w:rsidR="007E67D4" w:rsidRPr="001F42D3">
        <w:t>DEV TF</w:t>
      </w:r>
      <w:r w:rsidRPr="001F42D3">
        <w:t xml:space="preserve">-2: Appendix A.1 for further information on the mapping rules. </w:t>
      </w:r>
    </w:p>
    <w:p w14:paraId="7EF62448" w14:textId="77777777" w:rsidR="008630D6" w:rsidRPr="001F42D3" w:rsidRDefault="008630D6" w:rsidP="008630D6">
      <w:pPr>
        <w:pStyle w:val="Heading5"/>
        <w:numPr>
          <w:ilvl w:val="0"/>
          <w:numId w:val="0"/>
        </w:numPr>
        <w:rPr>
          <w:bCs/>
          <w:noProof w:val="0"/>
        </w:rPr>
      </w:pPr>
      <w:bookmarkStart w:id="735" w:name="_Toc343764511"/>
      <w:bookmarkStart w:id="736" w:name="_Toc371555181"/>
      <w:bookmarkStart w:id="737" w:name="_Toc436215474"/>
      <w:bookmarkStart w:id="738" w:name="_Toc181625212"/>
      <w:r w:rsidRPr="001F42D3">
        <w:rPr>
          <w:bCs/>
          <w:noProof w:val="0"/>
        </w:rPr>
        <w:t>3.10.4.1.3 Expected Actions</w:t>
      </w:r>
      <w:bookmarkEnd w:id="735"/>
      <w:bookmarkEnd w:id="736"/>
      <w:bookmarkEnd w:id="737"/>
      <w:bookmarkEnd w:id="738"/>
    </w:p>
    <w:p w14:paraId="43DADF8F" w14:textId="36FB0716" w:rsidR="008630D6" w:rsidRPr="001F42D3" w:rsidRDefault="008630D6" w:rsidP="008630D6">
      <w:pPr>
        <w:pStyle w:val="BodyText"/>
      </w:pPr>
      <w:r w:rsidRPr="001F42D3">
        <w:t xml:space="preserve">The ORU^R42^ORU_R01 message is sent from </w:t>
      </w:r>
      <w:proofErr w:type="gramStart"/>
      <w:r w:rsidRPr="001F42D3">
        <w:t>the DOR</w:t>
      </w:r>
      <w:proofErr w:type="gramEnd"/>
      <w:r w:rsidRPr="001F42D3">
        <w:t xml:space="preserve"> to the DOC. Upon receipt the DOC validates the message and responds with an acknowledgement as defined in </w:t>
      </w:r>
      <w:r w:rsidR="007E67D4" w:rsidRPr="001F42D3">
        <w:t>DEV TF</w:t>
      </w:r>
      <w:r w:rsidRPr="001F42D3">
        <w:t>-2: Appendix G.1, Acknowledgment Modes.</w:t>
      </w:r>
    </w:p>
    <w:bookmarkEnd w:id="685"/>
    <w:p w14:paraId="2B9F37C2" w14:textId="77777777" w:rsidR="008630D6" w:rsidRPr="001F42D3" w:rsidRDefault="008630D6" w:rsidP="00C70AE3">
      <w:pPr>
        <w:pStyle w:val="BodyText"/>
      </w:pPr>
    </w:p>
    <w:p w14:paraId="1B415F7A" w14:textId="0DB217A8" w:rsidR="00800492" w:rsidRPr="001F42D3" w:rsidRDefault="00800492" w:rsidP="005C1693">
      <w:pPr>
        <w:pStyle w:val="PartTitle"/>
      </w:pPr>
      <w:bookmarkStart w:id="739" w:name="_Toc181625213"/>
      <w:bookmarkStart w:id="740" w:name="_Toc400638436"/>
      <w:bookmarkStart w:id="741" w:name="_Toc401769849"/>
      <w:r w:rsidRPr="001F42D3">
        <w:lastRenderedPageBreak/>
        <w:t>Appendices</w:t>
      </w:r>
      <w:bookmarkEnd w:id="739"/>
    </w:p>
    <w:p w14:paraId="15473530" w14:textId="64DB8A60" w:rsidR="00EB6E71" w:rsidRPr="001F42D3" w:rsidRDefault="00800492" w:rsidP="00B34AEB">
      <w:pPr>
        <w:pStyle w:val="Heading1"/>
        <w:numPr>
          <w:ilvl w:val="0"/>
          <w:numId w:val="0"/>
        </w:numPr>
        <w:rPr>
          <w:noProof w:val="0"/>
        </w:rPr>
      </w:pPr>
      <w:bookmarkStart w:id="742" w:name="_Toc181625214"/>
      <w:r w:rsidRPr="001F42D3">
        <w:rPr>
          <w:noProof w:val="0"/>
        </w:rPr>
        <w:lastRenderedPageBreak/>
        <w:t xml:space="preserve">Appendix A </w:t>
      </w:r>
      <w:r w:rsidR="00EB6E71" w:rsidRPr="001F42D3">
        <w:rPr>
          <w:noProof w:val="0"/>
        </w:rPr>
        <w:t>Mapping ISO/IEEE 11073 Domain Information Model to HL7</w:t>
      </w:r>
      <w:bookmarkEnd w:id="740"/>
      <w:bookmarkEnd w:id="741"/>
      <w:bookmarkEnd w:id="742"/>
    </w:p>
    <w:p w14:paraId="67D03F3D" w14:textId="2C37A8F0" w:rsidR="00B11855" w:rsidRPr="001F42D3" w:rsidRDefault="003D003E" w:rsidP="006F7DBC">
      <w:pPr>
        <w:pStyle w:val="BodyText"/>
      </w:pPr>
      <w:r w:rsidRPr="001F42D3">
        <w:t xml:space="preserve">Figure A-1: System Package </w:t>
      </w:r>
      <w:r w:rsidR="00670F96" w:rsidRPr="001F42D3">
        <w:t>Model</w:t>
      </w:r>
      <w:r w:rsidRPr="001F42D3">
        <w:t xml:space="preserve"> represents the system level containment of the 11073 </w:t>
      </w:r>
      <w:proofErr w:type="gramStart"/>
      <w:r w:rsidRPr="001F42D3">
        <w:t>DIM</w:t>
      </w:r>
      <w:proofErr w:type="gramEnd"/>
      <w:r w:rsidRPr="001F42D3">
        <w:t xml:space="preserve">. </w:t>
      </w:r>
    </w:p>
    <w:p w14:paraId="3B16E7F8" w14:textId="77777777" w:rsidR="006F7DBC" w:rsidRPr="001F42D3" w:rsidRDefault="006F7DBC" w:rsidP="001F5A5C">
      <w:pPr>
        <w:pStyle w:val="BodyText"/>
      </w:pPr>
    </w:p>
    <w:p w14:paraId="78CDE2A4" w14:textId="77777777" w:rsidR="006F7DBC" w:rsidRPr="001F42D3" w:rsidRDefault="00F73333" w:rsidP="000A5604">
      <w:pPr>
        <w:pStyle w:val="FigureTitle"/>
      </w:pPr>
      <w:r w:rsidRPr="001F42D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1F42D3" w:rsidRDefault="003D003E" w:rsidP="00CF5627">
      <w:pPr>
        <w:pStyle w:val="FigureTitle"/>
      </w:pPr>
      <w:r w:rsidRPr="001F42D3">
        <w:t>Figure A-1: System Package Model</w:t>
      </w:r>
    </w:p>
    <w:p w14:paraId="1AFCFCC2" w14:textId="6E58BEA6" w:rsidR="00B11855" w:rsidRPr="001F42D3" w:rsidRDefault="003D003E" w:rsidP="00C70AE3">
      <w:pPr>
        <w:pStyle w:val="BodyText"/>
      </w:pPr>
      <w:r w:rsidRPr="001F42D3">
        <w:t xml:space="preserve">The mapping from 11073 to </w:t>
      </w:r>
      <w:r w:rsidR="006D613E" w:rsidRPr="001F42D3">
        <w:t>HL7</w:t>
      </w:r>
      <w:r w:rsidR="00995105" w:rsidRPr="001F42D3">
        <w:t xml:space="preserve"> </w:t>
      </w:r>
      <w:r w:rsidRPr="001F42D3">
        <w:t>will be described by focusing on the Medical Package defined by the Medical Device System shown in Figure A-1: System Package Model and elaborated in Figure A-2: Medical Package Model.</w:t>
      </w:r>
    </w:p>
    <w:p w14:paraId="17A59B5E" w14:textId="77777777" w:rsidR="00B11855" w:rsidRPr="001F42D3" w:rsidRDefault="00F73333" w:rsidP="00C70AE3">
      <w:pPr>
        <w:pStyle w:val="BodyText"/>
      </w:pPr>
      <w:r w:rsidRPr="001F42D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1F42D3" w:rsidRDefault="003D003E" w:rsidP="00CF5627">
      <w:pPr>
        <w:pStyle w:val="FigureTitle"/>
      </w:pPr>
      <w:r w:rsidRPr="001F42D3">
        <w:t>Figure A-2: Medical Package Model</w:t>
      </w:r>
    </w:p>
    <w:p w14:paraId="67485C23" w14:textId="5D96E0BC" w:rsidR="00B11855" w:rsidRPr="001F42D3" w:rsidRDefault="003D003E" w:rsidP="00C70AE3">
      <w:pPr>
        <w:pStyle w:val="BodyText"/>
      </w:pPr>
      <w:r w:rsidRPr="001F42D3">
        <w:t xml:space="preserve">The </w:t>
      </w:r>
      <w:r w:rsidR="006D613E" w:rsidRPr="001F42D3">
        <w:t>HL7</w:t>
      </w:r>
      <w:r w:rsidR="00995105" w:rsidRPr="001F42D3">
        <w:t xml:space="preserve"> </w:t>
      </w:r>
      <w:r w:rsidRPr="001F42D3">
        <w:t>OBX segment provides two fields which are used in mapping the objects shown in Figure A-2: Medical Package Model; these are OBX-3 Observation Identifier and OBX-4 Observation Sub-Id.</w:t>
      </w:r>
    </w:p>
    <w:p w14:paraId="5E03897F" w14:textId="01F40050" w:rsidR="00B11855" w:rsidRPr="001F42D3" w:rsidRDefault="003D003E" w:rsidP="00C70AE3">
      <w:pPr>
        <w:pStyle w:val="BodyText"/>
      </w:pPr>
      <w:r w:rsidRPr="001F42D3">
        <w:t xml:space="preserve">OBX-3 is expressed as an </w:t>
      </w:r>
      <w:r w:rsidR="006D613E" w:rsidRPr="001F42D3">
        <w:t>HL7</w:t>
      </w:r>
      <w:r w:rsidR="00995105" w:rsidRPr="001F42D3">
        <w:t xml:space="preserve"> </w:t>
      </w:r>
      <w:r w:rsidRPr="001F42D3">
        <w:t xml:space="preserve">Coded Element </w:t>
      </w:r>
      <w:proofErr w:type="gramStart"/>
      <w:r w:rsidRPr="001F42D3">
        <w:t>With</w:t>
      </w:r>
      <w:proofErr w:type="gramEnd"/>
      <w:r w:rsidRPr="001F42D3">
        <w:t xml:space="preserve"> Exceptions (CWE) data type and the details of mapping the 11073 MDC to the </w:t>
      </w:r>
      <w:r w:rsidR="006D613E" w:rsidRPr="001F42D3">
        <w:t>HL7</w:t>
      </w:r>
      <w:r w:rsidR="00995105" w:rsidRPr="001F42D3">
        <w:t xml:space="preserve"> </w:t>
      </w:r>
      <w:r w:rsidRPr="001F42D3">
        <w:t xml:space="preserve">CWE datatype are described in Appendix </w:t>
      </w:r>
      <w:r w:rsidR="00B37DF5" w:rsidRPr="001F42D3">
        <w:t>A.1 ISO</w:t>
      </w:r>
      <w:r w:rsidRPr="001F42D3">
        <w:t xml:space="preserve">/IEEE Nomenclature mapping to </w:t>
      </w:r>
      <w:r w:rsidR="006D613E" w:rsidRPr="001F42D3">
        <w:t>HL7</w:t>
      </w:r>
      <w:r w:rsidR="00995105" w:rsidRPr="001F42D3">
        <w:t xml:space="preserve"> </w:t>
      </w:r>
      <w:r w:rsidRPr="001F42D3">
        <w:t>OBX-3.</w:t>
      </w:r>
    </w:p>
    <w:p w14:paraId="48BEC4B9" w14:textId="77777777" w:rsidR="00B11855" w:rsidRPr="001F42D3" w:rsidRDefault="003D003E" w:rsidP="00C70AE3">
      <w:pPr>
        <w:pStyle w:val="BodyText"/>
      </w:pPr>
      <w:r w:rsidRPr="001F42D3">
        <w:t xml:space="preserve">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w:t>
      </w:r>
      <w:proofErr w:type="gramStart"/>
      <w:r w:rsidRPr="001F42D3">
        <w:t>in particular PCD</w:t>
      </w:r>
      <w:proofErr w:type="gramEnd"/>
      <w:r w:rsidRPr="001F42D3">
        <w:t xml:space="preserve"> profiles. See under OBX-4 in Appendix B for the details of the "dotted notation" used to express this containment.</w:t>
      </w:r>
    </w:p>
    <w:p w14:paraId="598DC326" w14:textId="77777777" w:rsidR="006F7DBC" w:rsidRPr="001F42D3" w:rsidRDefault="00F73333" w:rsidP="00A17802">
      <w:pPr>
        <w:pStyle w:val="BodyText"/>
        <w:jc w:val="center"/>
      </w:pPr>
      <w:r w:rsidRPr="001F42D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1F42D3" w:rsidRDefault="003D003E" w:rsidP="00CF5627">
      <w:pPr>
        <w:pStyle w:val="FigureTitle"/>
      </w:pPr>
      <w:r w:rsidRPr="001F42D3">
        <w:t>Figure A-3: Example of Mapping Containment to OBX-4</w:t>
      </w:r>
    </w:p>
    <w:p w14:paraId="4CD7344A" w14:textId="35E2EB2D" w:rsidR="00B11855" w:rsidRPr="001F42D3" w:rsidRDefault="003D003E" w:rsidP="00C70AE3">
      <w:pPr>
        <w:pStyle w:val="BodyText"/>
      </w:pPr>
      <w:r w:rsidRPr="001F42D3">
        <w:t>For example</w:t>
      </w:r>
      <w:r w:rsidR="0071129F" w:rsidRPr="001F42D3">
        <w:t>,</w:t>
      </w:r>
      <w:r w:rsidRPr="001F42D3">
        <w:t xml:space="preserve"> the OBX-4 for the &lt;VS Mon&gt; &lt;ECG&gt; &lt;</w:t>
      </w:r>
      <w:proofErr w:type="spellStart"/>
      <w:r w:rsidRPr="001F42D3">
        <w:t>Ctach</w:t>
      </w:r>
      <w:proofErr w:type="spellEnd"/>
      <w:r w:rsidRPr="001F42D3">
        <w:t>&gt; &lt;HR&gt; would be expressed as 1.2.1.3.</w:t>
      </w:r>
    </w:p>
    <w:p w14:paraId="76FDE44E" w14:textId="35DEDDBC" w:rsidR="00FB22C3" w:rsidRPr="001F42D3" w:rsidRDefault="00FB22C3" w:rsidP="00FB22C3">
      <w:pPr>
        <w:pStyle w:val="BodyText"/>
      </w:pPr>
      <w:r w:rsidRPr="001F42D3">
        <w:t>NOTE: The ordinal numbers in an OBX-4 are not normative for a given parameter (identified in OBX-3) and may vary between implementations. Each OBX-4 Sub-Id must be unique within a given containment and message</w:t>
      </w:r>
      <w:r w:rsidR="0071129F" w:rsidRPr="001F42D3">
        <w:t>,</w:t>
      </w:r>
      <w:r w:rsidRPr="001F42D3">
        <w:t xml:space="preserve"> but the numbers and mappings may change between messages.</w:t>
      </w:r>
    </w:p>
    <w:p w14:paraId="052C73FC" w14:textId="08BCB432" w:rsidR="00B11855" w:rsidRPr="001F42D3" w:rsidRDefault="003D003E" w:rsidP="00C70AE3">
      <w:pPr>
        <w:pStyle w:val="BodyText"/>
      </w:pPr>
      <w:r w:rsidRPr="001F42D3">
        <w:t xml:space="preserve">In OBX-2 the valid </w:t>
      </w:r>
      <w:r w:rsidR="006D613E" w:rsidRPr="001F42D3">
        <w:t>HL7</w:t>
      </w:r>
      <w:r w:rsidR="00995105" w:rsidRPr="001F42D3">
        <w:t xml:space="preserve"> </w:t>
      </w:r>
      <w:r w:rsidRPr="001F42D3">
        <w:t>types for the mapping are NM, ST, SN, CWE, CF (String may have some implied structure)</w:t>
      </w:r>
    </w:p>
    <w:p w14:paraId="156A308A" w14:textId="77777777" w:rsidR="00B11855" w:rsidRPr="001F42D3" w:rsidRDefault="003D003E" w:rsidP="00C70AE3">
      <w:pPr>
        <w:pStyle w:val="BodyText"/>
      </w:pPr>
      <w:r w:rsidRPr="001F42D3">
        <w:t>The specification of the containment tree provides a mechanism to address dynamic configuration of a PCD. For example, a patient monitor may have one or more "</w:t>
      </w:r>
      <w:proofErr w:type="gramStart"/>
      <w:r w:rsidRPr="001F42D3">
        <w:t>plug-ins</w:t>
      </w:r>
      <w:proofErr w:type="gramEnd"/>
      <w:r w:rsidRPr="001F42D3">
        <w:t>"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1F42D3" w:rsidRDefault="00800492" w:rsidP="00B34AEB">
      <w:pPr>
        <w:pStyle w:val="Heading2"/>
        <w:numPr>
          <w:ilvl w:val="0"/>
          <w:numId w:val="0"/>
        </w:numPr>
        <w:rPr>
          <w:noProof w:val="0"/>
        </w:rPr>
      </w:pPr>
      <w:bookmarkStart w:id="743" w:name="_Ref272321238"/>
      <w:bookmarkStart w:id="744" w:name="_Toc401769850"/>
      <w:bookmarkStart w:id="745" w:name="_Toc181625215"/>
      <w:r w:rsidRPr="001F42D3">
        <w:rPr>
          <w:noProof w:val="0"/>
        </w:rPr>
        <w:lastRenderedPageBreak/>
        <w:t xml:space="preserve">A.1 </w:t>
      </w:r>
      <w:r w:rsidR="003D003E" w:rsidRPr="001F42D3">
        <w:rPr>
          <w:noProof w:val="0"/>
        </w:rPr>
        <w:t xml:space="preserve">ISO/IEEE Nomenclature mapping to </w:t>
      </w:r>
      <w:r w:rsidR="006D613E" w:rsidRPr="001F42D3">
        <w:rPr>
          <w:noProof w:val="0"/>
        </w:rPr>
        <w:t>HL7</w:t>
      </w:r>
      <w:r w:rsidR="00995105" w:rsidRPr="001F42D3">
        <w:rPr>
          <w:noProof w:val="0"/>
        </w:rPr>
        <w:t xml:space="preserve"> </w:t>
      </w:r>
      <w:r w:rsidR="003D003E" w:rsidRPr="001F42D3">
        <w:rPr>
          <w:noProof w:val="0"/>
        </w:rPr>
        <w:t>OBX-3</w:t>
      </w:r>
      <w:bookmarkEnd w:id="743"/>
      <w:bookmarkEnd w:id="744"/>
      <w:bookmarkEnd w:id="745"/>
    </w:p>
    <w:p w14:paraId="71013943" w14:textId="2C712234" w:rsidR="00B11855" w:rsidRPr="001F42D3" w:rsidRDefault="003D003E" w:rsidP="005C17EC">
      <w:pPr>
        <w:pStyle w:val="BodyText"/>
      </w:pPr>
      <w:r w:rsidRPr="001F42D3">
        <w:t xml:space="preserve">The ISO/IEEE Nomenclature provides </w:t>
      </w:r>
      <w:proofErr w:type="gramStart"/>
      <w:r w:rsidRPr="001F42D3">
        <w:t>an unambiguous</w:t>
      </w:r>
      <w:proofErr w:type="gramEnd"/>
      <w:r w:rsidRPr="001F42D3">
        <w:t xml:space="preserve"> coding which is mapped to </w:t>
      </w:r>
      <w:r w:rsidR="006D613E" w:rsidRPr="001F42D3">
        <w:t>HL7</w:t>
      </w:r>
      <w:r w:rsidR="00995105" w:rsidRPr="001F42D3">
        <w:t xml:space="preserve"> </w:t>
      </w:r>
      <w:r w:rsidRPr="001F42D3">
        <w:t>OBX-3 as follows:</w:t>
      </w:r>
    </w:p>
    <w:p w14:paraId="56FEBD38" w14:textId="0B39E03D" w:rsidR="00B11855" w:rsidRPr="001F42D3" w:rsidRDefault="006D613E" w:rsidP="005C17EC">
      <w:pPr>
        <w:pStyle w:val="BodyText"/>
      </w:pPr>
      <w:r w:rsidRPr="001F42D3">
        <w:t>HL7</w:t>
      </w:r>
      <w:r w:rsidR="00995105" w:rsidRPr="001F42D3">
        <w:t xml:space="preserve"> </w:t>
      </w:r>
      <w:r w:rsidR="003D003E" w:rsidRPr="001F42D3">
        <w:t>OBX-3 is of type CWE consisting of:</w:t>
      </w:r>
    </w:p>
    <w:p w14:paraId="7C70BD66" w14:textId="465C323E" w:rsidR="00B11855" w:rsidRPr="001F42D3" w:rsidRDefault="003D003E" w:rsidP="00CF5627">
      <w:pPr>
        <w:pStyle w:val="TableTitle"/>
      </w:pPr>
      <w:r w:rsidRPr="001F42D3">
        <w:t>Table A.1-</w:t>
      </w:r>
      <w:r w:rsidR="00DA4C12" w:rsidRPr="001F42D3">
        <w:t>1</w:t>
      </w:r>
      <w:r w:rsidR="005D79DE" w:rsidRPr="001F42D3">
        <w:t>:</w:t>
      </w:r>
      <w:r w:rsidR="00DA4C12" w:rsidRPr="001F42D3">
        <w:t xml:space="preserve"> </w:t>
      </w:r>
      <w:r w:rsidR="006D613E" w:rsidRPr="001F42D3">
        <w:t>HL7</w:t>
      </w:r>
      <w:r w:rsidR="00995105" w:rsidRPr="001F42D3">
        <w:t xml:space="preserve"> </w:t>
      </w:r>
      <w:r w:rsidRPr="001F42D3">
        <w:t xml:space="preserve">Component Table - CWE - Coded </w:t>
      </w:r>
      <w:proofErr w:type="gramStart"/>
      <w:r w:rsidRPr="001F42D3">
        <w:t>With</w:t>
      </w:r>
      <w:proofErr w:type="gramEnd"/>
      <w:r w:rsidRPr="001F42D3">
        <w:t xml:space="preserve"> Exceptions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1F42D3" w14:paraId="7EDCC80F" w14:textId="77777777" w:rsidTr="005C1693">
        <w:trPr>
          <w:cantSplit/>
          <w:tblHeader/>
          <w:jc w:val="center"/>
        </w:trPr>
        <w:tc>
          <w:tcPr>
            <w:tcW w:w="797" w:type="dxa"/>
            <w:shd w:val="clear" w:color="auto" w:fill="D9D9D9"/>
          </w:tcPr>
          <w:p w14:paraId="0C1EDB08" w14:textId="77777777" w:rsidR="00B11855" w:rsidRPr="001F42D3" w:rsidRDefault="003D003E" w:rsidP="006C0E8E">
            <w:pPr>
              <w:pStyle w:val="TableEntryHeader"/>
            </w:pPr>
            <w:r w:rsidRPr="001F42D3">
              <w:t>SEQ</w:t>
            </w:r>
          </w:p>
        </w:tc>
        <w:tc>
          <w:tcPr>
            <w:tcW w:w="927" w:type="dxa"/>
            <w:shd w:val="clear" w:color="auto" w:fill="D9D9D9"/>
          </w:tcPr>
          <w:p w14:paraId="16C587D1" w14:textId="77777777" w:rsidR="00B11855" w:rsidRPr="001F42D3" w:rsidRDefault="003D003E" w:rsidP="006C0E8E">
            <w:pPr>
              <w:pStyle w:val="TableEntryHeader"/>
            </w:pPr>
            <w:r w:rsidRPr="001F42D3">
              <w:t>LEN</w:t>
            </w:r>
          </w:p>
        </w:tc>
        <w:tc>
          <w:tcPr>
            <w:tcW w:w="641" w:type="dxa"/>
            <w:shd w:val="clear" w:color="auto" w:fill="D9D9D9"/>
          </w:tcPr>
          <w:p w14:paraId="32F82276" w14:textId="77777777" w:rsidR="00B11855" w:rsidRPr="001F42D3" w:rsidRDefault="003D003E" w:rsidP="006C0E8E">
            <w:pPr>
              <w:pStyle w:val="TableEntryHeader"/>
            </w:pPr>
            <w:r w:rsidRPr="001F42D3">
              <w:t>DT</w:t>
            </w:r>
          </w:p>
        </w:tc>
        <w:tc>
          <w:tcPr>
            <w:tcW w:w="985" w:type="dxa"/>
            <w:shd w:val="clear" w:color="auto" w:fill="D9D9D9"/>
          </w:tcPr>
          <w:p w14:paraId="744ED1EB" w14:textId="77777777" w:rsidR="00B11855" w:rsidRPr="001F42D3" w:rsidRDefault="003D003E" w:rsidP="006C0E8E">
            <w:pPr>
              <w:pStyle w:val="TableEntryHeader"/>
            </w:pPr>
            <w:r w:rsidRPr="001F42D3">
              <w:t>Usage</w:t>
            </w:r>
          </w:p>
        </w:tc>
        <w:tc>
          <w:tcPr>
            <w:tcW w:w="886" w:type="dxa"/>
            <w:shd w:val="clear" w:color="auto" w:fill="D9D9D9"/>
          </w:tcPr>
          <w:p w14:paraId="0ED82866" w14:textId="77777777" w:rsidR="00B11855" w:rsidRPr="001F42D3" w:rsidRDefault="003D003E" w:rsidP="006C0E8E">
            <w:pPr>
              <w:pStyle w:val="TableEntryHeader"/>
            </w:pPr>
            <w:r w:rsidRPr="001F42D3">
              <w:t>Card.</w:t>
            </w:r>
          </w:p>
        </w:tc>
        <w:tc>
          <w:tcPr>
            <w:tcW w:w="874" w:type="dxa"/>
            <w:shd w:val="clear" w:color="auto" w:fill="D9D9D9"/>
          </w:tcPr>
          <w:p w14:paraId="159286A2" w14:textId="77777777" w:rsidR="00B11855" w:rsidRPr="001F42D3" w:rsidRDefault="003D003E" w:rsidP="006C0E8E">
            <w:pPr>
              <w:pStyle w:val="TableEntryHeader"/>
            </w:pPr>
            <w:r w:rsidRPr="001F42D3">
              <w:t>TBL#</w:t>
            </w:r>
          </w:p>
        </w:tc>
        <w:tc>
          <w:tcPr>
            <w:tcW w:w="1485" w:type="dxa"/>
            <w:shd w:val="clear" w:color="auto" w:fill="D9D9D9"/>
          </w:tcPr>
          <w:p w14:paraId="3143A375" w14:textId="77777777" w:rsidR="00B11855" w:rsidRPr="001F42D3" w:rsidRDefault="003D003E" w:rsidP="006C0E8E">
            <w:pPr>
              <w:pStyle w:val="TableEntryHeader"/>
            </w:pPr>
            <w:r w:rsidRPr="001F42D3">
              <w:t>Component Name</w:t>
            </w:r>
          </w:p>
        </w:tc>
        <w:tc>
          <w:tcPr>
            <w:tcW w:w="1440" w:type="dxa"/>
            <w:shd w:val="clear" w:color="auto" w:fill="D9D9D9"/>
          </w:tcPr>
          <w:p w14:paraId="0AE29899" w14:textId="77777777" w:rsidR="00B11855" w:rsidRPr="001F42D3" w:rsidRDefault="003D003E" w:rsidP="006C0E8E">
            <w:pPr>
              <w:pStyle w:val="TableEntryHeader"/>
            </w:pPr>
            <w:r w:rsidRPr="001F42D3">
              <w:t>Comments</w:t>
            </w:r>
          </w:p>
        </w:tc>
        <w:tc>
          <w:tcPr>
            <w:tcW w:w="1555" w:type="dxa"/>
            <w:shd w:val="clear" w:color="auto" w:fill="D9D9D9"/>
          </w:tcPr>
          <w:p w14:paraId="3204D7EF" w14:textId="77777777" w:rsidR="00B11855" w:rsidRPr="001F42D3" w:rsidRDefault="003D003E" w:rsidP="006C0E8E">
            <w:pPr>
              <w:pStyle w:val="TableEntryHeader"/>
            </w:pPr>
            <w:r w:rsidRPr="001F42D3">
              <w:t>Sec Ref</w:t>
            </w:r>
          </w:p>
        </w:tc>
      </w:tr>
      <w:tr w:rsidR="00C40FD5" w:rsidRPr="001F42D3" w14:paraId="39FB1405" w14:textId="77777777" w:rsidTr="005C1693">
        <w:trPr>
          <w:cantSplit/>
          <w:jc w:val="center"/>
        </w:trPr>
        <w:tc>
          <w:tcPr>
            <w:tcW w:w="797" w:type="dxa"/>
          </w:tcPr>
          <w:p w14:paraId="76F3D84A" w14:textId="77777777" w:rsidR="00B11855" w:rsidRPr="001F42D3" w:rsidRDefault="003D003E" w:rsidP="006C0E8E">
            <w:pPr>
              <w:pStyle w:val="TableEntry"/>
              <w:keepNext/>
            </w:pPr>
            <w:r w:rsidRPr="001F42D3">
              <w:t>1</w:t>
            </w:r>
          </w:p>
        </w:tc>
        <w:tc>
          <w:tcPr>
            <w:tcW w:w="927" w:type="dxa"/>
          </w:tcPr>
          <w:p w14:paraId="03BD7E01" w14:textId="77777777" w:rsidR="00B11855" w:rsidRPr="001F42D3" w:rsidRDefault="003D003E" w:rsidP="006C0E8E">
            <w:pPr>
              <w:pStyle w:val="TableEntry"/>
              <w:keepNext/>
            </w:pPr>
            <w:r w:rsidRPr="001F42D3">
              <w:t>20</w:t>
            </w:r>
          </w:p>
        </w:tc>
        <w:tc>
          <w:tcPr>
            <w:tcW w:w="641" w:type="dxa"/>
          </w:tcPr>
          <w:p w14:paraId="1797AE3A" w14:textId="77777777" w:rsidR="00B11855" w:rsidRPr="001F42D3" w:rsidRDefault="003D003E" w:rsidP="006C0E8E">
            <w:pPr>
              <w:pStyle w:val="TableEntry"/>
              <w:keepNext/>
            </w:pPr>
            <w:r w:rsidRPr="001F42D3">
              <w:t>ST</w:t>
            </w:r>
          </w:p>
        </w:tc>
        <w:tc>
          <w:tcPr>
            <w:tcW w:w="985" w:type="dxa"/>
          </w:tcPr>
          <w:p w14:paraId="3103B3F3" w14:textId="77777777" w:rsidR="00B11855" w:rsidRPr="001F42D3" w:rsidRDefault="003D003E" w:rsidP="006C0E8E">
            <w:pPr>
              <w:pStyle w:val="TableEntry"/>
              <w:keepNext/>
            </w:pPr>
            <w:r w:rsidRPr="001F42D3">
              <w:t>R</w:t>
            </w:r>
          </w:p>
        </w:tc>
        <w:tc>
          <w:tcPr>
            <w:tcW w:w="886" w:type="dxa"/>
          </w:tcPr>
          <w:p w14:paraId="761B32B0" w14:textId="77777777" w:rsidR="00B11855" w:rsidRPr="001F42D3" w:rsidRDefault="003D003E" w:rsidP="006C0E8E">
            <w:pPr>
              <w:pStyle w:val="TableEntry"/>
              <w:keepNext/>
            </w:pPr>
            <w:r w:rsidRPr="001F42D3">
              <w:t>[1..1]</w:t>
            </w:r>
          </w:p>
        </w:tc>
        <w:tc>
          <w:tcPr>
            <w:tcW w:w="874" w:type="dxa"/>
          </w:tcPr>
          <w:p w14:paraId="0C7479BC" w14:textId="77777777" w:rsidR="00B11855" w:rsidRPr="001F42D3" w:rsidRDefault="00B11855" w:rsidP="006C0E8E">
            <w:pPr>
              <w:pStyle w:val="TableEntry"/>
              <w:keepNext/>
            </w:pPr>
          </w:p>
        </w:tc>
        <w:tc>
          <w:tcPr>
            <w:tcW w:w="1485" w:type="dxa"/>
          </w:tcPr>
          <w:p w14:paraId="6B6ED512" w14:textId="77777777" w:rsidR="00B11855" w:rsidRPr="001F42D3" w:rsidRDefault="003D003E" w:rsidP="006C0E8E">
            <w:pPr>
              <w:pStyle w:val="TableEntry"/>
              <w:keepNext/>
            </w:pPr>
            <w:r w:rsidRPr="001F42D3">
              <w:t>Identifier</w:t>
            </w:r>
          </w:p>
        </w:tc>
        <w:tc>
          <w:tcPr>
            <w:tcW w:w="1440" w:type="dxa"/>
          </w:tcPr>
          <w:p w14:paraId="15F10116" w14:textId="77777777" w:rsidR="00B11855" w:rsidRPr="001F42D3" w:rsidRDefault="003D003E" w:rsidP="006C0E8E">
            <w:pPr>
              <w:pStyle w:val="TableEntry"/>
              <w:keepNext/>
            </w:pPr>
            <w:r w:rsidRPr="001F42D3">
              <w:t>Nomenclature Code</w:t>
            </w:r>
          </w:p>
        </w:tc>
        <w:tc>
          <w:tcPr>
            <w:tcW w:w="1555" w:type="dxa"/>
          </w:tcPr>
          <w:p w14:paraId="59C3720C" w14:textId="77777777" w:rsidR="00B11855" w:rsidRPr="001F42D3" w:rsidRDefault="003D003E" w:rsidP="006C0E8E">
            <w:pPr>
              <w:pStyle w:val="TableEntry"/>
              <w:keepNext/>
            </w:pPr>
            <w:r w:rsidRPr="001F42D3">
              <w:t>2.A.74</w:t>
            </w:r>
          </w:p>
        </w:tc>
      </w:tr>
      <w:tr w:rsidR="00C40FD5" w:rsidRPr="001F42D3" w14:paraId="4A625A59" w14:textId="77777777" w:rsidTr="005C1693">
        <w:trPr>
          <w:cantSplit/>
          <w:jc w:val="center"/>
        </w:trPr>
        <w:tc>
          <w:tcPr>
            <w:tcW w:w="797" w:type="dxa"/>
          </w:tcPr>
          <w:p w14:paraId="703BDF9A" w14:textId="77777777" w:rsidR="00B11855" w:rsidRPr="001F42D3" w:rsidRDefault="003D003E" w:rsidP="00805BA1">
            <w:pPr>
              <w:pStyle w:val="TableEntry"/>
            </w:pPr>
            <w:r w:rsidRPr="001F42D3">
              <w:t>2</w:t>
            </w:r>
          </w:p>
        </w:tc>
        <w:tc>
          <w:tcPr>
            <w:tcW w:w="927" w:type="dxa"/>
          </w:tcPr>
          <w:p w14:paraId="43FE0457" w14:textId="77777777" w:rsidR="00B11855" w:rsidRPr="001F42D3" w:rsidRDefault="003D003E" w:rsidP="00805BA1">
            <w:pPr>
              <w:pStyle w:val="TableEntry"/>
            </w:pPr>
            <w:r w:rsidRPr="001F42D3">
              <w:t>199</w:t>
            </w:r>
          </w:p>
        </w:tc>
        <w:tc>
          <w:tcPr>
            <w:tcW w:w="641" w:type="dxa"/>
          </w:tcPr>
          <w:p w14:paraId="02F95EF1" w14:textId="77777777" w:rsidR="00B11855" w:rsidRPr="001F42D3" w:rsidRDefault="003D003E" w:rsidP="00805BA1">
            <w:pPr>
              <w:pStyle w:val="TableEntry"/>
            </w:pPr>
            <w:r w:rsidRPr="001F42D3">
              <w:t>ST</w:t>
            </w:r>
          </w:p>
        </w:tc>
        <w:tc>
          <w:tcPr>
            <w:tcW w:w="985" w:type="dxa"/>
          </w:tcPr>
          <w:p w14:paraId="33BBF528" w14:textId="77777777" w:rsidR="00B11855" w:rsidRPr="001F42D3" w:rsidRDefault="003D003E" w:rsidP="00805BA1">
            <w:pPr>
              <w:pStyle w:val="TableEntry"/>
            </w:pPr>
            <w:r w:rsidRPr="001F42D3">
              <w:t>R</w:t>
            </w:r>
          </w:p>
        </w:tc>
        <w:tc>
          <w:tcPr>
            <w:tcW w:w="886" w:type="dxa"/>
          </w:tcPr>
          <w:p w14:paraId="4CB8BC73" w14:textId="77777777" w:rsidR="00B11855" w:rsidRPr="001F42D3" w:rsidRDefault="003D003E" w:rsidP="00805BA1">
            <w:pPr>
              <w:pStyle w:val="TableEntry"/>
            </w:pPr>
            <w:r w:rsidRPr="001F42D3">
              <w:t>[1..1]</w:t>
            </w:r>
          </w:p>
        </w:tc>
        <w:tc>
          <w:tcPr>
            <w:tcW w:w="874" w:type="dxa"/>
          </w:tcPr>
          <w:p w14:paraId="66226C1B" w14:textId="77777777" w:rsidR="00B11855" w:rsidRPr="001F42D3" w:rsidRDefault="00B11855" w:rsidP="00805BA1">
            <w:pPr>
              <w:pStyle w:val="TableEntry"/>
            </w:pPr>
          </w:p>
        </w:tc>
        <w:tc>
          <w:tcPr>
            <w:tcW w:w="1485" w:type="dxa"/>
          </w:tcPr>
          <w:p w14:paraId="519A29F7" w14:textId="77777777" w:rsidR="00B11855" w:rsidRPr="001F42D3" w:rsidRDefault="003D003E" w:rsidP="00805BA1">
            <w:pPr>
              <w:pStyle w:val="TableEntry"/>
            </w:pPr>
            <w:r w:rsidRPr="001F42D3">
              <w:t>Text</w:t>
            </w:r>
          </w:p>
        </w:tc>
        <w:tc>
          <w:tcPr>
            <w:tcW w:w="1440" w:type="dxa"/>
          </w:tcPr>
          <w:p w14:paraId="2248C0A0" w14:textId="77777777" w:rsidR="00B11855" w:rsidRPr="001F42D3" w:rsidRDefault="003D003E" w:rsidP="00805BA1">
            <w:pPr>
              <w:pStyle w:val="TableEntry"/>
            </w:pPr>
            <w:r w:rsidRPr="001F42D3">
              <w:t>Reference ID</w:t>
            </w:r>
          </w:p>
        </w:tc>
        <w:tc>
          <w:tcPr>
            <w:tcW w:w="1555" w:type="dxa"/>
          </w:tcPr>
          <w:p w14:paraId="5C127012" w14:textId="77777777" w:rsidR="00B11855" w:rsidRPr="001F42D3" w:rsidRDefault="003D003E" w:rsidP="00805BA1">
            <w:pPr>
              <w:pStyle w:val="TableEntry"/>
            </w:pPr>
            <w:r w:rsidRPr="001F42D3">
              <w:t>2.A.74</w:t>
            </w:r>
          </w:p>
        </w:tc>
      </w:tr>
      <w:tr w:rsidR="00C40FD5" w:rsidRPr="001F42D3" w14:paraId="64F90A8B" w14:textId="77777777" w:rsidTr="005C1693">
        <w:trPr>
          <w:cantSplit/>
          <w:jc w:val="center"/>
        </w:trPr>
        <w:tc>
          <w:tcPr>
            <w:tcW w:w="797" w:type="dxa"/>
          </w:tcPr>
          <w:p w14:paraId="3A30F32E" w14:textId="77777777" w:rsidR="00B11855" w:rsidRPr="001F42D3" w:rsidRDefault="003D003E" w:rsidP="00805BA1">
            <w:pPr>
              <w:pStyle w:val="TableEntry"/>
            </w:pPr>
            <w:r w:rsidRPr="001F42D3">
              <w:t>3</w:t>
            </w:r>
          </w:p>
        </w:tc>
        <w:tc>
          <w:tcPr>
            <w:tcW w:w="927" w:type="dxa"/>
          </w:tcPr>
          <w:p w14:paraId="02EE064E" w14:textId="77777777" w:rsidR="00B11855" w:rsidRPr="001F42D3" w:rsidRDefault="003D003E" w:rsidP="00805BA1">
            <w:pPr>
              <w:pStyle w:val="TableEntry"/>
            </w:pPr>
            <w:r w:rsidRPr="001F42D3">
              <w:t>20</w:t>
            </w:r>
          </w:p>
        </w:tc>
        <w:tc>
          <w:tcPr>
            <w:tcW w:w="641" w:type="dxa"/>
          </w:tcPr>
          <w:p w14:paraId="0074829B" w14:textId="77777777" w:rsidR="00B11855" w:rsidRPr="001F42D3" w:rsidRDefault="003D003E" w:rsidP="00805BA1">
            <w:pPr>
              <w:pStyle w:val="TableEntry"/>
            </w:pPr>
            <w:r w:rsidRPr="001F42D3">
              <w:t>ID</w:t>
            </w:r>
          </w:p>
        </w:tc>
        <w:tc>
          <w:tcPr>
            <w:tcW w:w="985" w:type="dxa"/>
          </w:tcPr>
          <w:p w14:paraId="10C3247E" w14:textId="77777777" w:rsidR="00B11855" w:rsidRPr="001F42D3" w:rsidRDefault="003D003E" w:rsidP="00805BA1">
            <w:pPr>
              <w:pStyle w:val="TableEntry"/>
            </w:pPr>
            <w:r w:rsidRPr="001F42D3">
              <w:t>R</w:t>
            </w:r>
          </w:p>
        </w:tc>
        <w:tc>
          <w:tcPr>
            <w:tcW w:w="886" w:type="dxa"/>
          </w:tcPr>
          <w:p w14:paraId="295BB861" w14:textId="77777777" w:rsidR="00B11855" w:rsidRPr="001F42D3" w:rsidRDefault="003D003E" w:rsidP="00805BA1">
            <w:pPr>
              <w:pStyle w:val="TableEntry"/>
            </w:pPr>
            <w:r w:rsidRPr="001F42D3">
              <w:t>[1..1]</w:t>
            </w:r>
          </w:p>
        </w:tc>
        <w:tc>
          <w:tcPr>
            <w:tcW w:w="874" w:type="dxa"/>
          </w:tcPr>
          <w:p w14:paraId="3EBD3A4F" w14:textId="77777777" w:rsidR="00B11855" w:rsidRPr="001F42D3" w:rsidRDefault="003D003E" w:rsidP="00805BA1">
            <w:pPr>
              <w:pStyle w:val="TableEntry"/>
            </w:pPr>
            <w:r w:rsidRPr="001F42D3">
              <w:t>0396</w:t>
            </w:r>
          </w:p>
        </w:tc>
        <w:tc>
          <w:tcPr>
            <w:tcW w:w="1485" w:type="dxa"/>
          </w:tcPr>
          <w:p w14:paraId="7C72C947" w14:textId="77777777" w:rsidR="00B11855" w:rsidRPr="001F42D3" w:rsidRDefault="003D003E" w:rsidP="00805BA1">
            <w:pPr>
              <w:pStyle w:val="TableEntry"/>
            </w:pPr>
            <w:r w:rsidRPr="001F42D3">
              <w:t>Name of Coding System</w:t>
            </w:r>
          </w:p>
        </w:tc>
        <w:tc>
          <w:tcPr>
            <w:tcW w:w="1440" w:type="dxa"/>
          </w:tcPr>
          <w:p w14:paraId="5AA0AE2A" w14:textId="77777777" w:rsidR="00B11855" w:rsidRPr="001F42D3" w:rsidRDefault="003D003E" w:rsidP="00805BA1">
            <w:pPr>
              <w:pStyle w:val="TableEntry"/>
            </w:pPr>
            <w:r w:rsidRPr="001F42D3">
              <w:t>"MDC"</w:t>
            </w:r>
          </w:p>
        </w:tc>
        <w:tc>
          <w:tcPr>
            <w:tcW w:w="1555" w:type="dxa"/>
          </w:tcPr>
          <w:p w14:paraId="61466762" w14:textId="77777777" w:rsidR="00B11855" w:rsidRPr="001F42D3" w:rsidRDefault="003D003E" w:rsidP="00805BA1">
            <w:pPr>
              <w:pStyle w:val="TableEntry"/>
            </w:pPr>
            <w:r w:rsidRPr="001F42D3">
              <w:t>2.A.35</w:t>
            </w:r>
          </w:p>
        </w:tc>
      </w:tr>
      <w:tr w:rsidR="00C40FD5" w:rsidRPr="001F42D3" w14:paraId="2D0A60FF" w14:textId="77777777" w:rsidTr="005C1693">
        <w:trPr>
          <w:cantSplit/>
          <w:jc w:val="center"/>
        </w:trPr>
        <w:tc>
          <w:tcPr>
            <w:tcW w:w="797" w:type="dxa"/>
          </w:tcPr>
          <w:p w14:paraId="41165E92" w14:textId="77777777" w:rsidR="00B11855" w:rsidRPr="001F42D3" w:rsidRDefault="003D003E" w:rsidP="00805BA1">
            <w:pPr>
              <w:pStyle w:val="TableEntry"/>
            </w:pPr>
            <w:r w:rsidRPr="001F42D3">
              <w:t>4</w:t>
            </w:r>
          </w:p>
        </w:tc>
        <w:tc>
          <w:tcPr>
            <w:tcW w:w="927" w:type="dxa"/>
          </w:tcPr>
          <w:p w14:paraId="1236EC58" w14:textId="77777777" w:rsidR="00B11855" w:rsidRPr="001F42D3" w:rsidRDefault="003D003E" w:rsidP="00805BA1">
            <w:pPr>
              <w:pStyle w:val="TableEntry"/>
            </w:pPr>
            <w:r w:rsidRPr="001F42D3">
              <w:t>20</w:t>
            </w:r>
          </w:p>
        </w:tc>
        <w:tc>
          <w:tcPr>
            <w:tcW w:w="641" w:type="dxa"/>
          </w:tcPr>
          <w:p w14:paraId="6015B59F" w14:textId="77777777" w:rsidR="00B11855" w:rsidRPr="001F42D3" w:rsidRDefault="003D003E" w:rsidP="00805BA1">
            <w:pPr>
              <w:pStyle w:val="TableEntry"/>
            </w:pPr>
            <w:r w:rsidRPr="001F42D3">
              <w:t>ST</w:t>
            </w:r>
          </w:p>
        </w:tc>
        <w:tc>
          <w:tcPr>
            <w:tcW w:w="985" w:type="dxa"/>
          </w:tcPr>
          <w:p w14:paraId="3BE583CE" w14:textId="77777777" w:rsidR="00B11855" w:rsidRPr="001F42D3" w:rsidRDefault="003D003E" w:rsidP="00805BA1">
            <w:pPr>
              <w:pStyle w:val="TableEntry"/>
            </w:pPr>
            <w:r w:rsidRPr="001F42D3">
              <w:t>RE</w:t>
            </w:r>
          </w:p>
        </w:tc>
        <w:tc>
          <w:tcPr>
            <w:tcW w:w="886" w:type="dxa"/>
          </w:tcPr>
          <w:p w14:paraId="6EFE5704" w14:textId="77777777" w:rsidR="00B11855" w:rsidRPr="001F42D3" w:rsidRDefault="003D003E" w:rsidP="00805BA1">
            <w:pPr>
              <w:pStyle w:val="TableEntry"/>
            </w:pPr>
            <w:r w:rsidRPr="001F42D3">
              <w:t>[0..1]</w:t>
            </w:r>
          </w:p>
        </w:tc>
        <w:tc>
          <w:tcPr>
            <w:tcW w:w="874" w:type="dxa"/>
          </w:tcPr>
          <w:p w14:paraId="2E5D24D9" w14:textId="77777777" w:rsidR="00B11855" w:rsidRPr="001F42D3" w:rsidRDefault="00B11855" w:rsidP="00805BA1">
            <w:pPr>
              <w:pStyle w:val="TableEntry"/>
            </w:pPr>
          </w:p>
        </w:tc>
        <w:tc>
          <w:tcPr>
            <w:tcW w:w="1485" w:type="dxa"/>
          </w:tcPr>
          <w:p w14:paraId="465B5DFE" w14:textId="77777777" w:rsidR="00B11855" w:rsidRPr="001F42D3" w:rsidRDefault="003D003E" w:rsidP="00805BA1">
            <w:pPr>
              <w:pStyle w:val="TableEntry"/>
            </w:pPr>
            <w:r w:rsidRPr="001F42D3">
              <w:t>Alternate Identifier</w:t>
            </w:r>
          </w:p>
        </w:tc>
        <w:tc>
          <w:tcPr>
            <w:tcW w:w="1440" w:type="dxa"/>
          </w:tcPr>
          <w:p w14:paraId="3A31A5DA" w14:textId="77777777" w:rsidR="00B11855" w:rsidRPr="001F42D3" w:rsidRDefault="00B11855" w:rsidP="00805BA1">
            <w:pPr>
              <w:pStyle w:val="TableEntry"/>
            </w:pPr>
          </w:p>
        </w:tc>
        <w:tc>
          <w:tcPr>
            <w:tcW w:w="1555" w:type="dxa"/>
          </w:tcPr>
          <w:p w14:paraId="1DB4681A" w14:textId="77777777" w:rsidR="00B11855" w:rsidRPr="001F42D3" w:rsidRDefault="003D003E" w:rsidP="00805BA1">
            <w:pPr>
              <w:pStyle w:val="TableEntry"/>
            </w:pPr>
            <w:r w:rsidRPr="001F42D3">
              <w:t>2.A.74</w:t>
            </w:r>
          </w:p>
        </w:tc>
      </w:tr>
      <w:tr w:rsidR="00C40FD5" w:rsidRPr="001F42D3" w14:paraId="311AD80F" w14:textId="77777777" w:rsidTr="005C1693">
        <w:trPr>
          <w:cantSplit/>
          <w:jc w:val="center"/>
        </w:trPr>
        <w:tc>
          <w:tcPr>
            <w:tcW w:w="797" w:type="dxa"/>
          </w:tcPr>
          <w:p w14:paraId="0237EF48" w14:textId="77777777" w:rsidR="00B11855" w:rsidRPr="001F42D3" w:rsidRDefault="003D003E" w:rsidP="00805BA1">
            <w:pPr>
              <w:pStyle w:val="TableEntry"/>
            </w:pPr>
            <w:r w:rsidRPr="001F42D3">
              <w:t>5</w:t>
            </w:r>
          </w:p>
        </w:tc>
        <w:tc>
          <w:tcPr>
            <w:tcW w:w="927" w:type="dxa"/>
          </w:tcPr>
          <w:p w14:paraId="36E34C10" w14:textId="77777777" w:rsidR="00B11855" w:rsidRPr="001F42D3" w:rsidRDefault="003D003E" w:rsidP="00805BA1">
            <w:pPr>
              <w:pStyle w:val="TableEntry"/>
            </w:pPr>
            <w:r w:rsidRPr="001F42D3">
              <w:t>199</w:t>
            </w:r>
          </w:p>
        </w:tc>
        <w:tc>
          <w:tcPr>
            <w:tcW w:w="641" w:type="dxa"/>
          </w:tcPr>
          <w:p w14:paraId="48E9D06A" w14:textId="77777777" w:rsidR="00B11855" w:rsidRPr="001F42D3" w:rsidRDefault="003D003E" w:rsidP="00805BA1">
            <w:pPr>
              <w:pStyle w:val="TableEntry"/>
            </w:pPr>
            <w:r w:rsidRPr="001F42D3">
              <w:t>ST</w:t>
            </w:r>
          </w:p>
        </w:tc>
        <w:tc>
          <w:tcPr>
            <w:tcW w:w="985" w:type="dxa"/>
          </w:tcPr>
          <w:p w14:paraId="4CED51BE" w14:textId="77777777" w:rsidR="00B11855" w:rsidRPr="001F42D3" w:rsidRDefault="003D003E" w:rsidP="00805BA1">
            <w:pPr>
              <w:pStyle w:val="TableEntry"/>
            </w:pPr>
            <w:r w:rsidRPr="001F42D3">
              <w:t>RE</w:t>
            </w:r>
          </w:p>
        </w:tc>
        <w:tc>
          <w:tcPr>
            <w:tcW w:w="886" w:type="dxa"/>
          </w:tcPr>
          <w:p w14:paraId="4765BAB1" w14:textId="77777777" w:rsidR="00B11855" w:rsidRPr="001F42D3" w:rsidRDefault="003D003E" w:rsidP="00805BA1">
            <w:pPr>
              <w:pStyle w:val="TableEntry"/>
            </w:pPr>
            <w:r w:rsidRPr="001F42D3">
              <w:t>[0..1]</w:t>
            </w:r>
          </w:p>
        </w:tc>
        <w:tc>
          <w:tcPr>
            <w:tcW w:w="874" w:type="dxa"/>
          </w:tcPr>
          <w:p w14:paraId="24B7FBE2" w14:textId="77777777" w:rsidR="00B11855" w:rsidRPr="001F42D3" w:rsidRDefault="00B11855" w:rsidP="00805BA1">
            <w:pPr>
              <w:pStyle w:val="TableEntry"/>
            </w:pPr>
          </w:p>
        </w:tc>
        <w:tc>
          <w:tcPr>
            <w:tcW w:w="1485" w:type="dxa"/>
          </w:tcPr>
          <w:p w14:paraId="4146CFF0" w14:textId="77777777" w:rsidR="00B11855" w:rsidRPr="001F42D3" w:rsidRDefault="003D003E" w:rsidP="00805BA1">
            <w:pPr>
              <w:pStyle w:val="TableEntry"/>
            </w:pPr>
            <w:r w:rsidRPr="001F42D3">
              <w:t>Alternate Text</w:t>
            </w:r>
          </w:p>
        </w:tc>
        <w:tc>
          <w:tcPr>
            <w:tcW w:w="1440" w:type="dxa"/>
          </w:tcPr>
          <w:p w14:paraId="54A404ED" w14:textId="77777777" w:rsidR="00B11855" w:rsidRPr="001F42D3" w:rsidRDefault="00B11855" w:rsidP="00805BA1">
            <w:pPr>
              <w:pStyle w:val="TableEntry"/>
            </w:pPr>
          </w:p>
        </w:tc>
        <w:tc>
          <w:tcPr>
            <w:tcW w:w="1555" w:type="dxa"/>
          </w:tcPr>
          <w:p w14:paraId="335DD0AA" w14:textId="77777777" w:rsidR="00B11855" w:rsidRPr="001F42D3" w:rsidRDefault="003D003E" w:rsidP="00805BA1">
            <w:pPr>
              <w:pStyle w:val="TableEntry"/>
            </w:pPr>
            <w:r w:rsidRPr="001F42D3">
              <w:t>2.A.74</w:t>
            </w:r>
          </w:p>
        </w:tc>
      </w:tr>
      <w:tr w:rsidR="00C40FD5" w:rsidRPr="001F42D3" w14:paraId="2CFF6B76" w14:textId="77777777" w:rsidTr="005C1693">
        <w:trPr>
          <w:cantSplit/>
          <w:jc w:val="center"/>
        </w:trPr>
        <w:tc>
          <w:tcPr>
            <w:tcW w:w="797" w:type="dxa"/>
          </w:tcPr>
          <w:p w14:paraId="6DDF8A2B" w14:textId="77777777" w:rsidR="00B11855" w:rsidRPr="001F42D3" w:rsidRDefault="003D003E" w:rsidP="00805BA1">
            <w:pPr>
              <w:pStyle w:val="TableEntry"/>
            </w:pPr>
            <w:r w:rsidRPr="001F42D3">
              <w:t>6</w:t>
            </w:r>
          </w:p>
        </w:tc>
        <w:tc>
          <w:tcPr>
            <w:tcW w:w="927" w:type="dxa"/>
          </w:tcPr>
          <w:p w14:paraId="33C481D7" w14:textId="77777777" w:rsidR="00B11855" w:rsidRPr="001F42D3" w:rsidRDefault="003D003E" w:rsidP="00805BA1">
            <w:pPr>
              <w:pStyle w:val="TableEntry"/>
            </w:pPr>
            <w:r w:rsidRPr="001F42D3">
              <w:t>20</w:t>
            </w:r>
          </w:p>
        </w:tc>
        <w:tc>
          <w:tcPr>
            <w:tcW w:w="641" w:type="dxa"/>
          </w:tcPr>
          <w:p w14:paraId="14B5F671" w14:textId="77777777" w:rsidR="00B11855" w:rsidRPr="001F42D3" w:rsidRDefault="003D003E" w:rsidP="00805BA1">
            <w:pPr>
              <w:pStyle w:val="TableEntry"/>
            </w:pPr>
            <w:r w:rsidRPr="001F42D3">
              <w:t>ID</w:t>
            </w:r>
          </w:p>
        </w:tc>
        <w:tc>
          <w:tcPr>
            <w:tcW w:w="985" w:type="dxa"/>
          </w:tcPr>
          <w:p w14:paraId="23BBFEA8" w14:textId="77777777" w:rsidR="00B11855" w:rsidRPr="001F42D3" w:rsidRDefault="003D003E" w:rsidP="00805BA1">
            <w:pPr>
              <w:pStyle w:val="TableEntry"/>
            </w:pPr>
            <w:r w:rsidRPr="001F42D3">
              <w:t>RE</w:t>
            </w:r>
          </w:p>
        </w:tc>
        <w:tc>
          <w:tcPr>
            <w:tcW w:w="886" w:type="dxa"/>
          </w:tcPr>
          <w:p w14:paraId="7E252FF2" w14:textId="77777777" w:rsidR="00B11855" w:rsidRPr="001F42D3" w:rsidRDefault="003D003E" w:rsidP="00805BA1">
            <w:pPr>
              <w:pStyle w:val="TableEntry"/>
            </w:pPr>
            <w:r w:rsidRPr="001F42D3">
              <w:t>[0..1]</w:t>
            </w:r>
          </w:p>
        </w:tc>
        <w:tc>
          <w:tcPr>
            <w:tcW w:w="874" w:type="dxa"/>
          </w:tcPr>
          <w:p w14:paraId="73AD4A9A" w14:textId="77777777" w:rsidR="00B11855" w:rsidRPr="001F42D3" w:rsidRDefault="003D003E" w:rsidP="00805BA1">
            <w:pPr>
              <w:pStyle w:val="TableEntry"/>
            </w:pPr>
            <w:r w:rsidRPr="001F42D3">
              <w:t>0396</w:t>
            </w:r>
          </w:p>
        </w:tc>
        <w:tc>
          <w:tcPr>
            <w:tcW w:w="1485" w:type="dxa"/>
          </w:tcPr>
          <w:p w14:paraId="5A13E12B" w14:textId="77777777" w:rsidR="00B11855" w:rsidRPr="001F42D3" w:rsidRDefault="003D003E" w:rsidP="00805BA1">
            <w:pPr>
              <w:pStyle w:val="TableEntry"/>
            </w:pPr>
            <w:r w:rsidRPr="001F42D3">
              <w:t>Name of Alternate Coding System</w:t>
            </w:r>
          </w:p>
        </w:tc>
        <w:tc>
          <w:tcPr>
            <w:tcW w:w="1440" w:type="dxa"/>
          </w:tcPr>
          <w:p w14:paraId="47B205C3" w14:textId="77777777" w:rsidR="00B11855" w:rsidRPr="001F42D3" w:rsidRDefault="00B11855" w:rsidP="00805BA1">
            <w:pPr>
              <w:pStyle w:val="TableEntry"/>
            </w:pPr>
          </w:p>
        </w:tc>
        <w:tc>
          <w:tcPr>
            <w:tcW w:w="1555" w:type="dxa"/>
          </w:tcPr>
          <w:p w14:paraId="1393ED33" w14:textId="77777777" w:rsidR="00B11855" w:rsidRPr="001F42D3" w:rsidRDefault="003D003E" w:rsidP="00805BA1">
            <w:pPr>
              <w:pStyle w:val="TableEntry"/>
            </w:pPr>
            <w:r w:rsidRPr="001F42D3">
              <w:t>2.A.35</w:t>
            </w:r>
          </w:p>
        </w:tc>
      </w:tr>
      <w:tr w:rsidR="00C40FD5" w:rsidRPr="001F42D3" w14:paraId="3DEFFA71" w14:textId="77777777" w:rsidTr="005C1693">
        <w:trPr>
          <w:cantSplit/>
          <w:jc w:val="center"/>
        </w:trPr>
        <w:tc>
          <w:tcPr>
            <w:tcW w:w="797" w:type="dxa"/>
          </w:tcPr>
          <w:p w14:paraId="5DCA4E9B" w14:textId="77777777" w:rsidR="00B11855" w:rsidRPr="001F42D3" w:rsidRDefault="003D003E" w:rsidP="00805BA1">
            <w:pPr>
              <w:pStyle w:val="TableEntry"/>
            </w:pPr>
            <w:r w:rsidRPr="001F42D3">
              <w:t>7</w:t>
            </w:r>
          </w:p>
        </w:tc>
        <w:tc>
          <w:tcPr>
            <w:tcW w:w="927" w:type="dxa"/>
          </w:tcPr>
          <w:p w14:paraId="353667C0" w14:textId="77777777" w:rsidR="00B11855" w:rsidRPr="001F42D3" w:rsidRDefault="003D003E" w:rsidP="00805BA1">
            <w:pPr>
              <w:pStyle w:val="TableEntry"/>
            </w:pPr>
            <w:r w:rsidRPr="001F42D3">
              <w:t>10</w:t>
            </w:r>
          </w:p>
        </w:tc>
        <w:tc>
          <w:tcPr>
            <w:tcW w:w="641" w:type="dxa"/>
          </w:tcPr>
          <w:p w14:paraId="0337099E" w14:textId="77777777" w:rsidR="00B11855" w:rsidRPr="001F42D3" w:rsidRDefault="003D003E" w:rsidP="00805BA1">
            <w:pPr>
              <w:pStyle w:val="TableEntry"/>
            </w:pPr>
            <w:r w:rsidRPr="001F42D3">
              <w:t>ST</w:t>
            </w:r>
          </w:p>
        </w:tc>
        <w:tc>
          <w:tcPr>
            <w:tcW w:w="985" w:type="dxa"/>
          </w:tcPr>
          <w:p w14:paraId="7178B635" w14:textId="77777777" w:rsidR="00B11855" w:rsidRPr="001F42D3" w:rsidRDefault="003D003E" w:rsidP="00805BA1">
            <w:pPr>
              <w:pStyle w:val="TableEntry"/>
            </w:pPr>
            <w:r w:rsidRPr="001F42D3">
              <w:t>X</w:t>
            </w:r>
          </w:p>
        </w:tc>
        <w:tc>
          <w:tcPr>
            <w:tcW w:w="886" w:type="dxa"/>
          </w:tcPr>
          <w:p w14:paraId="3EF2F7DB" w14:textId="77777777" w:rsidR="00B11855" w:rsidRPr="001F42D3" w:rsidRDefault="003D003E" w:rsidP="00805BA1">
            <w:pPr>
              <w:pStyle w:val="TableEntry"/>
            </w:pPr>
            <w:r w:rsidRPr="001F42D3">
              <w:t>[0..0]</w:t>
            </w:r>
          </w:p>
        </w:tc>
        <w:tc>
          <w:tcPr>
            <w:tcW w:w="874" w:type="dxa"/>
          </w:tcPr>
          <w:p w14:paraId="0A1B6CFF" w14:textId="77777777" w:rsidR="00B11855" w:rsidRPr="001F42D3" w:rsidRDefault="00B11855" w:rsidP="00805BA1">
            <w:pPr>
              <w:pStyle w:val="TableEntry"/>
            </w:pPr>
          </w:p>
        </w:tc>
        <w:tc>
          <w:tcPr>
            <w:tcW w:w="1485" w:type="dxa"/>
          </w:tcPr>
          <w:p w14:paraId="59311D58" w14:textId="77777777" w:rsidR="00B11855" w:rsidRPr="001F42D3" w:rsidRDefault="003D003E" w:rsidP="00805BA1">
            <w:pPr>
              <w:pStyle w:val="TableEntry"/>
            </w:pPr>
            <w:r w:rsidRPr="001F42D3">
              <w:t>Coding System Version ID</w:t>
            </w:r>
          </w:p>
        </w:tc>
        <w:tc>
          <w:tcPr>
            <w:tcW w:w="1440" w:type="dxa"/>
          </w:tcPr>
          <w:p w14:paraId="4C3FA756" w14:textId="77777777" w:rsidR="00B11855" w:rsidRPr="001F42D3" w:rsidRDefault="00B11855" w:rsidP="00805BA1">
            <w:pPr>
              <w:pStyle w:val="TableEntry"/>
            </w:pPr>
          </w:p>
        </w:tc>
        <w:tc>
          <w:tcPr>
            <w:tcW w:w="1555" w:type="dxa"/>
          </w:tcPr>
          <w:p w14:paraId="41037D70" w14:textId="77777777" w:rsidR="00B11855" w:rsidRPr="001F42D3" w:rsidRDefault="003D003E" w:rsidP="00805BA1">
            <w:pPr>
              <w:pStyle w:val="TableEntry"/>
            </w:pPr>
            <w:r w:rsidRPr="001F42D3">
              <w:t>2.A.74</w:t>
            </w:r>
          </w:p>
        </w:tc>
      </w:tr>
      <w:tr w:rsidR="00C40FD5" w:rsidRPr="001F42D3" w14:paraId="56DC27B6" w14:textId="77777777" w:rsidTr="005C1693">
        <w:trPr>
          <w:cantSplit/>
          <w:jc w:val="center"/>
        </w:trPr>
        <w:tc>
          <w:tcPr>
            <w:tcW w:w="797" w:type="dxa"/>
          </w:tcPr>
          <w:p w14:paraId="3A67A934" w14:textId="77777777" w:rsidR="00B11855" w:rsidRPr="001F42D3" w:rsidRDefault="003D003E" w:rsidP="00805BA1">
            <w:pPr>
              <w:pStyle w:val="TableEntry"/>
            </w:pPr>
            <w:r w:rsidRPr="001F42D3">
              <w:t>8</w:t>
            </w:r>
          </w:p>
        </w:tc>
        <w:tc>
          <w:tcPr>
            <w:tcW w:w="927" w:type="dxa"/>
          </w:tcPr>
          <w:p w14:paraId="35D2F5CD" w14:textId="77777777" w:rsidR="00B11855" w:rsidRPr="001F42D3" w:rsidRDefault="003D003E" w:rsidP="00805BA1">
            <w:pPr>
              <w:pStyle w:val="TableEntry"/>
            </w:pPr>
            <w:r w:rsidRPr="001F42D3">
              <w:t>10</w:t>
            </w:r>
          </w:p>
        </w:tc>
        <w:tc>
          <w:tcPr>
            <w:tcW w:w="641" w:type="dxa"/>
          </w:tcPr>
          <w:p w14:paraId="792C7F01" w14:textId="77777777" w:rsidR="00B11855" w:rsidRPr="001F42D3" w:rsidRDefault="003D003E" w:rsidP="00805BA1">
            <w:pPr>
              <w:pStyle w:val="TableEntry"/>
            </w:pPr>
            <w:r w:rsidRPr="001F42D3">
              <w:t>ST</w:t>
            </w:r>
          </w:p>
        </w:tc>
        <w:tc>
          <w:tcPr>
            <w:tcW w:w="985" w:type="dxa"/>
          </w:tcPr>
          <w:p w14:paraId="3B1138C8" w14:textId="77777777" w:rsidR="00B11855" w:rsidRPr="001F42D3" w:rsidRDefault="003D003E" w:rsidP="00805BA1">
            <w:pPr>
              <w:pStyle w:val="TableEntry"/>
            </w:pPr>
            <w:r w:rsidRPr="001F42D3">
              <w:t>X</w:t>
            </w:r>
          </w:p>
        </w:tc>
        <w:tc>
          <w:tcPr>
            <w:tcW w:w="886" w:type="dxa"/>
          </w:tcPr>
          <w:p w14:paraId="1EBC2E65" w14:textId="77777777" w:rsidR="00B11855" w:rsidRPr="001F42D3" w:rsidRDefault="003D003E" w:rsidP="00805BA1">
            <w:pPr>
              <w:pStyle w:val="TableEntry"/>
            </w:pPr>
            <w:r w:rsidRPr="001F42D3">
              <w:t>[0..0]</w:t>
            </w:r>
          </w:p>
        </w:tc>
        <w:tc>
          <w:tcPr>
            <w:tcW w:w="874" w:type="dxa"/>
          </w:tcPr>
          <w:p w14:paraId="344C9516" w14:textId="77777777" w:rsidR="00B11855" w:rsidRPr="001F42D3" w:rsidRDefault="00B11855" w:rsidP="00805BA1">
            <w:pPr>
              <w:pStyle w:val="TableEntry"/>
            </w:pPr>
          </w:p>
        </w:tc>
        <w:tc>
          <w:tcPr>
            <w:tcW w:w="1485" w:type="dxa"/>
          </w:tcPr>
          <w:p w14:paraId="79002FE6" w14:textId="77777777" w:rsidR="00B11855" w:rsidRPr="001F42D3" w:rsidRDefault="003D003E" w:rsidP="00805BA1">
            <w:pPr>
              <w:pStyle w:val="TableEntry"/>
            </w:pPr>
            <w:r w:rsidRPr="001F42D3">
              <w:t>Alternate Coding System Version ID</w:t>
            </w:r>
          </w:p>
        </w:tc>
        <w:tc>
          <w:tcPr>
            <w:tcW w:w="1440" w:type="dxa"/>
          </w:tcPr>
          <w:p w14:paraId="173A92A1" w14:textId="77777777" w:rsidR="00B11855" w:rsidRPr="001F42D3" w:rsidRDefault="00B11855" w:rsidP="00805BA1">
            <w:pPr>
              <w:pStyle w:val="TableEntry"/>
            </w:pPr>
          </w:p>
        </w:tc>
        <w:tc>
          <w:tcPr>
            <w:tcW w:w="1555" w:type="dxa"/>
          </w:tcPr>
          <w:p w14:paraId="3D17D892" w14:textId="77777777" w:rsidR="00B11855" w:rsidRPr="001F42D3" w:rsidRDefault="003D003E" w:rsidP="00805BA1">
            <w:pPr>
              <w:pStyle w:val="TableEntry"/>
            </w:pPr>
            <w:r w:rsidRPr="001F42D3">
              <w:t>2.A.74</w:t>
            </w:r>
          </w:p>
        </w:tc>
      </w:tr>
      <w:tr w:rsidR="00C40FD5" w:rsidRPr="001F42D3" w14:paraId="3CF4EE35" w14:textId="77777777" w:rsidTr="005C1693">
        <w:trPr>
          <w:cantSplit/>
          <w:jc w:val="center"/>
        </w:trPr>
        <w:tc>
          <w:tcPr>
            <w:tcW w:w="797" w:type="dxa"/>
          </w:tcPr>
          <w:p w14:paraId="56EC66AE" w14:textId="77777777" w:rsidR="00B11855" w:rsidRPr="001F42D3" w:rsidRDefault="003D003E" w:rsidP="00805BA1">
            <w:pPr>
              <w:pStyle w:val="TableEntry"/>
            </w:pPr>
            <w:r w:rsidRPr="001F42D3">
              <w:t>9</w:t>
            </w:r>
          </w:p>
        </w:tc>
        <w:tc>
          <w:tcPr>
            <w:tcW w:w="927" w:type="dxa"/>
          </w:tcPr>
          <w:p w14:paraId="462BFAD3" w14:textId="77777777" w:rsidR="00B11855" w:rsidRPr="001F42D3" w:rsidRDefault="003D003E" w:rsidP="00805BA1">
            <w:pPr>
              <w:pStyle w:val="TableEntry"/>
            </w:pPr>
            <w:r w:rsidRPr="001F42D3">
              <w:t>199</w:t>
            </w:r>
          </w:p>
        </w:tc>
        <w:tc>
          <w:tcPr>
            <w:tcW w:w="641" w:type="dxa"/>
          </w:tcPr>
          <w:p w14:paraId="204253C9" w14:textId="77777777" w:rsidR="00B11855" w:rsidRPr="001F42D3" w:rsidRDefault="003D003E" w:rsidP="00805BA1">
            <w:pPr>
              <w:pStyle w:val="TableEntry"/>
            </w:pPr>
            <w:r w:rsidRPr="001F42D3">
              <w:t>ST</w:t>
            </w:r>
          </w:p>
        </w:tc>
        <w:tc>
          <w:tcPr>
            <w:tcW w:w="985" w:type="dxa"/>
          </w:tcPr>
          <w:p w14:paraId="2B950569" w14:textId="77777777" w:rsidR="00B11855" w:rsidRPr="001F42D3" w:rsidRDefault="003D003E" w:rsidP="00805BA1">
            <w:pPr>
              <w:pStyle w:val="TableEntry"/>
            </w:pPr>
            <w:r w:rsidRPr="001F42D3">
              <w:t>X</w:t>
            </w:r>
          </w:p>
        </w:tc>
        <w:tc>
          <w:tcPr>
            <w:tcW w:w="886" w:type="dxa"/>
          </w:tcPr>
          <w:p w14:paraId="0EFD5A40" w14:textId="77777777" w:rsidR="00B11855" w:rsidRPr="001F42D3" w:rsidRDefault="003D003E" w:rsidP="00805BA1">
            <w:pPr>
              <w:pStyle w:val="TableEntry"/>
            </w:pPr>
            <w:r w:rsidRPr="001F42D3">
              <w:t>[0..0]</w:t>
            </w:r>
          </w:p>
        </w:tc>
        <w:tc>
          <w:tcPr>
            <w:tcW w:w="874" w:type="dxa"/>
          </w:tcPr>
          <w:p w14:paraId="287BF935" w14:textId="77777777" w:rsidR="00B11855" w:rsidRPr="001F42D3" w:rsidRDefault="00B11855" w:rsidP="00805BA1">
            <w:pPr>
              <w:pStyle w:val="TableEntry"/>
            </w:pPr>
          </w:p>
        </w:tc>
        <w:tc>
          <w:tcPr>
            <w:tcW w:w="1485" w:type="dxa"/>
          </w:tcPr>
          <w:p w14:paraId="37142352" w14:textId="77777777" w:rsidR="00B11855" w:rsidRPr="001F42D3" w:rsidRDefault="003D003E" w:rsidP="00805BA1">
            <w:pPr>
              <w:pStyle w:val="TableEntry"/>
            </w:pPr>
            <w:r w:rsidRPr="001F42D3">
              <w:t>Original Text</w:t>
            </w:r>
          </w:p>
        </w:tc>
        <w:tc>
          <w:tcPr>
            <w:tcW w:w="1440" w:type="dxa"/>
          </w:tcPr>
          <w:p w14:paraId="1A9BDC0E" w14:textId="77777777" w:rsidR="00B11855" w:rsidRPr="001F42D3" w:rsidRDefault="00B11855" w:rsidP="00805BA1">
            <w:pPr>
              <w:pStyle w:val="TableEntry"/>
            </w:pPr>
          </w:p>
        </w:tc>
        <w:tc>
          <w:tcPr>
            <w:tcW w:w="1555" w:type="dxa"/>
          </w:tcPr>
          <w:p w14:paraId="6855C1B3" w14:textId="77777777" w:rsidR="00B11855" w:rsidRPr="001F42D3" w:rsidRDefault="003D003E" w:rsidP="00805BA1">
            <w:pPr>
              <w:pStyle w:val="TableEntry"/>
            </w:pPr>
            <w:r w:rsidRPr="001F42D3">
              <w:t>2.A.74</w:t>
            </w:r>
          </w:p>
        </w:tc>
      </w:tr>
    </w:tbl>
    <w:p w14:paraId="1B633C9A" w14:textId="7DD1A323" w:rsidR="00B11855" w:rsidRPr="001F42D3" w:rsidRDefault="003D003E" w:rsidP="004574FE">
      <w:pPr>
        <w:pStyle w:val="Note"/>
        <w:ind w:left="0" w:hanging="2"/>
      </w:pPr>
      <w:r w:rsidRPr="001F42D3">
        <w:t>Definition: This data type transmits codes</w:t>
      </w:r>
      <w:r w:rsidR="00471147" w:rsidRPr="001F42D3">
        <w:t>,</w:t>
      </w:r>
      <w:r w:rsidRPr="001F42D3">
        <w:t xml:space="preserve"> and the text </w:t>
      </w:r>
      <w:proofErr w:type="gramStart"/>
      <w:r w:rsidRPr="001F42D3">
        <w:t>associated</w:t>
      </w:r>
      <w:proofErr w:type="gramEnd"/>
      <w:r w:rsidRPr="001F42D3">
        <w:t xml:space="preserve"> with the code.</w:t>
      </w:r>
    </w:p>
    <w:tbl>
      <w:tblPr>
        <w:tblW w:w="0" w:type="auto"/>
        <w:tblLayout w:type="fixed"/>
        <w:tblLook w:val="04A0" w:firstRow="1" w:lastRow="0" w:firstColumn="1" w:lastColumn="0" w:noHBand="0" w:noVBand="1"/>
      </w:tblPr>
      <w:tblGrid>
        <w:gridCol w:w="9576"/>
      </w:tblGrid>
      <w:tr w:rsidR="00B11855" w:rsidRPr="001F42D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1F42D3" w:rsidRDefault="003D003E" w:rsidP="004574FE">
            <w:pPr>
              <w:pStyle w:val="Note"/>
              <w:ind w:left="0" w:hanging="2"/>
            </w:pPr>
            <w:r w:rsidRPr="001F42D3">
              <w:t>Maximum Length: 705</w:t>
            </w:r>
          </w:p>
        </w:tc>
      </w:tr>
    </w:tbl>
    <w:p w14:paraId="6ADD74E7" w14:textId="77777777" w:rsidR="00B11855" w:rsidRPr="001F42D3" w:rsidRDefault="003D003E" w:rsidP="004574FE">
      <w:pPr>
        <w:pStyle w:val="Note"/>
        <w:ind w:left="0" w:hanging="2"/>
      </w:pPr>
      <w:r w:rsidRPr="001F42D3">
        <w:t>Where:</w:t>
      </w:r>
    </w:p>
    <w:p w14:paraId="4CDAA127" w14:textId="4845BA77" w:rsidR="00B11855" w:rsidRPr="001F42D3" w:rsidRDefault="003D003E" w:rsidP="004574FE">
      <w:pPr>
        <w:pStyle w:val="Note"/>
        <w:ind w:left="0" w:hanging="2"/>
      </w:pPr>
      <w:r w:rsidRPr="001F42D3">
        <w:t>Nomenclature Code is the string representation of the decimal value corresponding to the context free 32bit representation of the Nomenclature Code</w:t>
      </w:r>
    </w:p>
    <w:p w14:paraId="7A6529E9" w14:textId="77777777" w:rsidR="00B11855" w:rsidRPr="001F42D3" w:rsidRDefault="003D003E" w:rsidP="004574FE">
      <w:pPr>
        <w:pStyle w:val="Note"/>
        <w:ind w:left="0" w:hanging="2"/>
      </w:pPr>
      <w:r w:rsidRPr="001F42D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1F42D3" w:rsidRDefault="003D003E" w:rsidP="004574FE">
      <w:pPr>
        <w:pStyle w:val="Note"/>
        <w:ind w:left="0" w:hanging="2"/>
      </w:pPr>
      <w:r w:rsidRPr="001F42D3">
        <w:t>For example, for the "Device Type" Nomenclature, the Device Type discriminator is as follows:</w:t>
      </w:r>
    </w:p>
    <w:p w14:paraId="74C4CF07" w14:textId="77777777" w:rsidR="00B11855" w:rsidRPr="001F42D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1F42D3" w14:paraId="123BB79C" w14:textId="77777777" w:rsidTr="00EB7483">
        <w:trPr>
          <w:cantSplit/>
          <w:jc w:val="center"/>
        </w:trPr>
        <w:tc>
          <w:tcPr>
            <w:tcW w:w="2988" w:type="dxa"/>
            <w:shd w:val="clear" w:color="auto" w:fill="D9D9D9"/>
          </w:tcPr>
          <w:p w14:paraId="3D472898" w14:textId="77777777" w:rsidR="00B11855" w:rsidRPr="001F42D3" w:rsidRDefault="003D003E" w:rsidP="000A5604">
            <w:pPr>
              <w:pStyle w:val="TableEntryHeader"/>
            </w:pPr>
            <w:r w:rsidRPr="001F42D3">
              <w:t>Ref ID variant</w:t>
            </w:r>
          </w:p>
        </w:tc>
        <w:tc>
          <w:tcPr>
            <w:tcW w:w="2880" w:type="dxa"/>
            <w:shd w:val="clear" w:color="auto" w:fill="D9D9D9"/>
          </w:tcPr>
          <w:p w14:paraId="6DED1C2B" w14:textId="77777777" w:rsidR="00B11855" w:rsidRPr="001F42D3" w:rsidRDefault="003D003E" w:rsidP="000A5604">
            <w:pPr>
              <w:pStyle w:val="TableEntryHeader"/>
            </w:pPr>
            <w:r w:rsidRPr="001F42D3">
              <w:t>Description</w:t>
            </w:r>
          </w:p>
        </w:tc>
        <w:tc>
          <w:tcPr>
            <w:tcW w:w="2880" w:type="dxa"/>
            <w:shd w:val="clear" w:color="auto" w:fill="D9D9D9"/>
          </w:tcPr>
          <w:p w14:paraId="3C5E8C5E" w14:textId="77777777" w:rsidR="00B11855" w:rsidRPr="001F42D3" w:rsidRDefault="003D003E" w:rsidP="000A5604">
            <w:pPr>
              <w:pStyle w:val="TableEntryHeader"/>
            </w:pPr>
            <w:r w:rsidRPr="001F42D3">
              <w:t>Term Code Offset</w:t>
            </w:r>
          </w:p>
        </w:tc>
      </w:tr>
      <w:tr w:rsidR="00B11855" w:rsidRPr="001F42D3" w14:paraId="3D73CEE2" w14:textId="77777777" w:rsidTr="006C0E8E">
        <w:trPr>
          <w:cantSplit/>
          <w:jc w:val="center"/>
        </w:trPr>
        <w:tc>
          <w:tcPr>
            <w:tcW w:w="2988" w:type="dxa"/>
          </w:tcPr>
          <w:p w14:paraId="17FF9DC3" w14:textId="77777777" w:rsidR="00B11855" w:rsidRPr="001F42D3" w:rsidRDefault="003D003E" w:rsidP="000A5604">
            <w:pPr>
              <w:pStyle w:val="TableEntry"/>
            </w:pPr>
            <w:r w:rsidRPr="001F42D3">
              <w:t>DEV</w:t>
            </w:r>
          </w:p>
        </w:tc>
        <w:tc>
          <w:tcPr>
            <w:tcW w:w="2880" w:type="dxa"/>
          </w:tcPr>
          <w:p w14:paraId="4453FD42" w14:textId="77777777" w:rsidR="00B11855" w:rsidRPr="001F42D3" w:rsidRDefault="003D003E" w:rsidP="000A5604">
            <w:pPr>
              <w:pStyle w:val="TableEntry"/>
            </w:pPr>
            <w:r w:rsidRPr="001F42D3">
              <w:t>Not otherwise specified</w:t>
            </w:r>
          </w:p>
        </w:tc>
        <w:tc>
          <w:tcPr>
            <w:tcW w:w="2880" w:type="dxa"/>
          </w:tcPr>
          <w:p w14:paraId="6527A863" w14:textId="77777777" w:rsidR="00B11855" w:rsidRPr="001F42D3" w:rsidRDefault="003D003E" w:rsidP="000A5604">
            <w:pPr>
              <w:pStyle w:val="TableEntry"/>
            </w:pPr>
            <w:r w:rsidRPr="001F42D3">
              <w:t>0</w:t>
            </w:r>
          </w:p>
        </w:tc>
      </w:tr>
      <w:tr w:rsidR="00B11855" w:rsidRPr="001F42D3" w14:paraId="05045D88" w14:textId="77777777" w:rsidTr="006C0E8E">
        <w:trPr>
          <w:cantSplit/>
          <w:jc w:val="center"/>
        </w:trPr>
        <w:tc>
          <w:tcPr>
            <w:tcW w:w="2988" w:type="dxa"/>
          </w:tcPr>
          <w:p w14:paraId="1ED483AE" w14:textId="77777777" w:rsidR="00B11855" w:rsidRPr="001F42D3" w:rsidRDefault="003D003E" w:rsidP="000A5604">
            <w:pPr>
              <w:pStyle w:val="TableEntry"/>
            </w:pPr>
            <w:r w:rsidRPr="001F42D3">
              <w:t>MDS</w:t>
            </w:r>
          </w:p>
        </w:tc>
        <w:tc>
          <w:tcPr>
            <w:tcW w:w="2880" w:type="dxa"/>
          </w:tcPr>
          <w:p w14:paraId="59CC59F0" w14:textId="77777777" w:rsidR="00B11855" w:rsidRPr="001F42D3" w:rsidRDefault="003D003E" w:rsidP="000A5604">
            <w:pPr>
              <w:pStyle w:val="TableEntry"/>
            </w:pPr>
            <w:r w:rsidRPr="001F42D3">
              <w:t>Medical Device System</w:t>
            </w:r>
          </w:p>
        </w:tc>
        <w:tc>
          <w:tcPr>
            <w:tcW w:w="2880" w:type="dxa"/>
          </w:tcPr>
          <w:p w14:paraId="0FA34114" w14:textId="77777777" w:rsidR="00B11855" w:rsidRPr="001F42D3" w:rsidRDefault="003D003E" w:rsidP="000A5604">
            <w:pPr>
              <w:pStyle w:val="TableEntry"/>
            </w:pPr>
            <w:r w:rsidRPr="001F42D3">
              <w:t>1</w:t>
            </w:r>
          </w:p>
        </w:tc>
      </w:tr>
      <w:tr w:rsidR="00B11855" w:rsidRPr="001F42D3" w14:paraId="5F49A6B5" w14:textId="77777777" w:rsidTr="006C0E8E">
        <w:trPr>
          <w:cantSplit/>
          <w:jc w:val="center"/>
        </w:trPr>
        <w:tc>
          <w:tcPr>
            <w:tcW w:w="2988" w:type="dxa"/>
          </w:tcPr>
          <w:p w14:paraId="1384E5E7" w14:textId="77777777" w:rsidR="00B11855" w:rsidRPr="001F42D3" w:rsidRDefault="003D003E" w:rsidP="000A5604">
            <w:pPr>
              <w:pStyle w:val="TableEntry"/>
            </w:pPr>
            <w:r w:rsidRPr="001F42D3">
              <w:t>VMD</w:t>
            </w:r>
          </w:p>
        </w:tc>
        <w:tc>
          <w:tcPr>
            <w:tcW w:w="2880" w:type="dxa"/>
          </w:tcPr>
          <w:p w14:paraId="6C748AEF" w14:textId="77777777" w:rsidR="00B11855" w:rsidRPr="001F42D3" w:rsidRDefault="003D003E" w:rsidP="000A5604">
            <w:pPr>
              <w:pStyle w:val="TableEntry"/>
            </w:pPr>
            <w:r w:rsidRPr="001F42D3">
              <w:t>Virtual Medical Device</w:t>
            </w:r>
          </w:p>
        </w:tc>
        <w:tc>
          <w:tcPr>
            <w:tcW w:w="2880" w:type="dxa"/>
          </w:tcPr>
          <w:p w14:paraId="4E02DF9F" w14:textId="77777777" w:rsidR="00B11855" w:rsidRPr="001F42D3" w:rsidRDefault="003D003E" w:rsidP="000A5604">
            <w:pPr>
              <w:pStyle w:val="TableEntry"/>
            </w:pPr>
            <w:r w:rsidRPr="001F42D3">
              <w:t>2</w:t>
            </w:r>
          </w:p>
        </w:tc>
      </w:tr>
      <w:tr w:rsidR="00B11855" w:rsidRPr="001F42D3" w14:paraId="76DC65B7" w14:textId="77777777" w:rsidTr="006C0E8E">
        <w:trPr>
          <w:cantSplit/>
          <w:jc w:val="center"/>
        </w:trPr>
        <w:tc>
          <w:tcPr>
            <w:tcW w:w="2988" w:type="dxa"/>
          </w:tcPr>
          <w:p w14:paraId="278D66B1" w14:textId="77777777" w:rsidR="00B11855" w:rsidRPr="001F42D3" w:rsidRDefault="003D003E" w:rsidP="000A5604">
            <w:pPr>
              <w:pStyle w:val="TableEntry"/>
            </w:pPr>
            <w:r w:rsidRPr="001F42D3">
              <w:t>CHAN</w:t>
            </w:r>
          </w:p>
        </w:tc>
        <w:tc>
          <w:tcPr>
            <w:tcW w:w="2880" w:type="dxa"/>
          </w:tcPr>
          <w:p w14:paraId="76A94E38" w14:textId="77777777" w:rsidR="00B11855" w:rsidRPr="001F42D3" w:rsidRDefault="003D003E" w:rsidP="000A5604">
            <w:pPr>
              <w:pStyle w:val="TableEntry"/>
            </w:pPr>
            <w:r w:rsidRPr="001F42D3">
              <w:t>Channel</w:t>
            </w:r>
          </w:p>
        </w:tc>
        <w:tc>
          <w:tcPr>
            <w:tcW w:w="2880" w:type="dxa"/>
          </w:tcPr>
          <w:p w14:paraId="582AA3D7" w14:textId="77777777" w:rsidR="00B11855" w:rsidRPr="001F42D3" w:rsidRDefault="003D003E" w:rsidP="000A5604">
            <w:pPr>
              <w:pStyle w:val="TableEntry"/>
            </w:pPr>
            <w:r w:rsidRPr="001F42D3">
              <w:t>3</w:t>
            </w:r>
          </w:p>
        </w:tc>
      </w:tr>
    </w:tbl>
    <w:p w14:paraId="5AD1530B" w14:textId="0EB4FF84" w:rsidR="00B11855" w:rsidRPr="001F42D3" w:rsidRDefault="003D003E" w:rsidP="004574FE">
      <w:pPr>
        <w:pStyle w:val="BodyText"/>
      </w:pPr>
      <w:r w:rsidRPr="001F42D3">
        <w:lastRenderedPageBreak/>
        <w:t xml:space="preserve">Nomenclature codes are obtained from IEEE-11073-10101 Medical Device Communications – Nomenclature where available. Additional codes that are not yet standardized are contained in the Rosetta Terminology Mapping (see </w:t>
      </w:r>
      <w:r w:rsidR="006E73C1" w:rsidRPr="001F42D3">
        <w:t>IHE Devices Technical Framework</w:t>
      </w:r>
      <w:r w:rsidRPr="001F42D3">
        <w:t xml:space="preserve"> Volume 3).</w:t>
      </w:r>
    </w:p>
    <w:p w14:paraId="2B6BC5EF" w14:textId="77777777" w:rsidR="00B11855" w:rsidRPr="001F42D3" w:rsidRDefault="003D003E" w:rsidP="004574FE">
      <w:pPr>
        <w:pStyle w:val="BodyText"/>
      </w:pPr>
      <w:r w:rsidRPr="001F42D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1F42D3" w:rsidRDefault="003D003E" w:rsidP="00CF5627">
      <w:pPr>
        <w:pStyle w:val="BodyText"/>
      </w:pPr>
      <w:r w:rsidRPr="001F42D3">
        <w:t>The OBX-3 representation is “69641^MDC_DEV_ANALY_SAT_O2_MDS^MDC"</w:t>
      </w:r>
    </w:p>
    <w:p w14:paraId="557E18B1" w14:textId="77777777" w:rsidR="00B11855" w:rsidRPr="001F42D3" w:rsidRDefault="003D003E" w:rsidP="004574FE">
      <w:pPr>
        <w:pStyle w:val="BodyText"/>
      </w:pPr>
      <w:r w:rsidRPr="001F42D3">
        <w:t xml:space="preserve">The Virtual Medical Device variants </w:t>
      </w:r>
      <w:proofErr w:type="gramStart"/>
      <w:r w:rsidRPr="001F42D3">
        <w:t>are:</w:t>
      </w:r>
      <w:proofErr w:type="gramEnd"/>
      <w:r w:rsidRPr="001F42D3">
        <w:t xml:space="preserve"> MDC_DEV_ANALY_SAT_O2_VMD </w:t>
      </w:r>
      <w:r w:rsidR="00BC5827" w:rsidRPr="001F42D3">
        <w:t>69642</w:t>
      </w:r>
      <w:r w:rsidRPr="001F42D3">
        <w:t>, and "69642^ MDC_DEV_ANALY_SAT_O2_VMD^MDC" in OBX-3 representation.</w:t>
      </w:r>
    </w:p>
    <w:p w14:paraId="61861CEF" w14:textId="3D46CCF5" w:rsidR="00B11855" w:rsidRPr="001F42D3" w:rsidRDefault="003D003E" w:rsidP="004574FE">
      <w:pPr>
        <w:pStyle w:val="BodyText"/>
      </w:pPr>
      <w:r w:rsidRPr="001F42D3">
        <w:t xml:space="preserve">To distinguish between periodic and aperiodic data, map from the IEEE 11073 Metric Access to </w:t>
      </w:r>
      <w:r w:rsidR="006D613E" w:rsidRPr="001F42D3">
        <w:t>HL7</w:t>
      </w:r>
      <w:r w:rsidR="00995105" w:rsidRPr="001F42D3">
        <w:t xml:space="preserve"> </w:t>
      </w:r>
      <w:r w:rsidRPr="001F42D3">
        <w:t xml:space="preserve">and code in OBX-17. This is used where you want to distinguish periodic, aperiodic etc. Metric Category also provides </w:t>
      </w:r>
      <w:r w:rsidR="002B3E76" w:rsidRPr="001F42D3">
        <w:t xml:space="preserve">a </w:t>
      </w:r>
      <w:r w:rsidRPr="001F42D3">
        <w:t>distinction between manual and automatic.</w:t>
      </w:r>
    </w:p>
    <w:p w14:paraId="7110E678" w14:textId="77777777" w:rsidR="00B11855" w:rsidRPr="001F42D3" w:rsidRDefault="003D003E" w:rsidP="004574FE">
      <w:pPr>
        <w:pStyle w:val="BodyText"/>
      </w:pPr>
      <w:r w:rsidRPr="001F42D3">
        <w:t>Examples of device data (as opposed to patient data) that may be included to allow a receiving system to have a better record of the nature and status of a device are:</w:t>
      </w:r>
    </w:p>
    <w:p w14:paraId="30668E25" w14:textId="5FB7D1D0" w:rsidR="00B11855" w:rsidRPr="001F42D3" w:rsidRDefault="003D003E" w:rsidP="004574FE">
      <w:pPr>
        <w:pStyle w:val="BodyText"/>
      </w:pPr>
      <w:r w:rsidRPr="001F42D3">
        <w:t xml:space="preserve">MDC_ATTR_SYS_TYPE is used to describe the type of </w:t>
      </w:r>
      <w:r w:rsidR="00EE3242" w:rsidRPr="001F42D3">
        <w:t>de</w:t>
      </w:r>
      <w:r w:rsidR="00F72311" w:rsidRPr="001F42D3">
        <w:t>vice</w:t>
      </w:r>
      <w:r w:rsidRPr="001F42D3">
        <w:t xml:space="preserve"> such as monitor, ventilator, infusion pump, and shall be mapped at the MDS level in the OBX with the value described by OBX-3.</w:t>
      </w:r>
    </w:p>
    <w:p w14:paraId="6967E15A" w14:textId="77777777" w:rsidR="00B11855" w:rsidRPr="001F42D3" w:rsidRDefault="003D003E" w:rsidP="004574FE">
      <w:pPr>
        <w:pStyle w:val="BodyText"/>
      </w:pPr>
      <w:r w:rsidRPr="001F42D3">
        <w:t>MDC_ATTR_ID_MODEL is used to provide device vendor/model and shall be mapped at the MDS level in the OBX with the value described by OBX-3.</w:t>
      </w:r>
    </w:p>
    <w:p w14:paraId="513D3793" w14:textId="77777777" w:rsidR="00B11855" w:rsidRPr="001F42D3" w:rsidRDefault="003D003E" w:rsidP="004574FE">
      <w:pPr>
        <w:pStyle w:val="BodyText"/>
      </w:pPr>
      <w:r w:rsidRPr="001F42D3">
        <w:t xml:space="preserve">The unique identification of the </w:t>
      </w:r>
      <w:proofErr w:type="gramStart"/>
      <w:r w:rsidRPr="001F42D3">
        <w:t>particular instance</w:t>
      </w:r>
      <w:proofErr w:type="gramEnd"/>
      <w:r w:rsidRPr="001F42D3">
        <w:t xml:space="preserve"> of the device is put in OBX-18.</w:t>
      </w:r>
    </w:p>
    <w:p w14:paraId="3489E23D" w14:textId="77777777" w:rsidR="00B11855" w:rsidRPr="001F42D3" w:rsidRDefault="003D003E" w:rsidP="004574FE">
      <w:pPr>
        <w:pStyle w:val="BodyText"/>
      </w:pPr>
      <w:r w:rsidRPr="001F42D3">
        <w:t xml:space="preserve">MDC_ATTR_VMS_MDS_STAT describes states - disconnected, configuring, operating, terminating, disassociated, reconfiguring. </w:t>
      </w:r>
    </w:p>
    <w:p w14:paraId="28B8FDDA" w14:textId="77777777" w:rsidR="00B11855" w:rsidRPr="001F42D3" w:rsidRDefault="003D003E" w:rsidP="004574FE">
      <w:pPr>
        <w:pStyle w:val="BodyText"/>
      </w:pPr>
      <w:r w:rsidRPr="001F42D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3A62BC95" w:rsidR="00B11855" w:rsidRPr="001F42D3" w:rsidRDefault="003D003E" w:rsidP="004574FE">
      <w:pPr>
        <w:pStyle w:val="BodyText"/>
      </w:pPr>
      <w:r w:rsidRPr="001F42D3">
        <w:t xml:space="preserve">See the Rosetta Terminology Mapping documents referenced in </w:t>
      </w:r>
      <w:r w:rsidR="006E73C1" w:rsidRPr="001F42D3">
        <w:t>IHE Devices Technical Framework</w:t>
      </w:r>
      <w:r w:rsidR="00DA4C12" w:rsidRPr="001F42D3">
        <w:t xml:space="preserve"> Vol. 3</w:t>
      </w:r>
      <w:r w:rsidRPr="001F42D3">
        <w:t xml:space="preserve"> for further examples of device data.</w:t>
      </w:r>
    </w:p>
    <w:p w14:paraId="07E20909" w14:textId="77777777" w:rsidR="00B11855" w:rsidRPr="001F42D3" w:rsidRDefault="00B11855" w:rsidP="004574FE">
      <w:pPr>
        <w:pStyle w:val="BodyText"/>
      </w:pPr>
    </w:p>
    <w:p w14:paraId="05815CD7" w14:textId="5980A7CA" w:rsidR="00B11855" w:rsidRPr="001F42D3" w:rsidRDefault="00800492" w:rsidP="00B34AEB">
      <w:pPr>
        <w:pStyle w:val="Heading1"/>
        <w:numPr>
          <w:ilvl w:val="0"/>
          <w:numId w:val="0"/>
        </w:numPr>
        <w:rPr>
          <w:noProof w:val="0"/>
        </w:rPr>
      </w:pPr>
      <w:bookmarkStart w:id="746" w:name="_Ref400458280"/>
      <w:bookmarkStart w:id="747" w:name="_Toc401769851"/>
      <w:bookmarkStart w:id="748" w:name="_Toc181625216"/>
      <w:r w:rsidRPr="001F42D3">
        <w:rPr>
          <w:noProof w:val="0"/>
        </w:rPr>
        <w:lastRenderedPageBreak/>
        <w:t xml:space="preserve">Appendix B </w:t>
      </w:r>
      <w:r w:rsidR="003D003E" w:rsidRPr="001F42D3">
        <w:rPr>
          <w:noProof w:val="0"/>
        </w:rPr>
        <w:t>Common Segment Descriptions</w:t>
      </w:r>
      <w:bookmarkEnd w:id="746"/>
      <w:bookmarkEnd w:id="747"/>
      <w:bookmarkEnd w:id="748"/>
    </w:p>
    <w:p w14:paraId="4ED34AEB" w14:textId="0405DDD3" w:rsidR="00B11855" w:rsidRPr="001F42D3" w:rsidRDefault="00800492" w:rsidP="00B34AEB">
      <w:pPr>
        <w:pStyle w:val="Heading2"/>
        <w:numPr>
          <w:ilvl w:val="0"/>
          <w:numId w:val="0"/>
        </w:numPr>
        <w:rPr>
          <w:noProof w:val="0"/>
        </w:rPr>
      </w:pPr>
      <w:bookmarkStart w:id="749" w:name="_Toc401769852"/>
      <w:bookmarkStart w:id="750" w:name="_Toc181625217"/>
      <w:r w:rsidRPr="001F42D3">
        <w:rPr>
          <w:noProof w:val="0"/>
        </w:rPr>
        <w:t xml:space="preserve">B.1 </w:t>
      </w:r>
      <w:r w:rsidR="003D003E" w:rsidRPr="001F42D3">
        <w:rPr>
          <w:noProof w:val="0"/>
        </w:rPr>
        <w:t>MSH – Message Header Segment</w:t>
      </w:r>
      <w:bookmarkEnd w:id="749"/>
      <w:bookmarkEnd w:id="750"/>
    </w:p>
    <w:p w14:paraId="1AEDF6A9" w14:textId="571ECABA" w:rsidR="00B11855" w:rsidRPr="001F42D3" w:rsidRDefault="003D003E" w:rsidP="000A5604">
      <w:pPr>
        <w:pStyle w:val="BodyText"/>
      </w:pPr>
      <w:r w:rsidRPr="001F42D3">
        <w:t xml:space="preserve">See </w:t>
      </w:r>
      <w:r w:rsidR="006D613E" w:rsidRPr="001F42D3">
        <w:t>HL7</w:t>
      </w:r>
      <w:r w:rsidR="00995105" w:rsidRPr="001F42D3">
        <w:t xml:space="preserve"> </w:t>
      </w:r>
      <w:r w:rsidRPr="001F42D3">
        <w:t>v2.6: chapter 2 (2.14.9)</w:t>
      </w:r>
    </w:p>
    <w:p w14:paraId="361C6A57" w14:textId="77777777" w:rsidR="00B11855" w:rsidRPr="001F42D3" w:rsidRDefault="003D003E" w:rsidP="000A5604">
      <w:pPr>
        <w:pStyle w:val="BodyText"/>
      </w:pPr>
      <w:r w:rsidRPr="001F42D3">
        <w:t>This segment defines the intent, source, destination, and some specifics of the syntax of a message.</w:t>
      </w:r>
    </w:p>
    <w:p w14:paraId="580D94FB" w14:textId="77777777" w:rsidR="00B11855" w:rsidRPr="001F42D3" w:rsidRDefault="003D003E" w:rsidP="00CF5627">
      <w:pPr>
        <w:pStyle w:val="TableTitle"/>
      </w:pPr>
      <w:r w:rsidRPr="001F42D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1F42D3" w14:paraId="4416985F" w14:textId="77777777" w:rsidTr="00EB7483">
        <w:trPr>
          <w:cantSplit/>
          <w:tblHeader/>
          <w:jc w:val="center"/>
        </w:trPr>
        <w:tc>
          <w:tcPr>
            <w:tcW w:w="975" w:type="dxa"/>
            <w:shd w:val="clear" w:color="auto" w:fill="D9D9D9"/>
          </w:tcPr>
          <w:p w14:paraId="1C194AE9" w14:textId="77777777" w:rsidR="00B11855" w:rsidRPr="001F42D3" w:rsidRDefault="003D003E" w:rsidP="000A5604">
            <w:pPr>
              <w:pStyle w:val="TableEntryHeader"/>
            </w:pPr>
            <w:r w:rsidRPr="001F42D3">
              <w:t>SEQ</w:t>
            </w:r>
          </w:p>
        </w:tc>
        <w:tc>
          <w:tcPr>
            <w:tcW w:w="1196" w:type="dxa"/>
            <w:shd w:val="clear" w:color="auto" w:fill="D9D9D9"/>
          </w:tcPr>
          <w:p w14:paraId="115B8B70" w14:textId="77777777" w:rsidR="00B11855" w:rsidRPr="001F42D3" w:rsidRDefault="003D003E" w:rsidP="000A5604">
            <w:pPr>
              <w:pStyle w:val="TableEntryHeader"/>
            </w:pPr>
            <w:r w:rsidRPr="001F42D3">
              <w:t>LEN</w:t>
            </w:r>
          </w:p>
        </w:tc>
        <w:tc>
          <w:tcPr>
            <w:tcW w:w="760" w:type="dxa"/>
            <w:shd w:val="clear" w:color="auto" w:fill="D9D9D9"/>
          </w:tcPr>
          <w:p w14:paraId="00010369" w14:textId="77777777" w:rsidR="00B11855" w:rsidRPr="001F42D3" w:rsidRDefault="003D003E" w:rsidP="000A5604">
            <w:pPr>
              <w:pStyle w:val="TableEntryHeader"/>
            </w:pPr>
            <w:r w:rsidRPr="001F42D3">
              <w:t>DT</w:t>
            </w:r>
          </w:p>
        </w:tc>
        <w:tc>
          <w:tcPr>
            <w:tcW w:w="961" w:type="dxa"/>
            <w:shd w:val="clear" w:color="auto" w:fill="D9D9D9"/>
          </w:tcPr>
          <w:p w14:paraId="41EC7DB4" w14:textId="77777777" w:rsidR="00B11855" w:rsidRPr="001F42D3" w:rsidRDefault="003D003E" w:rsidP="000A5604">
            <w:pPr>
              <w:pStyle w:val="TableEntryHeader"/>
            </w:pPr>
            <w:r w:rsidRPr="001F42D3">
              <w:t>Usage</w:t>
            </w:r>
          </w:p>
        </w:tc>
        <w:tc>
          <w:tcPr>
            <w:tcW w:w="933" w:type="dxa"/>
            <w:shd w:val="clear" w:color="auto" w:fill="D9D9D9"/>
          </w:tcPr>
          <w:p w14:paraId="289F42D4" w14:textId="77777777" w:rsidR="00B11855" w:rsidRPr="001F42D3" w:rsidRDefault="003D003E" w:rsidP="000A5604">
            <w:pPr>
              <w:pStyle w:val="TableEntryHeader"/>
            </w:pPr>
            <w:r w:rsidRPr="001F42D3">
              <w:t>Card.</w:t>
            </w:r>
          </w:p>
        </w:tc>
        <w:tc>
          <w:tcPr>
            <w:tcW w:w="1037" w:type="dxa"/>
            <w:shd w:val="clear" w:color="auto" w:fill="D9D9D9"/>
          </w:tcPr>
          <w:p w14:paraId="00D37797" w14:textId="77777777" w:rsidR="00B11855" w:rsidRPr="001F42D3" w:rsidRDefault="003D003E" w:rsidP="000A5604">
            <w:pPr>
              <w:pStyle w:val="TableEntryHeader"/>
            </w:pPr>
            <w:r w:rsidRPr="001F42D3">
              <w:t>TBL#</w:t>
            </w:r>
          </w:p>
        </w:tc>
        <w:tc>
          <w:tcPr>
            <w:tcW w:w="3288" w:type="dxa"/>
            <w:shd w:val="clear" w:color="auto" w:fill="D9D9D9"/>
          </w:tcPr>
          <w:p w14:paraId="4B9F94A7" w14:textId="77777777" w:rsidR="00B11855" w:rsidRPr="001F42D3" w:rsidRDefault="003D003E" w:rsidP="000A5604">
            <w:pPr>
              <w:pStyle w:val="TableEntryHeader"/>
            </w:pPr>
            <w:r w:rsidRPr="001F42D3">
              <w:t>Element name</w:t>
            </w:r>
          </w:p>
        </w:tc>
      </w:tr>
      <w:tr w:rsidR="00C40FD5" w:rsidRPr="001F42D3" w14:paraId="3063E64A" w14:textId="77777777" w:rsidTr="00EB7483">
        <w:trPr>
          <w:cantSplit/>
          <w:jc w:val="center"/>
        </w:trPr>
        <w:tc>
          <w:tcPr>
            <w:tcW w:w="975" w:type="dxa"/>
          </w:tcPr>
          <w:p w14:paraId="31E04150" w14:textId="77777777" w:rsidR="00B11855" w:rsidRPr="001F42D3" w:rsidRDefault="003D003E" w:rsidP="000A5604">
            <w:pPr>
              <w:pStyle w:val="TableEntry"/>
            </w:pPr>
            <w:r w:rsidRPr="001F42D3">
              <w:t>1</w:t>
            </w:r>
          </w:p>
        </w:tc>
        <w:tc>
          <w:tcPr>
            <w:tcW w:w="1196" w:type="dxa"/>
          </w:tcPr>
          <w:p w14:paraId="03367AE0" w14:textId="77777777" w:rsidR="00B11855" w:rsidRPr="001F42D3" w:rsidRDefault="003D003E" w:rsidP="000A5604">
            <w:pPr>
              <w:pStyle w:val="TableEntry"/>
            </w:pPr>
            <w:r w:rsidRPr="001F42D3">
              <w:t>1</w:t>
            </w:r>
          </w:p>
        </w:tc>
        <w:tc>
          <w:tcPr>
            <w:tcW w:w="760" w:type="dxa"/>
          </w:tcPr>
          <w:p w14:paraId="5C148A90" w14:textId="77777777" w:rsidR="00B11855" w:rsidRPr="001F42D3" w:rsidRDefault="003D003E" w:rsidP="000A5604">
            <w:pPr>
              <w:pStyle w:val="TableEntry"/>
            </w:pPr>
            <w:r w:rsidRPr="001F42D3">
              <w:t>ST</w:t>
            </w:r>
          </w:p>
        </w:tc>
        <w:tc>
          <w:tcPr>
            <w:tcW w:w="961" w:type="dxa"/>
          </w:tcPr>
          <w:p w14:paraId="1B149015" w14:textId="77777777" w:rsidR="00B11855" w:rsidRPr="001F42D3" w:rsidRDefault="003D003E" w:rsidP="000A5604">
            <w:pPr>
              <w:pStyle w:val="TableEntry"/>
            </w:pPr>
            <w:r w:rsidRPr="001F42D3">
              <w:t>R</w:t>
            </w:r>
          </w:p>
        </w:tc>
        <w:tc>
          <w:tcPr>
            <w:tcW w:w="933" w:type="dxa"/>
          </w:tcPr>
          <w:p w14:paraId="7EE830F8" w14:textId="77777777" w:rsidR="00B11855" w:rsidRPr="001F42D3" w:rsidRDefault="003D003E" w:rsidP="000A5604">
            <w:pPr>
              <w:pStyle w:val="TableEntry"/>
            </w:pPr>
            <w:r w:rsidRPr="001F42D3">
              <w:t>[1..1]</w:t>
            </w:r>
          </w:p>
        </w:tc>
        <w:tc>
          <w:tcPr>
            <w:tcW w:w="1037" w:type="dxa"/>
          </w:tcPr>
          <w:p w14:paraId="2CAB94E7" w14:textId="77777777" w:rsidR="00B11855" w:rsidRPr="001F42D3" w:rsidRDefault="00B11855" w:rsidP="000A5604">
            <w:pPr>
              <w:pStyle w:val="TableEntry"/>
            </w:pPr>
          </w:p>
        </w:tc>
        <w:tc>
          <w:tcPr>
            <w:tcW w:w="3288" w:type="dxa"/>
          </w:tcPr>
          <w:p w14:paraId="4D7C30AB" w14:textId="77777777" w:rsidR="00B11855" w:rsidRPr="001F42D3" w:rsidRDefault="003D003E" w:rsidP="000A5604">
            <w:pPr>
              <w:pStyle w:val="TableEntry"/>
            </w:pPr>
            <w:r w:rsidRPr="001F42D3">
              <w:t>Field Separator</w:t>
            </w:r>
          </w:p>
        </w:tc>
      </w:tr>
      <w:tr w:rsidR="00C40FD5" w:rsidRPr="001F42D3" w14:paraId="21067C0B" w14:textId="77777777" w:rsidTr="00EB7483">
        <w:trPr>
          <w:cantSplit/>
          <w:jc w:val="center"/>
        </w:trPr>
        <w:tc>
          <w:tcPr>
            <w:tcW w:w="975" w:type="dxa"/>
          </w:tcPr>
          <w:p w14:paraId="03867A61" w14:textId="77777777" w:rsidR="00B11855" w:rsidRPr="001F42D3" w:rsidRDefault="003D003E" w:rsidP="000A5604">
            <w:pPr>
              <w:pStyle w:val="TableEntry"/>
            </w:pPr>
            <w:r w:rsidRPr="001F42D3">
              <w:t>2</w:t>
            </w:r>
          </w:p>
        </w:tc>
        <w:tc>
          <w:tcPr>
            <w:tcW w:w="1196" w:type="dxa"/>
          </w:tcPr>
          <w:p w14:paraId="59119861" w14:textId="77777777" w:rsidR="00B11855" w:rsidRPr="001F42D3" w:rsidRDefault="003D003E" w:rsidP="000A5604">
            <w:pPr>
              <w:pStyle w:val="TableEntry"/>
            </w:pPr>
            <w:r w:rsidRPr="001F42D3">
              <w:t>4</w:t>
            </w:r>
          </w:p>
        </w:tc>
        <w:tc>
          <w:tcPr>
            <w:tcW w:w="760" w:type="dxa"/>
          </w:tcPr>
          <w:p w14:paraId="130FA379" w14:textId="77777777" w:rsidR="00B11855" w:rsidRPr="001F42D3" w:rsidRDefault="003D003E" w:rsidP="000A5604">
            <w:pPr>
              <w:pStyle w:val="TableEntry"/>
            </w:pPr>
            <w:r w:rsidRPr="001F42D3">
              <w:t>ST</w:t>
            </w:r>
          </w:p>
        </w:tc>
        <w:tc>
          <w:tcPr>
            <w:tcW w:w="961" w:type="dxa"/>
          </w:tcPr>
          <w:p w14:paraId="59FF1174" w14:textId="77777777" w:rsidR="00B11855" w:rsidRPr="001F42D3" w:rsidRDefault="003D003E" w:rsidP="000A5604">
            <w:pPr>
              <w:pStyle w:val="TableEntry"/>
            </w:pPr>
            <w:r w:rsidRPr="001F42D3">
              <w:t>R</w:t>
            </w:r>
          </w:p>
        </w:tc>
        <w:tc>
          <w:tcPr>
            <w:tcW w:w="933" w:type="dxa"/>
          </w:tcPr>
          <w:p w14:paraId="294D6755" w14:textId="77777777" w:rsidR="00B11855" w:rsidRPr="001F42D3" w:rsidRDefault="003D003E" w:rsidP="000A5604">
            <w:pPr>
              <w:pStyle w:val="TableEntry"/>
            </w:pPr>
            <w:r w:rsidRPr="001F42D3">
              <w:t>[1..1]</w:t>
            </w:r>
          </w:p>
        </w:tc>
        <w:tc>
          <w:tcPr>
            <w:tcW w:w="1037" w:type="dxa"/>
          </w:tcPr>
          <w:p w14:paraId="1981F9B4" w14:textId="77777777" w:rsidR="00B11855" w:rsidRPr="001F42D3" w:rsidRDefault="00B11855" w:rsidP="000A5604">
            <w:pPr>
              <w:pStyle w:val="TableEntry"/>
            </w:pPr>
          </w:p>
        </w:tc>
        <w:tc>
          <w:tcPr>
            <w:tcW w:w="3288" w:type="dxa"/>
          </w:tcPr>
          <w:p w14:paraId="2A552F5B" w14:textId="77777777" w:rsidR="00B11855" w:rsidRPr="001F42D3" w:rsidRDefault="003D003E" w:rsidP="000A5604">
            <w:pPr>
              <w:pStyle w:val="TableEntry"/>
            </w:pPr>
            <w:r w:rsidRPr="001F42D3">
              <w:t>Encoding Characters</w:t>
            </w:r>
          </w:p>
        </w:tc>
      </w:tr>
      <w:tr w:rsidR="00C40FD5" w:rsidRPr="001F42D3" w14:paraId="656173A5" w14:textId="77777777" w:rsidTr="00EB7483">
        <w:trPr>
          <w:cantSplit/>
          <w:jc w:val="center"/>
        </w:trPr>
        <w:tc>
          <w:tcPr>
            <w:tcW w:w="975" w:type="dxa"/>
          </w:tcPr>
          <w:p w14:paraId="10D17E80" w14:textId="77777777" w:rsidR="00B11855" w:rsidRPr="001F42D3" w:rsidRDefault="003D003E" w:rsidP="000A5604">
            <w:pPr>
              <w:pStyle w:val="TableEntry"/>
            </w:pPr>
            <w:r w:rsidRPr="001F42D3">
              <w:t>3</w:t>
            </w:r>
          </w:p>
        </w:tc>
        <w:tc>
          <w:tcPr>
            <w:tcW w:w="1196" w:type="dxa"/>
          </w:tcPr>
          <w:p w14:paraId="4FEEB96F" w14:textId="77777777" w:rsidR="00B11855" w:rsidRPr="001F42D3" w:rsidRDefault="003D003E" w:rsidP="000A5604">
            <w:pPr>
              <w:pStyle w:val="TableEntry"/>
            </w:pPr>
            <w:r w:rsidRPr="001F42D3">
              <w:t>227</w:t>
            </w:r>
          </w:p>
        </w:tc>
        <w:tc>
          <w:tcPr>
            <w:tcW w:w="760" w:type="dxa"/>
          </w:tcPr>
          <w:p w14:paraId="144CB55D" w14:textId="77777777" w:rsidR="00B11855" w:rsidRPr="001F42D3" w:rsidRDefault="003D003E" w:rsidP="000A5604">
            <w:pPr>
              <w:pStyle w:val="TableEntry"/>
            </w:pPr>
            <w:r w:rsidRPr="001F42D3">
              <w:t>HD</w:t>
            </w:r>
          </w:p>
        </w:tc>
        <w:tc>
          <w:tcPr>
            <w:tcW w:w="961" w:type="dxa"/>
          </w:tcPr>
          <w:p w14:paraId="5DD662B0" w14:textId="77777777" w:rsidR="00B11855" w:rsidRPr="001F42D3" w:rsidRDefault="003D003E" w:rsidP="000A5604">
            <w:pPr>
              <w:pStyle w:val="TableEntry"/>
            </w:pPr>
            <w:r w:rsidRPr="001F42D3">
              <w:t>R</w:t>
            </w:r>
          </w:p>
        </w:tc>
        <w:tc>
          <w:tcPr>
            <w:tcW w:w="933" w:type="dxa"/>
          </w:tcPr>
          <w:p w14:paraId="0494D2BB" w14:textId="77777777" w:rsidR="00B11855" w:rsidRPr="001F42D3" w:rsidRDefault="003D003E" w:rsidP="000A5604">
            <w:pPr>
              <w:pStyle w:val="TableEntry"/>
            </w:pPr>
            <w:r w:rsidRPr="001F42D3">
              <w:t>[1..1]</w:t>
            </w:r>
          </w:p>
        </w:tc>
        <w:tc>
          <w:tcPr>
            <w:tcW w:w="1037" w:type="dxa"/>
          </w:tcPr>
          <w:p w14:paraId="5C650CC6" w14:textId="77777777" w:rsidR="00B11855" w:rsidRPr="001F42D3" w:rsidRDefault="003D003E" w:rsidP="000A5604">
            <w:pPr>
              <w:pStyle w:val="TableEntry"/>
            </w:pPr>
            <w:r w:rsidRPr="001F42D3">
              <w:t>0361</w:t>
            </w:r>
          </w:p>
        </w:tc>
        <w:tc>
          <w:tcPr>
            <w:tcW w:w="3288" w:type="dxa"/>
          </w:tcPr>
          <w:p w14:paraId="2BA7F4A7" w14:textId="77777777" w:rsidR="00B11855" w:rsidRPr="001F42D3" w:rsidRDefault="003D003E" w:rsidP="000A5604">
            <w:pPr>
              <w:pStyle w:val="TableEntry"/>
            </w:pPr>
            <w:r w:rsidRPr="001F42D3">
              <w:t>Sending Application</w:t>
            </w:r>
          </w:p>
        </w:tc>
      </w:tr>
      <w:tr w:rsidR="00C40FD5" w:rsidRPr="001F42D3" w14:paraId="5DB8D1AB" w14:textId="77777777" w:rsidTr="00EB7483">
        <w:trPr>
          <w:cantSplit/>
          <w:jc w:val="center"/>
        </w:trPr>
        <w:tc>
          <w:tcPr>
            <w:tcW w:w="975" w:type="dxa"/>
          </w:tcPr>
          <w:p w14:paraId="669E7DFF" w14:textId="77777777" w:rsidR="00B11855" w:rsidRPr="001F42D3" w:rsidRDefault="003D003E" w:rsidP="000A5604">
            <w:pPr>
              <w:pStyle w:val="TableEntry"/>
            </w:pPr>
            <w:r w:rsidRPr="001F42D3">
              <w:t>4</w:t>
            </w:r>
          </w:p>
        </w:tc>
        <w:tc>
          <w:tcPr>
            <w:tcW w:w="1196" w:type="dxa"/>
          </w:tcPr>
          <w:p w14:paraId="69547F8B" w14:textId="77777777" w:rsidR="00B11855" w:rsidRPr="001F42D3" w:rsidRDefault="003D003E" w:rsidP="000A5604">
            <w:pPr>
              <w:pStyle w:val="TableEntry"/>
            </w:pPr>
            <w:r w:rsidRPr="001F42D3">
              <w:t>227</w:t>
            </w:r>
          </w:p>
        </w:tc>
        <w:tc>
          <w:tcPr>
            <w:tcW w:w="760" w:type="dxa"/>
          </w:tcPr>
          <w:p w14:paraId="69ADE484" w14:textId="77777777" w:rsidR="00B11855" w:rsidRPr="001F42D3" w:rsidRDefault="003D003E" w:rsidP="000A5604">
            <w:pPr>
              <w:pStyle w:val="TableEntry"/>
            </w:pPr>
            <w:r w:rsidRPr="001F42D3">
              <w:t>HD</w:t>
            </w:r>
          </w:p>
        </w:tc>
        <w:tc>
          <w:tcPr>
            <w:tcW w:w="961" w:type="dxa"/>
          </w:tcPr>
          <w:p w14:paraId="4F2480CE" w14:textId="77777777" w:rsidR="00B11855" w:rsidRPr="001F42D3" w:rsidRDefault="003D003E" w:rsidP="000A5604">
            <w:pPr>
              <w:pStyle w:val="TableEntry"/>
            </w:pPr>
            <w:r w:rsidRPr="001F42D3">
              <w:t>RE</w:t>
            </w:r>
          </w:p>
        </w:tc>
        <w:tc>
          <w:tcPr>
            <w:tcW w:w="933" w:type="dxa"/>
          </w:tcPr>
          <w:p w14:paraId="466E4B68" w14:textId="77777777" w:rsidR="00B11855" w:rsidRPr="001F42D3" w:rsidRDefault="003D003E" w:rsidP="000A5604">
            <w:pPr>
              <w:pStyle w:val="TableEntry"/>
            </w:pPr>
            <w:r w:rsidRPr="001F42D3">
              <w:t>[0..1]</w:t>
            </w:r>
          </w:p>
        </w:tc>
        <w:tc>
          <w:tcPr>
            <w:tcW w:w="1037" w:type="dxa"/>
          </w:tcPr>
          <w:p w14:paraId="104FB631" w14:textId="77777777" w:rsidR="00B11855" w:rsidRPr="001F42D3" w:rsidRDefault="003D003E" w:rsidP="000A5604">
            <w:pPr>
              <w:pStyle w:val="TableEntry"/>
            </w:pPr>
            <w:r w:rsidRPr="001F42D3">
              <w:t>0362</w:t>
            </w:r>
          </w:p>
        </w:tc>
        <w:tc>
          <w:tcPr>
            <w:tcW w:w="3288" w:type="dxa"/>
          </w:tcPr>
          <w:p w14:paraId="5D0D2E5F" w14:textId="77777777" w:rsidR="00B11855" w:rsidRPr="001F42D3" w:rsidRDefault="003D003E" w:rsidP="000A5604">
            <w:pPr>
              <w:pStyle w:val="TableEntry"/>
            </w:pPr>
            <w:r w:rsidRPr="001F42D3">
              <w:t>Sending Facility</w:t>
            </w:r>
          </w:p>
        </w:tc>
      </w:tr>
      <w:tr w:rsidR="00C40FD5" w:rsidRPr="001F42D3" w14:paraId="6D035E8F" w14:textId="77777777" w:rsidTr="00EB7483">
        <w:trPr>
          <w:cantSplit/>
          <w:jc w:val="center"/>
        </w:trPr>
        <w:tc>
          <w:tcPr>
            <w:tcW w:w="975" w:type="dxa"/>
          </w:tcPr>
          <w:p w14:paraId="16508130" w14:textId="77777777" w:rsidR="00B11855" w:rsidRPr="001F42D3" w:rsidRDefault="003D003E" w:rsidP="000A5604">
            <w:pPr>
              <w:pStyle w:val="TableEntry"/>
            </w:pPr>
            <w:r w:rsidRPr="001F42D3">
              <w:t>5</w:t>
            </w:r>
          </w:p>
        </w:tc>
        <w:tc>
          <w:tcPr>
            <w:tcW w:w="1196" w:type="dxa"/>
          </w:tcPr>
          <w:p w14:paraId="2978CFC7" w14:textId="77777777" w:rsidR="00B11855" w:rsidRPr="001F42D3" w:rsidRDefault="003D003E" w:rsidP="000A5604">
            <w:pPr>
              <w:pStyle w:val="TableEntry"/>
            </w:pPr>
            <w:r w:rsidRPr="001F42D3">
              <w:t>227</w:t>
            </w:r>
          </w:p>
        </w:tc>
        <w:tc>
          <w:tcPr>
            <w:tcW w:w="760" w:type="dxa"/>
          </w:tcPr>
          <w:p w14:paraId="1AC7C7C2" w14:textId="77777777" w:rsidR="00B11855" w:rsidRPr="001F42D3" w:rsidRDefault="003D003E" w:rsidP="000A5604">
            <w:pPr>
              <w:pStyle w:val="TableEntry"/>
            </w:pPr>
            <w:r w:rsidRPr="001F42D3">
              <w:t>HD</w:t>
            </w:r>
          </w:p>
        </w:tc>
        <w:tc>
          <w:tcPr>
            <w:tcW w:w="961" w:type="dxa"/>
          </w:tcPr>
          <w:p w14:paraId="7D47155F" w14:textId="77777777" w:rsidR="00B11855" w:rsidRPr="001F42D3" w:rsidRDefault="003D003E" w:rsidP="000A5604">
            <w:pPr>
              <w:pStyle w:val="TableEntry"/>
            </w:pPr>
            <w:r w:rsidRPr="001F42D3">
              <w:t>RE</w:t>
            </w:r>
          </w:p>
        </w:tc>
        <w:tc>
          <w:tcPr>
            <w:tcW w:w="933" w:type="dxa"/>
          </w:tcPr>
          <w:p w14:paraId="2B0BCAAF" w14:textId="77777777" w:rsidR="00B11855" w:rsidRPr="001F42D3" w:rsidRDefault="003D003E" w:rsidP="000A5604">
            <w:pPr>
              <w:pStyle w:val="TableEntry"/>
            </w:pPr>
            <w:r w:rsidRPr="001F42D3">
              <w:t>[0..1]</w:t>
            </w:r>
          </w:p>
        </w:tc>
        <w:tc>
          <w:tcPr>
            <w:tcW w:w="1037" w:type="dxa"/>
          </w:tcPr>
          <w:p w14:paraId="7E6B6813" w14:textId="77777777" w:rsidR="00B11855" w:rsidRPr="001F42D3" w:rsidRDefault="003D003E" w:rsidP="000A5604">
            <w:pPr>
              <w:pStyle w:val="TableEntry"/>
            </w:pPr>
            <w:r w:rsidRPr="001F42D3">
              <w:t>0361</w:t>
            </w:r>
          </w:p>
        </w:tc>
        <w:tc>
          <w:tcPr>
            <w:tcW w:w="3288" w:type="dxa"/>
          </w:tcPr>
          <w:p w14:paraId="79848C32" w14:textId="77777777" w:rsidR="00B11855" w:rsidRPr="001F42D3" w:rsidRDefault="003D003E" w:rsidP="000A5604">
            <w:pPr>
              <w:pStyle w:val="TableEntry"/>
            </w:pPr>
            <w:r w:rsidRPr="001F42D3">
              <w:t>Receiving Application</w:t>
            </w:r>
          </w:p>
        </w:tc>
      </w:tr>
      <w:tr w:rsidR="00C40FD5" w:rsidRPr="001F42D3" w14:paraId="388A9B4C" w14:textId="77777777" w:rsidTr="00EB7483">
        <w:trPr>
          <w:cantSplit/>
          <w:jc w:val="center"/>
        </w:trPr>
        <w:tc>
          <w:tcPr>
            <w:tcW w:w="975" w:type="dxa"/>
          </w:tcPr>
          <w:p w14:paraId="354F92A7" w14:textId="77777777" w:rsidR="00B11855" w:rsidRPr="001F42D3" w:rsidRDefault="003D003E" w:rsidP="000A5604">
            <w:pPr>
              <w:pStyle w:val="TableEntry"/>
            </w:pPr>
            <w:r w:rsidRPr="001F42D3">
              <w:t>6</w:t>
            </w:r>
          </w:p>
        </w:tc>
        <w:tc>
          <w:tcPr>
            <w:tcW w:w="1196" w:type="dxa"/>
          </w:tcPr>
          <w:p w14:paraId="48B9F080" w14:textId="77777777" w:rsidR="00B11855" w:rsidRPr="001F42D3" w:rsidRDefault="003D003E" w:rsidP="000A5604">
            <w:pPr>
              <w:pStyle w:val="TableEntry"/>
            </w:pPr>
            <w:r w:rsidRPr="001F42D3">
              <w:t>227</w:t>
            </w:r>
          </w:p>
        </w:tc>
        <w:tc>
          <w:tcPr>
            <w:tcW w:w="760" w:type="dxa"/>
          </w:tcPr>
          <w:p w14:paraId="204C448E" w14:textId="77777777" w:rsidR="00B11855" w:rsidRPr="001F42D3" w:rsidRDefault="003D003E" w:rsidP="000A5604">
            <w:pPr>
              <w:pStyle w:val="TableEntry"/>
            </w:pPr>
            <w:r w:rsidRPr="001F42D3">
              <w:t>HD</w:t>
            </w:r>
          </w:p>
        </w:tc>
        <w:tc>
          <w:tcPr>
            <w:tcW w:w="961" w:type="dxa"/>
          </w:tcPr>
          <w:p w14:paraId="28EEBE33" w14:textId="77777777" w:rsidR="00B11855" w:rsidRPr="001F42D3" w:rsidRDefault="003D003E" w:rsidP="000A5604">
            <w:pPr>
              <w:pStyle w:val="TableEntry"/>
            </w:pPr>
            <w:r w:rsidRPr="001F42D3">
              <w:t>RE</w:t>
            </w:r>
          </w:p>
        </w:tc>
        <w:tc>
          <w:tcPr>
            <w:tcW w:w="933" w:type="dxa"/>
          </w:tcPr>
          <w:p w14:paraId="6A03705C" w14:textId="77777777" w:rsidR="00B11855" w:rsidRPr="001F42D3" w:rsidRDefault="003D003E" w:rsidP="000A5604">
            <w:pPr>
              <w:pStyle w:val="TableEntry"/>
            </w:pPr>
            <w:r w:rsidRPr="001F42D3">
              <w:t>[0..1]</w:t>
            </w:r>
          </w:p>
        </w:tc>
        <w:tc>
          <w:tcPr>
            <w:tcW w:w="1037" w:type="dxa"/>
          </w:tcPr>
          <w:p w14:paraId="20FA5E5A" w14:textId="77777777" w:rsidR="00B11855" w:rsidRPr="001F42D3" w:rsidRDefault="003D003E" w:rsidP="000A5604">
            <w:pPr>
              <w:pStyle w:val="TableEntry"/>
            </w:pPr>
            <w:r w:rsidRPr="001F42D3">
              <w:t>0362</w:t>
            </w:r>
          </w:p>
        </w:tc>
        <w:tc>
          <w:tcPr>
            <w:tcW w:w="3288" w:type="dxa"/>
          </w:tcPr>
          <w:p w14:paraId="40026FDF" w14:textId="77777777" w:rsidR="00B11855" w:rsidRPr="001F42D3" w:rsidRDefault="003D003E" w:rsidP="000A5604">
            <w:pPr>
              <w:pStyle w:val="TableEntry"/>
            </w:pPr>
            <w:r w:rsidRPr="001F42D3">
              <w:t>Receiving Facility</w:t>
            </w:r>
          </w:p>
        </w:tc>
      </w:tr>
      <w:tr w:rsidR="00C40FD5" w:rsidRPr="001F42D3" w14:paraId="0C112DF8" w14:textId="77777777" w:rsidTr="00EB7483">
        <w:trPr>
          <w:cantSplit/>
          <w:jc w:val="center"/>
        </w:trPr>
        <w:tc>
          <w:tcPr>
            <w:tcW w:w="975" w:type="dxa"/>
          </w:tcPr>
          <w:p w14:paraId="387491EB" w14:textId="77777777" w:rsidR="00B11855" w:rsidRPr="001F42D3" w:rsidRDefault="003D003E" w:rsidP="000A5604">
            <w:pPr>
              <w:pStyle w:val="TableEntry"/>
            </w:pPr>
            <w:r w:rsidRPr="001F42D3">
              <w:t>7</w:t>
            </w:r>
          </w:p>
        </w:tc>
        <w:tc>
          <w:tcPr>
            <w:tcW w:w="1196" w:type="dxa"/>
          </w:tcPr>
          <w:p w14:paraId="6B0EC002" w14:textId="77777777" w:rsidR="00B11855" w:rsidRPr="001F42D3" w:rsidRDefault="003D003E" w:rsidP="000A5604">
            <w:pPr>
              <w:pStyle w:val="TableEntry"/>
            </w:pPr>
            <w:r w:rsidRPr="001F42D3">
              <w:t>24</w:t>
            </w:r>
          </w:p>
        </w:tc>
        <w:tc>
          <w:tcPr>
            <w:tcW w:w="760" w:type="dxa"/>
          </w:tcPr>
          <w:p w14:paraId="2FE8EC30" w14:textId="77777777" w:rsidR="00B11855" w:rsidRPr="001F42D3" w:rsidRDefault="003D003E" w:rsidP="000A5604">
            <w:pPr>
              <w:pStyle w:val="TableEntry"/>
            </w:pPr>
            <w:r w:rsidRPr="001F42D3">
              <w:t>DTM</w:t>
            </w:r>
          </w:p>
        </w:tc>
        <w:tc>
          <w:tcPr>
            <w:tcW w:w="961" w:type="dxa"/>
          </w:tcPr>
          <w:p w14:paraId="15B9B0CD" w14:textId="77777777" w:rsidR="00B11855" w:rsidRPr="001F42D3" w:rsidRDefault="003D003E" w:rsidP="000A5604">
            <w:pPr>
              <w:pStyle w:val="TableEntry"/>
            </w:pPr>
            <w:r w:rsidRPr="001F42D3">
              <w:t>R</w:t>
            </w:r>
          </w:p>
        </w:tc>
        <w:tc>
          <w:tcPr>
            <w:tcW w:w="933" w:type="dxa"/>
          </w:tcPr>
          <w:p w14:paraId="0FC06744" w14:textId="77777777" w:rsidR="00B11855" w:rsidRPr="001F42D3" w:rsidRDefault="003D003E" w:rsidP="000A5604">
            <w:pPr>
              <w:pStyle w:val="TableEntry"/>
            </w:pPr>
            <w:r w:rsidRPr="001F42D3">
              <w:t>[1..1]</w:t>
            </w:r>
          </w:p>
        </w:tc>
        <w:tc>
          <w:tcPr>
            <w:tcW w:w="1037" w:type="dxa"/>
          </w:tcPr>
          <w:p w14:paraId="6346576B" w14:textId="77777777" w:rsidR="00B11855" w:rsidRPr="001F42D3" w:rsidRDefault="00B11855" w:rsidP="000A5604">
            <w:pPr>
              <w:pStyle w:val="TableEntry"/>
            </w:pPr>
          </w:p>
        </w:tc>
        <w:tc>
          <w:tcPr>
            <w:tcW w:w="3288" w:type="dxa"/>
          </w:tcPr>
          <w:p w14:paraId="1C949B29" w14:textId="77777777" w:rsidR="00B11855" w:rsidRPr="001F42D3" w:rsidRDefault="003D003E" w:rsidP="000A5604">
            <w:pPr>
              <w:pStyle w:val="TableEntry"/>
            </w:pPr>
            <w:r w:rsidRPr="001F42D3">
              <w:t>Date/Time of Message</w:t>
            </w:r>
          </w:p>
        </w:tc>
      </w:tr>
      <w:tr w:rsidR="00C40FD5" w:rsidRPr="001F42D3" w14:paraId="4D73A9D0" w14:textId="77777777" w:rsidTr="00EB7483">
        <w:trPr>
          <w:cantSplit/>
          <w:jc w:val="center"/>
        </w:trPr>
        <w:tc>
          <w:tcPr>
            <w:tcW w:w="975" w:type="dxa"/>
          </w:tcPr>
          <w:p w14:paraId="0A1D2DCE" w14:textId="77777777" w:rsidR="00B11855" w:rsidRPr="001F42D3" w:rsidRDefault="003D003E" w:rsidP="000A5604">
            <w:pPr>
              <w:pStyle w:val="TableEntry"/>
            </w:pPr>
            <w:r w:rsidRPr="001F42D3">
              <w:t>8</w:t>
            </w:r>
          </w:p>
        </w:tc>
        <w:tc>
          <w:tcPr>
            <w:tcW w:w="1196" w:type="dxa"/>
          </w:tcPr>
          <w:p w14:paraId="1C72FFD8" w14:textId="77777777" w:rsidR="00B11855" w:rsidRPr="001F42D3" w:rsidRDefault="003D003E" w:rsidP="000A5604">
            <w:pPr>
              <w:pStyle w:val="TableEntry"/>
            </w:pPr>
            <w:r w:rsidRPr="001F42D3">
              <w:t>40</w:t>
            </w:r>
          </w:p>
        </w:tc>
        <w:tc>
          <w:tcPr>
            <w:tcW w:w="760" w:type="dxa"/>
          </w:tcPr>
          <w:p w14:paraId="02CDCA4E" w14:textId="77777777" w:rsidR="00B11855" w:rsidRPr="001F42D3" w:rsidRDefault="003D003E" w:rsidP="000A5604">
            <w:pPr>
              <w:pStyle w:val="TableEntry"/>
            </w:pPr>
            <w:r w:rsidRPr="001F42D3">
              <w:t>ST</w:t>
            </w:r>
          </w:p>
        </w:tc>
        <w:tc>
          <w:tcPr>
            <w:tcW w:w="961" w:type="dxa"/>
          </w:tcPr>
          <w:p w14:paraId="2BD6B4BB" w14:textId="77777777" w:rsidR="00B11855" w:rsidRPr="001F42D3" w:rsidRDefault="003D003E" w:rsidP="000A5604">
            <w:pPr>
              <w:pStyle w:val="TableEntry"/>
            </w:pPr>
            <w:r w:rsidRPr="001F42D3">
              <w:t>X</w:t>
            </w:r>
          </w:p>
        </w:tc>
        <w:tc>
          <w:tcPr>
            <w:tcW w:w="933" w:type="dxa"/>
          </w:tcPr>
          <w:p w14:paraId="66E02BB9" w14:textId="77777777" w:rsidR="00B11855" w:rsidRPr="001F42D3" w:rsidRDefault="003D003E" w:rsidP="000A5604">
            <w:pPr>
              <w:pStyle w:val="TableEntry"/>
            </w:pPr>
            <w:r w:rsidRPr="001F42D3">
              <w:t>[0..0]</w:t>
            </w:r>
          </w:p>
        </w:tc>
        <w:tc>
          <w:tcPr>
            <w:tcW w:w="1037" w:type="dxa"/>
          </w:tcPr>
          <w:p w14:paraId="40FA351E" w14:textId="77777777" w:rsidR="00B11855" w:rsidRPr="001F42D3" w:rsidRDefault="00B11855" w:rsidP="000A5604">
            <w:pPr>
              <w:pStyle w:val="TableEntry"/>
            </w:pPr>
          </w:p>
        </w:tc>
        <w:tc>
          <w:tcPr>
            <w:tcW w:w="3288" w:type="dxa"/>
          </w:tcPr>
          <w:p w14:paraId="59D4A2BA" w14:textId="77777777" w:rsidR="00B11855" w:rsidRPr="001F42D3" w:rsidRDefault="003D003E" w:rsidP="000A5604">
            <w:pPr>
              <w:pStyle w:val="TableEntry"/>
            </w:pPr>
            <w:r w:rsidRPr="001F42D3">
              <w:t>Security</w:t>
            </w:r>
          </w:p>
        </w:tc>
      </w:tr>
      <w:tr w:rsidR="00C40FD5" w:rsidRPr="001F42D3" w14:paraId="131C7703" w14:textId="77777777" w:rsidTr="00EB7483">
        <w:trPr>
          <w:cantSplit/>
          <w:jc w:val="center"/>
        </w:trPr>
        <w:tc>
          <w:tcPr>
            <w:tcW w:w="975" w:type="dxa"/>
          </w:tcPr>
          <w:p w14:paraId="69466E25" w14:textId="77777777" w:rsidR="00B11855" w:rsidRPr="001F42D3" w:rsidRDefault="003D003E" w:rsidP="000A5604">
            <w:pPr>
              <w:pStyle w:val="TableEntry"/>
            </w:pPr>
            <w:r w:rsidRPr="001F42D3">
              <w:t>9</w:t>
            </w:r>
          </w:p>
        </w:tc>
        <w:tc>
          <w:tcPr>
            <w:tcW w:w="1196" w:type="dxa"/>
          </w:tcPr>
          <w:p w14:paraId="4DFC7C9F" w14:textId="77777777" w:rsidR="00B11855" w:rsidRPr="001F42D3" w:rsidRDefault="003D003E" w:rsidP="000A5604">
            <w:pPr>
              <w:pStyle w:val="TableEntry"/>
            </w:pPr>
            <w:r w:rsidRPr="001F42D3">
              <w:t>15</w:t>
            </w:r>
          </w:p>
        </w:tc>
        <w:tc>
          <w:tcPr>
            <w:tcW w:w="760" w:type="dxa"/>
          </w:tcPr>
          <w:p w14:paraId="6A45D147" w14:textId="77777777" w:rsidR="00B11855" w:rsidRPr="001F42D3" w:rsidRDefault="003D003E" w:rsidP="000A5604">
            <w:pPr>
              <w:pStyle w:val="TableEntry"/>
            </w:pPr>
            <w:r w:rsidRPr="001F42D3">
              <w:t>MSG</w:t>
            </w:r>
          </w:p>
        </w:tc>
        <w:tc>
          <w:tcPr>
            <w:tcW w:w="961" w:type="dxa"/>
          </w:tcPr>
          <w:p w14:paraId="137A71C1" w14:textId="77777777" w:rsidR="00B11855" w:rsidRPr="001F42D3" w:rsidRDefault="003D003E" w:rsidP="000A5604">
            <w:pPr>
              <w:pStyle w:val="TableEntry"/>
            </w:pPr>
            <w:r w:rsidRPr="001F42D3">
              <w:t>R</w:t>
            </w:r>
          </w:p>
        </w:tc>
        <w:tc>
          <w:tcPr>
            <w:tcW w:w="933" w:type="dxa"/>
          </w:tcPr>
          <w:p w14:paraId="5B6AAE3C" w14:textId="77777777" w:rsidR="00B11855" w:rsidRPr="001F42D3" w:rsidRDefault="003D003E" w:rsidP="000A5604">
            <w:pPr>
              <w:pStyle w:val="TableEntry"/>
            </w:pPr>
            <w:r w:rsidRPr="001F42D3">
              <w:t>[1..1]</w:t>
            </w:r>
          </w:p>
        </w:tc>
        <w:tc>
          <w:tcPr>
            <w:tcW w:w="1037" w:type="dxa"/>
          </w:tcPr>
          <w:p w14:paraId="26AB2BAF" w14:textId="77777777" w:rsidR="00B11855" w:rsidRPr="001F42D3" w:rsidRDefault="00B11855" w:rsidP="000A5604">
            <w:pPr>
              <w:pStyle w:val="TableEntry"/>
            </w:pPr>
          </w:p>
        </w:tc>
        <w:tc>
          <w:tcPr>
            <w:tcW w:w="3288" w:type="dxa"/>
          </w:tcPr>
          <w:p w14:paraId="0FB7A408" w14:textId="77777777" w:rsidR="00B11855" w:rsidRPr="001F42D3" w:rsidRDefault="003D003E" w:rsidP="000A5604">
            <w:pPr>
              <w:pStyle w:val="TableEntry"/>
            </w:pPr>
            <w:r w:rsidRPr="001F42D3">
              <w:t>Message Type</w:t>
            </w:r>
          </w:p>
        </w:tc>
      </w:tr>
      <w:tr w:rsidR="00C40FD5" w:rsidRPr="001F42D3" w14:paraId="1BF40728" w14:textId="77777777" w:rsidTr="00EB7483">
        <w:trPr>
          <w:cantSplit/>
          <w:jc w:val="center"/>
        </w:trPr>
        <w:tc>
          <w:tcPr>
            <w:tcW w:w="975" w:type="dxa"/>
          </w:tcPr>
          <w:p w14:paraId="460E7918" w14:textId="77777777" w:rsidR="00B11855" w:rsidRPr="001F42D3" w:rsidRDefault="003D003E" w:rsidP="000A5604">
            <w:pPr>
              <w:pStyle w:val="TableEntry"/>
            </w:pPr>
            <w:r w:rsidRPr="001F42D3">
              <w:t>10</w:t>
            </w:r>
          </w:p>
        </w:tc>
        <w:tc>
          <w:tcPr>
            <w:tcW w:w="1196" w:type="dxa"/>
          </w:tcPr>
          <w:p w14:paraId="344860BE" w14:textId="77777777" w:rsidR="00B11855" w:rsidRPr="001F42D3" w:rsidRDefault="003D003E" w:rsidP="000A5604">
            <w:pPr>
              <w:pStyle w:val="TableEntry"/>
            </w:pPr>
            <w:r w:rsidRPr="001F42D3">
              <w:t>199</w:t>
            </w:r>
          </w:p>
        </w:tc>
        <w:tc>
          <w:tcPr>
            <w:tcW w:w="760" w:type="dxa"/>
          </w:tcPr>
          <w:p w14:paraId="57B41663" w14:textId="77777777" w:rsidR="00B11855" w:rsidRPr="001F42D3" w:rsidRDefault="003D003E" w:rsidP="000A5604">
            <w:pPr>
              <w:pStyle w:val="TableEntry"/>
            </w:pPr>
            <w:r w:rsidRPr="001F42D3">
              <w:t>ST</w:t>
            </w:r>
          </w:p>
        </w:tc>
        <w:tc>
          <w:tcPr>
            <w:tcW w:w="961" w:type="dxa"/>
          </w:tcPr>
          <w:p w14:paraId="32CBCB1A" w14:textId="77777777" w:rsidR="00B11855" w:rsidRPr="001F42D3" w:rsidRDefault="003D003E" w:rsidP="000A5604">
            <w:pPr>
              <w:pStyle w:val="TableEntry"/>
            </w:pPr>
            <w:r w:rsidRPr="001F42D3">
              <w:t>R</w:t>
            </w:r>
          </w:p>
        </w:tc>
        <w:tc>
          <w:tcPr>
            <w:tcW w:w="933" w:type="dxa"/>
          </w:tcPr>
          <w:p w14:paraId="4F3B76F1" w14:textId="77777777" w:rsidR="00B11855" w:rsidRPr="001F42D3" w:rsidRDefault="003D003E" w:rsidP="000A5604">
            <w:pPr>
              <w:pStyle w:val="TableEntry"/>
            </w:pPr>
            <w:r w:rsidRPr="001F42D3">
              <w:t>[1..1]</w:t>
            </w:r>
          </w:p>
        </w:tc>
        <w:tc>
          <w:tcPr>
            <w:tcW w:w="1037" w:type="dxa"/>
          </w:tcPr>
          <w:p w14:paraId="374ED4DE" w14:textId="77777777" w:rsidR="00B11855" w:rsidRPr="001F42D3" w:rsidRDefault="00B11855" w:rsidP="000A5604">
            <w:pPr>
              <w:pStyle w:val="TableEntry"/>
            </w:pPr>
          </w:p>
        </w:tc>
        <w:tc>
          <w:tcPr>
            <w:tcW w:w="3288" w:type="dxa"/>
          </w:tcPr>
          <w:p w14:paraId="66490FE7" w14:textId="77777777" w:rsidR="00B11855" w:rsidRPr="001F42D3" w:rsidRDefault="003D003E" w:rsidP="000A5604">
            <w:pPr>
              <w:pStyle w:val="TableEntry"/>
            </w:pPr>
            <w:r w:rsidRPr="001F42D3">
              <w:t>Message Control Id</w:t>
            </w:r>
          </w:p>
        </w:tc>
      </w:tr>
      <w:tr w:rsidR="00C40FD5" w:rsidRPr="001F42D3" w14:paraId="7D7F4DCE" w14:textId="77777777" w:rsidTr="00EB7483">
        <w:trPr>
          <w:cantSplit/>
          <w:jc w:val="center"/>
        </w:trPr>
        <w:tc>
          <w:tcPr>
            <w:tcW w:w="975" w:type="dxa"/>
          </w:tcPr>
          <w:p w14:paraId="7BC35521" w14:textId="77777777" w:rsidR="00B11855" w:rsidRPr="001F42D3" w:rsidRDefault="003D003E" w:rsidP="000A5604">
            <w:pPr>
              <w:pStyle w:val="TableEntry"/>
            </w:pPr>
            <w:r w:rsidRPr="001F42D3">
              <w:t>11</w:t>
            </w:r>
          </w:p>
        </w:tc>
        <w:tc>
          <w:tcPr>
            <w:tcW w:w="1196" w:type="dxa"/>
          </w:tcPr>
          <w:p w14:paraId="0FA5DDC2" w14:textId="77777777" w:rsidR="00B11855" w:rsidRPr="001F42D3" w:rsidRDefault="003D003E" w:rsidP="000A5604">
            <w:pPr>
              <w:pStyle w:val="TableEntry"/>
            </w:pPr>
            <w:r w:rsidRPr="001F42D3">
              <w:t>3</w:t>
            </w:r>
          </w:p>
        </w:tc>
        <w:tc>
          <w:tcPr>
            <w:tcW w:w="760" w:type="dxa"/>
          </w:tcPr>
          <w:p w14:paraId="69391E3C" w14:textId="77777777" w:rsidR="00B11855" w:rsidRPr="001F42D3" w:rsidRDefault="003D003E" w:rsidP="000A5604">
            <w:pPr>
              <w:pStyle w:val="TableEntry"/>
            </w:pPr>
            <w:r w:rsidRPr="001F42D3">
              <w:t>PT</w:t>
            </w:r>
          </w:p>
        </w:tc>
        <w:tc>
          <w:tcPr>
            <w:tcW w:w="961" w:type="dxa"/>
          </w:tcPr>
          <w:p w14:paraId="4F49DDEE" w14:textId="77777777" w:rsidR="00B11855" w:rsidRPr="001F42D3" w:rsidRDefault="003D003E" w:rsidP="000A5604">
            <w:pPr>
              <w:pStyle w:val="TableEntry"/>
            </w:pPr>
            <w:r w:rsidRPr="001F42D3">
              <w:t>R</w:t>
            </w:r>
          </w:p>
        </w:tc>
        <w:tc>
          <w:tcPr>
            <w:tcW w:w="933" w:type="dxa"/>
          </w:tcPr>
          <w:p w14:paraId="5FD3D025" w14:textId="77777777" w:rsidR="00B11855" w:rsidRPr="001F42D3" w:rsidRDefault="003D003E" w:rsidP="000A5604">
            <w:pPr>
              <w:pStyle w:val="TableEntry"/>
            </w:pPr>
            <w:r w:rsidRPr="001F42D3">
              <w:t>[1..1]</w:t>
            </w:r>
          </w:p>
        </w:tc>
        <w:tc>
          <w:tcPr>
            <w:tcW w:w="1037" w:type="dxa"/>
          </w:tcPr>
          <w:p w14:paraId="5BE50FBB" w14:textId="77777777" w:rsidR="00B11855" w:rsidRPr="001F42D3" w:rsidRDefault="00B11855" w:rsidP="000A5604">
            <w:pPr>
              <w:pStyle w:val="TableEntry"/>
            </w:pPr>
          </w:p>
        </w:tc>
        <w:tc>
          <w:tcPr>
            <w:tcW w:w="3288" w:type="dxa"/>
          </w:tcPr>
          <w:p w14:paraId="7D994F2C" w14:textId="77777777" w:rsidR="00B11855" w:rsidRPr="001F42D3" w:rsidRDefault="003D003E" w:rsidP="000A5604">
            <w:pPr>
              <w:pStyle w:val="TableEntry"/>
            </w:pPr>
            <w:r w:rsidRPr="001F42D3">
              <w:t>Processing Id</w:t>
            </w:r>
          </w:p>
        </w:tc>
      </w:tr>
      <w:tr w:rsidR="00C40FD5" w:rsidRPr="001F42D3" w14:paraId="2962C147" w14:textId="77777777" w:rsidTr="00EB7483">
        <w:trPr>
          <w:cantSplit/>
          <w:jc w:val="center"/>
        </w:trPr>
        <w:tc>
          <w:tcPr>
            <w:tcW w:w="975" w:type="dxa"/>
          </w:tcPr>
          <w:p w14:paraId="17D8DDBC" w14:textId="77777777" w:rsidR="00B11855" w:rsidRPr="001F42D3" w:rsidRDefault="003D003E" w:rsidP="000A5604">
            <w:pPr>
              <w:pStyle w:val="TableEntry"/>
            </w:pPr>
            <w:r w:rsidRPr="001F42D3">
              <w:t>12</w:t>
            </w:r>
          </w:p>
        </w:tc>
        <w:tc>
          <w:tcPr>
            <w:tcW w:w="1196" w:type="dxa"/>
          </w:tcPr>
          <w:p w14:paraId="75BF3F8C" w14:textId="77777777" w:rsidR="00B11855" w:rsidRPr="001F42D3" w:rsidRDefault="003D003E" w:rsidP="000A5604">
            <w:pPr>
              <w:pStyle w:val="TableEntry"/>
            </w:pPr>
            <w:r w:rsidRPr="001F42D3">
              <w:t>60</w:t>
            </w:r>
          </w:p>
        </w:tc>
        <w:tc>
          <w:tcPr>
            <w:tcW w:w="760" w:type="dxa"/>
          </w:tcPr>
          <w:p w14:paraId="44F5DE49" w14:textId="77777777" w:rsidR="00B11855" w:rsidRPr="001F42D3" w:rsidRDefault="003D003E" w:rsidP="000A5604">
            <w:pPr>
              <w:pStyle w:val="TableEntry"/>
            </w:pPr>
            <w:r w:rsidRPr="001F42D3">
              <w:t>VID</w:t>
            </w:r>
          </w:p>
        </w:tc>
        <w:tc>
          <w:tcPr>
            <w:tcW w:w="961" w:type="dxa"/>
          </w:tcPr>
          <w:p w14:paraId="275D7D40" w14:textId="77777777" w:rsidR="00B11855" w:rsidRPr="001F42D3" w:rsidRDefault="003D003E" w:rsidP="000A5604">
            <w:pPr>
              <w:pStyle w:val="TableEntry"/>
            </w:pPr>
            <w:r w:rsidRPr="001F42D3">
              <w:t>R</w:t>
            </w:r>
          </w:p>
        </w:tc>
        <w:tc>
          <w:tcPr>
            <w:tcW w:w="933" w:type="dxa"/>
          </w:tcPr>
          <w:p w14:paraId="489AB4D9" w14:textId="77777777" w:rsidR="00B11855" w:rsidRPr="001F42D3" w:rsidRDefault="003D003E" w:rsidP="000A5604">
            <w:pPr>
              <w:pStyle w:val="TableEntry"/>
            </w:pPr>
            <w:r w:rsidRPr="001F42D3">
              <w:t>[1..1]</w:t>
            </w:r>
          </w:p>
        </w:tc>
        <w:tc>
          <w:tcPr>
            <w:tcW w:w="1037" w:type="dxa"/>
          </w:tcPr>
          <w:p w14:paraId="7218D64D" w14:textId="77777777" w:rsidR="00B11855" w:rsidRPr="001F42D3" w:rsidRDefault="00B11855" w:rsidP="000A5604">
            <w:pPr>
              <w:pStyle w:val="TableEntry"/>
            </w:pPr>
          </w:p>
        </w:tc>
        <w:tc>
          <w:tcPr>
            <w:tcW w:w="3288" w:type="dxa"/>
          </w:tcPr>
          <w:p w14:paraId="3DE23046" w14:textId="77777777" w:rsidR="00B11855" w:rsidRPr="001F42D3" w:rsidRDefault="003D003E" w:rsidP="000A5604">
            <w:pPr>
              <w:pStyle w:val="TableEntry"/>
            </w:pPr>
            <w:r w:rsidRPr="001F42D3">
              <w:t>Version ID</w:t>
            </w:r>
          </w:p>
        </w:tc>
      </w:tr>
      <w:tr w:rsidR="00C40FD5" w:rsidRPr="001F42D3" w14:paraId="52417EFE" w14:textId="77777777" w:rsidTr="00EB7483">
        <w:trPr>
          <w:cantSplit/>
          <w:jc w:val="center"/>
        </w:trPr>
        <w:tc>
          <w:tcPr>
            <w:tcW w:w="975" w:type="dxa"/>
          </w:tcPr>
          <w:p w14:paraId="4C9D7E15" w14:textId="77777777" w:rsidR="00B11855" w:rsidRPr="001F42D3" w:rsidRDefault="003D003E" w:rsidP="000A5604">
            <w:pPr>
              <w:pStyle w:val="TableEntry"/>
            </w:pPr>
            <w:r w:rsidRPr="001F42D3">
              <w:t>13</w:t>
            </w:r>
          </w:p>
        </w:tc>
        <w:tc>
          <w:tcPr>
            <w:tcW w:w="1196" w:type="dxa"/>
          </w:tcPr>
          <w:p w14:paraId="50FADBCC" w14:textId="77777777" w:rsidR="00B11855" w:rsidRPr="001F42D3" w:rsidRDefault="003D003E" w:rsidP="000A5604">
            <w:pPr>
              <w:pStyle w:val="TableEntry"/>
            </w:pPr>
            <w:r w:rsidRPr="001F42D3">
              <w:t>15</w:t>
            </w:r>
          </w:p>
        </w:tc>
        <w:tc>
          <w:tcPr>
            <w:tcW w:w="760" w:type="dxa"/>
          </w:tcPr>
          <w:p w14:paraId="42CEF7BA" w14:textId="77777777" w:rsidR="00B11855" w:rsidRPr="001F42D3" w:rsidRDefault="003D003E" w:rsidP="000A5604">
            <w:pPr>
              <w:pStyle w:val="TableEntry"/>
            </w:pPr>
            <w:r w:rsidRPr="001F42D3">
              <w:t>NM</w:t>
            </w:r>
          </w:p>
        </w:tc>
        <w:tc>
          <w:tcPr>
            <w:tcW w:w="961" w:type="dxa"/>
          </w:tcPr>
          <w:p w14:paraId="19027383" w14:textId="77777777" w:rsidR="00B11855" w:rsidRPr="001F42D3" w:rsidRDefault="003D003E" w:rsidP="000A5604">
            <w:pPr>
              <w:pStyle w:val="TableEntry"/>
            </w:pPr>
            <w:r w:rsidRPr="001F42D3">
              <w:t>RE</w:t>
            </w:r>
          </w:p>
        </w:tc>
        <w:tc>
          <w:tcPr>
            <w:tcW w:w="933" w:type="dxa"/>
          </w:tcPr>
          <w:p w14:paraId="0E16335F" w14:textId="77777777" w:rsidR="00B11855" w:rsidRPr="001F42D3" w:rsidRDefault="003D003E" w:rsidP="000A5604">
            <w:pPr>
              <w:pStyle w:val="TableEntry"/>
            </w:pPr>
            <w:r w:rsidRPr="001F42D3">
              <w:t>[0..1]</w:t>
            </w:r>
          </w:p>
        </w:tc>
        <w:tc>
          <w:tcPr>
            <w:tcW w:w="1037" w:type="dxa"/>
          </w:tcPr>
          <w:p w14:paraId="04BD81A2" w14:textId="77777777" w:rsidR="00B11855" w:rsidRPr="001F42D3" w:rsidRDefault="00B11855" w:rsidP="000A5604">
            <w:pPr>
              <w:pStyle w:val="TableEntry"/>
            </w:pPr>
          </w:p>
        </w:tc>
        <w:tc>
          <w:tcPr>
            <w:tcW w:w="3288" w:type="dxa"/>
          </w:tcPr>
          <w:p w14:paraId="7522C737" w14:textId="77777777" w:rsidR="00B11855" w:rsidRPr="001F42D3" w:rsidRDefault="003D003E" w:rsidP="000A5604">
            <w:pPr>
              <w:pStyle w:val="TableEntry"/>
            </w:pPr>
            <w:r w:rsidRPr="001F42D3">
              <w:t>Sequence Number</w:t>
            </w:r>
          </w:p>
        </w:tc>
      </w:tr>
      <w:tr w:rsidR="00C40FD5" w:rsidRPr="001F42D3" w14:paraId="37AF22C6" w14:textId="77777777" w:rsidTr="00EB7483">
        <w:trPr>
          <w:cantSplit/>
          <w:jc w:val="center"/>
        </w:trPr>
        <w:tc>
          <w:tcPr>
            <w:tcW w:w="975" w:type="dxa"/>
          </w:tcPr>
          <w:p w14:paraId="35B1B369" w14:textId="77777777" w:rsidR="00B11855" w:rsidRPr="001F42D3" w:rsidRDefault="003D003E" w:rsidP="000A5604">
            <w:pPr>
              <w:pStyle w:val="TableEntry"/>
            </w:pPr>
            <w:r w:rsidRPr="001F42D3">
              <w:t>14</w:t>
            </w:r>
          </w:p>
        </w:tc>
        <w:tc>
          <w:tcPr>
            <w:tcW w:w="1196" w:type="dxa"/>
          </w:tcPr>
          <w:p w14:paraId="7D3C9483" w14:textId="77777777" w:rsidR="00B11855" w:rsidRPr="001F42D3" w:rsidRDefault="003D003E" w:rsidP="000A5604">
            <w:pPr>
              <w:pStyle w:val="TableEntry"/>
            </w:pPr>
            <w:r w:rsidRPr="001F42D3">
              <w:t>180</w:t>
            </w:r>
          </w:p>
        </w:tc>
        <w:tc>
          <w:tcPr>
            <w:tcW w:w="760" w:type="dxa"/>
          </w:tcPr>
          <w:p w14:paraId="181A6FD6" w14:textId="77777777" w:rsidR="00B11855" w:rsidRPr="001F42D3" w:rsidRDefault="003D003E" w:rsidP="000A5604">
            <w:pPr>
              <w:pStyle w:val="TableEntry"/>
            </w:pPr>
            <w:r w:rsidRPr="001F42D3">
              <w:t>ST</w:t>
            </w:r>
          </w:p>
        </w:tc>
        <w:tc>
          <w:tcPr>
            <w:tcW w:w="961" w:type="dxa"/>
          </w:tcPr>
          <w:p w14:paraId="49411D2A" w14:textId="77777777" w:rsidR="00B11855" w:rsidRPr="001F42D3" w:rsidRDefault="003D003E" w:rsidP="000A5604">
            <w:pPr>
              <w:pStyle w:val="TableEntry"/>
            </w:pPr>
            <w:r w:rsidRPr="001F42D3">
              <w:t>X</w:t>
            </w:r>
          </w:p>
        </w:tc>
        <w:tc>
          <w:tcPr>
            <w:tcW w:w="933" w:type="dxa"/>
          </w:tcPr>
          <w:p w14:paraId="6208A57A" w14:textId="77777777" w:rsidR="00B11855" w:rsidRPr="001F42D3" w:rsidRDefault="003D003E" w:rsidP="000A5604">
            <w:pPr>
              <w:pStyle w:val="TableEntry"/>
            </w:pPr>
            <w:r w:rsidRPr="001F42D3">
              <w:t>[0..0]</w:t>
            </w:r>
          </w:p>
        </w:tc>
        <w:tc>
          <w:tcPr>
            <w:tcW w:w="1037" w:type="dxa"/>
          </w:tcPr>
          <w:p w14:paraId="00C135A1" w14:textId="77777777" w:rsidR="00B11855" w:rsidRPr="001F42D3" w:rsidRDefault="00B11855" w:rsidP="000A5604">
            <w:pPr>
              <w:pStyle w:val="TableEntry"/>
            </w:pPr>
          </w:p>
        </w:tc>
        <w:tc>
          <w:tcPr>
            <w:tcW w:w="3288" w:type="dxa"/>
          </w:tcPr>
          <w:p w14:paraId="0F332214" w14:textId="77777777" w:rsidR="00B11855" w:rsidRPr="001F42D3" w:rsidRDefault="003D003E" w:rsidP="000A5604">
            <w:pPr>
              <w:pStyle w:val="TableEntry"/>
            </w:pPr>
            <w:r w:rsidRPr="001F42D3">
              <w:t>Continuation Pointer</w:t>
            </w:r>
          </w:p>
        </w:tc>
      </w:tr>
      <w:tr w:rsidR="00C40FD5" w:rsidRPr="001F42D3" w14:paraId="45DE55DF" w14:textId="77777777" w:rsidTr="00EB7483">
        <w:trPr>
          <w:cantSplit/>
          <w:jc w:val="center"/>
        </w:trPr>
        <w:tc>
          <w:tcPr>
            <w:tcW w:w="975" w:type="dxa"/>
          </w:tcPr>
          <w:p w14:paraId="54D5CC2D" w14:textId="77777777" w:rsidR="00B11855" w:rsidRPr="001F42D3" w:rsidRDefault="003D003E" w:rsidP="000A5604">
            <w:pPr>
              <w:pStyle w:val="TableEntry"/>
            </w:pPr>
            <w:r w:rsidRPr="001F42D3">
              <w:t>15</w:t>
            </w:r>
          </w:p>
        </w:tc>
        <w:tc>
          <w:tcPr>
            <w:tcW w:w="1196" w:type="dxa"/>
          </w:tcPr>
          <w:p w14:paraId="2906AC05" w14:textId="77777777" w:rsidR="00B11855" w:rsidRPr="001F42D3" w:rsidRDefault="003D003E" w:rsidP="000A5604">
            <w:pPr>
              <w:pStyle w:val="TableEntry"/>
            </w:pPr>
            <w:r w:rsidRPr="001F42D3">
              <w:t>2</w:t>
            </w:r>
          </w:p>
        </w:tc>
        <w:tc>
          <w:tcPr>
            <w:tcW w:w="760" w:type="dxa"/>
          </w:tcPr>
          <w:p w14:paraId="00021536" w14:textId="77777777" w:rsidR="00B11855" w:rsidRPr="001F42D3" w:rsidRDefault="003D003E" w:rsidP="000A5604">
            <w:pPr>
              <w:pStyle w:val="TableEntry"/>
            </w:pPr>
            <w:r w:rsidRPr="001F42D3">
              <w:t>ID</w:t>
            </w:r>
          </w:p>
        </w:tc>
        <w:tc>
          <w:tcPr>
            <w:tcW w:w="961" w:type="dxa"/>
          </w:tcPr>
          <w:p w14:paraId="6AF4607A" w14:textId="77777777" w:rsidR="00B11855" w:rsidRPr="001F42D3" w:rsidRDefault="003D003E" w:rsidP="000A5604">
            <w:pPr>
              <w:pStyle w:val="TableEntry"/>
            </w:pPr>
            <w:r w:rsidRPr="001F42D3">
              <w:t>R</w:t>
            </w:r>
          </w:p>
        </w:tc>
        <w:tc>
          <w:tcPr>
            <w:tcW w:w="933" w:type="dxa"/>
          </w:tcPr>
          <w:p w14:paraId="3C261A70" w14:textId="77777777" w:rsidR="00B11855" w:rsidRPr="001F42D3" w:rsidRDefault="003D003E" w:rsidP="000A5604">
            <w:pPr>
              <w:pStyle w:val="TableEntry"/>
            </w:pPr>
            <w:r w:rsidRPr="001F42D3">
              <w:t>[1..1]</w:t>
            </w:r>
          </w:p>
        </w:tc>
        <w:tc>
          <w:tcPr>
            <w:tcW w:w="1037" w:type="dxa"/>
          </w:tcPr>
          <w:p w14:paraId="1CD11487" w14:textId="77777777" w:rsidR="00B11855" w:rsidRPr="001F42D3" w:rsidRDefault="003D003E" w:rsidP="000A5604">
            <w:pPr>
              <w:pStyle w:val="TableEntry"/>
            </w:pPr>
            <w:r w:rsidRPr="001F42D3">
              <w:t>0155</w:t>
            </w:r>
          </w:p>
        </w:tc>
        <w:tc>
          <w:tcPr>
            <w:tcW w:w="3288" w:type="dxa"/>
          </w:tcPr>
          <w:p w14:paraId="1C0D50B8" w14:textId="77777777" w:rsidR="00B11855" w:rsidRPr="001F42D3" w:rsidRDefault="003D003E" w:rsidP="000A5604">
            <w:pPr>
              <w:pStyle w:val="TableEntry"/>
            </w:pPr>
            <w:r w:rsidRPr="001F42D3">
              <w:t>Accept Acknowledgement Type</w:t>
            </w:r>
          </w:p>
        </w:tc>
      </w:tr>
      <w:tr w:rsidR="00C40FD5" w:rsidRPr="001F42D3" w14:paraId="1E6F1E31" w14:textId="77777777" w:rsidTr="00EB7483">
        <w:trPr>
          <w:cantSplit/>
          <w:jc w:val="center"/>
        </w:trPr>
        <w:tc>
          <w:tcPr>
            <w:tcW w:w="975" w:type="dxa"/>
          </w:tcPr>
          <w:p w14:paraId="7D911A3C" w14:textId="77777777" w:rsidR="00B11855" w:rsidRPr="001F42D3" w:rsidRDefault="003D003E" w:rsidP="000A5604">
            <w:pPr>
              <w:pStyle w:val="TableEntry"/>
            </w:pPr>
            <w:r w:rsidRPr="001F42D3">
              <w:t>16</w:t>
            </w:r>
          </w:p>
        </w:tc>
        <w:tc>
          <w:tcPr>
            <w:tcW w:w="1196" w:type="dxa"/>
          </w:tcPr>
          <w:p w14:paraId="42A861EA" w14:textId="77777777" w:rsidR="00B11855" w:rsidRPr="001F42D3" w:rsidRDefault="003D003E" w:rsidP="000A5604">
            <w:pPr>
              <w:pStyle w:val="TableEntry"/>
            </w:pPr>
            <w:r w:rsidRPr="001F42D3">
              <w:t>2</w:t>
            </w:r>
          </w:p>
        </w:tc>
        <w:tc>
          <w:tcPr>
            <w:tcW w:w="760" w:type="dxa"/>
          </w:tcPr>
          <w:p w14:paraId="50C11A0F" w14:textId="77777777" w:rsidR="00B11855" w:rsidRPr="001F42D3" w:rsidRDefault="003D003E" w:rsidP="000A5604">
            <w:pPr>
              <w:pStyle w:val="TableEntry"/>
            </w:pPr>
            <w:r w:rsidRPr="001F42D3">
              <w:t>ID</w:t>
            </w:r>
          </w:p>
        </w:tc>
        <w:tc>
          <w:tcPr>
            <w:tcW w:w="961" w:type="dxa"/>
          </w:tcPr>
          <w:p w14:paraId="1B11994D" w14:textId="77777777" w:rsidR="00B11855" w:rsidRPr="001F42D3" w:rsidRDefault="003D003E" w:rsidP="000A5604">
            <w:pPr>
              <w:pStyle w:val="TableEntry"/>
            </w:pPr>
            <w:r w:rsidRPr="001F42D3">
              <w:t>R</w:t>
            </w:r>
          </w:p>
        </w:tc>
        <w:tc>
          <w:tcPr>
            <w:tcW w:w="933" w:type="dxa"/>
          </w:tcPr>
          <w:p w14:paraId="0D32EF60" w14:textId="77777777" w:rsidR="00B11855" w:rsidRPr="001F42D3" w:rsidRDefault="003D003E" w:rsidP="000A5604">
            <w:pPr>
              <w:pStyle w:val="TableEntry"/>
            </w:pPr>
            <w:r w:rsidRPr="001F42D3">
              <w:t>[1..1]</w:t>
            </w:r>
          </w:p>
        </w:tc>
        <w:tc>
          <w:tcPr>
            <w:tcW w:w="1037" w:type="dxa"/>
          </w:tcPr>
          <w:p w14:paraId="7615E587" w14:textId="77777777" w:rsidR="00B11855" w:rsidRPr="001F42D3" w:rsidRDefault="003D003E" w:rsidP="000A5604">
            <w:pPr>
              <w:pStyle w:val="TableEntry"/>
            </w:pPr>
            <w:r w:rsidRPr="001F42D3">
              <w:t>0155</w:t>
            </w:r>
          </w:p>
        </w:tc>
        <w:tc>
          <w:tcPr>
            <w:tcW w:w="3288" w:type="dxa"/>
          </w:tcPr>
          <w:p w14:paraId="411359F7" w14:textId="77777777" w:rsidR="00B11855" w:rsidRPr="001F42D3" w:rsidRDefault="003D003E" w:rsidP="000A5604">
            <w:pPr>
              <w:pStyle w:val="TableEntry"/>
            </w:pPr>
            <w:r w:rsidRPr="001F42D3">
              <w:t>Application Acknowledgement Type</w:t>
            </w:r>
          </w:p>
        </w:tc>
      </w:tr>
      <w:tr w:rsidR="00C40FD5" w:rsidRPr="001F42D3" w14:paraId="213F6D05" w14:textId="77777777" w:rsidTr="00EB7483">
        <w:trPr>
          <w:cantSplit/>
          <w:jc w:val="center"/>
        </w:trPr>
        <w:tc>
          <w:tcPr>
            <w:tcW w:w="975" w:type="dxa"/>
          </w:tcPr>
          <w:p w14:paraId="27E5FFE4" w14:textId="77777777" w:rsidR="00B11855" w:rsidRPr="001F42D3" w:rsidRDefault="003D003E" w:rsidP="000A5604">
            <w:pPr>
              <w:pStyle w:val="TableEntry"/>
            </w:pPr>
            <w:r w:rsidRPr="001F42D3">
              <w:t>17</w:t>
            </w:r>
          </w:p>
        </w:tc>
        <w:tc>
          <w:tcPr>
            <w:tcW w:w="1196" w:type="dxa"/>
          </w:tcPr>
          <w:p w14:paraId="3D96893F" w14:textId="77777777" w:rsidR="00B11855" w:rsidRPr="001F42D3" w:rsidRDefault="003D003E" w:rsidP="000A5604">
            <w:pPr>
              <w:pStyle w:val="TableEntry"/>
            </w:pPr>
            <w:r w:rsidRPr="001F42D3">
              <w:t>3</w:t>
            </w:r>
          </w:p>
        </w:tc>
        <w:tc>
          <w:tcPr>
            <w:tcW w:w="760" w:type="dxa"/>
          </w:tcPr>
          <w:p w14:paraId="531C114C" w14:textId="77777777" w:rsidR="00B11855" w:rsidRPr="001F42D3" w:rsidRDefault="003D003E" w:rsidP="000A5604">
            <w:pPr>
              <w:pStyle w:val="TableEntry"/>
            </w:pPr>
            <w:r w:rsidRPr="001F42D3">
              <w:t>ID</w:t>
            </w:r>
          </w:p>
        </w:tc>
        <w:tc>
          <w:tcPr>
            <w:tcW w:w="961" w:type="dxa"/>
          </w:tcPr>
          <w:p w14:paraId="76D08186" w14:textId="77777777" w:rsidR="00B11855" w:rsidRPr="001F42D3" w:rsidRDefault="003D003E" w:rsidP="000A5604">
            <w:pPr>
              <w:pStyle w:val="TableEntry"/>
            </w:pPr>
            <w:r w:rsidRPr="001F42D3">
              <w:t>RE</w:t>
            </w:r>
          </w:p>
        </w:tc>
        <w:tc>
          <w:tcPr>
            <w:tcW w:w="933" w:type="dxa"/>
          </w:tcPr>
          <w:p w14:paraId="3805E79E" w14:textId="77777777" w:rsidR="00B11855" w:rsidRPr="001F42D3" w:rsidRDefault="003D003E" w:rsidP="000A5604">
            <w:pPr>
              <w:pStyle w:val="TableEntry"/>
            </w:pPr>
            <w:r w:rsidRPr="001F42D3">
              <w:t>[0..1]</w:t>
            </w:r>
          </w:p>
        </w:tc>
        <w:tc>
          <w:tcPr>
            <w:tcW w:w="1037" w:type="dxa"/>
          </w:tcPr>
          <w:p w14:paraId="55936EA4" w14:textId="77777777" w:rsidR="00B11855" w:rsidRPr="001F42D3" w:rsidRDefault="003D003E" w:rsidP="000A5604">
            <w:pPr>
              <w:pStyle w:val="TableEntry"/>
            </w:pPr>
            <w:r w:rsidRPr="001F42D3">
              <w:t>0399</w:t>
            </w:r>
          </w:p>
        </w:tc>
        <w:tc>
          <w:tcPr>
            <w:tcW w:w="3288" w:type="dxa"/>
          </w:tcPr>
          <w:p w14:paraId="1408660B" w14:textId="77777777" w:rsidR="00B11855" w:rsidRPr="001F42D3" w:rsidRDefault="003D003E" w:rsidP="000A5604">
            <w:pPr>
              <w:pStyle w:val="TableEntry"/>
            </w:pPr>
            <w:r w:rsidRPr="001F42D3">
              <w:t>Country Code</w:t>
            </w:r>
          </w:p>
        </w:tc>
      </w:tr>
      <w:tr w:rsidR="00C40FD5" w:rsidRPr="001F42D3" w14:paraId="0470ACC5" w14:textId="77777777" w:rsidTr="00EB7483">
        <w:trPr>
          <w:cantSplit/>
          <w:jc w:val="center"/>
        </w:trPr>
        <w:tc>
          <w:tcPr>
            <w:tcW w:w="975" w:type="dxa"/>
          </w:tcPr>
          <w:p w14:paraId="19461510" w14:textId="77777777" w:rsidR="00B11855" w:rsidRPr="001F42D3" w:rsidRDefault="003D003E" w:rsidP="000A5604">
            <w:pPr>
              <w:pStyle w:val="TableEntry"/>
            </w:pPr>
            <w:r w:rsidRPr="001F42D3">
              <w:t>18</w:t>
            </w:r>
          </w:p>
        </w:tc>
        <w:tc>
          <w:tcPr>
            <w:tcW w:w="1196" w:type="dxa"/>
          </w:tcPr>
          <w:p w14:paraId="30A2BBCA" w14:textId="77777777" w:rsidR="00B11855" w:rsidRPr="001F42D3" w:rsidRDefault="003D003E" w:rsidP="000A5604">
            <w:pPr>
              <w:pStyle w:val="TableEntry"/>
            </w:pPr>
            <w:r w:rsidRPr="001F42D3">
              <w:t>16</w:t>
            </w:r>
          </w:p>
        </w:tc>
        <w:tc>
          <w:tcPr>
            <w:tcW w:w="760" w:type="dxa"/>
          </w:tcPr>
          <w:p w14:paraId="6E0AF7F7" w14:textId="77777777" w:rsidR="00B11855" w:rsidRPr="001F42D3" w:rsidRDefault="003D003E" w:rsidP="000A5604">
            <w:pPr>
              <w:pStyle w:val="TableEntry"/>
            </w:pPr>
            <w:r w:rsidRPr="001F42D3">
              <w:t>ID</w:t>
            </w:r>
          </w:p>
        </w:tc>
        <w:tc>
          <w:tcPr>
            <w:tcW w:w="961" w:type="dxa"/>
          </w:tcPr>
          <w:p w14:paraId="35D7B8CA" w14:textId="77777777" w:rsidR="00B11855" w:rsidRPr="001F42D3" w:rsidRDefault="003D003E" w:rsidP="000A5604">
            <w:pPr>
              <w:pStyle w:val="TableEntry"/>
            </w:pPr>
            <w:r w:rsidRPr="001F42D3">
              <w:t>RE</w:t>
            </w:r>
          </w:p>
        </w:tc>
        <w:tc>
          <w:tcPr>
            <w:tcW w:w="933" w:type="dxa"/>
          </w:tcPr>
          <w:p w14:paraId="2FD8F32D" w14:textId="77777777" w:rsidR="00B11855" w:rsidRPr="001F42D3" w:rsidRDefault="003D003E" w:rsidP="000A5604">
            <w:pPr>
              <w:pStyle w:val="TableEntry"/>
            </w:pPr>
            <w:r w:rsidRPr="001F42D3">
              <w:t>[0..1]</w:t>
            </w:r>
          </w:p>
        </w:tc>
        <w:tc>
          <w:tcPr>
            <w:tcW w:w="1037" w:type="dxa"/>
          </w:tcPr>
          <w:p w14:paraId="30F5DE5D" w14:textId="77777777" w:rsidR="00B11855" w:rsidRPr="001F42D3" w:rsidRDefault="003D003E" w:rsidP="000A5604">
            <w:pPr>
              <w:pStyle w:val="TableEntry"/>
            </w:pPr>
            <w:r w:rsidRPr="001F42D3">
              <w:t>0211</w:t>
            </w:r>
          </w:p>
        </w:tc>
        <w:tc>
          <w:tcPr>
            <w:tcW w:w="3288" w:type="dxa"/>
          </w:tcPr>
          <w:p w14:paraId="63606788" w14:textId="77777777" w:rsidR="00B11855" w:rsidRPr="001F42D3" w:rsidRDefault="003D003E" w:rsidP="000A5604">
            <w:pPr>
              <w:pStyle w:val="TableEntry"/>
            </w:pPr>
            <w:r w:rsidRPr="001F42D3">
              <w:t>Character Set</w:t>
            </w:r>
          </w:p>
        </w:tc>
      </w:tr>
      <w:tr w:rsidR="00C40FD5" w:rsidRPr="001F42D3" w14:paraId="79A19274" w14:textId="77777777" w:rsidTr="00EB7483">
        <w:trPr>
          <w:cantSplit/>
          <w:jc w:val="center"/>
        </w:trPr>
        <w:tc>
          <w:tcPr>
            <w:tcW w:w="975" w:type="dxa"/>
          </w:tcPr>
          <w:p w14:paraId="71A0A54E" w14:textId="77777777" w:rsidR="00B11855" w:rsidRPr="001F42D3" w:rsidRDefault="003D003E" w:rsidP="000A5604">
            <w:pPr>
              <w:pStyle w:val="TableEntry"/>
            </w:pPr>
            <w:r w:rsidRPr="001F42D3">
              <w:t>19</w:t>
            </w:r>
          </w:p>
        </w:tc>
        <w:tc>
          <w:tcPr>
            <w:tcW w:w="1196" w:type="dxa"/>
          </w:tcPr>
          <w:p w14:paraId="3AF293D4" w14:textId="77777777" w:rsidR="00B11855" w:rsidRPr="001F42D3" w:rsidRDefault="003D003E" w:rsidP="000A5604">
            <w:pPr>
              <w:pStyle w:val="TableEntry"/>
            </w:pPr>
            <w:r w:rsidRPr="001F42D3">
              <w:t>705</w:t>
            </w:r>
          </w:p>
        </w:tc>
        <w:tc>
          <w:tcPr>
            <w:tcW w:w="760" w:type="dxa"/>
          </w:tcPr>
          <w:p w14:paraId="071DF47A" w14:textId="77777777" w:rsidR="00B11855" w:rsidRPr="001F42D3" w:rsidRDefault="003D003E" w:rsidP="000A5604">
            <w:pPr>
              <w:pStyle w:val="TableEntry"/>
            </w:pPr>
            <w:r w:rsidRPr="001F42D3">
              <w:t>CWE</w:t>
            </w:r>
          </w:p>
        </w:tc>
        <w:tc>
          <w:tcPr>
            <w:tcW w:w="961" w:type="dxa"/>
          </w:tcPr>
          <w:p w14:paraId="2338923C" w14:textId="77777777" w:rsidR="00B11855" w:rsidRPr="001F42D3" w:rsidRDefault="003D003E" w:rsidP="000A5604">
            <w:pPr>
              <w:pStyle w:val="TableEntry"/>
            </w:pPr>
            <w:r w:rsidRPr="001F42D3">
              <w:t>RE</w:t>
            </w:r>
          </w:p>
        </w:tc>
        <w:tc>
          <w:tcPr>
            <w:tcW w:w="933" w:type="dxa"/>
          </w:tcPr>
          <w:p w14:paraId="4C4EDE30" w14:textId="77777777" w:rsidR="00B11855" w:rsidRPr="001F42D3" w:rsidRDefault="003D003E" w:rsidP="000A5604">
            <w:pPr>
              <w:pStyle w:val="TableEntry"/>
            </w:pPr>
            <w:r w:rsidRPr="001F42D3">
              <w:t>[0..1]</w:t>
            </w:r>
          </w:p>
        </w:tc>
        <w:tc>
          <w:tcPr>
            <w:tcW w:w="1037" w:type="dxa"/>
          </w:tcPr>
          <w:p w14:paraId="08AEC1D7" w14:textId="77777777" w:rsidR="00B11855" w:rsidRPr="001F42D3" w:rsidRDefault="00B11855" w:rsidP="000A5604">
            <w:pPr>
              <w:pStyle w:val="TableEntry"/>
            </w:pPr>
          </w:p>
        </w:tc>
        <w:tc>
          <w:tcPr>
            <w:tcW w:w="3288" w:type="dxa"/>
          </w:tcPr>
          <w:p w14:paraId="334F05E3" w14:textId="77777777" w:rsidR="00B11855" w:rsidRPr="001F42D3" w:rsidRDefault="003D003E" w:rsidP="000A5604">
            <w:pPr>
              <w:pStyle w:val="TableEntry"/>
            </w:pPr>
            <w:r w:rsidRPr="001F42D3">
              <w:t>Principal Language of Message</w:t>
            </w:r>
          </w:p>
        </w:tc>
      </w:tr>
      <w:tr w:rsidR="00C40FD5" w:rsidRPr="001F42D3" w14:paraId="1420FC79" w14:textId="77777777" w:rsidTr="00EB7483">
        <w:trPr>
          <w:cantSplit/>
          <w:jc w:val="center"/>
        </w:trPr>
        <w:tc>
          <w:tcPr>
            <w:tcW w:w="975" w:type="dxa"/>
          </w:tcPr>
          <w:p w14:paraId="467C66CC" w14:textId="77777777" w:rsidR="00B11855" w:rsidRPr="001F42D3" w:rsidRDefault="003D003E" w:rsidP="000A5604">
            <w:pPr>
              <w:pStyle w:val="TableEntry"/>
            </w:pPr>
            <w:r w:rsidRPr="001F42D3">
              <w:t>20</w:t>
            </w:r>
          </w:p>
        </w:tc>
        <w:tc>
          <w:tcPr>
            <w:tcW w:w="1196" w:type="dxa"/>
          </w:tcPr>
          <w:p w14:paraId="2D808749" w14:textId="77777777" w:rsidR="00B11855" w:rsidRPr="001F42D3" w:rsidRDefault="003D003E" w:rsidP="000A5604">
            <w:pPr>
              <w:pStyle w:val="TableEntry"/>
            </w:pPr>
            <w:r w:rsidRPr="001F42D3">
              <w:t>20</w:t>
            </w:r>
          </w:p>
        </w:tc>
        <w:tc>
          <w:tcPr>
            <w:tcW w:w="760" w:type="dxa"/>
          </w:tcPr>
          <w:p w14:paraId="36D2D9EE" w14:textId="77777777" w:rsidR="00B11855" w:rsidRPr="001F42D3" w:rsidRDefault="003D003E" w:rsidP="000A5604">
            <w:pPr>
              <w:pStyle w:val="TableEntry"/>
            </w:pPr>
            <w:r w:rsidRPr="001F42D3">
              <w:t>ID</w:t>
            </w:r>
          </w:p>
        </w:tc>
        <w:tc>
          <w:tcPr>
            <w:tcW w:w="961" w:type="dxa"/>
          </w:tcPr>
          <w:p w14:paraId="51FF5434" w14:textId="77777777" w:rsidR="00B11855" w:rsidRPr="001F42D3" w:rsidRDefault="003D003E" w:rsidP="000A5604">
            <w:pPr>
              <w:pStyle w:val="TableEntry"/>
            </w:pPr>
            <w:r w:rsidRPr="001F42D3">
              <w:t>X</w:t>
            </w:r>
          </w:p>
        </w:tc>
        <w:tc>
          <w:tcPr>
            <w:tcW w:w="933" w:type="dxa"/>
          </w:tcPr>
          <w:p w14:paraId="4B4E3970" w14:textId="77777777" w:rsidR="00B11855" w:rsidRPr="001F42D3" w:rsidRDefault="003D003E" w:rsidP="000A5604">
            <w:pPr>
              <w:pStyle w:val="TableEntry"/>
            </w:pPr>
            <w:r w:rsidRPr="001F42D3">
              <w:t>[0..0]</w:t>
            </w:r>
          </w:p>
        </w:tc>
        <w:tc>
          <w:tcPr>
            <w:tcW w:w="1037" w:type="dxa"/>
          </w:tcPr>
          <w:p w14:paraId="12FE62C5" w14:textId="77777777" w:rsidR="00B11855" w:rsidRPr="001F42D3" w:rsidRDefault="003D003E" w:rsidP="000A5604">
            <w:pPr>
              <w:pStyle w:val="TableEntry"/>
            </w:pPr>
            <w:r w:rsidRPr="001F42D3">
              <w:t>0356</w:t>
            </w:r>
          </w:p>
        </w:tc>
        <w:tc>
          <w:tcPr>
            <w:tcW w:w="3288" w:type="dxa"/>
          </w:tcPr>
          <w:p w14:paraId="441FD451" w14:textId="77777777" w:rsidR="00B11855" w:rsidRPr="001F42D3" w:rsidRDefault="003D003E" w:rsidP="000A5604">
            <w:pPr>
              <w:pStyle w:val="TableEntry"/>
            </w:pPr>
            <w:r w:rsidRPr="001F42D3">
              <w:t>Alternate Character Set Handling Scheme</w:t>
            </w:r>
          </w:p>
        </w:tc>
      </w:tr>
      <w:tr w:rsidR="00C40FD5" w:rsidRPr="001F42D3" w14:paraId="0894CD56" w14:textId="77777777" w:rsidTr="00EB7483">
        <w:trPr>
          <w:cantSplit/>
          <w:jc w:val="center"/>
        </w:trPr>
        <w:tc>
          <w:tcPr>
            <w:tcW w:w="975" w:type="dxa"/>
          </w:tcPr>
          <w:p w14:paraId="508267A7" w14:textId="77777777" w:rsidR="00B11855" w:rsidRPr="001F42D3" w:rsidRDefault="003D003E" w:rsidP="000A5604">
            <w:pPr>
              <w:pStyle w:val="TableEntry"/>
            </w:pPr>
            <w:r w:rsidRPr="001F42D3">
              <w:t>21</w:t>
            </w:r>
          </w:p>
        </w:tc>
        <w:tc>
          <w:tcPr>
            <w:tcW w:w="1196" w:type="dxa"/>
          </w:tcPr>
          <w:p w14:paraId="35CF4643" w14:textId="77777777" w:rsidR="00B11855" w:rsidRPr="001F42D3" w:rsidRDefault="003D003E" w:rsidP="000A5604">
            <w:pPr>
              <w:pStyle w:val="TableEntry"/>
            </w:pPr>
            <w:r w:rsidRPr="001F42D3">
              <w:t>427</w:t>
            </w:r>
          </w:p>
        </w:tc>
        <w:tc>
          <w:tcPr>
            <w:tcW w:w="760" w:type="dxa"/>
          </w:tcPr>
          <w:p w14:paraId="6BC754F3" w14:textId="77777777" w:rsidR="00B11855" w:rsidRPr="001F42D3" w:rsidRDefault="003D003E" w:rsidP="000A5604">
            <w:pPr>
              <w:pStyle w:val="TableEntry"/>
            </w:pPr>
            <w:r w:rsidRPr="001F42D3">
              <w:t>EI</w:t>
            </w:r>
          </w:p>
        </w:tc>
        <w:tc>
          <w:tcPr>
            <w:tcW w:w="961" w:type="dxa"/>
          </w:tcPr>
          <w:p w14:paraId="5912DB99" w14:textId="77777777" w:rsidR="00B11855" w:rsidRPr="001F42D3" w:rsidRDefault="00DA4C12" w:rsidP="000A5604">
            <w:pPr>
              <w:pStyle w:val="TableEntry"/>
            </w:pPr>
            <w:r w:rsidRPr="001F42D3">
              <w:t>O</w:t>
            </w:r>
          </w:p>
        </w:tc>
        <w:tc>
          <w:tcPr>
            <w:tcW w:w="933" w:type="dxa"/>
          </w:tcPr>
          <w:p w14:paraId="437F5705" w14:textId="77777777" w:rsidR="00B11855" w:rsidRPr="001F42D3" w:rsidRDefault="003D003E" w:rsidP="000A5604">
            <w:pPr>
              <w:pStyle w:val="TableEntry"/>
            </w:pPr>
            <w:r w:rsidRPr="001F42D3">
              <w:t>[</w:t>
            </w:r>
            <w:r w:rsidR="00DA4C12" w:rsidRPr="001F42D3">
              <w:t>0</w:t>
            </w:r>
            <w:r w:rsidRPr="001F42D3">
              <w:t>..1]</w:t>
            </w:r>
          </w:p>
        </w:tc>
        <w:tc>
          <w:tcPr>
            <w:tcW w:w="1037" w:type="dxa"/>
          </w:tcPr>
          <w:p w14:paraId="073A3DE0" w14:textId="77777777" w:rsidR="00B11855" w:rsidRPr="001F42D3" w:rsidRDefault="00B11855" w:rsidP="000A5604">
            <w:pPr>
              <w:pStyle w:val="TableEntry"/>
            </w:pPr>
          </w:p>
        </w:tc>
        <w:tc>
          <w:tcPr>
            <w:tcW w:w="3288" w:type="dxa"/>
          </w:tcPr>
          <w:p w14:paraId="606472CB" w14:textId="77777777" w:rsidR="00B11855" w:rsidRPr="001F42D3" w:rsidRDefault="003D003E" w:rsidP="000A5604">
            <w:pPr>
              <w:pStyle w:val="TableEntry"/>
            </w:pPr>
            <w:r w:rsidRPr="001F42D3">
              <w:t>Message Profile Identifier</w:t>
            </w:r>
          </w:p>
        </w:tc>
      </w:tr>
      <w:tr w:rsidR="00C40FD5" w:rsidRPr="001F42D3" w14:paraId="44EA1F93" w14:textId="77777777" w:rsidTr="00EB7483">
        <w:trPr>
          <w:cantSplit/>
          <w:jc w:val="center"/>
        </w:trPr>
        <w:tc>
          <w:tcPr>
            <w:tcW w:w="975" w:type="dxa"/>
          </w:tcPr>
          <w:p w14:paraId="4F960BD2" w14:textId="77777777" w:rsidR="00B11855" w:rsidRPr="001F42D3" w:rsidRDefault="003D003E" w:rsidP="000A5604">
            <w:pPr>
              <w:pStyle w:val="TableEntry"/>
            </w:pPr>
            <w:r w:rsidRPr="001F42D3">
              <w:t>22</w:t>
            </w:r>
          </w:p>
        </w:tc>
        <w:tc>
          <w:tcPr>
            <w:tcW w:w="1196" w:type="dxa"/>
          </w:tcPr>
          <w:p w14:paraId="4A505E3D" w14:textId="77777777" w:rsidR="00B11855" w:rsidRPr="001F42D3" w:rsidRDefault="003D003E" w:rsidP="000A5604">
            <w:pPr>
              <w:pStyle w:val="TableEntry"/>
            </w:pPr>
            <w:r w:rsidRPr="001F42D3">
              <w:t>567</w:t>
            </w:r>
          </w:p>
        </w:tc>
        <w:tc>
          <w:tcPr>
            <w:tcW w:w="760" w:type="dxa"/>
          </w:tcPr>
          <w:p w14:paraId="083C3A08" w14:textId="77777777" w:rsidR="00B11855" w:rsidRPr="001F42D3" w:rsidRDefault="003D003E" w:rsidP="000A5604">
            <w:pPr>
              <w:pStyle w:val="TableEntry"/>
            </w:pPr>
            <w:r w:rsidRPr="001F42D3">
              <w:t>XON</w:t>
            </w:r>
          </w:p>
        </w:tc>
        <w:tc>
          <w:tcPr>
            <w:tcW w:w="961" w:type="dxa"/>
          </w:tcPr>
          <w:p w14:paraId="098AFFA7" w14:textId="77777777" w:rsidR="00B11855" w:rsidRPr="001F42D3" w:rsidRDefault="003D003E" w:rsidP="000A5604">
            <w:pPr>
              <w:pStyle w:val="TableEntry"/>
            </w:pPr>
            <w:r w:rsidRPr="001F42D3">
              <w:t>X</w:t>
            </w:r>
          </w:p>
        </w:tc>
        <w:tc>
          <w:tcPr>
            <w:tcW w:w="933" w:type="dxa"/>
          </w:tcPr>
          <w:p w14:paraId="347E6CBB" w14:textId="77777777" w:rsidR="00B11855" w:rsidRPr="001F42D3" w:rsidRDefault="003D003E" w:rsidP="000A5604">
            <w:pPr>
              <w:pStyle w:val="TableEntry"/>
            </w:pPr>
            <w:r w:rsidRPr="001F42D3">
              <w:t>[0..0]</w:t>
            </w:r>
          </w:p>
        </w:tc>
        <w:tc>
          <w:tcPr>
            <w:tcW w:w="1037" w:type="dxa"/>
          </w:tcPr>
          <w:p w14:paraId="711E0B36" w14:textId="77777777" w:rsidR="00B11855" w:rsidRPr="001F42D3" w:rsidRDefault="00B11855" w:rsidP="000A5604">
            <w:pPr>
              <w:pStyle w:val="TableEntry"/>
            </w:pPr>
          </w:p>
        </w:tc>
        <w:tc>
          <w:tcPr>
            <w:tcW w:w="3288" w:type="dxa"/>
          </w:tcPr>
          <w:p w14:paraId="28A1092F" w14:textId="77777777" w:rsidR="00B11855" w:rsidRPr="001F42D3" w:rsidRDefault="003D003E" w:rsidP="000A5604">
            <w:pPr>
              <w:pStyle w:val="TableEntry"/>
            </w:pPr>
            <w:r w:rsidRPr="001F42D3">
              <w:t>Sending Responsible Organization</w:t>
            </w:r>
          </w:p>
        </w:tc>
      </w:tr>
      <w:tr w:rsidR="00C40FD5" w:rsidRPr="001F42D3" w14:paraId="1EF2BBFE" w14:textId="77777777" w:rsidTr="00EB7483">
        <w:trPr>
          <w:cantSplit/>
          <w:jc w:val="center"/>
        </w:trPr>
        <w:tc>
          <w:tcPr>
            <w:tcW w:w="975" w:type="dxa"/>
          </w:tcPr>
          <w:p w14:paraId="64CA1986" w14:textId="77777777" w:rsidR="00B11855" w:rsidRPr="001F42D3" w:rsidRDefault="003D003E" w:rsidP="000A5604">
            <w:pPr>
              <w:pStyle w:val="TableEntry"/>
            </w:pPr>
            <w:r w:rsidRPr="001F42D3">
              <w:t>23</w:t>
            </w:r>
          </w:p>
        </w:tc>
        <w:tc>
          <w:tcPr>
            <w:tcW w:w="1196" w:type="dxa"/>
          </w:tcPr>
          <w:p w14:paraId="384222B1" w14:textId="77777777" w:rsidR="00B11855" w:rsidRPr="001F42D3" w:rsidRDefault="003D003E" w:rsidP="000A5604">
            <w:pPr>
              <w:pStyle w:val="TableEntry"/>
            </w:pPr>
            <w:r w:rsidRPr="001F42D3">
              <w:t>567</w:t>
            </w:r>
          </w:p>
        </w:tc>
        <w:tc>
          <w:tcPr>
            <w:tcW w:w="760" w:type="dxa"/>
          </w:tcPr>
          <w:p w14:paraId="5C39A130" w14:textId="77777777" w:rsidR="00B11855" w:rsidRPr="001F42D3" w:rsidRDefault="003D003E" w:rsidP="000A5604">
            <w:pPr>
              <w:pStyle w:val="TableEntry"/>
            </w:pPr>
            <w:r w:rsidRPr="001F42D3">
              <w:t>XON</w:t>
            </w:r>
          </w:p>
        </w:tc>
        <w:tc>
          <w:tcPr>
            <w:tcW w:w="961" w:type="dxa"/>
          </w:tcPr>
          <w:p w14:paraId="29E993D1" w14:textId="77777777" w:rsidR="00B11855" w:rsidRPr="001F42D3" w:rsidRDefault="003D003E" w:rsidP="000A5604">
            <w:pPr>
              <w:pStyle w:val="TableEntry"/>
            </w:pPr>
            <w:r w:rsidRPr="001F42D3">
              <w:t>X</w:t>
            </w:r>
          </w:p>
        </w:tc>
        <w:tc>
          <w:tcPr>
            <w:tcW w:w="933" w:type="dxa"/>
          </w:tcPr>
          <w:p w14:paraId="00D8898E" w14:textId="77777777" w:rsidR="00B11855" w:rsidRPr="001F42D3" w:rsidRDefault="003D003E" w:rsidP="000A5604">
            <w:pPr>
              <w:pStyle w:val="TableEntry"/>
            </w:pPr>
            <w:r w:rsidRPr="001F42D3">
              <w:t>[0..0]</w:t>
            </w:r>
          </w:p>
        </w:tc>
        <w:tc>
          <w:tcPr>
            <w:tcW w:w="1037" w:type="dxa"/>
          </w:tcPr>
          <w:p w14:paraId="0E21AAC9" w14:textId="77777777" w:rsidR="00B11855" w:rsidRPr="001F42D3" w:rsidRDefault="00B11855" w:rsidP="000A5604">
            <w:pPr>
              <w:pStyle w:val="TableEntry"/>
            </w:pPr>
          </w:p>
        </w:tc>
        <w:tc>
          <w:tcPr>
            <w:tcW w:w="3288" w:type="dxa"/>
          </w:tcPr>
          <w:p w14:paraId="3CA19C37" w14:textId="77777777" w:rsidR="00B11855" w:rsidRPr="001F42D3" w:rsidRDefault="003D003E" w:rsidP="000A5604">
            <w:pPr>
              <w:pStyle w:val="TableEntry"/>
            </w:pPr>
            <w:r w:rsidRPr="001F42D3">
              <w:t>Receiving Responsible Organization</w:t>
            </w:r>
          </w:p>
        </w:tc>
      </w:tr>
      <w:tr w:rsidR="00C40FD5" w:rsidRPr="001F42D3" w14:paraId="32DB745D" w14:textId="77777777" w:rsidTr="00EB7483">
        <w:trPr>
          <w:cantSplit/>
          <w:jc w:val="center"/>
        </w:trPr>
        <w:tc>
          <w:tcPr>
            <w:tcW w:w="975" w:type="dxa"/>
          </w:tcPr>
          <w:p w14:paraId="6122BE83" w14:textId="77777777" w:rsidR="00B11855" w:rsidRPr="001F42D3" w:rsidRDefault="003D003E" w:rsidP="000A5604">
            <w:pPr>
              <w:pStyle w:val="TableEntry"/>
            </w:pPr>
            <w:r w:rsidRPr="001F42D3">
              <w:t>24</w:t>
            </w:r>
          </w:p>
        </w:tc>
        <w:tc>
          <w:tcPr>
            <w:tcW w:w="1196" w:type="dxa"/>
          </w:tcPr>
          <w:p w14:paraId="0CF38D1F" w14:textId="77777777" w:rsidR="00B11855" w:rsidRPr="001F42D3" w:rsidRDefault="003D003E" w:rsidP="000A5604">
            <w:pPr>
              <w:pStyle w:val="TableEntry"/>
            </w:pPr>
            <w:r w:rsidRPr="001F42D3">
              <w:t>227</w:t>
            </w:r>
          </w:p>
        </w:tc>
        <w:tc>
          <w:tcPr>
            <w:tcW w:w="760" w:type="dxa"/>
          </w:tcPr>
          <w:p w14:paraId="76799674" w14:textId="77777777" w:rsidR="00B11855" w:rsidRPr="001F42D3" w:rsidRDefault="003D003E" w:rsidP="000A5604">
            <w:pPr>
              <w:pStyle w:val="TableEntry"/>
            </w:pPr>
            <w:r w:rsidRPr="001F42D3">
              <w:t>HD</w:t>
            </w:r>
          </w:p>
        </w:tc>
        <w:tc>
          <w:tcPr>
            <w:tcW w:w="961" w:type="dxa"/>
          </w:tcPr>
          <w:p w14:paraId="318DE930" w14:textId="77777777" w:rsidR="00B11855" w:rsidRPr="001F42D3" w:rsidRDefault="003D003E" w:rsidP="000A5604">
            <w:pPr>
              <w:pStyle w:val="TableEntry"/>
            </w:pPr>
            <w:r w:rsidRPr="001F42D3">
              <w:t>X</w:t>
            </w:r>
          </w:p>
        </w:tc>
        <w:tc>
          <w:tcPr>
            <w:tcW w:w="933" w:type="dxa"/>
          </w:tcPr>
          <w:p w14:paraId="2C379275" w14:textId="77777777" w:rsidR="00B11855" w:rsidRPr="001F42D3" w:rsidRDefault="003D003E" w:rsidP="000A5604">
            <w:pPr>
              <w:pStyle w:val="TableEntry"/>
            </w:pPr>
            <w:r w:rsidRPr="001F42D3">
              <w:t>[0..0]</w:t>
            </w:r>
          </w:p>
        </w:tc>
        <w:tc>
          <w:tcPr>
            <w:tcW w:w="1037" w:type="dxa"/>
          </w:tcPr>
          <w:p w14:paraId="6AFA58EF" w14:textId="77777777" w:rsidR="00B11855" w:rsidRPr="001F42D3" w:rsidRDefault="00B11855" w:rsidP="000A5604">
            <w:pPr>
              <w:pStyle w:val="TableEntry"/>
            </w:pPr>
          </w:p>
        </w:tc>
        <w:tc>
          <w:tcPr>
            <w:tcW w:w="3288" w:type="dxa"/>
          </w:tcPr>
          <w:p w14:paraId="2132BF23" w14:textId="77777777" w:rsidR="00B11855" w:rsidRPr="001F42D3" w:rsidRDefault="003D003E" w:rsidP="000A5604">
            <w:pPr>
              <w:pStyle w:val="TableEntry"/>
            </w:pPr>
            <w:r w:rsidRPr="001F42D3">
              <w:t>Sending Network Address</w:t>
            </w:r>
          </w:p>
        </w:tc>
      </w:tr>
      <w:tr w:rsidR="00C40FD5" w:rsidRPr="001F42D3" w14:paraId="1F942A48" w14:textId="77777777" w:rsidTr="00EB7483">
        <w:trPr>
          <w:cantSplit/>
          <w:jc w:val="center"/>
        </w:trPr>
        <w:tc>
          <w:tcPr>
            <w:tcW w:w="975" w:type="dxa"/>
          </w:tcPr>
          <w:p w14:paraId="280BD4AD" w14:textId="77777777" w:rsidR="00B11855" w:rsidRPr="001F42D3" w:rsidRDefault="003D003E" w:rsidP="000A5604">
            <w:pPr>
              <w:pStyle w:val="TableEntry"/>
            </w:pPr>
            <w:r w:rsidRPr="001F42D3">
              <w:t>25</w:t>
            </w:r>
          </w:p>
        </w:tc>
        <w:tc>
          <w:tcPr>
            <w:tcW w:w="1196" w:type="dxa"/>
          </w:tcPr>
          <w:p w14:paraId="68EAAFDC" w14:textId="77777777" w:rsidR="00B11855" w:rsidRPr="001F42D3" w:rsidRDefault="003D003E" w:rsidP="000A5604">
            <w:pPr>
              <w:pStyle w:val="TableEntry"/>
            </w:pPr>
            <w:r w:rsidRPr="001F42D3">
              <w:t>227</w:t>
            </w:r>
          </w:p>
        </w:tc>
        <w:tc>
          <w:tcPr>
            <w:tcW w:w="760" w:type="dxa"/>
          </w:tcPr>
          <w:p w14:paraId="0E6981E9" w14:textId="77777777" w:rsidR="00B11855" w:rsidRPr="001F42D3" w:rsidRDefault="003D003E" w:rsidP="000A5604">
            <w:pPr>
              <w:pStyle w:val="TableEntry"/>
            </w:pPr>
            <w:r w:rsidRPr="001F42D3">
              <w:t>HD</w:t>
            </w:r>
          </w:p>
        </w:tc>
        <w:tc>
          <w:tcPr>
            <w:tcW w:w="961" w:type="dxa"/>
          </w:tcPr>
          <w:p w14:paraId="00A98C35" w14:textId="77777777" w:rsidR="00B11855" w:rsidRPr="001F42D3" w:rsidRDefault="003D003E" w:rsidP="000A5604">
            <w:pPr>
              <w:pStyle w:val="TableEntry"/>
            </w:pPr>
            <w:r w:rsidRPr="001F42D3">
              <w:t>X</w:t>
            </w:r>
          </w:p>
        </w:tc>
        <w:tc>
          <w:tcPr>
            <w:tcW w:w="933" w:type="dxa"/>
          </w:tcPr>
          <w:p w14:paraId="03748874" w14:textId="77777777" w:rsidR="00B11855" w:rsidRPr="001F42D3" w:rsidRDefault="003D003E" w:rsidP="000A5604">
            <w:pPr>
              <w:pStyle w:val="TableEntry"/>
            </w:pPr>
            <w:r w:rsidRPr="001F42D3">
              <w:t>[0..0]</w:t>
            </w:r>
          </w:p>
        </w:tc>
        <w:tc>
          <w:tcPr>
            <w:tcW w:w="1037" w:type="dxa"/>
          </w:tcPr>
          <w:p w14:paraId="28A36A4A" w14:textId="77777777" w:rsidR="00B11855" w:rsidRPr="001F42D3" w:rsidRDefault="00B11855" w:rsidP="000A5604">
            <w:pPr>
              <w:pStyle w:val="TableEntry"/>
            </w:pPr>
          </w:p>
        </w:tc>
        <w:tc>
          <w:tcPr>
            <w:tcW w:w="3288" w:type="dxa"/>
          </w:tcPr>
          <w:p w14:paraId="203154EF" w14:textId="77777777" w:rsidR="00B11855" w:rsidRPr="001F42D3" w:rsidRDefault="003D003E" w:rsidP="000A5604">
            <w:pPr>
              <w:pStyle w:val="TableEntry"/>
            </w:pPr>
            <w:r w:rsidRPr="001F42D3">
              <w:t>Receiving Network Address</w:t>
            </w:r>
          </w:p>
        </w:tc>
      </w:tr>
    </w:tbl>
    <w:p w14:paraId="1226D900" w14:textId="53541B2F" w:rsidR="00B11855" w:rsidRPr="001F42D3" w:rsidRDefault="00B11855" w:rsidP="00F92A87">
      <w:pPr>
        <w:pStyle w:val="BodyText"/>
      </w:pPr>
    </w:p>
    <w:p w14:paraId="775F7FBE" w14:textId="77777777" w:rsidR="00B11855" w:rsidRPr="001F42D3" w:rsidRDefault="003D003E" w:rsidP="00CF5627">
      <w:pPr>
        <w:pStyle w:val="HL7Field"/>
        <w:keepNext w:val="0"/>
        <w:ind w:hanging="2"/>
      </w:pPr>
      <w:r w:rsidRPr="001F42D3">
        <w:t xml:space="preserve">MSH-1   Field Separator </w:t>
      </w:r>
    </w:p>
    <w:p w14:paraId="25B4A110" w14:textId="21AAEE4A" w:rsidR="00B11855" w:rsidRPr="001F42D3" w:rsidRDefault="003D003E" w:rsidP="00DF61EC">
      <w:pPr>
        <w:pStyle w:val="HL7FieldIndent2"/>
        <w:ind w:left="0" w:hanging="2"/>
        <w:rPr>
          <w:noProof w:val="0"/>
        </w:rPr>
      </w:pPr>
      <w:r w:rsidRPr="001F42D3">
        <w:rPr>
          <w:noProof w:val="0"/>
        </w:rPr>
        <w:lastRenderedPageBreak/>
        <w:t xml:space="preserve">The </w:t>
      </w:r>
      <w:r w:rsidR="006E73C1" w:rsidRPr="001F42D3">
        <w:rPr>
          <w:noProof w:val="0"/>
        </w:rPr>
        <w:t>IHE Devices Technical Framework</w:t>
      </w:r>
      <w:r w:rsidRPr="001F42D3">
        <w:rPr>
          <w:noProof w:val="0"/>
        </w:rPr>
        <w:t xml:space="preserve"> requires that applications support HL7-recommended value that is | (ASCII 124).</w:t>
      </w:r>
    </w:p>
    <w:p w14:paraId="1D939671" w14:textId="77777777" w:rsidR="00B11855" w:rsidRPr="001F42D3" w:rsidRDefault="003D003E" w:rsidP="001422D4">
      <w:pPr>
        <w:pStyle w:val="HL7Field"/>
        <w:ind w:hanging="2"/>
      </w:pPr>
      <w:r w:rsidRPr="001F42D3">
        <w:t xml:space="preserve">MSH-2   Encoding Characters </w:t>
      </w:r>
    </w:p>
    <w:p w14:paraId="41FF264C" w14:textId="4819D163" w:rsidR="00B11855" w:rsidRPr="001F42D3" w:rsidRDefault="003D003E" w:rsidP="00DF61EC">
      <w:pPr>
        <w:pStyle w:val="HL7FieldIndent2"/>
        <w:ind w:left="0" w:hanging="2"/>
        <w:rPr>
          <w:noProof w:val="0"/>
        </w:rPr>
      </w:pPr>
      <w:r w:rsidRPr="001F42D3">
        <w:rPr>
          <w:noProof w:val="0"/>
        </w:rPr>
        <w:t xml:space="preserve">This field contains the four characters in the following order: the component separator, repetition separator, escape character, and subcomponent separator. The </w:t>
      </w:r>
      <w:r w:rsidR="006E73C1" w:rsidRPr="001F42D3">
        <w:rPr>
          <w:noProof w:val="0"/>
        </w:rPr>
        <w:t>IHE Devices Technical Framework</w:t>
      </w:r>
      <w:r w:rsidRPr="001F42D3">
        <w:rPr>
          <w:noProof w:val="0"/>
        </w:rPr>
        <w:t xml:space="preserve"> requires that applications support HL7-recommended values ^~\&amp; (ASCII 94, 126, 92, and 38, respectively).</w:t>
      </w:r>
    </w:p>
    <w:p w14:paraId="746D02C1" w14:textId="77777777" w:rsidR="00B11855" w:rsidRPr="001F42D3" w:rsidRDefault="003D003E" w:rsidP="001422D4">
      <w:pPr>
        <w:pStyle w:val="HL7Field"/>
        <w:ind w:hanging="2"/>
      </w:pPr>
      <w:r w:rsidRPr="001F42D3">
        <w:t>MSH-3   Sending Application (HD)</w:t>
      </w:r>
    </w:p>
    <w:p w14:paraId="150F9B74" w14:textId="77777777" w:rsidR="00B11855" w:rsidRPr="001F42D3" w:rsidRDefault="003D003E" w:rsidP="00DF61EC">
      <w:pPr>
        <w:pStyle w:val="Components"/>
        <w:ind w:left="0" w:hanging="2"/>
      </w:pPr>
      <w:r w:rsidRPr="001F42D3">
        <w:t>Components: &lt;Namespace ID (IS)&gt; ^ &lt;Universal ID (ST)&gt; ^ &lt;Universal ID Type (ID)&gt;</w:t>
      </w:r>
    </w:p>
    <w:p w14:paraId="12CB7601" w14:textId="070D32F9" w:rsidR="00B11855" w:rsidRPr="001F42D3" w:rsidRDefault="003D003E" w:rsidP="00DF61EC">
      <w:pPr>
        <w:pStyle w:val="HL7FieldIndent2"/>
        <w:ind w:left="0" w:hanging="2"/>
        <w:rPr>
          <w:noProof w:val="0"/>
        </w:rPr>
      </w:pPr>
      <w:r w:rsidRPr="001F42D3">
        <w:rPr>
          <w:noProof w:val="0"/>
        </w:rPr>
        <w:t xml:space="preserve">The intention of this field is to uniquely identify the software application implementing the PCD </w:t>
      </w:r>
      <w:proofErr w:type="gramStart"/>
      <w:r w:rsidR="00E76CA1" w:rsidRPr="001F42D3">
        <w:rPr>
          <w:noProof w:val="0"/>
        </w:rPr>
        <w:t>a</w:t>
      </w:r>
      <w:r w:rsidR="00CA3A2C" w:rsidRPr="001F42D3">
        <w:rPr>
          <w:noProof w:val="0"/>
        </w:rPr>
        <w:t>ctor</w:t>
      </w:r>
      <w:proofErr w:type="gramEnd"/>
      <w:r w:rsidRPr="001F42D3">
        <w:rPr>
          <w:noProof w:val="0"/>
        </w:rPr>
        <w:t xml:space="preserve"> sending this message. For valid methods of accomplishing this, see Hierarchic Designator (HD) Data Type, Appendix Section </w:t>
      </w:r>
      <w:r w:rsidR="00B37DF5" w:rsidRPr="001F42D3">
        <w:rPr>
          <w:noProof w:val="0"/>
        </w:rPr>
        <w:t>C.6.</w:t>
      </w:r>
    </w:p>
    <w:p w14:paraId="227AB512" w14:textId="77777777" w:rsidR="00B11855" w:rsidRPr="001F42D3" w:rsidRDefault="003D003E" w:rsidP="001422D4">
      <w:pPr>
        <w:pStyle w:val="HL7Field"/>
        <w:ind w:hanging="2"/>
      </w:pPr>
      <w:r w:rsidRPr="001F42D3">
        <w:t>MSH-4   Sending Facility</w:t>
      </w:r>
    </w:p>
    <w:p w14:paraId="58812990" w14:textId="77777777" w:rsidR="00B11855" w:rsidRPr="001F42D3" w:rsidRDefault="003D003E" w:rsidP="00DF61EC">
      <w:pPr>
        <w:pStyle w:val="Components"/>
        <w:ind w:left="0" w:hanging="2"/>
      </w:pPr>
      <w:r w:rsidRPr="001F42D3">
        <w:t>Components: &lt;Namespace ID (IS)&gt; ^ &lt;Universal ID (ST)&gt; ^ &lt;Universal ID Type (ID)&gt;</w:t>
      </w:r>
    </w:p>
    <w:p w14:paraId="6E2451BA" w14:textId="2409083B"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260334D"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w:t>
      </w:r>
      <w:proofErr w:type="gramStart"/>
      <w:r w:rsidRPr="001F42D3">
        <w:rPr>
          <w:noProof w:val="0"/>
        </w:rPr>
        <w:t>the DOR</w:t>
      </w:r>
      <w:proofErr w:type="gramEnd"/>
      <w:r w:rsidRPr="001F42D3">
        <w:rPr>
          <w:noProof w:val="0"/>
        </w:rPr>
        <w:t xml:space="preserve">, typically the provider institution or department operating the DOR. </w:t>
      </w:r>
    </w:p>
    <w:p w14:paraId="3F9CC5A6" w14:textId="5CA3BD34"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DOR.</w:t>
      </w:r>
    </w:p>
    <w:p w14:paraId="7C573F61"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3A27676C" w14:textId="77777777" w:rsidR="00B11855" w:rsidRPr="001F42D3" w:rsidRDefault="003D003E" w:rsidP="001422D4">
      <w:pPr>
        <w:pStyle w:val="HL7Field"/>
        <w:ind w:hanging="2"/>
      </w:pPr>
      <w:r w:rsidRPr="001F42D3">
        <w:t>MSH-5   Receiving Application (HD)</w:t>
      </w:r>
    </w:p>
    <w:p w14:paraId="14B76564" w14:textId="77777777" w:rsidR="00B11855" w:rsidRPr="001F42D3" w:rsidRDefault="003D003E" w:rsidP="00DF61EC">
      <w:pPr>
        <w:pStyle w:val="Components"/>
        <w:ind w:left="0" w:hanging="2"/>
      </w:pPr>
      <w:r w:rsidRPr="001F42D3">
        <w:t>Components: &lt;Namespace ID (IS)&gt; ^ &lt;Universal ID (ST)&gt; ^ &lt;Universal ID Type (ID)&gt;</w:t>
      </w:r>
    </w:p>
    <w:p w14:paraId="5AB967EC" w14:textId="7C5A272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15D4A43A"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w:t>
      </w:r>
      <w:proofErr w:type="gramStart"/>
      <w:r w:rsidRPr="001F42D3">
        <w:rPr>
          <w:noProof w:val="0"/>
        </w:rPr>
        <w:t>responsible</w:t>
      </w:r>
      <w:proofErr w:type="gramEnd"/>
      <w:r w:rsidRPr="001F42D3">
        <w:rPr>
          <w:noProof w:val="0"/>
        </w:rPr>
        <w:t xml:space="preserve"> for </w:t>
      </w:r>
      <w:proofErr w:type="gramStart"/>
      <w:r w:rsidRPr="001F42D3">
        <w:rPr>
          <w:noProof w:val="0"/>
        </w:rPr>
        <w:t>the receiving</w:t>
      </w:r>
      <w:proofErr w:type="gramEnd"/>
      <w:r w:rsidRPr="001F42D3">
        <w:rPr>
          <w:noProof w:val="0"/>
        </w:rPr>
        <w:t xml:space="preserve"> application. </w:t>
      </w:r>
    </w:p>
    <w:p w14:paraId="19ACF03B" w14:textId="109E59A5"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application.</w:t>
      </w:r>
    </w:p>
    <w:p w14:paraId="1A88D2E4"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0E0F24EF" w14:textId="2D2D40D6" w:rsidR="00B11855" w:rsidRPr="001F42D3" w:rsidRDefault="003D003E" w:rsidP="00DF61EC">
      <w:pPr>
        <w:pStyle w:val="HL7FieldIndent2"/>
        <w:ind w:left="0" w:hanging="2"/>
        <w:rPr>
          <w:noProof w:val="0"/>
        </w:rPr>
      </w:pPr>
      <w:r w:rsidRPr="001F42D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1F42D3" w:rsidRDefault="003D003E" w:rsidP="00500C7F">
      <w:pPr>
        <w:pStyle w:val="HL7Field"/>
        <w:ind w:hanging="2"/>
      </w:pPr>
      <w:r w:rsidRPr="001F42D3">
        <w:lastRenderedPageBreak/>
        <w:t>MSH-6   Receiving Facility</w:t>
      </w:r>
    </w:p>
    <w:p w14:paraId="464E2B09" w14:textId="77777777" w:rsidR="00B11855" w:rsidRPr="001F42D3" w:rsidRDefault="003D003E" w:rsidP="00CF5627">
      <w:pPr>
        <w:pStyle w:val="Components"/>
        <w:keepNext/>
        <w:ind w:left="0" w:hanging="2"/>
      </w:pPr>
      <w:r w:rsidRPr="001F42D3">
        <w:t>Components: &lt;Namespace ID (IS)&gt; ^ &lt;Universal ID (ST)&gt; ^ &lt;Universal ID Type (ID)&gt;</w:t>
      </w:r>
    </w:p>
    <w:p w14:paraId="3FD5DC00" w14:textId="564A079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A65BCC7"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w:t>
      </w:r>
      <w:proofErr w:type="gramStart"/>
      <w:r w:rsidRPr="001F42D3">
        <w:rPr>
          <w:noProof w:val="0"/>
        </w:rPr>
        <w:t>responsible</w:t>
      </w:r>
      <w:proofErr w:type="gramEnd"/>
      <w:r w:rsidRPr="001F42D3">
        <w:rPr>
          <w:noProof w:val="0"/>
        </w:rPr>
        <w:t xml:space="preserve"> for the receiving facility. </w:t>
      </w:r>
    </w:p>
    <w:p w14:paraId="7C07CA6C" w14:textId="25E1DC0B"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facility.</w:t>
      </w:r>
    </w:p>
    <w:p w14:paraId="51ED90E9"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21DD2844" w14:textId="77777777" w:rsidR="00B11855" w:rsidRPr="001F42D3" w:rsidRDefault="003D003E" w:rsidP="001422D4">
      <w:pPr>
        <w:pStyle w:val="HL7Field"/>
        <w:ind w:hanging="2"/>
      </w:pPr>
      <w:r w:rsidRPr="001F42D3">
        <w:t>MSH-7   Date/Time of Message:</w:t>
      </w:r>
    </w:p>
    <w:p w14:paraId="3C5E8894" w14:textId="491FD765" w:rsidR="00B11855" w:rsidRPr="001F42D3" w:rsidRDefault="003D003E" w:rsidP="00DF61EC">
      <w:pPr>
        <w:pStyle w:val="HL7FieldIndent2"/>
        <w:ind w:left="0" w:hanging="2"/>
        <w:rPr>
          <w:noProof w:val="0"/>
        </w:rPr>
      </w:pPr>
      <w:bookmarkStart w:id="751" w:name="OLE_LINK3"/>
      <w:proofErr w:type="gramStart"/>
      <w:r w:rsidRPr="001F42D3">
        <w:rPr>
          <w:noProof w:val="0"/>
        </w:rPr>
        <w:t>The IHE</w:t>
      </w:r>
      <w:proofErr w:type="gramEnd"/>
      <w:r w:rsidRPr="001F42D3">
        <w:rPr>
          <w:noProof w:val="0"/>
        </w:rPr>
        <w:t xml:space="preserve"> </w:t>
      </w:r>
      <w:r w:rsidR="007E67D4" w:rsidRPr="001F42D3">
        <w:rPr>
          <w:noProof w:val="0"/>
        </w:rPr>
        <w:t>DEV TF</w:t>
      </w:r>
      <w:r w:rsidRPr="001F42D3">
        <w:rPr>
          <w:noProof w:val="0"/>
        </w:rPr>
        <w:t xml:space="preserve"> requires this field </w:t>
      </w:r>
      <w:proofErr w:type="gramStart"/>
      <w:r w:rsidRPr="001F42D3">
        <w:rPr>
          <w:noProof w:val="0"/>
        </w:rPr>
        <w:t>be</w:t>
      </w:r>
      <w:proofErr w:type="gramEnd"/>
      <w:r w:rsidRPr="001F42D3">
        <w:rPr>
          <w:noProof w:val="0"/>
        </w:rPr>
        <w:t xml:space="preserve"> populated with:</w:t>
      </w:r>
    </w:p>
    <w:p w14:paraId="11AA615F" w14:textId="3BCFE8EC" w:rsidR="00B11855" w:rsidRPr="001F42D3" w:rsidRDefault="003D003E" w:rsidP="00EC0F74">
      <w:pPr>
        <w:pStyle w:val="HL7FieldIndent2"/>
        <w:ind w:left="0" w:hanging="2"/>
        <w:rPr>
          <w:noProof w:val="0"/>
        </w:rPr>
      </w:pPr>
      <w:r w:rsidRPr="001F42D3">
        <w:rPr>
          <w:noProof w:val="0"/>
        </w:rPr>
        <w:t xml:space="preserve">Format: </w:t>
      </w:r>
      <w:r w:rsidR="00EC0F74" w:rsidRPr="001F42D3">
        <w:rPr>
          <w:noProof w:val="0"/>
        </w:rPr>
        <w:t>YYYY[MM[DD[HH[MM[SS[.S[S[S[S]]]]]]]]][+/-ZZZZ]</w:t>
      </w:r>
    </w:p>
    <w:p w14:paraId="5066378D" w14:textId="23AC681F" w:rsidR="00B11855" w:rsidRPr="001F42D3" w:rsidRDefault="003D003E" w:rsidP="00DF61EC">
      <w:pPr>
        <w:pStyle w:val="HL7FieldIndent2"/>
        <w:ind w:left="0" w:hanging="2"/>
        <w:rPr>
          <w:noProof w:val="0"/>
        </w:rPr>
      </w:pPr>
      <w:r w:rsidRPr="001F42D3">
        <w:rPr>
          <w:noProof w:val="0"/>
        </w:rPr>
        <w:t xml:space="preserve">Time zone qualification of the date/time is required. </w:t>
      </w:r>
      <w:r w:rsidR="005424B7" w:rsidRPr="001F42D3">
        <w:rPr>
          <w:noProof w:val="0"/>
        </w:rPr>
        <w:t xml:space="preserve">The IHE </w:t>
      </w:r>
      <w:r w:rsidR="007E67D4" w:rsidRPr="001F42D3">
        <w:rPr>
          <w:noProof w:val="0"/>
        </w:rPr>
        <w:t>DEV TF</w:t>
      </w:r>
      <w:r w:rsidR="005424B7" w:rsidRPr="001F42D3">
        <w:rPr>
          <w:noProof w:val="0"/>
        </w:rPr>
        <w:t xml:space="preserve"> uses the IETF RFC3339 “Unknown Local Offset Convention” to make it possible to distinguish between the case where UTC is the preferred reference point for the specified, d</w:t>
      </w:r>
      <w:r w:rsidR="00E20D3D" w:rsidRPr="001F42D3">
        <w:rPr>
          <w:noProof w:val="0"/>
        </w:rPr>
        <w:t>e</w:t>
      </w:r>
      <w:r w:rsidR="005424B7" w:rsidRPr="001F42D3">
        <w:rPr>
          <w:noProof w:val="0"/>
        </w:rPr>
        <w:t>noted with +0000, and the case where the UTC time is known, but the offset to local time is unknown, denoted with -0000. This distinction is sometimes important in devices.</w:t>
      </w:r>
    </w:p>
    <w:bookmarkEnd w:id="751"/>
    <w:p w14:paraId="7C6E0558" w14:textId="29051932" w:rsidR="00B11855" w:rsidRPr="001F42D3" w:rsidRDefault="003D003E" w:rsidP="00DF61EC">
      <w:pPr>
        <w:pStyle w:val="HL7FieldIndent2"/>
        <w:ind w:left="0" w:hanging="2"/>
        <w:rPr>
          <w:noProof w:val="0"/>
        </w:rPr>
      </w:pPr>
      <w:r w:rsidRPr="001F42D3">
        <w:rPr>
          <w:noProof w:val="0"/>
        </w:rPr>
        <w:t xml:space="preserve">MSH-7 </w:t>
      </w:r>
      <w:proofErr w:type="gramStart"/>
      <w:r w:rsidRPr="001F42D3">
        <w:rPr>
          <w:noProof w:val="0"/>
        </w:rPr>
        <w:t>shall</w:t>
      </w:r>
      <w:proofErr w:type="gramEnd"/>
      <w:r w:rsidRPr="001F42D3">
        <w:rPr>
          <w:noProof w:val="0"/>
        </w:rPr>
        <w:t xml:space="preserve"> be used only to provide time</w:t>
      </w:r>
      <w:r w:rsidR="00646289" w:rsidRPr="001F42D3">
        <w:rPr>
          <w:noProof w:val="0"/>
        </w:rPr>
        <w:t xml:space="preserve"> a message is created by the sending system, which is different from, and not be interpreted as, the time an observation is taken. See</w:t>
      </w:r>
      <w:r w:rsidR="00B37DF5" w:rsidRPr="001F42D3">
        <w:rPr>
          <w:noProof w:val="0"/>
        </w:rPr>
        <w:t xml:space="preserve"> </w:t>
      </w:r>
      <w:r w:rsidR="005B0C7C" w:rsidRPr="001F42D3">
        <w:rPr>
          <w:noProof w:val="0"/>
        </w:rPr>
        <w:t xml:space="preserve">Section </w:t>
      </w:r>
      <w:r w:rsidR="00B37DF5" w:rsidRPr="001F42D3">
        <w:rPr>
          <w:noProof w:val="0"/>
        </w:rPr>
        <w:t xml:space="preserve">B.8.7 Time Stamps and Time Synchronization </w:t>
      </w:r>
      <w:r w:rsidR="00646289" w:rsidRPr="001F42D3">
        <w:rPr>
          <w:noProof w:val="0"/>
        </w:rPr>
        <w:t>for a discussion of general considerations on time stamps in IHE PCD messages.</w:t>
      </w:r>
    </w:p>
    <w:p w14:paraId="23CFFB1B" w14:textId="77777777" w:rsidR="00B11855" w:rsidRPr="001F42D3" w:rsidRDefault="003D003E" w:rsidP="001422D4">
      <w:pPr>
        <w:pStyle w:val="HL7Field"/>
        <w:ind w:hanging="2"/>
      </w:pPr>
      <w:r w:rsidRPr="001F42D3">
        <w:t>MSH-9   Message Type</w:t>
      </w:r>
    </w:p>
    <w:p w14:paraId="7CE0F147" w14:textId="77777777" w:rsidR="00B11855" w:rsidRPr="001F42D3" w:rsidRDefault="003D003E" w:rsidP="00DF61EC">
      <w:pPr>
        <w:pStyle w:val="Components"/>
        <w:ind w:left="0" w:hanging="2"/>
      </w:pPr>
      <w:r w:rsidRPr="001F42D3">
        <w:t>Components: &lt;Message Code (ID)&gt; ^ &lt;Trigger Event (ID)&gt; ^ &lt;Message Structure (ID)&gt;</w:t>
      </w:r>
    </w:p>
    <w:p w14:paraId="5C953304" w14:textId="77777777" w:rsidR="00B11855" w:rsidRPr="001F42D3" w:rsidRDefault="003D003E" w:rsidP="00DF61EC">
      <w:pPr>
        <w:pStyle w:val="HL7FieldIndent2"/>
        <w:ind w:left="0" w:hanging="2"/>
        <w:rPr>
          <w:noProof w:val="0"/>
        </w:rPr>
      </w:pPr>
      <w:r w:rsidRPr="001F42D3">
        <w:rPr>
          <w:noProof w:val="0"/>
        </w:rPr>
        <w:t>Definition: This field contains the message type, trigger event, and the message structure ID for the message. All three components are required.</w:t>
      </w:r>
    </w:p>
    <w:p w14:paraId="62D314F7" w14:textId="77777777" w:rsidR="00B11855" w:rsidRPr="001F42D3" w:rsidRDefault="003D003E" w:rsidP="00DF61EC">
      <w:pPr>
        <w:pStyle w:val="HL7FieldIndent2"/>
        <w:ind w:left="0" w:hanging="2"/>
        <w:rPr>
          <w:noProof w:val="0"/>
        </w:rPr>
      </w:pPr>
      <w:r w:rsidRPr="001F42D3">
        <w:rPr>
          <w:noProof w:val="0"/>
        </w:rPr>
        <w:t>Its content is defined within each transaction-specific section of this document.</w:t>
      </w:r>
    </w:p>
    <w:p w14:paraId="56D832E0" w14:textId="680A9117" w:rsidR="00B11855" w:rsidRPr="001F42D3" w:rsidRDefault="003D003E" w:rsidP="00DF61EC">
      <w:pPr>
        <w:pStyle w:val="HL7FieldIndent2"/>
        <w:ind w:left="0" w:hanging="2"/>
        <w:rPr>
          <w:noProof w:val="0"/>
        </w:rPr>
      </w:pPr>
      <w:r w:rsidRPr="001F42D3">
        <w:rPr>
          <w:noProof w:val="0"/>
        </w:rPr>
        <w:t xml:space="preserve">For </w:t>
      </w:r>
      <w:r w:rsidR="00647994" w:rsidRPr="001F42D3">
        <w:rPr>
          <w:noProof w:val="0"/>
        </w:rPr>
        <w:t>[PCD-01]</w:t>
      </w:r>
      <w:r w:rsidRPr="001F42D3">
        <w:rPr>
          <w:noProof w:val="0"/>
        </w:rPr>
        <w:t xml:space="preserve">, this field must contain ORU^R01^ORU_R01. </w:t>
      </w:r>
    </w:p>
    <w:p w14:paraId="3F24B1D6" w14:textId="77777777" w:rsidR="00B11855" w:rsidRPr="001F42D3" w:rsidRDefault="003D003E" w:rsidP="00DF61EC">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requires that this field be valued as follows:</w:t>
      </w:r>
    </w:p>
    <w:p w14:paraId="7DC73F3F" w14:textId="786CFE23" w:rsidR="00B11855" w:rsidRPr="001F42D3" w:rsidRDefault="003D003E" w:rsidP="005C1693">
      <w:pPr>
        <w:pStyle w:val="ListBullet2"/>
      </w:pPr>
      <w:r w:rsidRPr="001F42D3">
        <w:t xml:space="preserve">RGV^O15^RGV_O15 for the IOP to IOC message that initiates the </w:t>
      </w:r>
      <w:r w:rsidR="00647994" w:rsidRPr="001F42D3">
        <w:t>[PCD-03]</w:t>
      </w:r>
      <w:r w:rsidRPr="001F42D3">
        <w:t xml:space="preserve"> transaction</w:t>
      </w:r>
    </w:p>
    <w:p w14:paraId="5FD2524A" w14:textId="77777777" w:rsidR="00B11855" w:rsidRPr="001F42D3" w:rsidRDefault="003D003E" w:rsidP="005C1693">
      <w:pPr>
        <w:pStyle w:val="ListBullet2"/>
      </w:pPr>
      <w:r w:rsidRPr="001F42D3">
        <w:t>ACK^O15^ACK for the IOC to IOP accept acknowledgment message</w:t>
      </w:r>
    </w:p>
    <w:p w14:paraId="22ABCB35" w14:textId="77777777" w:rsidR="00B11855" w:rsidRPr="001F42D3" w:rsidRDefault="003D003E" w:rsidP="005C1693">
      <w:pPr>
        <w:pStyle w:val="ListBullet2"/>
      </w:pPr>
      <w:r w:rsidRPr="001F42D3">
        <w:t>RRG^O16^RRG_O16 for the IOC to IOP application acknowledgment message</w:t>
      </w:r>
    </w:p>
    <w:p w14:paraId="339F806E" w14:textId="77777777" w:rsidR="00B11855" w:rsidRPr="001F42D3" w:rsidRDefault="003D003E" w:rsidP="005C1693">
      <w:pPr>
        <w:pStyle w:val="ListBullet2"/>
      </w:pPr>
      <w:r w:rsidRPr="001F42D3">
        <w:t>ACK^O16^ACK for the IOP to IOC acknowledgment of the IOC to IOP application acknowledgment message</w:t>
      </w:r>
    </w:p>
    <w:p w14:paraId="090EBD14" w14:textId="085E7C4E" w:rsidR="00021767" w:rsidRPr="001F42D3" w:rsidRDefault="00021767" w:rsidP="005C1693">
      <w:pPr>
        <w:pStyle w:val="ListBullet2"/>
      </w:pPr>
      <w:r w:rsidRPr="001F42D3">
        <w:t xml:space="preserve">For </w:t>
      </w:r>
      <w:r w:rsidR="00647994" w:rsidRPr="001F42D3">
        <w:t>[PCD-04]</w:t>
      </w:r>
      <w:r w:rsidRPr="001F42D3">
        <w:t>, this field must contain ORU^R40^ORU_R40.</w:t>
      </w:r>
    </w:p>
    <w:p w14:paraId="157855D3" w14:textId="2BD36BEB" w:rsidR="00D557B6" w:rsidRPr="001F42D3" w:rsidRDefault="00D557B6" w:rsidP="005C1693">
      <w:pPr>
        <w:pStyle w:val="ListBullet2"/>
      </w:pPr>
      <w:r w:rsidRPr="001F42D3">
        <w:lastRenderedPageBreak/>
        <w:t xml:space="preserve">For </w:t>
      </w:r>
      <w:r w:rsidR="00647994" w:rsidRPr="001F42D3">
        <w:t>[PCD-05]</w:t>
      </w:r>
      <w:r w:rsidRPr="001F42D3">
        <w:t>, this field must contain ORU^</w:t>
      </w:r>
      <w:r w:rsidR="00CA0B84" w:rsidRPr="001F42D3">
        <w:t>R41</w:t>
      </w:r>
      <w:r w:rsidRPr="001F42D3">
        <w:t>^ORU_</w:t>
      </w:r>
      <w:r w:rsidR="00CA0B84" w:rsidRPr="001F42D3">
        <w:t>R41</w:t>
      </w:r>
      <w:r w:rsidRPr="001F42D3">
        <w:t>.</w:t>
      </w:r>
    </w:p>
    <w:p w14:paraId="448143E9" w14:textId="77777777" w:rsidR="00B11855" w:rsidRPr="001F42D3" w:rsidRDefault="003D003E" w:rsidP="001422D4">
      <w:pPr>
        <w:pStyle w:val="HL7Field"/>
        <w:ind w:hanging="2"/>
      </w:pPr>
      <w:r w:rsidRPr="001F42D3">
        <w:t>MSH-10   Message Control Id</w:t>
      </w:r>
    </w:p>
    <w:p w14:paraId="2E172DB1" w14:textId="77777777" w:rsidR="00B11855" w:rsidRPr="001F42D3" w:rsidRDefault="003D003E" w:rsidP="00DF61EC">
      <w:pPr>
        <w:pStyle w:val="HL7FieldIndent2"/>
        <w:ind w:left="0" w:hanging="2"/>
        <w:rPr>
          <w:noProof w:val="0"/>
        </w:rPr>
      </w:pPr>
      <w:r w:rsidRPr="001F42D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1F42D3" w:rsidRDefault="003D003E" w:rsidP="001422D4">
      <w:pPr>
        <w:pStyle w:val="HL7Field"/>
        <w:ind w:hanging="2"/>
      </w:pPr>
      <w:r w:rsidRPr="001F42D3">
        <w:t>MSH-11   Processing ID:</w:t>
      </w:r>
    </w:p>
    <w:p w14:paraId="2F9E30AA" w14:textId="77777777" w:rsidR="00B11855" w:rsidRPr="001F42D3" w:rsidRDefault="003D003E" w:rsidP="00DF61EC">
      <w:pPr>
        <w:pStyle w:val="Components"/>
        <w:ind w:left="0" w:hanging="2"/>
      </w:pPr>
      <w:r w:rsidRPr="001F42D3">
        <w:t>Components: &lt;Processing ID (ID)&gt; ^ &lt;Processing Mode (ID)&gt;</w:t>
      </w:r>
    </w:p>
    <w:p w14:paraId="62BDC64B" w14:textId="64C36850" w:rsidR="00B11855" w:rsidRPr="001F42D3" w:rsidRDefault="003D003E" w:rsidP="00DF61EC">
      <w:pPr>
        <w:pStyle w:val="HL7FieldIndent2"/>
        <w:ind w:left="0" w:hanging="2"/>
        <w:rPr>
          <w:noProof w:val="0"/>
        </w:rPr>
      </w:pPr>
      <w:r w:rsidRPr="001F42D3">
        <w:rPr>
          <w:noProof w:val="0"/>
        </w:rPr>
        <w:t xml:space="preserve">Definition: This data type indicates whether to process a message as defined in </w:t>
      </w:r>
      <w:r w:rsidR="006D613E" w:rsidRPr="001F42D3">
        <w:rPr>
          <w:noProof w:val="0"/>
        </w:rPr>
        <w:t>HL7</w:t>
      </w:r>
      <w:r w:rsidR="00995105" w:rsidRPr="001F42D3">
        <w:rPr>
          <w:noProof w:val="0"/>
        </w:rPr>
        <w:t xml:space="preserve"> </w:t>
      </w:r>
      <w:r w:rsidRPr="001F42D3">
        <w:rPr>
          <w:noProof w:val="0"/>
        </w:rPr>
        <w:t>Application (level 7) processing rules.</w:t>
      </w:r>
    </w:p>
    <w:p w14:paraId="256D119A" w14:textId="0C282AC6"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00CB13DC" w:rsidRPr="001F42D3">
        <w:rPr>
          <w:noProof w:val="0"/>
        </w:rPr>
        <w:t xml:space="preserve"> </w:t>
      </w:r>
      <w:r w:rsidRPr="001F42D3">
        <w:rPr>
          <w:noProof w:val="0"/>
        </w:rPr>
        <w:t xml:space="preserve">requires the first component Processing ID </w:t>
      </w:r>
      <w:proofErr w:type="gramStart"/>
      <w:r w:rsidRPr="001F42D3">
        <w:rPr>
          <w:noProof w:val="0"/>
        </w:rPr>
        <w:t>be</w:t>
      </w:r>
      <w:proofErr w:type="gramEnd"/>
      <w:r w:rsidRPr="001F42D3">
        <w:rPr>
          <w:noProof w:val="0"/>
        </w:rPr>
        <w:t xml:space="preserve"> valued based on </w:t>
      </w:r>
      <w:r w:rsidR="006D613E" w:rsidRPr="001F42D3">
        <w:rPr>
          <w:noProof w:val="0"/>
        </w:rPr>
        <w:t>HL7</w:t>
      </w:r>
      <w:r w:rsidR="00995105" w:rsidRPr="001F42D3">
        <w:rPr>
          <w:noProof w:val="0"/>
        </w:rPr>
        <w:t xml:space="preserve"> </w:t>
      </w:r>
      <w:r w:rsidRPr="001F42D3">
        <w:rPr>
          <w:noProof w:val="0"/>
        </w:rPr>
        <w:t xml:space="preserve">Table 0103. Use of the second component Processing Mode is optional but if </w:t>
      </w:r>
      <w:proofErr w:type="gramStart"/>
      <w:r w:rsidRPr="001F42D3">
        <w:rPr>
          <w:noProof w:val="0"/>
        </w:rPr>
        <w:t>used</w:t>
      </w:r>
      <w:proofErr w:type="gramEnd"/>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Table 0207.</w:t>
      </w:r>
    </w:p>
    <w:p w14:paraId="6448F911" w14:textId="77777777" w:rsidR="00B11855" w:rsidRPr="001F42D3" w:rsidRDefault="003D003E" w:rsidP="00DF61EC">
      <w:pPr>
        <w:pStyle w:val="HL7FieldIndent2"/>
        <w:ind w:left="0" w:hanging="2"/>
        <w:rPr>
          <w:noProof w:val="0"/>
        </w:rPr>
      </w:pPr>
      <w:r w:rsidRPr="001F42D3">
        <w:rPr>
          <w:noProof w:val="0"/>
        </w:rPr>
        <w:t>The value in production systems should be P (Production). When it is desired to recognize and isolate test data, the value D (Debugging) may be used.</w:t>
      </w:r>
    </w:p>
    <w:p w14:paraId="5E87DCE3" w14:textId="77777777" w:rsidR="00B11855" w:rsidRPr="001F42D3" w:rsidRDefault="003D003E" w:rsidP="001422D4">
      <w:pPr>
        <w:pStyle w:val="HL7Field"/>
        <w:ind w:hanging="2"/>
      </w:pPr>
      <w:r w:rsidRPr="001F42D3">
        <w:t>MSH-12   Version ID</w:t>
      </w:r>
    </w:p>
    <w:p w14:paraId="1D31D6E5" w14:textId="77777777" w:rsidR="00B11855" w:rsidRPr="001F42D3" w:rsidRDefault="003D003E" w:rsidP="00DF61EC">
      <w:pPr>
        <w:pStyle w:val="Components"/>
        <w:ind w:left="0" w:hanging="2"/>
      </w:pPr>
      <w:r w:rsidRPr="001F42D3">
        <w:t>Components: &lt;Version ID (ID)&gt; ^ &lt;Internationalization Code (CWE)&gt; ^ &lt;International Version ID (CWE)&gt;</w:t>
      </w:r>
    </w:p>
    <w:p w14:paraId="1C0DCE49" w14:textId="77777777" w:rsidR="00B11855" w:rsidRPr="001F42D3" w:rsidRDefault="003D003E" w:rsidP="00DF61EC">
      <w:pPr>
        <w:pStyle w:val="HL7FieldIndent2"/>
        <w:ind w:left="0" w:hanging="2"/>
        <w:rPr>
          <w:noProof w:val="0"/>
        </w:rPr>
      </w:pPr>
      <w:r w:rsidRPr="001F42D3">
        <w:rPr>
          <w:noProof w:val="0"/>
        </w:rPr>
        <w:t xml:space="preserve">Definition: This field is matched by the receiving system to its own version to be sure the message will be interpreted correctly. </w:t>
      </w:r>
    </w:p>
    <w:p w14:paraId="58AF77BF" w14:textId="2353DF2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 xml:space="preserve">V2.6. Where specific elements of later versions are </w:t>
      </w:r>
      <w:r w:rsidR="00403636" w:rsidRPr="001F42D3">
        <w:rPr>
          <w:noProof w:val="0"/>
        </w:rPr>
        <w:t>required,</w:t>
      </w:r>
      <w:r w:rsidRPr="001F42D3">
        <w:rPr>
          <w:noProof w:val="0"/>
        </w:rPr>
        <w:t xml:space="preserve"> they have been used and their usage flagged.</w:t>
      </w:r>
    </w:p>
    <w:p w14:paraId="5E91C130" w14:textId="2411812D" w:rsidR="00B11855" w:rsidRPr="001F42D3" w:rsidRDefault="003D003E" w:rsidP="00DF61EC">
      <w:pPr>
        <w:pStyle w:val="HL7FieldIndent2"/>
        <w:ind w:left="0" w:hanging="2"/>
        <w:rPr>
          <w:noProof w:val="0"/>
        </w:rPr>
      </w:pPr>
      <w:r w:rsidRPr="001F42D3">
        <w:rPr>
          <w:noProof w:val="0"/>
        </w:rPr>
        <w:t xml:space="preserve">Although </w:t>
      </w:r>
      <w:r w:rsidR="006D613E" w:rsidRPr="001F42D3">
        <w:rPr>
          <w:noProof w:val="0"/>
        </w:rPr>
        <w:t>HL7</w:t>
      </w:r>
      <w:r w:rsidR="00995105" w:rsidRPr="001F42D3">
        <w:rPr>
          <w:noProof w:val="0"/>
        </w:rPr>
        <w:t xml:space="preserve"> </w:t>
      </w:r>
      <w:r w:rsidRPr="001F42D3">
        <w:rPr>
          <w:noProof w:val="0"/>
        </w:rPr>
        <w:t xml:space="preserve">allows international affiliate versions to be specified the </w:t>
      </w:r>
      <w:r w:rsidR="006E73C1" w:rsidRPr="001F42D3">
        <w:rPr>
          <w:noProof w:val="0"/>
        </w:rPr>
        <w:t>IHE Devices Technical Framework</w:t>
      </w:r>
      <w:r w:rsidRPr="001F42D3">
        <w:rPr>
          <w:noProof w:val="0"/>
        </w:rPr>
        <w:t xml:space="preserve"> uses only the core version (first component of the field).</w:t>
      </w:r>
    </w:p>
    <w:p w14:paraId="18AD305F" w14:textId="77777777" w:rsidR="00B11855" w:rsidRPr="001F42D3" w:rsidRDefault="003D003E" w:rsidP="001422D4">
      <w:pPr>
        <w:pStyle w:val="HL7Field"/>
        <w:ind w:hanging="2"/>
      </w:pPr>
      <w:r w:rsidRPr="001F42D3">
        <w:t>MSH-13   Sequence Number (ID), required but may be empty:</w:t>
      </w:r>
    </w:p>
    <w:p w14:paraId="47256F7F" w14:textId="77777777" w:rsidR="00B11855" w:rsidRPr="001F42D3" w:rsidRDefault="003D003E" w:rsidP="00DF61EC">
      <w:pPr>
        <w:pStyle w:val="HL7FieldIndent2"/>
        <w:ind w:left="0" w:hanging="2"/>
        <w:rPr>
          <w:noProof w:val="0"/>
        </w:rPr>
      </w:pPr>
      <w:r w:rsidRPr="001F42D3">
        <w:rPr>
          <w:noProof w:val="0"/>
        </w:rPr>
        <w:t>Definition: A non-null value in this field implies that the sequence number protocol is in use. The sequence number protocol is not used in IHE PCD.</w:t>
      </w:r>
    </w:p>
    <w:p w14:paraId="023343D1" w14:textId="77777777" w:rsidR="00B11855" w:rsidRPr="001F42D3" w:rsidRDefault="003D003E" w:rsidP="001422D4">
      <w:pPr>
        <w:pStyle w:val="HL7Field"/>
        <w:ind w:hanging="2"/>
      </w:pPr>
      <w:r w:rsidRPr="001F42D3">
        <w:t>MSH-15   Accept Acknowledgement Type</w:t>
      </w:r>
    </w:p>
    <w:p w14:paraId="03BD52E4" w14:textId="3FE528E3" w:rsidR="00B11855" w:rsidRPr="001F42D3" w:rsidRDefault="003D003E" w:rsidP="00DF61EC">
      <w:pPr>
        <w:pStyle w:val="HL7FieldIndent2"/>
        <w:ind w:left="0" w:hanging="2"/>
        <w:rPr>
          <w:noProof w:val="0"/>
        </w:rPr>
      </w:pPr>
      <w:r w:rsidRPr="001F42D3">
        <w:rPr>
          <w:noProof w:val="0"/>
        </w:rPr>
        <w:t xml:space="preserve">Definition: This field identifies the conditions under which </w:t>
      </w:r>
      <w:proofErr w:type="gramStart"/>
      <w:r w:rsidRPr="001F42D3">
        <w:rPr>
          <w:noProof w:val="0"/>
        </w:rPr>
        <w:t>accept</w:t>
      </w:r>
      <w:proofErr w:type="gramEnd"/>
      <w:r w:rsidRPr="001F42D3">
        <w:rPr>
          <w:noProof w:val="0"/>
        </w:rPr>
        <w:t xml:space="preserve"> acknowledgments are required to be returned in response to this message. Required. Refer to </w:t>
      </w:r>
      <w:r w:rsidR="006D613E" w:rsidRPr="001F42D3">
        <w:rPr>
          <w:noProof w:val="0"/>
        </w:rPr>
        <w:t>HL7</w:t>
      </w:r>
      <w:r w:rsidR="00995105" w:rsidRPr="001F42D3">
        <w:rPr>
          <w:noProof w:val="0"/>
        </w:rPr>
        <w:t xml:space="preserve"> </w:t>
      </w:r>
      <w:r w:rsidRPr="001F42D3">
        <w:rPr>
          <w:noProof w:val="0"/>
        </w:rPr>
        <w:t>Table 0155 - Accept/application acknowledgment conditions for valid values. The receiving system must send (or not send) acknowledgements as specified by this field.</w:t>
      </w:r>
    </w:p>
    <w:p w14:paraId="11219D85" w14:textId="1D98A01F" w:rsidR="00B11855" w:rsidRPr="001F42D3" w:rsidRDefault="00B806D7" w:rsidP="00DF61EC">
      <w:pPr>
        <w:pStyle w:val="HL7FieldIndent2"/>
        <w:ind w:left="0" w:hanging="2"/>
        <w:rPr>
          <w:noProof w:val="0"/>
        </w:rPr>
      </w:pPr>
      <w:r w:rsidRPr="001F42D3">
        <w:rPr>
          <w:noProof w:val="0"/>
        </w:rPr>
        <w:t xml:space="preserve">In </w:t>
      </w:r>
      <w:r w:rsidR="00647994" w:rsidRPr="001F42D3">
        <w:rPr>
          <w:noProof w:val="0"/>
        </w:rPr>
        <w:t>[PCD-01]</w:t>
      </w:r>
      <w:r w:rsidRPr="001F42D3">
        <w:rPr>
          <w:noProof w:val="0"/>
        </w:rPr>
        <w:t xml:space="preserve">, </w:t>
      </w:r>
      <w:r w:rsidR="00647994" w:rsidRPr="001F42D3">
        <w:rPr>
          <w:noProof w:val="0"/>
        </w:rPr>
        <w:t>[PCD-04]</w:t>
      </w:r>
      <w:r w:rsidRPr="001F42D3">
        <w:rPr>
          <w:noProof w:val="0"/>
        </w:rPr>
        <w:t xml:space="preserve">, and </w:t>
      </w:r>
      <w:r w:rsidR="00647994" w:rsidRPr="001F42D3">
        <w:rPr>
          <w:noProof w:val="0"/>
        </w:rPr>
        <w:t>[PCD-05]</w:t>
      </w:r>
      <w:r w:rsidRPr="001F42D3">
        <w:rPr>
          <w:noProof w:val="0"/>
        </w:rPr>
        <w:t xml:space="preserve"> transactions, this field shall be valued as AL.</w:t>
      </w:r>
      <w:r w:rsidR="003D003E" w:rsidRPr="001F42D3">
        <w:rPr>
          <w:noProof w:val="0"/>
        </w:rPr>
        <w:t xml:space="preserve"> </w:t>
      </w:r>
    </w:p>
    <w:p w14:paraId="51A4B3A0" w14:textId="03438854" w:rsidR="00B11855" w:rsidRPr="001F42D3" w:rsidRDefault="003D003E" w:rsidP="00DF61EC">
      <w:pPr>
        <w:pStyle w:val="HL7FieldIndent2"/>
        <w:ind w:left="0" w:hanging="2"/>
        <w:rPr>
          <w:noProof w:val="0"/>
        </w:rPr>
      </w:pPr>
      <w:r w:rsidRPr="001F42D3">
        <w:rPr>
          <w:noProof w:val="0"/>
        </w:rPr>
        <w:t xml:space="preserve">In </w:t>
      </w:r>
      <w:r w:rsidR="00647994" w:rsidRPr="001F42D3">
        <w:rPr>
          <w:noProof w:val="0"/>
        </w:rPr>
        <w:t>[PCD-03]</w:t>
      </w:r>
      <w:r w:rsidRPr="001F42D3">
        <w:rPr>
          <w:noProof w:val="0"/>
        </w:rPr>
        <w:t xml:space="preserve"> transactions, see Section 3.3.4.4.1</w:t>
      </w:r>
    </w:p>
    <w:p w14:paraId="368BD42F" w14:textId="77777777" w:rsidR="00B11855" w:rsidRPr="001F42D3" w:rsidRDefault="003D003E" w:rsidP="00517B3F">
      <w:pPr>
        <w:pStyle w:val="HL7Field"/>
        <w:ind w:hanging="2"/>
      </w:pPr>
      <w:r w:rsidRPr="001F42D3">
        <w:lastRenderedPageBreak/>
        <w:t>MSH-16   Application Acknowledgement Type</w:t>
      </w:r>
    </w:p>
    <w:p w14:paraId="06243CB5" w14:textId="4A2106CD" w:rsidR="00703891" w:rsidRPr="001F42D3" w:rsidRDefault="003D003E" w:rsidP="00703891">
      <w:pPr>
        <w:pStyle w:val="Default"/>
        <w:rPr>
          <w:sz w:val="23"/>
          <w:szCs w:val="23"/>
        </w:rPr>
      </w:pPr>
      <w:r w:rsidRPr="001F42D3">
        <w:t xml:space="preserve">Definition: This field identifies the conditions under which application acknowledgments are required to be returned in response to this message. Required for enhanced acknowledgment mode. Refer to </w:t>
      </w:r>
      <w:r w:rsidR="006D613E" w:rsidRPr="001F42D3">
        <w:t>HL7</w:t>
      </w:r>
      <w:r w:rsidR="00995105" w:rsidRPr="001F42D3">
        <w:t xml:space="preserve"> </w:t>
      </w:r>
      <w:r w:rsidRPr="001F42D3">
        <w:t xml:space="preserve">Table 0155 - Accept/application acknowledgment conditions for valid values. </w:t>
      </w:r>
      <w:r w:rsidR="00703891" w:rsidRPr="001F42D3">
        <w:rPr>
          <w:sz w:val="23"/>
          <w:szCs w:val="23"/>
        </w:rPr>
        <w:t>For [PCD-01] and [PCD-05] transactions this field shall be valued as NE</w:t>
      </w:r>
      <w:r w:rsidR="001F42D3">
        <w:rPr>
          <w:sz w:val="23"/>
          <w:szCs w:val="23"/>
        </w:rPr>
        <w:t xml:space="preserve">. </w:t>
      </w:r>
      <w:r w:rsidR="00703891" w:rsidRPr="001F42D3">
        <w:rPr>
          <w:sz w:val="23"/>
          <w:szCs w:val="23"/>
        </w:rPr>
        <w:t xml:space="preserve">The ACM AR </w:t>
      </w:r>
      <w:r w:rsidR="00277D6B">
        <w:rPr>
          <w:sz w:val="23"/>
          <w:szCs w:val="23"/>
        </w:rPr>
        <w:t>Actor</w:t>
      </w:r>
      <w:r w:rsidR="00703891" w:rsidRPr="001F42D3">
        <w:rPr>
          <w:sz w:val="23"/>
          <w:szCs w:val="23"/>
        </w:rPr>
        <w:t xml:space="preserve"> should use MSH-16 in [PCD-04] to indicate </w:t>
      </w:r>
      <w:proofErr w:type="gramStart"/>
      <w:r w:rsidR="00703891" w:rsidRPr="001F42D3">
        <w:rPr>
          <w:sz w:val="23"/>
          <w:szCs w:val="23"/>
        </w:rPr>
        <w:t>whether or not</w:t>
      </w:r>
      <w:proofErr w:type="gramEnd"/>
      <w:r w:rsidR="00703891" w:rsidRPr="001F42D3">
        <w:rPr>
          <w:sz w:val="23"/>
          <w:szCs w:val="23"/>
        </w:rPr>
        <w:t xml:space="preserve"> the AR </w:t>
      </w:r>
      <w:r w:rsidR="00277D6B">
        <w:rPr>
          <w:sz w:val="23"/>
          <w:szCs w:val="23"/>
        </w:rPr>
        <w:t>Actor</w:t>
      </w:r>
      <w:r w:rsidR="00703891" w:rsidRPr="001F42D3">
        <w:rPr>
          <w:sz w:val="23"/>
          <w:szCs w:val="23"/>
        </w:rPr>
        <w:t xml:space="preserve"> is prepared to receive [PCD-05] transactions</w:t>
      </w:r>
      <w:r w:rsidR="001F42D3">
        <w:rPr>
          <w:sz w:val="23"/>
          <w:szCs w:val="23"/>
        </w:rPr>
        <w:t xml:space="preserve">. </w:t>
      </w:r>
      <w:r w:rsidR="00703891" w:rsidRPr="001F42D3">
        <w:rPr>
          <w:sz w:val="23"/>
          <w:szCs w:val="23"/>
        </w:rPr>
        <w:t xml:space="preserve">Set MSH-16 of the [PCD-04] transaction to other than NE to receive [PCD-05] transaction (and other error indications) or set it to NE to indicate to the AM </w:t>
      </w:r>
      <w:r w:rsidR="00277D6B">
        <w:rPr>
          <w:sz w:val="23"/>
          <w:szCs w:val="23"/>
        </w:rPr>
        <w:t>Actor</w:t>
      </w:r>
      <w:r w:rsidR="00703891" w:rsidRPr="001F42D3">
        <w:rPr>
          <w:sz w:val="23"/>
          <w:szCs w:val="23"/>
        </w:rPr>
        <w:t xml:space="preserve"> that [PCD-05] transactions are not to be sent</w:t>
      </w:r>
      <w:r w:rsidR="001F42D3">
        <w:rPr>
          <w:sz w:val="23"/>
          <w:szCs w:val="23"/>
        </w:rPr>
        <w:t xml:space="preserve">. </w:t>
      </w:r>
      <w:r w:rsidR="00703891" w:rsidRPr="001F42D3">
        <w:rPr>
          <w:sz w:val="23"/>
          <w:szCs w:val="23"/>
        </w:rPr>
        <w:t>The receiving system must send (or not send) acknowledgements as specified by this field.</w:t>
      </w:r>
    </w:p>
    <w:p w14:paraId="1FB1D4A4" w14:textId="3739A24D" w:rsidR="00B11855" w:rsidRPr="001F42D3" w:rsidRDefault="003D003E" w:rsidP="00703891">
      <w:pPr>
        <w:pStyle w:val="HL7FieldIndent2"/>
        <w:ind w:left="0" w:hanging="2"/>
        <w:rPr>
          <w:noProof w:val="0"/>
        </w:rPr>
      </w:pPr>
      <w:r w:rsidRPr="001F42D3">
        <w:rPr>
          <w:noProof w:val="0"/>
        </w:rPr>
        <w:t xml:space="preserve">For </w:t>
      </w:r>
      <w:r w:rsidR="00647994" w:rsidRPr="001F42D3">
        <w:rPr>
          <w:noProof w:val="0"/>
        </w:rPr>
        <w:t>[PCD-03]</w:t>
      </w:r>
      <w:r w:rsidRPr="001F42D3">
        <w:rPr>
          <w:noProof w:val="0"/>
        </w:rPr>
        <w:t xml:space="preserve"> transactions, see </w:t>
      </w:r>
      <w:r w:rsidR="00EE799D" w:rsidRPr="001F42D3">
        <w:rPr>
          <w:noProof w:val="0"/>
        </w:rPr>
        <w:t>Section</w:t>
      </w:r>
      <w:r w:rsidRPr="001F42D3">
        <w:rPr>
          <w:noProof w:val="0"/>
        </w:rPr>
        <w:t xml:space="preserve"> 3.3.4.4.1</w:t>
      </w:r>
    </w:p>
    <w:p w14:paraId="04375506" w14:textId="77777777" w:rsidR="00B11855" w:rsidRPr="001F42D3" w:rsidRDefault="003D003E" w:rsidP="00CF5627">
      <w:pPr>
        <w:pStyle w:val="HL7Field"/>
        <w:keepNext w:val="0"/>
        <w:ind w:hanging="2"/>
      </w:pPr>
      <w:r w:rsidRPr="001F42D3">
        <w:t>MSH-17   Country Code</w:t>
      </w:r>
    </w:p>
    <w:p w14:paraId="59C5788E" w14:textId="1E4603E7" w:rsidR="00B11855" w:rsidRPr="001F42D3" w:rsidRDefault="003D003E" w:rsidP="00DF61EC">
      <w:pPr>
        <w:pStyle w:val="HL7FieldIndent2"/>
        <w:ind w:left="0" w:hanging="2"/>
        <w:rPr>
          <w:noProof w:val="0"/>
        </w:rPr>
      </w:pPr>
      <w:r w:rsidRPr="001F42D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1F42D3">
        <w:rPr>
          <w:noProof w:val="0"/>
        </w:rPr>
        <w:t>HL7</w:t>
      </w:r>
      <w:r w:rsidR="00995105" w:rsidRPr="001F42D3">
        <w:rPr>
          <w:noProof w:val="0"/>
        </w:rPr>
        <w:t xml:space="preserve"> </w:t>
      </w:r>
      <w:r w:rsidRPr="001F42D3">
        <w:rPr>
          <w:noProof w:val="0"/>
        </w:rPr>
        <w:t>specifies that the 3-character (</w:t>
      </w:r>
      <w:proofErr w:type="gramStart"/>
      <w:r w:rsidRPr="001F42D3">
        <w:rPr>
          <w:noProof w:val="0"/>
        </w:rPr>
        <w:t>alphabetic</w:t>
      </w:r>
      <w:proofErr w:type="gramEnd"/>
      <w:r w:rsidRPr="001F42D3">
        <w:rPr>
          <w:noProof w:val="0"/>
        </w:rPr>
        <w:t xml:space="preserve">) form be used for the country code. </w:t>
      </w:r>
    </w:p>
    <w:p w14:paraId="07AED454" w14:textId="77777777" w:rsidR="00B11855" w:rsidRPr="001F42D3" w:rsidRDefault="003D003E" w:rsidP="001422D4">
      <w:pPr>
        <w:pStyle w:val="HL7Field"/>
        <w:ind w:hanging="2"/>
      </w:pPr>
      <w:r w:rsidRPr="001F42D3">
        <w:t>MSH-18   Character Set (ID)</w:t>
      </w:r>
    </w:p>
    <w:p w14:paraId="59144DD7" w14:textId="7F1068FD" w:rsidR="00B11855" w:rsidRPr="001F42D3" w:rsidRDefault="003D003E" w:rsidP="00DF61EC">
      <w:pPr>
        <w:pStyle w:val="HL7FieldIndent2"/>
        <w:ind w:left="0" w:hanging="2"/>
        <w:rPr>
          <w:noProof w:val="0"/>
        </w:rPr>
      </w:pPr>
      <w:r w:rsidRPr="001F42D3">
        <w:rPr>
          <w:noProof w:val="0"/>
        </w:rPr>
        <w:t xml:space="preserve">Definition: This field contains the character set for the entire message. Refer to </w:t>
      </w:r>
      <w:r w:rsidR="006D613E" w:rsidRPr="001F42D3">
        <w:rPr>
          <w:noProof w:val="0"/>
        </w:rPr>
        <w:t>HL7</w:t>
      </w:r>
      <w:r w:rsidR="00995105" w:rsidRPr="001F42D3">
        <w:rPr>
          <w:noProof w:val="0"/>
        </w:rPr>
        <w:t xml:space="preserve"> </w:t>
      </w:r>
      <w:r w:rsidRPr="001F42D3">
        <w:rPr>
          <w:noProof w:val="0"/>
        </w:rPr>
        <w:t>Table 0211 - Alternate character sets for valid values.</w:t>
      </w:r>
    </w:p>
    <w:p w14:paraId="7AFB1B33" w14:textId="0897AB2F" w:rsidR="00B11855" w:rsidRPr="001F42D3" w:rsidRDefault="003D003E" w:rsidP="00DF61EC">
      <w:pPr>
        <w:pStyle w:val="HL7FieldIndent2"/>
        <w:ind w:left="0" w:hanging="2"/>
        <w:rPr>
          <w:noProof w:val="0"/>
        </w:rPr>
      </w:pPr>
      <w:r w:rsidRPr="001F42D3">
        <w:rPr>
          <w:noProof w:val="0"/>
        </w:rPr>
        <w:t xml:space="preserve">An </w:t>
      </w:r>
      <w:r w:rsidR="006D613E" w:rsidRPr="001F42D3">
        <w:rPr>
          <w:noProof w:val="0"/>
        </w:rPr>
        <w:t>HL7</w:t>
      </w:r>
      <w:r w:rsidR="00995105" w:rsidRPr="001F42D3">
        <w:rPr>
          <w:noProof w:val="0"/>
        </w:rPr>
        <w:t xml:space="preserve"> </w:t>
      </w:r>
      <w:r w:rsidRPr="001F42D3">
        <w:rPr>
          <w:noProof w:val="0"/>
        </w:rPr>
        <w:t xml:space="preserve">message uses field MSH-18-character set to specify the character set(s) in use. Valid values for this field are specified in </w:t>
      </w:r>
      <w:r w:rsidR="006D613E" w:rsidRPr="001F42D3">
        <w:rPr>
          <w:noProof w:val="0"/>
        </w:rPr>
        <w:t>HL7</w:t>
      </w:r>
      <w:r w:rsidR="00995105" w:rsidRPr="001F42D3">
        <w:rPr>
          <w:noProof w:val="0"/>
        </w:rPr>
        <w:t xml:space="preserve"> </w:t>
      </w:r>
      <w:r w:rsidRPr="001F42D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1C8D5727" w:rsidR="00B11855" w:rsidRPr="001F42D3" w:rsidRDefault="003D003E" w:rsidP="00DF61EC">
      <w:pPr>
        <w:pStyle w:val="HL7FieldIndent2"/>
        <w:ind w:left="0" w:hanging="2"/>
        <w:rPr>
          <w:noProof w:val="0"/>
        </w:rPr>
      </w:pPr>
      <w:r w:rsidRPr="001F42D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1F42D3">
        <w:rPr>
          <w:noProof w:val="0"/>
        </w:rPr>
        <w:t>HL7</w:t>
      </w:r>
      <w:r w:rsidR="00995105" w:rsidRPr="001F42D3">
        <w:rPr>
          <w:noProof w:val="0"/>
        </w:rPr>
        <w:t xml:space="preserve"> </w:t>
      </w:r>
      <w:r w:rsidRPr="001F42D3">
        <w:rPr>
          <w:noProof w:val="0"/>
        </w:rPr>
        <w:t xml:space="preserve">Affiliates, while limiting the amount of testing required to determine the encoding of a message. </w:t>
      </w:r>
    </w:p>
    <w:p w14:paraId="1A42913C" w14:textId="3F6DBAE3" w:rsidR="00B11855" w:rsidRPr="001F42D3" w:rsidRDefault="003D003E" w:rsidP="00DF61EC">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for the semantics for alphabetic languages other than English (2.15.9.18.1) and for non-alphabetic languages (2.15.9.18.2)</w:t>
      </w:r>
    </w:p>
    <w:p w14:paraId="06CA5E34" w14:textId="71D328B4" w:rsidR="00B11855" w:rsidRPr="001F42D3" w:rsidRDefault="003D003E" w:rsidP="00DF61EC">
      <w:pPr>
        <w:pStyle w:val="HL7FieldIndent2"/>
        <w:ind w:left="0" w:hanging="2"/>
        <w:rPr>
          <w:noProof w:val="0"/>
        </w:rPr>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1F42D3" w:rsidRDefault="003D003E" w:rsidP="001422D4">
      <w:pPr>
        <w:pStyle w:val="HL7Field"/>
        <w:ind w:hanging="2"/>
      </w:pPr>
      <w:r w:rsidRPr="001F42D3">
        <w:t>MSH-19   Principal Language of Message</w:t>
      </w:r>
    </w:p>
    <w:p w14:paraId="5845D5F1" w14:textId="77777777" w:rsidR="00B11855" w:rsidRPr="001F42D3" w:rsidRDefault="003D003E" w:rsidP="00DF61EC">
      <w:pPr>
        <w:pStyle w:val="Components"/>
        <w:ind w:left="0" w:hanging="2"/>
      </w:pPr>
      <w:r w:rsidRPr="001F42D3">
        <w:t>Components: &lt;Identifier (ST)&gt; ^ &lt;Text (ST)&gt; ^ &lt;Name of Coding System (ID)&gt; ^&lt;Alternate Identifier (ST)&gt; ^ &lt;Alternate Text (ST)&gt; ^ &lt;Name of Alternate Coding System (ID)&gt;</w:t>
      </w:r>
    </w:p>
    <w:p w14:paraId="0A2D72C5" w14:textId="77777777" w:rsidR="00B11855" w:rsidRPr="001F42D3" w:rsidRDefault="003D003E" w:rsidP="00DF61EC">
      <w:pPr>
        <w:pStyle w:val="HL7FieldIndent2"/>
        <w:ind w:left="0" w:hanging="2"/>
        <w:rPr>
          <w:noProof w:val="0"/>
        </w:rPr>
      </w:pPr>
      <w:r w:rsidRPr="001F42D3">
        <w:rPr>
          <w:noProof w:val="0"/>
        </w:rPr>
        <w:lastRenderedPageBreak/>
        <w:t>Definition: This field contains the principal language of the message. Codes come from ISO 639.</w:t>
      </w:r>
    </w:p>
    <w:p w14:paraId="0C98987B" w14:textId="77777777" w:rsidR="00B11855" w:rsidRPr="001F42D3" w:rsidRDefault="003D003E" w:rsidP="00DF61EC">
      <w:pPr>
        <w:pStyle w:val="HL7FieldIndent2"/>
        <w:ind w:left="0" w:hanging="2"/>
        <w:rPr>
          <w:noProof w:val="0"/>
        </w:rPr>
      </w:pPr>
      <w:r w:rsidRPr="001F42D3">
        <w:rPr>
          <w:noProof w:val="0"/>
        </w:rPr>
        <w:t>The PCD uses a default of en^English^ISO639 if the field is empty.</w:t>
      </w:r>
    </w:p>
    <w:p w14:paraId="551E60E7" w14:textId="77777777" w:rsidR="00B11855" w:rsidRPr="001F42D3" w:rsidRDefault="003D003E" w:rsidP="001422D4">
      <w:pPr>
        <w:pStyle w:val="HL7Field"/>
        <w:ind w:hanging="2"/>
      </w:pPr>
      <w:r w:rsidRPr="001F42D3">
        <w:t>MSH-21   Message Profile Identifier</w:t>
      </w:r>
    </w:p>
    <w:p w14:paraId="09785CEE" w14:textId="77777777" w:rsidR="00B11855" w:rsidRPr="001F42D3" w:rsidRDefault="003D003E" w:rsidP="00DF61EC">
      <w:pPr>
        <w:pStyle w:val="Components"/>
        <w:ind w:left="0" w:hanging="2"/>
      </w:pPr>
      <w:r w:rsidRPr="001F42D3">
        <w:t>Components: &lt;Entity Identifier (ST)&gt; ^ &lt;Namespace ID (IS)&gt; ^ &lt;Universal ID (ST)&gt; ^&lt;Universal ID Type (ID)&gt;</w:t>
      </w:r>
    </w:p>
    <w:p w14:paraId="6991D639" w14:textId="3E12AA20" w:rsidR="00B11855" w:rsidRPr="001F42D3" w:rsidRDefault="003D003E" w:rsidP="00DF61EC">
      <w:pPr>
        <w:pStyle w:val="HL7FieldIndent2"/>
        <w:ind w:left="0" w:hanging="2"/>
        <w:rPr>
          <w:noProof w:val="0"/>
        </w:rPr>
      </w:pPr>
      <w:r w:rsidRPr="001F42D3">
        <w:rPr>
          <w:noProof w:val="0"/>
        </w:rPr>
        <w:t xml:space="preserve">For </w:t>
      </w:r>
      <w:r w:rsidR="007E67D4" w:rsidRPr="001F42D3">
        <w:rPr>
          <w:noProof w:val="0"/>
        </w:rPr>
        <w:t>DEV TF</w:t>
      </w:r>
      <w:r w:rsidRPr="001F42D3">
        <w:rPr>
          <w:noProof w:val="0"/>
        </w:rPr>
        <w:t xml:space="preserve">, this field is required in non-ACK messages to allow identification of a specific message profile, particularly for testing purposes (it is superfluous and therefore not required in ACK messages). PCD message profiles are </w:t>
      </w:r>
      <w:proofErr w:type="gramStart"/>
      <w:r w:rsidRPr="001F42D3">
        <w:rPr>
          <w:noProof w:val="0"/>
        </w:rPr>
        <w:t>assigned</w:t>
      </w:r>
      <w:proofErr w:type="gramEnd"/>
      <w:r w:rsidRPr="001F42D3">
        <w:rPr>
          <w:noProof w:val="0"/>
        </w:rPr>
        <w:t xml:space="preserve"> ISO OIDs by the </w:t>
      </w:r>
      <w:r w:rsidR="0060777A" w:rsidRPr="001F42D3">
        <w:rPr>
          <w:noProof w:val="0"/>
        </w:rPr>
        <w:t xml:space="preserve">Devices </w:t>
      </w:r>
      <w:r w:rsidRPr="001F42D3">
        <w:rPr>
          <w:noProof w:val="0"/>
        </w:rPr>
        <w:t xml:space="preserve">Technical </w:t>
      </w:r>
      <w:proofErr w:type="gramStart"/>
      <w:r w:rsidRPr="001F42D3">
        <w:rPr>
          <w:noProof w:val="0"/>
        </w:rPr>
        <w:t>Committee</w:t>
      </w:r>
      <w:proofErr w:type="gramEnd"/>
      <w:r w:rsidRPr="001F42D3">
        <w:rPr>
          <w:noProof w:val="0"/>
        </w:rPr>
        <w:t xml:space="preserve"> and the appropriate Message Profile Identifiers are to be used here in conformant messages. When multiple message profiles are listed in this field they should be (vendor specific, country specific) constraints of the PCD </w:t>
      </w:r>
      <w:r w:rsidR="00CA3A2C" w:rsidRPr="001F42D3">
        <w:rPr>
          <w:noProof w:val="0"/>
        </w:rPr>
        <w:t>p</w:t>
      </w:r>
      <w:r w:rsidRPr="001F42D3">
        <w:rPr>
          <w:noProof w:val="0"/>
        </w:rPr>
        <w:t xml:space="preserve">rofile. Note that the overriding of PCD </w:t>
      </w:r>
      <w:r w:rsidR="00CA3A2C" w:rsidRPr="001F42D3">
        <w:rPr>
          <w:noProof w:val="0"/>
        </w:rPr>
        <w:t>p</w:t>
      </w:r>
      <w:r w:rsidRPr="001F42D3">
        <w:rPr>
          <w:noProof w:val="0"/>
        </w:rPr>
        <w:t xml:space="preserve">rofile constraints is only allowed in national extensions to this framework. </w:t>
      </w:r>
    </w:p>
    <w:p w14:paraId="1AD438A7" w14:textId="77777777" w:rsidR="00B11855" w:rsidRPr="001F42D3" w:rsidRDefault="003D003E" w:rsidP="00DF61EC">
      <w:pPr>
        <w:pStyle w:val="HL7FieldIndent2"/>
        <w:ind w:left="0" w:hanging="2"/>
        <w:rPr>
          <w:noProof w:val="0"/>
        </w:rPr>
      </w:pPr>
      <w:r w:rsidRPr="001F42D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1F42D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1F42D3" w14:paraId="3C4304D9" w14:textId="77777777" w:rsidTr="00CF5627">
        <w:trPr>
          <w:cantSplit/>
          <w:jc w:val="center"/>
        </w:trPr>
        <w:tc>
          <w:tcPr>
            <w:tcW w:w="2718" w:type="dxa"/>
            <w:shd w:val="clear" w:color="auto" w:fill="D9D9D9"/>
          </w:tcPr>
          <w:p w14:paraId="197D0E8B" w14:textId="77777777" w:rsidR="00B11855" w:rsidRPr="001F42D3" w:rsidRDefault="003D003E" w:rsidP="00F92A87">
            <w:pPr>
              <w:pStyle w:val="TableEntryHeader"/>
            </w:pPr>
            <w:r w:rsidRPr="001F42D3">
              <w:t>Assigned OID</w:t>
            </w:r>
          </w:p>
        </w:tc>
        <w:tc>
          <w:tcPr>
            <w:tcW w:w="6138" w:type="dxa"/>
            <w:shd w:val="clear" w:color="auto" w:fill="D9D9D9"/>
          </w:tcPr>
          <w:p w14:paraId="6DA3B426" w14:textId="77777777" w:rsidR="00B11855" w:rsidRPr="001F42D3" w:rsidRDefault="003D003E" w:rsidP="00F92A87">
            <w:pPr>
              <w:pStyle w:val="TableEntryHeader"/>
            </w:pPr>
            <w:r w:rsidRPr="001F42D3">
              <w:t>PCD Message</w:t>
            </w:r>
          </w:p>
        </w:tc>
      </w:tr>
      <w:tr w:rsidR="00B11855" w:rsidRPr="001F42D3" w14:paraId="119D4F24" w14:textId="77777777" w:rsidTr="00CF5627">
        <w:trPr>
          <w:cantSplit/>
          <w:jc w:val="center"/>
        </w:trPr>
        <w:tc>
          <w:tcPr>
            <w:tcW w:w="2718" w:type="dxa"/>
          </w:tcPr>
          <w:p w14:paraId="721DDA29" w14:textId="77777777" w:rsidR="00B11855" w:rsidRPr="001F42D3" w:rsidRDefault="003D003E" w:rsidP="00F92A87">
            <w:pPr>
              <w:pStyle w:val="TableEntry"/>
            </w:pPr>
            <w:r w:rsidRPr="001F42D3">
              <w:t>1.3.6.1.4.1.19376.1.6.1.1.1</w:t>
            </w:r>
          </w:p>
        </w:tc>
        <w:tc>
          <w:tcPr>
            <w:tcW w:w="6138" w:type="dxa"/>
          </w:tcPr>
          <w:p w14:paraId="7E475538" w14:textId="0E7AE0F4" w:rsidR="00B11855" w:rsidRPr="001F42D3" w:rsidRDefault="003D003E" w:rsidP="00F92A87">
            <w:pPr>
              <w:pStyle w:val="TableEntry"/>
            </w:pPr>
            <w:r w:rsidRPr="001F42D3">
              <w:t xml:space="preserve">Device to Enterprise Communications </w:t>
            </w:r>
            <w:r w:rsidR="00647994" w:rsidRPr="001F42D3">
              <w:t>PCD-01</w:t>
            </w:r>
            <w:r w:rsidRPr="001F42D3">
              <w:t xml:space="preserve"> Communicate PCD Data message (also used for observations in response to a PCD-02 PCD Data Query)</w:t>
            </w:r>
          </w:p>
        </w:tc>
      </w:tr>
      <w:tr w:rsidR="00B11855" w:rsidRPr="001F42D3" w14:paraId="03677B2F" w14:textId="77777777" w:rsidTr="00CF5627">
        <w:trPr>
          <w:cantSplit/>
          <w:jc w:val="center"/>
        </w:trPr>
        <w:tc>
          <w:tcPr>
            <w:tcW w:w="2718" w:type="dxa"/>
          </w:tcPr>
          <w:p w14:paraId="5AF1CD0D" w14:textId="77777777" w:rsidR="00B11855" w:rsidRPr="001F42D3" w:rsidRDefault="003D003E" w:rsidP="00F92A87">
            <w:pPr>
              <w:pStyle w:val="TableEntry"/>
            </w:pPr>
            <w:r w:rsidRPr="001F42D3">
              <w:t>1.3.6.1.4.1.19376.1.6.1.2.1</w:t>
            </w:r>
          </w:p>
        </w:tc>
        <w:tc>
          <w:tcPr>
            <w:tcW w:w="6138" w:type="dxa"/>
          </w:tcPr>
          <w:p w14:paraId="095455AD" w14:textId="4E7D82A3" w:rsidR="00B11855" w:rsidRPr="001F42D3" w:rsidRDefault="003D003E" w:rsidP="00F92A87">
            <w:pPr>
              <w:pStyle w:val="TableEntry"/>
            </w:pPr>
            <w:r w:rsidRPr="001F42D3">
              <w:t xml:space="preserve">Device to Enterprise Communications PCD-02 PCD Data Query </w:t>
            </w:r>
          </w:p>
        </w:tc>
      </w:tr>
      <w:tr w:rsidR="00B11855" w:rsidRPr="001F42D3" w14:paraId="3132E998" w14:textId="77777777" w:rsidTr="00CF5627">
        <w:trPr>
          <w:cantSplit/>
          <w:jc w:val="center"/>
        </w:trPr>
        <w:tc>
          <w:tcPr>
            <w:tcW w:w="2718" w:type="dxa"/>
          </w:tcPr>
          <w:p w14:paraId="33ED696E" w14:textId="77777777" w:rsidR="00B11855" w:rsidRPr="001F42D3" w:rsidRDefault="003D003E" w:rsidP="00F92A87">
            <w:pPr>
              <w:pStyle w:val="TableEntry"/>
            </w:pPr>
            <w:r w:rsidRPr="001F42D3">
              <w:t>1.3.6.1.4.1.19376.1.6.1.3.1</w:t>
            </w:r>
          </w:p>
        </w:tc>
        <w:tc>
          <w:tcPr>
            <w:tcW w:w="6138" w:type="dxa"/>
          </w:tcPr>
          <w:p w14:paraId="35F27302" w14:textId="1B14B115" w:rsidR="00B11855" w:rsidRPr="001F42D3" w:rsidRDefault="003D003E" w:rsidP="00F92A87">
            <w:pPr>
              <w:pStyle w:val="TableEntry"/>
            </w:pPr>
            <w:r w:rsidRPr="001F42D3">
              <w:t xml:space="preserve">Point-of-care Infusion Verification </w:t>
            </w:r>
            <w:r w:rsidR="00647994" w:rsidRPr="001F42D3">
              <w:t>PCD-03</w:t>
            </w:r>
            <w:r w:rsidRPr="001F42D3">
              <w:t xml:space="preserve"> Communicate Infusion Order message </w:t>
            </w:r>
          </w:p>
        </w:tc>
      </w:tr>
      <w:tr w:rsidR="00B11855" w:rsidRPr="001F42D3" w14:paraId="017B8CB1" w14:textId="77777777" w:rsidTr="00CF5627">
        <w:trPr>
          <w:cantSplit/>
          <w:jc w:val="center"/>
        </w:trPr>
        <w:tc>
          <w:tcPr>
            <w:tcW w:w="2718" w:type="dxa"/>
          </w:tcPr>
          <w:p w14:paraId="09384C35" w14:textId="77777777" w:rsidR="00B11855" w:rsidRPr="001F42D3" w:rsidRDefault="003D003E" w:rsidP="00F92A87">
            <w:pPr>
              <w:pStyle w:val="TableEntry"/>
            </w:pPr>
            <w:r w:rsidRPr="001F42D3">
              <w:t>1.3.6.1.4.1.19376.1.6.1.3.2</w:t>
            </w:r>
          </w:p>
        </w:tc>
        <w:tc>
          <w:tcPr>
            <w:tcW w:w="6138" w:type="dxa"/>
          </w:tcPr>
          <w:p w14:paraId="4FD03484" w14:textId="77777777" w:rsidR="00B11855" w:rsidRPr="001F42D3" w:rsidRDefault="003D003E" w:rsidP="00F92A87">
            <w:pPr>
              <w:pStyle w:val="TableEntry"/>
            </w:pPr>
            <w:r w:rsidRPr="001F42D3">
              <w:t xml:space="preserve">Point-of-care Infusion Verification RRG^O16^RRG_O16 Pharmacy/Treatment Give Acknowledgment Message </w:t>
            </w:r>
          </w:p>
        </w:tc>
      </w:tr>
      <w:tr w:rsidR="00B11855" w:rsidRPr="001F42D3" w14:paraId="57DB4ED5" w14:textId="77777777" w:rsidTr="00CF5627">
        <w:trPr>
          <w:cantSplit/>
          <w:jc w:val="center"/>
        </w:trPr>
        <w:tc>
          <w:tcPr>
            <w:tcW w:w="2718" w:type="dxa"/>
          </w:tcPr>
          <w:p w14:paraId="7BD10284" w14:textId="77777777" w:rsidR="00B11855" w:rsidRPr="001F42D3" w:rsidRDefault="003D003E" w:rsidP="00F92A87">
            <w:pPr>
              <w:pStyle w:val="TableEntry"/>
            </w:pPr>
            <w:r w:rsidRPr="001F42D3">
              <w:t>1.3.6.1.4.1.19376.1.6.1.9.1</w:t>
            </w:r>
          </w:p>
        </w:tc>
        <w:tc>
          <w:tcPr>
            <w:tcW w:w="6138" w:type="dxa"/>
          </w:tcPr>
          <w:p w14:paraId="1C5A8635" w14:textId="77777777" w:rsidR="00B11855" w:rsidRPr="001F42D3" w:rsidRDefault="003D003E" w:rsidP="00F92A87">
            <w:pPr>
              <w:pStyle w:val="TableEntry"/>
            </w:pPr>
            <w:r w:rsidRPr="001F42D3">
              <w:t xml:space="preserve">Implantable Device - Cardiac Communicate IDC Observations </w:t>
            </w:r>
          </w:p>
        </w:tc>
      </w:tr>
      <w:tr w:rsidR="00694D54" w:rsidRPr="001F42D3" w14:paraId="7CCE1878" w14:textId="77777777" w:rsidTr="00CF5627">
        <w:trPr>
          <w:cantSplit/>
          <w:jc w:val="center"/>
        </w:trPr>
        <w:tc>
          <w:tcPr>
            <w:tcW w:w="2718" w:type="dxa"/>
          </w:tcPr>
          <w:p w14:paraId="39837376" w14:textId="16764EB4" w:rsidR="00694D54" w:rsidRPr="001F42D3" w:rsidRDefault="00694D54" w:rsidP="00F92A87">
            <w:pPr>
              <w:pStyle w:val="TableEntry"/>
            </w:pPr>
            <w:r w:rsidRPr="001F42D3">
              <w:t>1.3.6.1.4.1.19376.1.6.1.4.1</w:t>
            </w:r>
          </w:p>
        </w:tc>
        <w:tc>
          <w:tcPr>
            <w:tcW w:w="6138" w:type="dxa"/>
          </w:tcPr>
          <w:p w14:paraId="02F14419" w14:textId="6B19AD1D" w:rsidR="00694D54" w:rsidRPr="001F42D3" w:rsidRDefault="00694D54" w:rsidP="00F92A87">
            <w:pPr>
              <w:pStyle w:val="TableEntry"/>
            </w:pPr>
            <w:r w:rsidRPr="001F42D3">
              <w:t>Alert Communication Management PCD-04 Report Alert message</w:t>
            </w:r>
          </w:p>
        </w:tc>
      </w:tr>
      <w:tr w:rsidR="00694D54" w:rsidRPr="001F42D3" w14:paraId="152B9406" w14:textId="77777777" w:rsidTr="00CF5627">
        <w:trPr>
          <w:cantSplit/>
          <w:jc w:val="center"/>
        </w:trPr>
        <w:tc>
          <w:tcPr>
            <w:tcW w:w="2718" w:type="dxa"/>
          </w:tcPr>
          <w:p w14:paraId="2F082979" w14:textId="3EB103B2" w:rsidR="00694D54" w:rsidRPr="001F42D3" w:rsidRDefault="00694D54" w:rsidP="00F92A87">
            <w:pPr>
              <w:pStyle w:val="TableEntry"/>
            </w:pPr>
            <w:r w:rsidRPr="001F42D3">
              <w:t>1.3.6.1.4.1.19376.1.6.1.5.1</w:t>
            </w:r>
          </w:p>
        </w:tc>
        <w:tc>
          <w:tcPr>
            <w:tcW w:w="6138" w:type="dxa"/>
          </w:tcPr>
          <w:p w14:paraId="672BC4D9" w14:textId="60A1D8B9" w:rsidR="00694D54" w:rsidRPr="001F42D3" w:rsidRDefault="00694D54" w:rsidP="00F92A87">
            <w:pPr>
              <w:pStyle w:val="TableEntry"/>
            </w:pPr>
            <w:r w:rsidRPr="001F42D3">
              <w:t>Alert Communication Management PCD-05 Report Alert Status message</w:t>
            </w:r>
          </w:p>
        </w:tc>
      </w:tr>
      <w:tr w:rsidR="00694D54" w:rsidRPr="001F42D3" w14:paraId="0D0C7DC4" w14:textId="77777777" w:rsidTr="00CF5627">
        <w:trPr>
          <w:cantSplit/>
          <w:jc w:val="center"/>
        </w:trPr>
        <w:tc>
          <w:tcPr>
            <w:tcW w:w="2718" w:type="dxa"/>
          </w:tcPr>
          <w:p w14:paraId="2C8F1B40" w14:textId="3AF1C075" w:rsidR="00694D54" w:rsidRPr="001F42D3" w:rsidRDefault="00694D54" w:rsidP="00F92A87">
            <w:pPr>
              <w:pStyle w:val="TableEntry"/>
            </w:pPr>
            <w:r w:rsidRPr="001F42D3">
              <w:t>1.3.6.1.4.1.19376.1.6.1.6.1</w:t>
            </w:r>
          </w:p>
        </w:tc>
        <w:tc>
          <w:tcPr>
            <w:tcW w:w="6138" w:type="dxa"/>
          </w:tcPr>
          <w:p w14:paraId="0915312F" w14:textId="642B1D83" w:rsidR="00694D54" w:rsidRPr="001F42D3" w:rsidRDefault="00694D54" w:rsidP="00F92A87">
            <w:pPr>
              <w:pStyle w:val="TableEntry"/>
            </w:pPr>
            <w:r w:rsidRPr="001F42D3">
              <w:t>Alert Communication Management PCD-06 Disseminate Alert</w:t>
            </w:r>
          </w:p>
        </w:tc>
      </w:tr>
      <w:tr w:rsidR="00694D54" w:rsidRPr="001F42D3" w14:paraId="1AA418DD" w14:textId="77777777" w:rsidTr="00CF5627">
        <w:trPr>
          <w:cantSplit/>
          <w:jc w:val="center"/>
        </w:trPr>
        <w:tc>
          <w:tcPr>
            <w:tcW w:w="2718" w:type="dxa"/>
          </w:tcPr>
          <w:p w14:paraId="66BC9F1F" w14:textId="068FD7F8" w:rsidR="00694D54" w:rsidRPr="001F42D3" w:rsidRDefault="00694D54" w:rsidP="00F92A87">
            <w:pPr>
              <w:pStyle w:val="TableEntry"/>
            </w:pPr>
            <w:r w:rsidRPr="001F42D3">
              <w:t>1.3.6.1.4.1.19376.1.6.1.7.1</w:t>
            </w:r>
          </w:p>
        </w:tc>
        <w:tc>
          <w:tcPr>
            <w:tcW w:w="6138" w:type="dxa"/>
          </w:tcPr>
          <w:p w14:paraId="6D3162B1" w14:textId="67A7E806" w:rsidR="00694D54" w:rsidRPr="001F42D3" w:rsidRDefault="00694D54" w:rsidP="00F92A87">
            <w:pPr>
              <w:pStyle w:val="TableEntry"/>
            </w:pPr>
            <w:r w:rsidRPr="001F42D3">
              <w:t>Alert Communication Management PCD-07 Report Alert Dissemination Status</w:t>
            </w:r>
          </w:p>
        </w:tc>
      </w:tr>
    </w:tbl>
    <w:p w14:paraId="136C2855" w14:textId="77777777" w:rsidR="009D387F" w:rsidRPr="001F42D3" w:rsidRDefault="009D387F" w:rsidP="00DE1252">
      <w:pPr>
        <w:pStyle w:val="HL7FieldIndent2"/>
        <w:ind w:left="0" w:hanging="2"/>
        <w:rPr>
          <w:noProof w:val="0"/>
        </w:rPr>
      </w:pPr>
    </w:p>
    <w:p w14:paraId="37540E62" w14:textId="2F7D2398" w:rsidR="00B11855" w:rsidRPr="001F42D3" w:rsidRDefault="003D003E" w:rsidP="005C1693">
      <w:pPr>
        <w:pStyle w:val="BodyText"/>
      </w:pPr>
      <w:r w:rsidRPr="001F42D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1F42D3">
        <w:t>[PCD-01]</w:t>
      </w:r>
      <w:r w:rsidRPr="001F42D3">
        <w:t xml:space="preserve">. Namespace Identifier (EI-2) is also </w:t>
      </w:r>
      <w:proofErr w:type="gramStart"/>
      <w:r w:rsidRPr="001F42D3">
        <w:t>optional, but</w:t>
      </w:r>
      <w:proofErr w:type="gramEnd"/>
      <w:r w:rsidRPr="001F42D3">
        <w:t xml:space="preserve">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1F42D3" w:rsidRDefault="003D003E" w:rsidP="005C1693">
      <w:pPr>
        <w:pStyle w:val="BodyText"/>
      </w:pPr>
      <w:r w:rsidRPr="001F42D3">
        <w:lastRenderedPageBreak/>
        <w:tab/>
        <w:t>Example: IHE_PCD_001^IHE PCD^</w:t>
      </w:r>
      <w:r w:rsidR="00410780" w:rsidRPr="001F42D3">
        <w:t>1.3.6.1.4.1.19376.1.6.4.4.1</w:t>
      </w:r>
      <w:r w:rsidRPr="001F42D3">
        <w:t>^ISO</w:t>
      </w:r>
    </w:p>
    <w:p w14:paraId="657868B7" w14:textId="5D34B072" w:rsidR="00B11855" w:rsidRPr="001F42D3" w:rsidRDefault="00800492" w:rsidP="00B34AEB">
      <w:pPr>
        <w:pStyle w:val="Heading2"/>
        <w:numPr>
          <w:ilvl w:val="0"/>
          <w:numId w:val="0"/>
        </w:numPr>
        <w:rPr>
          <w:noProof w:val="0"/>
        </w:rPr>
      </w:pPr>
      <w:bookmarkStart w:id="752" w:name="_Toc497485609"/>
      <w:bookmarkStart w:id="753" w:name="_Toc497485946"/>
      <w:bookmarkStart w:id="754" w:name="_Toc497486173"/>
      <w:bookmarkStart w:id="755" w:name="_Toc497486450"/>
      <w:bookmarkStart w:id="756" w:name="_Toc497486677"/>
      <w:bookmarkStart w:id="757" w:name="_Toc497493546"/>
      <w:bookmarkStart w:id="758" w:name="_Toc431237252"/>
      <w:bookmarkStart w:id="759" w:name="_Toc431238418"/>
      <w:bookmarkStart w:id="760" w:name="_Toc431288154"/>
      <w:bookmarkStart w:id="761" w:name="_Toc432168148"/>
      <w:bookmarkStart w:id="762" w:name="_Toc432421269"/>
      <w:bookmarkStart w:id="763" w:name="_Toc432514945"/>
      <w:bookmarkStart w:id="764" w:name="_Toc432516220"/>
      <w:bookmarkStart w:id="765" w:name="_Toc428881932"/>
      <w:bookmarkStart w:id="766" w:name="_Toc428883215"/>
      <w:bookmarkStart w:id="767" w:name="_Toc428883418"/>
      <w:bookmarkStart w:id="768" w:name="_Toc428884932"/>
      <w:bookmarkStart w:id="769" w:name="_Toc428889167"/>
      <w:bookmarkStart w:id="770" w:name="_Toc401769854"/>
      <w:bookmarkStart w:id="771" w:name="_Toc181625218"/>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r w:rsidRPr="001F42D3">
        <w:rPr>
          <w:noProof w:val="0"/>
        </w:rPr>
        <w:t xml:space="preserve">B.2 </w:t>
      </w:r>
      <w:r w:rsidR="003D003E" w:rsidRPr="001F42D3">
        <w:rPr>
          <w:noProof w:val="0"/>
        </w:rPr>
        <w:t>MSA – Message Acknowledgement Segment</w:t>
      </w:r>
      <w:bookmarkEnd w:id="770"/>
      <w:bookmarkEnd w:id="771"/>
    </w:p>
    <w:p w14:paraId="575617E9" w14:textId="6315EEE0" w:rsidR="00B11855" w:rsidRPr="001F42D3" w:rsidRDefault="003D003E" w:rsidP="00DE1252">
      <w:pPr>
        <w:pStyle w:val="BodyText"/>
      </w:pPr>
      <w:r w:rsidRPr="001F42D3">
        <w:t xml:space="preserve">See </w:t>
      </w:r>
      <w:r w:rsidR="006D613E" w:rsidRPr="001F42D3">
        <w:t>HL7</w:t>
      </w:r>
      <w:r w:rsidR="00995105" w:rsidRPr="001F42D3">
        <w:t xml:space="preserve"> </w:t>
      </w:r>
      <w:r w:rsidRPr="001F42D3">
        <w:t>v2.6: chapter 2 (2.14.8)</w:t>
      </w:r>
    </w:p>
    <w:p w14:paraId="1CE020E9" w14:textId="77777777" w:rsidR="00B11855" w:rsidRPr="001F42D3" w:rsidRDefault="003D003E" w:rsidP="00DE1252">
      <w:pPr>
        <w:pStyle w:val="BodyText"/>
      </w:pPr>
      <w:r w:rsidRPr="001F42D3">
        <w:t>This segment contains information sent while acknowledging another message.</w:t>
      </w:r>
    </w:p>
    <w:p w14:paraId="11C9AD29" w14:textId="77777777" w:rsidR="00B11855" w:rsidRPr="001F42D3" w:rsidRDefault="003D003E" w:rsidP="00CF5627">
      <w:pPr>
        <w:pStyle w:val="TableTitle"/>
      </w:pPr>
      <w:r w:rsidRPr="001F42D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1F42D3" w14:paraId="6BF9CF0D" w14:textId="77777777" w:rsidTr="00EB7483">
        <w:trPr>
          <w:cantSplit/>
          <w:jc w:val="center"/>
        </w:trPr>
        <w:tc>
          <w:tcPr>
            <w:tcW w:w="810" w:type="dxa"/>
            <w:shd w:val="clear" w:color="auto" w:fill="D9D9D9"/>
          </w:tcPr>
          <w:p w14:paraId="0104ACE1" w14:textId="77777777" w:rsidR="00B11855" w:rsidRPr="001F42D3" w:rsidRDefault="003D003E" w:rsidP="00FA3EC5">
            <w:pPr>
              <w:pStyle w:val="TableEntryHeader"/>
            </w:pPr>
            <w:r w:rsidRPr="001F42D3">
              <w:t>SEQ</w:t>
            </w:r>
          </w:p>
        </w:tc>
        <w:tc>
          <w:tcPr>
            <w:tcW w:w="810" w:type="dxa"/>
            <w:shd w:val="clear" w:color="auto" w:fill="D9D9D9"/>
          </w:tcPr>
          <w:p w14:paraId="2B68E2F2" w14:textId="77777777" w:rsidR="00B11855" w:rsidRPr="001F42D3" w:rsidRDefault="003D003E" w:rsidP="00FA3EC5">
            <w:pPr>
              <w:pStyle w:val="TableEntryHeader"/>
            </w:pPr>
            <w:r w:rsidRPr="001F42D3">
              <w:t>LEN</w:t>
            </w:r>
          </w:p>
        </w:tc>
        <w:tc>
          <w:tcPr>
            <w:tcW w:w="810" w:type="dxa"/>
            <w:shd w:val="clear" w:color="auto" w:fill="D9D9D9"/>
          </w:tcPr>
          <w:p w14:paraId="71D72206" w14:textId="77777777" w:rsidR="00B11855" w:rsidRPr="001F42D3" w:rsidRDefault="003D003E" w:rsidP="00FA3EC5">
            <w:pPr>
              <w:pStyle w:val="TableEntryHeader"/>
            </w:pPr>
            <w:r w:rsidRPr="001F42D3">
              <w:t>DT</w:t>
            </w:r>
          </w:p>
        </w:tc>
        <w:tc>
          <w:tcPr>
            <w:tcW w:w="990" w:type="dxa"/>
            <w:shd w:val="clear" w:color="auto" w:fill="D9D9D9"/>
          </w:tcPr>
          <w:p w14:paraId="654129CA" w14:textId="77777777" w:rsidR="00B11855" w:rsidRPr="001F42D3" w:rsidRDefault="003D003E" w:rsidP="00FA3EC5">
            <w:pPr>
              <w:pStyle w:val="TableEntryHeader"/>
            </w:pPr>
            <w:r w:rsidRPr="001F42D3">
              <w:t>Usage</w:t>
            </w:r>
          </w:p>
        </w:tc>
        <w:tc>
          <w:tcPr>
            <w:tcW w:w="900" w:type="dxa"/>
            <w:shd w:val="clear" w:color="auto" w:fill="D9D9D9"/>
          </w:tcPr>
          <w:p w14:paraId="0FED184E" w14:textId="77777777" w:rsidR="00B11855" w:rsidRPr="001F42D3" w:rsidRDefault="003D003E" w:rsidP="00FA3EC5">
            <w:pPr>
              <w:pStyle w:val="TableEntryHeader"/>
            </w:pPr>
            <w:r w:rsidRPr="001F42D3">
              <w:t>Card.</w:t>
            </w:r>
          </w:p>
        </w:tc>
        <w:tc>
          <w:tcPr>
            <w:tcW w:w="1036" w:type="dxa"/>
            <w:shd w:val="clear" w:color="auto" w:fill="D9D9D9"/>
          </w:tcPr>
          <w:p w14:paraId="15CA2DB9" w14:textId="77777777" w:rsidR="00B11855" w:rsidRPr="001F42D3" w:rsidRDefault="003D003E" w:rsidP="00FA3EC5">
            <w:pPr>
              <w:pStyle w:val="TableEntryHeader"/>
            </w:pPr>
            <w:r w:rsidRPr="001F42D3">
              <w:t>TBL#</w:t>
            </w:r>
          </w:p>
        </w:tc>
        <w:tc>
          <w:tcPr>
            <w:tcW w:w="2852" w:type="dxa"/>
            <w:shd w:val="clear" w:color="auto" w:fill="D9D9D9"/>
          </w:tcPr>
          <w:p w14:paraId="0848CD54" w14:textId="77777777" w:rsidR="00B11855" w:rsidRPr="001F42D3" w:rsidRDefault="003D003E" w:rsidP="00FA3EC5">
            <w:pPr>
              <w:pStyle w:val="TableEntryHeader"/>
            </w:pPr>
            <w:r w:rsidRPr="001F42D3">
              <w:t>Element name</w:t>
            </w:r>
          </w:p>
        </w:tc>
      </w:tr>
      <w:tr w:rsidR="00C40FD5" w:rsidRPr="001F42D3" w14:paraId="6C73FBC5" w14:textId="77777777" w:rsidTr="006C0E8E">
        <w:trPr>
          <w:cantSplit/>
          <w:jc w:val="center"/>
        </w:trPr>
        <w:tc>
          <w:tcPr>
            <w:tcW w:w="810" w:type="dxa"/>
          </w:tcPr>
          <w:p w14:paraId="6989271F" w14:textId="77777777" w:rsidR="00B11855" w:rsidRPr="001F42D3" w:rsidRDefault="003D003E" w:rsidP="00FA3EC5">
            <w:pPr>
              <w:pStyle w:val="TableEntry"/>
            </w:pPr>
            <w:r w:rsidRPr="001F42D3">
              <w:t>1</w:t>
            </w:r>
          </w:p>
        </w:tc>
        <w:tc>
          <w:tcPr>
            <w:tcW w:w="810" w:type="dxa"/>
          </w:tcPr>
          <w:p w14:paraId="4DAEC4C6" w14:textId="77777777" w:rsidR="00B11855" w:rsidRPr="001F42D3" w:rsidRDefault="003D003E" w:rsidP="00FA3EC5">
            <w:pPr>
              <w:pStyle w:val="TableEntry"/>
            </w:pPr>
            <w:r w:rsidRPr="001F42D3">
              <w:t>2</w:t>
            </w:r>
          </w:p>
        </w:tc>
        <w:tc>
          <w:tcPr>
            <w:tcW w:w="810" w:type="dxa"/>
          </w:tcPr>
          <w:p w14:paraId="44BFCB14" w14:textId="77777777" w:rsidR="00B11855" w:rsidRPr="001F42D3" w:rsidRDefault="003D003E" w:rsidP="00FA3EC5">
            <w:pPr>
              <w:pStyle w:val="TableEntry"/>
            </w:pPr>
            <w:r w:rsidRPr="001F42D3">
              <w:t>ID</w:t>
            </w:r>
          </w:p>
        </w:tc>
        <w:tc>
          <w:tcPr>
            <w:tcW w:w="990" w:type="dxa"/>
          </w:tcPr>
          <w:p w14:paraId="0CDE8E5E" w14:textId="77777777" w:rsidR="00B11855" w:rsidRPr="001F42D3" w:rsidRDefault="003D003E" w:rsidP="00FA3EC5">
            <w:pPr>
              <w:pStyle w:val="TableEntry"/>
            </w:pPr>
            <w:r w:rsidRPr="001F42D3">
              <w:t>R</w:t>
            </w:r>
          </w:p>
        </w:tc>
        <w:tc>
          <w:tcPr>
            <w:tcW w:w="900" w:type="dxa"/>
          </w:tcPr>
          <w:p w14:paraId="5108664B" w14:textId="77777777" w:rsidR="00B11855" w:rsidRPr="001F42D3" w:rsidRDefault="003D003E" w:rsidP="00FA3EC5">
            <w:pPr>
              <w:pStyle w:val="TableEntry"/>
            </w:pPr>
            <w:r w:rsidRPr="001F42D3">
              <w:t>[1..1]</w:t>
            </w:r>
          </w:p>
        </w:tc>
        <w:tc>
          <w:tcPr>
            <w:tcW w:w="1036" w:type="dxa"/>
          </w:tcPr>
          <w:p w14:paraId="4A492349" w14:textId="77777777" w:rsidR="00B11855" w:rsidRPr="001F42D3" w:rsidRDefault="003D003E" w:rsidP="00FA3EC5">
            <w:pPr>
              <w:pStyle w:val="TableEntry"/>
            </w:pPr>
            <w:r w:rsidRPr="001F42D3">
              <w:t>0008</w:t>
            </w:r>
          </w:p>
        </w:tc>
        <w:tc>
          <w:tcPr>
            <w:tcW w:w="2852" w:type="dxa"/>
          </w:tcPr>
          <w:p w14:paraId="72DB91C4" w14:textId="77777777" w:rsidR="00B11855" w:rsidRPr="001F42D3" w:rsidRDefault="003D003E" w:rsidP="00FA3EC5">
            <w:pPr>
              <w:pStyle w:val="TableEntry"/>
            </w:pPr>
            <w:r w:rsidRPr="001F42D3">
              <w:t>Acknowledgement code</w:t>
            </w:r>
          </w:p>
        </w:tc>
      </w:tr>
      <w:tr w:rsidR="00C40FD5" w:rsidRPr="001F42D3" w14:paraId="1B3B77CB" w14:textId="77777777" w:rsidTr="006C0E8E">
        <w:trPr>
          <w:cantSplit/>
          <w:jc w:val="center"/>
        </w:trPr>
        <w:tc>
          <w:tcPr>
            <w:tcW w:w="810" w:type="dxa"/>
          </w:tcPr>
          <w:p w14:paraId="388EA03D" w14:textId="77777777" w:rsidR="00B11855" w:rsidRPr="001F42D3" w:rsidRDefault="003D003E" w:rsidP="00FA3EC5">
            <w:pPr>
              <w:pStyle w:val="TableEntry"/>
            </w:pPr>
            <w:r w:rsidRPr="001F42D3">
              <w:t>2</w:t>
            </w:r>
          </w:p>
        </w:tc>
        <w:tc>
          <w:tcPr>
            <w:tcW w:w="810" w:type="dxa"/>
          </w:tcPr>
          <w:p w14:paraId="52A61EBF" w14:textId="77777777" w:rsidR="00B11855" w:rsidRPr="001F42D3" w:rsidRDefault="003D003E" w:rsidP="00FA3EC5">
            <w:pPr>
              <w:pStyle w:val="TableEntry"/>
            </w:pPr>
            <w:r w:rsidRPr="001F42D3">
              <w:t>20</w:t>
            </w:r>
          </w:p>
        </w:tc>
        <w:tc>
          <w:tcPr>
            <w:tcW w:w="810" w:type="dxa"/>
          </w:tcPr>
          <w:p w14:paraId="49F67661" w14:textId="77777777" w:rsidR="00B11855" w:rsidRPr="001F42D3" w:rsidRDefault="003D003E" w:rsidP="00FA3EC5">
            <w:pPr>
              <w:pStyle w:val="TableEntry"/>
            </w:pPr>
            <w:r w:rsidRPr="001F42D3">
              <w:t>ST</w:t>
            </w:r>
          </w:p>
        </w:tc>
        <w:tc>
          <w:tcPr>
            <w:tcW w:w="990" w:type="dxa"/>
          </w:tcPr>
          <w:p w14:paraId="0F283DC9" w14:textId="77777777" w:rsidR="00B11855" w:rsidRPr="001F42D3" w:rsidRDefault="003D003E" w:rsidP="00FA3EC5">
            <w:pPr>
              <w:pStyle w:val="TableEntry"/>
            </w:pPr>
            <w:r w:rsidRPr="001F42D3">
              <w:t>R</w:t>
            </w:r>
          </w:p>
        </w:tc>
        <w:tc>
          <w:tcPr>
            <w:tcW w:w="900" w:type="dxa"/>
          </w:tcPr>
          <w:p w14:paraId="15D6F3A1" w14:textId="77777777" w:rsidR="00B11855" w:rsidRPr="001F42D3" w:rsidRDefault="003D003E" w:rsidP="00FA3EC5">
            <w:pPr>
              <w:pStyle w:val="TableEntry"/>
            </w:pPr>
            <w:r w:rsidRPr="001F42D3">
              <w:t>[1..1]</w:t>
            </w:r>
          </w:p>
        </w:tc>
        <w:tc>
          <w:tcPr>
            <w:tcW w:w="1036" w:type="dxa"/>
          </w:tcPr>
          <w:p w14:paraId="724D3663" w14:textId="77777777" w:rsidR="00B11855" w:rsidRPr="001F42D3" w:rsidRDefault="00B11855" w:rsidP="00FA3EC5">
            <w:pPr>
              <w:pStyle w:val="TableEntry"/>
            </w:pPr>
          </w:p>
        </w:tc>
        <w:tc>
          <w:tcPr>
            <w:tcW w:w="2852" w:type="dxa"/>
          </w:tcPr>
          <w:p w14:paraId="172C5812" w14:textId="77777777" w:rsidR="00B11855" w:rsidRPr="001F42D3" w:rsidRDefault="003D003E" w:rsidP="00FA3EC5">
            <w:pPr>
              <w:pStyle w:val="TableEntry"/>
            </w:pPr>
            <w:r w:rsidRPr="001F42D3">
              <w:t>Message Control Id</w:t>
            </w:r>
          </w:p>
        </w:tc>
      </w:tr>
      <w:tr w:rsidR="00C40FD5" w:rsidRPr="001F42D3" w14:paraId="0DED0F65" w14:textId="77777777" w:rsidTr="006C0E8E">
        <w:trPr>
          <w:cantSplit/>
          <w:jc w:val="center"/>
        </w:trPr>
        <w:tc>
          <w:tcPr>
            <w:tcW w:w="810" w:type="dxa"/>
          </w:tcPr>
          <w:p w14:paraId="536F64A3" w14:textId="77777777" w:rsidR="00B11855" w:rsidRPr="001F42D3" w:rsidRDefault="003D003E" w:rsidP="00FA3EC5">
            <w:pPr>
              <w:pStyle w:val="TableEntry"/>
            </w:pPr>
            <w:r w:rsidRPr="001F42D3">
              <w:t>3</w:t>
            </w:r>
          </w:p>
        </w:tc>
        <w:tc>
          <w:tcPr>
            <w:tcW w:w="810" w:type="dxa"/>
          </w:tcPr>
          <w:p w14:paraId="73749C66" w14:textId="77777777" w:rsidR="00B11855" w:rsidRPr="001F42D3" w:rsidRDefault="003D003E" w:rsidP="00FA3EC5">
            <w:pPr>
              <w:pStyle w:val="TableEntry"/>
            </w:pPr>
            <w:r w:rsidRPr="001F42D3">
              <w:t>80</w:t>
            </w:r>
          </w:p>
        </w:tc>
        <w:tc>
          <w:tcPr>
            <w:tcW w:w="810" w:type="dxa"/>
          </w:tcPr>
          <w:p w14:paraId="5BA0F76E" w14:textId="77777777" w:rsidR="00B11855" w:rsidRPr="001F42D3" w:rsidRDefault="003D003E" w:rsidP="00FA3EC5">
            <w:pPr>
              <w:pStyle w:val="TableEntry"/>
            </w:pPr>
            <w:r w:rsidRPr="001F42D3">
              <w:t>ST</w:t>
            </w:r>
          </w:p>
        </w:tc>
        <w:tc>
          <w:tcPr>
            <w:tcW w:w="990" w:type="dxa"/>
          </w:tcPr>
          <w:p w14:paraId="494112E6" w14:textId="77777777" w:rsidR="00B11855" w:rsidRPr="001F42D3" w:rsidRDefault="003D003E" w:rsidP="00FA3EC5">
            <w:pPr>
              <w:pStyle w:val="TableEntry"/>
            </w:pPr>
            <w:r w:rsidRPr="001F42D3">
              <w:t>X</w:t>
            </w:r>
          </w:p>
        </w:tc>
        <w:tc>
          <w:tcPr>
            <w:tcW w:w="900" w:type="dxa"/>
          </w:tcPr>
          <w:p w14:paraId="607ED686" w14:textId="77777777" w:rsidR="00B11855" w:rsidRPr="001F42D3" w:rsidRDefault="003D003E" w:rsidP="00FA3EC5">
            <w:pPr>
              <w:pStyle w:val="TableEntry"/>
            </w:pPr>
            <w:r w:rsidRPr="001F42D3">
              <w:t>[0..0]</w:t>
            </w:r>
          </w:p>
        </w:tc>
        <w:tc>
          <w:tcPr>
            <w:tcW w:w="1036" w:type="dxa"/>
          </w:tcPr>
          <w:p w14:paraId="7CF8ABC4" w14:textId="77777777" w:rsidR="00B11855" w:rsidRPr="001F42D3" w:rsidRDefault="00B11855" w:rsidP="00FA3EC5">
            <w:pPr>
              <w:pStyle w:val="TableEntry"/>
            </w:pPr>
          </w:p>
        </w:tc>
        <w:tc>
          <w:tcPr>
            <w:tcW w:w="2852" w:type="dxa"/>
          </w:tcPr>
          <w:p w14:paraId="6AE27D47" w14:textId="77777777" w:rsidR="00B11855" w:rsidRPr="001F42D3" w:rsidRDefault="003D003E" w:rsidP="00FA3EC5">
            <w:pPr>
              <w:pStyle w:val="TableEntry"/>
            </w:pPr>
            <w:r w:rsidRPr="001F42D3">
              <w:t>Text Message</w:t>
            </w:r>
          </w:p>
        </w:tc>
      </w:tr>
      <w:tr w:rsidR="00C40FD5" w:rsidRPr="001F42D3" w14:paraId="6F703EFD" w14:textId="77777777" w:rsidTr="006C0E8E">
        <w:trPr>
          <w:cantSplit/>
          <w:jc w:val="center"/>
        </w:trPr>
        <w:tc>
          <w:tcPr>
            <w:tcW w:w="810" w:type="dxa"/>
          </w:tcPr>
          <w:p w14:paraId="5A74603E" w14:textId="77777777" w:rsidR="00B11855" w:rsidRPr="001F42D3" w:rsidRDefault="003D003E" w:rsidP="00FA3EC5">
            <w:pPr>
              <w:pStyle w:val="TableEntry"/>
            </w:pPr>
            <w:r w:rsidRPr="001F42D3">
              <w:t>5</w:t>
            </w:r>
          </w:p>
        </w:tc>
        <w:tc>
          <w:tcPr>
            <w:tcW w:w="810" w:type="dxa"/>
          </w:tcPr>
          <w:p w14:paraId="3D9D2076" w14:textId="77777777" w:rsidR="00B11855" w:rsidRPr="001F42D3" w:rsidRDefault="003D003E" w:rsidP="00FA3EC5">
            <w:pPr>
              <w:pStyle w:val="TableEntry"/>
            </w:pPr>
            <w:r w:rsidRPr="001F42D3">
              <w:t>1</w:t>
            </w:r>
          </w:p>
        </w:tc>
        <w:tc>
          <w:tcPr>
            <w:tcW w:w="810" w:type="dxa"/>
          </w:tcPr>
          <w:p w14:paraId="4FF324F6" w14:textId="77777777" w:rsidR="00B11855" w:rsidRPr="001F42D3" w:rsidRDefault="003D003E" w:rsidP="00FA3EC5">
            <w:pPr>
              <w:pStyle w:val="TableEntry"/>
            </w:pPr>
            <w:r w:rsidRPr="001F42D3">
              <w:t>ID</w:t>
            </w:r>
          </w:p>
        </w:tc>
        <w:tc>
          <w:tcPr>
            <w:tcW w:w="990" w:type="dxa"/>
          </w:tcPr>
          <w:p w14:paraId="3DDDBFE4" w14:textId="77777777" w:rsidR="00B11855" w:rsidRPr="001F42D3" w:rsidRDefault="003D003E" w:rsidP="00FA3EC5">
            <w:pPr>
              <w:pStyle w:val="TableEntry"/>
            </w:pPr>
            <w:r w:rsidRPr="001F42D3">
              <w:t>X</w:t>
            </w:r>
          </w:p>
        </w:tc>
        <w:tc>
          <w:tcPr>
            <w:tcW w:w="900" w:type="dxa"/>
          </w:tcPr>
          <w:p w14:paraId="7F177573" w14:textId="77777777" w:rsidR="00B11855" w:rsidRPr="001F42D3" w:rsidRDefault="003D003E" w:rsidP="00FA3EC5">
            <w:pPr>
              <w:pStyle w:val="TableEntry"/>
            </w:pPr>
            <w:r w:rsidRPr="001F42D3">
              <w:t>[0..0]</w:t>
            </w:r>
          </w:p>
        </w:tc>
        <w:tc>
          <w:tcPr>
            <w:tcW w:w="1036" w:type="dxa"/>
          </w:tcPr>
          <w:p w14:paraId="4201C4FF" w14:textId="77777777" w:rsidR="00B11855" w:rsidRPr="001F42D3" w:rsidRDefault="00B11855" w:rsidP="00FA3EC5">
            <w:pPr>
              <w:pStyle w:val="TableEntry"/>
            </w:pPr>
          </w:p>
        </w:tc>
        <w:tc>
          <w:tcPr>
            <w:tcW w:w="2852" w:type="dxa"/>
          </w:tcPr>
          <w:p w14:paraId="58EF4D2B" w14:textId="77777777" w:rsidR="00B11855" w:rsidRPr="001F42D3" w:rsidRDefault="003D003E" w:rsidP="00FA3EC5">
            <w:pPr>
              <w:pStyle w:val="TableEntry"/>
            </w:pPr>
            <w:r w:rsidRPr="001F42D3">
              <w:t>Delayed Acknowledgment Type</w:t>
            </w:r>
          </w:p>
        </w:tc>
      </w:tr>
      <w:tr w:rsidR="00C40FD5" w:rsidRPr="001F42D3" w14:paraId="5D069B8C" w14:textId="77777777" w:rsidTr="006C0E8E">
        <w:trPr>
          <w:cantSplit/>
          <w:jc w:val="center"/>
        </w:trPr>
        <w:tc>
          <w:tcPr>
            <w:tcW w:w="810" w:type="dxa"/>
          </w:tcPr>
          <w:p w14:paraId="402D5DFB" w14:textId="77777777" w:rsidR="00B11855" w:rsidRPr="001F42D3" w:rsidRDefault="003D003E" w:rsidP="00FA3EC5">
            <w:pPr>
              <w:pStyle w:val="TableEntry"/>
            </w:pPr>
            <w:r w:rsidRPr="001F42D3">
              <w:t>6</w:t>
            </w:r>
          </w:p>
        </w:tc>
        <w:tc>
          <w:tcPr>
            <w:tcW w:w="810" w:type="dxa"/>
          </w:tcPr>
          <w:p w14:paraId="277B3995" w14:textId="77777777" w:rsidR="00B11855" w:rsidRPr="001F42D3" w:rsidRDefault="003D003E" w:rsidP="00FA3EC5">
            <w:pPr>
              <w:pStyle w:val="TableEntry"/>
            </w:pPr>
            <w:r w:rsidRPr="001F42D3">
              <w:t>705</w:t>
            </w:r>
          </w:p>
        </w:tc>
        <w:tc>
          <w:tcPr>
            <w:tcW w:w="810" w:type="dxa"/>
          </w:tcPr>
          <w:p w14:paraId="3D5CC2F9" w14:textId="77777777" w:rsidR="00B11855" w:rsidRPr="001F42D3" w:rsidRDefault="003D003E" w:rsidP="00FA3EC5">
            <w:pPr>
              <w:pStyle w:val="TableEntry"/>
            </w:pPr>
            <w:r w:rsidRPr="001F42D3">
              <w:t>CWE</w:t>
            </w:r>
          </w:p>
        </w:tc>
        <w:tc>
          <w:tcPr>
            <w:tcW w:w="990" w:type="dxa"/>
          </w:tcPr>
          <w:p w14:paraId="2AB0ACFD" w14:textId="77777777" w:rsidR="00B11855" w:rsidRPr="001F42D3" w:rsidRDefault="003D003E" w:rsidP="00FA3EC5">
            <w:pPr>
              <w:pStyle w:val="TableEntry"/>
            </w:pPr>
            <w:r w:rsidRPr="001F42D3">
              <w:t>X</w:t>
            </w:r>
          </w:p>
        </w:tc>
        <w:tc>
          <w:tcPr>
            <w:tcW w:w="900" w:type="dxa"/>
          </w:tcPr>
          <w:p w14:paraId="56E93A47" w14:textId="77777777" w:rsidR="00B11855" w:rsidRPr="001F42D3" w:rsidRDefault="003D003E" w:rsidP="00FA3EC5">
            <w:pPr>
              <w:pStyle w:val="TableEntry"/>
            </w:pPr>
            <w:r w:rsidRPr="001F42D3">
              <w:t>[0..0]</w:t>
            </w:r>
          </w:p>
        </w:tc>
        <w:tc>
          <w:tcPr>
            <w:tcW w:w="1036" w:type="dxa"/>
          </w:tcPr>
          <w:p w14:paraId="4C6DA3DD" w14:textId="77777777" w:rsidR="00B11855" w:rsidRPr="001F42D3" w:rsidRDefault="003D003E" w:rsidP="00FA3EC5">
            <w:pPr>
              <w:pStyle w:val="TableEntry"/>
            </w:pPr>
            <w:r w:rsidRPr="001F42D3">
              <w:t>0357</w:t>
            </w:r>
          </w:p>
        </w:tc>
        <w:tc>
          <w:tcPr>
            <w:tcW w:w="2852" w:type="dxa"/>
          </w:tcPr>
          <w:p w14:paraId="2534289B" w14:textId="77777777" w:rsidR="00B11855" w:rsidRPr="001F42D3" w:rsidRDefault="003D003E" w:rsidP="00FA3EC5">
            <w:pPr>
              <w:pStyle w:val="TableEntry"/>
            </w:pPr>
            <w:r w:rsidRPr="001F42D3">
              <w:t>Error Condition</w:t>
            </w:r>
          </w:p>
        </w:tc>
      </w:tr>
    </w:tbl>
    <w:p w14:paraId="618A3082" w14:textId="77777777" w:rsidR="009D387F" w:rsidRPr="001F42D3" w:rsidRDefault="009D387F" w:rsidP="00A92110">
      <w:pPr>
        <w:pStyle w:val="BodyText"/>
      </w:pPr>
    </w:p>
    <w:p w14:paraId="0D73E596" w14:textId="77777777" w:rsidR="00B11855" w:rsidRPr="001F42D3" w:rsidRDefault="003D003E" w:rsidP="00CF5627">
      <w:pPr>
        <w:pStyle w:val="BodyText"/>
      </w:pPr>
      <w:r w:rsidRPr="001F42D3">
        <w:rPr>
          <w:b/>
          <w:bCs/>
        </w:rPr>
        <w:t>MSA-1 Acknowledgment Code</w:t>
      </w:r>
    </w:p>
    <w:p w14:paraId="323B76B9" w14:textId="77777777" w:rsidR="00B11855" w:rsidRPr="001F42D3" w:rsidRDefault="003D003E" w:rsidP="00CF5627">
      <w:pPr>
        <w:pStyle w:val="HL7FieldIndent2"/>
        <w:ind w:left="0" w:hanging="2"/>
        <w:rPr>
          <w:noProof w:val="0"/>
        </w:rPr>
      </w:pPr>
      <w:r w:rsidRPr="001F42D3">
        <w:rPr>
          <w:noProof w:val="0"/>
        </w:rPr>
        <w:t>This field indicates the result of the processing of the message it is acknowledging.</w:t>
      </w:r>
    </w:p>
    <w:p w14:paraId="5BC854EE" w14:textId="5B79F465" w:rsidR="00B11855" w:rsidRPr="001F42D3" w:rsidRDefault="003D003E" w:rsidP="00CF5627">
      <w:pPr>
        <w:pStyle w:val="TableTitle"/>
      </w:pPr>
      <w:r w:rsidRPr="001F42D3">
        <w:t xml:space="preserve">Table B.2-2: </w:t>
      </w:r>
      <w:r w:rsidR="006D613E" w:rsidRPr="001F42D3">
        <w:t>HL7</w:t>
      </w:r>
      <w:r w:rsidR="00995105" w:rsidRPr="001F42D3">
        <w:t xml:space="preserve"> </w:t>
      </w:r>
      <w:r w:rsidRPr="001F42D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1F42D3" w14:paraId="3052BF6E" w14:textId="77777777" w:rsidTr="001F5A5C">
        <w:trPr>
          <w:cantSplit/>
          <w:tblHeader/>
          <w:jc w:val="center"/>
        </w:trPr>
        <w:tc>
          <w:tcPr>
            <w:tcW w:w="1105" w:type="dxa"/>
            <w:shd w:val="clear" w:color="auto" w:fill="D9D9D9"/>
          </w:tcPr>
          <w:p w14:paraId="2F6F26B9" w14:textId="77777777" w:rsidR="00D748EA" w:rsidRPr="001F42D3" w:rsidRDefault="00D748EA" w:rsidP="001F5A5C">
            <w:pPr>
              <w:pStyle w:val="TableEntryHeader"/>
            </w:pPr>
            <w:r w:rsidRPr="001F42D3">
              <w:t>Value</w:t>
            </w:r>
          </w:p>
        </w:tc>
        <w:tc>
          <w:tcPr>
            <w:tcW w:w="3797" w:type="dxa"/>
            <w:shd w:val="clear" w:color="auto" w:fill="D9D9D9"/>
          </w:tcPr>
          <w:p w14:paraId="562D4F23" w14:textId="77777777" w:rsidR="00D748EA" w:rsidRPr="001F42D3" w:rsidRDefault="00D748EA" w:rsidP="001F5A5C">
            <w:pPr>
              <w:pStyle w:val="TableEntryHeader"/>
            </w:pPr>
            <w:r w:rsidRPr="001F42D3">
              <w:t>Description</w:t>
            </w:r>
          </w:p>
        </w:tc>
        <w:tc>
          <w:tcPr>
            <w:tcW w:w="3870" w:type="dxa"/>
            <w:shd w:val="clear" w:color="auto" w:fill="D9D9D9"/>
          </w:tcPr>
          <w:p w14:paraId="2341D9F1" w14:textId="77777777" w:rsidR="00D748EA" w:rsidRPr="001F42D3" w:rsidRDefault="00D748EA" w:rsidP="001F5A5C">
            <w:pPr>
              <w:pStyle w:val="TableEntryHeader"/>
            </w:pPr>
            <w:r w:rsidRPr="001F42D3">
              <w:t>Comment</w:t>
            </w:r>
          </w:p>
        </w:tc>
      </w:tr>
      <w:tr w:rsidR="00D748EA" w:rsidRPr="001F42D3" w14:paraId="07F7DD82" w14:textId="77777777" w:rsidTr="001F5A5C">
        <w:trPr>
          <w:cantSplit/>
          <w:jc w:val="center"/>
        </w:trPr>
        <w:tc>
          <w:tcPr>
            <w:tcW w:w="1105" w:type="dxa"/>
          </w:tcPr>
          <w:p w14:paraId="7186A05F" w14:textId="77777777" w:rsidR="00D748EA" w:rsidRPr="001F42D3" w:rsidRDefault="00D748EA" w:rsidP="001F5A5C">
            <w:pPr>
              <w:pStyle w:val="TableEntry"/>
            </w:pPr>
            <w:r w:rsidRPr="001F42D3">
              <w:t>CA</w:t>
            </w:r>
          </w:p>
        </w:tc>
        <w:tc>
          <w:tcPr>
            <w:tcW w:w="3797" w:type="dxa"/>
          </w:tcPr>
          <w:p w14:paraId="54C34C4E" w14:textId="77777777" w:rsidR="00D748EA" w:rsidRPr="001F42D3" w:rsidRDefault="00D748EA" w:rsidP="001F5A5C">
            <w:pPr>
              <w:pStyle w:val="TableEntry"/>
            </w:pPr>
            <w:r w:rsidRPr="001F42D3">
              <w:t>Enhanced mode: Accept acknowledgment: Commit Accept</w:t>
            </w:r>
          </w:p>
        </w:tc>
        <w:tc>
          <w:tcPr>
            <w:tcW w:w="3870" w:type="dxa"/>
          </w:tcPr>
          <w:p w14:paraId="63532679" w14:textId="77777777" w:rsidR="00D748EA" w:rsidRPr="001F42D3" w:rsidRDefault="00D748EA" w:rsidP="001F5A5C">
            <w:pPr>
              <w:pStyle w:val="TableEntry"/>
            </w:pPr>
            <w:r w:rsidRPr="001F42D3">
              <w:t>The message has been reviewed and accepted.</w:t>
            </w:r>
          </w:p>
        </w:tc>
      </w:tr>
      <w:tr w:rsidR="00D748EA" w:rsidRPr="001F42D3" w14:paraId="628E644A" w14:textId="77777777" w:rsidTr="001F5A5C">
        <w:trPr>
          <w:cantSplit/>
          <w:jc w:val="center"/>
        </w:trPr>
        <w:tc>
          <w:tcPr>
            <w:tcW w:w="1105" w:type="dxa"/>
          </w:tcPr>
          <w:p w14:paraId="4AF966C5" w14:textId="77777777" w:rsidR="00D748EA" w:rsidRPr="001F42D3" w:rsidRDefault="00D748EA" w:rsidP="001F5A5C">
            <w:pPr>
              <w:pStyle w:val="TableEntry"/>
            </w:pPr>
            <w:r w:rsidRPr="001F42D3">
              <w:t>CE</w:t>
            </w:r>
          </w:p>
        </w:tc>
        <w:tc>
          <w:tcPr>
            <w:tcW w:w="3797" w:type="dxa"/>
          </w:tcPr>
          <w:p w14:paraId="5CE8634A" w14:textId="77777777" w:rsidR="00D748EA" w:rsidRPr="001F42D3" w:rsidRDefault="00D748EA" w:rsidP="001F5A5C">
            <w:pPr>
              <w:pStyle w:val="TableEntry"/>
            </w:pPr>
            <w:r w:rsidRPr="001F42D3">
              <w:t>Enhanced mode: Accept acknowledgment: Error</w:t>
            </w:r>
          </w:p>
        </w:tc>
        <w:tc>
          <w:tcPr>
            <w:tcW w:w="3870" w:type="dxa"/>
          </w:tcPr>
          <w:p w14:paraId="5A35F1E9" w14:textId="77777777" w:rsidR="00D748EA" w:rsidRPr="001F42D3" w:rsidRDefault="00D748EA" w:rsidP="001F5A5C">
            <w:pPr>
              <w:pStyle w:val="TableEntry"/>
            </w:pPr>
            <w:r w:rsidRPr="001F42D3">
              <w:t>The message has been rejected for an error.</w:t>
            </w:r>
          </w:p>
        </w:tc>
      </w:tr>
      <w:tr w:rsidR="00D748EA" w:rsidRPr="001F42D3" w14:paraId="6680E28C" w14:textId="77777777" w:rsidTr="001F5A5C">
        <w:trPr>
          <w:cantSplit/>
          <w:jc w:val="center"/>
        </w:trPr>
        <w:tc>
          <w:tcPr>
            <w:tcW w:w="1105" w:type="dxa"/>
          </w:tcPr>
          <w:p w14:paraId="0BAA5343" w14:textId="77777777" w:rsidR="00D748EA" w:rsidRPr="001F42D3" w:rsidRDefault="00D748EA" w:rsidP="001F5A5C">
            <w:pPr>
              <w:pStyle w:val="TableEntry"/>
            </w:pPr>
            <w:r w:rsidRPr="001F42D3">
              <w:t>CR</w:t>
            </w:r>
          </w:p>
        </w:tc>
        <w:tc>
          <w:tcPr>
            <w:tcW w:w="3797" w:type="dxa"/>
          </w:tcPr>
          <w:p w14:paraId="2048E5CB" w14:textId="77777777" w:rsidR="00D748EA" w:rsidRPr="001F42D3" w:rsidRDefault="00D748EA" w:rsidP="001F5A5C">
            <w:pPr>
              <w:pStyle w:val="TableEntry"/>
            </w:pPr>
            <w:r w:rsidRPr="001F42D3">
              <w:t>Enhanced mode: Accept acknowledgment: Commit Reject</w:t>
            </w:r>
          </w:p>
        </w:tc>
        <w:tc>
          <w:tcPr>
            <w:tcW w:w="3870" w:type="dxa"/>
          </w:tcPr>
          <w:p w14:paraId="27A455EB" w14:textId="77777777" w:rsidR="00D748EA" w:rsidRPr="001F42D3" w:rsidRDefault="00D748EA" w:rsidP="001F5A5C">
            <w:pPr>
              <w:pStyle w:val="TableEntry"/>
            </w:pPr>
            <w:r w:rsidRPr="001F42D3">
              <w:t>The message has been rejected by the receiving system</w:t>
            </w:r>
          </w:p>
        </w:tc>
      </w:tr>
      <w:tr w:rsidR="00D748EA" w:rsidRPr="001F42D3" w14:paraId="397DF2AA" w14:textId="77777777" w:rsidTr="001F5A5C">
        <w:trPr>
          <w:cantSplit/>
          <w:jc w:val="center"/>
        </w:trPr>
        <w:tc>
          <w:tcPr>
            <w:tcW w:w="1105" w:type="dxa"/>
          </w:tcPr>
          <w:p w14:paraId="79800E51" w14:textId="77777777" w:rsidR="00D748EA" w:rsidRPr="001F42D3" w:rsidRDefault="00D748EA" w:rsidP="001F5A5C">
            <w:pPr>
              <w:pStyle w:val="TableEntry"/>
            </w:pPr>
            <w:r w:rsidRPr="001F42D3">
              <w:t>AA</w:t>
            </w:r>
          </w:p>
        </w:tc>
        <w:tc>
          <w:tcPr>
            <w:tcW w:w="3797" w:type="dxa"/>
          </w:tcPr>
          <w:p w14:paraId="40B22420" w14:textId="77777777" w:rsidR="00D748EA" w:rsidRPr="001F42D3" w:rsidRDefault="00D748EA" w:rsidP="001F5A5C">
            <w:pPr>
              <w:pStyle w:val="TableEntry"/>
            </w:pPr>
            <w:r w:rsidRPr="001F42D3">
              <w:t xml:space="preserve">Original mode Application </w:t>
            </w:r>
            <w:proofErr w:type="spellStart"/>
            <w:r w:rsidRPr="001F42D3">
              <w:t>Acknowledgment:Accept</w:t>
            </w:r>
            <w:proofErr w:type="spellEnd"/>
            <w:r w:rsidRPr="001F42D3">
              <w:t>. Enhanced mode: Application acknowledgement: Accept</w:t>
            </w:r>
          </w:p>
        </w:tc>
        <w:tc>
          <w:tcPr>
            <w:tcW w:w="3870" w:type="dxa"/>
          </w:tcPr>
          <w:p w14:paraId="0D20AC48" w14:textId="77777777" w:rsidR="00D748EA" w:rsidRPr="001F42D3" w:rsidRDefault="00D748EA" w:rsidP="001F5A5C">
            <w:pPr>
              <w:pStyle w:val="TableEntry"/>
            </w:pPr>
            <w:r w:rsidRPr="001F42D3">
              <w:t>The receiving system accepted and integrated the message.</w:t>
            </w:r>
          </w:p>
        </w:tc>
      </w:tr>
      <w:tr w:rsidR="00D748EA" w:rsidRPr="001F42D3" w14:paraId="0C6F0CA4" w14:textId="77777777" w:rsidTr="001F5A5C">
        <w:trPr>
          <w:cantSplit/>
          <w:jc w:val="center"/>
        </w:trPr>
        <w:tc>
          <w:tcPr>
            <w:tcW w:w="1105" w:type="dxa"/>
          </w:tcPr>
          <w:p w14:paraId="2FD3398D" w14:textId="77777777" w:rsidR="00D748EA" w:rsidRPr="001F42D3" w:rsidRDefault="00D748EA" w:rsidP="001F5A5C">
            <w:pPr>
              <w:pStyle w:val="TableEntry"/>
            </w:pPr>
            <w:r w:rsidRPr="001F42D3">
              <w:t>AR</w:t>
            </w:r>
          </w:p>
        </w:tc>
        <w:tc>
          <w:tcPr>
            <w:tcW w:w="3797" w:type="dxa"/>
          </w:tcPr>
          <w:p w14:paraId="5553AF3D" w14:textId="77777777" w:rsidR="00D748EA" w:rsidRPr="001F42D3" w:rsidRDefault="00D748EA" w:rsidP="001F5A5C">
            <w:pPr>
              <w:pStyle w:val="TableEntry"/>
            </w:pPr>
            <w:r w:rsidRPr="001F42D3">
              <w:t xml:space="preserve">Original mode Application </w:t>
            </w:r>
            <w:proofErr w:type="spellStart"/>
            <w:r w:rsidRPr="001F42D3">
              <w:t>Acknowledgment:Reject</w:t>
            </w:r>
            <w:proofErr w:type="spellEnd"/>
            <w:r w:rsidRPr="001F42D3">
              <w:t>. Enhanced mode: Application acknowledgement: Reject</w:t>
            </w:r>
          </w:p>
        </w:tc>
        <w:tc>
          <w:tcPr>
            <w:tcW w:w="3870" w:type="dxa"/>
          </w:tcPr>
          <w:p w14:paraId="067688E9" w14:textId="77777777" w:rsidR="00D748EA" w:rsidRPr="001F42D3" w:rsidRDefault="00D748EA" w:rsidP="001F5A5C">
            <w:pPr>
              <w:pStyle w:val="TableEntry"/>
            </w:pPr>
            <w:r w:rsidRPr="001F42D3">
              <w:t>The receiving system rejected the message</w:t>
            </w:r>
          </w:p>
        </w:tc>
      </w:tr>
      <w:tr w:rsidR="00D748EA" w:rsidRPr="001F42D3" w14:paraId="6E77F81B" w14:textId="77777777" w:rsidTr="001F5A5C">
        <w:trPr>
          <w:cantSplit/>
          <w:jc w:val="center"/>
        </w:trPr>
        <w:tc>
          <w:tcPr>
            <w:tcW w:w="1105" w:type="dxa"/>
          </w:tcPr>
          <w:p w14:paraId="1B44B9AF" w14:textId="77777777" w:rsidR="00D748EA" w:rsidRPr="001F42D3" w:rsidRDefault="00D748EA" w:rsidP="001F5A5C">
            <w:pPr>
              <w:pStyle w:val="TableEntry"/>
            </w:pPr>
            <w:r w:rsidRPr="001F42D3">
              <w:t>AE</w:t>
            </w:r>
          </w:p>
        </w:tc>
        <w:tc>
          <w:tcPr>
            <w:tcW w:w="3797" w:type="dxa"/>
          </w:tcPr>
          <w:p w14:paraId="36943AB4" w14:textId="77777777" w:rsidR="00D748EA" w:rsidRPr="001F42D3" w:rsidRDefault="00D748EA" w:rsidP="001F5A5C">
            <w:pPr>
              <w:pStyle w:val="TableEntry"/>
            </w:pPr>
            <w:r w:rsidRPr="001F42D3">
              <w:t>Original mode Application Acknowledgment: Error. Enhanced mode: Application acknowledgement: Error</w:t>
            </w:r>
          </w:p>
        </w:tc>
        <w:tc>
          <w:tcPr>
            <w:tcW w:w="3870" w:type="dxa"/>
          </w:tcPr>
          <w:p w14:paraId="6F9CD3D8" w14:textId="77777777" w:rsidR="00D748EA" w:rsidRPr="001F42D3" w:rsidRDefault="00D748EA" w:rsidP="001F5A5C">
            <w:pPr>
              <w:pStyle w:val="TableEntry"/>
            </w:pPr>
            <w:r w:rsidRPr="001F42D3">
              <w:t>The receiving system rejected the message for an error.</w:t>
            </w:r>
          </w:p>
        </w:tc>
      </w:tr>
    </w:tbl>
    <w:p w14:paraId="0B7620B8" w14:textId="77777777" w:rsidR="00D748EA" w:rsidRPr="001F42D3" w:rsidRDefault="00D748EA" w:rsidP="00FA3EC5">
      <w:pPr>
        <w:pStyle w:val="BodyText"/>
      </w:pPr>
    </w:p>
    <w:p w14:paraId="4DD1DE87" w14:textId="77777777" w:rsidR="00B11855" w:rsidRPr="001F42D3" w:rsidRDefault="003D003E" w:rsidP="001422D4">
      <w:pPr>
        <w:pStyle w:val="HL7Field"/>
        <w:ind w:hanging="2"/>
      </w:pPr>
      <w:r w:rsidRPr="001F42D3">
        <w:t>MSA-2   Message Control ID</w:t>
      </w:r>
    </w:p>
    <w:p w14:paraId="0752B6EA" w14:textId="77777777" w:rsidR="00B11855" w:rsidRPr="001F42D3" w:rsidRDefault="003D003E" w:rsidP="00DF61EC">
      <w:pPr>
        <w:pStyle w:val="HL7FieldIndent2"/>
        <w:ind w:left="0" w:hanging="2"/>
        <w:rPr>
          <w:noProof w:val="0"/>
        </w:rPr>
      </w:pPr>
      <w:r w:rsidRPr="001F42D3">
        <w:rPr>
          <w:noProof w:val="0"/>
        </w:rPr>
        <w:t>Definition: This field contains the message control ID from the MSH-10 - Message Control ID of the incoming message for which the acknowledgement is sent.</w:t>
      </w:r>
    </w:p>
    <w:p w14:paraId="0B3FE8A2" w14:textId="77777777" w:rsidR="00B11855" w:rsidRPr="001F42D3" w:rsidRDefault="003D003E" w:rsidP="001422D4">
      <w:pPr>
        <w:pStyle w:val="HL7Field"/>
        <w:ind w:hanging="2"/>
      </w:pPr>
      <w:r w:rsidRPr="001F42D3">
        <w:lastRenderedPageBreak/>
        <w:t xml:space="preserve">MSA-3   Text Message </w:t>
      </w:r>
    </w:p>
    <w:p w14:paraId="2DCC361E" w14:textId="77777777" w:rsidR="00B11855" w:rsidRPr="001F42D3" w:rsidRDefault="003D003E" w:rsidP="00A17802">
      <w:pPr>
        <w:pStyle w:val="HL7FieldIndent2"/>
        <w:ind w:left="0" w:hanging="2"/>
        <w:rPr>
          <w:noProof w:val="0"/>
        </w:rPr>
      </w:pPr>
      <w:r w:rsidRPr="001F42D3">
        <w:rPr>
          <w:noProof w:val="0"/>
        </w:rPr>
        <w:t>See the ERR segment.</w:t>
      </w:r>
    </w:p>
    <w:p w14:paraId="0E44D745" w14:textId="20AD1891" w:rsidR="00B11855" w:rsidRPr="001F42D3" w:rsidRDefault="00800492" w:rsidP="00B34AEB">
      <w:pPr>
        <w:pStyle w:val="Heading2"/>
        <w:numPr>
          <w:ilvl w:val="0"/>
          <w:numId w:val="0"/>
        </w:numPr>
        <w:rPr>
          <w:noProof w:val="0"/>
        </w:rPr>
      </w:pPr>
      <w:bookmarkStart w:id="772" w:name="_Toc401769855"/>
      <w:bookmarkStart w:id="773" w:name="_Toc181625219"/>
      <w:r w:rsidRPr="001F42D3">
        <w:rPr>
          <w:noProof w:val="0"/>
        </w:rPr>
        <w:t xml:space="preserve">B.3 </w:t>
      </w:r>
      <w:r w:rsidR="003D003E" w:rsidRPr="001F42D3">
        <w:rPr>
          <w:noProof w:val="0"/>
        </w:rPr>
        <w:t>ERR – Error Segment</w:t>
      </w:r>
      <w:bookmarkEnd w:id="772"/>
      <w:bookmarkEnd w:id="773"/>
    </w:p>
    <w:p w14:paraId="020338A7" w14:textId="70A1AB8B" w:rsidR="00B11855" w:rsidRPr="001F42D3" w:rsidRDefault="006D613E" w:rsidP="00FA3EC5">
      <w:pPr>
        <w:pStyle w:val="BodyText"/>
      </w:pPr>
      <w:r w:rsidRPr="001F42D3">
        <w:t>HL7</w:t>
      </w:r>
      <w:r w:rsidR="00995105" w:rsidRPr="001F42D3">
        <w:t xml:space="preserve"> </w:t>
      </w:r>
      <w:r w:rsidR="003D003E" w:rsidRPr="001F42D3">
        <w:t>v2.6, Chapter 2 (2.14.5)</w:t>
      </w:r>
    </w:p>
    <w:p w14:paraId="50A11630" w14:textId="77777777" w:rsidR="00B11855" w:rsidRPr="001F42D3" w:rsidRDefault="003D003E" w:rsidP="00FA3EC5">
      <w:pPr>
        <w:pStyle w:val="BodyText"/>
      </w:pPr>
      <w:r w:rsidRPr="001F42D3">
        <w:t>This segment is used to add error comments to acknowledgment messages.</w:t>
      </w:r>
    </w:p>
    <w:p w14:paraId="14268A07" w14:textId="77777777" w:rsidR="00B11855" w:rsidRPr="001F42D3" w:rsidRDefault="003D003E" w:rsidP="00CF5627">
      <w:pPr>
        <w:pStyle w:val="TableTitle"/>
      </w:pPr>
      <w:r w:rsidRPr="001F42D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1F42D3" w14:paraId="08213548" w14:textId="77777777" w:rsidTr="00CF5627">
        <w:trPr>
          <w:cantSplit/>
          <w:tblHeader/>
          <w:jc w:val="center"/>
        </w:trPr>
        <w:tc>
          <w:tcPr>
            <w:tcW w:w="882" w:type="dxa"/>
            <w:shd w:val="clear" w:color="auto" w:fill="D9D9D9"/>
          </w:tcPr>
          <w:p w14:paraId="2589E192" w14:textId="77777777" w:rsidR="00B11855" w:rsidRPr="001F42D3" w:rsidRDefault="003D003E" w:rsidP="001711A5">
            <w:pPr>
              <w:pStyle w:val="TableEntryHeader"/>
            </w:pPr>
            <w:r w:rsidRPr="001F42D3">
              <w:t>SEQ</w:t>
            </w:r>
          </w:p>
        </w:tc>
        <w:tc>
          <w:tcPr>
            <w:tcW w:w="810" w:type="dxa"/>
            <w:shd w:val="clear" w:color="auto" w:fill="D9D9D9"/>
          </w:tcPr>
          <w:p w14:paraId="359F6C44" w14:textId="77777777" w:rsidR="00B11855" w:rsidRPr="001F42D3" w:rsidRDefault="003D003E" w:rsidP="001711A5">
            <w:pPr>
              <w:pStyle w:val="TableEntryHeader"/>
            </w:pPr>
            <w:r w:rsidRPr="001F42D3">
              <w:t>LEN</w:t>
            </w:r>
          </w:p>
        </w:tc>
        <w:tc>
          <w:tcPr>
            <w:tcW w:w="990" w:type="dxa"/>
            <w:shd w:val="clear" w:color="auto" w:fill="D9D9D9"/>
          </w:tcPr>
          <w:p w14:paraId="40093875" w14:textId="77777777" w:rsidR="00B11855" w:rsidRPr="001F42D3" w:rsidRDefault="003D003E" w:rsidP="001711A5">
            <w:pPr>
              <w:pStyle w:val="TableEntryHeader"/>
            </w:pPr>
            <w:r w:rsidRPr="001F42D3">
              <w:t>DT</w:t>
            </w:r>
          </w:p>
        </w:tc>
        <w:tc>
          <w:tcPr>
            <w:tcW w:w="1260" w:type="dxa"/>
            <w:shd w:val="clear" w:color="auto" w:fill="D9D9D9"/>
          </w:tcPr>
          <w:p w14:paraId="3CC7AC7B" w14:textId="77777777" w:rsidR="00B11855" w:rsidRPr="001F42D3" w:rsidRDefault="003D003E" w:rsidP="001711A5">
            <w:pPr>
              <w:pStyle w:val="TableEntryHeader"/>
            </w:pPr>
            <w:r w:rsidRPr="001F42D3">
              <w:t>Usage</w:t>
            </w:r>
          </w:p>
        </w:tc>
        <w:tc>
          <w:tcPr>
            <w:tcW w:w="1080" w:type="dxa"/>
            <w:shd w:val="clear" w:color="auto" w:fill="D9D9D9"/>
          </w:tcPr>
          <w:p w14:paraId="5330CB91" w14:textId="77777777" w:rsidR="00B11855" w:rsidRPr="001F42D3" w:rsidRDefault="003D003E" w:rsidP="001711A5">
            <w:pPr>
              <w:pStyle w:val="TableEntryHeader"/>
            </w:pPr>
            <w:r w:rsidRPr="001F42D3">
              <w:t>Card.</w:t>
            </w:r>
          </w:p>
        </w:tc>
        <w:tc>
          <w:tcPr>
            <w:tcW w:w="1260" w:type="dxa"/>
            <w:shd w:val="clear" w:color="auto" w:fill="D9D9D9"/>
          </w:tcPr>
          <w:p w14:paraId="11FE4E33" w14:textId="77777777" w:rsidR="00B11855" w:rsidRPr="001F42D3" w:rsidRDefault="003D003E" w:rsidP="001711A5">
            <w:pPr>
              <w:pStyle w:val="TableEntryHeader"/>
            </w:pPr>
            <w:r w:rsidRPr="001F42D3">
              <w:t>TBL#</w:t>
            </w:r>
          </w:p>
        </w:tc>
        <w:tc>
          <w:tcPr>
            <w:tcW w:w="2682" w:type="dxa"/>
            <w:shd w:val="clear" w:color="auto" w:fill="D9D9D9"/>
          </w:tcPr>
          <w:p w14:paraId="640AA9CE" w14:textId="77777777" w:rsidR="00B11855" w:rsidRPr="001F42D3" w:rsidRDefault="003D003E" w:rsidP="001711A5">
            <w:pPr>
              <w:pStyle w:val="TableEntryHeader"/>
            </w:pPr>
            <w:r w:rsidRPr="001F42D3">
              <w:t>Element name</w:t>
            </w:r>
          </w:p>
        </w:tc>
      </w:tr>
      <w:tr w:rsidR="00C40FD5" w:rsidRPr="001F42D3" w14:paraId="4467413E" w14:textId="77777777" w:rsidTr="00CF5627">
        <w:trPr>
          <w:cantSplit/>
          <w:jc w:val="center"/>
        </w:trPr>
        <w:tc>
          <w:tcPr>
            <w:tcW w:w="882" w:type="dxa"/>
          </w:tcPr>
          <w:p w14:paraId="7D05BEC7" w14:textId="77777777" w:rsidR="00B11855" w:rsidRPr="001F42D3" w:rsidRDefault="003D003E" w:rsidP="001711A5">
            <w:pPr>
              <w:pStyle w:val="TableEntry"/>
            </w:pPr>
            <w:r w:rsidRPr="001F42D3">
              <w:t>1</w:t>
            </w:r>
          </w:p>
        </w:tc>
        <w:tc>
          <w:tcPr>
            <w:tcW w:w="810" w:type="dxa"/>
          </w:tcPr>
          <w:p w14:paraId="6074DE43" w14:textId="77777777" w:rsidR="00B11855" w:rsidRPr="001F42D3" w:rsidRDefault="003D003E" w:rsidP="001711A5">
            <w:pPr>
              <w:pStyle w:val="TableEntry"/>
            </w:pPr>
            <w:r w:rsidRPr="001F42D3">
              <w:t>493</w:t>
            </w:r>
          </w:p>
        </w:tc>
        <w:tc>
          <w:tcPr>
            <w:tcW w:w="990" w:type="dxa"/>
          </w:tcPr>
          <w:p w14:paraId="7E7FA7D9" w14:textId="77777777" w:rsidR="00B11855" w:rsidRPr="001F42D3" w:rsidRDefault="003D003E" w:rsidP="001711A5">
            <w:pPr>
              <w:pStyle w:val="TableEntry"/>
            </w:pPr>
            <w:r w:rsidRPr="001F42D3">
              <w:t>ELD</w:t>
            </w:r>
          </w:p>
        </w:tc>
        <w:tc>
          <w:tcPr>
            <w:tcW w:w="1260" w:type="dxa"/>
          </w:tcPr>
          <w:p w14:paraId="0257252D" w14:textId="77777777" w:rsidR="00B11855" w:rsidRPr="001F42D3" w:rsidRDefault="003D003E" w:rsidP="001711A5">
            <w:pPr>
              <w:pStyle w:val="TableEntry"/>
            </w:pPr>
            <w:r w:rsidRPr="001F42D3">
              <w:t>B</w:t>
            </w:r>
          </w:p>
        </w:tc>
        <w:tc>
          <w:tcPr>
            <w:tcW w:w="1080" w:type="dxa"/>
          </w:tcPr>
          <w:p w14:paraId="6439CDD7" w14:textId="77777777" w:rsidR="00B11855" w:rsidRPr="001F42D3" w:rsidRDefault="003D003E" w:rsidP="001711A5">
            <w:pPr>
              <w:pStyle w:val="TableEntry"/>
            </w:pPr>
            <w:r w:rsidRPr="001F42D3">
              <w:t>[0..1]</w:t>
            </w:r>
          </w:p>
        </w:tc>
        <w:tc>
          <w:tcPr>
            <w:tcW w:w="1260" w:type="dxa"/>
          </w:tcPr>
          <w:p w14:paraId="189AAE8A" w14:textId="77777777" w:rsidR="00B11855" w:rsidRPr="001F42D3" w:rsidRDefault="00B11855" w:rsidP="001711A5">
            <w:pPr>
              <w:pStyle w:val="TableEntry"/>
            </w:pPr>
          </w:p>
        </w:tc>
        <w:tc>
          <w:tcPr>
            <w:tcW w:w="2682" w:type="dxa"/>
          </w:tcPr>
          <w:p w14:paraId="0126B12A" w14:textId="77777777" w:rsidR="00B11855" w:rsidRPr="001F42D3" w:rsidRDefault="003D003E" w:rsidP="001711A5">
            <w:pPr>
              <w:pStyle w:val="TableEntry"/>
            </w:pPr>
            <w:r w:rsidRPr="001F42D3">
              <w:t>Error Code and Location</w:t>
            </w:r>
          </w:p>
        </w:tc>
      </w:tr>
      <w:tr w:rsidR="00C40FD5" w:rsidRPr="001F42D3" w14:paraId="6FDD3198" w14:textId="77777777" w:rsidTr="00CF5627">
        <w:trPr>
          <w:cantSplit/>
          <w:jc w:val="center"/>
        </w:trPr>
        <w:tc>
          <w:tcPr>
            <w:tcW w:w="882" w:type="dxa"/>
          </w:tcPr>
          <w:p w14:paraId="483ECF13" w14:textId="77777777" w:rsidR="00B11855" w:rsidRPr="001F42D3" w:rsidRDefault="003D003E" w:rsidP="001711A5">
            <w:pPr>
              <w:pStyle w:val="TableEntry"/>
            </w:pPr>
            <w:r w:rsidRPr="001F42D3">
              <w:t>3</w:t>
            </w:r>
          </w:p>
        </w:tc>
        <w:tc>
          <w:tcPr>
            <w:tcW w:w="810" w:type="dxa"/>
          </w:tcPr>
          <w:p w14:paraId="2C9AF242" w14:textId="77777777" w:rsidR="00B11855" w:rsidRPr="001F42D3" w:rsidRDefault="003D003E" w:rsidP="001711A5">
            <w:pPr>
              <w:pStyle w:val="TableEntry"/>
            </w:pPr>
            <w:r w:rsidRPr="001F42D3">
              <w:t>705</w:t>
            </w:r>
          </w:p>
        </w:tc>
        <w:tc>
          <w:tcPr>
            <w:tcW w:w="990" w:type="dxa"/>
          </w:tcPr>
          <w:p w14:paraId="4F4C8619" w14:textId="77777777" w:rsidR="00B11855" w:rsidRPr="001F42D3" w:rsidRDefault="003D003E" w:rsidP="001711A5">
            <w:pPr>
              <w:pStyle w:val="TableEntry"/>
            </w:pPr>
            <w:r w:rsidRPr="001F42D3">
              <w:t>CWE</w:t>
            </w:r>
          </w:p>
        </w:tc>
        <w:tc>
          <w:tcPr>
            <w:tcW w:w="1260" w:type="dxa"/>
          </w:tcPr>
          <w:p w14:paraId="45C148CB" w14:textId="77777777" w:rsidR="00B11855" w:rsidRPr="001F42D3" w:rsidRDefault="003D003E" w:rsidP="001711A5">
            <w:pPr>
              <w:pStyle w:val="TableEntry"/>
            </w:pPr>
            <w:r w:rsidRPr="001F42D3">
              <w:t>R</w:t>
            </w:r>
          </w:p>
        </w:tc>
        <w:tc>
          <w:tcPr>
            <w:tcW w:w="1080" w:type="dxa"/>
          </w:tcPr>
          <w:p w14:paraId="23127A2D" w14:textId="77777777" w:rsidR="00B11855" w:rsidRPr="001F42D3" w:rsidRDefault="003D003E" w:rsidP="001711A5">
            <w:pPr>
              <w:pStyle w:val="TableEntry"/>
            </w:pPr>
            <w:r w:rsidRPr="001F42D3">
              <w:t>[1..1]</w:t>
            </w:r>
          </w:p>
        </w:tc>
        <w:tc>
          <w:tcPr>
            <w:tcW w:w="1260" w:type="dxa"/>
          </w:tcPr>
          <w:p w14:paraId="16E5CF71" w14:textId="77777777" w:rsidR="00B11855" w:rsidRPr="001F42D3" w:rsidRDefault="003D003E" w:rsidP="001711A5">
            <w:pPr>
              <w:pStyle w:val="TableEntry"/>
            </w:pPr>
            <w:r w:rsidRPr="001F42D3">
              <w:t>0357</w:t>
            </w:r>
          </w:p>
        </w:tc>
        <w:tc>
          <w:tcPr>
            <w:tcW w:w="2682" w:type="dxa"/>
          </w:tcPr>
          <w:p w14:paraId="0953D348" w14:textId="77777777" w:rsidR="00B11855" w:rsidRPr="001F42D3" w:rsidRDefault="003D003E" w:rsidP="001711A5">
            <w:pPr>
              <w:pStyle w:val="TableEntry"/>
            </w:pPr>
            <w:r w:rsidRPr="001F42D3">
              <w:t>HL7 Error Code</w:t>
            </w:r>
          </w:p>
        </w:tc>
      </w:tr>
      <w:tr w:rsidR="00C40FD5" w:rsidRPr="001F42D3" w14:paraId="15040C28" w14:textId="77777777" w:rsidTr="00CF5627">
        <w:trPr>
          <w:cantSplit/>
          <w:jc w:val="center"/>
        </w:trPr>
        <w:tc>
          <w:tcPr>
            <w:tcW w:w="882" w:type="dxa"/>
          </w:tcPr>
          <w:p w14:paraId="13C47627" w14:textId="77777777" w:rsidR="00B11855" w:rsidRPr="001F42D3" w:rsidRDefault="003D003E" w:rsidP="001711A5">
            <w:pPr>
              <w:pStyle w:val="TableEntry"/>
            </w:pPr>
            <w:r w:rsidRPr="001F42D3">
              <w:t>4</w:t>
            </w:r>
          </w:p>
        </w:tc>
        <w:tc>
          <w:tcPr>
            <w:tcW w:w="810" w:type="dxa"/>
          </w:tcPr>
          <w:p w14:paraId="72F5793A" w14:textId="77777777" w:rsidR="00B11855" w:rsidRPr="001F42D3" w:rsidRDefault="003D003E" w:rsidP="001711A5">
            <w:pPr>
              <w:pStyle w:val="TableEntry"/>
            </w:pPr>
            <w:r w:rsidRPr="001F42D3">
              <w:t>2</w:t>
            </w:r>
          </w:p>
        </w:tc>
        <w:tc>
          <w:tcPr>
            <w:tcW w:w="990" w:type="dxa"/>
          </w:tcPr>
          <w:p w14:paraId="4E3895B7" w14:textId="77777777" w:rsidR="00B11855" w:rsidRPr="001F42D3" w:rsidRDefault="003D003E" w:rsidP="001711A5">
            <w:pPr>
              <w:pStyle w:val="TableEntry"/>
            </w:pPr>
            <w:r w:rsidRPr="001F42D3">
              <w:t>ID</w:t>
            </w:r>
          </w:p>
        </w:tc>
        <w:tc>
          <w:tcPr>
            <w:tcW w:w="1260" w:type="dxa"/>
          </w:tcPr>
          <w:p w14:paraId="6BD459D4" w14:textId="77777777" w:rsidR="00B11855" w:rsidRPr="001F42D3" w:rsidRDefault="003D003E" w:rsidP="001711A5">
            <w:pPr>
              <w:pStyle w:val="TableEntry"/>
            </w:pPr>
            <w:r w:rsidRPr="001F42D3">
              <w:t>R</w:t>
            </w:r>
          </w:p>
        </w:tc>
        <w:tc>
          <w:tcPr>
            <w:tcW w:w="1080" w:type="dxa"/>
          </w:tcPr>
          <w:p w14:paraId="4C871DBD" w14:textId="77777777" w:rsidR="00B11855" w:rsidRPr="001F42D3" w:rsidRDefault="003D003E" w:rsidP="001711A5">
            <w:pPr>
              <w:pStyle w:val="TableEntry"/>
            </w:pPr>
            <w:r w:rsidRPr="001F42D3">
              <w:t>[1..1]</w:t>
            </w:r>
          </w:p>
        </w:tc>
        <w:tc>
          <w:tcPr>
            <w:tcW w:w="1260" w:type="dxa"/>
          </w:tcPr>
          <w:p w14:paraId="768CC216" w14:textId="77777777" w:rsidR="00B11855" w:rsidRPr="001F42D3" w:rsidRDefault="003D003E" w:rsidP="001711A5">
            <w:pPr>
              <w:pStyle w:val="TableEntry"/>
            </w:pPr>
            <w:r w:rsidRPr="001F42D3">
              <w:t>0516</w:t>
            </w:r>
          </w:p>
        </w:tc>
        <w:tc>
          <w:tcPr>
            <w:tcW w:w="2682" w:type="dxa"/>
          </w:tcPr>
          <w:p w14:paraId="10FEAB73" w14:textId="77777777" w:rsidR="00B11855" w:rsidRPr="001F42D3" w:rsidRDefault="003D003E" w:rsidP="001711A5">
            <w:pPr>
              <w:pStyle w:val="TableEntry"/>
            </w:pPr>
            <w:r w:rsidRPr="001F42D3">
              <w:t>Severity</w:t>
            </w:r>
          </w:p>
        </w:tc>
      </w:tr>
      <w:tr w:rsidR="00C40FD5" w:rsidRPr="001F42D3" w14:paraId="3B0E70F7" w14:textId="77777777" w:rsidTr="00CF5627">
        <w:trPr>
          <w:cantSplit/>
          <w:jc w:val="center"/>
        </w:trPr>
        <w:tc>
          <w:tcPr>
            <w:tcW w:w="882" w:type="dxa"/>
          </w:tcPr>
          <w:p w14:paraId="575328E8" w14:textId="77777777" w:rsidR="00B11855" w:rsidRPr="001F42D3" w:rsidRDefault="003D003E" w:rsidP="001711A5">
            <w:pPr>
              <w:pStyle w:val="TableEntry"/>
            </w:pPr>
            <w:r w:rsidRPr="001F42D3">
              <w:t>5</w:t>
            </w:r>
          </w:p>
        </w:tc>
        <w:tc>
          <w:tcPr>
            <w:tcW w:w="810" w:type="dxa"/>
          </w:tcPr>
          <w:p w14:paraId="2C5525F9" w14:textId="77777777" w:rsidR="00B11855" w:rsidRPr="001F42D3" w:rsidRDefault="003D003E" w:rsidP="001711A5">
            <w:pPr>
              <w:pStyle w:val="TableEntry"/>
            </w:pPr>
            <w:r w:rsidRPr="001F42D3">
              <w:t>705</w:t>
            </w:r>
          </w:p>
        </w:tc>
        <w:tc>
          <w:tcPr>
            <w:tcW w:w="990" w:type="dxa"/>
          </w:tcPr>
          <w:p w14:paraId="599E8531" w14:textId="77777777" w:rsidR="00B11855" w:rsidRPr="001F42D3" w:rsidRDefault="003D003E" w:rsidP="001711A5">
            <w:pPr>
              <w:pStyle w:val="TableEntry"/>
            </w:pPr>
            <w:r w:rsidRPr="001F42D3">
              <w:t>CWE</w:t>
            </w:r>
          </w:p>
        </w:tc>
        <w:tc>
          <w:tcPr>
            <w:tcW w:w="1260" w:type="dxa"/>
          </w:tcPr>
          <w:p w14:paraId="31688A6F" w14:textId="77777777" w:rsidR="00B11855" w:rsidRPr="001F42D3" w:rsidRDefault="003D003E" w:rsidP="001711A5">
            <w:pPr>
              <w:pStyle w:val="TableEntry"/>
            </w:pPr>
            <w:r w:rsidRPr="001F42D3">
              <w:t>RE</w:t>
            </w:r>
          </w:p>
        </w:tc>
        <w:tc>
          <w:tcPr>
            <w:tcW w:w="1080" w:type="dxa"/>
          </w:tcPr>
          <w:p w14:paraId="129391CE" w14:textId="77777777" w:rsidR="00B11855" w:rsidRPr="001F42D3" w:rsidRDefault="00E86B15" w:rsidP="001711A5">
            <w:pPr>
              <w:pStyle w:val="TableEntry"/>
            </w:pPr>
            <w:r w:rsidRPr="001F42D3">
              <w:t>[0..1]</w:t>
            </w:r>
          </w:p>
        </w:tc>
        <w:tc>
          <w:tcPr>
            <w:tcW w:w="1260" w:type="dxa"/>
          </w:tcPr>
          <w:p w14:paraId="424D3845" w14:textId="77777777" w:rsidR="00B11855" w:rsidRPr="001F42D3" w:rsidRDefault="003D003E" w:rsidP="001711A5">
            <w:pPr>
              <w:pStyle w:val="TableEntry"/>
            </w:pPr>
            <w:r w:rsidRPr="001F42D3">
              <w:t>0533</w:t>
            </w:r>
          </w:p>
        </w:tc>
        <w:tc>
          <w:tcPr>
            <w:tcW w:w="2682" w:type="dxa"/>
          </w:tcPr>
          <w:p w14:paraId="27747DE5" w14:textId="77777777" w:rsidR="00B11855" w:rsidRPr="001F42D3" w:rsidRDefault="003D003E" w:rsidP="001711A5">
            <w:pPr>
              <w:pStyle w:val="TableEntry"/>
            </w:pPr>
            <w:r w:rsidRPr="001F42D3">
              <w:t>Application Error Code</w:t>
            </w:r>
          </w:p>
        </w:tc>
      </w:tr>
      <w:tr w:rsidR="00C40FD5" w:rsidRPr="001F42D3" w14:paraId="44108412" w14:textId="77777777" w:rsidTr="00CF5627">
        <w:trPr>
          <w:cantSplit/>
          <w:jc w:val="center"/>
        </w:trPr>
        <w:tc>
          <w:tcPr>
            <w:tcW w:w="882" w:type="dxa"/>
          </w:tcPr>
          <w:p w14:paraId="3410851B" w14:textId="77777777" w:rsidR="00B11855" w:rsidRPr="001F42D3" w:rsidRDefault="003D003E" w:rsidP="001711A5">
            <w:pPr>
              <w:pStyle w:val="TableEntry"/>
            </w:pPr>
            <w:r w:rsidRPr="001F42D3">
              <w:t>6</w:t>
            </w:r>
          </w:p>
        </w:tc>
        <w:tc>
          <w:tcPr>
            <w:tcW w:w="810" w:type="dxa"/>
          </w:tcPr>
          <w:p w14:paraId="78CF1A52" w14:textId="77777777" w:rsidR="00B11855" w:rsidRPr="001F42D3" w:rsidRDefault="003D003E" w:rsidP="001711A5">
            <w:pPr>
              <w:pStyle w:val="TableEntry"/>
            </w:pPr>
            <w:r w:rsidRPr="001F42D3">
              <w:t>80</w:t>
            </w:r>
          </w:p>
        </w:tc>
        <w:tc>
          <w:tcPr>
            <w:tcW w:w="990" w:type="dxa"/>
          </w:tcPr>
          <w:p w14:paraId="3C31C0DD" w14:textId="77777777" w:rsidR="00B11855" w:rsidRPr="001F42D3" w:rsidRDefault="003D003E" w:rsidP="001711A5">
            <w:pPr>
              <w:pStyle w:val="TableEntry"/>
            </w:pPr>
            <w:r w:rsidRPr="001F42D3">
              <w:t>ST</w:t>
            </w:r>
          </w:p>
        </w:tc>
        <w:tc>
          <w:tcPr>
            <w:tcW w:w="1260" w:type="dxa"/>
          </w:tcPr>
          <w:p w14:paraId="5BC0A88A" w14:textId="77777777" w:rsidR="00B11855" w:rsidRPr="001F42D3" w:rsidRDefault="003D003E" w:rsidP="001711A5">
            <w:pPr>
              <w:pStyle w:val="TableEntry"/>
            </w:pPr>
            <w:r w:rsidRPr="001F42D3">
              <w:t>C</w:t>
            </w:r>
          </w:p>
        </w:tc>
        <w:tc>
          <w:tcPr>
            <w:tcW w:w="1080" w:type="dxa"/>
          </w:tcPr>
          <w:p w14:paraId="090E9033" w14:textId="77777777" w:rsidR="00B11855" w:rsidRPr="001F42D3" w:rsidRDefault="00E86B15" w:rsidP="001711A5">
            <w:pPr>
              <w:pStyle w:val="TableEntry"/>
            </w:pPr>
            <w:r w:rsidRPr="001F42D3">
              <w:t>0..1</w:t>
            </w:r>
          </w:p>
        </w:tc>
        <w:tc>
          <w:tcPr>
            <w:tcW w:w="1260" w:type="dxa"/>
          </w:tcPr>
          <w:p w14:paraId="0EBEB4BF" w14:textId="77777777" w:rsidR="00B11855" w:rsidRPr="001F42D3" w:rsidRDefault="00B11855" w:rsidP="001711A5">
            <w:pPr>
              <w:pStyle w:val="TableEntry"/>
            </w:pPr>
          </w:p>
        </w:tc>
        <w:tc>
          <w:tcPr>
            <w:tcW w:w="2682" w:type="dxa"/>
          </w:tcPr>
          <w:p w14:paraId="4528AA0D" w14:textId="77777777" w:rsidR="00B11855" w:rsidRPr="001F42D3" w:rsidRDefault="003D003E" w:rsidP="001711A5">
            <w:pPr>
              <w:pStyle w:val="TableEntry"/>
            </w:pPr>
            <w:r w:rsidRPr="001F42D3">
              <w:t>Application Error Parameter</w:t>
            </w:r>
          </w:p>
        </w:tc>
      </w:tr>
    </w:tbl>
    <w:p w14:paraId="48A78E17" w14:textId="053EE012" w:rsidR="00B11855" w:rsidRPr="001F42D3" w:rsidRDefault="003D003E" w:rsidP="00CB723D">
      <w:pPr>
        <w:pStyle w:val="Note"/>
        <w:ind w:left="0" w:hanging="2"/>
      </w:pPr>
      <w:r w:rsidRPr="001F42D3">
        <w:t xml:space="preserve">Notes: </w:t>
      </w:r>
      <w:r w:rsidRPr="001F42D3">
        <w:tab/>
        <w:t xml:space="preserve">ERR-1 is included in </w:t>
      </w:r>
      <w:r w:rsidR="006D613E" w:rsidRPr="001F42D3">
        <w:t>HL7</w:t>
      </w:r>
      <w:r w:rsidR="00995105" w:rsidRPr="001F42D3">
        <w:t xml:space="preserve"> </w:t>
      </w:r>
      <w:r w:rsidRPr="001F42D3">
        <w:t xml:space="preserve">v2.6 for backward compatibility only. Within the context of IHE PCD, this field shall not be used. </w:t>
      </w:r>
    </w:p>
    <w:p w14:paraId="5F02E33E" w14:textId="5826CDA8" w:rsidR="00B11855" w:rsidRPr="001F42D3" w:rsidRDefault="003D003E" w:rsidP="00CB723D">
      <w:pPr>
        <w:pStyle w:val="Note"/>
        <w:ind w:left="0" w:hanging="2"/>
      </w:pPr>
      <w:r w:rsidRPr="001F42D3">
        <w:tab/>
        <w:t xml:space="preserve">ERR-3 and ERR-4 are required by </w:t>
      </w:r>
      <w:r w:rsidR="006D613E" w:rsidRPr="001F42D3">
        <w:t>HL7</w:t>
      </w:r>
      <w:r w:rsidR="00995105" w:rsidRPr="001F42D3">
        <w:t xml:space="preserve"> </w:t>
      </w:r>
      <w:r w:rsidRPr="001F42D3">
        <w:t>v2.6</w:t>
      </w:r>
    </w:p>
    <w:p w14:paraId="76103229" w14:textId="77777777" w:rsidR="0047502B" w:rsidRPr="001F42D3" w:rsidRDefault="0047502B">
      <w:pPr>
        <w:pStyle w:val="BodyText"/>
      </w:pPr>
    </w:p>
    <w:p w14:paraId="0CD4A807" w14:textId="07DEC191" w:rsidR="00892C57" w:rsidRPr="001F42D3" w:rsidRDefault="00892C57" w:rsidP="00892C57">
      <w:pPr>
        <w:pStyle w:val="BodyText"/>
      </w:pPr>
      <w:r w:rsidRPr="001F42D3">
        <w:rPr>
          <w:b/>
        </w:rPr>
        <w:t>Use of Error Segment in the PIV Profile.</w:t>
      </w:r>
      <w:r w:rsidRPr="001F42D3">
        <w:t xml:space="preserve"> This list of error codes that can occur during the processing of a </w:t>
      </w:r>
      <w:r w:rsidR="00647994" w:rsidRPr="001F42D3">
        <w:t>PCD-03</w:t>
      </w:r>
      <w:r w:rsidRPr="001F42D3">
        <w:t xml:space="preserve"> message is consolidated from participating pump vendors</w:t>
      </w:r>
      <w:r w:rsidR="006D613E" w:rsidRPr="001F42D3">
        <w:t xml:space="preserve">. </w:t>
      </w:r>
      <w:r w:rsidRPr="001F42D3">
        <w:t>The application acknowledgment from the IOC should contain the Code and Text in ERR-5.1 and ERR-5.2 respectively</w:t>
      </w:r>
      <w:r w:rsidR="006D613E" w:rsidRPr="001F42D3">
        <w:t xml:space="preserve">. </w:t>
      </w:r>
      <w:r w:rsidRPr="001F42D3">
        <w:t xml:space="preserve">ERR-5.9 can also be used to contain additional text related to the error. </w:t>
      </w:r>
    </w:p>
    <w:p w14:paraId="553EDA9A" w14:textId="77777777" w:rsidR="00892C57" w:rsidRPr="001F42D3" w:rsidRDefault="00892C57" w:rsidP="00892C57">
      <w:pPr>
        <w:pStyle w:val="BodyText"/>
      </w:pPr>
      <w:r w:rsidRPr="001F42D3">
        <w:t xml:space="preserve">Note that there should be no expectation that each pump vendor or pump model will support </w:t>
      </w:r>
      <w:proofErr w:type="gramStart"/>
      <w:r w:rsidRPr="001F42D3">
        <w:t>all of</w:t>
      </w:r>
      <w:proofErr w:type="gramEnd"/>
      <w:r w:rsidRPr="001F42D3">
        <w:t xml:space="preserve"> the codes in this list.</w:t>
      </w:r>
    </w:p>
    <w:p w14:paraId="46BCDEAF" w14:textId="77777777" w:rsidR="00892C57" w:rsidRPr="001F42D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1F42D3" w14:paraId="242BC70B" w14:textId="77777777" w:rsidTr="005C1693">
        <w:trPr>
          <w:tblHeader/>
        </w:trPr>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1F42D3" w:rsidRDefault="00892C57" w:rsidP="00F8594A">
            <w:pPr>
              <w:pStyle w:val="TableEntryHeader"/>
            </w:pPr>
            <w:r w:rsidRPr="001F42D3">
              <w:t>Code</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1F42D3" w:rsidRDefault="00892C57" w:rsidP="00F8594A">
            <w:pPr>
              <w:pStyle w:val="TableEntryHeader"/>
            </w:pPr>
            <w:r w:rsidRPr="001F42D3">
              <w:t>Text</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1F42D3" w:rsidRDefault="00892C57" w:rsidP="00F8594A">
            <w:pPr>
              <w:pStyle w:val="TableEntryHeader"/>
            </w:pPr>
            <w:r w:rsidRPr="001F42D3">
              <w:t>Example</w:t>
            </w:r>
          </w:p>
        </w:tc>
      </w:tr>
      <w:tr w:rsidR="00D81844" w:rsidRPr="001F42D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1F42D3" w:rsidRDefault="00892C57" w:rsidP="005E01AF">
            <w:pPr>
              <w:pStyle w:val="TableEntry"/>
            </w:pPr>
            <w:r w:rsidRPr="001F42D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1F42D3" w:rsidRDefault="00892C57" w:rsidP="005E01AF">
            <w:pPr>
              <w:pStyle w:val="TableEntry"/>
            </w:pPr>
            <w:r w:rsidRPr="001F42D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1F42D3" w:rsidRDefault="00892C57" w:rsidP="005E01AF">
            <w:pPr>
              <w:pStyle w:val="TableEntry"/>
            </w:pPr>
            <w:r w:rsidRPr="001F42D3">
              <w:t>e.g., incorrect infuser or channel ID</w:t>
            </w:r>
          </w:p>
        </w:tc>
      </w:tr>
      <w:tr w:rsidR="00D81844" w:rsidRPr="001F42D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1F42D3" w:rsidRDefault="00892C57" w:rsidP="005E01AF">
            <w:pPr>
              <w:pStyle w:val="TableEntry"/>
            </w:pPr>
            <w:r w:rsidRPr="001F42D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1F42D3" w:rsidRDefault="00892C57" w:rsidP="005E01AF">
            <w:pPr>
              <w:pStyle w:val="TableEntry"/>
            </w:pPr>
            <w:r w:rsidRPr="001F42D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1F42D3" w:rsidRDefault="00892C57" w:rsidP="005E01AF">
            <w:pPr>
              <w:pStyle w:val="TableEntry"/>
            </w:pPr>
          </w:p>
        </w:tc>
      </w:tr>
      <w:tr w:rsidR="00D81844" w:rsidRPr="001F42D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1F42D3" w:rsidRDefault="00892C57" w:rsidP="005E01AF">
            <w:pPr>
              <w:pStyle w:val="TableEntry"/>
            </w:pPr>
            <w:r w:rsidRPr="001F42D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1F42D3" w:rsidRDefault="00892C57" w:rsidP="005E01AF">
            <w:pPr>
              <w:pStyle w:val="TableEntry"/>
            </w:pPr>
            <w:r w:rsidRPr="001F42D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1F42D3" w:rsidRDefault="00892C57" w:rsidP="005E01AF">
            <w:pPr>
              <w:pStyle w:val="TableEntry"/>
            </w:pPr>
            <w:r w:rsidRPr="001F42D3">
              <w:t>e.g., Give Amount Minimum (RXG-5) - volume to be infused - is missing</w:t>
            </w:r>
          </w:p>
        </w:tc>
      </w:tr>
      <w:tr w:rsidR="00D81844" w:rsidRPr="001F42D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1F42D3" w:rsidRDefault="00892C57" w:rsidP="005E01AF">
            <w:pPr>
              <w:pStyle w:val="TableEntry"/>
            </w:pPr>
            <w:r w:rsidRPr="001F42D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1F42D3" w:rsidRDefault="00892C57" w:rsidP="005E01AF">
            <w:pPr>
              <w:pStyle w:val="TableEntry"/>
            </w:pPr>
            <w:r w:rsidRPr="001F42D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1F42D3" w:rsidRDefault="00892C57" w:rsidP="005E01AF">
            <w:pPr>
              <w:pStyle w:val="TableEntry"/>
            </w:pPr>
            <w:r w:rsidRPr="001F42D3">
              <w:t>e.g., volume units are not mL</w:t>
            </w:r>
          </w:p>
        </w:tc>
      </w:tr>
      <w:tr w:rsidR="00D81844" w:rsidRPr="001F42D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1F42D3" w:rsidRDefault="00892C57" w:rsidP="005E01AF">
            <w:pPr>
              <w:pStyle w:val="TableEntry"/>
            </w:pPr>
            <w:r w:rsidRPr="001F42D3">
              <w:lastRenderedPageBreak/>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1F42D3" w:rsidRDefault="00892C57" w:rsidP="005E01AF">
            <w:pPr>
              <w:pStyle w:val="TableEntry"/>
            </w:pPr>
            <w:r w:rsidRPr="001F42D3">
              <w:t>Parameter (</w:t>
            </w:r>
            <w:proofErr w:type="spellStart"/>
            <w:r w:rsidRPr="001F42D3">
              <w:t>ParameterName</w:t>
            </w:r>
            <w:proofErr w:type="spellEnd"/>
            <w:r w:rsidRPr="001F42D3">
              <w:t>) outside of allowable range (</w:t>
            </w:r>
            <w:proofErr w:type="spellStart"/>
            <w:r w:rsidRPr="001F42D3">
              <w:t>MinValue</w:t>
            </w:r>
            <w:proofErr w:type="spellEnd"/>
            <w:r w:rsidRPr="001F42D3">
              <w:t xml:space="preserve"> to </w:t>
            </w:r>
            <w:proofErr w:type="spellStart"/>
            <w:r w:rsidRPr="001F42D3">
              <w:t>MaxValue</w:t>
            </w:r>
            <w:proofErr w:type="spellEnd"/>
            <w:r w:rsidRPr="001F42D3">
              <w:t>)</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1F42D3" w:rsidRDefault="00892C57" w:rsidP="005E01AF">
            <w:pPr>
              <w:pStyle w:val="TableEntry"/>
            </w:pPr>
            <w:r w:rsidRPr="001F42D3">
              <w:t>e.g., ordered rate greater than pump maximum</w:t>
            </w:r>
          </w:p>
        </w:tc>
      </w:tr>
      <w:tr w:rsidR="00D81844" w:rsidRPr="001F42D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1F42D3" w:rsidRDefault="00892C57" w:rsidP="005E01AF">
            <w:pPr>
              <w:pStyle w:val="TableEntry"/>
            </w:pPr>
            <w:r w:rsidRPr="001F42D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1F42D3" w:rsidRDefault="00892C57" w:rsidP="005E01AF">
            <w:pPr>
              <w:pStyle w:val="TableEntry"/>
            </w:pPr>
            <w:r w:rsidRPr="001F42D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1F42D3" w:rsidRDefault="00892C57" w:rsidP="005E01AF">
            <w:pPr>
              <w:pStyle w:val="TableEntry"/>
            </w:pPr>
          </w:p>
        </w:tc>
      </w:tr>
      <w:tr w:rsidR="00D81844" w:rsidRPr="001F42D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1F42D3" w:rsidRDefault="00892C57" w:rsidP="005E01AF">
            <w:pPr>
              <w:pStyle w:val="TableEntry"/>
            </w:pPr>
            <w:r w:rsidRPr="001F42D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1F42D3" w:rsidRDefault="00892C57" w:rsidP="005E01AF">
            <w:pPr>
              <w:pStyle w:val="TableEntry"/>
            </w:pPr>
            <w:r w:rsidRPr="001F42D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1F42D3" w:rsidRDefault="00892C57" w:rsidP="005E01AF">
            <w:pPr>
              <w:pStyle w:val="TableEntry"/>
            </w:pPr>
            <w:r w:rsidRPr="001F42D3">
              <w:t>e.g., infuser not on network or weak wireless signal</w:t>
            </w:r>
          </w:p>
        </w:tc>
      </w:tr>
      <w:tr w:rsidR="00D81844" w:rsidRPr="001F42D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1F42D3" w:rsidRDefault="00892C57" w:rsidP="005E01AF">
            <w:pPr>
              <w:pStyle w:val="TableEntry"/>
            </w:pPr>
            <w:r w:rsidRPr="001F42D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1F42D3" w:rsidRDefault="00892C57" w:rsidP="005E01AF">
            <w:pPr>
              <w:pStyle w:val="TableEntry"/>
            </w:pPr>
            <w:r w:rsidRPr="001F42D3">
              <w:t>Invalid units for parameter (</w:t>
            </w:r>
            <w:proofErr w:type="spellStart"/>
            <w:r w:rsidRPr="001F42D3">
              <w:t>ParameterName</w:t>
            </w:r>
            <w:proofErr w:type="spellEnd"/>
            <w:r w:rsidRPr="001F42D3">
              <w:t>)</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1F42D3" w:rsidRDefault="00892C57" w:rsidP="005E01AF">
            <w:pPr>
              <w:pStyle w:val="TableEntry"/>
            </w:pPr>
            <w:r w:rsidRPr="001F42D3">
              <w:t>e.g., Give Strength Volume Units (RXG-24) contains a medication unit value instead of volume units</w:t>
            </w:r>
          </w:p>
        </w:tc>
      </w:tr>
      <w:tr w:rsidR="00D81844" w:rsidRPr="001F42D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1F42D3" w:rsidRDefault="00892C57" w:rsidP="005E01AF">
            <w:pPr>
              <w:pStyle w:val="TableEntry"/>
            </w:pPr>
            <w:r w:rsidRPr="001F42D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1F42D3" w:rsidRDefault="00892C57" w:rsidP="005E01AF">
            <w:pPr>
              <w:pStyle w:val="TableEntry"/>
            </w:pPr>
            <w:r w:rsidRPr="001F42D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1F42D3" w:rsidRDefault="00892C57" w:rsidP="005E01AF">
            <w:pPr>
              <w:pStyle w:val="TableEntry"/>
            </w:pPr>
            <w:r w:rsidRPr="001F42D3">
              <w:t>e.g., ordered units = mL/hr; drug library units =mcg/kg/min</w:t>
            </w:r>
          </w:p>
        </w:tc>
      </w:tr>
      <w:tr w:rsidR="00D81844" w:rsidRPr="001F42D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1F42D3" w:rsidRDefault="00892C57" w:rsidP="005E01AF">
            <w:pPr>
              <w:pStyle w:val="TableEntry"/>
            </w:pPr>
            <w:r w:rsidRPr="001F42D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1F42D3" w:rsidRDefault="00892C57" w:rsidP="005E01AF">
            <w:pPr>
              <w:pStyle w:val="TableEntry"/>
            </w:pPr>
            <w:r w:rsidRPr="001F42D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1F42D3" w:rsidRDefault="00892C57" w:rsidP="005E01AF">
            <w:pPr>
              <w:pStyle w:val="TableEntry"/>
            </w:pPr>
            <w:r w:rsidRPr="001F42D3">
              <w:t>e.g., Medication does not exist in drug library</w:t>
            </w:r>
          </w:p>
        </w:tc>
      </w:tr>
      <w:tr w:rsidR="00D81844" w:rsidRPr="001F42D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1F42D3" w:rsidRDefault="00892C57" w:rsidP="005E01AF">
            <w:pPr>
              <w:pStyle w:val="TableEntry"/>
            </w:pPr>
            <w:r w:rsidRPr="001F42D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1F42D3" w:rsidRDefault="00892C57" w:rsidP="005E01AF">
            <w:pPr>
              <w:pStyle w:val="TableEntry"/>
            </w:pPr>
            <w:r w:rsidRPr="001F42D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1F42D3" w:rsidRDefault="00892C57" w:rsidP="005E01AF">
            <w:pPr>
              <w:pStyle w:val="TableEntry"/>
            </w:pPr>
            <w:r w:rsidRPr="001F42D3">
              <w:t xml:space="preserve">e.g., patient weight known by pump differs from weight sent in </w:t>
            </w:r>
            <w:r w:rsidR="00647994" w:rsidRPr="001F42D3">
              <w:t>[PCD-03]</w:t>
            </w:r>
          </w:p>
        </w:tc>
      </w:tr>
      <w:tr w:rsidR="00D81844" w:rsidRPr="001F42D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1F42D3" w:rsidRDefault="00892C57" w:rsidP="005E01AF">
            <w:pPr>
              <w:pStyle w:val="TableEntry"/>
            </w:pPr>
            <w:r w:rsidRPr="001F42D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1F42D3" w:rsidRDefault="00892C57" w:rsidP="005E01AF">
            <w:pPr>
              <w:pStyle w:val="TableEntry"/>
            </w:pPr>
            <w:r w:rsidRPr="001F42D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1F42D3" w:rsidRDefault="00892C57" w:rsidP="005E01AF">
            <w:pPr>
              <w:pStyle w:val="TableEntry"/>
            </w:pPr>
            <w:r w:rsidRPr="001F42D3">
              <w:t xml:space="preserve">e.g., patient ID known by pump differs from ID sent in </w:t>
            </w:r>
            <w:r w:rsidR="00647994" w:rsidRPr="001F42D3">
              <w:t>[PCD-03]</w:t>
            </w:r>
          </w:p>
        </w:tc>
      </w:tr>
      <w:tr w:rsidR="00D81844" w:rsidRPr="001F42D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1F42D3" w:rsidRDefault="00892C57" w:rsidP="005E01AF">
            <w:pPr>
              <w:pStyle w:val="TableEntry"/>
            </w:pPr>
            <w:r w:rsidRPr="001F42D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1F42D3" w:rsidRDefault="00892C57" w:rsidP="005E01AF">
            <w:pPr>
              <w:pStyle w:val="TableEntry"/>
            </w:pPr>
            <w:r w:rsidRPr="001F42D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1F42D3" w:rsidRDefault="00892C57" w:rsidP="005E01AF">
            <w:pPr>
              <w:pStyle w:val="TableEntry"/>
            </w:pPr>
            <w:r w:rsidRPr="001F42D3">
              <w:t>e.g., medication not configured for piggyback administration in drug library</w:t>
            </w:r>
          </w:p>
        </w:tc>
      </w:tr>
      <w:tr w:rsidR="00D81844" w:rsidRPr="001F42D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1F42D3" w:rsidRDefault="00892C57" w:rsidP="005E01AF">
            <w:pPr>
              <w:pStyle w:val="TableEntry"/>
            </w:pPr>
            <w:r w:rsidRPr="001F42D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1F42D3" w:rsidRDefault="00892C57" w:rsidP="005E01AF">
            <w:pPr>
              <w:pStyle w:val="TableEntry"/>
            </w:pPr>
            <w:r w:rsidRPr="001F42D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1F42D3" w:rsidRDefault="00892C57" w:rsidP="005E01AF">
            <w:pPr>
              <w:pStyle w:val="TableEntry"/>
            </w:pPr>
            <w:r w:rsidRPr="001F42D3">
              <w:t>e.g., greater than pump maximum</w:t>
            </w:r>
          </w:p>
        </w:tc>
      </w:tr>
      <w:tr w:rsidR="00D81844" w:rsidRPr="001F42D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1F42D3" w:rsidRDefault="00892C57" w:rsidP="005E01AF">
            <w:pPr>
              <w:pStyle w:val="TableEntry"/>
            </w:pPr>
            <w:r w:rsidRPr="001F42D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1F42D3" w:rsidRDefault="00892C57" w:rsidP="005E01AF">
            <w:pPr>
              <w:pStyle w:val="TableEntry"/>
            </w:pPr>
            <w:r w:rsidRPr="001F42D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1F42D3" w:rsidRDefault="00892C57" w:rsidP="005E01AF">
            <w:pPr>
              <w:pStyle w:val="TableEntry"/>
            </w:pPr>
          </w:p>
        </w:tc>
      </w:tr>
      <w:tr w:rsidR="00D81844" w:rsidRPr="001F42D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1F42D3" w:rsidRDefault="00892C57" w:rsidP="005E01AF">
            <w:pPr>
              <w:pStyle w:val="TableEntry"/>
            </w:pPr>
            <w:r w:rsidRPr="001F42D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1F42D3" w:rsidRDefault="00892C57" w:rsidP="005E01AF">
            <w:pPr>
              <w:pStyle w:val="TableEntry"/>
            </w:pPr>
            <w:r w:rsidRPr="001F42D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1F42D3" w:rsidRDefault="00892C57" w:rsidP="005E01AF">
            <w:pPr>
              <w:pStyle w:val="TableEntry"/>
            </w:pPr>
            <w:r w:rsidRPr="001F42D3">
              <w:t>Used when other errors are not applicable</w:t>
            </w:r>
          </w:p>
        </w:tc>
      </w:tr>
      <w:tr w:rsidR="00D81844" w:rsidRPr="001F42D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1F42D3" w:rsidRDefault="00892C57" w:rsidP="005E01AF">
            <w:pPr>
              <w:pStyle w:val="TableEntry"/>
            </w:pPr>
            <w:r w:rsidRPr="001F42D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1F42D3" w:rsidRDefault="00892C57" w:rsidP="005E01AF">
            <w:pPr>
              <w:pStyle w:val="TableEntry"/>
            </w:pPr>
            <w:r w:rsidRPr="001F42D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1F42D3" w:rsidRDefault="00892C57" w:rsidP="005E01AF">
            <w:pPr>
              <w:pStyle w:val="TableEntry"/>
            </w:pPr>
            <w:r w:rsidRPr="001F42D3">
              <w:t xml:space="preserve">Infuser is in a state where it cannot accept </w:t>
            </w:r>
            <w:proofErr w:type="gramStart"/>
            <w:r w:rsidRPr="001F42D3">
              <w:t>program;</w:t>
            </w:r>
            <w:proofErr w:type="gramEnd"/>
            <w:r w:rsidRPr="001F42D3">
              <w:t xml:space="preserve"> e.g., alarming or in standby</w:t>
            </w:r>
          </w:p>
        </w:tc>
      </w:tr>
      <w:tr w:rsidR="00D81844" w:rsidRPr="001F42D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1F42D3" w:rsidRDefault="00892C57" w:rsidP="005E01AF">
            <w:pPr>
              <w:pStyle w:val="TableEntry"/>
            </w:pPr>
            <w:r w:rsidRPr="001F42D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1F42D3" w:rsidRDefault="00892C57" w:rsidP="005E01AF">
            <w:pPr>
              <w:pStyle w:val="TableEntry"/>
            </w:pPr>
            <w:r w:rsidRPr="001F42D3">
              <w:t>Parameter (</w:t>
            </w:r>
            <w:proofErr w:type="spellStart"/>
            <w:r w:rsidRPr="001F42D3">
              <w:t>ParameterName</w:t>
            </w:r>
            <w:proofErr w:type="spellEnd"/>
            <w:r w:rsidRPr="001F42D3">
              <w:t>)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1F42D3" w:rsidRDefault="00892C57" w:rsidP="005E01AF">
            <w:pPr>
              <w:pStyle w:val="TableEntry"/>
            </w:pPr>
            <w:r w:rsidRPr="001F42D3">
              <w:t xml:space="preserve">e.g., Give Strength Units (RXG-18) = mg, drug library = </w:t>
            </w:r>
            <w:proofErr w:type="spellStart"/>
            <w:r w:rsidRPr="001F42D3">
              <w:t>mEq</w:t>
            </w:r>
            <w:proofErr w:type="spellEnd"/>
          </w:p>
        </w:tc>
      </w:tr>
      <w:tr w:rsidR="00D81844" w:rsidRPr="001F42D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1F42D3" w:rsidRDefault="00892C57" w:rsidP="005E01AF">
            <w:pPr>
              <w:pStyle w:val="TableEntry"/>
            </w:pPr>
            <w:r w:rsidRPr="001F42D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1F42D3" w:rsidRDefault="00892C57" w:rsidP="005E01AF">
            <w:pPr>
              <w:pStyle w:val="TableEntry"/>
            </w:pPr>
            <w:r w:rsidRPr="001F42D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1F42D3" w:rsidRDefault="00892C57" w:rsidP="005E01AF">
            <w:pPr>
              <w:pStyle w:val="TableEntry"/>
            </w:pPr>
            <w:r w:rsidRPr="001F42D3">
              <w:t>Drug is weight-based or BSA-based, but patient weight OBX is missing</w:t>
            </w:r>
          </w:p>
        </w:tc>
      </w:tr>
      <w:tr w:rsidR="00D81844" w:rsidRPr="001F42D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1F42D3" w:rsidRDefault="00892C57" w:rsidP="005E01AF">
            <w:pPr>
              <w:pStyle w:val="TableEntry"/>
            </w:pPr>
            <w:r w:rsidRPr="001F42D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1F42D3" w:rsidRDefault="00892C57" w:rsidP="005E01AF">
            <w:pPr>
              <w:pStyle w:val="TableEntry"/>
            </w:pPr>
            <w:r w:rsidRPr="001F42D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1F42D3" w:rsidRDefault="00892C57" w:rsidP="005E01AF">
            <w:pPr>
              <w:pStyle w:val="TableEntry"/>
            </w:pPr>
            <w:r w:rsidRPr="001F42D3">
              <w:t>Drug is BSA-based, but patient height OBX is missing </w:t>
            </w:r>
          </w:p>
        </w:tc>
      </w:tr>
      <w:tr w:rsidR="00D81844" w:rsidRPr="001F42D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1F42D3" w:rsidRDefault="00892C57" w:rsidP="005E01AF">
            <w:pPr>
              <w:pStyle w:val="TableEntry"/>
            </w:pPr>
            <w:r w:rsidRPr="001F42D3">
              <w:lastRenderedPageBreak/>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1F42D3" w:rsidRDefault="00892C57" w:rsidP="005E01AF">
            <w:pPr>
              <w:pStyle w:val="TableEntry"/>
            </w:pPr>
            <w:r w:rsidRPr="001F42D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1F42D3" w:rsidRDefault="00892C57" w:rsidP="005E01AF">
            <w:pPr>
              <w:pStyle w:val="TableEntry"/>
            </w:pPr>
            <w:r w:rsidRPr="001F42D3">
              <w:t>Care area or profile not cleared on pump; or pump is set to a different care area</w:t>
            </w:r>
          </w:p>
        </w:tc>
      </w:tr>
      <w:tr w:rsidR="00D81844" w:rsidRPr="001F42D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1F42D3" w:rsidRDefault="00892C57" w:rsidP="005E01AF">
            <w:pPr>
              <w:pStyle w:val="TableEntry"/>
            </w:pPr>
            <w:r w:rsidRPr="001F42D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1F42D3" w:rsidRDefault="00892C57" w:rsidP="005E01AF">
            <w:pPr>
              <w:pStyle w:val="TableEntry"/>
            </w:pPr>
            <w:r w:rsidRPr="001F42D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1F42D3" w:rsidRDefault="00892C57" w:rsidP="005E01AF">
            <w:pPr>
              <w:pStyle w:val="TableEntry"/>
            </w:pPr>
            <w:r w:rsidRPr="001F42D3">
              <w:t>The value of ORC.9 is older than what the IOC will allow to program the pump</w:t>
            </w:r>
          </w:p>
        </w:tc>
      </w:tr>
      <w:tr w:rsidR="00D81844" w:rsidRPr="001F42D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1F42D3" w:rsidRDefault="00892C57" w:rsidP="005E01AF">
            <w:pPr>
              <w:pStyle w:val="TableEntry"/>
            </w:pPr>
            <w:r w:rsidRPr="001F42D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1F42D3" w:rsidRDefault="00892C57" w:rsidP="005E01AF">
            <w:pPr>
              <w:pStyle w:val="TableEntry"/>
            </w:pPr>
            <w:r w:rsidRPr="001F42D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1F42D3" w:rsidRDefault="00892C57" w:rsidP="005E01AF">
            <w:pPr>
              <w:pStyle w:val="TableEntry"/>
            </w:pPr>
            <w:r w:rsidRPr="001F42D3">
              <w:t>Program rejected by user prior to starting infusion</w:t>
            </w:r>
          </w:p>
        </w:tc>
      </w:tr>
      <w:tr w:rsidR="00D81844" w:rsidRPr="001F42D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1F42D3" w:rsidRDefault="00892C57" w:rsidP="005E01AF">
            <w:pPr>
              <w:pStyle w:val="TableEntry"/>
            </w:pPr>
            <w:r w:rsidRPr="001F42D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1F42D3" w:rsidRDefault="00892C57" w:rsidP="005E01AF">
            <w:pPr>
              <w:pStyle w:val="TableEntry"/>
            </w:pPr>
            <w:r w:rsidRPr="001F42D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1F42D3" w:rsidRDefault="00892C57" w:rsidP="005E01AF">
            <w:pPr>
              <w:pStyle w:val="TableEntry"/>
            </w:pPr>
            <w:r w:rsidRPr="001F42D3">
              <w:t xml:space="preserve">e.g., dose </w:t>
            </w:r>
            <w:proofErr w:type="gramStart"/>
            <w:r w:rsidRPr="001F42D3">
              <w:t>exceeds</w:t>
            </w:r>
            <w:proofErr w:type="gramEnd"/>
            <w:r w:rsidRPr="001F42D3">
              <w:t xml:space="preserve"> maximum allowable for medication</w:t>
            </w:r>
          </w:p>
        </w:tc>
      </w:tr>
      <w:tr w:rsidR="00D81844" w:rsidRPr="001F42D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5644FE3" w14:textId="77777777" w:rsidR="00892C57" w:rsidRPr="001F42D3" w:rsidRDefault="00892C57" w:rsidP="005E01AF">
            <w:pPr>
              <w:pStyle w:val="TableEntry"/>
            </w:pPr>
            <w:r w:rsidRPr="001F42D3">
              <w:t>9025</w:t>
            </w:r>
          </w:p>
        </w:tc>
        <w:tc>
          <w:tcPr>
            <w:tcW w:w="3870" w:type="dxa"/>
            <w:tcBorders>
              <w:top w:val="outset" w:sz="6" w:space="0" w:color="auto"/>
              <w:left w:val="outset" w:sz="6" w:space="0" w:color="auto"/>
              <w:bottom w:val="outset" w:sz="6" w:space="0" w:color="auto"/>
              <w:right w:val="outset" w:sz="6" w:space="0" w:color="auto"/>
            </w:tcBorders>
            <w:hideMark/>
          </w:tcPr>
          <w:p w14:paraId="4459835E" w14:textId="77777777" w:rsidR="00892C57" w:rsidRPr="001F42D3" w:rsidRDefault="00892C57" w:rsidP="005E01AF">
            <w:pPr>
              <w:pStyle w:val="TableEntry"/>
            </w:pPr>
            <w:r w:rsidRPr="001F42D3">
              <w:t>Lockout interval missing</w:t>
            </w:r>
          </w:p>
        </w:tc>
        <w:tc>
          <w:tcPr>
            <w:tcW w:w="3960" w:type="dxa"/>
            <w:tcBorders>
              <w:top w:val="outset" w:sz="6" w:space="0" w:color="auto"/>
              <w:left w:val="outset" w:sz="6" w:space="0" w:color="auto"/>
              <w:bottom w:val="outset" w:sz="6" w:space="0" w:color="auto"/>
              <w:right w:val="outset" w:sz="6" w:space="0" w:color="auto"/>
            </w:tcBorders>
            <w:hideMark/>
          </w:tcPr>
          <w:p w14:paraId="39118710" w14:textId="77777777" w:rsidR="00892C57" w:rsidRPr="001F42D3" w:rsidRDefault="00892C57" w:rsidP="005E01AF">
            <w:pPr>
              <w:pStyle w:val="TableEntry"/>
            </w:pPr>
            <w:r w:rsidRPr="001F42D3">
              <w:t>Lockout Interval is required when Patient Dose is present</w:t>
            </w:r>
          </w:p>
        </w:tc>
      </w:tr>
      <w:tr w:rsidR="00D81844" w:rsidRPr="001F42D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B49BC69" w14:textId="77777777" w:rsidR="00892C57" w:rsidRPr="001F42D3" w:rsidRDefault="00892C57" w:rsidP="005E01AF">
            <w:pPr>
              <w:pStyle w:val="TableEntry"/>
            </w:pPr>
            <w:r w:rsidRPr="001F42D3">
              <w:t>9026</w:t>
            </w:r>
          </w:p>
        </w:tc>
        <w:tc>
          <w:tcPr>
            <w:tcW w:w="3870" w:type="dxa"/>
            <w:tcBorders>
              <w:top w:val="outset" w:sz="6" w:space="0" w:color="auto"/>
              <w:left w:val="outset" w:sz="6" w:space="0" w:color="auto"/>
              <w:bottom w:val="outset" w:sz="6" w:space="0" w:color="auto"/>
              <w:right w:val="outset" w:sz="6" w:space="0" w:color="auto"/>
            </w:tcBorders>
            <w:hideMark/>
          </w:tcPr>
          <w:p w14:paraId="46CDD6E5" w14:textId="77777777" w:rsidR="00892C57" w:rsidRPr="001F42D3" w:rsidRDefault="00892C57" w:rsidP="005E01AF">
            <w:pPr>
              <w:pStyle w:val="TableEntry"/>
            </w:pPr>
            <w:r w:rsidRPr="001F42D3">
              <w:t>Dose limit missing</w:t>
            </w:r>
          </w:p>
        </w:tc>
        <w:tc>
          <w:tcPr>
            <w:tcW w:w="3960" w:type="dxa"/>
            <w:tcBorders>
              <w:top w:val="outset" w:sz="6" w:space="0" w:color="auto"/>
              <w:left w:val="outset" w:sz="6" w:space="0" w:color="auto"/>
              <w:bottom w:val="outset" w:sz="6" w:space="0" w:color="auto"/>
              <w:right w:val="outset" w:sz="6" w:space="0" w:color="auto"/>
            </w:tcBorders>
            <w:hideMark/>
          </w:tcPr>
          <w:p w14:paraId="61B9E55B" w14:textId="77777777" w:rsidR="00892C57" w:rsidRPr="001F42D3" w:rsidRDefault="00892C57" w:rsidP="005E01AF">
            <w:pPr>
              <w:pStyle w:val="TableEntry"/>
            </w:pPr>
            <w:r w:rsidRPr="001F42D3">
              <w:t>PCA dose limit is required but missing</w:t>
            </w:r>
          </w:p>
        </w:tc>
      </w:tr>
      <w:tr w:rsidR="00D81844" w:rsidRPr="001F42D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B552783" w14:textId="77777777" w:rsidR="00892C57" w:rsidRPr="001F42D3" w:rsidRDefault="00892C57" w:rsidP="005E01AF">
            <w:pPr>
              <w:pStyle w:val="TableEntry"/>
            </w:pPr>
            <w:r w:rsidRPr="001F42D3">
              <w:t>9027</w:t>
            </w:r>
          </w:p>
        </w:tc>
        <w:tc>
          <w:tcPr>
            <w:tcW w:w="3870" w:type="dxa"/>
            <w:tcBorders>
              <w:top w:val="outset" w:sz="6" w:space="0" w:color="auto"/>
              <w:left w:val="outset" w:sz="6" w:space="0" w:color="auto"/>
              <w:bottom w:val="outset" w:sz="6" w:space="0" w:color="auto"/>
              <w:right w:val="outset" w:sz="6" w:space="0" w:color="auto"/>
            </w:tcBorders>
            <w:hideMark/>
          </w:tcPr>
          <w:p w14:paraId="4CD9AED2" w14:textId="77777777" w:rsidR="00892C57" w:rsidRPr="001F42D3" w:rsidRDefault="00892C57" w:rsidP="005E01AF">
            <w:pPr>
              <w:pStyle w:val="TableEntry"/>
            </w:pPr>
            <w:r w:rsidRPr="001F42D3">
              <w:t>Patient BSA missing</w:t>
            </w:r>
          </w:p>
        </w:tc>
        <w:tc>
          <w:tcPr>
            <w:tcW w:w="3960" w:type="dxa"/>
            <w:tcBorders>
              <w:top w:val="outset" w:sz="6" w:space="0" w:color="auto"/>
              <w:left w:val="outset" w:sz="6" w:space="0" w:color="auto"/>
              <w:bottom w:val="outset" w:sz="6" w:space="0" w:color="auto"/>
              <w:right w:val="outset" w:sz="6" w:space="0" w:color="auto"/>
            </w:tcBorders>
            <w:hideMark/>
          </w:tcPr>
          <w:p w14:paraId="56148D26" w14:textId="77777777" w:rsidR="00892C57" w:rsidRPr="001F42D3" w:rsidRDefault="00892C57" w:rsidP="005E01AF">
            <w:pPr>
              <w:pStyle w:val="TableEntry"/>
            </w:pPr>
            <w:r w:rsidRPr="001F42D3">
              <w:t>Drug is BSA-based but BSA OBX is missing</w:t>
            </w:r>
          </w:p>
        </w:tc>
      </w:tr>
      <w:tr w:rsidR="00D81844" w:rsidRPr="001F42D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1F42D3" w:rsidRDefault="000E4F8D" w:rsidP="00CF5627">
            <w:pPr>
              <w:pStyle w:val="TableEntry"/>
            </w:pPr>
            <w:r w:rsidRPr="001F42D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1F42D3" w:rsidRDefault="000E4F8D" w:rsidP="00CF5627">
            <w:pPr>
              <w:pStyle w:val="TableEntry"/>
            </w:pPr>
            <w:r w:rsidRPr="001F42D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1F42D3" w:rsidRDefault="000E4F8D" w:rsidP="00CF5627">
            <w:pPr>
              <w:pStyle w:val="TableEntry"/>
            </w:pPr>
            <w:r w:rsidRPr="001F42D3">
              <w:t>Used when required by pump</w:t>
            </w:r>
          </w:p>
        </w:tc>
      </w:tr>
      <w:tr w:rsidR="00D81844" w:rsidRPr="001F42D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1F42D3" w:rsidRDefault="000E4F8D" w:rsidP="00CF5627">
            <w:pPr>
              <w:pStyle w:val="TableEntry"/>
            </w:pPr>
            <w:r w:rsidRPr="001F42D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1F42D3" w:rsidRDefault="000E4F8D" w:rsidP="00CF5627">
            <w:pPr>
              <w:pStyle w:val="TableEntry"/>
            </w:pPr>
            <w:r w:rsidRPr="001F42D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1F42D3" w:rsidRDefault="000E4F8D" w:rsidP="00CF5627">
            <w:pPr>
              <w:pStyle w:val="TableEntry"/>
            </w:pPr>
            <w:r w:rsidRPr="001F42D3">
              <w:t>Used when required by pump</w:t>
            </w:r>
          </w:p>
        </w:tc>
      </w:tr>
      <w:tr w:rsidR="00D81844" w:rsidRPr="001F42D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1F42D3" w:rsidRDefault="000E4F8D" w:rsidP="00CF5627">
            <w:pPr>
              <w:pStyle w:val="TableEntry"/>
            </w:pPr>
            <w:r w:rsidRPr="001F42D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1F42D3" w:rsidRDefault="000E4F8D" w:rsidP="00CF5627">
            <w:pPr>
              <w:pStyle w:val="TableEntry"/>
            </w:pPr>
            <w:r w:rsidRPr="001F42D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1F42D3" w:rsidRDefault="000E4F8D" w:rsidP="00CF5627">
            <w:pPr>
              <w:pStyle w:val="TableEntry"/>
            </w:pPr>
            <w:r w:rsidRPr="001F42D3">
              <w:t>Medication on primary cannot be interrupted by a piggyback</w:t>
            </w:r>
          </w:p>
        </w:tc>
      </w:tr>
      <w:tr w:rsidR="00D81844" w:rsidRPr="001F42D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1F42D3" w:rsidRDefault="000E4F8D" w:rsidP="00CF5627">
            <w:pPr>
              <w:pStyle w:val="TableEntry"/>
            </w:pPr>
            <w:r w:rsidRPr="001F42D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1F42D3" w:rsidRDefault="000E4F8D" w:rsidP="00CF5627">
            <w:pPr>
              <w:pStyle w:val="TableEntry"/>
            </w:pPr>
            <w:r w:rsidRPr="001F42D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1F42D3" w:rsidRDefault="000E4F8D" w:rsidP="00CF5627">
            <w:pPr>
              <w:pStyle w:val="TableEntry"/>
            </w:pPr>
          </w:p>
        </w:tc>
      </w:tr>
      <w:tr w:rsidR="00D81844" w:rsidRPr="001F42D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1F42D3" w:rsidRDefault="000E4F8D" w:rsidP="00CF5627">
            <w:pPr>
              <w:pStyle w:val="TableEntry"/>
            </w:pPr>
            <w:r w:rsidRPr="001F42D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1F42D3" w:rsidRDefault="000E4F8D" w:rsidP="00CF5627">
            <w:pPr>
              <w:pStyle w:val="TableEntry"/>
            </w:pPr>
            <w:r w:rsidRPr="001F42D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1F42D3" w:rsidRDefault="000E4F8D" w:rsidP="00CF5627">
            <w:pPr>
              <w:pStyle w:val="TableEntry"/>
            </w:pPr>
          </w:p>
        </w:tc>
      </w:tr>
      <w:tr w:rsidR="00D81844" w:rsidRPr="001F42D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1F42D3" w:rsidRDefault="000E4F8D" w:rsidP="00CF5627">
            <w:pPr>
              <w:pStyle w:val="TableEntry"/>
            </w:pPr>
            <w:r w:rsidRPr="001F42D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1F42D3" w:rsidRDefault="000E4F8D" w:rsidP="00CF5627">
            <w:pPr>
              <w:pStyle w:val="TableEntry"/>
            </w:pPr>
            <w:r w:rsidRPr="001F42D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1F42D3" w:rsidRDefault="000E4F8D" w:rsidP="00CF5627">
            <w:pPr>
              <w:pStyle w:val="TableEntry"/>
            </w:pPr>
          </w:p>
        </w:tc>
      </w:tr>
      <w:tr w:rsidR="000F7B11" w:rsidRPr="001F42D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D167F2A" w14:textId="77777777" w:rsidR="000F7B11" w:rsidRPr="001F42D3" w:rsidRDefault="000F7B11" w:rsidP="000F7B11">
            <w:pPr>
              <w:pStyle w:val="TableEntry"/>
            </w:pPr>
            <w:r w:rsidRPr="001F42D3">
              <w:t>9034</w:t>
            </w:r>
          </w:p>
        </w:tc>
        <w:tc>
          <w:tcPr>
            <w:tcW w:w="3870" w:type="dxa"/>
            <w:tcBorders>
              <w:top w:val="single" w:sz="4" w:space="0" w:color="auto"/>
              <w:left w:val="single" w:sz="4" w:space="0" w:color="auto"/>
              <w:bottom w:val="single" w:sz="4" w:space="0" w:color="auto"/>
              <w:right w:val="single" w:sz="4" w:space="0" w:color="auto"/>
            </w:tcBorders>
            <w:hideMark/>
          </w:tcPr>
          <w:p w14:paraId="231933B8" w14:textId="77777777" w:rsidR="000F7B11" w:rsidRPr="001F42D3" w:rsidRDefault="000F7B11" w:rsidP="000F7B11">
            <w:pPr>
              <w:pStyle w:val="TableEntry"/>
            </w:pPr>
            <w:r w:rsidRPr="001F42D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tcPr>
          <w:p w14:paraId="18E1DBEF" w14:textId="77777777" w:rsidR="000F7B11" w:rsidRPr="001F42D3" w:rsidRDefault="000F7B11" w:rsidP="000F7B11">
            <w:pPr>
              <w:pStyle w:val="TableEntry"/>
            </w:pPr>
            <w:r w:rsidRPr="001F42D3">
              <w:t>Applies to bolus from existing infusion only</w:t>
            </w:r>
          </w:p>
        </w:tc>
      </w:tr>
      <w:tr w:rsidR="000F7B11" w:rsidRPr="001F42D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D84F4EF" w14:textId="77777777" w:rsidR="000F7B11" w:rsidRPr="001F42D3" w:rsidRDefault="000F7B11" w:rsidP="000F7B11">
            <w:pPr>
              <w:pStyle w:val="TableEntry"/>
            </w:pPr>
            <w:r w:rsidRPr="001F42D3">
              <w:t>9035</w:t>
            </w:r>
          </w:p>
        </w:tc>
        <w:tc>
          <w:tcPr>
            <w:tcW w:w="3870" w:type="dxa"/>
            <w:tcBorders>
              <w:top w:val="single" w:sz="4" w:space="0" w:color="auto"/>
              <w:left w:val="single" w:sz="4" w:space="0" w:color="auto"/>
              <w:bottom w:val="single" w:sz="4" w:space="0" w:color="auto"/>
              <w:right w:val="single" w:sz="4" w:space="0" w:color="auto"/>
            </w:tcBorders>
            <w:hideMark/>
          </w:tcPr>
          <w:p w14:paraId="50B565BE" w14:textId="77777777" w:rsidR="000F7B11" w:rsidRPr="001F42D3" w:rsidRDefault="000F7B11" w:rsidP="000F7B11">
            <w:pPr>
              <w:pStyle w:val="TableEntry"/>
            </w:pPr>
            <w:r w:rsidRPr="001F42D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5A0CF999" w14:textId="77777777" w:rsidR="000F7B11" w:rsidRPr="001F42D3" w:rsidRDefault="000F7B11" w:rsidP="000F7B11">
            <w:pPr>
              <w:pStyle w:val="TableEntry"/>
            </w:pPr>
            <w:r w:rsidRPr="001F42D3">
              <w:t>Applies to bolus from existing infusion only</w:t>
            </w:r>
          </w:p>
        </w:tc>
      </w:tr>
      <w:tr w:rsidR="000F7B11" w:rsidRPr="001F42D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51B135F" w14:textId="77777777" w:rsidR="000F7B11" w:rsidRPr="001F42D3" w:rsidRDefault="000F7B11" w:rsidP="000F7B11">
            <w:pPr>
              <w:pStyle w:val="TableEntry"/>
            </w:pPr>
            <w:r w:rsidRPr="001F42D3">
              <w:t>9036</w:t>
            </w:r>
          </w:p>
        </w:tc>
        <w:tc>
          <w:tcPr>
            <w:tcW w:w="3870" w:type="dxa"/>
            <w:tcBorders>
              <w:top w:val="single" w:sz="4" w:space="0" w:color="auto"/>
              <w:left w:val="single" w:sz="4" w:space="0" w:color="auto"/>
              <w:bottom w:val="single" w:sz="4" w:space="0" w:color="auto"/>
              <w:right w:val="single" w:sz="4" w:space="0" w:color="auto"/>
            </w:tcBorders>
            <w:hideMark/>
          </w:tcPr>
          <w:p w14:paraId="0AC30B24" w14:textId="77777777" w:rsidR="000F7B11" w:rsidRPr="001F42D3" w:rsidRDefault="000F7B11" w:rsidP="000F7B11">
            <w:pPr>
              <w:pStyle w:val="TableEntry"/>
            </w:pPr>
            <w:r w:rsidRPr="001F42D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778F1F91" w14:textId="77777777" w:rsidR="000F7B11" w:rsidRPr="001F42D3" w:rsidRDefault="000F7B11" w:rsidP="000F7B11">
            <w:pPr>
              <w:pStyle w:val="TableEntry"/>
            </w:pPr>
            <w:r w:rsidRPr="001F42D3">
              <w:t>Applies to bolus from existing infusion only</w:t>
            </w:r>
          </w:p>
        </w:tc>
      </w:tr>
      <w:tr w:rsidR="000F7B11" w:rsidRPr="001F42D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9F223BE" w14:textId="77777777" w:rsidR="000F7B11" w:rsidRPr="001F42D3" w:rsidRDefault="000F7B11" w:rsidP="000F7B11">
            <w:pPr>
              <w:pStyle w:val="TableEntry"/>
            </w:pPr>
            <w:r w:rsidRPr="001F42D3">
              <w:lastRenderedPageBreak/>
              <w:t>9037</w:t>
            </w:r>
          </w:p>
        </w:tc>
        <w:tc>
          <w:tcPr>
            <w:tcW w:w="3870" w:type="dxa"/>
            <w:tcBorders>
              <w:top w:val="single" w:sz="4" w:space="0" w:color="auto"/>
              <w:left w:val="single" w:sz="4" w:space="0" w:color="auto"/>
              <w:bottom w:val="single" w:sz="4" w:space="0" w:color="auto"/>
              <w:right w:val="single" w:sz="4" w:space="0" w:color="auto"/>
            </w:tcBorders>
            <w:hideMark/>
          </w:tcPr>
          <w:p w14:paraId="695206F0" w14:textId="77777777" w:rsidR="000F7B11" w:rsidRPr="001F42D3" w:rsidRDefault="000F7B11" w:rsidP="000F7B11">
            <w:pPr>
              <w:pStyle w:val="TableEntry"/>
            </w:pPr>
            <w:r w:rsidRPr="001F42D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0AE11A01" w14:textId="77777777" w:rsidR="000F7B11" w:rsidRPr="001F42D3" w:rsidRDefault="000F7B11" w:rsidP="000F7B11">
            <w:pPr>
              <w:pStyle w:val="TableEntry"/>
            </w:pPr>
            <w:r w:rsidRPr="001F42D3">
              <w:t>Applies to bolus from existing infusion only</w:t>
            </w:r>
          </w:p>
        </w:tc>
      </w:tr>
      <w:tr w:rsidR="000F7B11" w:rsidRPr="001F42D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902DD01" w14:textId="77777777" w:rsidR="000F7B11" w:rsidRPr="001F42D3" w:rsidRDefault="000F7B11" w:rsidP="000F7B11">
            <w:pPr>
              <w:pStyle w:val="TableEntry"/>
            </w:pPr>
            <w:r w:rsidRPr="001F42D3">
              <w:t>9038</w:t>
            </w:r>
          </w:p>
        </w:tc>
        <w:tc>
          <w:tcPr>
            <w:tcW w:w="3870" w:type="dxa"/>
            <w:tcBorders>
              <w:top w:val="single" w:sz="4" w:space="0" w:color="auto"/>
              <w:left w:val="single" w:sz="4" w:space="0" w:color="auto"/>
              <w:bottom w:val="single" w:sz="4" w:space="0" w:color="auto"/>
              <w:right w:val="single" w:sz="4" w:space="0" w:color="auto"/>
            </w:tcBorders>
            <w:hideMark/>
          </w:tcPr>
          <w:p w14:paraId="7DE577CE" w14:textId="77777777" w:rsidR="000F7B11" w:rsidRPr="001F42D3" w:rsidRDefault="000F7B11" w:rsidP="000F7B11">
            <w:pPr>
              <w:pStyle w:val="TableEntry"/>
            </w:pPr>
            <w:r w:rsidRPr="001F42D3">
              <w:t>Bolus order type is not supported</w:t>
            </w:r>
          </w:p>
        </w:tc>
        <w:tc>
          <w:tcPr>
            <w:tcW w:w="3960" w:type="dxa"/>
            <w:tcBorders>
              <w:top w:val="single" w:sz="4" w:space="0" w:color="auto"/>
              <w:left w:val="single" w:sz="4" w:space="0" w:color="auto"/>
              <w:bottom w:val="single" w:sz="4" w:space="0" w:color="auto"/>
              <w:right w:val="single" w:sz="4" w:space="0" w:color="auto"/>
            </w:tcBorders>
          </w:tcPr>
          <w:p w14:paraId="67321132" w14:textId="77777777" w:rsidR="000F7B11" w:rsidRPr="001F42D3" w:rsidRDefault="000F7B11" w:rsidP="000F7B11">
            <w:pPr>
              <w:pStyle w:val="TableEntry"/>
            </w:pPr>
            <w:r w:rsidRPr="001F42D3">
              <w:t>ORC-1 = “CH” not supported by pump</w:t>
            </w:r>
          </w:p>
        </w:tc>
      </w:tr>
      <w:tr w:rsidR="000F7B11" w:rsidRPr="001F42D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687180" w14:textId="77777777" w:rsidR="000F7B11" w:rsidRPr="001F42D3" w:rsidRDefault="000F7B11" w:rsidP="000F7B11">
            <w:pPr>
              <w:pStyle w:val="TableEntry"/>
            </w:pPr>
            <w:r w:rsidRPr="001F42D3">
              <w:t>9039</w:t>
            </w:r>
          </w:p>
        </w:tc>
        <w:tc>
          <w:tcPr>
            <w:tcW w:w="3870" w:type="dxa"/>
            <w:tcBorders>
              <w:top w:val="single" w:sz="4" w:space="0" w:color="auto"/>
              <w:left w:val="single" w:sz="4" w:space="0" w:color="auto"/>
              <w:bottom w:val="single" w:sz="4" w:space="0" w:color="auto"/>
              <w:right w:val="single" w:sz="4" w:space="0" w:color="auto"/>
            </w:tcBorders>
            <w:hideMark/>
          </w:tcPr>
          <w:p w14:paraId="55D6FFC2" w14:textId="77777777" w:rsidR="000F7B11" w:rsidRPr="001F42D3" w:rsidRDefault="000F7B11" w:rsidP="000F7B11">
            <w:pPr>
              <w:pStyle w:val="TableEntry"/>
            </w:pPr>
            <w:r w:rsidRPr="001F42D3">
              <w:t>Medication does not support bolus</w:t>
            </w:r>
          </w:p>
        </w:tc>
        <w:tc>
          <w:tcPr>
            <w:tcW w:w="3960" w:type="dxa"/>
            <w:tcBorders>
              <w:top w:val="single" w:sz="4" w:space="0" w:color="auto"/>
              <w:left w:val="single" w:sz="4" w:space="0" w:color="auto"/>
              <w:bottom w:val="single" w:sz="4" w:space="0" w:color="auto"/>
              <w:right w:val="single" w:sz="4" w:space="0" w:color="auto"/>
            </w:tcBorders>
          </w:tcPr>
          <w:p w14:paraId="341EA186" w14:textId="77777777" w:rsidR="000F7B11" w:rsidRPr="001F42D3" w:rsidRDefault="000F7B11" w:rsidP="000F7B11">
            <w:pPr>
              <w:pStyle w:val="TableEntry"/>
            </w:pPr>
            <w:r w:rsidRPr="001F42D3">
              <w:t>Medication in drug library not configured for bolus</w:t>
            </w:r>
          </w:p>
        </w:tc>
      </w:tr>
      <w:tr w:rsidR="000F7B11" w:rsidRPr="001F42D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0E763E8" w14:textId="77777777" w:rsidR="000F7B11" w:rsidRPr="001F42D3" w:rsidRDefault="000F7B11" w:rsidP="000F7B11">
            <w:pPr>
              <w:pStyle w:val="TableEntry"/>
            </w:pPr>
            <w:r w:rsidRPr="001F42D3">
              <w:t>9040</w:t>
            </w:r>
          </w:p>
        </w:tc>
        <w:tc>
          <w:tcPr>
            <w:tcW w:w="3870" w:type="dxa"/>
            <w:tcBorders>
              <w:top w:val="single" w:sz="4" w:space="0" w:color="auto"/>
              <w:left w:val="single" w:sz="4" w:space="0" w:color="auto"/>
              <w:bottom w:val="single" w:sz="4" w:space="0" w:color="auto"/>
              <w:right w:val="single" w:sz="4" w:space="0" w:color="auto"/>
            </w:tcBorders>
            <w:hideMark/>
          </w:tcPr>
          <w:p w14:paraId="47F07174" w14:textId="77777777" w:rsidR="000F7B11" w:rsidRPr="001F42D3" w:rsidRDefault="000F7B11" w:rsidP="000F7B11">
            <w:pPr>
              <w:pStyle w:val="TableEntry"/>
            </w:pPr>
            <w:proofErr w:type="gramStart"/>
            <w:r w:rsidRPr="001F42D3">
              <w:t>Bolus dose units</w:t>
            </w:r>
            <w:proofErr w:type="gramEnd"/>
            <w:r w:rsidRPr="001F42D3">
              <w:t xml:space="preserve"> </w:t>
            </w:r>
            <w:proofErr w:type="gramStart"/>
            <w:r w:rsidRPr="001F42D3">
              <w:t>do</w:t>
            </w:r>
            <w:proofErr w:type="gramEnd"/>
            <w:r w:rsidRPr="001F42D3">
              <w:t xml:space="preserve">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6E3D557E" w14:textId="2289982B" w:rsidR="000F7B11" w:rsidRPr="001F42D3" w:rsidRDefault="005B0C7C" w:rsidP="000F7B11">
            <w:pPr>
              <w:pStyle w:val="TableEntry"/>
            </w:pPr>
            <w:r w:rsidRPr="001F42D3">
              <w:t xml:space="preserve">e.g., </w:t>
            </w:r>
            <w:r w:rsidR="000F7B11" w:rsidRPr="001F42D3">
              <w:t>“mg” instead of “mL”</w:t>
            </w:r>
          </w:p>
        </w:tc>
      </w:tr>
      <w:tr w:rsidR="004D3918" w:rsidRPr="001F42D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1F466AD" w14:textId="77777777" w:rsidR="004D3918" w:rsidRPr="001F42D3" w:rsidRDefault="004D3918" w:rsidP="004D3918">
            <w:pPr>
              <w:pStyle w:val="TableEntry"/>
            </w:pPr>
            <w:r w:rsidRPr="001F42D3">
              <w:t>9041</w:t>
            </w:r>
          </w:p>
        </w:tc>
        <w:tc>
          <w:tcPr>
            <w:tcW w:w="3870" w:type="dxa"/>
            <w:tcBorders>
              <w:top w:val="single" w:sz="4" w:space="0" w:color="auto"/>
              <w:left w:val="single" w:sz="4" w:space="0" w:color="auto"/>
              <w:bottom w:val="single" w:sz="4" w:space="0" w:color="auto"/>
              <w:right w:val="single" w:sz="4" w:space="0" w:color="auto"/>
            </w:tcBorders>
            <w:hideMark/>
          </w:tcPr>
          <w:p w14:paraId="1813BA04" w14:textId="77777777" w:rsidR="004D3918" w:rsidRPr="001F42D3" w:rsidRDefault="004D3918" w:rsidP="004D3918">
            <w:pPr>
              <w:pStyle w:val="TableEntry"/>
            </w:pPr>
            <w:r w:rsidRPr="001F42D3">
              <w:t>Unable to parse multistep program</w:t>
            </w:r>
          </w:p>
        </w:tc>
        <w:tc>
          <w:tcPr>
            <w:tcW w:w="3960" w:type="dxa"/>
            <w:tcBorders>
              <w:top w:val="single" w:sz="4" w:space="0" w:color="auto"/>
              <w:left w:val="single" w:sz="4" w:space="0" w:color="auto"/>
              <w:bottom w:val="single" w:sz="4" w:space="0" w:color="auto"/>
              <w:right w:val="single" w:sz="4" w:space="0" w:color="auto"/>
            </w:tcBorders>
          </w:tcPr>
          <w:p w14:paraId="47D3E3A7" w14:textId="77777777" w:rsidR="004D3918" w:rsidRPr="001F42D3" w:rsidRDefault="004D3918" w:rsidP="004D3918">
            <w:pPr>
              <w:pStyle w:val="TableEntry"/>
            </w:pPr>
            <w:r w:rsidRPr="001F42D3">
              <w:t>Applies to multistep infusion only</w:t>
            </w:r>
          </w:p>
        </w:tc>
      </w:tr>
      <w:tr w:rsidR="004D3918" w:rsidRPr="001F42D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71CD326" w14:textId="77777777" w:rsidR="004D3918" w:rsidRPr="001F42D3" w:rsidRDefault="004D3918" w:rsidP="004D3918">
            <w:pPr>
              <w:pStyle w:val="TableEntry"/>
            </w:pPr>
            <w:r w:rsidRPr="001F42D3">
              <w:t>9042</w:t>
            </w:r>
          </w:p>
        </w:tc>
        <w:tc>
          <w:tcPr>
            <w:tcW w:w="3870" w:type="dxa"/>
            <w:tcBorders>
              <w:top w:val="single" w:sz="4" w:space="0" w:color="auto"/>
              <w:left w:val="single" w:sz="4" w:space="0" w:color="auto"/>
              <w:bottom w:val="single" w:sz="4" w:space="0" w:color="auto"/>
              <w:right w:val="single" w:sz="4" w:space="0" w:color="auto"/>
            </w:tcBorders>
            <w:hideMark/>
          </w:tcPr>
          <w:p w14:paraId="37DD3F75" w14:textId="77777777" w:rsidR="004D3918" w:rsidRPr="001F42D3" w:rsidRDefault="004D3918" w:rsidP="004D3918">
            <w:pPr>
              <w:pStyle w:val="TableEntry"/>
            </w:pPr>
            <w:r w:rsidRPr="001F42D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tcPr>
          <w:p w14:paraId="3DD83F80" w14:textId="77777777" w:rsidR="004D3918" w:rsidRPr="001F42D3" w:rsidRDefault="004D3918" w:rsidP="004D3918">
            <w:pPr>
              <w:pStyle w:val="TableEntry"/>
            </w:pPr>
            <w:r w:rsidRPr="001F42D3">
              <w:t>Applies to multistep infusion only</w:t>
            </w:r>
          </w:p>
        </w:tc>
      </w:tr>
      <w:tr w:rsidR="004D3918" w:rsidRPr="001F42D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B08B37E" w14:textId="77777777" w:rsidR="004D3918" w:rsidRPr="001F42D3" w:rsidRDefault="004D3918" w:rsidP="004D3918">
            <w:pPr>
              <w:pStyle w:val="TableEntry"/>
            </w:pPr>
            <w:r w:rsidRPr="001F42D3">
              <w:t>9043</w:t>
            </w:r>
          </w:p>
        </w:tc>
        <w:tc>
          <w:tcPr>
            <w:tcW w:w="3870" w:type="dxa"/>
            <w:tcBorders>
              <w:top w:val="single" w:sz="4" w:space="0" w:color="auto"/>
              <w:left w:val="single" w:sz="4" w:space="0" w:color="auto"/>
              <w:bottom w:val="single" w:sz="4" w:space="0" w:color="auto"/>
              <w:right w:val="single" w:sz="4" w:space="0" w:color="auto"/>
            </w:tcBorders>
            <w:hideMark/>
          </w:tcPr>
          <w:p w14:paraId="47DAE681" w14:textId="77777777" w:rsidR="004D3918" w:rsidRPr="001F42D3" w:rsidRDefault="004D3918" w:rsidP="004D3918">
            <w:pPr>
              <w:pStyle w:val="TableEntry"/>
            </w:pPr>
            <w:r w:rsidRPr="001F42D3">
              <w:t>Medication does not support multistep</w:t>
            </w:r>
          </w:p>
        </w:tc>
        <w:tc>
          <w:tcPr>
            <w:tcW w:w="3960" w:type="dxa"/>
            <w:tcBorders>
              <w:top w:val="single" w:sz="4" w:space="0" w:color="auto"/>
              <w:left w:val="single" w:sz="4" w:space="0" w:color="auto"/>
              <w:bottom w:val="single" w:sz="4" w:space="0" w:color="auto"/>
              <w:right w:val="single" w:sz="4" w:space="0" w:color="auto"/>
            </w:tcBorders>
          </w:tcPr>
          <w:p w14:paraId="33C9B4E9" w14:textId="77777777" w:rsidR="004D3918" w:rsidRPr="001F42D3" w:rsidRDefault="004D3918" w:rsidP="004D3918">
            <w:pPr>
              <w:pStyle w:val="TableEntry"/>
            </w:pPr>
            <w:r w:rsidRPr="001F42D3">
              <w:t>Applies to multistep infusion only</w:t>
            </w:r>
          </w:p>
        </w:tc>
      </w:tr>
      <w:tr w:rsidR="004D3918" w:rsidRPr="001F42D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13B9592" w14:textId="77777777" w:rsidR="004D3918" w:rsidRPr="001F42D3" w:rsidRDefault="004D3918" w:rsidP="004D3918">
            <w:pPr>
              <w:pStyle w:val="TableEntry"/>
            </w:pPr>
            <w:r w:rsidRPr="001F42D3">
              <w:t>9044</w:t>
            </w:r>
          </w:p>
        </w:tc>
        <w:tc>
          <w:tcPr>
            <w:tcW w:w="3870" w:type="dxa"/>
            <w:tcBorders>
              <w:top w:val="single" w:sz="4" w:space="0" w:color="auto"/>
              <w:left w:val="single" w:sz="4" w:space="0" w:color="auto"/>
              <w:bottom w:val="single" w:sz="4" w:space="0" w:color="auto"/>
              <w:right w:val="single" w:sz="4" w:space="0" w:color="auto"/>
            </w:tcBorders>
            <w:hideMark/>
          </w:tcPr>
          <w:p w14:paraId="15E5F608" w14:textId="77777777" w:rsidR="004D3918" w:rsidRPr="001F42D3" w:rsidRDefault="004D3918" w:rsidP="004D3918">
            <w:pPr>
              <w:pStyle w:val="TableEntry"/>
            </w:pPr>
            <w:r w:rsidRPr="001F42D3">
              <w:t>Multistep order type is not supported</w:t>
            </w:r>
          </w:p>
        </w:tc>
        <w:tc>
          <w:tcPr>
            <w:tcW w:w="3960" w:type="dxa"/>
            <w:tcBorders>
              <w:top w:val="single" w:sz="4" w:space="0" w:color="auto"/>
              <w:left w:val="single" w:sz="4" w:space="0" w:color="auto"/>
              <w:bottom w:val="single" w:sz="4" w:space="0" w:color="auto"/>
              <w:right w:val="single" w:sz="4" w:space="0" w:color="auto"/>
            </w:tcBorders>
          </w:tcPr>
          <w:p w14:paraId="321C4B47" w14:textId="77777777" w:rsidR="004D3918" w:rsidRPr="001F42D3" w:rsidRDefault="004D3918" w:rsidP="004D3918">
            <w:pPr>
              <w:pStyle w:val="TableEntry"/>
            </w:pPr>
            <w:r w:rsidRPr="001F42D3">
              <w:t>Applies to multistep infusion only</w:t>
            </w:r>
          </w:p>
        </w:tc>
      </w:tr>
    </w:tbl>
    <w:p w14:paraId="2B19A9D5" w14:textId="77777777" w:rsidR="001A4392" w:rsidRPr="001F42D3" w:rsidRDefault="001A4392">
      <w:pPr>
        <w:pStyle w:val="BodyText"/>
      </w:pPr>
    </w:p>
    <w:p w14:paraId="1295165D" w14:textId="77777777" w:rsidR="00B11855" w:rsidRPr="001F42D3" w:rsidRDefault="003D003E" w:rsidP="001422D4">
      <w:pPr>
        <w:pStyle w:val="HL7Field"/>
        <w:ind w:hanging="2"/>
      </w:pPr>
      <w:r w:rsidRPr="001F42D3">
        <w:t>ERR-5   Application Error Code</w:t>
      </w:r>
    </w:p>
    <w:p w14:paraId="7C87BA49" w14:textId="5FACA518" w:rsidR="00B11855" w:rsidRPr="001F42D3" w:rsidRDefault="003D003E" w:rsidP="00DF61EC">
      <w:pPr>
        <w:pStyle w:val="HL7FieldIndent2"/>
        <w:ind w:left="0" w:hanging="2"/>
        <w:rPr>
          <w:noProof w:val="0"/>
        </w:rPr>
      </w:pPr>
      <w:r w:rsidRPr="001F42D3">
        <w:rPr>
          <w:noProof w:val="0"/>
        </w:rPr>
        <w:t xml:space="preserve">Application specific codes for infusion-related errors resulting from a </w:t>
      </w:r>
      <w:r w:rsidR="00647994" w:rsidRPr="001F42D3">
        <w:rPr>
          <w:noProof w:val="0"/>
        </w:rPr>
        <w:t>[PCD-03]</w:t>
      </w:r>
      <w:r w:rsidRPr="001F42D3">
        <w:rPr>
          <w:noProof w:val="0"/>
        </w:rPr>
        <w:t xml:space="preserve"> transaction, identifying the specific error that occurred, are given in the IHE PCD Application Error Table</w:t>
      </w:r>
      <w:r w:rsidR="00CB6BE2" w:rsidRPr="001F42D3">
        <w:rPr>
          <w:noProof w:val="0"/>
        </w:rPr>
        <w:t xml:space="preserve">. New codes may be added from time to time </w:t>
      </w:r>
      <w:r w:rsidR="009C3179" w:rsidRPr="001F42D3">
        <w:rPr>
          <w:noProof w:val="0"/>
        </w:rPr>
        <w:t>through</w:t>
      </w:r>
      <w:r w:rsidR="00CB6BE2" w:rsidRPr="001F42D3">
        <w:rPr>
          <w:noProof w:val="0"/>
        </w:rPr>
        <w:t xml:space="preserve"> the IHE Change Proposal Process</w:t>
      </w:r>
      <w:r w:rsidR="002E782A" w:rsidRPr="001F42D3">
        <w:rPr>
          <w:noProof w:val="0"/>
        </w:rPr>
        <w:t xml:space="preserve">. </w:t>
      </w:r>
      <w:r w:rsidR="00CB6BE2" w:rsidRPr="001F42D3">
        <w:rPr>
          <w:noProof w:val="0"/>
        </w:rPr>
        <w:t>T</w:t>
      </w:r>
      <w:r w:rsidRPr="001F42D3">
        <w:rPr>
          <w:noProof w:val="0"/>
        </w:rPr>
        <w:t>he IHE PCD website should be consulted for the latest approved table (</w:t>
      </w:r>
      <w:hyperlink r:id="rId61" w:history="1">
        <w:r w:rsidRPr="001F42D3">
          <w:rPr>
            <w:noProof w:val="0"/>
            <w:color w:val="0000FF"/>
            <w:u w:val="single" w:color="0000FF"/>
          </w:rPr>
          <w:t>http://wiki.ihe.net/index.php?title=PumpErrorCodes</w:t>
        </w:r>
      </w:hyperlink>
      <w:r w:rsidRPr="001F42D3">
        <w:rPr>
          <w:noProof w:val="0"/>
        </w:rPr>
        <w:t>).</w:t>
      </w:r>
    </w:p>
    <w:p w14:paraId="7E026DD0" w14:textId="77777777" w:rsidR="00B11855" w:rsidRPr="001F42D3" w:rsidRDefault="003D003E" w:rsidP="001422D4">
      <w:pPr>
        <w:pStyle w:val="HL7Field"/>
        <w:ind w:hanging="2"/>
      </w:pPr>
      <w:r w:rsidRPr="001F42D3">
        <w:t>ERR-6   Application Error Parameter</w:t>
      </w:r>
    </w:p>
    <w:p w14:paraId="3E3BC8F6" w14:textId="77777777" w:rsidR="00B11855" w:rsidRPr="001F42D3" w:rsidRDefault="003D003E" w:rsidP="00DF61EC">
      <w:pPr>
        <w:pStyle w:val="HL7FieldIndent2"/>
        <w:ind w:left="0" w:hanging="2"/>
        <w:rPr>
          <w:noProof w:val="0"/>
        </w:rPr>
      </w:pPr>
      <w:r w:rsidRPr="001F42D3">
        <w:rPr>
          <w:noProof w:val="0"/>
        </w:rPr>
        <w:t>Additional information to be used with application specific codes calling for the input of Parameter names or values as called for in the IHE PCD Application Error Table.</w:t>
      </w:r>
    </w:p>
    <w:p w14:paraId="16995DB6" w14:textId="4B93CB5E" w:rsidR="00B11855" w:rsidRPr="001F42D3" w:rsidRDefault="00800492" w:rsidP="00B34AEB">
      <w:pPr>
        <w:pStyle w:val="Heading2"/>
        <w:numPr>
          <w:ilvl w:val="0"/>
          <w:numId w:val="0"/>
        </w:numPr>
        <w:rPr>
          <w:noProof w:val="0"/>
        </w:rPr>
      </w:pPr>
      <w:bookmarkStart w:id="774" w:name="_Toc401769856"/>
      <w:bookmarkStart w:id="775" w:name="_Toc181625220"/>
      <w:r w:rsidRPr="001F42D3">
        <w:rPr>
          <w:noProof w:val="0"/>
        </w:rPr>
        <w:t xml:space="preserve">B.4 </w:t>
      </w:r>
      <w:r w:rsidR="003D003E" w:rsidRPr="001F42D3">
        <w:rPr>
          <w:noProof w:val="0"/>
        </w:rPr>
        <w:t>NTE - Notes and Comment Segment</w:t>
      </w:r>
      <w:bookmarkEnd w:id="774"/>
      <w:bookmarkEnd w:id="775"/>
    </w:p>
    <w:p w14:paraId="14ACC884" w14:textId="63AC8BEF" w:rsidR="00B11855" w:rsidRPr="001F42D3" w:rsidRDefault="006D613E" w:rsidP="00CB723D">
      <w:pPr>
        <w:pStyle w:val="BodyText"/>
      </w:pPr>
      <w:r w:rsidRPr="001F42D3">
        <w:t>HL7</w:t>
      </w:r>
      <w:r w:rsidR="00995105" w:rsidRPr="001F42D3">
        <w:t xml:space="preserve"> </w:t>
      </w:r>
      <w:r w:rsidR="003D003E" w:rsidRPr="001F42D3">
        <w:t>v2.6 : chapter 2 (2.4.10)</w:t>
      </w:r>
    </w:p>
    <w:p w14:paraId="439528AD" w14:textId="77777777" w:rsidR="00B11855" w:rsidRPr="001F42D3" w:rsidRDefault="003D003E" w:rsidP="00CB723D">
      <w:pPr>
        <w:pStyle w:val="BodyText"/>
      </w:pPr>
      <w:r w:rsidRPr="001F42D3">
        <w:t>This segment is used for sending notes and comments.</w:t>
      </w:r>
    </w:p>
    <w:p w14:paraId="4C463B94" w14:textId="7872C2C4" w:rsidR="00B11855" w:rsidRPr="001F42D3" w:rsidRDefault="003D003E" w:rsidP="00CB723D">
      <w:pPr>
        <w:pStyle w:val="BodyText"/>
      </w:pPr>
      <w:r w:rsidRPr="001F42D3">
        <w:t xml:space="preserve">The </w:t>
      </w:r>
      <w:r w:rsidR="006E73C1" w:rsidRPr="001F42D3">
        <w:t>IHE Devices Technical Framework</w:t>
      </w:r>
      <w:r w:rsidRPr="001F42D3">
        <w:t xml:space="preserve"> limits the use of this segment to only one purpose: to </w:t>
      </w:r>
      <w:proofErr w:type="gramStart"/>
      <w:r w:rsidRPr="001F42D3">
        <w:t>comment</w:t>
      </w:r>
      <w:proofErr w:type="gramEnd"/>
      <w:r w:rsidRPr="001F42D3">
        <w:t xml:space="preserve"> the observations and the orders. Therefore, in the messages of this Integration Profile, NTE segments appear only following either OBR or OBX segments.</w:t>
      </w:r>
    </w:p>
    <w:p w14:paraId="3D688897" w14:textId="77777777" w:rsidR="00B11855" w:rsidRPr="001F42D3" w:rsidRDefault="003D003E" w:rsidP="00CB723D">
      <w:pPr>
        <w:pStyle w:val="BodyText"/>
      </w:pPr>
      <w:r w:rsidRPr="001F42D3">
        <w:t xml:space="preserve">Information that can be coded in OBX segments or OBR segments shall not be sent in </w:t>
      </w:r>
      <w:proofErr w:type="gramStart"/>
      <w:r w:rsidRPr="001F42D3">
        <w:t>a NTE</w:t>
      </w:r>
      <w:proofErr w:type="gramEnd"/>
      <w:r w:rsidRPr="001F42D3">
        <w:t xml:space="preserve"> segment. </w:t>
      </w:r>
    </w:p>
    <w:p w14:paraId="6E4CCAF1" w14:textId="77777777" w:rsidR="00B11855" w:rsidRPr="001F42D3" w:rsidRDefault="003D003E" w:rsidP="00CB723D">
      <w:pPr>
        <w:pStyle w:val="BodyText"/>
      </w:pPr>
      <w:proofErr w:type="gramStart"/>
      <w:r w:rsidRPr="001F42D3">
        <w:lastRenderedPageBreak/>
        <w:t>Detail</w:t>
      </w:r>
      <w:proofErr w:type="gramEnd"/>
      <w:r w:rsidRPr="001F42D3">
        <w:t xml:space="preserve"> of the fields used by the NTE segment in the PCD Observation Message </w:t>
      </w:r>
      <w:proofErr w:type="gramStart"/>
      <w:r w:rsidRPr="001F42D3">
        <w:t>is</w:t>
      </w:r>
      <w:proofErr w:type="gramEnd"/>
      <w:r w:rsidRPr="001F42D3">
        <w:t xml:space="preserve"> given below.</w:t>
      </w:r>
    </w:p>
    <w:p w14:paraId="432CD55E" w14:textId="77777777" w:rsidR="00B11855" w:rsidRPr="001F42D3" w:rsidRDefault="003D003E" w:rsidP="00CF5627">
      <w:pPr>
        <w:pStyle w:val="TableTitle"/>
      </w:pPr>
      <w:r w:rsidRPr="001F42D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1F42D3" w14:paraId="7AD2EAB1" w14:textId="77777777" w:rsidTr="0034511D">
        <w:trPr>
          <w:cantSplit/>
          <w:tblHeader/>
          <w:jc w:val="center"/>
        </w:trPr>
        <w:tc>
          <w:tcPr>
            <w:tcW w:w="872" w:type="dxa"/>
            <w:shd w:val="clear" w:color="auto" w:fill="D9D9D9"/>
          </w:tcPr>
          <w:p w14:paraId="2A0248AC" w14:textId="77777777" w:rsidR="00B11855" w:rsidRPr="001F42D3" w:rsidRDefault="003D003E" w:rsidP="00FA3EC5">
            <w:pPr>
              <w:pStyle w:val="TableEntryHeader"/>
            </w:pPr>
            <w:r w:rsidRPr="001F42D3">
              <w:t>SEQ</w:t>
            </w:r>
          </w:p>
        </w:tc>
        <w:tc>
          <w:tcPr>
            <w:tcW w:w="990" w:type="dxa"/>
            <w:shd w:val="clear" w:color="auto" w:fill="D9D9D9"/>
          </w:tcPr>
          <w:p w14:paraId="34AAB9F0" w14:textId="77777777" w:rsidR="00B11855" w:rsidRPr="001F42D3" w:rsidRDefault="003D003E" w:rsidP="00FA3EC5">
            <w:pPr>
              <w:pStyle w:val="TableEntryHeader"/>
            </w:pPr>
            <w:r w:rsidRPr="001F42D3">
              <w:t>LEN</w:t>
            </w:r>
          </w:p>
        </w:tc>
        <w:tc>
          <w:tcPr>
            <w:tcW w:w="810" w:type="dxa"/>
            <w:shd w:val="clear" w:color="auto" w:fill="D9D9D9"/>
          </w:tcPr>
          <w:p w14:paraId="14AC02A8" w14:textId="77777777" w:rsidR="00B11855" w:rsidRPr="001F42D3" w:rsidRDefault="003D003E" w:rsidP="00FA3EC5">
            <w:pPr>
              <w:pStyle w:val="TableEntryHeader"/>
            </w:pPr>
            <w:r w:rsidRPr="001F42D3">
              <w:t>DT</w:t>
            </w:r>
          </w:p>
        </w:tc>
        <w:tc>
          <w:tcPr>
            <w:tcW w:w="967" w:type="dxa"/>
            <w:shd w:val="clear" w:color="auto" w:fill="D9D9D9"/>
          </w:tcPr>
          <w:p w14:paraId="25EEB209" w14:textId="77777777" w:rsidR="00B11855" w:rsidRPr="001F42D3" w:rsidRDefault="003D003E" w:rsidP="00FA3EC5">
            <w:pPr>
              <w:pStyle w:val="TableEntryHeader"/>
            </w:pPr>
            <w:r w:rsidRPr="001F42D3">
              <w:t>Usage</w:t>
            </w:r>
          </w:p>
        </w:tc>
        <w:tc>
          <w:tcPr>
            <w:tcW w:w="1119" w:type="dxa"/>
            <w:shd w:val="clear" w:color="auto" w:fill="D9D9D9"/>
          </w:tcPr>
          <w:p w14:paraId="5130D64A" w14:textId="77777777" w:rsidR="00B11855" w:rsidRPr="001F42D3" w:rsidRDefault="003D003E" w:rsidP="00FA3EC5">
            <w:pPr>
              <w:pStyle w:val="TableEntryHeader"/>
            </w:pPr>
            <w:r w:rsidRPr="001F42D3">
              <w:t>Card.</w:t>
            </w:r>
          </w:p>
        </w:tc>
        <w:tc>
          <w:tcPr>
            <w:tcW w:w="1000" w:type="dxa"/>
            <w:shd w:val="clear" w:color="auto" w:fill="D9D9D9"/>
          </w:tcPr>
          <w:p w14:paraId="5999B89C" w14:textId="77777777" w:rsidR="00B11855" w:rsidRPr="001F42D3" w:rsidRDefault="003D003E" w:rsidP="00FA3EC5">
            <w:pPr>
              <w:pStyle w:val="TableEntryHeader"/>
            </w:pPr>
            <w:r w:rsidRPr="001F42D3">
              <w:t>TBL#</w:t>
            </w:r>
          </w:p>
        </w:tc>
        <w:tc>
          <w:tcPr>
            <w:tcW w:w="3366" w:type="dxa"/>
            <w:shd w:val="clear" w:color="auto" w:fill="D9D9D9"/>
          </w:tcPr>
          <w:p w14:paraId="794C2FCE" w14:textId="77777777" w:rsidR="00B11855" w:rsidRPr="001F42D3" w:rsidRDefault="003D003E" w:rsidP="00FA3EC5">
            <w:pPr>
              <w:pStyle w:val="TableEntryHeader"/>
            </w:pPr>
            <w:r w:rsidRPr="001F42D3">
              <w:t>Element name</w:t>
            </w:r>
          </w:p>
        </w:tc>
      </w:tr>
      <w:tr w:rsidR="00C40FD5" w:rsidRPr="001F42D3" w14:paraId="76FBE19A" w14:textId="77777777" w:rsidTr="00EB7483">
        <w:trPr>
          <w:cantSplit/>
          <w:jc w:val="center"/>
        </w:trPr>
        <w:tc>
          <w:tcPr>
            <w:tcW w:w="872" w:type="dxa"/>
          </w:tcPr>
          <w:p w14:paraId="0882880F" w14:textId="77777777" w:rsidR="00B11855" w:rsidRPr="001F42D3" w:rsidRDefault="003D003E" w:rsidP="00FA3EC5">
            <w:pPr>
              <w:pStyle w:val="TableEntry"/>
            </w:pPr>
            <w:r w:rsidRPr="001F42D3">
              <w:t>1</w:t>
            </w:r>
          </w:p>
        </w:tc>
        <w:tc>
          <w:tcPr>
            <w:tcW w:w="990" w:type="dxa"/>
          </w:tcPr>
          <w:p w14:paraId="12AA4F64" w14:textId="77777777" w:rsidR="00B11855" w:rsidRPr="001F42D3" w:rsidRDefault="003D003E" w:rsidP="00FA3EC5">
            <w:pPr>
              <w:pStyle w:val="TableEntry"/>
            </w:pPr>
            <w:r w:rsidRPr="001F42D3">
              <w:t>4</w:t>
            </w:r>
          </w:p>
        </w:tc>
        <w:tc>
          <w:tcPr>
            <w:tcW w:w="810" w:type="dxa"/>
          </w:tcPr>
          <w:p w14:paraId="2AB45BB0" w14:textId="77777777" w:rsidR="00B11855" w:rsidRPr="001F42D3" w:rsidRDefault="003D003E" w:rsidP="00FA3EC5">
            <w:pPr>
              <w:pStyle w:val="TableEntry"/>
            </w:pPr>
            <w:r w:rsidRPr="001F42D3">
              <w:t>SI</w:t>
            </w:r>
          </w:p>
        </w:tc>
        <w:tc>
          <w:tcPr>
            <w:tcW w:w="967" w:type="dxa"/>
          </w:tcPr>
          <w:p w14:paraId="642E36CB" w14:textId="77777777" w:rsidR="00B11855" w:rsidRPr="001F42D3" w:rsidRDefault="003D003E" w:rsidP="00FA3EC5">
            <w:pPr>
              <w:pStyle w:val="TableEntry"/>
            </w:pPr>
            <w:r w:rsidRPr="001F42D3">
              <w:t>R</w:t>
            </w:r>
          </w:p>
        </w:tc>
        <w:tc>
          <w:tcPr>
            <w:tcW w:w="1119" w:type="dxa"/>
          </w:tcPr>
          <w:p w14:paraId="5BF8EB00" w14:textId="77777777" w:rsidR="00B11855" w:rsidRPr="001F42D3" w:rsidRDefault="003D003E" w:rsidP="00FA3EC5">
            <w:pPr>
              <w:pStyle w:val="TableEntry"/>
            </w:pPr>
            <w:r w:rsidRPr="001F42D3">
              <w:t>[1..1]</w:t>
            </w:r>
          </w:p>
        </w:tc>
        <w:tc>
          <w:tcPr>
            <w:tcW w:w="1000" w:type="dxa"/>
          </w:tcPr>
          <w:p w14:paraId="775C565C" w14:textId="77777777" w:rsidR="00B11855" w:rsidRPr="001F42D3" w:rsidRDefault="00B11855" w:rsidP="00FA3EC5">
            <w:pPr>
              <w:pStyle w:val="TableEntry"/>
            </w:pPr>
          </w:p>
        </w:tc>
        <w:tc>
          <w:tcPr>
            <w:tcW w:w="3366" w:type="dxa"/>
          </w:tcPr>
          <w:p w14:paraId="2C69EED3" w14:textId="77777777" w:rsidR="00B11855" w:rsidRPr="001F42D3" w:rsidRDefault="003D003E" w:rsidP="00FA3EC5">
            <w:pPr>
              <w:pStyle w:val="TableEntry"/>
            </w:pPr>
            <w:r w:rsidRPr="001F42D3">
              <w:t>Set ID – NTE</w:t>
            </w:r>
          </w:p>
        </w:tc>
      </w:tr>
      <w:tr w:rsidR="00C40FD5" w:rsidRPr="001F42D3" w14:paraId="17433841" w14:textId="77777777" w:rsidTr="00EB7483">
        <w:trPr>
          <w:cantSplit/>
          <w:jc w:val="center"/>
        </w:trPr>
        <w:tc>
          <w:tcPr>
            <w:tcW w:w="872" w:type="dxa"/>
          </w:tcPr>
          <w:p w14:paraId="380ABFB1" w14:textId="77777777" w:rsidR="00B11855" w:rsidRPr="001F42D3" w:rsidRDefault="003D003E" w:rsidP="00FA3EC5">
            <w:pPr>
              <w:pStyle w:val="TableEntry"/>
            </w:pPr>
            <w:r w:rsidRPr="001F42D3">
              <w:t>2</w:t>
            </w:r>
          </w:p>
        </w:tc>
        <w:tc>
          <w:tcPr>
            <w:tcW w:w="990" w:type="dxa"/>
          </w:tcPr>
          <w:p w14:paraId="0F68AEC3" w14:textId="77777777" w:rsidR="00B11855" w:rsidRPr="001F42D3" w:rsidRDefault="003D003E" w:rsidP="00FA3EC5">
            <w:pPr>
              <w:pStyle w:val="TableEntry"/>
            </w:pPr>
            <w:r w:rsidRPr="001F42D3">
              <w:t>8</w:t>
            </w:r>
          </w:p>
        </w:tc>
        <w:tc>
          <w:tcPr>
            <w:tcW w:w="810" w:type="dxa"/>
          </w:tcPr>
          <w:p w14:paraId="3E0530ED" w14:textId="77777777" w:rsidR="00B11855" w:rsidRPr="001F42D3" w:rsidRDefault="003D003E" w:rsidP="00FA3EC5">
            <w:pPr>
              <w:pStyle w:val="TableEntry"/>
            </w:pPr>
            <w:r w:rsidRPr="001F42D3">
              <w:t>ID</w:t>
            </w:r>
          </w:p>
        </w:tc>
        <w:tc>
          <w:tcPr>
            <w:tcW w:w="967" w:type="dxa"/>
          </w:tcPr>
          <w:p w14:paraId="6832D5E0" w14:textId="77777777" w:rsidR="00B11855" w:rsidRPr="001F42D3" w:rsidRDefault="003D003E" w:rsidP="00FA3EC5">
            <w:pPr>
              <w:pStyle w:val="TableEntry"/>
            </w:pPr>
            <w:r w:rsidRPr="001F42D3">
              <w:t>X</w:t>
            </w:r>
          </w:p>
        </w:tc>
        <w:tc>
          <w:tcPr>
            <w:tcW w:w="1119" w:type="dxa"/>
          </w:tcPr>
          <w:p w14:paraId="0143F428" w14:textId="77777777" w:rsidR="00B11855" w:rsidRPr="001F42D3" w:rsidRDefault="003D003E" w:rsidP="00FA3EC5">
            <w:pPr>
              <w:pStyle w:val="TableEntry"/>
            </w:pPr>
            <w:r w:rsidRPr="001F42D3">
              <w:t>[0..0]</w:t>
            </w:r>
          </w:p>
        </w:tc>
        <w:tc>
          <w:tcPr>
            <w:tcW w:w="1000" w:type="dxa"/>
          </w:tcPr>
          <w:p w14:paraId="26FA46B9" w14:textId="77777777" w:rsidR="00B11855" w:rsidRPr="001F42D3" w:rsidRDefault="00B11855" w:rsidP="00FA3EC5">
            <w:pPr>
              <w:pStyle w:val="TableEntry"/>
            </w:pPr>
          </w:p>
        </w:tc>
        <w:tc>
          <w:tcPr>
            <w:tcW w:w="3366" w:type="dxa"/>
          </w:tcPr>
          <w:p w14:paraId="6A77F6C8" w14:textId="77777777" w:rsidR="00B11855" w:rsidRPr="001F42D3" w:rsidRDefault="003D003E" w:rsidP="00FA3EC5">
            <w:pPr>
              <w:pStyle w:val="TableEntry"/>
            </w:pPr>
            <w:r w:rsidRPr="001F42D3">
              <w:t>Source of Comment</w:t>
            </w:r>
          </w:p>
        </w:tc>
      </w:tr>
      <w:tr w:rsidR="00C40FD5" w:rsidRPr="001F42D3" w14:paraId="31CC22D8" w14:textId="77777777" w:rsidTr="00EB7483">
        <w:trPr>
          <w:cantSplit/>
          <w:jc w:val="center"/>
        </w:trPr>
        <w:tc>
          <w:tcPr>
            <w:tcW w:w="872" w:type="dxa"/>
          </w:tcPr>
          <w:p w14:paraId="08D1CC77" w14:textId="77777777" w:rsidR="00B11855" w:rsidRPr="001F42D3" w:rsidRDefault="003D003E" w:rsidP="00FA3EC5">
            <w:pPr>
              <w:pStyle w:val="TableEntry"/>
            </w:pPr>
            <w:r w:rsidRPr="001F42D3">
              <w:t>3</w:t>
            </w:r>
          </w:p>
        </w:tc>
        <w:tc>
          <w:tcPr>
            <w:tcW w:w="990" w:type="dxa"/>
          </w:tcPr>
          <w:p w14:paraId="739DA334" w14:textId="77777777" w:rsidR="00B11855" w:rsidRPr="001F42D3" w:rsidRDefault="003D003E" w:rsidP="00FA3EC5">
            <w:pPr>
              <w:pStyle w:val="TableEntry"/>
            </w:pPr>
            <w:r w:rsidRPr="001F42D3">
              <w:t>65536</w:t>
            </w:r>
          </w:p>
        </w:tc>
        <w:tc>
          <w:tcPr>
            <w:tcW w:w="810" w:type="dxa"/>
          </w:tcPr>
          <w:p w14:paraId="018B0804" w14:textId="77777777" w:rsidR="00B11855" w:rsidRPr="001F42D3" w:rsidRDefault="003D003E" w:rsidP="00FA3EC5">
            <w:pPr>
              <w:pStyle w:val="TableEntry"/>
            </w:pPr>
            <w:r w:rsidRPr="001F42D3">
              <w:t>FT</w:t>
            </w:r>
          </w:p>
        </w:tc>
        <w:tc>
          <w:tcPr>
            <w:tcW w:w="967" w:type="dxa"/>
          </w:tcPr>
          <w:p w14:paraId="4DBF3A53" w14:textId="77777777" w:rsidR="00B11855" w:rsidRPr="001F42D3" w:rsidRDefault="003D003E" w:rsidP="00FA3EC5">
            <w:pPr>
              <w:pStyle w:val="TableEntry"/>
            </w:pPr>
            <w:r w:rsidRPr="001F42D3">
              <w:t>RE</w:t>
            </w:r>
          </w:p>
        </w:tc>
        <w:tc>
          <w:tcPr>
            <w:tcW w:w="1119" w:type="dxa"/>
          </w:tcPr>
          <w:p w14:paraId="3C2D56D3" w14:textId="77777777" w:rsidR="00B11855" w:rsidRPr="001F42D3" w:rsidRDefault="003D003E" w:rsidP="00FA3EC5">
            <w:pPr>
              <w:pStyle w:val="TableEntry"/>
            </w:pPr>
            <w:r w:rsidRPr="001F42D3">
              <w:t xml:space="preserve">[0..1] </w:t>
            </w:r>
          </w:p>
        </w:tc>
        <w:tc>
          <w:tcPr>
            <w:tcW w:w="1000" w:type="dxa"/>
          </w:tcPr>
          <w:p w14:paraId="3268A555" w14:textId="77777777" w:rsidR="00B11855" w:rsidRPr="001F42D3" w:rsidRDefault="00B11855" w:rsidP="00FA3EC5">
            <w:pPr>
              <w:pStyle w:val="TableEntry"/>
            </w:pPr>
          </w:p>
        </w:tc>
        <w:tc>
          <w:tcPr>
            <w:tcW w:w="3366" w:type="dxa"/>
          </w:tcPr>
          <w:p w14:paraId="739B8F0F" w14:textId="77777777" w:rsidR="00B11855" w:rsidRPr="001F42D3" w:rsidRDefault="003D003E" w:rsidP="00FA3EC5">
            <w:pPr>
              <w:pStyle w:val="TableEntry"/>
            </w:pPr>
            <w:r w:rsidRPr="001F42D3">
              <w:t>Comment</w:t>
            </w:r>
          </w:p>
        </w:tc>
      </w:tr>
      <w:tr w:rsidR="00C40FD5" w:rsidRPr="001F42D3" w14:paraId="5B7DA5FF" w14:textId="77777777" w:rsidTr="00EB7483">
        <w:trPr>
          <w:cantSplit/>
          <w:jc w:val="center"/>
        </w:trPr>
        <w:tc>
          <w:tcPr>
            <w:tcW w:w="872" w:type="dxa"/>
          </w:tcPr>
          <w:p w14:paraId="7F617DA0" w14:textId="77777777" w:rsidR="00B11855" w:rsidRPr="001F42D3" w:rsidRDefault="003D003E" w:rsidP="00FA3EC5">
            <w:pPr>
              <w:pStyle w:val="TableEntry"/>
            </w:pPr>
            <w:r w:rsidRPr="001F42D3">
              <w:t>4</w:t>
            </w:r>
          </w:p>
        </w:tc>
        <w:tc>
          <w:tcPr>
            <w:tcW w:w="990" w:type="dxa"/>
          </w:tcPr>
          <w:p w14:paraId="5A1D5610" w14:textId="77777777" w:rsidR="00B11855" w:rsidRPr="001F42D3" w:rsidRDefault="003D003E" w:rsidP="00FA3EC5">
            <w:pPr>
              <w:pStyle w:val="TableEntry"/>
            </w:pPr>
            <w:r w:rsidRPr="001F42D3">
              <w:t>705</w:t>
            </w:r>
          </w:p>
        </w:tc>
        <w:tc>
          <w:tcPr>
            <w:tcW w:w="810" w:type="dxa"/>
          </w:tcPr>
          <w:p w14:paraId="327B963B" w14:textId="77777777" w:rsidR="00B11855" w:rsidRPr="001F42D3" w:rsidRDefault="003D003E" w:rsidP="00FA3EC5">
            <w:pPr>
              <w:pStyle w:val="TableEntry"/>
            </w:pPr>
            <w:r w:rsidRPr="001F42D3">
              <w:t>CWE</w:t>
            </w:r>
          </w:p>
        </w:tc>
        <w:tc>
          <w:tcPr>
            <w:tcW w:w="967" w:type="dxa"/>
          </w:tcPr>
          <w:p w14:paraId="4A3F16EC" w14:textId="77777777" w:rsidR="00B11855" w:rsidRPr="001F42D3" w:rsidRDefault="003D003E" w:rsidP="00FA3EC5">
            <w:pPr>
              <w:pStyle w:val="TableEntry"/>
            </w:pPr>
            <w:r w:rsidRPr="001F42D3">
              <w:t>X</w:t>
            </w:r>
          </w:p>
        </w:tc>
        <w:tc>
          <w:tcPr>
            <w:tcW w:w="1119" w:type="dxa"/>
          </w:tcPr>
          <w:p w14:paraId="715F2C21" w14:textId="77777777" w:rsidR="00B11855" w:rsidRPr="001F42D3" w:rsidRDefault="003D003E" w:rsidP="00FA3EC5">
            <w:pPr>
              <w:pStyle w:val="TableEntry"/>
            </w:pPr>
            <w:r w:rsidRPr="001F42D3">
              <w:t>[0..0]</w:t>
            </w:r>
          </w:p>
        </w:tc>
        <w:tc>
          <w:tcPr>
            <w:tcW w:w="1000" w:type="dxa"/>
          </w:tcPr>
          <w:p w14:paraId="6B2CEA5E" w14:textId="77777777" w:rsidR="00B11855" w:rsidRPr="001F42D3" w:rsidRDefault="00B11855" w:rsidP="00FA3EC5">
            <w:pPr>
              <w:pStyle w:val="TableEntry"/>
            </w:pPr>
          </w:p>
        </w:tc>
        <w:tc>
          <w:tcPr>
            <w:tcW w:w="3366" w:type="dxa"/>
          </w:tcPr>
          <w:p w14:paraId="35280612" w14:textId="77777777" w:rsidR="00B11855" w:rsidRPr="001F42D3" w:rsidRDefault="003D003E" w:rsidP="00FA3EC5">
            <w:pPr>
              <w:pStyle w:val="TableEntry"/>
            </w:pPr>
            <w:r w:rsidRPr="001F42D3">
              <w:t>Comment Type</w:t>
            </w:r>
          </w:p>
        </w:tc>
      </w:tr>
      <w:tr w:rsidR="00C40FD5" w:rsidRPr="001F42D3" w14:paraId="3C3AE9C2" w14:textId="77777777" w:rsidTr="00EB7483">
        <w:trPr>
          <w:cantSplit/>
          <w:jc w:val="center"/>
        </w:trPr>
        <w:tc>
          <w:tcPr>
            <w:tcW w:w="872" w:type="dxa"/>
          </w:tcPr>
          <w:p w14:paraId="7E561015" w14:textId="77777777" w:rsidR="00B11855" w:rsidRPr="001F42D3" w:rsidRDefault="003D003E" w:rsidP="00FA3EC5">
            <w:pPr>
              <w:pStyle w:val="TableEntry"/>
            </w:pPr>
            <w:r w:rsidRPr="001F42D3">
              <w:t>5</w:t>
            </w:r>
          </w:p>
        </w:tc>
        <w:tc>
          <w:tcPr>
            <w:tcW w:w="990" w:type="dxa"/>
          </w:tcPr>
          <w:p w14:paraId="46B3FDC6" w14:textId="77777777" w:rsidR="00B11855" w:rsidRPr="001F42D3" w:rsidRDefault="003D003E" w:rsidP="00FA3EC5">
            <w:pPr>
              <w:pStyle w:val="TableEntry"/>
            </w:pPr>
            <w:r w:rsidRPr="001F42D3">
              <w:t>3220</w:t>
            </w:r>
          </w:p>
        </w:tc>
        <w:tc>
          <w:tcPr>
            <w:tcW w:w="810" w:type="dxa"/>
          </w:tcPr>
          <w:p w14:paraId="021B706C" w14:textId="77777777" w:rsidR="00B11855" w:rsidRPr="001F42D3" w:rsidRDefault="003D003E" w:rsidP="00FA3EC5">
            <w:pPr>
              <w:pStyle w:val="TableEntry"/>
            </w:pPr>
            <w:r w:rsidRPr="001F42D3">
              <w:t>XCN</w:t>
            </w:r>
          </w:p>
        </w:tc>
        <w:tc>
          <w:tcPr>
            <w:tcW w:w="967" w:type="dxa"/>
          </w:tcPr>
          <w:p w14:paraId="71B48A64" w14:textId="77777777" w:rsidR="00B11855" w:rsidRPr="001F42D3" w:rsidRDefault="003D003E" w:rsidP="00FA3EC5">
            <w:pPr>
              <w:pStyle w:val="TableEntry"/>
            </w:pPr>
            <w:r w:rsidRPr="001F42D3">
              <w:t>X</w:t>
            </w:r>
          </w:p>
        </w:tc>
        <w:tc>
          <w:tcPr>
            <w:tcW w:w="1119" w:type="dxa"/>
          </w:tcPr>
          <w:p w14:paraId="362E1026" w14:textId="77777777" w:rsidR="00B11855" w:rsidRPr="001F42D3" w:rsidRDefault="003D003E" w:rsidP="00FA3EC5">
            <w:pPr>
              <w:pStyle w:val="TableEntry"/>
            </w:pPr>
            <w:r w:rsidRPr="001F42D3">
              <w:t>[0..0]</w:t>
            </w:r>
          </w:p>
        </w:tc>
        <w:tc>
          <w:tcPr>
            <w:tcW w:w="1000" w:type="dxa"/>
          </w:tcPr>
          <w:p w14:paraId="202E48EA" w14:textId="77777777" w:rsidR="00B11855" w:rsidRPr="001F42D3" w:rsidRDefault="00B11855" w:rsidP="00FA3EC5">
            <w:pPr>
              <w:pStyle w:val="TableEntry"/>
            </w:pPr>
          </w:p>
        </w:tc>
        <w:tc>
          <w:tcPr>
            <w:tcW w:w="3366" w:type="dxa"/>
          </w:tcPr>
          <w:p w14:paraId="2AAFFAF2" w14:textId="77777777" w:rsidR="00B11855" w:rsidRPr="001F42D3" w:rsidRDefault="003D003E" w:rsidP="00FA3EC5">
            <w:pPr>
              <w:pStyle w:val="TableEntry"/>
            </w:pPr>
            <w:r w:rsidRPr="001F42D3">
              <w:t>Entered by</w:t>
            </w:r>
          </w:p>
        </w:tc>
      </w:tr>
      <w:tr w:rsidR="00C40FD5" w:rsidRPr="001F42D3" w14:paraId="257794FB" w14:textId="77777777" w:rsidTr="00EB7483">
        <w:trPr>
          <w:cantSplit/>
          <w:jc w:val="center"/>
        </w:trPr>
        <w:tc>
          <w:tcPr>
            <w:tcW w:w="872" w:type="dxa"/>
          </w:tcPr>
          <w:p w14:paraId="3B269B22" w14:textId="77777777" w:rsidR="00B11855" w:rsidRPr="001F42D3" w:rsidRDefault="003D003E" w:rsidP="00FA3EC5">
            <w:pPr>
              <w:pStyle w:val="TableEntry"/>
            </w:pPr>
            <w:r w:rsidRPr="001F42D3">
              <w:t>6</w:t>
            </w:r>
          </w:p>
        </w:tc>
        <w:tc>
          <w:tcPr>
            <w:tcW w:w="990" w:type="dxa"/>
          </w:tcPr>
          <w:p w14:paraId="531A3128" w14:textId="77777777" w:rsidR="00B11855" w:rsidRPr="001F42D3" w:rsidRDefault="003D003E" w:rsidP="00FA3EC5">
            <w:pPr>
              <w:pStyle w:val="TableEntry"/>
            </w:pPr>
            <w:r w:rsidRPr="001F42D3">
              <w:t>24</w:t>
            </w:r>
          </w:p>
        </w:tc>
        <w:tc>
          <w:tcPr>
            <w:tcW w:w="810" w:type="dxa"/>
          </w:tcPr>
          <w:p w14:paraId="2EDCA226" w14:textId="77777777" w:rsidR="00B11855" w:rsidRPr="001F42D3" w:rsidRDefault="003D003E" w:rsidP="00FA3EC5">
            <w:pPr>
              <w:pStyle w:val="TableEntry"/>
            </w:pPr>
            <w:r w:rsidRPr="001F42D3">
              <w:t>DTM</w:t>
            </w:r>
          </w:p>
        </w:tc>
        <w:tc>
          <w:tcPr>
            <w:tcW w:w="967" w:type="dxa"/>
          </w:tcPr>
          <w:p w14:paraId="614564BE" w14:textId="77777777" w:rsidR="00B11855" w:rsidRPr="001F42D3" w:rsidRDefault="003D003E" w:rsidP="00FA3EC5">
            <w:pPr>
              <w:pStyle w:val="TableEntry"/>
            </w:pPr>
            <w:r w:rsidRPr="001F42D3">
              <w:t>X</w:t>
            </w:r>
          </w:p>
        </w:tc>
        <w:tc>
          <w:tcPr>
            <w:tcW w:w="1119" w:type="dxa"/>
          </w:tcPr>
          <w:p w14:paraId="3E36BE2A" w14:textId="77777777" w:rsidR="00B11855" w:rsidRPr="001F42D3" w:rsidRDefault="003D003E" w:rsidP="00FA3EC5">
            <w:pPr>
              <w:pStyle w:val="TableEntry"/>
            </w:pPr>
            <w:r w:rsidRPr="001F42D3">
              <w:t>[0..0]</w:t>
            </w:r>
          </w:p>
        </w:tc>
        <w:tc>
          <w:tcPr>
            <w:tcW w:w="1000" w:type="dxa"/>
          </w:tcPr>
          <w:p w14:paraId="552A35BC" w14:textId="77777777" w:rsidR="00B11855" w:rsidRPr="001F42D3" w:rsidRDefault="00B11855" w:rsidP="00FA3EC5">
            <w:pPr>
              <w:pStyle w:val="TableEntry"/>
            </w:pPr>
          </w:p>
        </w:tc>
        <w:tc>
          <w:tcPr>
            <w:tcW w:w="3366" w:type="dxa"/>
          </w:tcPr>
          <w:p w14:paraId="4F5C5D64" w14:textId="77777777" w:rsidR="00B11855" w:rsidRPr="001F42D3" w:rsidRDefault="003D003E" w:rsidP="00FA3EC5">
            <w:pPr>
              <w:pStyle w:val="TableEntry"/>
            </w:pPr>
            <w:r w:rsidRPr="001F42D3">
              <w:t>Entered Date/Time</w:t>
            </w:r>
          </w:p>
        </w:tc>
      </w:tr>
      <w:tr w:rsidR="00C40FD5" w:rsidRPr="001F42D3" w14:paraId="4E97149C" w14:textId="77777777" w:rsidTr="00EB7483">
        <w:trPr>
          <w:cantSplit/>
          <w:jc w:val="center"/>
        </w:trPr>
        <w:tc>
          <w:tcPr>
            <w:tcW w:w="872" w:type="dxa"/>
          </w:tcPr>
          <w:p w14:paraId="779B17E1" w14:textId="77777777" w:rsidR="00B11855" w:rsidRPr="001F42D3" w:rsidRDefault="003D003E" w:rsidP="00FA3EC5">
            <w:pPr>
              <w:pStyle w:val="TableEntry"/>
            </w:pPr>
            <w:r w:rsidRPr="001F42D3">
              <w:t>7</w:t>
            </w:r>
          </w:p>
        </w:tc>
        <w:tc>
          <w:tcPr>
            <w:tcW w:w="990" w:type="dxa"/>
          </w:tcPr>
          <w:p w14:paraId="13F00382" w14:textId="77777777" w:rsidR="00B11855" w:rsidRPr="001F42D3" w:rsidRDefault="003D003E" w:rsidP="00FA3EC5">
            <w:pPr>
              <w:pStyle w:val="TableEntry"/>
            </w:pPr>
            <w:r w:rsidRPr="001F42D3">
              <w:t>24</w:t>
            </w:r>
          </w:p>
        </w:tc>
        <w:tc>
          <w:tcPr>
            <w:tcW w:w="810" w:type="dxa"/>
          </w:tcPr>
          <w:p w14:paraId="79C353EF" w14:textId="77777777" w:rsidR="00B11855" w:rsidRPr="001F42D3" w:rsidRDefault="003D003E" w:rsidP="00FA3EC5">
            <w:pPr>
              <w:pStyle w:val="TableEntry"/>
            </w:pPr>
            <w:r w:rsidRPr="001F42D3">
              <w:t>DTM</w:t>
            </w:r>
          </w:p>
        </w:tc>
        <w:tc>
          <w:tcPr>
            <w:tcW w:w="967" w:type="dxa"/>
          </w:tcPr>
          <w:p w14:paraId="5578037D" w14:textId="77777777" w:rsidR="00B11855" w:rsidRPr="001F42D3" w:rsidRDefault="003D003E" w:rsidP="00FA3EC5">
            <w:pPr>
              <w:pStyle w:val="TableEntry"/>
            </w:pPr>
            <w:r w:rsidRPr="001F42D3">
              <w:t>X</w:t>
            </w:r>
          </w:p>
        </w:tc>
        <w:tc>
          <w:tcPr>
            <w:tcW w:w="1119" w:type="dxa"/>
          </w:tcPr>
          <w:p w14:paraId="782AC26D" w14:textId="77777777" w:rsidR="00B11855" w:rsidRPr="001F42D3" w:rsidRDefault="003D003E" w:rsidP="00FA3EC5">
            <w:pPr>
              <w:pStyle w:val="TableEntry"/>
            </w:pPr>
            <w:r w:rsidRPr="001F42D3">
              <w:t>[0..0]</w:t>
            </w:r>
          </w:p>
        </w:tc>
        <w:tc>
          <w:tcPr>
            <w:tcW w:w="1000" w:type="dxa"/>
          </w:tcPr>
          <w:p w14:paraId="1B71BEA5" w14:textId="77777777" w:rsidR="00B11855" w:rsidRPr="001F42D3" w:rsidRDefault="00B11855" w:rsidP="00FA3EC5">
            <w:pPr>
              <w:pStyle w:val="TableEntry"/>
            </w:pPr>
          </w:p>
        </w:tc>
        <w:tc>
          <w:tcPr>
            <w:tcW w:w="3366" w:type="dxa"/>
          </w:tcPr>
          <w:p w14:paraId="75AB7AE8" w14:textId="77777777" w:rsidR="00B11855" w:rsidRPr="001F42D3" w:rsidRDefault="003D003E" w:rsidP="00FA3EC5">
            <w:pPr>
              <w:pStyle w:val="TableEntry"/>
            </w:pPr>
            <w:r w:rsidRPr="001F42D3">
              <w:t>Expiration Date</w:t>
            </w:r>
          </w:p>
        </w:tc>
      </w:tr>
    </w:tbl>
    <w:p w14:paraId="03B828B6" w14:textId="77777777" w:rsidR="00B11855" w:rsidRPr="001F42D3" w:rsidRDefault="003D003E" w:rsidP="001422D4">
      <w:pPr>
        <w:pStyle w:val="HL7Field"/>
        <w:ind w:hanging="2"/>
      </w:pPr>
      <w:r w:rsidRPr="001F42D3">
        <w:t>NTE-1   Set ID</w:t>
      </w:r>
    </w:p>
    <w:p w14:paraId="4AFE8ABC" w14:textId="77777777" w:rsidR="00B11855" w:rsidRPr="001F42D3" w:rsidRDefault="003D003E" w:rsidP="00DF61EC">
      <w:pPr>
        <w:pStyle w:val="HL7FieldIndent2"/>
        <w:ind w:left="0" w:hanging="2"/>
        <w:rPr>
          <w:noProof w:val="0"/>
        </w:rPr>
      </w:pPr>
      <w:r w:rsidRPr="001F42D3">
        <w:rPr>
          <w:noProof w:val="0"/>
        </w:rPr>
        <w:t>This field may be used where multiple NTE segments are used in a message. Their numbering must be described in the application message definition.</w:t>
      </w:r>
    </w:p>
    <w:p w14:paraId="221D261D" w14:textId="77777777" w:rsidR="00B11855" w:rsidRPr="001F42D3" w:rsidRDefault="003D003E" w:rsidP="001422D4">
      <w:pPr>
        <w:pStyle w:val="HL7Field"/>
        <w:ind w:hanging="2"/>
      </w:pPr>
      <w:r w:rsidRPr="001F42D3">
        <w:t xml:space="preserve">NTE-3   Comment </w:t>
      </w:r>
    </w:p>
    <w:p w14:paraId="534BFBE1" w14:textId="77777777" w:rsidR="00B11855" w:rsidRPr="001F42D3" w:rsidRDefault="003D003E" w:rsidP="00DF61EC">
      <w:pPr>
        <w:pStyle w:val="HL7FieldIndent2"/>
        <w:ind w:left="0" w:hanging="2"/>
        <w:rPr>
          <w:noProof w:val="0"/>
        </w:rPr>
      </w:pPr>
      <w:r w:rsidRPr="001F42D3">
        <w:rPr>
          <w:noProof w:val="0"/>
        </w:rPr>
        <w:t xml:space="preserve">This field contains the text of the comment. This text may be formatted. </w:t>
      </w:r>
      <w:proofErr w:type="gramStart"/>
      <w:r w:rsidRPr="001F42D3">
        <w:rPr>
          <w:noProof w:val="0"/>
        </w:rPr>
        <w:t>In order to</w:t>
      </w:r>
      <w:proofErr w:type="gramEnd"/>
      <w:r w:rsidRPr="001F42D3">
        <w:rPr>
          <w:noProof w:val="0"/>
        </w:rPr>
        <w:t xml:space="preserve"> delete an existing comment, the field shall contain empty quotation marks: "“.</w:t>
      </w:r>
    </w:p>
    <w:p w14:paraId="250ABC4F" w14:textId="77777777" w:rsidR="00B11855" w:rsidRPr="001F42D3" w:rsidRDefault="003D003E" w:rsidP="00DF61EC">
      <w:pPr>
        <w:pStyle w:val="HL7FieldIndent2"/>
        <w:ind w:left="0" w:hanging="2"/>
        <w:rPr>
          <w:noProof w:val="0"/>
        </w:rPr>
      </w:pPr>
      <w:r w:rsidRPr="001F42D3">
        <w:rPr>
          <w:noProof w:val="0"/>
        </w:rPr>
        <w:t xml:space="preserve">Comment text of identical type and source shall be included in the same occurrence of an NTE </w:t>
      </w:r>
      <w:proofErr w:type="gramStart"/>
      <w:r w:rsidRPr="001F42D3">
        <w:rPr>
          <w:noProof w:val="0"/>
        </w:rPr>
        <w:t>segment, and</w:t>
      </w:r>
      <w:proofErr w:type="gramEnd"/>
      <w:r w:rsidRPr="001F42D3">
        <w:rPr>
          <w:noProof w:val="0"/>
        </w:rPr>
        <w:t xml:space="preserve"> not be split over multiple segments.</w:t>
      </w:r>
    </w:p>
    <w:p w14:paraId="27E6E6D0" w14:textId="77777777" w:rsidR="00B11855" w:rsidRPr="001F42D3" w:rsidRDefault="003D003E" w:rsidP="00CF5627">
      <w:pPr>
        <w:pStyle w:val="BodyText"/>
      </w:pPr>
      <w:r w:rsidRPr="001F42D3">
        <w:rPr>
          <w:b/>
          <w:bCs/>
        </w:rPr>
        <w:t>NTE Notes and Comment Segment in PCD-04 Message</w:t>
      </w:r>
    </w:p>
    <w:p w14:paraId="6031714F" w14:textId="3F650253" w:rsidR="007978F7" w:rsidRPr="001F42D3" w:rsidRDefault="007978F7" w:rsidP="00DF61EC">
      <w:pPr>
        <w:pStyle w:val="HL7FieldIndent2"/>
        <w:ind w:left="0" w:hanging="2"/>
        <w:rPr>
          <w:noProof w:val="0"/>
        </w:rPr>
      </w:pPr>
      <w:r w:rsidRPr="001F42D3">
        <w:rPr>
          <w:noProof w:val="0"/>
        </w:rPr>
        <w:t xml:space="preserve">By site-specific agreement between implementers of the </w:t>
      </w:r>
      <w:r w:rsidR="009E2B46" w:rsidRPr="001F42D3">
        <w:rPr>
          <w:noProof w:val="0"/>
        </w:rPr>
        <w:t>Alert Reporter</w:t>
      </w:r>
      <w:r w:rsidRPr="001F42D3">
        <w:rPr>
          <w:noProof w:val="0"/>
        </w:rPr>
        <w:t xml:space="preserve"> and </w:t>
      </w:r>
      <w:r w:rsidR="009E2B46" w:rsidRPr="001F42D3">
        <w:rPr>
          <w:noProof w:val="0"/>
        </w:rPr>
        <w:t>Alert Manager</w:t>
      </w:r>
      <w:r w:rsidRPr="001F42D3">
        <w:rPr>
          <w:noProof w:val="0"/>
        </w:rPr>
        <w:t xml:space="preserve"> </w:t>
      </w:r>
      <w:r w:rsidR="00B054A1" w:rsidRPr="001F42D3">
        <w:rPr>
          <w:noProof w:val="0"/>
        </w:rPr>
        <w:t>A</w:t>
      </w:r>
      <w:r w:rsidRPr="001F42D3">
        <w:rPr>
          <w:noProof w:val="0"/>
        </w:rPr>
        <w:t xml:space="preserve">ctors, additional information not provided for in other segments may be included in the NTE Notes and Comment segments. Site or system specific indications are optionally passed in this manner to the </w:t>
      </w:r>
      <w:r w:rsidR="009E2B46" w:rsidRPr="001F42D3">
        <w:rPr>
          <w:noProof w:val="0"/>
        </w:rPr>
        <w:t>Alert Manager</w:t>
      </w:r>
      <w:r w:rsidRPr="001F42D3">
        <w:rPr>
          <w:noProof w:val="0"/>
        </w:rPr>
        <w:t xml:space="preserve"> for us by its message dispatching logic, or to pass additional information through the </w:t>
      </w:r>
      <w:r w:rsidR="009E2B46" w:rsidRPr="001F42D3">
        <w:rPr>
          <w:noProof w:val="0"/>
        </w:rPr>
        <w:t>Alert Manager</w:t>
      </w:r>
      <w:r w:rsidRPr="001F42D3">
        <w:rPr>
          <w:noProof w:val="0"/>
        </w:rPr>
        <w:t xml:space="preserve"> to the </w:t>
      </w:r>
      <w:r w:rsidR="00916BBE" w:rsidRPr="001F42D3">
        <w:rPr>
          <w:noProof w:val="0"/>
        </w:rPr>
        <w:t>Alert Communicator</w:t>
      </w:r>
      <w:r w:rsidRPr="001F42D3">
        <w:rPr>
          <w:noProof w:val="0"/>
        </w:rPr>
        <w:t xml:space="preserve"> to communications endpoints.</w:t>
      </w:r>
    </w:p>
    <w:p w14:paraId="63D4C2EE" w14:textId="7D4669C6" w:rsidR="00B11855" w:rsidRPr="001F42D3" w:rsidRDefault="003D003E" w:rsidP="00DF61EC">
      <w:pPr>
        <w:pStyle w:val="HL7FieldIndent2"/>
        <w:ind w:left="0" w:hanging="2"/>
        <w:rPr>
          <w:noProof w:val="0"/>
        </w:rPr>
      </w:pPr>
      <w:r w:rsidRPr="001F42D3">
        <w:rPr>
          <w:noProof w:val="0"/>
        </w:rPr>
        <w:t xml:space="preserve">Optional ad-hoc annotation text to be included in the alert notification text message sent from the ACM </w:t>
      </w:r>
      <w:r w:rsidR="009E2B46" w:rsidRPr="001F42D3">
        <w:rPr>
          <w:noProof w:val="0"/>
        </w:rPr>
        <w:t>Alert Manager</w:t>
      </w:r>
      <w:r w:rsidRPr="001F42D3">
        <w:rPr>
          <w:noProof w:val="0"/>
        </w:rPr>
        <w:t xml:space="preserve"> to the ACM </w:t>
      </w:r>
      <w:r w:rsidR="00916BBE" w:rsidRPr="001F42D3">
        <w:rPr>
          <w:noProof w:val="0"/>
        </w:rPr>
        <w:t>Alert Communicator</w:t>
      </w:r>
      <w:r w:rsidRPr="001F42D3">
        <w:rPr>
          <w:noProof w:val="0"/>
        </w:rPr>
        <w:t xml:space="preserve"> is to be included in an occurrence of an NTE segment in association with the OBX segment which identifies the alert indication</w:t>
      </w:r>
      <w:r w:rsidR="00CA3A2C" w:rsidRPr="001F42D3">
        <w:rPr>
          <w:noProof w:val="0"/>
        </w:rPr>
        <w:t xml:space="preserve">. </w:t>
      </w:r>
      <w:r w:rsidRPr="001F42D3">
        <w:rPr>
          <w:noProof w:val="0"/>
        </w:rPr>
        <w:t>This text doesn’t replace any alert notification text synthesized by the ACM AM</w:t>
      </w:r>
      <w:r w:rsidR="00E20D3D" w:rsidRPr="001F42D3">
        <w:rPr>
          <w:noProof w:val="0"/>
        </w:rPr>
        <w:t xml:space="preserve"> </w:t>
      </w:r>
      <w:r w:rsidRPr="001F42D3">
        <w:rPr>
          <w:noProof w:val="0"/>
        </w:rPr>
        <w:t xml:space="preserve">from alert data provided to the ACM </w:t>
      </w:r>
      <w:r w:rsidR="009E2B46" w:rsidRPr="001F42D3">
        <w:rPr>
          <w:noProof w:val="0"/>
        </w:rPr>
        <w:t>Alert Manager</w:t>
      </w:r>
      <w:r w:rsidRPr="001F42D3">
        <w:rPr>
          <w:noProof w:val="0"/>
        </w:rPr>
        <w:t xml:space="preserve"> by the </w:t>
      </w:r>
      <w:r w:rsidR="00647994" w:rsidRPr="001F42D3">
        <w:rPr>
          <w:noProof w:val="0"/>
        </w:rPr>
        <w:t>Report Alert PCD-04</w:t>
      </w:r>
      <w:r w:rsidRPr="001F42D3">
        <w:rPr>
          <w:noProof w:val="0"/>
        </w:rPr>
        <w:t xml:space="preserve"> message.</w:t>
      </w:r>
    </w:p>
    <w:p w14:paraId="6790085A" w14:textId="62C0F426" w:rsidR="00B11855" w:rsidRPr="001F42D3" w:rsidRDefault="003D003E" w:rsidP="00CF5627">
      <w:pPr>
        <w:pStyle w:val="TableTitle"/>
      </w:pPr>
      <w:r w:rsidRPr="001F42D3">
        <w:t xml:space="preserve">Table </w:t>
      </w:r>
      <w:r w:rsidR="00E86B15" w:rsidRPr="001F42D3">
        <w:t>B.4-2</w:t>
      </w:r>
      <w:r w:rsidRPr="001F42D3">
        <w:t xml:space="preserve">: </w:t>
      </w:r>
      <w:r w:rsidR="006D613E" w:rsidRPr="001F42D3">
        <w:t>HL7</w:t>
      </w:r>
      <w:r w:rsidR="00995105" w:rsidRPr="001F42D3">
        <w:t xml:space="preserve"> </w:t>
      </w:r>
      <w:r w:rsidRPr="001F42D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1F42D3" w14:paraId="46E0932C" w14:textId="77777777" w:rsidTr="0034511D">
        <w:trPr>
          <w:cantSplit/>
          <w:jc w:val="center"/>
        </w:trPr>
        <w:tc>
          <w:tcPr>
            <w:tcW w:w="814" w:type="dxa"/>
            <w:shd w:val="clear" w:color="auto" w:fill="D9D9D9"/>
          </w:tcPr>
          <w:p w14:paraId="1B9D4DF9" w14:textId="77777777" w:rsidR="00B11855" w:rsidRPr="001F42D3" w:rsidRDefault="003D003E" w:rsidP="00FA3EC5">
            <w:pPr>
              <w:pStyle w:val="TableEntryHeader"/>
            </w:pPr>
            <w:r w:rsidRPr="001F42D3">
              <w:t>SEQ</w:t>
            </w:r>
          </w:p>
        </w:tc>
        <w:tc>
          <w:tcPr>
            <w:tcW w:w="884" w:type="dxa"/>
            <w:shd w:val="clear" w:color="auto" w:fill="D9D9D9"/>
          </w:tcPr>
          <w:p w14:paraId="7CC504CC" w14:textId="77777777" w:rsidR="00B11855" w:rsidRPr="001F42D3" w:rsidRDefault="003D003E" w:rsidP="00FA3EC5">
            <w:pPr>
              <w:pStyle w:val="TableEntryHeader"/>
            </w:pPr>
            <w:r w:rsidRPr="001F42D3">
              <w:t>LEN</w:t>
            </w:r>
          </w:p>
        </w:tc>
        <w:tc>
          <w:tcPr>
            <w:tcW w:w="696" w:type="dxa"/>
            <w:shd w:val="clear" w:color="auto" w:fill="D9D9D9"/>
          </w:tcPr>
          <w:p w14:paraId="2D5600EB" w14:textId="77777777" w:rsidR="00B11855" w:rsidRPr="001F42D3" w:rsidRDefault="003D003E" w:rsidP="00FA3EC5">
            <w:pPr>
              <w:pStyle w:val="TableEntryHeader"/>
            </w:pPr>
            <w:r w:rsidRPr="001F42D3">
              <w:t>DT</w:t>
            </w:r>
          </w:p>
        </w:tc>
        <w:tc>
          <w:tcPr>
            <w:tcW w:w="827" w:type="dxa"/>
            <w:shd w:val="clear" w:color="auto" w:fill="D9D9D9"/>
          </w:tcPr>
          <w:p w14:paraId="576E061F" w14:textId="77777777" w:rsidR="00B11855" w:rsidRPr="001F42D3" w:rsidRDefault="003D003E" w:rsidP="00FA3EC5">
            <w:pPr>
              <w:pStyle w:val="TableEntryHeader"/>
            </w:pPr>
            <w:r w:rsidRPr="001F42D3">
              <w:t>OPT</w:t>
            </w:r>
          </w:p>
        </w:tc>
        <w:tc>
          <w:tcPr>
            <w:tcW w:w="840" w:type="dxa"/>
            <w:shd w:val="clear" w:color="auto" w:fill="D9D9D9"/>
          </w:tcPr>
          <w:p w14:paraId="32EDA96E" w14:textId="77777777" w:rsidR="00B11855" w:rsidRPr="001F42D3" w:rsidRDefault="003D003E" w:rsidP="00FA3EC5">
            <w:pPr>
              <w:pStyle w:val="TableEntryHeader"/>
            </w:pPr>
            <w:r w:rsidRPr="001F42D3">
              <w:t>RP/#</w:t>
            </w:r>
          </w:p>
        </w:tc>
        <w:tc>
          <w:tcPr>
            <w:tcW w:w="934" w:type="dxa"/>
            <w:shd w:val="clear" w:color="auto" w:fill="D9D9D9"/>
          </w:tcPr>
          <w:p w14:paraId="6289B674" w14:textId="77777777" w:rsidR="00B11855" w:rsidRPr="001F42D3" w:rsidRDefault="003D003E" w:rsidP="00FA3EC5">
            <w:pPr>
              <w:pStyle w:val="TableEntryHeader"/>
            </w:pPr>
            <w:r w:rsidRPr="001F42D3">
              <w:t>TBL#</w:t>
            </w:r>
          </w:p>
        </w:tc>
        <w:tc>
          <w:tcPr>
            <w:tcW w:w="3650" w:type="dxa"/>
            <w:shd w:val="clear" w:color="auto" w:fill="D9D9D9"/>
          </w:tcPr>
          <w:p w14:paraId="582963A5" w14:textId="77777777" w:rsidR="00B11855" w:rsidRPr="001F42D3" w:rsidRDefault="003D003E" w:rsidP="00FA3EC5">
            <w:pPr>
              <w:pStyle w:val="TableEntryHeader"/>
            </w:pPr>
            <w:r w:rsidRPr="001F42D3">
              <w:t>ELEMENT NAME</w:t>
            </w:r>
          </w:p>
        </w:tc>
      </w:tr>
      <w:tr w:rsidR="00C40FD5" w:rsidRPr="001F42D3" w14:paraId="16875591" w14:textId="77777777" w:rsidTr="0034511D">
        <w:trPr>
          <w:cantSplit/>
          <w:jc w:val="center"/>
        </w:trPr>
        <w:tc>
          <w:tcPr>
            <w:tcW w:w="814" w:type="dxa"/>
          </w:tcPr>
          <w:p w14:paraId="307ADDD8" w14:textId="77777777" w:rsidR="00B11855" w:rsidRPr="001F42D3" w:rsidRDefault="003D003E" w:rsidP="00FA3EC5">
            <w:pPr>
              <w:pStyle w:val="TableEntry"/>
            </w:pPr>
            <w:r w:rsidRPr="001F42D3">
              <w:t>3</w:t>
            </w:r>
          </w:p>
        </w:tc>
        <w:tc>
          <w:tcPr>
            <w:tcW w:w="884" w:type="dxa"/>
          </w:tcPr>
          <w:p w14:paraId="749D7FA8" w14:textId="77777777" w:rsidR="00B11855" w:rsidRPr="001F42D3" w:rsidRDefault="003D003E" w:rsidP="00FA3EC5">
            <w:pPr>
              <w:pStyle w:val="TableEntry"/>
            </w:pPr>
            <w:r w:rsidRPr="001F42D3">
              <w:t>65536</w:t>
            </w:r>
          </w:p>
        </w:tc>
        <w:tc>
          <w:tcPr>
            <w:tcW w:w="696" w:type="dxa"/>
          </w:tcPr>
          <w:p w14:paraId="59374837" w14:textId="77777777" w:rsidR="00B11855" w:rsidRPr="001F42D3" w:rsidRDefault="003D003E" w:rsidP="00FA3EC5">
            <w:pPr>
              <w:pStyle w:val="TableEntry"/>
            </w:pPr>
            <w:r w:rsidRPr="001F42D3">
              <w:t>FT</w:t>
            </w:r>
          </w:p>
        </w:tc>
        <w:tc>
          <w:tcPr>
            <w:tcW w:w="827" w:type="dxa"/>
          </w:tcPr>
          <w:p w14:paraId="38DA4D4F" w14:textId="77777777" w:rsidR="00B11855" w:rsidRPr="001F42D3" w:rsidRDefault="003D003E" w:rsidP="00FA3EC5">
            <w:pPr>
              <w:pStyle w:val="TableEntry"/>
            </w:pPr>
            <w:r w:rsidRPr="001F42D3">
              <w:t>O</w:t>
            </w:r>
          </w:p>
        </w:tc>
        <w:tc>
          <w:tcPr>
            <w:tcW w:w="840" w:type="dxa"/>
          </w:tcPr>
          <w:p w14:paraId="29D495AF" w14:textId="77777777" w:rsidR="00B11855" w:rsidRPr="001F42D3" w:rsidRDefault="003D003E" w:rsidP="00FA3EC5">
            <w:pPr>
              <w:pStyle w:val="TableEntry"/>
            </w:pPr>
            <w:r w:rsidRPr="001F42D3">
              <w:t>Y</w:t>
            </w:r>
          </w:p>
        </w:tc>
        <w:tc>
          <w:tcPr>
            <w:tcW w:w="934" w:type="dxa"/>
          </w:tcPr>
          <w:p w14:paraId="5B7F2713" w14:textId="77777777" w:rsidR="00B11855" w:rsidRPr="001F42D3" w:rsidRDefault="00B11855" w:rsidP="00FA3EC5">
            <w:pPr>
              <w:pStyle w:val="TableEntry"/>
            </w:pPr>
          </w:p>
        </w:tc>
        <w:tc>
          <w:tcPr>
            <w:tcW w:w="3650" w:type="dxa"/>
          </w:tcPr>
          <w:p w14:paraId="380AEF33" w14:textId="77777777" w:rsidR="00B11855" w:rsidRPr="001F42D3" w:rsidRDefault="003D003E" w:rsidP="00FA3EC5">
            <w:pPr>
              <w:pStyle w:val="TableEntry"/>
            </w:pPr>
            <w:r w:rsidRPr="001F42D3">
              <w:t>Comment</w:t>
            </w:r>
          </w:p>
        </w:tc>
      </w:tr>
    </w:tbl>
    <w:p w14:paraId="60EA4D94" w14:textId="77777777" w:rsidR="009D387F" w:rsidRPr="001F42D3" w:rsidRDefault="009D387F" w:rsidP="00A17802">
      <w:pPr>
        <w:pStyle w:val="BodyText"/>
      </w:pPr>
    </w:p>
    <w:p w14:paraId="17AEFF8F" w14:textId="77777777" w:rsidR="00B11855" w:rsidRPr="001F42D3" w:rsidRDefault="003D003E" w:rsidP="00CF5627">
      <w:pPr>
        <w:pStyle w:val="BodyText"/>
      </w:pPr>
      <w:r w:rsidRPr="001F42D3">
        <w:rPr>
          <w:b/>
          <w:bCs/>
        </w:rPr>
        <w:t xml:space="preserve">NTE-3 Comment (FT) </w:t>
      </w:r>
    </w:p>
    <w:p w14:paraId="2F8ECDCB" w14:textId="77777777" w:rsidR="00B11855" w:rsidRPr="001F42D3" w:rsidRDefault="003D003E" w:rsidP="00DF61EC">
      <w:pPr>
        <w:pStyle w:val="HL7FieldIndent2"/>
        <w:ind w:left="0" w:hanging="2"/>
        <w:rPr>
          <w:noProof w:val="0"/>
        </w:rPr>
      </w:pPr>
      <w:r w:rsidRPr="001F42D3">
        <w:rPr>
          <w:noProof w:val="0"/>
        </w:rPr>
        <w:lastRenderedPageBreak/>
        <w:t xml:space="preserve">This field contains the </w:t>
      </w:r>
      <w:proofErr w:type="gramStart"/>
      <w:r w:rsidRPr="001F42D3">
        <w:rPr>
          <w:noProof w:val="0"/>
        </w:rPr>
        <w:t>comment</w:t>
      </w:r>
      <w:proofErr w:type="gramEnd"/>
      <w:r w:rsidRPr="001F42D3">
        <w:rPr>
          <w:noProof w:val="0"/>
        </w:rPr>
        <w:t xml:space="preserve"> </w:t>
      </w:r>
      <w:r w:rsidR="00CB723D" w:rsidRPr="001F42D3">
        <w:rPr>
          <w:noProof w:val="0"/>
        </w:rPr>
        <w:t>conveyed by</w:t>
      </w:r>
      <w:r w:rsidRPr="001F42D3">
        <w:rPr>
          <w:noProof w:val="0"/>
        </w:rPr>
        <w:t xml:space="preserve"> the segment.</w:t>
      </w:r>
    </w:p>
    <w:p w14:paraId="1479AB1B" w14:textId="6B20F3C6" w:rsidR="00B11855" w:rsidRPr="001F42D3" w:rsidRDefault="00800492" w:rsidP="00B34AEB">
      <w:pPr>
        <w:pStyle w:val="Heading2"/>
        <w:numPr>
          <w:ilvl w:val="0"/>
          <w:numId w:val="0"/>
        </w:numPr>
        <w:rPr>
          <w:noProof w:val="0"/>
        </w:rPr>
      </w:pPr>
      <w:bookmarkStart w:id="776" w:name="_Toc401769857"/>
      <w:bookmarkStart w:id="777" w:name="_Toc181625221"/>
      <w:r w:rsidRPr="001F42D3">
        <w:rPr>
          <w:noProof w:val="0"/>
        </w:rPr>
        <w:t xml:space="preserve">B.5 </w:t>
      </w:r>
      <w:r w:rsidR="003D003E" w:rsidRPr="001F42D3">
        <w:rPr>
          <w:noProof w:val="0"/>
        </w:rPr>
        <w:t>PID - Patient Identification segment</w:t>
      </w:r>
      <w:bookmarkEnd w:id="776"/>
      <w:bookmarkEnd w:id="777"/>
    </w:p>
    <w:p w14:paraId="1AA5F3CB" w14:textId="1F6343F4" w:rsidR="00B11855" w:rsidRPr="001F42D3" w:rsidRDefault="006D613E" w:rsidP="005032ED">
      <w:pPr>
        <w:pStyle w:val="BodyText"/>
      </w:pPr>
      <w:r w:rsidRPr="001F42D3">
        <w:t>HL7</w:t>
      </w:r>
      <w:r w:rsidR="00995105" w:rsidRPr="001F42D3">
        <w:t xml:space="preserve"> </w:t>
      </w:r>
      <w:r w:rsidR="003D003E" w:rsidRPr="001F42D3">
        <w:t>v2.6: chapter 3 (3.4.2)</w:t>
      </w:r>
    </w:p>
    <w:p w14:paraId="6B866313" w14:textId="77777777" w:rsidR="00B11855" w:rsidRPr="001F42D3" w:rsidRDefault="003D003E" w:rsidP="005032ED">
      <w:pPr>
        <w:pStyle w:val="BodyText"/>
      </w:pPr>
      <w:r w:rsidRPr="001F42D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6E2FDECA" w:rsidR="00B11855" w:rsidRPr="001F42D3" w:rsidRDefault="003D003E" w:rsidP="005032ED">
      <w:pPr>
        <w:pStyle w:val="BodyText"/>
      </w:pPr>
      <w:r w:rsidRPr="001F42D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w:t>
      </w:r>
      <w:r w:rsidR="006E73C1" w:rsidRPr="001F42D3">
        <w:t>IHE Devices Technical Framework</w:t>
      </w:r>
      <w:r w:rsidRPr="001F42D3">
        <w:t>: IHE 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1F42D3" w:rsidRDefault="003D003E" w:rsidP="005032ED">
      <w:pPr>
        <w:pStyle w:val="BodyText"/>
      </w:pPr>
      <w:r w:rsidRPr="001F42D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1F42D3" w:rsidRDefault="003D003E" w:rsidP="00CF5627">
      <w:pPr>
        <w:pStyle w:val="TableTitle"/>
      </w:pPr>
      <w:r w:rsidRPr="001F42D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1F42D3" w14:paraId="1D069083" w14:textId="77777777" w:rsidTr="00A92110">
        <w:trPr>
          <w:cantSplit/>
          <w:tblHeader/>
          <w:jc w:val="center"/>
        </w:trPr>
        <w:tc>
          <w:tcPr>
            <w:tcW w:w="784" w:type="dxa"/>
            <w:shd w:val="clear" w:color="auto" w:fill="D9D9D9"/>
          </w:tcPr>
          <w:p w14:paraId="2ED179B4" w14:textId="77777777" w:rsidR="00B11855" w:rsidRPr="001F42D3" w:rsidRDefault="003D003E" w:rsidP="001F5A5C">
            <w:pPr>
              <w:pStyle w:val="TableEntryHeader"/>
            </w:pPr>
            <w:r w:rsidRPr="001F42D3">
              <w:t>SEQ</w:t>
            </w:r>
          </w:p>
        </w:tc>
        <w:tc>
          <w:tcPr>
            <w:tcW w:w="764" w:type="dxa"/>
            <w:shd w:val="clear" w:color="auto" w:fill="D9D9D9"/>
          </w:tcPr>
          <w:p w14:paraId="3536CD53" w14:textId="77777777" w:rsidR="00B11855" w:rsidRPr="001F42D3" w:rsidRDefault="003D003E" w:rsidP="001F5A5C">
            <w:pPr>
              <w:pStyle w:val="TableEntryHeader"/>
            </w:pPr>
            <w:r w:rsidRPr="001F42D3">
              <w:t>LEN</w:t>
            </w:r>
          </w:p>
        </w:tc>
        <w:tc>
          <w:tcPr>
            <w:tcW w:w="760" w:type="dxa"/>
            <w:shd w:val="clear" w:color="auto" w:fill="D9D9D9"/>
          </w:tcPr>
          <w:p w14:paraId="126FC850" w14:textId="77777777" w:rsidR="00B11855" w:rsidRPr="001F42D3" w:rsidRDefault="003D003E" w:rsidP="001F5A5C">
            <w:pPr>
              <w:pStyle w:val="TableEntryHeader"/>
            </w:pPr>
            <w:r w:rsidRPr="001F42D3">
              <w:t>DT</w:t>
            </w:r>
          </w:p>
        </w:tc>
        <w:tc>
          <w:tcPr>
            <w:tcW w:w="961" w:type="dxa"/>
            <w:shd w:val="clear" w:color="auto" w:fill="D9D9D9"/>
          </w:tcPr>
          <w:p w14:paraId="656472C3" w14:textId="77777777" w:rsidR="00B11855" w:rsidRPr="001F42D3" w:rsidRDefault="003D003E" w:rsidP="001F5A5C">
            <w:pPr>
              <w:pStyle w:val="TableEntryHeader"/>
            </w:pPr>
            <w:r w:rsidRPr="001F42D3">
              <w:t>Usage</w:t>
            </w:r>
          </w:p>
        </w:tc>
        <w:tc>
          <w:tcPr>
            <w:tcW w:w="1316" w:type="dxa"/>
            <w:shd w:val="clear" w:color="auto" w:fill="D9D9D9"/>
          </w:tcPr>
          <w:p w14:paraId="59938A8A" w14:textId="77777777" w:rsidR="00B11855" w:rsidRPr="001F42D3" w:rsidRDefault="003D003E" w:rsidP="001F5A5C">
            <w:pPr>
              <w:pStyle w:val="TableEntryHeader"/>
            </w:pPr>
            <w:r w:rsidRPr="001F42D3">
              <w:t>Card.</w:t>
            </w:r>
          </w:p>
        </w:tc>
        <w:tc>
          <w:tcPr>
            <w:tcW w:w="861" w:type="dxa"/>
            <w:shd w:val="clear" w:color="auto" w:fill="D9D9D9"/>
          </w:tcPr>
          <w:p w14:paraId="0C36B8F6" w14:textId="77777777" w:rsidR="00B11855" w:rsidRPr="001F42D3" w:rsidRDefault="003D003E" w:rsidP="001F5A5C">
            <w:pPr>
              <w:pStyle w:val="TableEntryHeader"/>
            </w:pPr>
            <w:r w:rsidRPr="001F42D3">
              <w:t>TBL#</w:t>
            </w:r>
          </w:p>
        </w:tc>
        <w:tc>
          <w:tcPr>
            <w:tcW w:w="2834" w:type="dxa"/>
            <w:shd w:val="clear" w:color="auto" w:fill="D9D9D9"/>
          </w:tcPr>
          <w:p w14:paraId="2A626D44" w14:textId="77777777" w:rsidR="00B11855" w:rsidRPr="001F42D3" w:rsidRDefault="003D003E" w:rsidP="001F5A5C">
            <w:pPr>
              <w:pStyle w:val="TableEntryHeader"/>
            </w:pPr>
            <w:r w:rsidRPr="001F42D3">
              <w:t>Element name</w:t>
            </w:r>
          </w:p>
        </w:tc>
      </w:tr>
      <w:tr w:rsidR="00C40FD5" w:rsidRPr="001F42D3" w14:paraId="4D5BE632" w14:textId="77777777" w:rsidTr="006C0E8E">
        <w:trPr>
          <w:cantSplit/>
          <w:jc w:val="center"/>
        </w:trPr>
        <w:tc>
          <w:tcPr>
            <w:tcW w:w="784" w:type="dxa"/>
          </w:tcPr>
          <w:p w14:paraId="1FE2BE05" w14:textId="77777777" w:rsidR="00B11855" w:rsidRPr="001F42D3" w:rsidRDefault="003D003E" w:rsidP="006C0E8E">
            <w:pPr>
              <w:pStyle w:val="TableEntry"/>
              <w:keepNext/>
            </w:pPr>
            <w:r w:rsidRPr="001F42D3">
              <w:t>1</w:t>
            </w:r>
          </w:p>
        </w:tc>
        <w:tc>
          <w:tcPr>
            <w:tcW w:w="764" w:type="dxa"/>
          </w:tcPr>
          <w:p w14:paraId="58A083C8" w14:textId="77777777" w:rsidR="00B11855" w:rsidRPr="001F42D3" w:rsidRDefault="003D003E" w:rsidP="006C0E8E">
            <w:pPr>
              <w:pStyle w:val="TableEntry"/>
              <w:keepNext/>
            </w:pPr>
            <w:r w:rsidRPr="001F42D3">
              <w:t>4</w:t>
            </w:r>
          </w:p>
        </w:tc>
        <w:tc>
          <w:tcPr>
            <w:tcW w:w="760" w:type="dxa"/>
          </w:tcPr>
          <w:p w14:paraId="20EC71D1" w14:textId="77777777" w:rsidR="00B11855" w:rsidRPr="001F42D3" w:rsidRDefault="003D003E" w:rsidP="006C0E8E">
            <w:pPr>
              <w:pStyle w:val="TableEntry"/>
              <w:keepNext/>
            </w:pPr>
            <w:r w:rsidRPr="001F42D3">
              <w:t>SI</w:t>
            </w:r>
          </w:p>
        </w:tc>
        <w:tc>
          <w:tcPr>
            <w:tcW w:w="961" w:type="dxa"/>
          </w:tcPr>
          <w:p w14:paraId="29D71074" w14:textId="77777777" w:rsidR="00B11855" w:rsidRPr="001F42D3" w:rsidRDefault="003D003E" w:rsidP="006C0E8E">
            <w:pPr>
              <w:pStyle w:val="TableEntry"/>
              <w:keepNext/>
            </w:pPr>
            <w:r w:rsidRPr="001F42D3">
              <w:t>X</w:t>
            </w:r>
          </w:p>
        </w:tc>
        <w:tc>
          <w:tcPr>
            <w:tcW w:w="1316" w:type="dxa"/>
          </w:tcPr>
          <w:p w14:paraId="3A9F0E74" w14:textId="77777777" w:rsidR="00B11855" w:rsidRPr="001F42D3" w:rsidRDefault="003D003E" w:rsidP="006C0E8E">
            <w:pPr>
              <w:pStyle w:val="TableEntry"/>
              <w:keepNext/>
            </w:pPr>
            <w:r w:rsidRPr="001F42D3">
              <w:t>[0..0]</w:t>
            </w:r>
          </w:p>
        </w:tc>
        <w:tc>
          <w:tcPr>
            <w:tcW w:w="861" w:type="dxa"/>
          </w:tcPr>
          <w:p w14:paraId="02FA4997" w14:textId="77777777" w:rsidR="00B11855" w:rsidRPr="001F42D3" w:rsidRDefault="00B11855" w:rsidP="006C0E8E">
            <w:pPr>
              <w:pStyle w:val="TableEntry"/>
              <w:keepNext/>
            </w:pPr>
          </w:p>
        </w:tc>
        <w:tc>
          <w:tcPr>
            <w:tcW w:w="2834" w:type="dxa"/>
          </w:tcPr>
          <w:p w14:paraId="56E5EA57" w14:textId="77777777" w:rsidR="00B11855" w:rsidRPr="001F42D3" w:rsidRDefault="003D003E" w:rsidP="006C0E8E">
            <w:pPr>
              <w:pStyle w:val="TableEntry"/>
              <w:keepNext/>
            </w:pPr>
            <w:r w:rsidRPr="001F42D3">
              <w:t>Set ID - PID</w:t>
            </w:r>
          </w:p>
        </w:tc>
      </w:tr>
      <w:tr w:rsidR="00C40FD5" w:rsidRPr="001F42D3" w14:paraId="287D9A7E" w14:textId="77777777" w:rsidTr="006C0E8E">
        <w:trPr>
          <w:cantSplit/>
          <w:jc w:val="center"/>
        </w:trPr>
        <w:tc>
          <w:tcPr>
            <w:tcW w:w="784" w:type="dxa"/>
          </w:tcPr>
          <w:p w14:paraId="599AEDCB" w14:textId="77777777" w:rsidR="00B11855" w:rsidRPr="001F42D3" w:rsidRDefault="003D003E" w:rsidP="006C0E8E">
            <w:pPr>
              <w:pStyle w:val="TableEntry"/>
              <w:keepNext/>
            </w:pPr>
            <w:r w:rsidRPr="001F42D3">
              <w:t>2</w:t>
            </w:r>
          </w:p>
        </w:tc>
        <w:tc>
          <w:tcPr>
            <w:tcW w:w="764" w:type="dxa"/>
          </w:tcPr>
          <w:p w14:paraId="27A17896" w14:textId="77777777" w:rsidR="00B11855" w:rsidRPr="001F42D3" w:rsidRDefault="003D003E" w:rsidP="006C0E8E">
            <w:pPr>
              <w:pStyle w:val="TableEntry"/>
              <w:keepNext/>
            </w:pPr>
            <w:r w:rsidRPr="001F42D3">
              <w:t>20</w:t>
            </w:r>
          </w:p>
        </w:tc>
        <w:tc>
          <w:tcPr>
            <w:tcW w:w="760" w:type="dxa"/>
          </w:tcPr>
          <w:p w14:paraId="789BE549" w14:textId="77777777" w:rsidR="00B11855" w:rsidRPr="001F42D3" w:rsidRDefault="003D003E" w:rsidP="006C0E8E">
            <w:pPr>
              <w:pStyle w:val="TableEntry"/>
              <w:keepNext/>
            </w:pPr>
            <w:r w:rsidRPr="001F42D3">
              <w:t>CX</w:t>
            </w:r>
          </w:p>
        </w:tc>
        <w:tc>
          <w:tcPr>
            <w:tcW w:w="961" w:type="dxa"/>
          </w:tcPr>
          <w:p w14:paraId="0FB816B6" w14:textId="77777777" w:rsidR="00B11855" w:rsidRPr="001F42D3" w:rsidRDefault="003D003E" w:rsidP="006C0E8E">
            <w:pPr>
              <w:pStyle w:val="TableEntry"/>
              <w:keepNext/>
            </w:pPr>
            <w:r w:rsidRPr="001F42D3">
              <w:t>X</w:t>
            </w:r>
          </w:p>
        </w:tc>
        <w:tc>
          <w:tcPr>
            <w:tcW w:w="1316" w:type="dxa"/>
          </w:tcPr>
          <w:p w14:paraId="244BFAE4" w14:textId="77777777" w:rsidR="00B11855" w:rsidRPr="001F42D3" w:rsidRDefault="003D003E" w:rsidP="006C0E8E">
            <w:pPr>
              <w:pStyle w:val="TableEntry"/>
              <w:keepNext/>
            </w:pPr>
            <w:r w:rsidRPr="001F42D3">
              <w:t>[0..0]</w:t>
            </w:r>
          </w:p>
        </w:tc>
        <w:tc>
          <w:tcPr>
            <w:tcW w:w="861" w:type="dxa"/>
          </w:tcPr>
          <w:p w14:paraId="11E4CE34" w14:textId="77777777" w:rsidR="00B11855" w:rsidRPr="001F42D3" w:rsidRDefault="00B11855" w:rsidP="006C0E8E">
            <w:pPr>
              <w:pStyle w:val="TableEntry"/>
              <w:keepNext/>
            </w:pPr>
          </w:p>
        </w:tc>
        <w:tc>
          <w:tcPr>
            <w:tcW w:w="2834" w:type="dxa"/>
          </w:tcPr>
          <w:p w14:paraId="11C75E69" w14:textId="77777777" w:rsidR="00B11855" w:rsidRPr="001F42D3" w:rsidRDefault="003D003E" w:rsidP="006C0E8E">
            <w:pPr>
              <w:pStyle w:val="TableEntry"/>
              <w:keepNext/>
            </w:pPr>
            <w:r w:rsidRPr="001F42D3">
              <w:t>Patient ID</w:t>
            </w:r>
          </w:p>
        </w:tc>
      </w:tr>
      <w:tr w:rsidR="00C40FD5" w:rsidRPr="001F42D3" w14:paraId="60EDE417" w14:textId="77777777" w:rsidTr="006C0E8E">
        <w:trPr>
          <w:cantSplit/>
          <w:jc w:val="center"/>
        </w:trPr>
        <w:tc>
          <w:tcPr>
            <w:tcW w:w="784" w:type="dxa"/>
          </w:tcPr>
          <w:p w14:paraId="759C9E06" w14:textId="77777777" w:rsidR="00B11855" w:rsidRPr="001F42D3" w:rsidRDefault="003D003E" w:rsidP="00CF7336">
            <w:pPr>
              <w:pStyle w:val="TableEntry"/>
            </w:pPr>
            <w:r w:rsidRPr="001F42D3">
              <w:t>3</w:t>
            </w:r>
          </w:p>
        </w:tc>
        <w:tc>
          <w:tcPr>
            <w:tcW w:w="764" w:type="dxa"/>
          </w:tcPr>
          <w:p w14:paraId="14674C9C" w14:textId="77777777" w:rsidR="00B11855" w:rsidRPr="001F42D3" w:rsidRDefault="003D003E" w:rsidP="00CF7336">
            <w:pPr>
              <w:pStyle w:val="TableEntry"/>
            </w:pPr>
            <w:r w:rsidRPr="001F42D3">
              <w:t>250</w:t>
            </w:r>
          </w:p>
        </w:tc>
        <w:tc>
          <w:tcPr>
            <w:tcW w:w="760" w:type="dxa"/>
          </w:tcPr>
          <w:p w14:paraId="59F2BD09" w14:textId="77777777" w:rsidR="00B11855" w:rsidRPr="001F42D3" w:rsidRDefault="003D003E" w:rsidP="00CF7336">
            <w:pPr>
              <w:pStyle w:val="TableEntry"/>
            </w:pPr>
            <w:r w:rsidRPr="001F42D3">
              <w:t>CX</w:t>
            </w:r>
          </w:p>
        </w:tc>
        <w:tc>
          <w:tcPr>
            <w:tcW w:w="961" w:type="dxa"/>
          </w:tcPr>
          <w:p w14:paraId="504ADD3B" w14:textId="77777777" w:rsidR="00B11855" w:rsidRPr="001F42D3" w:rsidRDefault="002F3FF7" w:rsidP="00CF7336">
            <w:pPr>
              <w:pStyle w:val="TableEntry"/>
            </w:pPr>
            <w:r w:rsidRPr="001F42D3">
              <w:t>C</w:t>
            </w:r>
          </w:p>
        </w:tc>
        <w:tc>
          <w:tcPr>
            <w:tcW w:w="1316" w:type="dxa"/>
          </w:tcPr>
          <w:p w14:paraId="63160DE7" w14:textId="77777777" w:rsidR="00B11855" w:rsidRPr="001F42D3" w:rsidRDefault="003D003E" w:rsidP="00CF7336">
            <w:pPr>
              <w:pStyle w:val="TableEntry"/>
            </w:pPr>
            <w:r w:rsidRPr="001F42D3">
              <w:t>[</w:t>
            </w:r>
            <w:r w:rsidR="00E86B15" w:rsidRPr="001F42D3">
              <w:t>0</w:t>
            </w:r>
            <w:r w:rsidRPr="001F42D3">
              <w:t>..6]</w:t>
            </w:r>
          </w:p>
        </w:tc>
        <w:tc>
          <w:tcPr>
            <w:tcW w:w="861" w:type="dxa"/>
          </w:tcPr>
          <w:p w14:paraId="60203F37" w14:textId="77777777" w:rsidR="00B11855" w:rsidRPr="001F42D3" w:rsidRDefault="00B11855" w:rsidP="00CF7336">
            <w:pPr>
              <w:pStyle w:val="TableEntry"/>
            </w:pPr>
          </w:p>
        </w:tc>
        <w:tc>
          <w:tcPr>
            <w:tcW w:w="2834" w:type="dxa"/>
          </w:tcPr>
          <w:p w14:paraId="50261B30" w14:textId="77777777" w:rsidR="00B11855" w:rsidRPr="001F42D3" w:rsidRDefault="003D003E" w:rsidP="00CF7336">
            <w:pPr>
              <w:pStyle w:val="TableEntry"/>
            </w:pPr>
            <w:r w:rsidRPr="001F42D3">
              <w:t>Patient Identifier List</w:t>
            </w:r>
          </w:p>
        </w:tc>
      </w:tr>
      <w:tr w:rsidR="00C40FD5" w:rsidRPr="001F42D3" w14:paraId="7BE494E3" w14:textId="77777777" w:rsidTr="006C0E8E">
        <w:trPr>
          <w:cantSplit/>
          <w:jc w:val="center"/>
        </w:trPr>
        <w:tc>
          <w:tcPr>
            <w:tcW w:w="784" w:type="dxa"/>
          </w:tcPr>
          <w:p w14:paraId="21543686" w14:textId="77777777" w:rsidR="00B11855" w:rsidRPr="001F42D3" w:rsidRDefault="003D003E" w:rsidP="00CF7336">
            <w:pPr>
              <w:pStyle w:val="TableEntry"/>
            </w:pPr>
            <w:r w:rsidRPr="001F42D3">
              <w:t>4</w:t>
            </w:r>
          </w:p>
        </w:tc>
        <w:tc>
          <w:tcPr>
            <w:tcW w:w="764" w:type="dxa"/>
          </w:tcPr>
          <w:p w14:paraId="36BC894C" w14:textId="77777777" w:rsidR="00B11855" w:rsidRPr="001F42D3" w:rsidRDefault="003D003E" w:rsidP="00CF7336">
            <w:pPr>
              <w:pStyle w:val="TableEntry"/>
            </w:pPr>
            <w:r w:rsidRPr="001F42D3">
              <w:t>20</w:t>
            </w:r>
          </w:p>
        </w:tc>
        <w:tc>
          <w:tcPr>
            <w:tcW w:w="760" w:type="dxa"/>
          </w:tcPr>
          <w:p w14:paraId="79EC018C" w14:textId="77777777" w:rsidR="00B11855" w:rsidRPr="001F42D3" w:rsidRDefault="003D003E" w:rsidP="00CF7336">
            <w:pPr>
              <w:pStyle w:val="TableEntry"/>
            </w:pPr>
            <w:r w:rsidRPr="001F42D3">
              <w:t>CX</w:t>
            </w:r>
          </w:p>
        </w:tc>
        <w:tc>
          <w:tcPr>
            <w:tcW w:w="961" w:type="dxa"/>
          </w:tcPr>
          <w:p w14:paraId="6E044900" w14:textId="77777777" w:rsidR="00B11855" w:rsidRPr="001F42D3" w:rsidRDefault="003D003E" w:rsidP="00CF7336">
            <w:pPr>
              <w:pStyle w:val="TableEntry"/>
            </w:pPr>
            <w:r w:rsidRPr="001F42D3">
              <w:t>X</w:t>
            </w:r>
          </w:p>
        </w:tc>
        <w:tc>
          <w:tcPr>
            <w:tcW w:w="1316" w:type="dxa"/>
          </w:tcPr>
          <w:p w14:paraId="357169A1" w14:textId="77777777" w:rsidR="00B11855" w:rsidRPr="001F42D3" w:rsidRDefault="003D003E" w:rsidP="00CF7336">
            <w:pPr>
              <w:pStyle w:val="TableEntry"/>
            </w:pPr>
            <w:r w:rsidRPr="001F42D3">
              <w:t>[0..0]</w:t>
            </w:r>
          </w:p>
        </w:tc>
        <w:tc>
          <w:tcPr>
            <w:tcW w:w="861" w:type="dxa"/>
          </w:tcPr>
          <w:p w14:paraId="5AEE1D3A" w14:textId="77777777" w:rsidR="00B11855" w:rsidRPr="001F42D3" w:rsidRDefault="00B11855" w:rsidP="00CF7336">
            <w:pPr>
              <w:pStyle w:val="TableEntry"/>
            </w:pPr>
          </w:p>
        </w:tc>
        <w:tc>
          <w:tcPr>
            <w:tcW w:w="2834" w:type="dxa"/>
          </w:tcPr>
          <w:p w14:paraId="7BE42ECE" w14:textId="77777777" w:rsidR="00B11855" w:rsidRPr="001F42D3" w:rsidRDefault="003D003E" w:rsidP="00CF7336">
            <w:pPr>
              <w:pStyle w:val="TableEntry"/>
            </w:pPr>
            <w:r w:rsidRPr="001F42D3">
              <w:t>Alternate Patient ID - PID</w:t>
            </w:r>
          </w:p>
        </w:tc>
      </w:tr>
      <w:tr w:rsidR="00C40FD5" w:rsidRPr="001F42D3" w14:paraId="52719132" w14:textId="77777777" w:rsidTr="006C0E8E">
        <w:trPr>
          <w:cantSplit/>
          <w:jc w:val="center"/>
        </w:trPr>
        <w:tc>
          <w:tcPr>
            <w:tcW w:w="784" w:type="dxa"/>
          </w:tcPr>
          <w:p w14:paraId="0B30B2A4" w14:textId="77777777" w:rsidR="00B11855" w:rsidRPr="001F42D3" w:rsidRDefault="003D003E" w:rsidP="00CF7336">
            <w:pPr>
              <w:pStyle w:val="TableEntry"/>
            </w:pPr>
            <w:r w:rsidRPr="001F42D3">
              <w:t>5</w:t>
            </w:r>
          </w:p>
        </w:tc>
        <w:tc>
          <w:tcPr>
            <w:tcW w:w="764" w:type="dxa"/>
          </w:tcPr>
          <w:p w14:paraId="6641FFE3" w14:textId="77777777" w:rsidR="00B11855" w:rsidRPr="001F42D3" w:rsidRDefault="003D003E" w:rsidP="00CF7336">
            <w:pPr>
              <w:pStyle w:val="TableEntry"/>
            </w:pPr>
            <w:r w:rsidRPr="001F42D3">
              <w:t>250</w:t>
            </w:r>
          </w:p>
        </w:tc>
        <w:tc>
          <w:tcPr>
            <w:tcW w:w="760" w:type="dxa"/>
          </w:tcPr>
          <w:p w14:paraId="0D029E28" w14:textId="77777777" w:rsidR="00B11855" w:rsidRPr="001F42D3" w:rsidRDefault="003D003E" w:rsidP="00CF7336">
            <w:pPr>
              <w:pStyle w:val="TableEntry"/>
            </w:pPr>
            <w:r w:rsidRPr="001F42D3">
              <w:t>XPN</w:t>
            </w:r>
          </w:p>
        </w:tc>
        <w:tc>
          <w:tcPr>
            <w:tcW w:w="961" w:type="dxa"/>
          </w:tcPr>
          <w:p w14:paraId="387A0D38" w14:textId="77777777" w:rsidR="00B11855" w:rsidRPr="001F42D3" w:rsidRDefault="002F3FF7" w:rsidP="00CF7336">
            <w:pPr>
              <w:pStyle w:val="TableEntry"/>
            </w:pPr>
            <w:r w:rsidRPr="001F42D3">
              <w:t>C</w:t>
            </w:r>
          </w:p>
        </w:tc>
        <w:tc>
          <w:tcPr>
            <w:tcW w:w="1316" w:type="dxa"/>
          </w:tcPr>
          <w:p w14:paraId="3D59E906" w14:textId="77777777" w:rsidR="00B11855" w:rsidRPr="001F42D3" w:rsidRDefault="003D003E" w:rsidP="00E86B15">
            <w:pPr>
              <w:pStyle w:val="TableEntry"/>
            </w:pPr>
            <w:r w:rsidRPr="001F42D3">
              <w:t>[</w:t>
            </w:r>
            <w:r w:rsidR="00E86B15" w:rsidRPr="001F42D3">
              <w:t>0</w:t>
            </w:r>
            <w:r w:rsidRPr="001F42D3">
              <w:t>..6]</w:t>
            </w:r>
          </w:p>
        </w:tc>
        <w:tc>
          <w:tcPr>
            <w:tcW w:w="861" w:type="dxa"/>
          </w:tcPr>
          <w:p w14:paraId="3D4D5030" w14:textId="77777777" w:rsidR="00B11855" w:rsidRPr="001F42D3" w:rsidRDefault="00B11855" w:rsidP="00CF7336">
            <w:pPr>
              <w:pStyle w:val="TableEntry"/>
            </w:pPr>
          </w:p>
        </w:tc>
        <w:tc>
          <w:tcPr>
            <w:tcW w:w="2834" w:type="dxa"/>
          </w:tcPr>
          <w:p w14:paraId="5A0A2671" w14:textId="77777777" w:rsidR="00B11855" w:rsidRPr="001F42D3" w:rsidRDefault="003D003E" w:rsidP="00CF7336">
            <w:pPr>
              <w:pStyle w:val="TableEntry"/>
            </w:pPr>
            <w:r w:rsidRPr="001F42D3">
              <w:t>Patient Name</w:t>
            </w:r>
          </w:p>
        </w:tc>
      </w:tr>
      <w:tr w:rsidR="00C40FD5" w:rsidRPr="001F42D3" w14:paraId="747AD12D" w14:textId="77777777" w:rsidTr="006C0E8E">
        <w:trPr>
          <w:cantSplit/>
          <w:jc w:val="center"/>
        </w:trPr>
        <w:tc>
          <w:tcPr>
            <w:tcW w:w="784" w:type="dxa"/>
          </w:tcPr>
          <w:p w14:paraId="69DC0454" w14:textId="77777777" w:rsidR="00B11855" w:rsidRPr="001F42D3" w:rsidRDefault="003D003E" w:rsidP="00CF7336">
            <w:pPr>
              <w:pStyle w:val="TableEntry"/>
            </w:pPr>
            <w:r w:rsidRPr="001F42D3">
              <w:t>6</w:t>
            </w:r>
          </w:p>
        </w:tc>
        <w:tc>
          <w:tcPr>
            <w:tcW w:w="764" w:type="dxa"/>
          </w:tcPr>
          <w:p w14:paraId="389EEA33" w14:textId="77777777" w:rsidR="00B11855" w:rsidRPr="001F42D3" w:rsidRDefault="003D003E" w:rsidP="00CF7336">
            <w:pPr>
              <w:pStyle w:val="TableEntry"/>
            </w:pPr>
            <w:r w:rsidRPr="001F42D3">
              <w:t>250</w:t>
            </w:r>
          </w:p>
        </w:tc>
        <w:tc>
          <w:tcPr>
            <w:tcW w:w="760" w:type="dxa"/>
          </w:tcPr>
          <w:p w14:paraId="438B7EA5" w14:textId="77777777" w:rsidR="00B11855" w:rsidRPr="001F42D3" w:rsidRDefault="003D003E" w:rsidP="00CF7336">
            <w:pPr>
              <w:pStyle w:val="TableEntry"/>
            </w:pPr>
            <w:r w:rsidRPr="001F42D3">
              <w:t>XPN</w:t>
            </w:r>
          </w:p>
        </w:tc>
        <w:tc>
          <w:tcPr>
            <w:tcW w:w="961" w:type="dxa"/>
          </w:tcPr>
          <w:p w14:paraId="59864ACB" w14:textId="77777777" w:rsidR="00B11855" w:rsidRPr="001F42D3" w:rsidRDefault="003D003E" w:rsidP="00CF7336">
            <w:pPr>
              <w:pStyle w:val="TableEntry"/>
            </w:pPr>
            <w:r w:rsidRPr="001F42D3">
              <w:t>RE</w:t>
            </w:r>
          </w:p>
        </w:tc>
        <w:tc>
          <w:tcPr>
            <w:tcW w:w="1316" w:type="dxa"/>
          </w:tcPr>
          <w:p w14:paraId="0FF03932" w14:textId="77777777" w:rsidR="00B11855" w:rsidRPr="001F42D3" w:rsidRDefault="003D003E" w:rsidP="00CF7336">
            <w:pPr>
              <w:pStyle w:val="TableEntry"/>
            </w:pPr>
            <w:r w:rsidRPr="001F42D3">
              <w:t>[0..1]</w:t>
            </w:r>
          </w:p>
        </w:tc>
        <w:tc>
          <w:tcPr>
            <w:tcW w:w="861" w:type="dxa"/>
          </w:tcPr>
          <w:p w14:paraId="0DCEF8C7" w14:textId="77777777" w:rsidR="00B11855" w:rsidRPr="001F42D3" w:rsidRDefault="00B11855" w:rsidP="00CF7336">
            <w:pPr>
              <w:pStyle w:val="TableEntry"/>
            </w:pPr>
          </w:p>
        </w:tc>
        <w:tc>
          <w:tcPr>
            <w:tcW w:w="2834" w:type="dxa"/>
          </w:tcPr>
          <w:p w14:paraId="582A93F4" w14:textId="77777777" w:rsidR="00B11855" w:rsidRPr="001F42D3" w:rsidRDefault="003D003E" w:rsidP="00CF7336">
            <w:pPr>
              <w:pStyle w:val="TableEntry"/>
            </w:pPr>
            <w:r w:rsidRPr="001F42D3">
              <w:t>Mother’s Maiden Name</w:t>
            </w:r>
          </w:p>
        </w:tc>
      </w:tr>
      <w:tr w:rsidR="00C40FD5" w:rsidRPr="001F42D3" w14:paraId="2E0F32D7" w14:textId="77777777" w:rsidTr="006C0E8E">
        <w:trPr>
          <w:cantSplit/>
          <w:jc w:val="center"/>
        </w:trPr>
        <w:tc>
          <w:tcPr>
            <w:tcW w:w="784" w:type="dxa"/>
          </w:tcPr>
          <w:p w14:paraId="26B7ADE0" w14:textId="77777777" w:rsidR="00B11855" w:rsidRPr="001F42D3" w:rsidRDefault="003D003E" w:rsidP="00CF7336">
            <w:pPr>
              <w:pStyle w:val="TableEntry"/>
            </w:pPr>
            <w:r w:rsidRPr="001F42D3">
              <w:t>7</w:t>
            </w:r>
          </w:p>
        </w:tc>
        <w:tc>
          <w:tcPr>
            <w:tcW w:w="764" w:type="dxa"/>
          </w:tcPr>
          <w:p w14:paraId="6F962E08" w14:textId="77777777" w:rsidR="00B11855" w:rsidRPr="001F42D3" w:rsidRDefault="003D003E" w:rsidP="00CF7336">
            <w:pPr>
              <w:pStyle w:val="TableEntry"/>
            </w:pPr>
            <w:r w:rsidRPr="001F42D3">
              <w:t>24</w:t>
            </w:r>
          </w:p>
        </w:tc>
        <w:tc>
          <w:tcPr>
            <w:tcW w:w="760" w:type="dxa"/>
          </w:tcPr>
          <w:p w14:paraId="6F70E9EE" w14:textId="77777777" w:rsidR="00B11855" w:rsidRPr="001F42D3" w:rsidRDefault="003D003E" w:rsidP="00CF7336">
            <w:pPr>
              <w:pStyle w:val="TableEntry"/>
            </w:pPr>
            <w:r w:rsidRPr="001F42D3">
              <w:t>DTM</w:t>
            </w:r>
          </w:p>
        </w:tc>
        <w:tc>
          <w:tcPr>
            <w:tcW w:w="961" w:type="dxa"/>
          </w:tcPr>
          <w:p w14:paraId="59CB4792" w14:textId="77777777" w:rsidR="00B11855" w:rsidRPr="001F42D3" w:rsidRDefault="003D003E" w:rsidP="00CF7336">
            <w:pPr>
              <w:pStyle w:val="TableEntry"/>
            </w:pPr>
            <w:r w:rsidRPr="001F42D3">
              <w:t>RE</w:t>
            </w:r>
          </w:p>
        </w:tc>
        <w:tc>
          <w:tcPr>
            <w:tcW w:w="1316" w:type="dxa"/>
          </w:tcPr>
          <w:p w14:paraId="66858C78" w14:textId="77777777" w:rsidR="00B11855" w:rsidRPr="001F42D3" w:rsidRDefault="003D003E" w:rsidP="00CF7336">
            <w:pPr>
              <w:pStyle w:val="TableEntry"/>
            </w:pPr>
            <w:r w:rsidRPr="001F42D3">
              <w:t>[0..1]</w:t>
            </w:r>
          </w:p>
        </w:tc>
        <w:tc>
          <w:tcPr>
            <w:tcW w:w="861" w:type="dxa"/>
          </w:tcPr>
          <w:p w14:paraId="2C6ACF08" w14:textId="77777777" w:rsidR="00B11855" w:rsidRPr="001F42D3" w:rsidRDefault="00B11855" w:rsidP="00CF7336">
            <w:pPr>
              <w:pStyle w:val="TableEntry"/>
            </w:pPr>
          </w:p>
        </w:tc>
        <w:tc>
          <w:tcPr>
            <w:tcW w:w="2834" w:type="dxa"/>
          </w:tcPr>
          <w:p w14:paraId="18952DEA" w14:textId="77777777" w:rsidR="00B11855" w:rsidRPr="001F42D3" w:rsidRDefault="003D003E" w:rsidP="00CF7336">
            <w:pPr>
              <w:pStyle w:val="TableEntry"/>
            </w:pPr>
            <w:r w:rsidRPr="001F42D3">
              <w:t>Date/Time of Birth</w:t>
            </w:r>
          </w:p>
        </w:tc>
      </w:tr>
      <w:tr w:rsidR="00C40FD5" w:rsidRPr="001F42D3" w14:paraId="09F4C3CB" w14:textId="77777777" w:rsidTr="006C0E8E">
        <w:trPr>
          <w:cantSplit/>
          <w:jc w:val="center"/>
        </w:trPr>
        <w:tc>
          <w:tcPr>
            <w:tcW w:w="784" w:type="dxa"/>
          </w:tcPr>
          <w:p w14:paraId="181E2ADD" w14:textId="77777777" w:rsidR="00B11855" w:rsidRPr="001F42D3" w:rsidRDefault="003D003E" w:rsidP="00CF7336">
            <w:pPr>
              <w:pStyle w:val="TableEntry"/>
            </w:pPr>
            <w:r w:rsidRPr="001F42D3">
              <w:t>8</w:t>
            </w:r>
          </w:p>
        </w:tc>
        <w:tc>
          <w:tcPr>
            <w:tcW w:w="764" w:type="dxa"/>
          </w:tcPr>
          <w:p w14:paraId="585F2212" w14:textId="77777777" w:rsidR="00B11855" w:rsidRPr="001F42D3" w:rsidRDefault="003D003E" w:rsidP="00CF7336">
            <w:pPr>
              <w:pStyle w:val="TableEntry"/>
            </w:pPr>
            <w:r w:rsidRPr="001F42D3">
              <w:t>1</w:t>
            </w:r>
          </w:p>
        </w:tc>
        <w:tc>
          <w:tcPr>
            <w:tcW w:w="760" w:type="dxa"/>
          </w:tcPr>
          <w:p w14:paraId="54AAF8CF" w14:textId="77777777" w:rsidR="00B11855" w:rsidRPr="001F42D3" w:rsidRDefault="003D003E" w:rsidP="00CF7336">
            <w:pPr>
              <w:pStyle w:val="TableEntry"/>
            </w:pPr>
            <w:r w:rsidRPr="001F42D3">
              <w:t>IS</w:t>
            </w:r>
          </w:p>
        </w:tc>
        <w:tc>
          <w:tcPr>
            <w:tcW w:w="961" w:type="dxa"/>
          </w:tcPr>
          <w:p w14:paraId="3E180919" w14:textId="77777777" w:rsidR="00B11855" w:rsidRPr="001F42D3" w:rsidRDefault="003D003E" w:rsidP="00CF7336">
            <w:pPr>
              <w:pStyle w:val="TableEntry"/>
            </w:pPr>
            <w:r w:rsidRPr="001F42D3">
              <w:t>RE</w:t>
            </w:r>
          </w:p>
        </w:tc>
        <w:tc>
          <w:tcPr>
            <w:tcW w:w="1316" w:type="dxa"/>
          </w:tcPr>
          <w:p w14:paraId="3B21CD23" w14:textId="77777777" w:rsidR="00B11855" w:rsidRPr="001F42D3" w:rsidRDefault="003D003E" w:rsidP="00CF7336">
            <w:pPr>
              <w:pStyle w:val="TableEntry"/>
            </w:pPr>
            <w:r w:rsidRPr="001F42D3">
              <w:t>[0..1]</w:t>
            </w:r>
          </w:p>
        </w:tc>
        <w:tc>
          <w:tcPr>
            <w:tcW w:w="861" w:type="dxa"/>
          </w:tcPr>
          <w:p w14:paraId="1AC79561" w14:textId="77777777" w:rsidR="00B11855" w:rsidRPr="001F42D3" w:rsidRDefault="003D003E" w:rsidP="00CF7336">
            <w:pPr>
              <w:pStyle w:val="TableEntry"/>
            </w:pPr>
            <w:r w:rsidRPr="001F42D3">
              <w:t>0001</w:t>
            </w:r>
          </w:p>
        </w:tc>
        <w:tc>
          <w:tcPr>
            <w:tcW w:w="2834" w:type="dxa"/>
          </w:tcPr>
          <w:p w14:paraId="75BA5FA9" w14:textId="77777777" w:rsidR="00B11855" w:rsidRPr="001F42D3" w:rsidRDefault="003D003E" w:rsidP="00CF7336">
            <w:pPr>
              <w:pStyle w:val="TableEntry"/>
            </w:pPr>
            <w:r w:rsidRPr="001F42D3">
              <w:t>Administrative Sex</w:t>
            </w:r>
          </w:p>
        </w:tc>
      </w:tr>
      <w:tr w:rsidR="00C40FD5" w:rsidRPr="001F42D3" w14:paraId="05328365" w14:textId="77777777" w:rsidTr="006C0E8E">
        <w:trPr>
          <w:cantSplit/>
          <w:jc w:val="center"/>
        </w:trPr>
        <w:tc>
          <w:tcPr>
            <w:tcW w:w="784" w:type="dxa"/>
          </w:tcPr>
          <w:p w14:paraId="0E07FDB8" w14:textId="77777777" w:rsidR="00B11855" w:rsidRPr="001F42D3" w:rsidRDefault="003D003E" w:rsidP="00CF7336">
            <w:pPr>
              <w:pStyle w:val="TableEntry"/>
            </w:pPr>
            <w:r w:rsidRPr="001F42D3">
              <w:t>9</w:t>
            </w:r>
          </w:p>
        </w:tc>
        <w:tc>
          <w:tcPr>
            <w:tcW w:w="764" w:type="dxa"/>
          </w:tcPr>
          <w:p w14:paraId="639D2D72" w14:textId="77777777" w:rsidR="00B11855" w:rsidRPr="001F42D3" w:rsidRDefault="003D003E" w:rsidP="00CF7336">
            <w:pPr>
              <w:pStyle w:val="TableEntry"/>
            </w:pPr>
            <w:r w:rsidRPr="001F42D3">
              <w:t>250</w:t>
            </w:r>
          </w:p>
        </w:tc>
        <w:tc>
          <w:tcPr>
            <w:tcW w:w="760" w:type="dxa"/>
          </w:tcPr>
          <w:p w14:paraId="1FE551B2" w14:textId="77777777" w:rsidR="00B11855" w:rsidRPr="001F42D3" w:rsidRDefault="003D003E" w:rsidP="00CF7336">
            <w:pPr>
              <w:pStyle w:val="TableEntry"/>
            </w:pPr>
            <w:r w:rsidRPr="001F42D3">
              <w:t>XPN</w:t>
            </w:r>
          </w:p>
        </w:tc>
        <w:tc>
          <w:tcPr>
            <w:tcW w:w="961" w:type="dxa"/>
          </w:tcPr>
          <w:p w14:paraId="3B7BE6FE" w14:textId="77777777" w:rsidR="00B11855" w:rsidRPr="001F42D3" w:rsidRDefault="003D003E" w:rsidP="00CF7336">
            <w:pPr>
              <w:pStyle w:val="TableEntry"/>
            </w:pPr>
            <w:r w:rsidRPr="001F42D3">
              <w:t>X</w:t>
            </w:r>
          </w:p>
        </w:tc>
        <w:tc>
          <w:tcPr>
            <w:tcW w:w="1316" w:type="dxa"/>
          </w:tcPr>
          <w:p w14:paraId="1B596323" w14:textId="77777777" w:rsidR="00B11855" w:rsidRPr="001F42D3" w:rsidRDefault="003D003E" w:rsidP="00CF7336">
            <w:pPr>
              <w:pStyle w:val="TableEntry"/>
            </w:pPr>
            <w:r w:rsidRPr="001F42D3">
              <w:t>[0..0]</w:t>
            </w:r>
          </w:p>
        </w:tc>
        <w:tc>
          <w:tcPr>
            <w:tcW w:w="861" w:type="dxa"/>
          </w:tcPr>
          <w:p w14:paraId="4F3CE66B" w14:textId="77777777" w:rsidR="00B11855" w:rsidRPr="001F42D3" w:rsidRDefault="00B11855" w:rsidP="00CF7336">
            <w:pPr>
              <w:pStyle w:val="TableEntry"/>
            </w:pPr>
          </w:p>
        </w:tc>
        <w:tc>
          <w:tcPr>
            <w:tcW w:w="2834" w:type="dxa"/>
          </w:tcPr>
          <w:p w14:paraId="6E607341" w14:textId="77777777" w:rsidR="00B11855" w:rsidRPr="001F42D3" w:rsidRDefault="003D003E" w:rsidP="00CF7336">
            <w:pPr>
              <w:pStyle w:val="TableEntry"/>
            </w:pPr>
            <w:r w:rsidRPr="001F42D3">
              <w:t>Patient Alias</w:t>
            </w:r>
          </w:p>
        </w:tc>
      </w:tr>
      <w:tr w:rsidR="00C40FD5" w:rsidRPr="001F42D3" w14:paraId="1709BBEE" w14:textId="77777777" w:rsidTr="006C0E8E">
        <w:trPr>
          <w:cantSplit/>
          <w:jc w:val="center"/>
        </w:trPr>
        <w:tc>
          <w:tcPr>
            <w:tcW w:w="784" w:type="dxa"/>
          </w:tcPr>
          <w:p w14:paraId="7DE77A0D" w14:textId="77777777" w:rsidR="00B11855" w:rsidRPr="001F42D3" w:rsidRDefault="003D003E" w:rsidP="00CF7336">
            <w:pPr>
              <w:pStyle w:val="TableEntry"/>
            </w:pPr>
            <w:r w:rsidRPr="001F42D3">
              <w:t>10</w:t>
            </w:r>
          </w:p>
        </w:tc>
        <w:tc>
          <w:tcPr>
            <w:tcW w:w="764" w:type="dxa"/>
          </w:tcPr>
          <w:p w14:paraId="3442460D" w14:textId="77777777" w:rsidR="00B11855" w:rsidRPr="001F42D3" w:rsidRDefault="003D003E" w:rsidP="00CF7336">
            <w:pPr>
              <w:pStyle w:val="TableEntry"/>
            </w:pPr>
            <w:r w:rsidRPr="001F42D3">
              <w:t>705</w:t>
            </w:r>
          </w:p>
        </w:tc>
        <w:tc>
          <w:tcPr>
            <w:tcW w:w="760" w:type="dxa"/>
          </w:tcPr>
          <w:p w14:paraId="6D8627FA" w14:textId="77777777" w:rsidR="00B11855" w:rsidRPr="001F42D3" w:rsidRDefault="003D003E" w:rsidP="00CF7336">
            <w:pPr>
              <w:pStyle w:val="TableEntry"/>
            </w:pPr>
            <w:r w:rsidRPr="001F42D3">
              <w:t>CWE</w:t>
            </w:r>
          </w:p>
        </w:tc>
        <w:tc>
          <w:tcPr>
            <w:tcW w:w="961" w:type="dxa"/>
          </w:tcPr>
          <w:p w14:paraId="4EB8980E" w14:textId="77777777" w:rsidR="00B11855" w:rsidRPr="001F42D3" w:rsidRDefault="003D003E" w:rsidP="00CF7336">
            <w:pPr>
              <w:pStyle w:val="TableEntry"/>
            </w:pPr>
            <w:r w:rsidRPr="001F42D3">
              <w:t>RE</w:t>
            </w:r>
          </w:p>
        </w:tc>
        <w:tc>
          <w:tcPr>
            <w:tcW w:w="1316" w:type="dxa"/>
          </w:tcPr>
          <w:p w14:paraId="1AAE4334" w14:textId="77777777" w:rsidR="00B11855" w:rsidRPr="001F42D3" w:rsidRDefault="003D003E" w:rsidP="00CF7336">
            <w:pPr>
              <w:pStyle w:val="TableEntry"/>
            </w:pPr>
            <w:r w:rsidRPr="001F42D3">
              <w:t>[0..1]</w:t>
            </w:r>
          </w:p>
        </w:tc>
        <w:tc>
          <w:tcPr>
            <w:tcW w:w="861" w:type="dxa"/>
          </w:tcPr>
          <w:p w14:paraId="2A54EDDF" w14:textId="77777777" w:rsidR="00B11855" w:rsidRPr="001F42D3" w:rsidRDefault="003D003E" w:rsidP="00CF7336">
            <w:pPr>
              <w:pStyle w:val="TableEntry"/>
            </w:pPr>
            <w:r w:rsidRPr="001F42D3">
              <w:t>0005</w:t>
            </w:r>
          </w:p>
        </w:tc>
        <w:tc>
          <w:tcPr>
            <w:tcW w:w="2834" w:type="dxa"/>
          </w:tcPr>
          <w:p w14:paraId="17363E89" w14:textId="77777777" w:rsidR="00B11855" w:rsidRPr="001F42D3" w:rsidRDefault="003D003E" w:rsidP="00CF7336">
            <w:pPr>
              <w:pStyle w:val="TableEntry"/>
            </w:pPr>
            <w:r w:rsidRPr="001F42D3">
              <w:t>Race</w:t>
            </w:r>
          </w:p>
        </w:tc>
      </w:tr>
      <w:tr w:rsidR="00C40FD5" w:rsidRPr="001F42D3" w14:paraId="4BCDF674" w14:textId="77777777" w:rsidTr="006C0E8E">
        <w:trPr>
          <w:cantSplit/>
          <w:jc w:val="center"/>
        </w:trPr>
        <w:tc>
          <w:tcPr>
            <w:tcW w:w="784" w:type="dxa"/>
          </w:tcPr>
          <w:p w14:paraId="6B7B48BD" w14:textId="77777777" w:rsidR="00B11855" w:rsidRPr="001F42D3" w:rsidRDefault="003D003E" w:rsidP="00CF7336">
            <w:pPr>
              <w:pStyle w:val="TableEntry"/>
            </w:pPr>
            <w:r w:rsidRPr="001F42D3">
              <w:t>11</w:t>
            </w:r>
          </w:p>
        </w:tc>
        <w:tc>
          <w:tcPr>
            <w:tcW w:w="764" w:type="dxa"/>
          </w:tcPr>
          <w:p w14:paraId="73A26C19" w14:textId="77777777" w:rsidR="00B11855" w:rsidRPr="001F42D3" w:rsidRDefault="003D003E" w:rsidP="00CF7336">
            <w:pPr>
              <w:pStyle w:val="TableEntry"/>
            </w:pPr>
            <w:r w:rsidRPr="001F42D3">
              <w:t>250</w:t>
            </w:r>
          </w:p>
        </w:tc>
        <w:tc>
          <w:tcPr>
            <w:tcW w:w="760" w:type="dxa"/>
          </w:tcPr>
          <w:p w14:paraId="3919FB96" w14:textId="77777777" w:rsidR="00B11855" w:rsidRPr="001F42D3" w:rsidRDefault="003D003E" w:rsidP="00CF7336">
            <w:pPr>
              <w:pStyle w:val="TableEntry"/>
            </w:pPr>
            <w:r w:rsidRPr="001F42D3">
              <w:t>XAD</w:t>
            </w:r>
          </w:p>
        </w:tc>
        <w:tc>
          <w:tcPr>
            <w:tcW w:w="961" w:type="dxa"/>
          </w:tcPr>
          <w:p w14:paraId="34D570C0" w14:textId="77777777" w:rsidR="00B11855" w:rsidRPr="001F42D3" w:rsidRDefault="003D003E" w:rsidP="00CF7336">
            <w:pPr>
              <w:pStyle w:val="TableEntry"/>
            </w:pPr>
            <w:r w:rsidRPr="001F42D3">
              <w:t>RE</w:t>
            </w:r>
          </w:p>
        </w:tc>
        <w:tc>
          <w:tcPr>
            <w:tcW w:w="1316" w:type="dxa"/>
          </w:tcPr>
          <w:p w14:paraId="7B53459F" w14:textId="77777777" w:rsidR="00B11855" w:rsidRPr="001F42D3" w:rsidRDefault="003D003E" w:rsidP="00CF7336">
            <w:pPr>
              <w:pStyle w:val="TableEntry"/>
            </w:pPr>
            <w:r w:rsidRPr="001F42D3">
              <w:t>[0..1]</w:t>
            </w:r>
          </w:p>
        </w:tc>
        <w:tc>
          <w:tcPr>
            <w:tcW w:w="861" w:type="dxa"/>
          </w:tcPr>
          <w:p w14:paraId="44A2D6BA" w14:textId="77777777" w:rsidR="00B11855" w:rsidRPr="001F42D3" w:rsidRDefault="00B11855" w:rsidP="00CF7336">
            <w:pPr>
              <w:pStyle w:val="TableEntry"/>
            </w:pPr>
          </w:p>
        </w:tc>
        <w:tc>
          <w:tcPr>
            <w:tcW w:w="2834" w:type="dxa"/>
          </w:tcPr>
          <w:p w14:paraId="3614820D" w14:textId="77777777" w:rsidR="00B11855" w:rsidRPr="001F42D3" w:rsidRDefault="003D003E" w:rsidP="00CF7336">
            <w:pPr>
              <w:pStyle w:val="TableEntry"/>
            </w:pPr>
            <w:r w:rsidRPr="001F42D3">
              <w:t>Patient Address</w:t>
            </w:r>
          </w:p>
        </w:tc>
      </w:tr>
      <w:tr w:rsidR="00C40FD5" w:rsidRPr="001F42D3" w14:paraId="2077D059" w14:textId="77777777" w:rsidTr="006C0E8E">
        <w:trPr>
          <w:cantSplit/>
          <w:jc w:val="center"/>
        </w:trPr>
        <w:tc>
          <w:tcPr>
            <w:tcW w:w="784" w:type="dxa"/>
          </w:tcPr>
          <w:p w14:paraId="37748FCA" w14:textId="77777777" w:rsidR="00B11855" w:rsidRPr="001F42D3" w:rsidRDefault="003D003E" w:rsidP="00CF7336">
            <w:pPr>
              <w:pStyle w:val="TableEntry"/>
            </w:pPr>
            <w:r w:rsidRPr="001F42D3">
              <w:t>12</w:t>
            </w:r>
          </w:p>
        </w:tc>
        <w:tc>
          <w:tcPr>
            <w:tcW w:w="764" w:type="dxa"/>
          </w:tcPr>
          <w:p w14:paraId="0DBD1572" w14:textId="77777777" w:rsidR="00B11855" w:rsidRPr="001F42D3" w:rsidRDefault="003D003E" w:rsidP="00CF7336">
            <w:pPr>
              <w:pStyle w:val="TableEntry"/>
            </w:pPr>
            <w:r w:rsidRPr="001F42D3">
              <w:t>4</w:t>
            </w:r>
          </w:p>
        </w:tc>
        <w:tc>
          <w:tcPr>
            <w:tcW w:w="760" w:type="dxa"/>
          </w:tcPr>
          <w:p w14:paraId="29EC80D2" w14:textId="77777777" w:rsidR="00B11855" w:rsidRPr="001F42D3" w:rsidRDefault="003D003E" w:rsidP="00CF7336">
            <w:pPr>
              <w:pStyle w:val="TableEntry"/>
            </w:pPr>
            <w:r w:rsidRPr="001F42D3">
              <w:t>IS</w:t>
            </w:r>
          </w:p>
        </w:tc>
        <w:tc>
          <w:tcPr>
            <w:tcW w:w="961" w:type="dxa"/>
          </w:tcPr>
          <w:p w14:paraId="7116B9EC" w14:textId="77777777" w:rsidR="00B11855" w:rsidRPr="001F42D3" w:rsidRDefault="003D003E" w:rsidP="00CF7336">
            <w:pPr>
              <w:pStyle w:val="TableEntry"/>
            </w:pPr>
            <w:r w:rsidRPr="001F42D3">
              <w:t>RE</w:t>
            </w:r>
          </w:p>
        </w:tc>
        <w:tc>
          <w:tcPr>
            <w:tcW w:w="1316" w:type="dxa"/>
          </w:tcPr>
          <w:p w14:paraId="0FE79770" w14:textId="77777777" w:rsidR="00B11855" w:rsidRPr="001F42D3" w:rsidRDefault="003D003E" w:rsidP="00CF7336">
            <w:pPr>
              <w:pStyle w:val="TableEntry"/>
            </w:pPr>
            <w:r w:rsidRPr="001F42D3">
              <w:t>[0..1]</w:t>
            </w:r>
          </w:p>
        </w:tc>
        <w:tc>
          <w:tcPr>
            <w:tcW w:w="861" w:type="dxa"/>
          </w:tcPr>
          <w:p w14:paraId="42A94B2D" w14:textId="77777777" w:rsidR="00B11855" w:rsidRPr="001F42D3" w:rsidRDefault="003D003E" w:rsidP="00CF7336">
            <w:pPr>
              <w:pStyle w:val="TableEntry"/>
            </w:pPr>
            <w:r w:rsidRPr="001F42D3">
              <w:t>0289</w:t>
            </w:r>
          </w:p>
        </w:tc>
        <w:tc>
          <w:tcPr>
            <w:tcW w:w="2834" w:type="dxa"/>
          </w:tcPr>
          <w:p w14:paraId="73B5CC9E" w14:textId="77777777" w:rsidR="00B11855" w:rsidRPr="001F42D3" w:rsidRDefault="003D003E" w:rsidP="00CF7336">
            <w:pPr>
              <w:pStyle w:val="TableEntry"/>
            </w:pPr>
            <w:r w:rsidRPr="001F42D3">
              <w:t>County Code</w:t>
            </w:r>
          </w:p>
        </w:tc>
      </w:tr>
      <w:tr w:rsidR="00C40FD5" w:rsidRPr="001F42D3" w14:paraId="0A60AC3F" w14:textId="77777777" w:rsidTr="006C0E8E">
        <w:trPr>
          <w:cantSplit/>
          <w:jc w:val="center"/>
        </w:trPr>
        <w:tc>
          <w:tcPr>
            <w:tcW w:w="784" w:type="dxa"/>
          </w:tcPr>
          <w:p w14:paraId="2F809F0E" w14:textId="77777777" w:rsidR="00B11855" w:rsidRPr="001F42D3" w:rsidRDefault="003D003E" w:rsidP="00CF7336">
            <w:pPr>
              <w:pStyle w:val="TableEntry"/>
            </w:pPr>
            <w:r w:rsidRPr="001F42D3">
              <w:t>13</w:t>
            </w:r>
          </w:p>
        </w:tc>
        <w:tc>
          <w:tcPr>
            <w:tcW w:w="764" w:type="dxa"/>
          </w:tcPr>
          <w:p w14:paraId="7462A2D1" w14:textId="77777777" w:rsidR="00B11855" w:rsidRPr="001F42D3" w:rsidRDefault="003D003E" w:rsidP="00CF7336">
            <w:pPr>
              <w:pStyle w:val="TableEntry"/>
            </w:pPr>
            <w:r w:rsidRPr="001F42D3">
              <w:t>250</w:t>
            </w:r>
          </w:p>
        </w:tc>
        <w:tc>
          <w:tcPr>
            <w:tcW w:w="760" w:type="dxa"/>
          </w:tcPr>
          <w:p w14:paraId="070D17C0" w14:textId="77777777" w:rsidR="00B11855" w:rsidRPr="001F42D3" w:rsidRDefault="003D003E" w:rsidP="00CF7336">
            <w:pPr>
              <w:pStyle w:val="TableEntry"/>
            </w:pPr>
            <w:r w:rsidRPr="001F42D3">
              <w:t>XTN</w:t>
            </w:r>
          </w:p>
        </w:tc>
        <w:tc>
          <w:tcPr>
            <w:tcW w:w="961" w:type="dxa"/>
          </w:tcPr>
          <w:p w14:paraId="1C54E2EA" w14:textId="77777777" w:rsidR="00B11855" w:rsidRPr="001F42D3" w:rsidRDefault="003D003E" w:rsidP="00CF7336">
            <w:pPr>
              <w:pStyle w:val="TableEntry"/>
            </w:pPr>
            <w:r w:rsidRPr="001F42D3">
              <w:t>RE</w:t>
            </w:r>
          </w:p>
        </w:tc>
        <w:tc>
          <w:tcPr>
            <w:tcW w:w="1316" w:type="dxa"/>
          </w:tcPr>
          <w:p w14:paraId="7F91ED64" w14:textId="77777777" w:rsidR="00B11855" w:rsidRPr="001F42D3" w:rsidRDefault="003D003E" w:rsidP="00CF7336">
            <w:pPr>
              <w:pStyle w:val="TableEntry"/>
            </w:pPr>
            <w:r w:rsidRPr="001F42D3">
              <w:t>[0..2]</w:t>
            </w:r>
          </w:p>
        </w:tc>
        <w:tc>
          <w:tcPr>
            <w:tcW w:w="861" w:type="dxa"/>
          </w:tcPr>
          <w:p w14:paraId="1C4D12FC" w14:textId="77777777" w:rsidR="00B11855" w:rsidRPr="001F42D3" w:rsidRDefault="00B11855" w:rsidP="00CF7336">
            <w:pPr>
              <w:pStyle w:val="TableEntry"/>
            </w:pPr>
          </w:p>
        </w:tc>
        <w:tc>
          <w:tcPr>
            <w:tcW w:w="2834" w:type="dxa"/>
          </w:tcPr>
          <w:p w14:paraId="53DE188D" w14:textId="77777777" w:rsidR="00B11855" w:rsidRPr="001F42D3" w:rsidRDefault="003D003E" w:rsidP="00CF7336">
            <w:pPr>
              <w:pStyle w:val="TableEntry"/>
            </w:pPr>
            <w:r w:rsidRPr="001F42D3">
              <w:t>Phone Number - Home</w:t>
            </w:r>
          </w:p>
        </w:tc>
      </w:tr>
      <w:tr w:rsidR="00C40FD5" w:rsidRPr="001F42D3" w14:paraId="137B31E3" w14:textId="77777777" w:rsidTr="006C0E8E">
        <w:trPr>
          <w:cantSplit/>
          <w:jc w:val="center"/>
        </w:trPr>
        <w:tc>
          <w:tcPr>
            <w:tcW w:w="784" w:type="dxa"/>
          </w:tcPr>
          <w:p w14:paraId="39BCAA41" w14:textId="77777777" w:rsidR="00B11855" w:rsidRPr="001F42D3" w:rsidRDefault="003D003E" w:rsidP="00CF7336">
            <w:pPr>
              <w:pStyle w:val="TableEntry"/>
            </w:pPr>
            <w:r w:rsidRPr="001F42D3">
              <w:t>14</w:t>
            </w:r>
          </w:p>
        </w:tc>
        <w:tc>
          <w:tcPr>
            <w:tcW w:w="764" w:type="dxa"/>
          </w:tcPr>
          <w:p w14:paraId="15DC5064" w14:textId="77777777" w:rsidR="00B11855" w:rsidRPr="001F42D3" w:rsidRDefault="003D003E" w:rsidP="00CF7336">
            <w:pPr>
              <w:pStyle w:val="TableEntry"/>
            </w:pPr>
            <w:r w:rsidRPr="001F42D3">
              <w:t>250</w:t>
            </w:r>
          </w:p>
        </w:tc>
        <w:tc>
          <w:tcPr>
            <w:tcW w:w="760" w:type="dxa"/>
          </w:tcPr>
          <w:p w14:paraId="4004B876" w14:textId="77777777" w:rsidR="00B11855" w:rsidRPr="001F42D3" w:rsidRDefault="003D003E" w:rsidP="00CF7336">
            <w:pPr>
              <w:pStyle w:val="TableEntry"/>
            </w:pPr>
            <w:r w:rsidRPr="001F42D3">
              <w:t>XTN</w:t>
            </w:r>
          </w:p>
        </w:tc>
        <w:tc>
          <w:tcPr>
            <w:tcW w:w="961" w:type="dxa"/>
          </w:tcPr>
          <w:p w14:paraId="1025602F" w14:textId="77777777" w:rsidR="00B11855" w:rsidRPr="001F42D3" w:rsidRDefault="003D003E" w:rsidP="00CF7336">
            <w:pPr>
              <w:pStyle w:val="TableEntry"/>
            </w:pPr>
            <w:r w:rsidRPr="001F42D3">
              <w:t>X</w:t>
            </w:r>
          </w:p>
        </w:tc>
        <w:tc>
          <w:tcPr>
            <w:tcW w:w="1316" w:type="dxa"/>
          </w:tcPr>
          <w:p w14:paraId="04E7B256" w14:textId="77777777" w:rsidR="00B11855" w:rsidRPr="001F42D3" w:rsidRDefault="003D003E" w:rsidP="00CF7336">
            <w:pPr>
              <w:pStyle w:val="TableEntry"/>
            </w:pPr>
            <w:r w:rsidRPr="001F42D3">
              <w:t>[0..1]</w:t>
            </w:r>
          </w:p>
        </w:tc>
        <w:tc>
          <w:tcPr>
            <w:tcW w:w="861" w:type="dxa"/>
          </w:tcPr>
          <w:p w14:paraId="47B136C1" w14:textId="77777777" w:rsidR="00B11855" w:rsidRPr="001F42D3" w:rsidRDefault="00B11855" w:rsidP="00CF7336">
            <w:pPr>
              <w:pStyle w:val="TableEntry"/>
            </w:pPr>
          </w:p>
        </w:tc>
        <w:tc>
          <w:tcPr>
            <w:tcW w:w="2834" w:type="dxa"/>
          </w:tcPr>
          <w:p w14:paraId="748E55B7" w14:textId="77777777" w:rsidR="00B11855" w:rsidRPr="001F42D3" w:rsidRDefault="003D003E" w:rsidP="00CF7336">
            <w:pPr>
              <w:pStyle w:val="TableEntry"/>
            </w:pPr>
            <w:r w:rsidRPr="001F42D3">
              <w:t>Phone Number - Business</w:t>
            </w:r>
          </w:p>
        </w:tc>
      </w:tr>
      <w:tr w:rsidR="00C40FD5" w:rsidRPr="001F42D3" w14:paraId="2203D09A" w14:textId="77777777" w:rsidTr="006C0E8E">
        <w:trPr>
          <w:cantSplit/>
          <w:jc w:val="center"/>
        </w:trPr>
        <w:tc>
          <w:tcPr>
            <w:tcW w:w="784" w:type="dxa"/>
          </w:tcPr>
          <w:p w14:paraId="78359439" w14:textId="77777777" w:rsidR="00B11855" w:rsidRPr="001F42D3" w:rsidRDefault="003D003E" w:rsidP="00CF7336">
            <w:pPr>
              <w:pStyle w:val="TableEntry"/>
            </w:pPr>
            <w:r w:rsidRPr="001F42D3">
              <w:lastRenderedPageBreak/>
              <w:t>15</w:t>
            </w:r>
          </w:p>
        </w:tc>
        <w:tc>
          <w:tcPr>
            <w:tcW w:w="764" w:type="dxa"/>
          </w:tcPr>
          <w:p w14:paraId="3A8448D7" w14:textId="77777777" w:rsidR="00B11855" w:rsidRPr="001F42D3" w:rsidRDefault="003D003E" w:rsidP="00CF7336">
            <w:pPr>
              <w:pStyle w:val="TableEntry"/>
            </w:pPr>
            <w:r w:rsidRPr="001F42D3">
              <w:t>705</w:t>
            </w:r>
          </w:p>
        </w:tc>
        <w:tc>
          <w:tcPr>
            <w:tcW w:w="760" w:type="dxa"/>
          </w:tcPr>
          <w:p w14:paraId="7FEB3CF0" w14:textId="77777777" w:rsidR="00B11855" w:rsidRPr="001F42D3" w:rsidRDefault="003D003E" w:rsidP="00CF7336">
            <w:pPr>
              <w:pStyle w:val="TableEntry"/>
            </w:pPr>
            <w:r w:rsidRPr="001F42D3">
              <w:t>CWE</w:t>
            </w:r>
          </w:p>
        </w:tc>
        <w:tc>
          <w:tcPr>
            <w:tcW w:w="961" w:type="dxa"/>
          </w:tcPr>
          <w:p w14:paraId="7E8DC569" w14:textId="77777777" w:rsidR="00B11855" w:rsidRPr="001F42D3" w:rsidRDefault="003D003E" w:rsidP="00CF7336">
            <w:pPr>
              <w:pStyle w:val="TableEntry"/>
            </w:pPr>
            <w:r w:rsidRPr="001F42D3">
              <w:t>RE</w:t>
            </w:r>
          </w:p>
        </w:tc>
        <w:tc>
          <w:tcPr>
            <w:tcW w:w="1316" w:type="dxa"/>
          </w:tcPr>
          <w:p w14:paraId="1FDB41A9" w14:textId="77777777" w:rsidR="00B11855" w:rsidRPr="001F42D3" w:rsidRDefault="003D003E" w:rsidP="00CF7336">
            <w:pPr>
              <w:pStyle w:val="TableEntry"/>
            </w:pPr>
            <w:r w:rsidRPr="001F42D3">
              <w:t>[0..1]</w:t>
            </w:r>
          </w:p>
        </w:tc>
        <w:tc>
          <w:tcPr>
            <w:tcW w:w="861" w:type="dxa"/>
          </w:tcPr>
          <w:p w14:paraId="3972B541" w14:textId="77777777" w:rsidR="00B11855" w:rsidRPr="001F42D3" w:rsidRDefault="003D003E" w:rsidP="00CF7336">
            <w:pPr>
              <w:pStyle w:val="TableEntry"/>
            </w:pPr>
            <w:r w:rsidRPr="001F42D3">
              <w:t>0296</w:t>
            </w:r>
          </w:p>
        </w:tc>
        <w:tc>
          <w:tcPr>
            <w:tcW w:w="2834" w:type="dxa"/>
          </w:tcPr>
          <w:p w14:paraId="00A055AF" w14:textId="77777777" w:rsidR="00B11855" w:rsidRPr="001F42D3" w:rsidRDefault="003D003E" w:rsidP="00CF7336">
            <w:pPr>
              <w:pStyle w:val="TableEntry"/>
            </w:pPr>
            <w:r w:rsidRPr="001F42D3">
              <w:t>Primary Language</w:t>
            </w:r>
          </w:p>
        </w:tc>
      </w:tr>
      <w:tr w:rsidR="00C40FD5" w:rsidRPr="001F42D3" w14:paraId="26F44EE7" w14:textId="77777777" w:rsidTr="006C0E8E">
        <w:trPr>
          <w:cantSplit/>
          <w:jc w:val="center"/>
        </w:trPr>
        <w:tc>
          <w:tcPr>
            <w:tcW w:w="784" w:type="dxa"/>
          </w:tcPr>
          <w:p w14:paraId="07665601" w14:textId="77777777" w:rsidR="00B11855" w:rsidRPr="001F42D3" w:rsidRDefault="003D003E" w:rsidP="00CF7336">
            <w:pPr>
              <w:pStyle w:val="TableEntry"/>
            </w:pPr>
            <w:r w:rsidRPr="001F42D3">
              <w:t>16</w:t>
            </w:r>
          </w:p>
        </w:tc>
        <w:tc>
          <w:tcPr>
            <w:tcW w:w="764" w:type="dxa"/>
          </w:tcPr>
          <w:p w14:paraId="7BFE09DD" w14:textId="77777777" w:rsidR="00B11855" w:rsidRPr="001F42D3" w:rsidRDefault="003D003E" w:rsidP="00CF7336">
            <w:pPr>
              <w:pStyle w:val="TableEntry"/>
            </w:pPr>
            <w:r w:rsidRPr="001F42D3">
              <w:t>705</w:t>
            </w:r>
          </w:p>
        </w:tc>
        <w:tc>
          <w:tcPr>
            <w:tcW w:w="760" w:type="dxa"/>
          </w:tcPr>
          <w:p w14:paraId="5BCD4CE5" w14:textId="77777777" w:rsidR="00B11855" w:rsidRPr="001F42D3" w:rsidRDefault="003D003E" w:rsidP="00CF7336">
            <w:pPr>
              <w:pStyle w:val="TableEntry"/>
            </w:pPr>
            <w:r w:rsidRPr="001F42D3">
              <w:t>CWE</w:t>
            </w:r>
          </w:p>
        </w:tc>
        <w:tc>
          <w:tcPr>
            <w:tcW w:w="961" w:type="dxa"/>
          </w:tcPr>
          <w:p w14:paraId="6E0BDB1C" w14:textId="77777777" w:rsidR="00B11855" w:rsidRPr="001F42D3" w:rsidRDefault="003D003E" w:rsidP="00CF7336">
            <w:pPr>
              <w:pStyle w:val="TableEntry"/>
            </w:pPr>
            <w:r w:rsidRPr="001F42D3">
              <w:t>RE</w:t>
            </w:r>
          </w:p>
        </w:tc>
        <w:tc>
          <w:tcPr>
            <w:tcW w:w="1316" w:type="dxa"/>
          </w:tcPr>
          <w:p w14:paraId="57E1ACEB" w14:textId="77777777" w:rsidR="00B11855" w:rsidRPr="001F42D3" w:rsidRDefault="003D003E" w:rsidP="00CF7336">
            <w:pPr>
              <w:pStyle w:val="TableEntry"/>
            </w:pPr>
            <w:r w:rsidRPr="001F42D3">
              <w:t>[0..1]</w:t>
            </w:r>
          </w:p>
        </w:tc>
        <w:tc>
          <w:tcPr>
            <w:tcW w:w="861" w:type="dxa"/>
          </w:tcPr>
          <w:p w14:paraId="07B39502" w14:textId="77777777" w:rsidR="00B11855" w:rsidRPr="001F42D3" w:rsidRDefault="003D003E" w:rsidP="00CF7336">
            <w:pPr>
              <w:pStyle w:val="TableEntry"/>
            </w:pPr>
            <w:r w:rsidRPr="001F42D3">
              <w:t>0002</w:t>
            </w:r>
          </w:p>
        </w:tc>
        <w:tc>
          <w:tcPr>
            <w:tcW w:w="2834" w:type="dxa"/>
          </w:tcPr>
          <w:p w14:paraId="0F6814D8" w14:textId="77777777" w:rsidR="00B11855" w:rsidRPr="001F42D3" w:rsidRDefault="003D003E" w:rsidP="00CF7336">
            <w:pPr>
              <w:pStyle w:val="TableEntry"/>
            </w:pPr>
            <w:r w:rsidRPr="001F42D3">
              <w:t>Marital Status</w:t>
            </w:r>
          </w:p>
        </w:tc>
      </w:tr>
      <w:tr w:rsidR="00C40FD5" w:rsidRPr="001F42D3" w14:paraId="568AF0D3" w14:textId="77777777" w:rsidTr="006C0E8E">
        <w:trPr>
          <w:cantSplit/>
          <w:jc w:val="center"/>
        </w:trPr>
        <w:tc>
          <w:tcPr>
            <w:tcW w:w="784" w:type="dxa"/>
          </w:tcPr>
          <w:p w14:paraId="0583C2BF" w14:textId="77777777" w:rsidR="00B11855" w:rsidRPr="001F42D3" w:rsidRDefault="003D003E" w:rsidP="00CF7336">
            <w:pPr>
              <w:pStyle w:val="TableEntry"/>
            </w:pPr>
            <w:r w:rsidRPr="001F42D3">
              <w:t>17</w:t>
            </w:r>
          </w:p>
        </w:tc>
        <w:tc>
          <w:tcPr>
            <w:tcW w:w="764" w:type="dxa"/>
          </w:tcPr>
          <w:p w14:paraId="2AD2D029" w14:textId="77777777" w:rsidR="00B11855" w:rsidRPr="001F42D3" w:rsidRDefault="003D003E" w:rsidP="00CF7336">
            <w:pPr>
              <w:pStyle w:val="TableEntry"/>
            </w:pPr>
            <w:r w:rsidRPr="001F42D3">
              <w:t>705</w:t>
            </w:r>
          </w:p>
        </w:tc>
        <w:tc>
          <w:tcPr>
            <w:tcW w:w="760" w:type="dxa"/>
          </w:tcPr>
          <w:p w14:paraId="74888644" w14:textId="77777777" w:rsidR="00B11855" w:rsidRPr="001F42D3" w:rsidRDefault="003D003E" w:rsidP="00CF7336">
            <w:pPr>
              <w:pStyle w:val="TableEntry"/>
            </w:pPr>
            <w:r w:rsidRPr="001F42D3">
              <w:t>CWE</w:t>
            </w:r>
          </w:p>
        </w:tc>
        <w:tc>
          <w:tcPr>
            <w:tcW w:w="961" w:type="dxa"/>
          </w:tcPr>
          <w:p w14:paraId="3493C295" w14:textId="77777777" w:rsidR="00B11855" w:rsidRPr="001F42D3" w:rsidRDefault="003D003E" w:rsidP="00CF7336">
            <w:pPr>
              <w:pStyle w:val="TableEntry"/>
            </w:pPr>
            <w:r w:rsidRPr="001F42D3">
              <w:t>RE</w:t>
            </w:r>
          </w:p>
        </w:tc>
        <w:tc>
          <w:tcPr>
            <w:tcW w:w="1316" w:type="dxa"/>
          </w:tcPr>
          <w:p w14:paraId="239CACEA" w14:textId="77777777" w:rsidR="00B11855" w:rsidRPr="001F42D3" w:rsidRDefault="003D003E" w:rsidP="00CF7336">
            <w:pPr>
              <w:pStyle w:val="TableEntry"/>
            </w:pPr>
            <w:r w:rsidRPr="001F42D3">
              <w:t>[0..</w:t>
            </w:r>
            <w:r w:rsidR="00E86B15" w:rsidRPr="001F42D3">
              <w:t>1</w:t>
            </w:r>
            <w:r w:rsidRPr="001F42D3">
              <w:t>]</w:t>
            </w:r>
          </w:p>
        </w:tc>
        <w:tc>
          <w:tcPr>
            <w:tcW w:w="861" w:type="dxa"/>
          </w:tcPr>
          <w:p w14:paraId="4CA25E3B" w14:textId="77777777" w:rsidR="00B11855" w:rsidRPr="001F42D3" w:rsidRDefault="003D003E" w:rsidP="00CF7336">
            <w:pPr>
              <w:pStyle w:val="TableEntry"/>
            </w:pPr>
            <w:r w:rsidRPr="001F42D3">
              <w:t>0006</w:t>
            </w:r>
          </w:p>
        </w:tc>
        <w:tc>
          <w:tcPr>
            <w:tcW w:w="2834" w:type="dxa"/>
          </w:tcPr>
          <w:p w14:paraId="0C05D361" w14:textId="77777777" w:rsidR="00B11855" w:rsidRPr="001F42D3" w:rsidRDefault="003D003E" w:rsidP="00CF7336">
            <w:pPr>
              <w:pStyle w:val="TableEntry"/>
            </w:pPr>
            <w:r w:rsidRPr="001F42D3">
              <w:t>Religion</w:t>
            </w:r>
          </w:p>
        </w:tc>
      </w:tr>
      <w:tr w:rsidR="00C40FD5" w:rsidRPr="001F42D3" w14:paraId="06A67923" w14:textId="77777777" w:rsidTr="006C0E8E">
        <w:trPr>
          <w:cantSplit/>
          <w:jc w:val="center"/>
        </w:trPr>
        <w:tc>
          <w:tcPr>
            <w:tcW w:w="784" w:type="dxa"/>
          </w:tcPr>
          <w:p w14:paraId="2B45BE86" w14:textId="77777777" w:rsidR="00B11855" w:rsidRPr="001F42D3" w:rsidRDefault="003D003E" w:rsidP="00CF7336">
            <w:pPr>
              <w:pStyle w:val="TableEntry"/>
            </w:pPr>
            <w:r w:rsidRPr="001F42D3">
              <w:t>18</w:t>
            </w:r>
          </w:p>
        </w:tc>
        <w:tc>
          <w:tcPr>
            <w:tcW w:w="764" w:type="dxa"/>
          </w:tcPr>
          <w:p w14:paraId="2DAAD56D" w14:textId="77777777" w:rsidR="00B11855" w:rsidRPr="001F42D3" w:rsidRDefault="003D003E" w:rsidP="00CF7336">
            <w:pPr>
              <w:pStyle w:val="TableEntry"/>
            </w:pPr>
            <w:r w:rsidRPr="001F42D3">
              <w:t>705</w:t>
            </w:r>
          </w:p>
        </w:tc>
        <w:tc>
          <w:tcPr>
            <w:tcW w:w="760" w:type="dxa"/>
          </w:tcPr>
          <w:p w14:paraId="0DCA79A9" w14:textId="77777777" w:rsidR="00B11855" w:rsidRPr="001F42D3" w:rsidRDefault="003D003E" w:rsidP="00CF7336">
            <w:pPr>
              <w:pStyle w:val="TableEntry"/>
            </w:pPr>
            <w:r w:rsidRPr="001F42D3">
              <w:t>CX</w:t>
            </w:r>
          </w:p>
        </w:tc>
        <w:tc>
          <w:tcPr>
            <w:tcW w:w="961" w:type="dxa"/>
          </w:tcPr>
          <w:p w14:paraId="2BAA11AD" w14:textId="77777777" w:rsidR="00B11855" w:rsidRPr="001F42D3" w:rsidRDefault="003D003E" w:rsidP="00CF7336">
            <w:pPr>
              <w:pStyle w:val="TableEntry"/>
            </w:pPr>
            <w:r w:rsidRPr="001F42D3">
              <w:t>RE</w:t>
            </w:r>
          </w:p>
        </w:tc>
        <w:tc>
          <w:tcPr>
            <w:tcW w:w="1316" w:type="dxa"/>
          </w:tcPr>
          <w:p w14:paraId="3674E60D" w14:textId="77777777" w:rsidR="00B11855" w:rsidRPr="001F42D3" w:rsidRDefault="003D003E" w:rsidP="00CF7336">
            <w:pPr>
              <w:pStyle w:val="TableEntry"/>
            </w:pPr>
            <w:r w:rsidRPr="001F42D3">
              <w:t>[0..1]</w:t>
            </w:r>
          </w:p>
        </w:tc>
        <w:tc>
          <w:tcPr>
            <w:tcW w:w="861" w:type="dxa"/>
          </w:tcPr>
          <w:p w14:paraId="3DAA5026" w14:textId="77777777" w:rsidR="00B11855" w:rsidRPr="001F42D3" w:rsidRDefault="00B11855" w:rsidP="00CF7336">
            <w:pPr>
              <w:pStyle w:val="TableEntry"/>
            </w:pPr>
          </w:p>
        </w:tc>
        <w:tc>
          <w:tcPr>
            <w:tcW w:w="2834" w:type="dxa"/>
          </w:tcPr>
          <w:p w14:paraId="49D189F6" w14:textId="77777777" w:rsidR="00B11855" w:rsidRPr="001F42D3" w:rsidRDefault="003D003E" w:rsidP="00CF7336">
            <w:pPr>
              <w:pStyle w:val="TableEntry"/>
            </w:pPr>
            <w:r w:rsidRPr="001F42D3">
              <w:t>Patient Account Number</w:t>
            </w:r>
          </w:p>
        </w:tc>
      </w:tr>
      <w:tr w:rsidR="00C40FD5" w:rsidRPr="001F42D3" w14:paraId="4817CC0C" w14:textId="77777777" w:rsidTr="006C0E8E">
        <w:trPr>
          <w:cantSplit/>
          <w:jc w:val="center"/>
        </w:trPr>
        <w:tc>
          <w:tcPr>
            <w:tcW w:w="784" w:type="dxa"/>
          </w:tcPr>
          <w:p w14:paraId="3B81F43B" w14:textId="77777777" w:rsidR="00B11855" w:rsidRPr="001F42D3" w:rsidRDefault="003D003E" w:rsidP="00CF7336">
            <w:pPr>
              <w:pStyle w:val="TableEntry"/>
            </w:pPr>
            <w:r w:rsidRPr="001F42D3">
              <w:t>19</w:t>
            </w:r>
          </w:p>
        </w:tc>
        <w:tc>
          <w:tcPr>
            <w:tcW w:w="764" w:type="dxa"/>
          </w:tcPr>
          <w:p w14:paraId="03833DF9" w14:textId="77777777" w:rsidR="00B11855" w:rsidRPr="001F42D3" w:rsidRDefault="003D003E" w:rsidP="00CF7336">
            <w:pPr>
              <w:pStyle w:val="TableEntry"/>
            </w:pPr>
            <w:r w:rsidRPr="001F42D3">
              <w:t>16</w:t>
            </w:r>
          </w:p>
        </w:tc>
        <w:tc>
          <w:tcPr>
            <w:tcW w:w="760" w:type="dxa"/>
          </w:tcPr>
          <w:p w14:paraId="5CED3852" w14:textId="77777777" w:rsidR="00B11855" w:rsidRPr="001F42D3" w:rsidRDefault="003D003E" w:rsidP="00CF7336">
            <w:pPr>
              <w:pStyle w:val="TableEntry"/>
            </w:pPr>
            <w:r w:rsidRPr="001F42D3">
              <w:t>ST</w:t>
            </w:r>
          </w:p>
        </w:tc>
        <w:tc>
          <w:tcPr>
            <w:tcW w:w="961" w:type="dxa"/>
          </w:tcPr>
          <w:p w14:paraId="13968AD7" w14:textId="77777777" w:rsidR="00B11855" w:rsidRPr="001F42D3" w:rsidRDefault="003D003E" w:rsidP="00CF7336">
            <w:pPr>
              <w:pStyle w:val="TableEntry"/>
            </w:pPr>
            <w:r w:rsidRPr="001F42D3">
              <w:t>X</w:t>
            </w:r>
          </w:p>
        </w:tc>
        <w:tc>
          <w:tcPr>
            <w:tcW w:w="1316" w:type="dxa"/>
          </w:tcPr>
          <w:p w14:paraId="115926E9" w14:textId="77777777" w:rsidR="00B11855" w:rsidRPr="001F42D3" w:rsidRDefault="003D003E" w:rsidP="00DA4C12">
            <w:pPr>
              <w:pStyle w:val="TableEntry"/>
            </w:pPr>
            <w:r w:rsidRPr="001F42D3">
              <w:t>[0..</w:t>
            </w:r>
            <w:r w:rsidR="00DA4C12" w:rsidRPr="001F42D3">
              <w:t>0</w:t>
            </w:r>
            <w:r w:rsidRPr="001F42D3">
              <w:t>]</w:t>
            </w:r>
          </w:p>
        </w:tc>
        <w:tc>
          <w:tcPr>
            <w:tcW w:w="861" w:type="dxa"/>
          </w:tcPr>
          <w:p w14:paraId="24367317" w14:textId="77777777" w:rsidR="00B11855" w:rsidRPr="001F42D3" w:rsidRDefault="00B11855" w:rsidP="00CF7336">
            <w:pPr>
              <w:pStyle w:val="TableEntry"/>
            </w:pPr>
          </w:p>
        </w:tc>
        <w:tc>
          <w:tcPr>
            <w:tcW w:w="2834" w:type="dxa"/>
          </w:tcPr>
          <w:p w14:paraId="57EA06E8" w14:textId="77777777" w:rsidR="00B11855" w:rsidRPr="001F42D3" w:rsidRDefault="003D003E" w:rsidP="00CF7336">
            <w:pPr>
              <w:pStyle w:val="TableEntry"/>
            </w:pPr>
            <w:r w:rsidRPr="001F42D3">
              <w:t>SSN Number - Patient</w:t>
            </w:r>
          </w:p>
        </w:tc>
      </w:tr>
      <w:tr w:rsidR="00C40FD5" w:rsidRPr="001F42D3" w14:paraId="7F473D7D" w14:textId="77777777" w:rsidTr="006C0E8E">
        <w:trPr>
          <w:cantSplit/>
          <w:jc w:val="center"/>
        </w:trPr>
        <w:tc>
          <w:tcPr>
            <w:tcW w:w="784" w:type="dxa"/>
          </w:tcPr>
          <w:p w14:paraId="53FBB310" w14:textId="77777777" w:rsidR="00B11855" w:rsidRPr="001F42D3" w:rsidRDefault="003D003E" w:rsidP="00CF7336">
            <w:pPr>
              <w:pStyle w:val="TableEntry"/>
            </w:pPr>
            <w:r w:rsidRPr="001F42D3">
              <w:t>20</w:t>
            </w:r>
          </w:p>
        </w:tc>
        <w:tc>
          <w:tcPr>
            <w:tcW w:w="764" w:type="dxa"/>
          </w:tcPr>
          <w:p w14:paraId="7A114A52" w14:textId="77777777" w:rsidR="00B11855" w:rsidRPr="001F42D3" w:rsidRDefault="003D003E" w:rsidP="00CF7336">
            <w:pPr>
              <w:pStyle w:val="TableEntry"/>
            </w:pPr>
            <w:r w:rsidRPr="001F42D3">
              <w:t>25</w:t>
            </w:r>
          </w:p>
        </w:tc>
        <w:tc>
          <w:tcPr>
            <w:tcW w:w="760" w:type="dxa"/>
          </w:tcPr>
          <w:p w14:paraId="045D2002" w14:textId="77777777" w:rsidR="00B11855" w:rsidRPr="001F42D3" w:rsidRDefault="003D003E" w:rsidP="00CF7336">
            <w:pPr>
              <w:pStyle w:val="TableEntry"/>
            </w:pPr>
            <w:r w:rsidRPr="001F42D3">
              <w:t>DLN</w:t>
            </w:r>
          </w:p>
        </w:tc>
        <w:tc>
          <w:tcPr>
            <w:tcW w:w="961" w:type="dxa"/>
          </w:tcPr>
          <w:p w14:paraId="03A195B7" w14:textId="77777777" w:rsidR="00B11855" w:rsidRPr="001F42D3" w:rsidRDefault="003D003E" w:rsidP="00CF7336">
            <w:pPr>
              <w:pStyle w:val="TableEntry"/>
            </w:pPr>
            <w:r w:rsidRPr="001F42D3">
              <w:t>RE</w:t>
            </w:r>
          </w:p>
        </w:tc>
        <w:tc>
          <w:tcPr>
            <w:tcW w:w="1316" w:type="dxa"/>
          </w:tcPr>
          <w:p w14:paraId="68F94EAA" w14:textId="77777777" w:rsidR="00B11855" w:rsidRPr="001F42D3" w:rsidRDefault="003D003E" w:rsidP="00CF7336">
            <w:pPr>
              <w:pStyle w:val="TableEntry"/>
            </w:pPr>
            <w:r w:rsidRPr="001F42D3">
              <w:t>[0..1]</w:t>
            </w:r>
          </w:p>
        </w:tc>
        <w:tc>
          <w:tcPr>
            <w:tcW w:w="861" w:type="dxa"/>
          </w:tcPr>
          <w:p w14:paraId="3F4BD102" w14:textId="77777777" w:rsidR="00B11855" w:rsidRPr="001F42D3" w:rsidRDefault="00B11855" w:rsidP="00CF7336">
            <w:pPr>
              <w:pStyle w:val="TableEntry"/>
            </w:pPr>
          </w:p>
        </w:tc>
        <w:tc>
          <w:tcPr>
            <w:tcW w:w="2834" w:type="dxa"/>
          </w:tcPr>
          <w:p w14:paraId="5A9E203A" w14:textId="77777777" w:rsidR="00B11855" w:rsidRPr="001F42D3" w:rsidRDefault="003D003E" w:rsidP="00CF7336">
            <w:pPr>
              <w:pStyle w:val="TableEntry"/>
            </w:pPr>
            <w:r w:rsidRPr="001F42D3">
              <w:t>Driver's License Number - Patient</w:t>
            </w:r>
          </w:p>
        </w:tc>
      </w:tr>
      <w:tr w:rsidR="00C40FD5" w:rsidRPr="001F42D3" w14:paraId="0090BA0A" w14:textId="77777777" w:rsidTr="006C0E8E">
        <w:trPr>
          <w:cantSplit/>
          <w:jc w:val="center"/>
        </w:trPr>
        <w:tc>
          <w:tcPr>
            <w:tcW w:w="784" w:type="dxa"/>
          </w:tcPr>
          <w:p w14:paraId="6B0EDE3E" w14:textId="77777777" w:rsidR="00B11855" w:rsidRPr="001F42D3" w:rsidRDefault="003D003E" w:rsidP="00CF7336">
            <w:pPr>
              <w:pStyle w:val="TableEntry"/>
            </w:pPr>
            <w:r w:rsidRPr="001F42D3">
              <w:t>21</w:t>
            </w:r>
          </w:p>
        </w:tc>
        <w:tc>
          <w:tcPr>
            <w:tcW w:w="764" w:type="dxa"/>
          </w:tcPr>
          <w:p w14:paraId="3470D7DA" w14:textId="77777777" w:rsidR="00B11855" w:rsidRPr="001F42D3" w:rsidRDefault="003D003E" w:rsidP="00CF7336">
            <w:pPr>
              <w:pStyle w:val="TableEntry"/>
            </w:pPr>
            <w:r w:rsidRPr="001F42D3">
              <w:t>705</w:t>
            </w:r>
          </w:p>
        </w:tc>
        <w:tc>
          <w:tcPr>
            <w:tcW w:w="760" w:type="dxa"/>
          </w:tcPr>
          <w:p w14:paraId="68158C40" w14:textId="77777777" w:rsidR="00B11855" w:rsidRPr="001F42D3" w:rsidRDefault="003D003E" w:rsidP="00CF7336">
            <w:pPr>
              <w:pStyle w:val="TableEntry"/>
            </w:pPr>
            <w:r w:rsidRPr="001F42D3">
              <w:t>CX</w:t>
            </w:r>
          </w:p>
        </w:tc>
        <w:tc>
          <w:tcPr>
            <w:tcW w:w="961" w:type="dxa"/>
          </w:tcPr>
          <w:p w14:paraId="1DB26D16" w14:textId="77777777" w:rsidR="00B11855" w:rsidRPr="001F42D3" w:rsidRDefault="003D003E" w:rsidP="00CF7336">
            <w:pPr>
              <w:pStyle w:val="TableEntry"/>
            </w:pPr>
            <w:r w:rsidRPr="001F42D3">
              <w:t>RE</w:t>
            </w:r>
          </w:p>
        </w:tc>
        <w:tc>
          <w:tcPr>
            <w:tcW w:w="1316" w:type="dxa"/>
          </w:tcPr>
          <w:p w14:paraId="610FA5CE" w14:textId="77777777" w:rsidR="00B11855" w:rsidRPr="001F42D3" w:rsidRDefault="003D003E" w:rsidP="00CF7336">
            <w:pPr>
              <w:pStyle w:val="TableEntry"/>
            </w:pPr>
            <w:r w:rsidRPr="001F42D3">
              <w:t>[0..1]</w:t>
            </w:r>
          </w:p>
        </w:tc>
        <w:tc>
          <w:tcPr>
            <w:tcW w:w="861" w:type="dxa"/>
          </w:tcPr>
          <w:p w14:paraId="3058AE3F" w14:textId="77777777" w:rsidR="00B11855" w:rsidRPr="001F42D3" w:rsidRDefault="00B11855" w:rsidP="00CF7336">
            <w:pPr>
              <w:pStyle w:val="TableEntry"/>
            </w:pPr>
          </w:p>
        </w:tc>
        <w:tc>
          <w:tcPr>
            <w:tcW w:w="2834" w:type="dxa"/>
          </w:tcPr>
          <w:p w14:paraId="55217BA1" w14:textId="77777777" w:rsidR="00B11855" w:rsidRPr="001F42D3" w:rsidRDefault="003D003E" w:rsidP="00CF7336">
            <w:pPr>
              <w:pStyle w:val="TableEntry"/>
            </w:pPr>
            <w:r w:rsidRPr="001F42D3">
              <w:t>Mother's Identifier</w:t>
            </w:r>
          </w:p>
        </w:tc>
      </w:tr>
      <w:tr w:rsidR="00C40FD5" w:rsidRPr="001F42D3" w14:paraId="60224BDA" w14:textId="77777777" w:rsidTr="006C0E8E">
        <w:trPr>
          <w:cantSplit/>
          <w:jc w:val="center"/>
        </w:trPr>
        <w:tc>
          <w:tcPr>
            <w:tcW w:w="784" w:type="dxa"/>
          </w:tcPr>
          <w:p w14:paraId="4B3DD059" w14:textId="77777777" w:rsidR="00B11855" w:rsidRPr="001F42D3" w:rsidRDefault="003D003E" w:rsidP="00CF7336">
            <w:pPr>
              <w:pStyle w:val="TableEntry"/>
            </w:pPr>
            <w:r w:rsidRPr="001F42D3">
              <w:t>22</w:t>
            </w:r>
          </w:p>
        </w:tc>
        <w:tc>
          <w:tcPr>
            <w:tcW w:w="764" w:type="dxa"/>
          </w:tcPr>
          <w:p w14:paraId="1D6EC173" w14:textId="77777777" w:rsidR="00B11855" w:rsidRPr="001F42D3" w:rsidRDefault="003D003E" w:rsidP="00CF7336">
            <w:pPr>
              <w:pStyle w:val="TableEntry"/>
            </w:pPr>
            <w:r w:rsidRPr="001F42D3">
              <w:t>705</w:t>
            </w:r>
          </w:p>
        </w:tc>
        <w:tc>
          <w:tcPr>
            <w:tcW w:w="760" w:type="dxa"/>
          </w:tcPr>
          <w:p w14:paraId="3D0012EC" w14:textId="77777777" w:rsidR="00B11855" w:rsidRPr="001F42D3" w:rsidRDefault="003D003E" w:rsidP="00CF7336">
            <w:pPr>
              <w:pStyle w:val="TableEntry"/>
            </w:pPr>
            <w:r w:rsidRPr="001F42D3">
              <w:t>CWE</w:t>
            </w:r>
          </w:p>
        </w:tc>
        <w:tc>
          <w:tcPr>
            <w:tcW w:w="961" w:type="dxa"/>
          </w:tcPr>
          <w:p w14:paraId="46E2BFC6" w14:textId="77777777" w:rsidR="00B11855" w:rsidRPr="001F42D3" w:rsidRDefault="003D003E" w:rsidP="00CF7336">
            <w:pPr>
              <w:pStyle w:val="TableEntry"/>
            </w:pPr>
            <w:r w:rsidRPr="001F42D3">
              <w:t>RE</w:t>
            </w:r>
          </w:p>
        </w:tc>
        <w:tc>
          <w:tcPr>
            <w:tcW w:w="1316" w:type="dxa"/>
          </w:tcPr>
          <w:p w14:paraId="03E3F92F" w14:textId="77777777" w:rsidR="00B11855" w:rsidRPr="001F42D3" w:rsidRDefault="003D003E" w:rsidP="00CF7336">
            <w:pPr>
              <w:pStyle w:val="TableEntry"/>
            </w:pPr>
            <w:r w:rsidRPr="001F42D3">
              <w:t>[0..1]</w:t>
            </w:r>
          </w:p>
        </w:tc>
        <w:tc>
          <w:tcPr>
            <w:tcW w:w="861" w:type="dxa"/>
          </w:tcPr>
          <w:p w14:paraId="5BDB22EA" w14:textId="77777777" w:rsidR="00B11855" w:rsidRPr="001F42D3" w:rsidRDefault="003D003E" w:rsidP="00CF7336">
            <w:pPr>
              <w:pStyle w:val="TableEntry"/>
            </w:pPr>
            <w:r w:rsidRPr="001F42D3">
              <w:t>0189</w:t>
            </w:r>
          </w:p>
        </w:tc>
        <w:tc>
          <w:tcPr>
            <w:tcW w:w="2834" w:type="dxa"/>
          </w:tcPr>
          <w:p w14:paraId="00D7569C" w14:textId="77777777" w:rsidR="00B11855" w:rsidRPr="001F42D3" w:rsidRDefault="003D003E" w:rsidP="00CF7336">
            <w:pPr>
              <w:pStyle w:val="TableEntry"/>
            </w:pPr>
            <w:r w:rsidRPr="001F42D3">
              <w:t>Ethnic Group</w:t>
            </w:r>
          </w:p>
        </w:tc>
      </w:tr>
      <w:tr w:rsidR="00C40FD5" w:rsidRPr="001F42D3" w14:paraId="0EFA2E3E" w14:textId="77777777" w:rsidTr="006C0E8E">
        <w:trPr>
          <w:cantSplit/>
          <w:jc w:val="center"/>
        </w:trPr>
        <w:tc>
          <w:tcPr>
            <w:tcW w:w="784" w:type="dxa"/>
          </w:tcPr>
          <w:p w14:paraId="1EC4D858" w14:textId="77777777" w:rsidR="00B11855" w:rsidRPr="001F42D3" w:rsidRDefault="003D003E" w:rsidP="00CF7336">
            <w:pPr>
              <w:pStyle w:val="TableEntry"/>
            </w:pPr>
            <w:r w:rsidRPr="001F42D3">
              <w:t>23</w:t>
            </w:r>
          </w:p>
        </w:tc>
        <w:tc>
          <w:tcPr>
            <w:tcW w:w="764" w:type="dxa"/>
          </w:tcPr>
          <w:p w14:paraId="00AC675D" w14:textId="77777777" w:rsidR="00B11855" w:rsidRPr="001F42D3" w:rsidRDefault="003D003E" w:rsidP="00CF7336">
            <w:pPr>
              <w:pStyle w:val="TableEntry"/>
            </w:pPr>
            <w:r w:rsidRPr="001F42D3">
              <w:t>705</w:t>
            </w:r>
          </w:p>
        </w:tc>
        <w:tc>
          <w:tcPr>
            <w:tcW w:w="760" w:type="dxa"/>
          </w:tcPr>
          <w:p w14:paraId="71060185" w14:textId="77777777" w:rsidR="00B11855" w:rsidRPr="001F42D3" w:rsidRDefault="003D003E" w:rsidP="00CF7336">
            <w:pPr>
              <w:pStyle w:val="TableEntry"/>
            </w:pPr>
            <w:r w:rsidRPr="001F42D3">
              <w:t>ST</w:t>
            </w:r>
          </w:p>
        </w:tc>
        <w:tc>
          <w:tcPr>
            <w:tcW w:w="961" w:type="dxa"/>
          </w:tcPr>
          <w:p w14:paraId="0E754800" w14:textId="77777777" w:rsidR="00B11855" w:rsidRPr="001F42D3" w:rsidRDefault="003D003E" w:rsidP="00CF7336">
            <w:pPr>
              <w:pStyle w:val="TableEntry"/>
            </w:pPr>
            <w:r w:rsidRPr="001F42D3">
              <w:t>RE</w:t>
            </w:r>
          </w:p>
        </w:tc>
        <w:tc>
          <w:tcPr>
            <w:tcW w:w="1316" w:type="dxa"/>
          </w:tcPr>
          <w:p w14:paraId="4457F09B" w14:textId="77777777" w:rsidR="00B11855" w:rsidRPr="001F42D3" w:rsidRDefault="003D003E" w:rsidP="00CF7336">
            <w:pPr>
              <w:pStyle w:val="TableEntry"/>
            </w:pPr>
            <w:r w:rsidRPr="001F42D3">
              <w:t>[0..1]</w:t>
            </w:r>
          </w:p>
        </w:tc>
        <w:tc>
          <w:tcPr>
            <w:tcW w:w="861" w:type="dxa"/>
          </w:tcPr>
          <w:p w14:paraId="7CB64485" w14:textId="77777777" w:rsidR="00B11855" w:rsidRPr="001F42D3" w:rsidRDefault="00B11855" w:rsidP="00CF7336">
            <w:pPr>
              <w:pStyle w:val="TableEntry"/>
            </w:pPr>
          </w:p>
        </w:tc>
        <w:tc>
          <w:tcPr>
            <w:tcW w:w="2834" w:type="dxa"/>
          </w:tcPr>
          <w:p w14:paraId="776F96D4" w14:textId="77777777" w:rsidR="00B11855" w:rsidRPr="001F42D3" w:rsidRDefault="003D003E" w:rsidP="00CF7336">
            <w:pPr>
              <w:pStyle w:val="TableEntry"/>
            </w:pPr>
            <w:proofErr w:type="gramStart"/>
            <w:r w:rsidRPr="001F42D3">
              <w:t>Birth Place</w:t>
            </w:r>
            <w:proofErr w:type="gramEnd"/>
          </w:p>
        </w:tc>
      </w:tr>
      <w:tr w:rsidR="00C40FD5" w:rsidRPr="001F42D3" w14:paraId="57FFC7BF" w14:textId="77777777" w:rsidTr="006C0E8E">
        <w:trPr>
          <w:cantSplit/>
          <w:jc w:val="center"/>
        </w:trPr>
        <w:tc>
          <w:tcPr>
            <w:tcW w:w="784" w:type="dxa"/>
          </w:tcPr>
          <w:p w14:paraId="2ECCB14E" w14:textId="77777777" w:rsidR="00B11855" w:rsidRPr="001F42D3" w:rsidRDefault="003D003E" w:rsidP="00CF7336">
            <w:pPr>
              <w:pStyle w:val="TableEntry"/>
            </w:pPr>
            <w:r w:rsidRPr="001F42D3">
              <w:t>24</w:t>
            </w:r>
          </w:p>
        </w:tc>
        <w:tc>
          <w:tcPr>
            <w:tcW w:w="764" w:type="dxa"/>
          </w:tcPr>
          <w:p w14:paraId="7DBABA53" w14:textId="77777777" w:rsidR="00B11855" w:rsidRPr="001F42D3" w:rsidRDefault="003D003E" w:rsidP="00CF7336">
            <w:pPr>
              <w:pStyle w:val="TableEntry"/>
            </w:pPr>
            <w:r w:rsidRPr="001F42D3">
              <w:t>1</w:t>
            </w:r>
          </w:p>
        </w:tc>
        <w:tc>
          <w:tcPr>
            <w:tcW w:w="760" w:type="dxa"/>
          </w:tcPr>
          <w:p w14:paraId="7F8AFCCE" w14:textId="77777777" w:rsidR="00B11855" w:rsidRPr="001F42D3" w:rsidRDefault="003D003E" w:rsidP="00CF7336">
            <w:pPr>
              <w:pStyle w:val="TableEntry"/>
            </w:pPr>
            <w:r w:rsidRPr="001F42D3">
              <w:t>ID</w:t>
            </w:r>
          </w:p>
        </w:tc>
        <w:tc>
          <w:tcPr>
            <w:tcW w:w="961" w:type="dxa"/>
          </w:tcPr>
          <w:p w14:paraId="12117861" w14:textId="77777777" w:rsidR="00B11855" w:rsidRPr="001F42D3" w:rsidRDefault="003D003E" w:rsidP="00CF7336">
            <w:pPr>
              <w:pStyle w:val="TableEntry"/>
            </w:pPr>
            <w:r w:rsidRPr="001F42D3">
              <w:t>RE</w:t>
            </w:r>
          </w:p>
        </w:tc>
        <w:tc>
          <w:tcPr>
            <w:tcW w:w="1316" w:type="dxa"/>
          </w:tcPr>
          <w:p w14:paraId="4343D95C" w14:textId="77777777" w:rsidR="00B11855" w:rsidRPr="001F42D3" w:rsidRDefault="003D003E" w:rsidP="00CF7336">
            <w:pPr>
              <w:pStyle w:val="TableEntry"/>
            </w:pPr>
            <w:r w:rsidRPr="001F42D3">
              <w:t>[0..1]</w:t>
            </w:r>
          </w:p>
        </w:tc>
        <w:tc>
          <w:tcPr>
            <w:tcW w:w="861" w:type="dxa"/>
          </w:tcPr>
          <w:p w14:paraId="1CF67A23" w14:textId="77777777" w:rsidR="00B11855" w:rsidRPr="001F42D3" w:rsidRDefault="003D003E" w:rsidP="00CF7336">
            <w:pPr>
              <w:pStyle w:val="TableEntry"/>
            </w:pPr>
            <w:r w:rsidRPr="001F42D3">
              <w:t>0136</w:t>
            </w:r>
          </w:p>
        </w:tc>
        <w:tc>
          <w:tcPr>
            <w:tcW w:w="2834" w:type="dxa"/>
          </w:tcPr>
          <w:p w14:paraId="36B850C8" w14:textId="77777777" w:rsidR="00B11855" w:rsidRPr="001F42D3" w:rsidRDefault="003D003E" w:rsidP="00CF7336">
            <w:pPr>
              <w:pStyle w:val="TableEntry"/>
            </w:pPr>
            <w:r w:rsidRPr="001F42D3">
              <w:t>Multiple Birth Indicator</w:t>
            </w:r>
          </w:p>
        </w:tc>
      </w:tr>
      <w:tr w:rsidR="00C40FD5" w:rsidRPr="001F42D3" w14:paraId="077D537B" w14:textId="77777777" w:rsidTr="006C0E8E">
        <w:trPr>
          <w:cantSplit/>
          <w:jc w:val="center"/>
        </w:trPr>
        <w:tc>
          <w:tcPr>
            <w:tcW w:w="784" w:type="dxa"/>
          </w:tcPr>
          <w:p w14:paraId="0A9EC1FB" w14:textId="77777777" w:rsidR="00B11855" w:rsidRPr="001F42D3" w:rsidRDefault="003D003E" w:rsidP="00CF7336">
            <w:pPr>
              <w:pStyle w:val="TableEntry"/>
            </w:pPr>
            <w:r w:rsidRPr="001F42D3">
              <w:t>25</w:t>
            </w:r>
          </w:p>
        </w:tc>
        <w:tc>
          <w:tcPr>
            <w:tcW w:w="764" w:type="dxa"/>
          </w:tcPr>
          <w:p w14:paraId="07847AA0" w14:textId="77777777" w:rsidR="00B11855" w:rsidRPr="001F42D3" w:rsidRDefault="003D003E" w:rsidP="00CF7336">
            <w:pPr>
              <w:pStyle w:val="TableEntry"/>
            </w:pPr>
            <w:r w:rsidRPr="001F42D3">
              <w:t>2</w:t>
            </w:r>
          </w:p>
        </w:tc>
        <w:tc>
          <w:tcPr>
            <w:tcW w:w="760" w:type="dxa"/>
          </w:tcPr>
          <w:p w14:paraId="006107B2" w14:textId="77777777" w:rsidR="00B11855" w:rsidRPr="001F42D3" w:rsidRDefault="003D003E" w:rsidP="00CF7336">
            <w:pPr>
              <w:pStyle w:val="TableEntry"/>
            </w:pPr>
            <w:r w:rsidRPr="001F42D3">
              <w:t>NM</w:t>
            </w:r>
          </w:p>
        </w:tc>
        <w:tc>
          <w:tcPr>
            <w:tcW w:w="961" w:type="dxa"/>
          </w:tcPr>
          <w:p w14:paraId="2570FAA7" w14:textId="77777777" w:rsidR="00B11855" w:rsidRPr="001F42D3" w:rsidRDefault="003D003E" w:rsidP="00CF7336">
            <w:pPr>
              <w:pStyle w:val="TableEntry"/>
            </w:pPr>
            <w:r w:rsidRPr="001F42D3">
              <w:t>RE</w:t>
            </w:r>
          </w:p>
        </w:tc>
        <w:tc>
          <w:tcPr>
            <w:tcW w:w="1316" w:type="dxa"/>
          </w:tcPr>
          <w:p w14:paraId="7A4C9AFA" w14:textId="77777777" w:rsidR="00B11855" w:rsidRPr="001F42D3" w:rsidRDefault="003D003E" w:rsidP="00CF7336">
            <w:pPr>
              <w:pStyle w:val="TableEntry"/>
            </w:pPr>
            <w:r w:rsidRPr="001F42D3">
              <w:t>[0..1]</w:t>
            </w:r>
          </w:p>
        </w:tc>
        <w:tc>
          <w:tcPr>
            <w:tcW w:w="861" w:type="dxa"/>
          </w:tcPr>
          <w:p w14:paraId="67E26DE4" w14:textId="77777777" w:rsidR="00B11855" w:rsidRPr="001F42D3" w:rsidRDefault="00B11855" w:rsidP="00CF7336">
            <w:pPr>
              <w:pStyle w:val="TableEntry"/>
            </w:pPr>
          </w:p>
        </w:tc>
        <w:tc>
          <w:tcPr>
            <w:tcW w:w="2834" w:type="dxa"/>
          </w:tcPr>
          <w:p w14:paraId="749EB471" w14:textId="77777777" w:rsidR="00B11855" w:rsidRPr="001F42D3" w:rsidRDefault="003D003E" w:rsidP="00CF7336">
            <w:pPr>
              <w:pStyle w:val="TableEntry"/>
            </w:pPr>
            <w:r w:rsidRPr="001F42D3">
              <w:t>Birth Order</w:t>
            </w:r>
          </w:p>
        </w:tc>
      </w:tr>
      <w:tr w:rsidR="00C40FD5" w:rsidRPr="001F42D3" w14:paraId="2CA3B0EE" w14:textId="77777777" w:rsidTr="006C0E8E">
        <w:trPr>
          <w:cantSplit/>
          <w:jc w:val="center"/>
        </w:trPr>
        <w:tc>
          <w:tcPr>
            <w:tcW w:w="784" w:type="dxa"/>
          </w:tcPr>
          <w:p w14:paraId="6DF8560B" w14:textId="77777777" w:rsidR="00B11855" w:rsidRPr="001F42D3" w:rsidRDefault="003D003E" w:rsidP="00CF7336">
            <w:pPr>
              <w:pStyle w:val="TableEntry"/>
            </w:pPr>
            <w:r w:rsidRPr="001F42D3">
              <w:t>26</w:t>
            </w:r>
          </w:p>
        </w:tc>
        <w:tc>
          <w:tcPr>
            <w:tcW w:w="764" w:type="dxa"/>
          </w:tcPr>
          <w:p w14:paraId="6B09E552" w14:textId="77777777" w:rsidR="00B11855" w:rsidRPr="001F42D3" w:rsidRDefault="003D003E" w:rsidP="00CF7336">
            <w:pPr>
              <w:pStyle w:val="TableEntry"/>
            </w:pPr>
            <w:r w:rsidRPr="001F42D3">
              <w:t>705</w:t>
            </w:r>
          </w:p>
        </w:tc>
        <w:tc>
          <w:tcPr>
            <w:tcW w:w="760" w:type="dxa"/>
          </w:tcPr>
          <w:p w14:paraId="75AF6868" w14:textId="77777777" w:rsidR="00B11855" w:rsidRPr="001F42D3" w:rsidRDefault="003D003E" w:rsidP="00CF7336">
            <w:pPr>
              <w:pStyle w:val="TableEntry"/>
            </w:pPr>
            <w:r w:rsidRPr="001F42D3">
              <w:t>CWE</w:t>
            </w:r>
          </w:p>
        </w:tc>
        <w:tc>
          <w:tcPr>
            <w:tcW w:w="961" w:type="dxa"/>
          </w:tcPr>
          <w:p w14:paraId="65455417" w14:textId="77777777" w:rsidR="00B11855" w:rsidRPr="001F42D3" w:rsidRDefault="003D003E" w:rsidP="00CF7336">
            <w:pPr>
              <w:pStyle w:val="TableEntry"/>
            </w:pPr>
            <w:r w:rsidRPr="001F42D3">
              <w:t>RE</w:t>
            </w:r>
          </w:p>
        </w:tc>
        <w:tc>
          <w:tcPr>
            <w:tcW w:w="1316" w:type="dxa"/>
          </w:tcPr>
          <w:p w14:paraId="2FB7EF5E" w14:textId="77777777" w:rsidR="00B11855" w:rsidRPr="001F42D3" w:rsidRDefault="003D003E" w:rsidP="00CF7336">
            <w:pPr>
              <w:pStyle w:val="TableEntry"/>
            </w:pPr>
            <w:r w:rsidRPr="001F42D3">
              <w:t>[0..1]</w:t>
            </w:r>
          </w:p>
        </w:tc>
        <w:tc>
          <w:tcPr>
            <w:tcW w:w="861" w:type="dxa"/>
          </w:tcPr>
          <w:p w14:paraId="3E66AA09" w14:textId="77777777" w:rsidR="00B11855" w:rsidRPr="001F42D3" w:rsidRDefault="003D003E" w:rsidP="00CF7336">
            <w:pPr>
              <w:pStyle w:val="TableEntry"/>
            </w:pPr>
            <w:r w:rsidRPr="001F42D3">
              <w:t>0171</w:t>
            </w:r>
          </w:p>
        </w:tc>
        <w:tc>
          <w:tcPr>
            <w:tcW w:w="2834" w:type="dxa"/>
          </w:tcPr>
          <w:p w14:paraId="039600A7" w14:textId="77777777" w:rsidR="00B11855" w:rsidRPr="001F42D3" w:rsidRDefault="003D003E" w:rsidP="00CF7336">
            <w:pPr>
              <w:pStyle w:val="TableEntry"/>
            </w:pPr>
            <w:r w:rsidRPr="001F42D3">
              <w:t>Citizenship</w:t>
            </w:r>
          </w:p>
        </w:tc>
      </w:tr>
      <w:tr w:rsidR="00C40FD5" w:rsidRPr="001F42D3" w14:paraId="234CA490" w14:textId="77777777" w:rsidTr="006C0E8E">
        <w:trPr>
          <w:cantSplit/>
          <w:jc w:val="center"/>
        </w:trPr>
        <w:tc>
          <w:tcPr>
            <w:tcW w:w="784" w:type="dxa"/>
          </w:tcPr>
          <w:p w14:paraId="1EC75F06" w14:textId="77777777" w:rsidR="00B11855" w:rsidRPr="001F42D3" w:rsidRDefault="003D003E" w:rsidP="00CF7336">
            <w:pPr>
              <w:pStyle w:val="TableEntry"/>
            </w:pPr>
            <w:r w:rsidRPr="001F42D3">
              <w:t>27</w:t>
            </w:r>
          </w:p>
        </w:tc>
        <w:tc>
          <w:tcPr>
            <w:tcW w:w="764" w:type="dxa"/>
          </w:tcPr>
          <w:p w14:paraId="6195245F" w14:textId="77777777" w:rsidR="00B11855" w:rsidRPr="001F42D3" w:rsidRDefault="003D003E" w:rsidP="00CF7336">
            <w:pPr>
              <w:pStyle w:val="TableEntry"/>
            </w:pPr>
            <w:r w:rsidRPr="001F42D3">
              <w:t>705</w:t>
            </w:r>
          </w:p>
        </w:tc>
        <w:tc>
          <w:tcPr>
            <w:tcW w:w="760" w:type="dxa"/>
          </w:tcPr>
          <w:p w14:paraId="31A13D62" w14:textId="77777777" w:rsidR="00B11855" w:rsidRPr="001F42D3" w:rsidRDefault="003D003E" w:rsidP="00CF7336">
            <w:pPr>
              <w:pStyle w:val="TableEntry"/>
            </w:pPr>
            <w:r w:rsidRPr="001F42D3">
              <w:t>CWE</w:t>
            </w:r>
          </w:p>
        </w:tc>
        <w:tc>
          <w:tcPr>
            <w:tcW w:w="961" w:type="dxa"/>
          </w:tcPr>
          <w:p w14:paraId="11BCAF86" w14:textId="77777777" w:rsidR="00B11855" w:rsidRPr="001F42D3" w:rsidRDefault="003D003E" w:rsidP="00CF7336">
            <w:pPr>
              <w:pStyle w:val="TableEntry"/>
            </w:pPr>
            <w:r w:rsidRPr="001F42D3">
              <w:t>RE</w:t>
            </w:r>
          </w:p>
        </w:tc>
        <w:tc>
          <w:tcPr>
            <w:tcW w:w="1316" w:type="dxa"/>
          </w:tcPr>
          <w:p w14:paraId="0EA64FC5" w14:textId="77777777" w:rsidR="00B11855" w:rsidRPr="001F42D3" w:rsidRDefault="003D003E" w:rsidP="00CF7336">
            <w:pPr>
              <w:pStyle w:val="TableEntry"/>
            </w:pPr>
            <w:r w:rsidRPr="001F42D3">
              <w:t>[0..1]</w:t>
            </w:r>
          </w:p>
        </w:tc>
        <w:tc>
          <w:tcPr>
            <w:tcW w:w="861" w:type="dxa"/>
          </w:tcPr>
          <w:p w14:paraId="1D4EF2DD" w14:textId="77777777" w:rsidR="00B11855" w:rsidRPr="001F42D3" w:rsidRDefault="003D003E" w:rsidP="00CF7336">
            <w:pPr>
              <w:pStyle w:val="TableEntry"/>
            </w:pPr>
            <w:r w:rsidRPr="001F42D3">
              <w:t>0172</w:t>
            </w:r>
          </w:p>
        </w:tc>
        <w:tc>
          <w:tcPr>
            <w:tcW w:w="2834" w:type="dxa"/>
          </w:tcPr>
          <w:p w14:paraId="78C7C7E5" w14:textId="77777777" w:rsidR="00B11855" w:rsidRPr="001F42D3" w:rsidRDefault="003D003E" w:rsidP="00CF7336">
            <w:pPr>
              <w:pStyle w:val="TableEntry"/>
            </w:pPr>
            <w:r w:rsidRPr="001F42D3">
              <w:t>Veterans Military Status</w:t>
            </w:r>
          </w:p>
        </w:tc>
      </w:tr>
      <w:tr w:rsidR="00C40FD5" w:rsidRPr="001F42D3" w14:paraId="3ED92FE9" w14:textId="77777777" w:rsidTr="006C0E8E">
        <w:trPr>
          <w:cantSplit/>
          <w:jc w:val="center"/>
        </w:trPr>
        <w:tc>
          <w:tcPr>
            <w:tcW w:w="784" w:type="dxa"/>
          </w:tcPr>
          <w:p w14:paraId="4E51F244" w14:textId="77777777" w:rsidR="00B11855" w:rsidRPr="001F42D3" w:rsidRDefault="003D003E" w:rsidP="00CF7336">
            <w:pPr>
              <w:pStyle w:val="TableEntry"/>
            </w:pPr>
            <w:r w:rsidRPr="001F42D3">
              <w:t>28</w:t>
            </w:r>
          </w:p>
        </w:tc>
        <w:tc>
          <w:tcPr>
            <w:tcW w:w="764" w:type="dxa"/>
          </w:tcPr>
          <w:p w14:paraId="38C7FF42" w14:textId="77777777" w:rsidR="00B11855" w:rsidRPr="001F42D3" w:rsidRDefault="003D003E" w:rsidP="00CF7336">
            <w:pPr>
              <w:pStyle w:val="TableEntry"/>
            </w:pPr>
            <w:r w:rsidRPr="001F42D3">
              <w:t>705</w:t>
            </w:r>
          </w:p>
        </w:tc>
        <w:tc>
          <w:tcPr>
            <w:tcW w:w="760" w:type="dxa"/>
          </w:tcPr>
          <w:p w14:paraId="6B9857AC" w14:textId="77777777" w:rsidR="00B11855" w:rsidRPr="001F42D3" w:rsidRDefault="003D003E" w:rsidP="00CF7336">
            <w:pPr>
              <w:pStyle w:val="TableEntry"/>
            </w:pPr>
            <w:r w:rsidRPr="001F42D3">
              <w:t>CWE</w:t>
            </w:r>
          </w:p>
        </w:tc>
        <w:tc>
          <w:tcPr>
            <w:tcW w:w="961" w:type="dxa"/>
          </w:tcPr>
          <w:p w14:paraId="4E685360" w14:textId="77777777" w:rsidR="00B11855" w:rsidRPr="001F42D3" w:rsidRDefault="003D003E" w:rsidP="00CF7336">
            <w:pPr>
              <w:pStyle w:val="TableEntry"/>
            </w:pPr>
            <w:r w:rsidRPr="001F42D3">
              <w:t>RE</w:t>
            </w:r>
          </w:p>
        </w:tc>
        <w:tc>
          <w:tcPr>
            <w:tcW w:w="1316" w:type="dxa"/>
          </w:tcPr>
          <w:p w14:paraId="13536750" w14:textId="77777777" w:rsidR="00B11855" w:rsidRPr="001F42D3" w:rsidRDefault="003D003E" w:rsidP="00CF7336">
            <w:pPr>
              <w:pStyle w:val="TableEntry"/>
            </w:pPr>
            <w:r w:rsidRPr="001F42D3">
              <w:t>[0..1]</w:t>
            </w:r>
          </w:p>
        </w:tc>
        <w:tc>
          <w:tcPr>
            <w:tcW w:w="861" w:type="dxa"/>
          </w:tcPr>
          <w:p w14:paraId="01AF2EF3" w14:textId="77777777" w:rsidR="00B11855" w:rsidRPr="001F42D3" w:rsidRDefault="003D003E" w:rsidP="00CF7336">
            <w:pPr>
              <w:pStyle w:val="TableEntry"/>
            </w:pPr>
            <w:r w:rsidRPr="001F42D3">
              <w:t>0212</w:t>
            </w:r>
          </w:p>
        </w:tc>
        <w:tc>
          <w:tcPr>
            <w:tcW w:w="2834" w:type="dxa"/>
          </w:tcPr>
          <w:p w14:paraId="38A8CD4F" w14:textId="77777777" w:rsidR="00B11855" w:rsidRPr="001F42D3" w:rsidRDefault="003D003E" w:rsidP="00CF7336">
            <w:pPr>
              <w:pStyle w:val="TableEntry"/>
            </w:pPr>
            <w:r w:rsidRPr="001F42D3">
              <w:t xml:space="preserve">Nationality </w:t>
            </w:r>
          </w:p>
        </w:tc>
      </w:tr>
      <w:tr w:rsidR="00C40FD5" w:rsidRPr="001F42D3" w14:paraId="7149006B" w14:textId="77777777" w:rsidTr="006C0E8E">
        <w:trPr>
          <w:cantSplit/>
          <w:jc w:val="center"/>
        </w:trPr>
        <w:tc>
          <w:tcPr>
            <w:tcW w:w="784" w:type="dxa"/>
          </w:tcPr>
          <w:p w14:paraId="2D0FD0D1" w14:textId="77777777" w:rsidR="00B11855" w:rsidRPr="001F42D3" w:rsidRDefault="003D003E" w:rsidP="00CF7336">
            <w:pPr>
              <w:pStyle w:val="TableEntry"/>
            </w:pPr>
            <w:r w:rsidRPr="001F42D3">
              <w:t>29</w:t>
            </w:r>
          </w:p>
        </w:tc>
        <w:tc>
          <w:tcPr>
            <w:tcW w:w="764" w:type="dxa"/>
          </w:tcPr>
          <w:p w14:paraId="52CAAD3A" w14:textId="77777777" w:rsidR="00B11855" w:rsidRPr="001F42D3" w:rsidRDefault="003D003E" w:rsidP="00CF7336">
            <w:pPr>
              <w:pStyle w:val="TableEntry"/>
            </w:pPr>
            <w:r w:rsidRPr="001F42D3">
              <w:t>24</w:t>
            </w:r>
          </w:p>
        </w:tc>
        <w:tc>
          <w:tcPr>
            <w:tcW w:w="760" w:type="dxa"/>
          </w:tcPr>
          <w:p w14:paraId="446478F7" w14:textId="77777777" w:rsidR="00B11855" w:rsidRPr="001F42D3" w:rsidRDefault="003D003E" w:rsidP="00CF7336">
            <w:pPr>
              <w:pStyle w:val="TableEntry"/>
            </w:pPr>
            <w:r w:rsidRPr="001F42D3">
              <w:t>DTM</w:t>
            </w:r>
          </w:p>
        </w:tc>
        <w:tc>
          <w:tcPr>
            <w:tcW w:w="961" w:type="dxa"/>
          </w:tcPr>
          <w:p w14:paraId="5D816EF9" w14:textId="77777777" w:rsidR="00B11855" w:rsidRPr="001F42D3" w:rsidRDefault="003D003E" w:rsidP="00CF7336">
            <w:pPr>
              <w:pStyle w:val="TableEntry"/>
            </w:pPr>
            <w:r w:rsidRPr="001F42D3">
              <w:t>RE</w:t>
            </w:r>
          </w:p>
        </w:tc>
        <w:tc>
          <w:tcPr>
            <w:tcW w:w="1316" w:type="dxa"/>
          </w:tcPr>
          <w:p w14:paraId="498B3F17" w14:textId="77777777" w:rsidR="00B11855" w:rsidRPr="001F42D3" w:rsidRDefault="003D003E" w:rsidP="00CF7336">
            <w:pPr>
              <w:pStyle w:val="TableEntry"/>
            </w:pPr>
            <w:r w:rsidRPr="001F42D3">
              <w:t>[0..1]</w:t>
            </w:r>
          </w:p>
        </w:tc>
        <w:tc>
          <w:tcPr>
            <w:tcW w:w="861" w:type="dxa"/>
          </w:tcPr>
          <w:p w14:paraId="7E004020" w14:textId="77777777" w:rsidR="00B11855" w:rsidRPr="001F42D3" w:rsidRDefault="00B11855" w:rsidP="00CF7336">
            <w:pPr>
              <w:pStyle w:val="TableEntry"/>
            </w:pPr>
          </w:p>
        </w:tc>
        <w:tc>
          <w:tcPr>
            <w:tcW w:w="2834" w:type="dxa"/>
          </w:tcPr>
          <w:p w14:paraId="6AA9059B" w14:textId="77777777" w:rsidR="00B11855" w:rsidRPr="001F42D3" w:rsidRDefault="003D003E" w:rsidP="00CF7336">
            <w:pPr>
              <w:pStyle w:val="TableEntry"/>
            </w:pPr>
            <w:r w:rsidRPr="001F42D3">
              <w:t>Patient Death Date and Time</w:t>
            </w:r>
          </w:p>
        </w:tc>
      </w:tr>
      <w:tr w:rsidR="00C40FD5" w:rsidRPr="001F42D3" w14:paraId="1023A857" w14:textId="77777777" w:rsidTr="006C0E8E">
        <w:trPr>
          <w:cantSplit/>
          <w:jc w:val="center"/>
        </w:trPr>
        <w:tc>
          <w:tcPr>
            <w:tcW w:w="784" w:type="dxa"/>
          </w:tcPr>
          <w:p w14:paraId="18A20568" w14:textId="77777777" w:rsidR="00B11855" w:rsidRPr="001F42D3" w:rsidRDefault="003D003E" w:rsidP="00CF7336">
            <w:pPr>
              <w:pStyle w:val="TableEntry"/>
            </w:pPr>
            <w:r w:rsidRPr="001F42D3">
              <w:t>30</w:t>
            </w:r>
          </w:p>
        </w:tc>
        <w:tc>
          <w:tcPr>
            <w:tcW w:w="764" w:type="dxa"/>
          </w:tcPr>
          <w:p w14:paraId="1AB61610" w14:textId="77777777" w:rsidR="00B11855" w:rsidRPr="001F42D3" w:rsidRDefault="003D003E" w:rsidP="00CF7336">
            <w:pPr>
              <w:pStyle w:val="TableEntry"/>
            </w:pPr>
            <w:r w:rsidRPr="001F42D3">
              <w:t>1</w:t>
            </w:r>
          </w:p>
        </w:tc>
        <w:tc>
          <w:tcPr>
            <w:tcW w:w="760" w:type="dxa"/>
          </w:tcPr>
          <w:p w14:paraId="56792EE4" w14:textId="77777777" w:rsidR="00B11855" w:rsidRPr="001F42D3" w:rsidRDefault="003D003E" w:rsidP="00CF7336">
            <w:pPr>
              <w:pStyle w:val="TableEntry"/>
            </w:pPr>
            <w:r w:rsidRPr="001F42D3">
              <w:t>ID</w:t>
            </w:r>
          </w:p>
        </w:tc>
        <w:tc>
          <w:tcPr>
            <w:tcW w:w="961" w:type="dxa"/>
          </w:tcPr>
          <w:p w14:paraId="0208BAD2" w14:textId="77777777" w:rsidR="00B11855" w:rsidRPr="001F42D3" w:rsidRDefault="003D003E" w:rsidP="00CF7336">
            <w:pPr>
              <w:pStyle w:val="TableEntry"/>
            </w:pPr>
            <w:r w:rsidRPr="001F42D3">
              <w:t>RE</w:t>
            </w:r>
          </w:p>
        </w:tc>
        <w:tc>
          <w:tcPr>
            <w:tcW w:w="1316" w:type="dxa"/>
          </w:tcPr>
          <w:p w14:paraId="23F3C389" w14:textId="77777777" w:rsidR="00B11855" w:rsidRPr="001F42D3" w:rsidRDefault="003D003E" w:rsidP="00CF7336">
            <w:pPr>
              <w:pStyle w:val="TableEntry"/>
            </w:pPr>
            <w:r w:rsidRPr="001F42D3">
              <w:t>[0..1]</w:t>
            </w:r>
          </w:p>
        </w:tc>
        <w:tc>
          <w:tcPr>
            <w:tcW w:w="861" w:type="dxa"/>
          </w:tcPr>
          <w:p w14:paraId="59A12FEB" w14:textId="77777777" w:rsidR="00B11855" w:rsidRPr="001F42D3" w:rsidRDefault="003D003E" w:rsidP="00CF7336">
            <w:pPr>
              <w:pStyle w:val="TableEntry"/>
            </w:pPr>
            <w:r w:rsidRPr="001F42D3">
              <w:t>0136</w:t>
            </w:r>
          </w:p>
        </w:tc>
        <w:tc>
          <w:tcPr>
            <w:tcW w:w="2834" w:type="dxa"/>
          </w:tcPr>
          <w:p w14:paraId="17B8305A" w14:textId="77777777" w:rsidR="00B11855" w:rsidRPr="001F42D3" w:rsidRDefault="003D003E" w:rsidP="00CF7336">
            <w:pPr>
              <w:pStyle w:val="TableEntry"/>
            </w:pPr>
            <w:r w:rsidRPr="001F42D3">
              <w:t>Patient Death Indicator</w:t>
            </w:r>
          </w:p>
        </w:tc>
      </w:tr>
      <w:tr w:rsidR="00C40FD5" w:rsidRPr="001F42D3" w14:paraId="06717810" w14:textId="77777777" w:rsidTr="006C0E8E">
        <w:trPr>
          <w:cantSplit/>
          <w:jc w:val="center"/>
        </w:trPr>
        <w:tc>
          <w:tcPr>
            <w:tcW w:w="784" w:type="dxa"/>
          </w:tcPr>
          <w:p w14:paraId="42FDDB8F" w14:textId="77777777" w:rsidR="00B11855" w:rsidRPr="001F42D3" w:rsidRDefault="003D003E" w:rsidP="00CF7336">
            <w:pPr>
              <w:pStyle w:val="TableEntry"/>
            </w:pPr>
            <w:r w:rsidRPr="001F42D3">
              <w:t>31</w:t>
            </w:r>
          </w:p>
        </w:tc>
        <w:tc>
          <w:tcPr>
            <w:tcW w:w="764" w:type="dxa"/>
          </w:tcPr>
          <w:p w14:paraId="1FDCE181" w14:textId="77777777" w:rsidR="00B11855" w:rsidRPr="001F42D3" w:rsidRDefault="003D003E" w:rsidP="00CF7336">
            <w:pPr>
              <w:pStyle w:val="TableEntry"/>
            </w:pPr>
            <w:r w:rsidRPr="001F42D3">
              <w:t>1</w:t>
            </w:r>
          </w:p>
        </w:tc>
        <w:tc>
          <w:tcPr>
            <w:tcW w:w="760" w:type="dxa"/>
          </w:tcPr>
          <w:p w14:paraId="77C3E28F" w14:textId="77777777" w:rsidR="00B11855" w:rsidRPr="001F42D3" w:rsidRDefault="003D003E" w:rsidP="00CF7336">
            <w:pPr>
              <w:pStyle w:val="TableEntry"/>
            </w:pPr>
            <w:r w:rsidRPr="001F42D3">
              <w:t>ID</w:t>
            </w:r>
          </w:p>
        </w:tc>
        <w:tc>
          <w:tcPr>
            <w:tcW w:w="961" w:type="dxa"/>
          </w:tcPr>
          <w:p w14:paraId="30D779D7" w14:textId="77777777" w:rsidR="00B11855" w:rsidRPr="001F42D3" w:rsidRDefault="003D003E" w:rsidP="00CF7336">
            <w:pPr>
              <w:pStyle w:val="TableEntry"/>
            </w:pPr>
            <w:r w:rsidRPr="001F42D3">
              <w:t>RE</w:t>
            </w:r>
          </w:p>
        </w:tc>
        <w:tc>
          <w:tcPr>
            <w:tcW w:w="1316" w:type="dxa"/>
          </w:tcPr>
          <w:p w14:paraId="556A0A8A" w14:textId="77777777" w:rsidR="00B11855" w:rsidRPr="001F42D3" w:rsidRDefault="003D003E" w:rsidP="00CF7336">
            <w:pPr>
              <w:pStyle w:val="TableEntry"/>
            </w:pPr>
            <w:r w:rsidRPr="001F42D3">
              <w:t>[0..1]</w:t>
            </w:r>
          </w:p>
        </w:tc>
        <w:tc>
          <w:tcPr>
            <w:tcW w:w="861" w:type="dxa"/>
          </w:tcPr>
          <w:p w14:paraId="60233D60" w14:textId="77777777" w:rsidR="00B11855" w:rsidRPr="001F42D3" w:rsidRDefault="003D003E" w:rsidP="00CF7336">
            <w:pPr>
              <w:pStyle w:val="TableEntry"/>
            </w:pPr>
            <w:r w:rsidRPr="001F42D3">
              <w:t>0136</w:t>
            </w:r>
          </w:p>
        </w:tc>
        <w:tc>
          <w:tcPr>
            <w:tcW w:w="2834" w:type="dxa"/>
          </w:tcPr>
          <w:p w14:paraId="42F685A2" w14:textId="77777777" w:rsidR="00B11855" w:rsidRPr="001F42D3" w:rsidRDefault="003D003E" w:rsidP="00CF7336">
            <w:pPr>
              <w:pStyle w:val="TableEntry"/>
            </w:pPr>
            <w:r w:rsidRPr="001F42D3">
              <w:t>Identity Unknown Indicator</w:t>
            </w:r>
          </w:p>
        </w:tc>
      </w:tr>
      <w:tr w:rsidR="00C40FD5" w:rsidRPr="001F42D3" w14:paraId="3FB1E9A2" w14:textId="77777777" w:rsidTr="006C0E8E">
        <w:trPr>
          <w:cantSplit/>
          <w:jc w:val="center"/>
        </w:trPr>
        <w:tc>
          <w:tcPr>
            <w:tcW w:w="784" w:type="dxa"/>
          </w:tcPr>
          <w:p w14:paraId="4A17B9FB" w14:textId="77777777" w:rsidR="00B11855" w:rsidRPr="001F42D3" w:rsidRDefault="003D003E" w:rsidP="00CF7336">
            <w:pPr>
              <w:pStyle w:val="TableEntry"/>
            </w:pPr>
            <w:r w:rsidRPr="001F42D3">
              <w:t>32</w:t>
            </w:r>
          </w:p>
        </w:tc>
        <w:tc>
          <w:tcPr>
            <w:tcW w:w="764" w:type="dxa"/>
          </w:tcPr>
          <w:p w14:paraId="0B46A68E" w14:textId="77777777" w:rsidR="00B11855" w:rsidRPr="001F42D3" w:rsidRDefault="003D003E" w:rsidP="00CF7336">
            <w:pPr>
              <w:pStyle w:val="TableEntry"/>
            </w:pPr>
            <w:r w:rsidRPr="001F42D3">
              <w:t>20</w:t>
            </w:r>
          </w:p>
        </w:tc>
        <w:tc>
          <w:tcPr>
            <w:tcW w:w="760" w:type="dxa"/>
          </w:tcPr>
          <w:p w14:paraId="30705D4B" w14:textId="77777777" w:rsidR="00B11855" w:rsidRPr="001F42D3" w:rsidRDefault="003D003E" w:rsidP="00CF7336">
            <w:pPr>
              <w:pStyle w:val="TableEntry"/>
            </w:pPr>
            <w:r w:rsidRPr="001F42D3">
              <w:t>IS</w:t>
            </w:r>
          </w:p>
        </w:tc>
        <w:tc>
          <w:tcPr>
            <w:tcW w:w="961" w:type="dxa"/>
          </w:tcPr>
          <w:p w14:paraId="61B7D991" w14:textId="77777777" w:rsidR="00B11855" w:rsidRPr="001F42D3" w:rsidRDefault="003D003E" w:rsidP="00CF7336">
            <w:pPr>
              <w:pStyle w:val="TableEntry"/>
            </w:pPr>
            <w:r w:rsidRPr="001F42D3">
              <w:t>RE</w:t>
            </w:r>
          </w:p>
        </w:tc>
        <w:tc>
          <w:tcPr>
            <w:tcW w:w="1316" w:type="dxa"/>
          </w:tcPr>
          <w:p w14:paraId="652268EA" w14:textId="77777777" w:rsidR="00B11855" w:rsidRPr="001F42D3" w:rsidRDefault="003D003E" w:rsidP="00CF7336">
            <w:pPr>
              <w:pStyle w:val="TableEntry"/>
            </w:pPr>
            <w:r w:rsidRPr="001F42D3">
              <w:t>[0..1]</w:t>
            </w:r>
          </w:p>
        </w:tc>
        <w:tc>
          <w:tcPr>
            <w:tcW w:w="861" w:type="dxa"/>
          </w:tcPr>
          <w:p w14:paraId="741FBFA8" w14:textId="77777777" w:rsidR="00B11855" w:rsidRPr="001F42D3" w:rsidRDefault="003D003E" w:rsidP="00CF7336">
            <w:pPr>
              <w:pStyle w:val="TableEntry"/>
            </w:pPr>
            <w:r w:rsidRPr="001F42D3">
              <w:t>0445</w:t>
            </w:r>
          </w:p>
        </w:tc>
        <w:tc>
          <w:tcPr>
            <w:tcW w:w="2834" w:type="dxa"/>
          </w:tcPr>
          <w:p w14:paraId="01088A65" w14:textId="77777777" w:rsidR="00B11855" w:rsidRPr="001F42D3" w:rsidRDefault="003D003E" w:rsidP="00CF7336">
            <w:pPr>
              <w:pStyle w:val="TableEntry"/>
            </w:pPr>
            <w:r w:rsidRPr="001F42D3">
              <w:t>Identity Reliability Code</w:t>
            </w:r>
          </w:p>
        </w:tc>
      </w:tr>
      <w:tr w:rsidR="00C40FD5" w:rsidRPr="001F42D3" w14:paraId="3B4FD252" w14:textId="77777777" w:rsidTr="006C0E8E">
        <w:trPr>
          <w:cantSplit/>
          <w:jc w:val="center"/>
        </w:trPr>
        <w:tc>
          <w:tcPr>
            <w:tcW w:w="784" w:type="dxa"/>
          </w:tcPr>
          <w:p w14:paraId="275CB463" w14:textId="77777777" w:rsidR="00B11855" w:rsidRPr="001F42D3" w:rsidRDefault="003D003E" w:rsidP="00CF7336">
            <w:pPr>
              <w:pStyle w:val="TableEntry"/>
            </w:pPr>
            <w:r w:rsidRPr="001F42D3">
              <w:t>33</w:t>
            </w:r>
          </w:p>
        </w:tc>
        <w:tc>
          <w:tcPr>
            <w:tcW w:w="764" w:type="dxa"/>
          </w:tcPr>
          <w:p w14:paraId="2A80F250" w14:textId="77777777" w:rsidR="00B11855" w:rsidRPr="001F42D3" w:rsidRDefault="003D003E" w:rsidP="00CF7336">
            <w:pPr>
              <w:pStyle w:val="TableEntry"/>
            </w:pPr>
            <w:r w:rsidRPr="001F42D3">
              <w:t>24</w:t>
            </w:r>
          </w:p>
        </w:tc>
        <w:tc>
          <w:tcPr>
            <w:tcW w:w="760" w:type="dxa"/>
          </w:tcPr>
          <w:p w14:paraId="2FDCB151" w14:textId="77777777" w:rsidR="00B11855" w:rsidRPr="001F42D3" w:rsidRDefault="003D003E" w:rsidP="00CF7336">
            <w:pPr>
              <w:pStyle w:val="TableEntry"/>
            </w:pPr>
            <w:r w:rsidRPr="001F42D3">
              <w:t>DTM</w:t>
            </w:r>
          </w:p>
        </w:tc>
        <w:tc>
          <w:tcPr>
            <w:tcW w:w="961" w:type="dxa"/>
          </w:tcPr>
          <w:p w14:paraId="408B4A7D" w14:textId="77777777" w:rsidR="00B11855" w:rsidRPr="001F42D3" w:rsidRDefault="003D003E" w:rsidP="00CF7336">
            <w:pPr>
              <w:pStyle w:val="TableEntry"/>
            </w:pPr>
            <w:r w:rsidRPr="001F42D3">
              <w:t>RE</w:t>
            </w:r>
          </w:p>
        </w:tc>
        <w:tc>
          <w:tcPr>
            <w:tcW w:w="1316" w:type="dxa"/>
          </w:tcPr>
          <w:p w14:paraId="3AB583FD" w14:textId="77777777" w:rsidR="00B11855" w:rsidRPr="001F42D3" w:rsidRDefault="003D003E" w:rsidP="00CF7336">
            <w:pPr>
              <w:pStyle w:val="TableEntry"/>
            </w:pPr>
            <w:r w:rsidRPr="001F42D3">
              <w:t>[0..1]</w:t>
            </w:r>
          </w:p>
        </w:tc>
        <w:tc>
          <w:tcPr>
            <w:tcW w:w="861" w:type="dxa"/>
          </w:tcPr>
          <w:p w14:paraId="60954DEF" w14:textId="77777777" w:rsidR="00B11855" w:rsidRPr="001F42D3" w:rsidRDefault="00B11855" w:rsidP="00CF7336">
            <w:pPr>
              <w:pStyle w:val="TableEntry"/>
            </w:pPr>
          </w:p>
        </w:tc>
        <w:tc>
          <w:tcPr>
            <w:tcW w:w="2834" w:type="dxa"/>
          </w:tcPr>
          <w:p w14:paraId="5ADBBF89" w14:textId="77777777" w:rsidR="00B11855" w:rsidRPr="001F42D3" w:rsidRDefault="003D003E" w:rsidP="00CF7336">
            <w:pPr>
              <w:pStyle w:val="TableEntry"/>
            </w:pPr>
            <w:r w:rsidRPr="001F42D3">
              <w:t>Last Update Date/Time</w:t>
            </w:r>
          </w:p>
        </w:tc>
      </w:tr>
      <w:tr w:rsidR="00C40FD5" w:rsidRPr="001F42D3" w14:paraId="2A5ED676" w14:textId="77777777" w:rsidTr="006C0E8E">
        <w:trPr>
          <w:cantSplit/>
          <w:jc w:val="center"/>
        </w:trPr>
        <w:tc>
          <w:tcPr>
            <w:tcW w:w="784" w:type="dxa"/>
          </w:tcPr>
          <w:p w14:paraId="00446EAE" w14:textId="77777777" w:rsidR="00B11855" w:rsidRPr="001F42D3" w:rsidRDefault="003D003E" w:rsidP="00CF7336">
            <w:pPr>
              <w:pStyle w:val="TableEntry"/>
            </w:pPr>
            <w:r w:rsidRPr="001F42D3">
              <w:t>34</w:t>
            </w:r>
          </w:p>
        </w:tc>
        <w:tc>
          <w:tcPr>
            <w:tcW w:w="764" w:type="dxa"/>
          </w:tcPr>
          <w:p w14:paraId="5C56C959" w14:textId="77777777" w:rsidR="00B11855" w:rsidRPr="001F42D3" w:rsidRDefault="003D003E" w:rsidP="00CF7336">
            <w:pPr>
              <w:pStyle w:val="TableEntry"/>
            </w:pPr>
            <w:r w:rsidRPr="001F42D3">
              <w:t>241</w:t>
            </w:r>
          </w:p>
        </w:tc>
        <w:tc>
          <w:tcPr>
            <w:tcW w:w="760" w:type="dxa"/>
          </w:tcPr>
          <w:p w14:paraId="087747C2" w14:textId="77777777" w:rsidR="00B11855" w:rsidRPr="001F42D3" w:rsidRDefault="003D003E" w:rsidP="00CF7336">
            <w:pPr>
              <w:pStyle w:val="TableEntry"/>
            </w:pPr>
            <w:r w:rsidRPr="001F42D3">
              <w:t>HD</w:t>
            </w:r>
          </w:p>
        </w:tc>
        <w:tc>
          <w:tcPr>
            <w:tcW w:w="961" w:type="dxa"/>
          </w:tcPr>
          <w:p w14:paraId="630898F8" w14:textId="77777777" w:rsidR="00B11855" w:rsidRPr="001F42D3" w:rsidRDefault="003D003E" w:rsidP="00CF7336">
            <w:pPr>
              <w:pStyle w:val="TableEntry"/>
            </w:pPr>
            <w:r w:rsidRPr="001F42D3">
              <w:t>RE</w:t>
            </w:r>
          </w:p>
        </w:tc>
        <w:tc>
          <w:tcPr>
            <w:tcW w:w="1316" w:type="dxa"/>
          </w:tcPr>
          <w:p w14:paraId="5BE14479" w14:textId="77777777" w:rsidR="00B11855" w:rsidRPr="001F42D3" w:rsidRDefault="003D003E" w:rsidP="00CF7336">
            <w:pPr>
              <w:pStyle w:val="TableEntry"/>
            </w:pPr>
            <w:r w:rsidRPr="001F42D3">
              <w:t>[0..1]</w:t>
            </w:r>
          </w:p>
        </w:tc>
        <w:tc>
          <w:tcPr>
            <w:tcW w:w="861" w:type="dxa"/>
          </w:tcPr>
          <w:p w14:paraId="6C0CC2C0" w14:textId="77777777" w:rsidR="00B11855" w:rsidRPr="001F42D3" w:rsidRDefault="00B11855" w:rsidP="00CF7336">
            <w:pPr>
              <w:pStyle w:val="TableEntry"/>
            </w:pPr>
          </w:p>
        </w:tc>
        <w:tc>
          <w:tcPr>
            <w:tcW w:w="2834" w:type="dxa"/>
          </w:tcPr>
          <w:p w14:paraId="40983610" w14:textId="77777777" w:rsidR="00B11855" w:rsidRPr="001F42D3" w:rsidRDefault="003D003E" w:rsidP="00CF7336">
            <w:pPr>
              <w:pStyle w:val="TableEntry"/>
            </w:pPr>
            <w:r w:rsidRPr="001F42D3">
              <w:t>Last Update Facility</w:t>
            </w:r>
          </w:p>
        </w:tc>
      </w:tr>
      <w:tr w:rsidR="00C40FD5" w:rsidRPr="001F42D3" w14:paraId="43F1E5DC" w14:textId="77777777" w:rsidTr="006C0E8E">
        <w:trPr>
          <w:cantSplit/>
          <w:jc w:val="center"/>
        </w:trPr>
        <w:tc>
          <w:tcPr>
            <w:tcW w:w="784" w:type="dxa"/>
          </w:tcPr>
          <w:p w14:paraId="13562DC2" w14:textId="77777777" w:rsidR="00B11855" w:rsidRPr="001F42D3" w:rsidRDefault="003D003E" w:rsidP="00CF7336">
            <w:pPr>
              <w:pStyle w:val="TableEntry"/>
            </w:pPr>
            <w:r w:rsidRPr="001F42D3">
              <w:t>35</w:t>
            </w:r>
          </w:p>
        </w:tc>
        <w:tc>
          <w:tcPr>
            <w:tcW w:w="764" w:type="dxa"/>
          </w:tcPr>
          <w:p w14:paraId="6C262A7D" w14:textId="77777777" w:rsidR="00B11855" w:rsidRPr="001F42D3" w:rsidRDefault="003D003E" w:rsidP="00CF7336">
            <w:pPr>
              <w:pStyle w:val="TableEntry"/>
            </w:pPr>
            <w:r w:rsidRPr="001F42D3">
              <w:t>705</w:t>
            </w:r>
          </w:p>
        </w:tc>
        <w:tc>
          <w:tcPr>
            <w:tcW w:w="760" w:type="dxa"/>
          </w:tcPr>
          <w:p w14:paraId="0F38F466" w14:textId="77777777" w:rsidR="00B11855" w:rsidRPr="001F42D3" w:rsidRDefault="003D003E" w:rsidP="00CF7336">
            <w:pPr>
              <w:pStyle w:val="TableEntry"/>
            </w:pPr>
            <w:r w:rsidRPr="001F42D3">
              <w:t>CWE</w:t>
            </w:r>
          </w:p>
        </w:tc>
        <w:tc>
          <w:tcPr>
            <w:tcW w:w="961" w:type="dxa"/>
          </w:tcPr>
          <w:p w14:paraId="1704B19E" w14:textId="77777777" w:rsidR="00B11855" w:rsidRPr="001F42D3" w:rsidRDefault="003D003E" w:rsidP="00CF7336">
            <w:pPr>
              <w:pStyle w:val="TableEntry"/>
            </w:pPr>
            <w:r w:rsidRPr="001F42D3">
              <w:t>RE</w:t>
            </w:r>
          </w:p>
        </w:tc>
        <w:tc>
          <w:tcPr>
            <w:tcW w:w="1316" w:type="dxa"/>
          </w:tcPr>
          <w:p w14:paraId="2A1EB598" w14:textId="77777777" w:rsidR="00B11855" w:rsidRPr="001F42D3" w:rsidRDefault="003D003E" w:rsidP="00CF7336">
            <w:pPr>
              <w:pStyle w:val="TableEntry"/>
            </w:pPr>
            <w:r w:rsidRPr="001F42D3">
              <w:t>[0..1]</w:t>
            </w:r>
          </w:p>
        </w:tc>
        <w:tc>
          <w:tcPr>
            <w:tcW w:w="861" w:type="dxa"/>
          </w:tcPr>
          <w:p w14:paraId="77294EB9" w14:textId="77777777" w:rsidR="00B11855" w:rsidRPr="001F42D3" w:rsidRDefault="00660950" w:rsidP="00CF7336">
            <w:pPr>
              <w:pStyle w:val="TableEntry"/>
            </w:pPr>
            <w:r w:rsidRPr="001F42D3">
              <w:t>0446</w:t>
            </w:r>
          </w:p>
        </w:tc>
        <w:tc>
          <w:tcPr>
            <w:tcW w:w="2834" w:type="dxa"/>
          </w:tcPr>
          <w:p w14:paraId="06BE0C7E" w14:textId="77777777" w:rsidR="00B11855" w:rsidRPr="001F42D3" w:rsidRDefault="003D003E" w:rsidP="00CF7336">
            <w:pPr>
              <w:pStyle w:val="TableEntry"/>
            </w:pPr>
            <w:r w:rsidRPr="001F42D3">
              <w:t>Species Code</w:t>
            </w:r>
          </w:p>
        </w:tc>
      </w:tr>
      <w:tr w:rsidR="00C40FD5" w:rsidRPr="001F42D3" w14:paraId="74D90C67" w14:textId="77777777" w:rsidTr="006C0E8E">
        <w:trPr>
          <w:cantSplit/>
          <w:jc w:val="center"/>
        </w:trPr>
        <w:tc>
          <w:tcPr>
            <w:tcW w:w="784" w:type="dxa"/>
          </w:tcPr>
          <w:p w14:paraId="320C0995" w14:textId="77777777" w:rsidR="00B11855" w:rsidRPr="001F42D3" w:rsidRDefault="003D003E" w:rsidP="00CF7336">
            <w:pPr>
              <w:pStyle w:val="TableEntry"/>
            </w:pPr>
            <w:r w:rsidRPr="001F42D3">
              <w:t>36</w:t>
            </w:r>
          </w:p>
        </w:tc>
        <w:tc>
          <w:tcPr>
            <w:tcW w:w="764" w:type="dxa"/>
          </w:tcPr>
          <w:p w14:paraId="12D858BF" w14:textId="77777777" w:rsidR="00B11855" w:rsidRPr="001F42D3" w:rsidRDefault="003D003E" w:rsidP="00CF7336">
            <w:pPr>
              <w:pStyle w:val="TableEntry"/>
            </w:pPr>
            <w:r w:rsidRPr="001F42D3">
              <w:t>250</w:t>
            </w:r>
          </w:p>
        </w:tc>
        <w:tc>
          <w:tcPr>
            <w:tcW w:w="760" w:type="dxa"/>
          </w:tcPr>
          <w:p w14:paraId="10D15308" w14:textId="77777777" w:rsidR="00B11855" w:rsidRPr="001F42D3" w:rsidRDefault="003D003E" w:rsidP="00CF7336">
            <w:pPr>
              <w:pStyle w:val="TableEntry"/>
            </w:pPr>
            <w:r w:rsidRPr="001F42D3">
              <w:t>CWE</w:t>
            </w:r>
          </w:p>
        </w:tc>
        <w:tc>
          <w:tcPr>
            <w:tcW w:w="961" w:type="dxa"/>
          </w:tcPr>
          <w:p w14:paraId="496B23DC" w14:textId="77777777" w:rsidR="00B11855" w:rsidRPr="001F42D3" w:rsidRDefault="003D003E" w:rsidP="00CF7336">
            <w:pPr>
              <w:pStyle w:val="TableEntry"/>
            </w:pPr>
            <w:r w:rsidRPr="001F42D3">
              <w:t>C</w:t>
            </w:r>
          </w:p>
        </w:tc>
        <w:tc>
          <w:tcPr>
            <w:tcW w:w="1316" w:type="dxa"/>
          </w:tcPr>
          <w:p w14:paraId="2E4B937A" w14:textId="77777777" w:rsidR="00B11855" w:rsidRPr="001F42D3" w:rsidRDefault="003D003E" w:rsidP="00A4475D">
            <w:pPr>
              <w:pStyle w:val="TableEntry"/>
            </w:pPr>
            <w:r w:rsidRPr="001F42D3">
              <w:t>[0..</w:t>
            </w:r>
            <w:r w:rsidR="00A4475D" w:rsidRPr="001F42D3">
              <w:t>1</w:t>
            </w:r>
            <w:r w:rsidRPr="001F42D3">
              <w:t>]</w:t>
            </w:r>
          </w:p>
        </w:tc>
        <w:tc>
          <w:tcPr>
            <w:tcW w:w="861" w:type="dxa"/>
          </w:tcPr>
          <w:p w14:paraId="24658005" w14:textId="77777777" w:rsidR="00B11855" w:rsidRPr="001F42D3" w:rsidRDefault="00660950" w:rsidP="00863A9A">
            <w:pPr>
              <w:pStyle w:val="TableEntry"/>
            </w:pPr>
            <w:r w:rsidRPr="001F42D3">
              <w:t>0447</w:t>
            </w:r>
          </w:p>
        </w:tc>
        <w:tc>
          <w:tcPr>
            <w:tcW w:w="2834" w:type="dxa"/>
          </w:tcPr>
          <w:p w14:paraId="64ED0B58" w14:textId="77777777" w:rsidR="00B11855" w:rsidRPr="001F42D3" w:rsidRDefault="003D003E" w:rsidP="00863A9A">
            <w:pPr>
              <w:pStyle w:val="TableEntry"/>
            </w:pPr>
            <w:r w:rsidRPr="001F42D3">
              <w:t>Breed Code</w:t>
            </w:r>
          </w:p>
        </w:tc>
      </w:tr>
      <w:tr w:rsidR="00C40FD5" w:rsidRPr="001F42D3" w14:paraId="32838D37" w14:textId="77777777" w:rsidTr="006C0E8E">
        <w:trPr>
          <w:cantSplit/>
          <w:jc w:val="center"/>
        </w:trPr>
        <w:tc>
          <w:tcPr>
            <w:tcW w:w="784" w:type="dxa"/>
          </w:tcPr>
          <w:p w14:paraId="45BDB8AA" w14:textId="77777777" w:rsidR="00B11855" w:rsidRPr="001F42D3" w:rsidRDefault="003D003E" w:rsidP="00CF7336">
            <w:pPr>
              <w:pStyle w:val="TableEntry"/>
            </w:pPr>
            <w:r w:rsidRPr="001F42D3">
              <w:t>37</w:t>
            </w:r>
          </w:p>
        </w:tc>
        <w:tc>
          <w:tcPr>
            <w:tcW w:w="764" w:type="dxa"/>
          </w:tcPr>
          <w:p w14:paraId="1A62254E" w14:textId="77777777" w:rsidR="00B11855" w:rsidRPr="001F42D3" w:rsidRDefault="003D003E" w:rsidP="00CF7336">
            <w:pPr>
              <w:pStyle w:val="TableEntry"/>
            </w:pPr>
            <w:r w:rsidRPr="001F42D3">
              <w:t>80</w:t>
            </w:r>
          </w:p>
        </w:tc>
        <w:tc>
          <w:tcPr>
            <w:tcW w:w="760" w:type="dxa"/>
          </w:tcPr>
          <w:p w14:paraId="423DE91E" w14:textId="77777777" w:rsidR="00B11855" w:rsidRPr="001F42D3" w:rsidRDefault="003D003E" w:rsidP="00CF7336">
            <w:pPr>
              <w:pStyle w:val="TableEntry"/>
            </w:pPr>
            <w:r w:rsidRPr="001F42D3">
              <w:t>ST</w:t>
            </w:r>
          </w:p>
        </w:tc>
        <w:tc>
          <w:tcPr>
            <w:tcW w:w="961" w:type="dxa"/>
          </w:tcPr>
          <w:p w14:paraId="5C24FE30" w14:textId="77777777" w:rsidR="00B11855" w:rsidRPr="001F42D3" w:rsidRDefault="003D003E" w:rsidP="00CF7336">
            <w:pPr>
              <w:pStyle w:val="TableEntry"/>
            </w:pPr>
            <w:r w:rsidRPr="001F42D3">
              <w:t>C</w:t>
            </w:r>
          </w:p>
        </w:tc>
        <w:tc>
          <w:tcPr>
            <w:tcW w:w="1316" w:type="dxa"/>
          </w:tcPr>
          <w:p w14:paraId="12384C8F" w14:textId="77777777" w:rsidR="00B11855" w:rsidRPr="001F42D3" w:rsidRDefault="003D003E" w:rsidP="00CF7336">
            <w:pPr>
              <w:pStyle w:val="TableEntry"/>
            </w:pPr>
            <w:r w:rsidRPr="001F42D3">
              <w:t>[0..1]</w:t>
            </w:r>
          </w:p>
        </w:tc>
        <w:tc>
          <w:tcPr>
            <w:tcW w:w="861" w:type="dxa"/>
          </w:tcPr>
          <w:p w14:paraId="14DDCA9E" w14:textId="77777777" w:rsidR="00B11855" w:rsidRPr="001F42D3" w:rsidRDefault="00B11855" w:rsidP="00CF7336">
            <w:pPr>
              <w:pStyle w:val="TableEntry"/>
            </w:pPr>
          </w:p>
        </w:tc>
        <w:tc>
          <w:tcPr>
            <w:tcW w:w="2834" w:type="dxa"/>
          </w:tcPr>
          <w:p w14:paraId="1BB2B983" w14:textId="77777777" w:rsidR="00B11855" w:rsidRPr="001F42D3" w:rsidRDefault="003D003E" w:rsidP="00CF7336">
            <w:pPr>
              <w:pStyle w:val="TableEntry"/>
            </w:pPr>
            <w:r w:rsidRPr="001F42D3">
              <w:t>Strain</w:t>
            </w:r>
          </w:p>
        </w:tc>
      </w:tr>
      <w:tr w:rsidR="00C40FD5" w:rsidRPr="001F42D3" w14:paraId="05CFE79C" w14:textId="77777777" w:rsidTr="006C0E8E">
        <w:trPr>
          <w:cantSplit/>
          <w:jc w:val="center"/>
        </w:trPr>
        <w:tc>
          <w:tcPr>
            <w:tcW w:w="784" w:type="dxa"/>
          </w:tcPr>
          <w:p w14:paraId="7BCD3A6A" w14:textId="77777777" w:rsidR="00B11855" w:rsidRPr="001F42D3" w:rsidRDefault="003D003E" w:rsidP="00CF7336">
            <w:pPr>
              <w:pStyle w:val="TableEntry"/>
            </w:pPr>
            <w:r w:rsidRPr="001F42D3">
              <w:t>38</w:t>
            </w:r>
          </w:p>
        </w:tc>
        <w:tc>
          <w:tcPr>
            <w:tcW w:w="764" w:type="dxa"/>
          </w:tcPr>
          <w:p w14:paraId="0B46E0A2" w14:textId="77777777" w:rsidR="00B11855" w:rsidRPr="001F42D3" w:rsidRDefault="003D003E" w:rsidP="00CF7336">
            <w:pPr>
              <w:pStyle w:val="TableEntry"/>
            </w:pPr>
            <w:r w:rsidRPr="001F42D3">
              <w:t>705</w:t>
            </w:r>
          </w:p>
        </w:tc>
        <w:tc>
          <w:tcPr>
            <w:tcW w:w="760" w:type="dxa"/>
          </w:tcPr>
          <w:p w14:paraId="39245E86" w14:textId="77777777" w:rsidR="00B11855" w:rsidRPr="001F42D3" w:rsidRDefault="003D003E" w:rsidP="00CF7336">
            <w:pPr>
              <w:pStyle w:val="TableEntry"/>
            </w:pPr>
            <w:r w:rsidRPr="001F42D3">
              <w:t>CWE</w:t>
            </w:r>
          </w:p>
        </w:tc>
        <w:tc>
          <w:tcPr>
            <w:tcW w:w="961" w:type="dxa"/>
          </w:tcPr>
          <w:p w14:paraId="434B12F2" w14:textId="77777777" w:rsidR="00B11855" w:rsidRPr="001F42D3" w:rsidRDefault="003D003E" w:rsidP="00CF7336">
            <w:pPr>
              <w:pStyle w:val="TableEntry"/>
            </w:pPr>
            <w:r w:rsidRPr="001F42D3">
              <w:t>RE</w:t>
            </w:r>
          </w:p>
        </w:tc>
        <w:tc>
          <w:tcPr>
            <w:tcW w:w="1316" w:type="dxa"/>
          </w:tcPr>
          <w:p w14:paraId="3222A6B5" w14:textId="77777777" w:rsidR="00B11855" w:rsidRPr="001F42D3" w:rsidRDefault="003D003E" w:rsidP="00CF7336">
            <w:pPr>
              <w:pStyle w:val="TableEntry"/>
            </w:pPr>
            <w:r w:rsidRPr="001F42D3">
              <w:t>[0..2]</w:t>
            </w:r>
          </w:p>
        </w:tc>
        <w:tc>
          <w:tcPr>
            <w:tcW w:w="861" w:type="dxa"/>
          </w:tcPr>
          <w:p w14:paraId="76622A98" w14:textId="77777777" w:rsidR="00B11855" w:rsidRPr="001F42D3" w:rsidRDefault="003D003E" w:rsidP="00CF7336">
            <w:pPr>
              <w:pStyle w:val="TableEntry"/>
            </w:pPr>
            <w:r w:rsidRPr="001F42D3">
              <w:t>0429</w:t>
            </w:r>
          </w:p>
        </w:tc>
        <w:tc>
          <w:tcPr>
            <w:tcW w:w="2834" w:type="dxa"/>
          </w:tcPr>
          <w:p w14:paraId="2F08F5F1" w14:textId="77777777" w:rsidR="00B11855" w:rsidRPr="001F42D3" w:rsidRDefault="003D003E" w:rsidP="00CF7336">
            <w:pPr>
              <w:pStyle w:val="TableEntry"/>
            </w:pPr>
            <w:r w:rsidRPr="001F42D3">
              <w:t>Production Class Code</w:t>
            </w:r>
          </w:p>
        </w:tc>
      </w:tr>
      <w:tr w:rsidR="00C40FD5" w:rsidRPr="001F42D3" w14:paraId="383198CE" w14:textId="77777777" w:rsidTr="006C0E8E">
        <w:trPr>
          <w:cantSplit/>
          <w:jc w:val="center"/>
        </w:trPr>
        <w:tc>
          <w:tcPr>
            <w:tcW w:w="784" w:type="dxa"/>
          </w:tcPr>
          <w:p w14:paraId="13F502F9" w14:textId="77777777" w:rsidR="00B11855" w:rsidRPr="001F42D3" w:rsidRDefault="003D003E" w:rsidP="00CF7336">
            <w:pPr>
              <w:pStyle w:val="TableEntry"/>
            </w:pPr>
            <w:r w:rsidRPr="001F42D3">
              <w:t>39</w:t>
            </w:r>
          </w:p>
        </w:tc>
        <w:tc>
          <w:tcPr>
            <w:tcW w:w="764" w:type="dxa"/>
          </w:tcPr>
          <w:p w14:paraId="397FBFE2" w14:textId="77777777" w:rsidR="00B11855" w:rsidRPr="001F42D3" w:rsidRDefault="003D003E" w:rsidP="00CF7336">
            <w:pPr>
              <w:pStyle w:val="TableEntry"/>
            </w:pPr>
            <w:r w:rsidRPr="001F42D3">
              <w:t>705</w:t>
            </w:r>
          </w:p>
        </w:tc>
        <w:tc>
          <w:tcPr>
            <w:tcW w:w="760" w:type="dxa"/>
          </w:tcPr>
          <w:p w14:paraId="74F10821" w14:textId="77777777" w:rsidR="00B11855" w:rsidRPr="001F42D3" w:rsidRDefault="003D003E" w:rsidP="00CF7336">
            <w:pPr>
              <w:pStyle w:val="TableEntry"/>
            </w:pPr>
            <w:r w:rsidRPr="001F42D3">
              <w:t>CWE</w:t>
            </w:r>
          </w:p>
        </w:tc>
        <w:tc>
          <w:tcPr>
            <w:tcW w:w="961" w:type="dxa"/>
          </w:tcPr>
          <w:p w14:paraId="5DD1E1AF" w14:textId="77777777" w:rsidR="00B11855" w:rsidRPr="001F42D3" w:rsidRDefault="003D003E" w:rsidP="00CF7336">
            <w:pPr>
              <w:pStyle w:val="TableEntry"/>
            </w:pPr>
            <w:r w:rsidRPr="001F42D3">
              <w:t>RE</w:t>
            </w:r>
          </w:p>
        </w:tc>
        <w:tc>
          <w:tcPr>
            <w:tcW w:w="1316" w:type="dxa"/>
          </w:tcPr>
          <w:p w14:paraId="57CBCE9D" w14:textId="77777777" w:rsidR="00B11855" w:rsidRPr="001F42D3" w:rsidRDefault="003D003E" w:rsidP="00CF7336">
            <w:pPr>
              <w:pStyle w:val="TableEntry"/>
            </w:pPr>
            <w:r w:rsidRPr="001F42D3">
              <w:t>[0..1]</w:t>
            </w:r>
          </w:p>
        </w:tc>
        <w:tc>
          <w:tcPr>
            <w:tcW w:w="861" w:type="dxa"/>
          </w:tcPr>
          <w:p w14:paraId="40C24749" w14:textId="77777777" w:rsidR="00B11855" w:rsidRPr="001F42D3" w:rsidRDefault="003D003E" w:rsidP="00CF7336">
            <w:pPr>
              <w:pStyle w:val="TableEntry"/>
            </w:pPr>
            <w:r w:rsidRPr="001F42D3">
              <w:t>0171</w:t>
            </w:r>
          </w:p>
        </w:tc>
        <w:tc>
          <w:tcPr>
            <w:tcW w:w="2834" w:type="dxa"/>
          </w:tcPr>
          <w:p w14:paraId="783584B9" w14:textId="77777777" w:rsidR="00B11855" w:rsidRPr="001F42D3" w:rsidRDefault="003D003E" w:rsidP="00CF7336">
            <w:pPr>
              <w:pStyle w:val="TableEntry"/>
            </w:pPr>
            <w:r w:rsidRPr="001F42D3">
              <w:t>Tribal Citizenship</w:t>
            </w:r>
          </w:p>
        </w:tc>
      </w:tr>
    </w:tbl>
    <w:p w14:paraId="61BFEA61" w14:textId="77777777" w:rsidR="009D387F" w:rsidRPr="001F42D3" w:rsidRDefault="009D387F" w:rsidP="00DF7BAC">
      <w:pPr>
        <w:pStyle w:val="BodyText"/>
      </w:pPr>
    </w:p>
    <w:p w14:paraId="1A8F7963" w14:textId="3E329B91" w:rsidR="00B11855" w:rsidRPr="001F42D3" w:rsidRDefault="003D003E" w:rsidP="00DF7BAC">
      <w:pPr>
        <w:pStyle w:val="BodyText"/>
      </w:pPr>
      <w:r w:rsidRPr="001F42D3">
        <w:t xml:space="preserve">The following describes the IHE PCD usage of those fields which have a usage other than X in the above table and have IHE PCD usage notes added to the general definitions in the </w:t>
      </w:r>
      <w:r w:rsidR="006D613E" w:rsidRPr="001F42D3">
        <w:t>HL7</w:t>
      </w:r>
      <w:r w:rsidR="00995105" w:rsidRPr="001F42D3">
        <w:t xml:space="preserve"> </w:t>
      </w:r>
      <w:r w:rsidRPr="001F42D3">
        <w:t>2.6 standard.</w:t>
      </w:r>
    </w:p>
    <w:p w14:paraId="0D307EE5" w14:textId="77777777" w:rsidR="00B11855" w:rsidRPr="001F42D3" w:rsidRDefault="003D003E" w:rsidP="001422D4">
      <w:pPr>
        <w:pStyle w:val="HL7Field"/>
        <w:ind w:hanging="2"/>
      </w:pPr>
      <w:r w:rsidRPr="001F42D3">
        <w:t>PID-3   Patient Identifier List</w:t>
      </w:r>
    </w:p>
    <w:p w14:paraId="1880C5F3" w14:textId="77777777" w:rsidR="00B11855" w:rsidRPr="001F42D3" w:rsidRDefault="003D003E" w:rsidP="00DF7BAC">
      <w:pPr>
        <w:pStyle w:val="HL7FieldIndent2"/>
        <w:ind w:left="0" w:hanging="2"/>
        <w:rPr>
          <w:noProof w:val="0"/>
        </w:rPr>
      </w:pPr>
      <w:r w:rsidRPr="001F42D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1F42D3" w:rsidRDefault="003D003E" w:rsidP="00DF7BAC">
      <w:pPr>
        <w:pStyle w:val="HL7FieldIndent2"/>
        <w:ind w:left="0" w:hanging="2"/>
        <w:rPr>
          <w:noProof w:val="0"/>
        </w:rPr>
      </w:pPr>
      <w:r w:rsidRPr="001F42D3">
        <w:rPr>
          <w:noProof w:val="0"/>
        </w:rPr>
        <w:t>Component PID-3.1 (in terms of the CX data type, CX-1) "ID number", is required</w:t>
      </w:r>
      <w:r w:rsidR="002F3FF7" w:rsidRPr="001F42D3">
        <w:rPr>
          <w:noProof w:val="0"/>
        </w:rPr>
        <w:t xml:space="preserve"> except where noted under </w:t>
      </w:r>
      <w:proofErr w:type="gramStart"/>
      <w:r w:rsidR="002F3FF7" w:rsidRPr="001F42D3">
        <w:rPr>
          <w:noProof w:val="0"/>
        </w:rPr>
        <w:t>particular transactions</w:t>
      </w:r>
      <w:proofErr w:type="gramEnd"/>
      <w:r w:rsidRPr="001F42D3">
        <w:rPr>
          <w:noProof w:val="0"/>
        </w:rPr>
        <w:t xml:space="preserve">. PID-3.4 (CX-4) "Assigning authority", and PID-3.5 (CX-5) "Identifier Type Code" are required for each identifier if they are known (for example if they are </w:t>
      </w:r>
      <w:r w:rsidRPr="001F42D3">
        <w:rPr>
          <w:noProof w:val="0"/>
        </w:rPr>
        <w:lastRenderedPageBreak/>
        <w:t>ordinarily included in ADT messages at the institution</w:t>
      </w:r>
      <w:proofErr w:type="gramStart"/>
      <w:r w:rsidRPr="001F42D3">
        <w:rPr>
          <w:noProof w:val="0"/>
        </w:rPr>
        <w:t>), but</w:t>
      </w:r>
      <w:proofErr w:type="gramEnd"/>
      <w:r w:rsidRPr="001F42D3">
        <w:rPr>
          <w:noProof w:val="0"/>
        </w:rPr>
        <w:t xml:space="preserve"> may be empty if they are not known. See Appendix CX Data Type. Note that PID-3.4 is an Entity Identifier data type, so it may have subcomponents.</w:t>
      </w:r>
    </w:p>
    <w:p w14:paraId="11D4DD07"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1F42D3" w:rsidRDefault="003D003E" w:rsidP="00DF7BAC">
      <w:pPr>
        <w:pStyle w:val="HL7FieldIndent2"/>
        <w:ind w:left="0" w:hanging="2"/>
        <w:rPr>
          <w:noProof w:val="0"/>
        </w:rPr>
      </w:pPr>
      <w:r w:rsidRPr="001F42D3">
        <w:rPr>
          <w:noProof w:val="0"/>
        </w:rPr>
        <w:t>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1F42D3" w:rsidRDefault="003D003E" w:rsidP="00DF7BAC">
      <w:pPr>
        <w:pStyle w:val="HL7FieldIndent2"/>
        <w:ind w:left="0" w:hanging="2"/>
        <w:rPr>
          <w:noProof w:val="0"/>
        </w:rPr>
      </w:pPr>
      <w:r w:rsidRPr="001F42D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1F42D3" w:rsidRDefault="003D003E" w:rsidP="001422D4">
      <w:pPr>
        <w:pStyle w:val="HL7Field"/>
        <w:ind w:hanging="2"/>
      </w:pPr>
      <w:r w:rsidRPr="001F42D3">
        <w:t>PID-5   Patient Name</w:t>
      </w:r>
    </w:p>
    <w:p w14:paraId="79CD7936" w14:textId="3686DECC" w:rsidR="00B11855" w:rsidRPr="001F42D3" w:rsidRDefault="003D003E" w:rsidP="00DF7BAC">
      <w:pPr>
        <w:pStyle w:val="HL7FieldIndent2"/>
        <w:ind w:left="0" w:hanging="2"/>
        <w:rPr>
          <w:noProof w:val="0"/>
        </w:rPr>
      </w:pPr>
      <w:r w:rsidRPr="001F42D3">
        <w:rPr>
          <w:noProof w:val="0"/>
        </w:rPr>
        <w:t xml:space="preserve">Definition: This field contains the names of the patient; the primary or legal name of the patient is reported first. Therefore, the </w:t>
      </w:r>
      <w:proofErr w:type="gramStart"/>
      <w:r w:rsidRPr="001F42D3">
        <w:rPr>
          <w:noProof w:val="0"/>
        </w:rPr>
        <w:t>name type</w:t>
      </w:r>
      <w:proofErr w:type="gramEnd"/>
      <w:r w:rsidRPr="001F42D3">
        <w:rPr>
          <w:noProof w:val="0"/>
        </w:rPr>
        <w:t xml:space="preserve"> code in this field should be "L - Legal" if such a name is available. If no name is available, the name type code should be "U – unspecified", and the other components should be empty. All other codes in </w:t>
      </w:r>
      <w:r w:rsidR="006D613E" w:rsidRPr="001F42D3">
        <w:rPr>
          <w:noProof w:val="0"/>
        </w:rPr>
        <w:t>HL7</w:t>
      </w:r>
      <w:r w:rsidR="00995105" w:rsidRPr="001F42D3">
        <w:rPr>
          <w:noProof w:val="0"/>
        </w:rPr>
        <w:t xml:space="preserve"> </w:t>
      </w:r>
      <w:r w:rsidRPr="001F42D3">
        <w:rPr>
          <w:noProof w:val="0"/>
        </w:rPr>
        <w:t xml:space="preserve">Table 0200 – Name Type are also acceptable. Note that "last name prefix" is synonymous </w:t>
      </w:r>
      <w:proofErr w:type="gramStart"/>
      <w:r w:rsidRPr="001F42D3">
        <w:rPr>
          <w:noProof w:val="0"/>
        </w:rPr>
        <w:t>to</w:t>
      </w:r>
      <w:proofErr w:type="gramEnd"/>
      <w:r w:rsidRPr="001F42D3">
        <w:rPr>
          <w:noProof w:val="0"/>
        </w:rPr>
        <w:t xml:space="preserve"> "own family name prefix" of previous versions of HL7, as is "second and further given names or initials thereof" to "middle initial or name". Multiple given names and/or initials are separated by spaces.</w:t>
      </w:r>
    </w:p>
    <w:p w14:paraId="5AB0046D"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1F42D3" w:rsidRDefault="003D003E" w:rsidP="00DF7BAC">
      <w:pPr>
        <w:pStyle w:val="HL7FieldIndent2"/>
        <w:ind w:left="0" w:hanging="2"/>
        <w:rPr>
          <w:noProof w:val="0"/>
        </w:rPr>
      </w:pPr>
      <w:r w:rsidRPr="001F42D3">
        <w:rPr>
          <w:noProof w:val="0"/>
        </w:rPr>
        <w:t>See Appendix C.8 XPN Type for further information.</w:t>
      </w:r>
    </w:p>
    <w:p w14:paraId="6F6833DF" w14:textId="77777777" w:rsidR="00B11855" w:rsidRPr="001F42D3" w:rsidRDefault="003D003E" w:rsidP="001422D4">
      <w:pPr>
        <w:pStyle w:val="HL7Field"/>
        <w:ind w:hanging="2"/>
      </w:pPr>
      <w:r w:rsidRPr="001F42D3">
        <w:lastRenderedPageBreak/>
        <w:t>PID-6   Mother’s Maiden Name</w:t>
      </w:r>
    </w:p>
    <w:p w14:paraId="0B9ADEE3" w14:textId="77777777" w:rsidR="00B11855" w:rsidRPr="001F42D3" w:rsidRDefault="003D003E" w:rsidP="00DF7BAC">
      <w:pPr>
        <w:pStyle w:val="HL7FieldIndent2"/>
        <w:ind w:left="0" w:hanging="2"/>
        <w:rPr>
          <w:noProof w:val="0"/>
        </w:rPr>
      </w:pPr>
      <w:r w:rsidRPr="001F42D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1F42D3" w:rsidRDefault="003D003E" w:rsidP="00DF7BAC">
      <w:pPr>
        <w:pStyle w:val="HL7FieldIndent2"/>
        <w:ind w:left="0" w:hanging="2"/>
        <w:rPr>
          <w:noProof w:val="0"/>
        </w:rPr>
      </w:pPr>
      <w:r w:rsidRPr="001F42D3">
        <w:rPr>
          <w:noProof w:val="0"/>
        </w:rPr>
        <w:t xml:space="preserve">See Appendix </w:t>
      </w:r>
      <w:r w:rsidR="00DF61EC" w:rsidRPr="001F42D3">
        <w:rPr>
          <w:noProof w:val="0"/>
        </w:rPr>
        <w:t>C.8 XPN</w:t>
      </w:r>
      <w:r w:rsidRPr="001F42D3">
        <w:rPr>
          <w:noProof w:val="0"/>
        </w:rPr>
        <w:t xml:space="preserve"> Type for further information.</w:t>
      </w:r>
    </w:p>
    <w:p w14:paraId="7E647D22" w14:textId="77777777" w:rsidR="00B11855" w:rsidRPr="001F42D3" w:rsidRDefault="003D003E" w:rsidP="00CF5627">
      <w:pPr>
        <w:pStyle w:val="HL7Field"/>
        <w:keepNext w:val="0"/>
        <w:ind w:hanging="2"/>
      </w:pPr>
      <w:r w:rsidRPr="001F42D3">
        <w:t>PID-7   Date/Time of Birth</w:t>
      </w:r>
    </w:p>
    <w:p w14:paraId="0DA4DF61" w14:textId="01BA207F" w:rsidR="00B11855" w:rsidRPr="001F42D3" w:rsidRDefault="003D003E" w:rsidP="00DF7BAC">
      <w:pPr>
        <w:pStyle w:val="HL7FieldIndent2"/>
        <w:ind w:left="0" w:hanging="2"/>
        <w:rPr>
          <w:noProof w:val="0"/>
        </w:rPr>
      </w:pPr>
      <w:r w:rsidRPr="001F42D3">
        <w:rPr>
          <w:noProof w:val="0"/>
        </w:rPr>
        <w:t xml:space="preserve">See Appendix C.4, DTM – date/time </w:t>
      </w:r>
      <w:r w:rsidR="009753FB" w:rsidRPr="001F42D3">
        <w:rPr>
          <w:noProof w:val="0"/>
        </w:rPr>
        <w:t xml:space="preserve">for </w:t>
      </w:r>
      <w:r w:rsidRPr="001F42D3">
        <w:rPr>
          <w:noProof w:val="0"/>
        </w:rPr>
        <w:t>further information</w:t>
      </w:r>
      <w:r w:rsidR="009753FB" w:rsidRPr="001F42D3">
        <w:rPr>
          <w:noProof w:val="0"/>
        </w:rPr>
        <w:t xml:space="preserve"> on how the specification of times in IHE PCD differs from the HL7 v. 2.6 representation</w:t>
      </w:r>
    </w:p>
    <w:p w14:paraId="091A4470" w14:textId="77777777" w:rsidR="00B11855" w:rsidRPr="001F42D3" w:rsidRDefault="003D003E" w:rsidP="001422D4">
      <w:pPr>
        <w:pStyle w:val="HL7Field"/>
        <w:ind w:hanging="2"/>
      </w:pPr>
      <w:r w:rsidRPr="001F42D3">
        <w:t>PID-8   Administrative Sex</w:t>
      </w:r>
    </w:p>
    <w:p w14:paraId="1C57BDAC" w14:textId="0546D13B" w:rsidR="00C156EC" w:rsidRPr="001F42D3" w:rsidRDefault="003D003E" w:rsidP="00CF5627">
      <w:pPr>
        <w:pStyle w:val="HL7FieldIndent2"/>
        <w:ind w:left="0" w:hanging="2"/>
        <w:rPr>
          <w:noProof w:val="0"/>
        </w:rPr>
      </w:pPr>
      <w:r w:rsidRPr="001F42D3">
        <w:rPr>
          <w:noProof w:val="0"/>
        </w:rPr>
        <w:t xml:space="preserve">Definition: This field contains the patient’s sex. Refer to </w:t>
      </w:r>
      <w:r w:rsidR="006D613E" w:rsidRPr="001F42D3">
        <w:rPr>
          <w:noProof w:val="0"/>
        </w:rPr>
        <w:t>HL7</w:t>
      </w:r>
      <w:r w:rsidR="00995105" w:rsidRPr="001F42D3">
        <w:rPr>
          <w:noProof w:val="0"/>
        </w:rPr>
        <w:t xml:space="preserve"> </w:t>
      </w:r>
      <w:r w:rsidRPr="001F42D3">
        <w:rPr>
          <w:noProof w:val="0"/>
        </w:rPr>
        <w:t>User-defined Table 0001 - Administrative Sex for suggested values.</w:t>
      </w:r>
    </w:p>
    <w:p w14:paraId="6D142EF2" w14:textId="6BDD9466" w:rsidR="00B11855" w:rsidRPr="001F42D3" w:rsidRDefault="003D003E" w:rsidP="00CF5627">
      <w:pPr>
        <w:pStyle w:val="TableTitle"/>
      </w:pPr>
      <w:r w:rsidRPr="001F42D3">
        <w:t xml:space="preserve">Table B.5-2: </w:t>
      </w:r>
      <w:r w:rsidR="006D613E" w:rsidRPr="001F42D3">
        <w:t>HL7</w:t>
      </w:r>
      <w:r w:rsidR="00995105" w:rsidRPr="001F42D3">
        <w:t xml:space="preserve"> </w:t>
      </w:r>
      <w:r w:rsidRPr="001F42D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1F42D3" w14:paraId="32A9425B" w14:textId="77777777" w:rsidTr="001F5A5C">
        <w:trPr>
          <w:cantSplit/>
          <w:jc w:val="center"/>
        </w:trPr>
        <w:tc>
          <w:tcPr>
            <w:tcW w:w="1274" w:type="dxa"/>
            <w:shd w:val="clear" w:color="auto" w:fill="D9D9D9"/>
          </w:tcPr>
          <w:p w14:paraId="3A59F459" w14:textId="77777777" w:rsidR="00B11855" w:rsidRPr="001F42D3" w:rsidRDefault="003D003E" w:rsidP="003D7138">
            <w:pPr>
              <w:pStyle w:val="TableEntryHeader"/>
            </w:pPr>
            <w:r w:rsidRPr="001F42D3">
              <w:t>Value</w:t>
            </w:r>
          </w:p>
        </w:tc>
        <w:tc>
          <w:tcPr>
            <w:tcW w:w="1415" w:type="dxa"/>
            <w:shd w:val="clear" w:color="auto" w:fill="D9D9D9"/>
          </w:tcPr>
          <w:p w14:paraId="27FFCCAE" w14:textId="77777777" w:rsidR="00B11855" w:rsidRPr="001F42D3" w:rsidRDefault="003D003E" w:rsidP="003D7138">
            <w:pPr>
              <w:pStyle w:val="TableEntryHeader"/>
            </w:pPr>
            <w:r w:rsidRPr="001F42D3">
              <w:t>Description</w:t>
            </w:r>
          </w:p>
        </w:tc>
        <w:tc>
          <w:tcPr>
            <w:tcW w:w="1321" w:type="dxa"/>
            <w:shd w:val="clear" w:color="auto" w:fill="D9D9D9"/>
          </w:tcPr>
          <w:p w14:paraId="1B5BFA97" w14:textId="77777777" w:rsidR="00B11855" w:rsidRPr="001F42D3" w:rsidRDefault="003D003E" w:rsidP="003D7138">
            <w:pPr>
              <w:pStyle w:val="TableEntryHeader"/>
            </w:pPr>
            <w:r w:rsidRPr="001F42D3">
              <w:t>Comment</w:t>
            </w:r>
          </w:p>
        </w:tc>
      </w:tr>
      <w:tr w:rsidR="00B11855" w:rsidRPr="001F42D3" w14:paraId="26F37119" w14:textId="77777777" w:rsidTr="006C0E8E">
        <w:trPr>
          <w:cantSplit/>
          <w:jc w:val="center"/>
        </w:trPr>
        <w:tc>
          <w:tcPr>
            <w:tcW w:w="0" w:type="auto"/>
          </w:tcPr>
          <w:p w14:paraId="22636C2F" w14:textId="77777777" w:rsidR="00B11855" w:rsidRPr="001F42D3" w:rsidRDefault="003D003E" w:rsidP="003D7138">
            <w:pPr>
              <w:pStyle w:val="TableEntry"/>
            </w:pPr>
            <w:r w:rsidRPr="001F42D3">
              <w:t>F</w:t>
            </w:r>
          </w:p>
        </w:tc>
        <w:tc>
          <w:tcPr>
            <w:tcW w:w="0" w:type="auto"/>
          </w:tcPr>
          <w:p w14:paraId="5B3A19B8" w14:textId="77777777" w:rsidR="00B11855" w:rsidRPr="001F42D3" w:rsidRDefault="003D003E" w:rsidP="003D7138">
            <w:pPr>
              <w:pStyle w:val="TableEntry"/>
            </w:pPr>
            <w:r w:rsidRPr="001F42D3">
              <w:t>Female</w:t>
            </w:r>
          </w:p>
        </w:tc>
        <w:tc>
          <w:tcPr>
            <w:tcW w:w="1321" w:type="dxa"/>
          </w:tcPr>
          <w:p w14:paraId="5EF98F18" w14:textId="77777777" w:rsidR="00B11855" w:rsidRPr="001F42D3" w:rsidRDefault="00B11855" w:rsidP="003D7138">
            <w:pPr>
              <w:pStyle w:val="TableEntry"/>
            </w:pPr>
          </w:p>
        </w:tc>
      </w:tr>
      <w:tr w:rsidR="00B11855" w:rsidRPr="001F42D3" w14:paraId="39085045" w14:textId="77777777" w:rsidTr="006C0E8E">
        <w:trPr>
          <w:cantSplit/>
          <w:jc w:val="center"/>
        </w:trPr>
        <w:tc>
          <w:tcPr>
            <w:tcW w:w="0" w:type="auto"/>
          </w:tcPr>
          <w:p w14:paraId="64469CB4" w14:textId="77777777" w:rsidR="00B11855" w:rsidRPr="001F42D3" w:rsidRDefault="003D003E" w:rsidP="003D7138">
            <w:pPr>
              <w:pStyle w:val="TableEntry"/>
            </w:pPr>
            <w:r w:rsidRPr="001F42D3">
              <w:t>M</w:t>
            </w:r>
          </w:p>
        </w:tc>
        <w:tc>
          <w:tcPr>
            <w:tcW w:w="0" w:type="auto"/>
          </w:tcPr>
          <w:p w14:paraId="03F69051" w14:textId="77777777" w:rsidR="00B11855" w:rsidRPr="001F42D3" w:rsidRDefault="003D003E" w:rsidP="003D7138">
            <w:pPr>
              <w:pStyle w:val="TableEntry"/>
            </w:pPr>
            <w:r w:rsidRPr="001F42D3">
              <w:t>Male</w:t>
            </w:r>
          </w:p>
        </w:tc>
        <w:tc>
          <w:tcPr>
            <w:tcW w:w="1321" w:type="dxa"/>
          </w:tcPr>
          <w:p w14:paraId="250B2E9F" w14:textId="77777777" w:rsidR="00B11855" w:rsidRPr="001F42D3" w:rsidRDefault="00B11855" w:rsidP="003D7138">
            <w:pPr>
              <w:pStyle w:val="TableEntry"/>
            </w:pPr>
          </w:p>
        </w:tc>
      </w:tr>
      <w:tr w:rsidR="00B11855" w:rsidRPr="001F42D3" w14:paraId="12678860" w14:textId="77777777" w:rsidTr="006C0E8E">
        <w:trPr>
          <w:cantSplit/>
          <w:jc w:val="center"/>
        </w:trPr>
        <w:tc>
          <w:tcPr>
            <w:tcW w:w="0" w:type="auto"/>
          </w:tcPr>
          <w:p w14:paraId="0EFC3DFD" w14:textId="77777777" w:rsidR="00B11855" w:rsidRPr="001F42D3" w:rsidRDefault="003D003E" w:rsidP="003D7138">
            <w:pPr>
              <w:pStyle w:val="TableEntry"/>
            </w:pPr>
            <w:r w:rsidRPr="001F42D3">
              <w:t>O</w:t>
            </w:r>
          </w:p>
        </w:tc>
        <w:tc>
          <w:tcPr>
            <w:tcW w:w="0" w:type="auto"/>
          </w:tcPr>
          <w:p w14:paraId="7DE2BAFE" w14:textId="77777777" w:rsidR="00B11855" w:rsidRPr="001F42D3" w:rsidRDefault="003D003E" w:rsidP="003D7138">
            <w:pPr>
              <w:pStyle w:val="TableEntry"/>
            </w:pPr>
            <w:r w:rsidRPr="001F42D3">
              <w:t>Other</w:t>
            </w:r>
          </w:p>
        </w:tc>
        <w:tc>
          <w:tcPr>
            <w:tcW w:w="1321" w:type="dxa"/>
          </w:tcPr>
          <w:p w14:paraId="7E2CA94A" w14:textId="77777777" w:rsidR="00B11855" w:rsidRPr="001F42D3" w:rsidRDefault="00B11855" w:rsidP="003D7138">
            <w:pPr>
              <w:pStyle w:val="TableEntry"/>
            </w:pPr>
          </w:p>
        </w:tc>
      </w:tr>
      <w:tr w:rsidR="00B11855" w:rsidRPr="001F42D3" w14:paraId="29D3BF61" w14:textId="77777777" w:rsidTr="006C0E8E">
        <w:trPr>
          <w:cantSplit/>
          <w:jc w:val="center"/>
        </w:trPr>
        <w:tc>
          <w:tcPr>
            <w:tcW w:w="0" w:type="auto"/>
          </w:tcPr>
          <w:p w14:paraId="28E79488" w14:textId="77777777" w:rsidR="00B11855" w:rsidRPr="001F42D3" w:rsidRDefault="003D003E" w:rsidP="003D7138">
            <w:pPr>
              <w:pStyle w:val="TableEntry"/>
            </w:pPr>
            <w:r w:rsidRPr="001F42D3">
              <w:t>A</w:t>
            </w:r>
          </w:p>
        </w:tc>
        <w:tc>
          <w:tcPr>
            <w:tcW w:w="0" w:type="auto"/>
          </w:tcPr>
          <w:p w14:paraId="5739EE16" w14:textId="77777777" w:rsidR="00B11855" w:rsidRPr="001F42D3" w:rsidRDefault="003D003E" w:rsidP="003D7138">
            <w:pPr>
              <w:pStyle w:val="TableEntry"/>
            </w:pPr>
            <w:r w:rsidRPr="001F42D3">
              <w:t>Ambiguous</w:t>
            </w:r>
          </w:p>
        </w:tc>
        <w:tc>
          <w:tcPr>
            <w:tcW w:w="1321" w:type="dxa"/>
          </w:tcPr>
          <w:p w14:paraId="646FA32C" w14:textId="77777777" w:rsidR="00B11855" w:rsidRPr="001F42D3" w:rsidRDefault="00B11855" w:rsidP="003D7138">
            <w:pPr>
              <w:pStyle w:val="TableEntry"/>
            </w:pPr>
          </w:p>
        </w:tc>
      </w:tr>
      <w:tr w:rsidR="00B11855" w:rsidRPr="001F42D3" w14:paraId="060B4208" w14:textId="77777777" w:rsidTr="006C0E8E">
        <w:trPr>
          <w:cantSplit/>
          <w:jc w:val="center"/>
        </w:trPr>
        <w:tc>
          <w:tcPr>
            <w:tcW w:w="0" w:type="auto"/>
          </w:tcPr>
          <w:p w14:paraId="3B61B166" w14:textId="77777777" w:rsidR="00B11855" w:rsidRPr="001F42D3" w:rsidRDefault="003D003E" w:rsidP="003D7138">
            <w:pPr>
              <w:pStyle w:val="TableEntry"/>
            </w:pPr>
            <w:r w:rsidRPr="001F42D3">
              <w:t>N</w:t>
            </w:r>
          </w:p>
        </w:tc>
        <w:tc>
          <w:tcPr>
            <w:tcW w:w="0" w:type="auto"/>
          </w:tcPr>
          <w:p w14:paraId="2DDF62A2" w14:textId="77777777" w:rsidR="00B11855" w:rsidRPr="001F42D3" w:rsidRDefault="003D003E" w:rsidP="003D7138">
            <w:pPr>
              <w:pStyle w:val="TableEntry"/>
            </w:pPr>
            <w:r w:rsidRPr="001F42D3">
              <w:t>Not applicable</w:t>
            </w:r>
          </w:p>
        </w:tc>
        <w:tc>
          <w:tcPr>
            <w:tcW w:w="1321" w:type="dxa"/>
          </w:tcPr>
          <w:p w14:paraId="6DD7ACC0" w14:textId="77777777" w:rsidR="00B11855" w:rsidRPr="001F42D3" w:rsidRDefault="00B11855" w:rsidP="003D7138">
            <w:pPr>
              <w:pStyle w:val="TableEntry"/>
            </w:pPr>
          </w:p>
        </w:tc>
      </w:tr>
    </w:tbl>
    <w:p w14:paraId="78F0DF2E" w14:textId="77777777" w:rsidR="00B11855" w:rsidRPr="001F42D3" w:rsidRDefault="00B11855" w:rsidP="001F5A5C">
      <w:pPr>
        <w:pStyle w:val="BodyText"/>
      </w:pPr>
    </w:p>
    <w:p w14:paraId="4BAEE358" w14:textId="77777777" w:rsidR="00B11855" w:rsidRPr="001F42D3" w:rsidRDefault="003D003E" w:rsidP="001422D4">
      <w:pPr>
        <w:pStyle w:val="HL7Field"/>
        <w:ind w:hanging="2"/>
      </w:pPr>
      <w:r w:rsidRPr="001F42D3">
        <w:t>PID-10   Race (CWE)</w:t>
      </w:r>
    </w:p>
    <w:p w14:paraId="1A25B8C3" w14:textId="08D587CC" w:rsidR="00FE1495" w:rsidRPr="001F42D3" w:rsidRDefault="003D003E" w:rsidP="00CF5627">
      <w:pPr>
        <w:pStyle w:val="HL7FieldIndent2"/>
        <w:ind w:left="0" w:hanging="2"/>
        <w:rPr>
          <w:noProof w:val="0"/>
        </w:rPr>
      </w:pPr>
      <w:r w:rsidRPr="001F42D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1F42D3" w:rsidRDefault="003D003E" w:rsidP="00CF5627">
      <w:pPr>
        <w:pStyle w:val="TableTitle"/>
      </w:pPr>
      <w:r w:rsidRPr="001F42D3">
        <w:t xml:space="preserve">Table B.5-3: </w:t>
      </w:r>
      <w:r w:rsidR="006D613E" w:rsidRPr="001F42D3">
        <w:t>HL7</w:t>
      </w:r>
      <w:r w:rsidR="00995105" w:rsidRPr="001F42D3">
        <w:t xml:space="preserve"> </w:t>
      </w:r>
      <w:r w:rsidRPr="001F42D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1F42D3" w14:paraId="0B47B59B" w14:textId="77777777" w:rsidTr="001F5A5C">
        <w:trPr>
          <w:cantSplit/>
          <w:jc w:val="center"/>
        </w:trPr>
        <w:tc>
          <w:tcPr>
            <w:tcW w:w="0" w:type="auto"/>
            <w:shd w:val="clear" w:color="auto" w:fill="D9D9D9"/>
          </w:tcPr>
          <w:p w14:paraId="1DF419A3" w14:textId="77777777" w:rsidR="00B11855" w:rsidRPr="001F42D3" w:rsidRDefault="003D003E" w:rsidP="003D7138">
            <w:pPr>
              <w:pStyle w:val="TableEntryHeader"/>
            </w:pPr>
            <w:r w:rsidRPr="001F42D3">
              <w:t>Value</w:t>
            </w:r>
          </w:p>
        </w:tc>
        <w:tc>
          <w:tcPr>
            <w:tcW w:w="0" w:type="auto"/>
            <w:shd w:val="clear" w:color="auto" w:fill="D9D9D9"/>
          </w:tcPr>
          <w:p w14:paraId="38883E15" w14:textId="77777777" w:rsidR="00B11855" w:rsidRPr="001F42D3" w:rsidRDefault="003D003E" w:rsidP="003D7138">
            <w:pPr>
              <w:pStyle w:val="TableEntryHeader"/>
            </w:pPr>
            <w:r w:rsidRPr="001F42D3">
              <w:t>Description</w:t>
            </w:r>
          </w:p>
        </w:tc>
        <w:tc>
          <w:tcPr>
            <w:tcW w:w="0" w:type="auto"/>
            <w:shd w:val="clear" w:color="auto" w:fill="D9D9D9"/>
          </w:tcPr>
          <w:p w14:paraId="5DC28A7D" w14:textId="77777777" w:rsidR="00B11855" w:rsidRPr="001F42D3" w:rsidRDefault="003D003E" w:rsidP="003D7138">
            <w:pPr>
              <w:pStyle w:val="TableEntryHeader"/>
            </w:pPr>
            <w:r w:rsidRPr="001F42D3">
              <w:t>Comment</w:t>
            </w:r>
          </w:p>
        </w:tc>
      </w:tr>
      <w:tr w:rsidR="00B11855" w:rsidRPr="001F42D3" w14:paraId="26C927D5" w14:textId="77777777" w:rsidTr="006C0E8E">
        <w:trPr>
          <w:cantSplit/>
          <w:jc w:val="center"/>
        </w:trPr>
        <w:tc>
          <w:tcPr>
            <w:tcW w:w="0" w:type="auto"/>
          </w:tcPr>
          <w:p w14:paraId="590EA6C4" w14:textId="77777777" w:rsidR="00B11855" w:rsidRPr="001F42D3" w:rsidRDefault="003D003E" w:rsidP="003D7138">
            <w:pPr>
              <w:pStyle w:val="TableEntry"/>
            </w:pPr>
            <w:r w:rsidRPr="001F42D3">
              <w:t>1002-5</w:t>
            </w:r>
          </w:p>
        </w:tc>
        <w:tc>
          <w:tcPr>
            <w:tcW w:w="0" w:type="auto"/>
          </w:tcPr>
          <w:p w14:paraId="22209488" w14:textId="77777777" w:rsidR="00B11855" w:rsidRPr="001F42D3" w:rsidRDefault="003D003E" w:rsidP="003D7138">
            <w:pPr>
              <w:pStyle w:val="TableEntry"/>
            </w:pPr>
            <w:r w:rsidRPr="001F42D3">
              <w:t>American Indian of Alaska Native</w:t>
            </w:r>
          </w:p>
        </w:tc>
        <w:tc>
          <w:tcPr>
            <w:tcW w:w="0" w:type="auto"/>
          </w:tcPr>
          <w:p w14:paraId="56EEEB63" w14:textId="77777777" w:rsidR="00B11855" w:rsidRPr="001F42D3" w:rsidRDefault="00B11855" w:rsidP="003D7138">
            <w:pPr>
              <w:pStyle w:val="TableEntry"/>
            </w:pPr>
          </w:p>
        </w:tc>
      </w:tr>
      <w:tr w:rsidR="00B11855" w:rsidRPr="001F42D3" w14:paraId="6607441F" w14:textId="77777777" w:rsidTr="006C0E8E">
        <w:trPr>
          <w:cantSplit/>
          <w:jc w:val="center"/>
        </w:trPr>
        <w:tc>
          <w:tcPr>
            <w:tcW w:w="0" w:type="auto"/>
          </w:tcPr>
          <w:p w14:paraId="0E09DB51" w14:textId="77777777" w:rsidR="00B11855" w:rsidRPr="001F42D3" w:rsidRDefault="003D003E" w:rsidP="003D7138">
            <w:pPr>
              <w:pStyle w:val="TableEntry"/>
            </w:pPr>
            <w:r w:rsidRPr="001F42D3">
              <w:t>2028-9</w:t>
            </w:r>
          </w:p>
        </w:tc>
        <w:tc>
          <w:tcPr>
            <w:tcW w:w="0" w:type="auto"/>
          </w:tcPr>
          <w:p w14:paraId="2B2F6A19" w14:textId="77777777" w:rsidR="00B11855" w:rsidRPr="001F42D3" w:rsidRDefault="003D003E" w:rsidP="003D7138">
            <w:pPr>
              <w:pStyle w:val="TableEntry"/>
            </w:pPr>
            <w:r w:rsidRPr="001F42D3">
              <w:t>Asian</w:t>
            </w:r>
          </w:p>
        </w:tc>
        <w:tc>
          <w:tcPr>
            <w:tcW w:w="0" w:type="auto"/>
          </w:tcPr>
          <w:p w14:paraId="55061959" w14:textId="77777777" w:rsidR="00B11855" w:rsidRPr="001F42D3" w:rsidRDefault="00B11855" w:rsidP="003D7138">
            <w:pPr>
              <w:pStyle w:val="TableEntry"/>
            </w:pPr>
          </w:p>
        </w:tc>
      </w:tr>
      <w:tr w:rsidR="00B11855" w:rsidRPr="001F42D3" w14:paraId="57CCB474" w14:textId="77777777" w:rsidTr="006C0E8E">
        <w:trPr>
          <w:cantSplit/>
          <w:jc w:val="center"/>
        </w:trPr>
        <w:tc>
          <w:tcPr>
            <w:tcW w:w="0" w:type="auto"/>
          </w:tcPr>
          <w:p w14:paraId="3FCD3C78" w14:textId="77777777" w:rsidR="00B11855" w:rsidRPr="001F42D3" w:rsidRDefault="003D003E" w:rsidP="003D7138">
            <w:pPr>
              <w:pStyle w:val="TableEntry"/>
            </w:pPr>
            <w:r w:rsidRPr="001F42D3">
              <w:t>2054-5</w:t>
            </w:r>
          </w:p>
        </w:tc>
        <w:tc>
          <w:tcPr>
            <w:tcW w:w="0" w:type="auto"/>
          </w:tcPr>
          <w:p w14:paraId="3F958DF4" w14:textId="77777777" w:rsidR="00B11855" w:rsidRPr="001F42D3" w:rsidRDefault="003D003E" w:rsidP="003D7138">
            <w:pPr>
              <w:pStyle w:val="TableEntry"/>
            </w:pPr>
            <w:r w:rsidRPr="001F42D3">
              <w:t>Black or African American</w:t>
            </w:r>
          </w:p>
        </w:tc>
        <w:tc>
          <w:tcPr>
            <w:tcW w:w="0" w:type="auto"/>
          </w:tcPr>
          <w:p w14:paraId="6773929E" w14:textId="77777777" w:rsidR="00B11855" w:rsidRPr="001F42D3" w:rsidRDefault="00B11855" w:rsidP="003D7138">
            <w:pPr>
              <w:pStyle w:val="TableEntry"/>
            </w:pPr>
          </w:p>
        </w:tc>
      </w:tr>
      <w:tr w:rsidR="00B11855" w:rsidRPr="001F42D3" w14:paraId="4631D3ED" w14:textId="77777777" w:rsidTr="006C0E8E">
        <w:trPr>
          <w:cantSplit/>
          <w:jc w:val="center"/>
        </w:trPr>
        <w:tc>
          <w:tcPr>
            <w:tcW w:w="0" w:type="auto"/>
          </w:tcPr>
          <w:p w14:paraId="6333A60C" w14:textId="77777777" w:rsidR="00B11855" w:rsidRPr="001F42D3" w:rsidRDefault="003D003E" w:rsidP="003D7138">
            <w:pPr>
              <w:pStyle w:val="TableEntry"/>
            </w:pPr>
            <w:r w:rsidRPr="001F42D3">
              <w:t>2076-8</w:t>
            </w:r>
          </w:p>
        </w:tc>
        <w:tc>
          <w:tcPr>
            <w:tcW w:w="0" w:type="auto"/>
          </w:tcPr>
          <w:p w14:paraId="4F760761" w14:textId="77777777" w:rsidR="00B11855" w:rsidRPr="001F42D3" w:rsidRDefault="003D003E" w:rsidP="003D7138">
            <w:pPr>
              <w:pStyle w:val="TableEntry"/>
            </w:pPr>
            <w:r w:rsidRPr="001F42D3">
              <w:t>Native Hawaiian of Other Pacific Islander</w:t>
            </w:r>
          </w:p>
        </w:tc>
        <w:tc>
          <w:tcPr>
            <w:tcW w:w="0" w:type="auto"/>
          </w:tcPr>
          <w:p w14:paraId="7E05F917" w14:textId="77777777" w:rsidR="00B11855" w:rsidRPr="001F42D3" w:rsidRDefault="00B11855" w:rsidP="003D7138">
            <w:pPr>
              <w:pStyle w:val="TableEntry"/>
            </w:pPr>
          </w:p>
        </w:tc>
      </w:tr>
      <w:tr w:rsidR="00B11855" w:rsidRPr="001F42D3" w14:paraId="5F4CD495" w14:textId="77777777" w:rsidTr="006C0E8E">
        <w:trPr>
          <w:cantSplit/>
          <w:jc w:val="center"/>
        </w:trPr>
        <w:tc>
          <w:tcPr>
            <w:tcW w:w="0" w:type="auto"/>
          </w:tcPr>
          <w:p w14:paraId="009C0C95" w14:textId="77777777" w:rsidR="00B11855" w:rsidRPr="001F42D3" w:rsidRDefault="003D003E" w:rsidP="003D7138">
            <w:pPr>
              <w:pStyle w:val="TableEntry"/>
            </w:pPr>
            <w:r w:rsidRPr="001F42D3">
              <w:t>2106-3</w:t>
            </w:r>
          </w:p>
        </w:tc>
        <w:tc>
          <w:tcPr>
            <w:tcW w:w="0" w:type="auto"/>
          </w:tcPr>
          <w:p w14:paraId="7D9B6FAA" w14:textId="77777777" w:rsidR="00B11855" w:rsidRPr="001F42D3" w:rsidRDefault="003D003E" w:rsidP="003D7138">
            <w:pPr>
              <w:pStyle w:val="TableEntry"/>
            </w:pPr>
            <w:r w:rsidRPr="001F42D3">
              <w:t>White</w:t>
            </w:r>
          </w:p>
        </w:tc>
        <w:tc>
          <w:tcPr>
            <w:tcW w:w="0" w:type="auto"/>
          </w:tcPr>
          <w:p w14:paraId="4F17CE29" w14:textId="77777777" w:rsidR="00B11855" w:rsidRPr="001F42D3" w:rsidRDefault="00B11855" w:rsidP="003D7138">
            <w:pPr>
              <w:pStyle w:val="TableEntry"/>
            </w:pPr>
          </w:p>
        </w:tc>
      </w:tr>
      <w:tr w:rsidR="00B11855" w:rsidRPr="001F42D3" w14:paraId="5FE3F171" w14:textId="77777777" w:rsidTr="006C0E8E">
        <w:trPr>
          <w:cantSplit/>
          <w:jc w:val="center"/>
        </w:trPr>
        <w:tc>
          <w:tcPr>
            <w:tcW w:w="0" w:type="auto"/>
          </w:tcPr>
          <w:p w14:paraId="2184423B" w14:textId="77777777" w:rsidR="00B11855" w:rsidRPr="001F42D3" w:rsidRDefault="003D003E" w:rsidP="003D7138">
            <w:pPr>
              <w:pStyle w:val="TableEntry"/>
            </w:pPr>
            <w:r w:rsidRPr="001F42D3">
              <w:t>2131-1</w:t>
            </w:r>
          </w:p>
        </w:tc>
        <w:tc>
          <w:tcPr>
            <w:tcW w:w="0" w:type="auto"/>
          </w:tcPr>
          <w:p w14:paraId="69ED8CB3" w14:textId="77777777" w:rsidR="00B11855" w:rsidRPr="001F42D3" w:rsidRDefault="003D003E" w:rsidP="003D7138">
            <w:pPr>
              <w:pStyle w:val="TableEntry"/>
            </w:pPr>
            <w:r w:rsidRPr="001F42D3">
              <w:t>Other Race</w:t>
            </w:r>
          </w:p>
        </w:tc>
        <w:tc>
          <w:tcPr>
            <w:tcW w:w="0" w:type="auto"/>
          </w:tcPr>
          <w:p w14:paraId="593BA2DE" w14:textId="77777777" w:rsidR="00B11855" w:rsidRPr="001F42D3" w:rsidRDefault="00B11855" w:rsidP="003D7138">
            <w:pPr>
              <w:pStyle w:val="TableEntry"/>
            </w:pPr>
          </w:p>
        </w:tc>
      </w:tr>
    </w:tbl>
    <w:p w14:paraId="46B2713D" w14:textId="77777777" w:rsidR="00C156EC" w:rsidRPr="001F42D3" w:rsidRDefault="00C156EC" w:rsidP="00A92110">
      <w:pPr>
        <w:pStyle w:val="BodyText"/>
      </w:pPr>
    </w:p>
    <w:p w14:paraId="46AF0E4C" w14:textId="77777777" w:rsidR="00B11855" w:rsidRPr="001F42D3" w:rsidRDefault="003D003E" w:rsidP="001422D4">
      <w:pPr>
        <w:pStyle w:val="HL7Field"/>
        <w:ind w:hanging="2"/>
      </w:pPr>
      <w:r w:rsidRPr="001F42D3">
        <w:t xml:space="preserve">PID-11   Patient Address </w:t>
      </w:r>
    </w:p>
    <w:p w14:paraId="44C44AFB" w14:textId="77777777" w:rsidR="00B11855" w:rsidRPr="001F42D3" w:rsidRDefault="003D003E" w:rsidP="0077204B">
      <w:pPr>
        <w:pStyle w:val="Components"/>
        <w:ind w:left="0" w:hanging="2"/>
      </w:pPr>
      <w:r w:rsidRPr="001F42D3">
        <w:t xml:space="preserve">Components: &lt;Street Address (SAD)&gt; ^ &lt;Other Designation (ST)&gt; ^ &lt;City (ST)&gt; ^ &lt;State or Province (ST)&gt; ^ &lt;Zip or Postal Code (ST)&gt; ^ &lt;Country (ID)&gt; ^ &lt;Address Type (ID)&gt; ^ &lt;Other Geographic </w:t>
      </w:r>
      <w:r w:rsidRPr="001F42D3">
        <w:lastRenderedPageBreak/>
        <w:t>Designation (ST)&gt; ^ &lt;County/Parish Code (IS)&gt; ^ &lt;Census Tract (IS)&gt; ^ &lt;Address Representation Code (ID)&gt; ^ &lt;Address Validity Range (DR)&gt; ^ &lt;Effective Date (DTM)&gt; ^ &lt;Expiration Date (DTM)&gt;</w:t>
      </w:r>
    </w:p>
    <w:p w14:paraId="397D6310" w14:textId="77777777" w:rsidR="00B11855" w:rsidRPr="001F42D3" w:rsidRDefault="003D003E" w:rsidP="0077204B">
      <w:pPr>
        <w:pStyle w:val="Components"/>
        <w:ind w:left="0" w:hanging="2"/>
      </w:pPr>
      <w:r w:rsidRPr="001F42D3">
        <w:t>Subcomponents for Street Address (SAD): &lt;Street or Mailing Address (ST)&gt; &amp; &lt;Street Name (ST)&gt; &amp; &lt;Dwelling Number (ST)&gt;</w:t>
      </w:r>
    </w:p>
    <w:p w14:paraId="1A4E3B86" w14:textId="77777777" w:rsidR="00B11855" w:rsidRPr="001F42D3" w:rsidRDefault="003D003E" w:rsidP="0077204B">
      <w:pPr>
        <w:pStyle w:val="Components"/>
        <w:ind w:left="0" w:hanging="2"/>
      </w:pPr>
      <w:r w:rsidRPr="001F42D3">
        <w:t>Subcomponents for Address Validity Range (DR): &lt;Range Start Date/Time (DTM)&gt; &amp; &lt;Range End Date/Time (DTM)&gt;</w:t>
      </w:r>
    </w:p>
    <w:p w14:paraId="464E4DEF" w14:textId="77777777" w:rsidR="00B11855" w:rsidRPr="001F42D3" w:rsidRDefault="003D003E" w:rsidP="0077204B">
      <w:pPr>
        <w:pStyle w:val="Components"/>
        <w:ind w:left="0" w:hanging="2"/>
      </w:pPr>
      <w:r w:rsidRPr="001F42D3">
        <w:t>Subcomponents for Range Start Date/Time (DTM): &lt;Time (DTM)&gt; &amp; &lt;Degree of Precision (ID)&gt;</w:t>
      </w:r>
    </w:p>
    <w:p w14:paraId="4510A3E3" w14:textId="77777777" w:rsidR="00B11855" w:rsidRPr="001F42D3" w:rsidRDefault="003D003E" w:rsidP="0077204B">
      <w:pPr>
        <w:pStyle w:val="Components"/>
        <w:ind w:left="0" w:hanging="2"/>
      </w:pPr>
      <w:r w:rsidRPr="001F42D3">
        <w:t>Subcomponents for Range End Date/Time (DTM): &lt;Time (DTM)&gt; &amp; &lt;Degree of Precision (ID)&gt;</w:t>
      </w:r>
    </w:p>
    <w:p w14:paraId="2A6C220B" w14:textId="77777777" w:rsidR="00B11855" w:rsidRPr="001F42D3" w:rsidRDefault="003D003E" w:rsidP="0077204B">
      <w:pPr>
        <w:pStyle w:val="Components"/>
        <w:ind w:left="0" w:hanging="2"/>
      </w:pPr>
      <w:r w:rsidRPr="001F42D3">
        <w:t>Subcomponents for Effective Date (DTM): &lt;Time (DTM)&gt; &amp; &lt;Degree of Precision (ID)&gt;</w:t>
      </w:r>
    </w:p>
    <w:p w14:paraId="1162CD07" w14:textId="77777777" w:rsidR="00B11855" w:rsidRPr="001F42D3" w:rsidRDefault="003D003E" w:rsidP="0077204B">
      <w:pPr>
        <w:pStyle w:val="Components"/>
        <w:ind w:left="0" w:hanging="2"/>
      </w:pPr>
      <w:r w:rsidRPr="001F42D3">
        <w:t>Subcomponents for Expiration Date (DTM): &lt;Time (DTM)&gt; &amp; &lt;Degree of Precision (ID)&gt;</w:t>
      </w:r>
    </w:p>
    <w:p w14:paraId="16602E88" w14:textId="5AEEE908" w:rsidR="00B11855" w:rsidRPr="001F42D3" w:rsidRDefault="003D003E" w:rsidP="0077204B">
      <w:pPr>
        <w:pStyle w:val="HL7FieldIndent2"/>
        <w:ind w:left="0" w:hanging="2"/>
        <w:rPr>
          <w:noProof w:val="0"/>
        </w:rPr>
      </w:pPr>
      <w:r w:rsidRPr="001F42D3">
        <w:rPr>
          <w:noProof w:val="0"/>
        </w:rPr>
        <w:t xml:space="preserve">Definition: This field contains the mailing address of the patient. Address type codes are defined by </w:t>
      </w:r>
      <w:r w:rsidR="006D613E" w:rsidRPr="001F42D3">
        <w:rPr>
          <w:noProof w:val="0"/>
        </w:rPr>
        <w:t>HL7</w:t>
      </w:r>
      <w:r w:rsidR="00995105" w:rsidRPr="001F42D3">
        <w:rPr>
          <w:noProof w:val="0"/>
        </w:rPr>
        <w:t xml:space="preserve"> </w:t>
      </w:r>
      <w:r w:rsidRPr="001F42D3">
        <w:rPr>
          <w:noProof w:val="0"/>
        </w:rPr>
        <w:t>Table 0190 - Address Type. The PCD only requires the first, third, fourth, and fifth components to be valued with the mailing address and the Address Type to be valued as M.</w:t>
      </w:r>
    </w:p>
    <w:p w14:paraId="02E5D899" w14:textId="77777777" w:rsidR="00B11855" w:rsidRPr="001F42D3" w:rsidRDefault="003D003E" w:rsidP="001422D4">
      <w:pPr>
        <w:pStyle w:val="HL7Field"/>
        <w:ind w:hanging="2"/>
      </w:pPr>
      <w:r w:rsidRPr="001F42D3">
        <w:t>PID-13   Phone Number – Home</w:t>
      </w:r>
    </w:p>
    <w:p w14:paraId="46B31A1B" w14:textId="77777777" w:rsidR="00B11855" w:rsidRPr="001F42D3" w:rsidRDefault="003D003E" w:rsidP="0077204B">
      <w:pPr>
        <w:pStyle w:val="HL7FieldIndent2"/>
        <w:ind w:left="0" w:hanging="2"/>
        <w:rPr>
          <w:noProof w:val="0"/>
        </w:rPr>
      </w:pPr>
      <w:r w:rsidRPr="001F42D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1F42D3" w:rsidRDefault="003D003E" w:rsidP="0077204B">
      <w:pPr>
        <w:pStyle w:val="HL7FieldIndent2"/>
        <w:ind w:left="0" w:hanging="2"/>
        <w:rPr>
          <w:noProof w:val="0"/>
        </w:rPr>
      </w:pPr>
      <w:r w:rsidRPr="001F42D3">
        <w:rPr>
          <w:noProof w:val="0"/>
        </w:rPr>
        <w:t>See Appendix</w:t>
      </w:r>
      <w:r w:rsidR="00A478C1" w:rsidRPr="001F42D3">
        <w:rPr>
          <w:noProof w:val="0"/>
        </w:rPr>
        <w:t xml:space="preserve"> C.9</w:t>
      </w:r>
      <w:r w:rsidRPr="001F42D3">
        <w:rPr>
          <w:noProof w:val="0"/>
        </w:rPr>
        <w:t xml:space="preserve"> XTN Data Type for further information.</w:t>
      </w:r>
    </w:p>
    <w:p w14:paraId="16FE2E20" w14:textId="77777777" w:rsidR="00B11855" w:rsidRPr="001F42D3" w:rsidRDefault="003D003E" w:rsidP="00CF5627">
      <w:pPr>
        <w:pStyle w:val="HL7Field"/>
        <w:keepNext w:val="0"/>
        <w:ind w:hanging="2"/>
      </w:pPr>
      <w:r w:rsidRPr="001F42D3">
        <w:t>PID-15   Primary Language</w:t>
      </w:r>
    </w:p>
    <w:p w14:paraId="303C4C08" w14:textId="2CC60B9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3.4.2.15 for details. The </w:t>
      </w:r>
      <w:r w:rsidR="007E67D4" w:rsidRPr="001F42D3">
        <w:rPr>
          <w:noProof w:val="0"/>
        </w:rPr>
        <w:t>DEV TF</w:t>
      </w:r>
      <w:r w:rsidRPr="001F42D3">
        <w:rPr>
          <w:noProof w:val="0"/>
        </w:rPr>
        <w:t xml:space="preserve"> requires the use of ISO639 for the codes.</w:t>
      </w:r>
    </w:p>
    <w:p w14:paraId="143D908C" w14:textId="77777777" w:rsidR="00B11855" w:rsidRPr="001F42D3" w:rsidRDefault="003D003E" w:rsidP="001422D4">
      <w:pPr>
        <w:pStyle w:val="HL7Field"/>
        <w:ind w:hanging="2"/>
      </w:pPr>
      <w:r w:rsidRPr="001F42D3">
        <w:t>PID-16   Marital Status</w:t>
      </w:r>
    </w:p>
    <w:p w14:paraId="18DF02D5" w14:textId="4285DF2B"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E7C7328" w14:textId="77777777" w:rsidR="00B11855" w:rsidRPr="001F42D3" w:rsidRDefault="003D003E" w:rsidP="001422D4">
      <w:pPr>
        <w:pStyle w:val="HL7Field"/>
        <w:ind w:hanging="2"/>
      </w:pPr>
      <w:r w:rsidRPr="001F42D3">
        <w:t>PID-17   Religion</w:t>
      </w:r>
    </w:p>
    <w:p w14:paraId="475A8DD6" w14:textId="3FA60E8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8002F71" w14:textId="77777777" w:rsidR="00B11855" w:rsidRPr="001F42D3" w:rsidRDefault="003D003E" w:rsidP="001422D4">
      <w:pPr>
        <w:pStyle w:val="HL7Field"/>
        <w:ind w:hanging="2"/>
      </w:pPr>
      <w:r w:rsidRPr="001F42D3">
        <w:t>PID-18   Patient Account Number</w:t>
      </w:r>
    </w:p>
    <w:p w14:paraId="3A29070D" w14:textId="1EFACC3D"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 Additional requirements may be documented in Regional or National appendices to the </w:t>
      </w:r>
      <w:r w:rsidR="006E73C1" w:rsidRPr="001F42D3">
        <w:rPr>
          <w:noProof w:val="0"/>
        </w:rPr>
        <w:t>IHE Devices Technical Framework</w:t>
      </w:r>
      <w:r w:rsidRPr="001F42D3">
        <w:rPr>
          <w:noProof w:val="0"/>
        </w:rPr>
        <w:t>.</w:t>
      </w:r>
    </w:p>
    <w:p w14:paraId="53004115" w14:textId="77777777" w:rsidR="00B11855" w:rsidRPr="001F42D3" w:rsidRDefault="003D003E" w:rsidP="00CF5627">
      <w:pPr>
        <w:pStyle w:val="HL7Field"/>
        <w:keepNext w:val="0"/>
        <w:ind w:hanging="2"/>
      </w:pPr>
      <w:r w:rsidRPr="001F42D3">
        <w:t>PID-20   Driver’s License Number – Patient</w:t>
      </w:r>
    </w:p>
    <w:p w14:paraId="4BCDA7C8" w14:textId="2BB809A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BAA85BD" w14:textId="77777777" w:rsidR="00B11855" w:rsidRPr="001F42D3" w:rsidRDefault="003D003E" w:rsidP="00CF5627">
      <w:pPr>
        <w:pStyle w:val="HL7Field"/>
        <w:keepNext w:val="0"/>
        <w:ind w:hanging="2"/>
      </w:pPr>
      <w:r w:rsidRPr="001F42D3">
        <w:t>PID-21   Mother’s Identifier</w:t>
      </w:r>
    </w:p>
    <w:p w14:paraId="47D97495" w14:textId="52E86B4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C5A588F" w14:textId="77777777" w:rsidR="00B11855" w:rsidRPr="001F42D3" w:rsidRDefault="003D003E" w:rsidP="001422D4">
      <w:pPr>
        <w:pStyle w:val="HL7Field"/>
        <w:ind w:hanging="2"/>
      </w:pPr>
      <w:r w:rsidRPr="001F42D3">
        <w:t>PID-22   Ethnic Group:</w:t>
      </w:r>
    </w:p>
    <w:p w14:paraId="31045D63" w14:textId="4B9F981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F7F6720" w14:textId="77777777" w:rsidR="00B11855" w:rsidRPr="001F42D3" w:rsidRDefault="003D003E" w:rsidP="001422D4">
      <w:pPr>
        <w:pStyle w:val="HL7Field"/>
        <w:ind w:hanging="2"/>
      </w:pPr>
      <w:r w:rsidRPr="001F42D3">
        <w:lastRenderedPageBreak/>
        <w:t xml:space="preserve">PID-23   </w:t>
      </w:r>
      <w:proofErr w:type="gramStart"/>
      <w:r w:rsidRPr="001F42D3">
        <w:t>Birth Place</w:t>
      </w:r>
      <w:proofErr w:type="gramEnd"/>
    </w:p>
    <w:p w14:paraId="25A3E708" w14:textId="5655362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BE2DE6C" w14:textId="77777777" w:rsidR="00B11855" w:rsidRPr="001F42D3" w:rsidRDefault="003D003E" w:rsidP="001422D4">
      <w:pPr>
        <w:pStyle w:val="HL7Field"/>
        <w:ind w:hanging="2"/>
      </w:pPr>
      <w:r w:rsidRPr="001F42D3">
        <w:t>PID-24   Multiple Birth Indicator</w:t>
      </w:r>
    </w:p>
    <w:p w14:paraId="697B97C5" w14:textId="1386C64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57A45CB" w14:textId="77777777" w:rsidR="00B11855" w:rsidRPr="001F42D3" w:rsidRDefault="003D003E" w:rsidP="001422D4">
      <w:pPr>
        <w:pStyle w:val="HL7Field"/>
        <w:ind w:hanging="2"/>
      </w:pPr>
      <w:r w:rsidRPr="001F42D3">
        <w:t>PID-25   Birth Order</w:t>
      </w:r>
    </w:p>
    <w:p w14:paraId="7ED465CB" w14:textId="38162225"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5520FE9" w14:textId="77777777" w:rsidR="00B11855" w:rsidRPr="001F42D3" w:rsidRDefault="003D003E" w:rsidP="001422D4">
      <w:pPr>
        <w:pStyle w:val="HL7Field"/>
        <w:ind w:hanging="2"/>
      </w:pPr>
      <w:r w:rsidRPr="001F42D3">
        <w:t>PID-26   Citizenship</w:t>
      </w:r>
    </w:p>
    <w:p w14:paraId="28393E87" w14:textId="09A2F93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7209590" w14:textId="77777777" w:rsidR="00B11855" w:rsidRPr="001F42D3" w:rsidRDefault="003D003E" w:rsidP="00CF5627">
      <w:pPr>
        <w:pStyle w:val="HL7Field"/>
        <w:keepNext w:val="0"/>
        <w:ind w:hanging="2"/>
      </w:pPr>
      <w:r w:rsidRPr="001F42D3">
        <w:t>PID-27   Veterans Military Status</w:t>
      </w:r>
    </w:p>
    <w:p w14:paraId="78168AF4" w14:textId="7BEAC4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3DDA416" w14:textId="77777777" w:rsidR="00B11855" w:rsidRPr="001F42D3" w:rsidRDefault="003D003E" w:rsidP="001422D4">
      <w:pPr>
        <w:pStyle w:val="HL7Field"/>
        <w:ind w:hanging="2"/>
      </w:pPr>
      <w:r w:rsidRPr="001F42D3">
        <w:t xml:space="preserve">PID-28   Nationality </w:t>
      </w:r>
    </w:p>
    <w:p w14:paraId="38EC93C5" w14:textId="5412258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6EDB3BF" w14:textId="77777777" w:rsidR="00B11855" w:rsidRPr="001F42D3" w:rsidRDefault="003D003E" w:rsidP="00CF5627">
      <w:pPr>
        <w:pStyle w:val="HL7Field"/>
        <w:keepNext w:val="0"/>
        <w:ind w:hanging="2"/>
      </w:pPr>
      <w:r w:rsidRPr="001F42D3">
        <w:t>PID-29   Patient Death Date and Time</w:t>
      </w:r>
    </w:p>
    <w:p w14:paraId="481595A8" w14:textId="77777777" w:rsidR="00B11855" w:rsidRPr="001F42D3" w:rsidRDefault="003D003E" w:rsidP="0077204B">
      <w:pPr>
        <w:pStyle w:val="HL7FieldIndent2"/>
        <w:ind w:left="0" w:hanging="2"/>
        <w:rPr>
          <w:noProof w:val="0"/>
        </w:rPr>
      </w:pPr>
      <w:r w:rsidRPr="001F42D3">
        <w:rPr>
          <w:noProof w:val="0"/>
        </w:rPr>
        <w:t>Definition: This field contains the date and time at which the patient death occurred.</w:t>
      </w:r>
    </w:p>
    <w:p w14:paraId="7F1B1DC0" w14:textId="4CF20EC0"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 xml:space="preserve">C.4 </w:t>
      </w:r>
      <w:r w:rsidRPr="001F42D3">
        <w:rPr>
          <w:noProof w:val="0"/>
        </w:rPr>
        <w:t>DTM – date/time for PCD constraints.</w:t>
      </w:r>
    </w:p>
    <w:p w14:paraId="4E515924" w14:textId="77777777" w:rsidR="00B11855" w:rsidRPr="001F42D3" w:rsidRDefault="003D003E" w:rsidP="001422D4">
      <w:pPr>
        <w:pStyle w:val="HL7Field"/>
        <w:ind w:hanging="2"/>
      </w:pPr>
      <w:r w:rsidRPr="001F42D3">
        <w:t>PID-30   Patient Death Indicator</w:t>
      </w:r>
    </w:p>
    <w:p w14:paraId="21D5A6CD" w14:textId="681D145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C6CCF75" w14:textId="77777777" w:rsidR="00B11855" w:rsidRPr="001F42D3" w:rsidRDefault="003D003E" w:rsidP="001422D4">
      <w:pPr>
        <w:pStyle w:val="HL7Field"/>
        <w:ind w:hanging="2"/>
      </w:pPr>
      <w:r w:rsidRPr="001F42D3">
        <w:t>PID-31   Identity Unknown Indicator</w:t>
      </w:r>
    </w:p>
    <w:p w14:paraId="155F6BD6" w14:textId="552C12B3" w:rsidR="00B11855" w:rsidRPr="001F42D3" w:rsidRDefault="003D003E" w:rsidP="0077204B">
      <w:pPr>
        <w:pStyle w:val="HL7FieldIndent2"/>
        <w:ind w:left="0" w:hanging="2"/>
        <w:rPr>
          <w:noProof w:val="0"/>
        </w:rPr>
      </w:pPr>
      <w:r w:rsidRPr="001F42D3">
        <w:rPr>
          <w:noProof w:val="0"/>
        </w:rPr>
        <w:t xml:space="preserve">Definition: This field indicates </w:t>
      </w:r>
      <w:proofErr w:type="gramStart"/>
      <w:r w:rsidRPr="001F42D3">
        <w:rPr>
          <w:noProof w:val="0"/>
        </w:rPr>
        <w:t>whether or not</w:t>
      </w:r>
      <w:proofErr w:type="gramEnd"/>
      <w:r w:rsidRPr="001F42D3">
        <w:rPr>
          <w:noProof w:val="0"/>
        </w:rPr>
        <w:t xml:space="preserve">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08B8AA4A" w14:textId="29F5F683" w:rsidR="00B11855" w:rsidRPr="001F42D3" w:rsidRDefault="003D003E" w:rsidP="005C1693">
      <w:pPr>
        <w:pStyle w:val="ListBullet2"/>
      </w:pPr>
      <w:proofErr w:type="spellStart"/>
      <w:r w:rsidRPr="001F42D3">
        <w:t>Y</w:t>
      </w:r>
      <w:proofErr w:type="spellEnd"/>
      <w:r w:rsidRPr="001F42D3">
        <w:t xml:space="preserve"> the patient's/person's identity is unknown</w:t>
      </w:r>
    </w:p>
    <w:p w14:paraId="2F699F8B" w14:textId="5BFECF2A" w:rsidR="00B11855" w:rsidRPr="001F42D3" w:rsidRDefault="003D003E" w:rsidP="005C1693">
      <w:pPr>
        <w:pStyle w:val="ListBullet2"/>
      </w:pPr>
      <w:r w:rsidRPr="001F42D3">
        <w:t>N the patient's/person's identity is known</w:t>
      </w:r>
    </w:p>
    <w:p w14:paraId="021A55FE" w14:textId="5DE8D76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61911E" w14:textId="77777777" w:rsidR="00B11855" w:rsidRPr="001F42D3" w:rsidRDefault="003D003E" w:rsidP="001422D4">
      <w:pPr>
        <w:pStyle w:val="HL7Field"/>
        <w:ind w:hanging="2"/>
      </w:pPr>
      <w:r w:rsidRPr="001F42D3">
        <w:t>PID-32   Identity Reliability Code</w:t>
      </w:r>
    </w:p>
    <w:p w14:paraId="05090D50" w14:textId="4FA62B32"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505F46" w14:textId="77777777" w:rsidR="00B11855" w:rsidRPr="001F42D3" w:rsidRDefault="003D003E" w:rsidP="001422D4">
      <w:pPr>
        <w:pStyle w:val="HL7Field"/>
        <w:ind w:hanging="2"/>
      </w:pPr>
      <w:r w:rsidRPr="001F42D3">
        <w:t>PID-33   Last Update Date/Time</w:t>
      </w:r>
    </w:p>
    <w:p w14:paraId="7163D685" w14:textId="77777777" w:rsidR="00B11855" w:rsidRPr="001F42D3" w:rsidRDefault="003D003E" w:rsidP="0077204B">
      <w:pPr>
        <w:pStyle w:val="HL7FieldIndent2"/>
        <w:ind w:left="0" w:hanging="2"/>
        <w:rPr>
          <w:noProof w:val="0"/>
        </w:rPr>
      </w:pPr>
      <w:r w:rsidRPr="001F42D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1F42D3" w:rsidRDefault="003D003E" w:rsidP="0077204B">
      <w:pPr>
        <w:pStyle w:val="HL7FieldIndent2"/>
        <w:ind w:left="0" w:hanging="2"/>
        <w:rPr>
          <w:noProof w:val="0"/>
        </w:rPr>
      </w:pPr>
      <w:r w:rsidRPr="001F42D3">
        <w:rPr>
          <w:noProof w:val="0"/>
        </w:rPr>
        <w:lastRenderedPageBreak/>
        <w:t xml:space="preserve">See Appendix </w:t>
      </w:r>
      <w:r w:rsidR="00A478C1" w:rsidRPr="001F42D3">
        <w:rPr>
          <w:noProof w:val="0"/>
        </w:rPr>
        <w:t>C.4</w:t>
      </w:r>
      <w:r w:rsidRPr="001F42D3">
        <w:rPr>
          <w:noProof w:val="0"/>
        </w:rPr>
        <w:t xml:space="preserve"> DTM – date/time for PCD constraints.</w:t>
      </w:r>
    </w:p>
    <w:p w14:paraId="3E1A2F84" w14:textId="77777777" w:rsidR="00B11855" w:rsidRPr="001F42D3" w:rsidRDefault="003D003E" w:rsidP="001422D4">
      <w:pPr>
        <w:pStyle w:val="HL7Field"/>
        <w:ind w:hanging="2"/>
      </w:pPr>
      <w:r w:rsidRPr="001F42D3">
        <w:t>PID-34   Last Update Facility</w:t>
      </w:r>
    </w:p>
    <w:p w14:paraId="0D9DBCD0" w14:textId="1DADF13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7613394" w14:textId="77777777" w:rsidR="00B11855" w:rsidRPr="001F42D3" w:rsidRDefault="003D003E" w:rsidP="00CF5627">
      <w:pPr>
        <w:pStyle w:val="HL7Field"/>
        <w:keepNext w:val="0"/>
        <w:ind w:hanging="2"/>
      </w:pPr>
      <w:r w:rsidRPr="001F42D3">
        <w:t>PID-35   Species Code</w:t>
      </w:r>
    </w:p>
    <w:p w14:paraId="6704A18F" w14:textId="71D20418"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7B6E143" w14:textId="77777777" w:rsidR="00B11855" w:rsidRPr="001F42D3" w:rsidRDefault="003D003E" w:rsidP="001422D4">
      <w:pPr>
        <w:pStyle w:val="HL7Field"/>
        <w:ind w:hanging="2"/>
      </w:pPr>
      <w:r w:rsidRPr="001F42D3">
        <w:t>PID-36   Breed Code</w:t>
      </w:r>
    </w:p>
    <w:p w14:paraId="7DEC99E8" w14:textId="4667EE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8D95FED" w14:textId="77777777" w:rsidR="00B11855" w:rsidRPr="001F42D3" w:rsidRDefault="003D003E" w:rsidP="001422D4">
      <w:pPr>
        <w:pStyle w:val="HL7Field"/>
        <w:ind w:hanging="2"/>
      </w:pPr>
      <w:r w:rsidRPr="001F42D3">
        <w:t>PID-37   Strain</w:t>
      </w:r>
    </w:p>
    <w:p w14:paraId="4641F0AC" w14:textId="7AAA123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ABACDC6" w14:textId="77777777" w:rsidR="00B11855" w:rsidRPr="001F42D3" w:rsidRDefault="003D003E" w:rsidP="001422D4">
      <w:pPr>
        <w:pStyle w:val="HL7Field"/>
        <w:ind w:hanging="2"/>
      </w:pPr>
      <w:r w:rsidRPr="001F42D3">
        <w:t>PID-38   Production Class Code</w:t>
      </w:r>
    </w:p>
    <w:p w14:paraId="1B751639" w14:textId="0344D8B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5E254C2" w14:textId="77777777" w:rsidR="00B11855" w:rsidRPr="001F42D3" w:rsidRDefault="003D003E" w:rsidP="001422D4">
      <w:pPr>
        <w:pStyle w:val="HL7Field"/>
        <w:ind w:hanging="2"/>
      </w:pPr>
      <w:r w:rsidRPr="001F42D3">
        <w:t>PID-39   Tribal Citizenship (CWE)</w:t>
      </w:r>
    </w:p>
    <w:p w14:paraId="06DA7E55" w14:textId="0610F97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72D2D11" w14:textId="079D0C78" w:rsidR="00B11855" w:rsidRPr="001F42D3" w:rsidRDefault="00800492" w:rsidP="00B34AEB">
      <w:pPr>
        <w:pStyle w:val="Heading3"/>
        <w:numPr>
          <w:ilvl w:val="0"/>
          <w:numId w:val="0"/>
        </w:numPr>
        <w:rPr>
          <w:noProof w:val="0"/>
        </w:rPr>
      </w:pPr>
      <w:bookmarkStart w:id="778" w:name="_Toc428883222"/>
      <w:bookmarkStart w:id="779" w:name="_Toc428883425"/>
      <w:bookmarkStart w:id="780" w:name="_Toc428884939"/>
      <w:bookmarkStart w:id="781" w:name="_Toc428889174"/>
      <w:bookmarkStart w:id="782" w:name="_Toc429498849"/>
      <w:bookmarkStart w:id="783" w:name="_Toc429499740"/>
      <w:bookmarkStart w:id="784" w:name="_Toc429499971"/>
      <w:bookmarkStart w:id="785" w:name="_Toc429730287"/>
      <w:bookmarkStart w:id="786" w:name="_Toc428883223"/>
      <w:bookmarkStart w:id="787" w:name="_Toc428883426"/>
      <w:bookmarkStart w:id="788" w:name="_Toc428884940"/>
      <w:bookmarkStart w:id="789" w:name="_Toc428889175"/>
      <w:bookmarkStart w:id="790" w:name="_Toc429498850"/>
      <w:bookmarkStart w:id="791" w:name="_Toc429499741"/>
      <w:bookmarkStart w:id="792" w:name="_Toc429499972"/>
      <w:bookmarkStart w:id="793" w:name="_Toc429730288"/>
      <w:bookmarkStart w:id="794" w:name="_Toc428883224"/>
      <w:bookmarkStart w:id="795" w:name="_Toc428883427"/>
      <w:bookmarkStart w:id="796" w:name="_Toc428884941"/>
      <w:bookmarkStart w:id="797" w:name="_Toc428889176"/>
      <w:bookmarkStart w:id="798" w:name="_Toc429498851"/>
      <w:bookmarkStart w:id="799" w:name="_Toc429499742"/>
      <w:bookmarkStart w:id="800" w:name="_Toc429499973"/>
      <w:bookmarkStart w:id="801" w:name="_Toc429730289"/>
      <w:bookmarkStart w:id="802" w:name="_Toc428883225"/>
      <w:bookmarkStart w:id="803" w:name="_Toc428883428"/>
      <w:bookmarkStart w:id="804" w:name="_Toc428884942"/>
      <w:bookmarkStart w:id="805" w:name="_Toc428889177"/>
      <w:bookmarkStart w:id="806" w:name="_Toc429498852"/>
      <w:bookmarkStart w:id="807" w:name="_Toc429499743"/>
      <w:bookmarkStart w:id="808" w:name="_Toc429499974"/>
      <w:bookmarkStart w:id="809" w:name="_Toc429730290"/>
      <w:bookmarkStart w:id="810" w:name="_Toc428883226"/>
      <w:bookmarkStart w:id="811" w:name="_Toc428883429"/>
      <w:bookmarkStart w:id="812" w:name="_Toc428884943"/>
      <w:bookmarkStart w:id="813" w:name="_Toc428889178"/>
      <w:bookmarkStart w:id="814" w:name="_Toc429498853"/>
      <w:bookmarkStart w:id="815" w:name="_Toc429499744"/>
      <w:bookmarkStart w:id="816" w:name="_Toc429499975"/>
      <w:bookmarkStart w:id="817" w:name="_Toc429730291"/>
      <w:bookmarkStart w:id="818" w:name="_Toc428883227"/>
      <w:bookmarkStart w:id="819" w:name="_Toc428883430"/>
      <w:bookmarkStart w:id="820" w:name="_Toc428884944"/>
      <w:bookmarkStart w:id="821" w:name="_Toc428889179"/>
      <w:bookmarkStart w:id="822" w:name="_Toc429498854"/>
      <w:bookmarkStart w:id="823" w:name="_Toc429499745"/>
      <w:bookmarkStart w:id="824" w:name="_Toc429499976"/>
      <w:bookmarkStart w:id="825" w:name="_Toc429730292"/>
      <w:bookmarkStart w:id="826" w:name="_Toc401769858"/>
      <w:bookmarkStart w:id="827" w:name="_Toc181625222"/>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rsidRPr="001F42D3">
        <w:rPr>
          <w:noProof w:val="0"/>
        </w:rPr>
        <w:t xml:space="preserve">B.5.1 </w:t>
      </w:r>
      <w:r w:rsidR="003D003E" w:rsidRPr="001F42D3">
        <w:rPr>
          <w:noProof w:val="0"/>
        </w:rPr>
        <w:t xml:space="preserve">PID Segment requirements for ACM Transaction </w:t>
      </w:r>
      <w:bookmarkEnd w:id="826"/>
      <w:r w:rsidR="00647994" w:rsidRPr="001F42D3">
        <w:rPr>
          <w:noProof w:val="0"/>
        </w:rPr>
        <w:t>PCD-04</w:t>
      </w:r>
      <w:bookmarkEnd w:id="827"/>
    </w:p>
    <w:p w14:paraId="6B26A2C4" w14:textId="77777777" w:rsidR="00C156EC" w:rsidRPr="001F42D3" w:rsidRDefault="003D003E" w:rsidP="0077204B">
      <w:pPr>
        <w:pStyle w:val="BodyText"/>
      </w:pPr>
      <w:r w:rsidRPr="001F42D3">
        <w:t xml:space="preserve">This segment is required to be </w:t>
      </w:r>
      <w:proofErr w:type="gramStart"/>
      <w:r w:rsidRPr="001F42D3">
        <w:t>present</w:t>
      </w:r>
      <w:proofErr w:type="gramEnd"/>
      <w:r w:rsidRPr="001F42D3">
        <w:t xml:space="preserve"> and is populated with data used to identify the patient associated with the alert in the case where the identity is available from the Alert Source system. If the patient identification is not available from the Alert Source system, the alert may be location source based </w:t>
      </w:r>
      <w:proofErr w:type="gramStart"/>
      <w:r w:rsidRPr="001F42D3">
        <w:t>per</w:t>
      </w:r>
      <w:proofErr w:type="gramEnd"/>
      <w:r w:rsidRPr="001F42D3">
        <w:t xml:space="preserve"> ACM use case A1 in which case the PV1 segment identifies the location associated with the alert. Additional information may be present to more unambiguously identify the patient.</w:t>
      </w:r>
    </w:p>
    <w:p w14:paraId="44908A4F" w14:textId="3BD3ACFC" w:rsidR="00B11855" w:rsidRPr="001F42D3" w:rsidRDefault="003D003E" w:rsidP="00CF5627">
      <w:pPr>
        <w:pStyle w:val="TableTitle"/>
      </w:pPr>
      <w:r w:rsidRPr="001F42D3">
        <w:t xml:space="preserve">Table B.5.1-1: </w:t>
      </w:r>
      <w:r w:rsidR="006D613E" w:rsidRPr="001F42D3">
        <w:t>HL7</w:t>
      </w:r>
      <w:r w:rsidR="00995105" w:rsidRPr="001F42D3">
        <w:t xml:space="preserve"> </w:t>
      </w:r>
      <w:r w:rsidRPr="001F42D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1F42D3" w14:paraId="035D84DF" w14:textId="77777777" w:rsidTr="001F5A5C">
        <w:trPr>
          <w:cantSplit/>
          <w:jc w:val="center"/>
        </w:trPr>
        <w:tc>
          <w:tcPr>
            <w:tcW w:w="912" w:type="dxa"/>
            <w:shd w:val="clear" w:color="auto" w:fill="D9D9D9"/>
          </w:tcPr>
          <w:p w14:paraId="7816DA1A" w14:textId="77777777" w:rsidR="00B11855" w:rsidRPr="001F42D3" w:rsidRDefault="003D003E" w:rsidP="003D7138">
            <w:pPr>
              <w:pStyle w:val="TableEntryHeader"/>
            </w:pPr>
            <w:r w:rsidRPr="001F42D3">
              <w:t>SEQ</w:t>
            </w:r>
          </w:p>
        </w:tc>
        <w:tc>
          <w:tcPr>
            <w:tcW w:w="924" w:type="dxa"/>
            <w:shd w:val="clear" w:color="auto" w:fill="D9D9D9"/>
          </w:tcPr>
          <w:p w14:paraId="1FBA1CBF" w14:textId="77777777" w:rsidR="00B11855" w:rsidRPr="001F42D3" w:rsidRDefault="003D003E" w:rsidP="003D7138">
            <w:pPr>
              <w:pStyle w:val="TableEntryHeader"/>
            </w:pPr>
            <w:r w:rsidRPr="001F42D3">
              <w:t>LEN</w:t>
            </w:r>
          </w:p>
        </w:tc>
        <w:tc>
          <w:tcPr>
            <w:tcW w:w="805" w:type="dxa"/>
            <w:shd w:val="clear" w:color="auto" w:fill="D9D9D9"/>
          </w:tcPr>
          <w:p w14:paraId="41ED8442" w14:textId="77777777" w:rsidR="00B11855" w:rsidRPr="001F42D3" w:rsidRDefault="003D003E" w:rsidP="003D7138">
            <w:pPr>
              <w:pStyle w:val="TableEntryHeader"/>
            </w:pPr>
            <w:r w:rsidRPr="001F42D3">
              <w:t>DT</w:t>
            </w:r>
          </w:p>
        </w:tc>
        <w:tc>
          <w:tcPr>
            <w:tcW w:w="924" w:type="dxa"/>
            <w:shd w:val="clear" w:color="auto" w:fill="D9D9D9"/>
          </w:tcPr>
          <w:p w14:paraId="4FF7ACA5" w14:textId="77777777" w:rsidR="00B11855" w:rsidRPr="001F42D3" w:rsidRDefault="003D003E" w:rsidP="003D7138">
            <w:pPr>
              <w:pStyle w:val="TableEntryHeader"/>
            </w:pPr>
            <w:r w:rsidRPr="001F42D3">
              <w:t>OPT</w:t>
            </w:r>
          </w:p>
        </w:tc>
        <w:tc>
          <w:tcPr>
            <w:tcW w:w="940" w:type="dxa"/>
            <w:shd w:val="clear" w:color="auto" w:fill="D9D9D9"/>
          </w:tcPr>
          <w:p w14:paraId="6BA71985" w14:textId="77777777" w:rsidR="00B11855" w:rsidRPr="001F42D3" w:rsidRDefault="003D003E" w:rsidP="003D7138">
            <w:pPr>
              <w:pStyle w:val="TableEntryHeader"/>
            </w:pPr>
            <w:r w:rsidRPr="001F42D3">
              <w:t>RP/#</w:t>
            </w:r>
          </w:p>
        </w:tc>
        <w:tc>
          <w:tcPr>
            <w:tcW w:w="1044" w:type="dxa"/>
            <w:shd w:val="clear" w:color="auto" w:fill="D9D9D9"/>
          </w:tcPr>
          <w:p w14:paraId="048AEC85" w14:textId="77777777" w:rsidR="00B11855" w:rsidRPr="001F42D3" w:rsidRDefault="003D003E" w:rsidP="003D7138">
            <w:pPr>
              <w:pStyle w:val="TableEntryHeader"/>
            </w:pPr>
            <w:r w:rsidRPr="001F42D3">
              <w:t>TBL#</w:t>
            </w:r>
          </w:p>
        </w:tc>
        <w:tc>
          <w:tcPr>
            <w:tcW w:w="2733" w:type="dxa"/>
            <w:shd w:val="clear" w:color="auto" w:fill="D9D9D9"/>
          </w:tcPr>
          <w:p w14:paraId="60A05EB1" w14:textId="77777777" w:rsidR="00B11855" w:rsidRPr="001F42D3" w:rsidRDefault="003D003E" w:rsidP="003D7138">
            <w:pPr>
              <w:pStyle w:val="TableEntryHeader"/>
            </w:pPr>
            <w:r w:rsidRPr="001F42D3">
              <w:t>ELEMENT NAME</w:t>
            </w:r>
          </w:p>
        </w:tc>
      </w:tr>
      <w:tr w:rsidR="00C40FD5" w:rsidRPr="001F42D3" w14:paraId="5F506612" w14:textId="77777777" w:rsidTr="006C0E8E">
        <w:trPr>
          <w:cantSplit/>
          <w:jc w:val="center"/>
        </w:trPr>
        <w:tc>
          <w:tcPr>
            <w:tcW w:w="912" w:type="dxa"/>
          </w:tcPr>
          <w:p w14:paraId="35BF06F3" w14:textId="77777777" w:rsidR="00B11855" w:rsidRPr="001F42D3" w:rsidRDefault="003D003E" w:rsidP="003D7138">
            <w:pPr>
              <w:pStyle w:val="TableEntry"/>
            </w:pPr>
            <w:r w:rsidRPr="001F42D3">
              <w:t>3</w:t>
            </w:r>
          </w:p>
        </w:tc>
        <w:tc>
          <w:tcPr>
            <w:tcW w:w="924" w:type="dxa"/>
          </w:tcPr>
          <w:p w14:paraId="7C7A6AFF" w14:textId="77777777" w:rsidR="00B11855" w:rsidRPr="001F42D3" w:rsidRDefault="003D003E" w:rsidP="003D7138">
            <w:pPr>
              <w:pStyle w:val="TableEntry"/>
            </w:pPr>
            <w:r w:rsidRPr="001F42D3">
              <w:t>250</w:t>
            </w:r>
          </w:p>
        </w:tc>
        <w:tc>
          <w:tcPr>
            <w:tcW w:w="805" w:type="dxa"/>
          </w:tcPr>
          <w:p w14:paraId="7F67A6DA" w14:textId="77777777" w:rsidR="00B11855" w:rsidRPr="001F42D3" w:rsidRDefault="003D003E" w:rsidP="003D7138">
            <w:pPr>
              <w:pStyle w:val="TableEntry"/>
            </w:pPr>
            <w:r w:rsidRPr="001F42D3">
              <w:t>CX</w:t>
            </w:r>
          </w:p>
        </w:tc>
        <w:tc>
          <w:tcPr>
            <w:tcW w:w="924" w:type="dxa"/>
          </w:tcPr>
          <w:p w14:paraId="467900E4" w14:textId="77777777" w:rsidR="00B11855" w:rsidRPr="001F42D3" w:rsidRDefault="003D003E" w:rsidP="003D7138">
            <w:pPr>
              <w:pStyle w:val="TableEntry"/>
            </w:pPr>
            <w:r w:rsidRPr="001F42D3">
              <w:t>O</w:t>
            </w:r>
          </w:p>
        </w:tc>
        <w:tc>
          <w:tcPr>
            <w:tcW w:w="940" w:type="dxa"/>
          </w:tcPr>
          <w:p w14:paraId="2B2402DF" w14:textId="77777777" w:rsidR="00B11855" w:rsidRPr="001F42D3" w:rsidRDefault="003D003E" w:rsidP="003D7138">
            <w:pPr>
              <w:pStyle w:val="TableEntry"/>
            </w:pPr>
            <w:r w:rsidRPr="001F42D3">
              <w:t>Y</w:t>
            </w:r>
          </w:p>
        </w:tc>
        <w:tc>
          <w:tcPr>
            <w:tcW w:w="1044" w:type="dxa"/>
          </w:tcPr>
          <w:p w14:paraId="1F8EE8E6" w14:textId="77777777" w:rsidR="00B11855" w:rsidRPr="001F42D3" w:rsidRDefault="00B11855" w:rsidP="003D7138">
            <w:pPr>
              <w:pStyle w:val="TableEntry"/>
            </w:pPr>
          </w:p>
        </w:tc>
        <w:tc>
          <w:tcPr>
            <w:tcW w:w="2733" w:type="dxa"/>
          </w:tcPr>
          <w:p w14:paraId="488988C2" w14:textId="77777777" w:rsidR="00B11855" w:rsidRPr="001F42D3" w:rsidRDefault="003D003E" w:rsidP="003D7138">
            <w:pPr>
              <w:pStyle w:val="TableEntry"/>
            </w:pPr>
            <w:r w:rsidRPr="001F42D3">
              <w:t>Patient Identifier List</w:t>
            </w:r>
          </w:p>
        </w:tc>
      </w:tr>
      <w:tr w:rsidR="00C40FD5" w:rsidRPr="001F42D3" w14:paraId="53E3A131" w14:textId="77777777" w:rsidTr="006C0E8E">
        <w:trPr>
          <w:cantSplit/>
          <w:jc w:val="center"/>
        </w:trPr>
        <w:tc>
          <w:tcPr>
            <w:tcW w:w="912" w:type="dxa"/>
          </w:tcPr>
          <w:p w14:paraId="2A68BA73" w14:textId="77777777" w:rsidR="00B11855" w:rsidRPr="001F42D3" w:rsidRDefault="003D003E" w:rsidP="003D7138">
            <w:pPr>
              <w:pStyle w:val="TableEntry"/>
            </w:pPr>
            <w:r w:rsidRPr="001F42D3">
              <w:t>5</w:t>
            </w:r>
          </w:p>
        </w:tc>
        <w:tc>
          <w:tcPr>
            <w:tcW w:w="924" w:type="dxa"/>
          </w:tcPr>
          <w:p w14:paraId="0EC59590" w14:textId="77777777" w:rsidR="00B11855" w:rsidRPr="001F42D3" w:rsidRDefault="003D003E" w:rsidP="003D7138">
            <w:pPr>
              <w:pStyle w:val="TableEntry"/>
            </w:pPr>
            <w:r w:rsidRPr="001F42D3">
              <w:t>250</w:t>
            </w:r>
          </w:p>
        </w:tc>
        <w:tc>
          <w:tcPr>
            <w:tcW w:w="805" w:type="dxa"/>
          </w:tcPr>
          <w:p w14:paraId="4D07693D" w14:textId="77777777" w:rsidR="00B11855" w:rsidRPr="001F42D3" w:rsidRDefault="003D003E" w:rsidP="003D7138">
            <w:pPr>
              <w:pStyle w:val="TableEntry"/>
            </w:pPr>
            <w:r w:rsidRPr="001F42D3">
              <w:t>XPN</w:t>
            </w:r>
          </w:p>
        </w:tc>
        <w:tc>
          <w:tcPr>
            <w:tcW w:w="924" w:type="dxa"/>
          </w:tcPr>
          <w:p w14:paraId="305D1E48" w14:textId="77777777" w:rsidR="00B11855" w:rsidRPr="001F42D3" w:rsidRDefault="003D003E" w:rsidP="003D7138">
            <w:pPr>
              <w:pStyle w:val="TableEntry"/>
            </w:pPr>
            <w:r w:rsidRPr="001F42D3">
              <w:t>O</w:t>
            </w:r>
          </w:p>
        </w:tc>
        <w:tc>
          <w:tcPr>
            <w:tcW w:w="940" w:type="dxa"/>
          </w:tcPr>
          <w:p w14:paraId="7F5F70D1" w14:textId="77777777" w:rsidR="00B11855" w:rsidRPr="001F42D3" w:rsidRDefault="003D003E" w:rsidP="003D7138">
            <w:pPr>
              <w:pStyle w:val="TableEntry"/>
            </w:pPr>
            <w:r w:rsidRPr="001F42D3">
              <w:t>Y</w:t>
            </w:r>
          </w:p>
        </w:tc>
        <w:tc>
          <w:tcPr>
            <w:tcW w:w="1044" w:type="dxa"/>
          </w:tcPr>
          <w:p w14:paraId="0B77F8C4" w14:textId="77777777" w:rsidR="00B11855" w:rsidRPr="001F42D3" w:rsidRDefault="00B11855" w:rsidP="003D7138">
            <w:pPr>
              <w:pStyle w:val="TableEntry"/>
            </w:pPr>
          </w:p>
        </w:tc>
        <w:tc>
          <w:tcPr>
            <w:tcW w:w="2733" w:type="dxa"/>
          </w:tcPr>
          <w:p w14:paraId="148F2DFB" w14:textId="77777777" w:rsidR="00B11855" w:rsidRPr="001F42D3" w:rsidRDefault="003D003E" w:rsidP="003D7138">
            <w:pPr>
              <w:pStyle w:val="TableEntry"/>
            </w:pPr>
            <w:r w:rsidRPr="001F42D3">
              <w:t>Patient name</w:t>
            </w:r>
          </w:p>
        </w:tc>
      </w:tr>
      <w:tr w:rsidR="00C40FD5" w:rsidRPr="001F42D3" w14:paraId="7FC257CA" w14:textId="77777777" w:rsidTr="006C0E8E">
        <w:trPr>
          <w:cantSplit/>
          <w:jc w:val="center"/>
        </w:trPr>
        <w:tc>
          <w:tcPr>
            <w:tcW w:w="912" w:type="dxa"/>
          </w:tcPr>
          <w:p w14:paraId="5EABB8AE" w14:textId="77777777" w:rsidR="00B11855" w:rsidRPr="001F42D3" w:rsidRDefault="003D003E" w:rsidP="003D7138">
            <w:pPr>
              <w:pStyle w:val="TableEntry"/>
            </w:pPr>
            <w:r w:rsidRPr="001F42D3">
              <w:t>7</w:t>
            </w:r>
          </w:p>
        </w:tc>
        <w:tc>
          <w:tcPr>
            <w:tcW w:w="924" w:type="dxa"/>
          </w:tcPr>
          <w:p w14:paraId="7CD8C9EB" w14:textId="77777777" w:rsidR="00B11855" w:rsidRPr="001F42D3" w:rsidRDefault="003D003E" w:rsidP="003D7138">
            <w:pPr>
              <w:pStyle w:val="TableEntry"/>
            </w:pPr>
            <w:r w:rsidRPr="001F42D3">
              <w:t>26</w:t>
            </w:r>
          </w:p>
        </w:tc>
        <w:tc>
          <w:tcPr>
            <w:tcW w:w="805" w:type="dxa"/>
          </w:tcPr>
          <w:p w14:paraId="23C72CFE" w14:textId="77777777" w:rsidR="00B11855" w:rsidRPr="001F42D3" w:rsidRDefault="003D003E" w:rsidP="003D7138">
            <w:pPr>
              <w:pStyle w:val="TableEntry"/>
            </w:pPr>
            <w:r w:rsidRPr="001F42D3">
              <w:t>TSO</w:t>
            </w:r>
          </w:p>
        </w:tc>
        <w:tc>
          <w:tcPr>
            <w:tcW w:w="924" w:type="dxa"/>
          </w:tcPr>
          <w:p w14:paraId="2B15C00D" w14:textId="77777777" w:rsidR="00B11855" w:rsidRPr="001F42D3" w:rsidRDefault="003D003E" w:rsidP="003D7138">
            <w:pPr>
              <w:pStyle w:val="TableEntry"/>
            </w:pPr>
            <w:r w:rsidRPr="001F42D3">
              <w:t>O</w:t>
            </w:r>
          </w:p>
        </w:tc>
        <w:tc>
          <w:tcPr>
            <w:tcW w:w="940" w:type="dxa"/>
          </w:tcPr>
          <w:p w14:paraId="7C7579E7" w14:textId="77777777" w:rsidR="00B11855" w:rsidRPr="001F42D3" w:rsidRDefault="00B11855" w:rsidP="003D7138">
            <w:pPr>
              <w:pStyle w:val="TableEntry"/>
            </w:pPr>
          </w:p>
        </w:tc>
        <w:tc>
          <w:tcPr>
            <w:tcW w:w="1044" w:type="dxa"/>
          </w:tcPr>
          <w:p w14:paraId="41D28230" w14:textId="77777777" w:rsidR="00B11855" w:rsidRPr="001F42D3" w:rsidRDefault="00B11855" w:rsidP="003D7138">
            <w:pPr>
              <w:pStyle w:val="TableEntry"/>
            </w:pPr>
          </w:p>
        </w:tc>
        <w:tc>
          <w:tcPr>
            <w:tcW w:w="2733" w:type="dxa"/>
          </w:tcPr>
          <w:p w14:paraId="43D93B3C" w14:textId="77777777" w:rsidR="00B11855" w:rsidRPr="001F42D3" w:rsidRDefault="003D003E" w:rsidP="003D7138">
            <w:pPr>
              <w:pStyle w:val="TableEntry"/>
            </w:pPr>
            <w:r w:rsidRPr="001F42D3">
              <w:t>Date/Time of Birth</w:t>
            </w:r>
          </w:p>
        </w:tc>
      </w:tr>
      <w:tr w:rsidR="00C40FD5" w:rsidRPr="001F42D3" w14:paraId="47F858FF" w14:textId="77777777" w:rsidTr="006C0E8E">
        <w:trPr>
          <w:cantSplit/>
          <w:jc w:val="center"/>
        </w:trPr>
        <w:tc>
          <w:tcPr>
            <w:tcW w:w="912" w:type="dxa"/>
          </w:tcPr>
          <w:p w14:paraId="5DAEEF45" w14:textId="77777777" w:rsidR="00B11855" w:rsidRPr="001F42D3" w:rsidRDefault="003D003E" w:rsidP="003D7138">
            <w:pPr>
              <w:pStyle w:val="TableEntry"/>
            </w:pPr>
            <w:r w:rsidRPr="001F42D3">
              <w:t>8</w:t>
            </w:r>
          </w:p>
        </w:tc>
        <w:tc>
          <w:tcPr>
            <w:tcW w:w="924" w:type="dxa"/>
          </w:tcPr>
          <w:p w14:paraId="1B1E12E5" w14:textId="77777777" w:rsidR="00B11855" w:rsidRPr="001F42D3" w:rsidRDefault="003D003E" w:rsidP="003D7138">
            <w:pPr>
              <w:pStyle w:val="TableEntry"/>
            </w:pPr>
            <w:r w:rsidRPr="001F42D3">
              <w:t>1</w:t>
            </w:r>
          </w:p>
        </w:tc>
        <w:tc>
          <w:tcPr>
            <w:tcW w:w="805" w:type="dxa"/>
          </w:tcPr>
          <w:p w14:paraId="6BC79316" w14:textId="77777777" w:rsidR="00B11855" w:rsidRPr="001F42D3" w:rsidRDefault="003D003E" w:rsidP="003D7138">
            <w:pPr>
              <w:pStyle w:val="TableEntry"/>
            </w:pPr>
            <w:r w:rsidRPr="001F42D3">
              <w:t>IS</w:t>
            </w:r>
          </w:p>
        </w:tc>
        <w:tc>
          <w:tcPr>
            <w:tcW w:w="924" w:type="dxa"/>
          </w:tcPr>
          <w:p w14:paraId="6262A029" w14:textId="77777777" w:rsidR="00B11855" w:rsidRPr="001F42D3" w:rsidRDefault="003D003E" w:rsidP="003D7138">
            <w:pPr>
              <w:pStyle w:val="TableEntry"/>
            </w:pPr>
            <w:r w:rsidRPr="001F42D3">
              <w:t>O</w:t>
            </w:r>
          </w:p>
        </w:tc>
        <w:tc>
          <w:tcPr>
            <w:tcW w:w="940" w:type="dxa"/>
          </w:tcPr>
          <w:p w14:paraId="7CA737C2" w14:textId="77777777" w:rsidR="00B11855" w:rsidRPr="001F42D3" w:rsidRDefault="00B11855" w:rsidP="003D7138">
            <w:pPr>
              <w:pStyle w:val="TableEntry"/>
            </w:pPr>
          </w:p>
        </w:tc>
        <w:tc>
          <w:tcPr>
            <w:tcW w:w="1044" w:type="dxa"/>
          </w:tcPr>
          <w:p w14:paraId="3612F8C6" w14:textId="77777777" w:rsidR="00B11855" w:rsidRPr="001F42D3" w:rsidRDefault="00B11855" w:rsidP="003D7138">
            <w:pPr>
              <w:pStyle w:val="TableEntry"/>
            </w:pPr>
          </w:p>
        </w:tc>
        <w:tc>
          <w:tcPr>
            <w:tcW w:w="2733" w:type="dxa"/>
          </w:tcPr>
          <w:p w14:paraId="10DEA1F8" w14:textId="77777777" w:rsidR="00B11855" w:rsidRPr="001F42D3" w:rsidRDefault="003D003E" w:rsidP="003D7138">
            <w:pPr>
              <w:pStyle w:val="TableEntry"/>
            </w:pPr>
            <w:r w:rsidRPr="001F42D3">
              <w:t>Administrative Sex</w:t>
            </w:r>
          </w:p>
        </w:tc>
      </w:tr>
    </w:tbl>
    <w:p w14:paraId="13D8C3CE" w14:textId="77777777" w:rsidR="00B11855" w:rsidRPr="001F42D3" w:rsidRDefault="003D003E" w:rsidP="00CF5627">
      <w:pPr>
        <w:pStyle w:val="BodyText"/>
      </w:pPr>
      <w:r w:rsidRPr="001F42D3">
        <w:rPr>
          <w:b/>
          <w:bCs/>
        </w:rPr>
        <w:t xml:space="preserve">PID-3 Patient Identifier List (CX) </w:t>
      </w:r>
    </w:p>
    <w:p w14:paraId="7DDC7C31" w14:textId="14F785C0" w:rsidR="00B11855" w:rsidRPr="001F42D3" w:rsidRDefault="003D003E" w:rsidP="003D7138">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0E955326" w14:textId="77777777" w:rsidR="00B11855" w:rsidRPr="001F42D3" w:rsidRDefault="003D003E" w:rsidP="00CF5627">
      <w:pPr>
        <w:pStyle w:val="BodyText"/>
      </w:pPr>
      <w:r w:rsidRPr="001F42D3">
        <w:rPr>
          <w:b/>
          <w:bCs/>
        </w:rPr>
        <w:t>PID-5 Patient Name (XPN)</w:t>
      </w:r>
    </w:p>
    <w:p w14:paraId="11A38949" w14:textId="0F7F866D"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w:t>
      </w:r>
      <w:r w:rsidRPr="001F42D3">
        <w:rPr>
          <w:noProof w:val="0"/>
        </w:rPr>
        <w:lastRenderedPageBreak/>
        <w:t>electronic patient healthcare information policies. Refer to PID-31 Identity Unknown Indicator for the means to identify that while a PID segment is provided the identity of the patient is unknown.</w:t>
      </w:r>
    </w:p>
    <w:p w14:paraId="49D67D00" w14:textId="77777777" w:rsidR="00B11855" w:rsidRPr="001F42D3" w:rsidRDefault="003D003E" w:rsidP="00CF5627">
      <w:pPr>
        <w:pStyle w:val="BodyText"/>
      </w:pPr>
      <w:r w:rsidRPr="001F42D3">
        <w:rPr>
          <w:b/>
          <w:bCs/>
        </w:rPr>
        <w:t xml:space="preserve">PID-7 Date/Time of Birth (TSO) </w:t>
      </w:r>
    </w:p>
    <w:p w14:paraId="44864DC7" w14:textId="11394BF9"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6F62B0E5" w14:textId="77777777" w:rsidR="00B11855" w:rsidRPr="001F42D3" w:rsidRDefault="003D003E" w:rsidP="00CF5627">
      <w:pPr>
        <w:pStyle w:val="BodyText"/>
      </w:pPr>
      <w:r w:rsidRPr="001F42D3">
        <w:rPr>
          <w:b/>
          <w:bCs/>
        </w:rPr>
        <w:t>PID-8 Administrative Sex (IS)</w:t>
      </w:r>
    </w:p>
    <w:p w14:paraId="382926B8" w14:textId="2E8AAF1F"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1DBF3F7B" w14:textId="77777777" w:rsidR="00B11855" w:rsidRPr="001F42D3" w:rsidRDefault="003D003E" w:rsidP="00CF5627">
      <w:pPr>
        <w:pStyle w:val="BodyText"/>
      </w:pPr>
      <w:r w:rsidRPr="001F42D3">
        <w:rPr>
          <w:b/>
          <w:bCs/>
        </w:rPr>
        <w:t xml:space="preserve">PID-31 Identity Unknown Indicator (ID) </w:t>
      </w:r>
    </w:p>
    <w:p w14:paraId="4CF314F8" w14:textId="196CFD46" w:rsidR="00B11855" w:rsidRPr="001F42D3" w:rsidRDefault="003D003E" w:rsidP="0077204B">
      <w:pPr>
        <w:pStyle w:val="HL7FieldIndent2"/>
        <w:ind w:left="0" w:hanging="2"/>
        <w:rPr>
          <w:noProof w:val="0"/>
        </w:rPr>
      </w:pPr>
      <w:r w:rsidRPr="001F42D3">
        <w:rPr>
          <w:noProof w:val="0"/>
        </w:rPr>
        <w:t xml:space="preserve">Definition: This field indicates </w:t>
      </w:r>
      <w:proofErr w:type="gramStart"/>
      <w:r w:rsidRPr="001F42D3">
        <w:rPr>
          <w:noProof w:val="0"/>
        </w:rPr>
        <w:t>whether or not</w:t>
      </w:r>
      <w:proofErr w:type="gramEnd"/>
      <w:r w:rsidRPr="001F42D3">
        <w:rPr>
          <w:noProof w:val="0"/>
        </w:rPr>
        <w:t xml:space="preserve">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24784C48" w14:textId="77777777" w:rsidR="00B11855" w:rsidRPr="001F42D3" w:rsidRDefault="003D003E" w:rsidP="005C1693">
      <w:pPr>
        <w:pStyle w:val="ListBullet2"/>
      </w:pPr>
      <w:proofErr w:type="spellStart"/>
      <w:r w:rsidRPr="001F42D3">
        <w:t>Y</w:t>
      </w:r>
      <w:proofErr w:type="spellEnd"/>
      <w:r w:rsidRPr="001F42D3">
        <w:t xml:space="preserve"> the patient's/person's identity is unknown</w:t>
      </w:r>
    </w:p>
    <w:p w14:paraId="361325FF" w14:textId="77777777" w:rsidR="00B11855" w:rsidRPr="001F42D3" w:rsidRDefault="003D003E" w:rsidP="005C1693">
      <w:pPr>
        <w:pStyle w:val="ListBullet2"/>
      </w:pPr>
      <w:r w:rsidRPr="001F42D3">
        <w:t>N the patient's/person's identity is known</w:t>
      </w:r>
    </w:p>
    <w:p w14:paraId="17A57830" w14:textId="552CB530" w:rsidR="00B11855" w:rsidRPr="001F42D3" w:rsidRDefault="00800492" w:rsidP="00B34AEB">
      <w:pPr>
        <w:pStyle w:val="Heading2"/>
        <w:numPr>
          <w:ilvl w:val="0"/>
          <w:numId w:val="0"/>
        </w:numPr>
        <w:rPr>
          <w:noProof w:val="0"/>
        </w:rPr>
      </w:pPr>
      <w:bookmarkStart w:id="828" w:name="_Toc401769859"/>
      <w:bookmarkStart w:id="829" w:name="_Toc181625223"/>
      <w:r w:rsidRPr="001F42D3">
        <w:rPr>
          <w:noProof w:val="0"/>
        </w:rPr>
        <w:t xml:space="preserve">B.6 </w:t>
      </w:r>
      <w:r w:rsidR="003D003E" w:rsidRPr="001F42D3">
        <w:rPr>
          <w:noProof w:val="0"/>
        </w:rPr>
        <w:t>PV1 - Patient Visit Segment</w:t>
      </w:r>
      <w:bookmarkEnd w:id="828"/>
      <w:bookmarkEnd w:id="829"/>
    </w:p>
    <w:p w14:paraId="42008707" w14:textId="053D2513" w:rsidR="00B11855" w:rsidRPr="001F42D3" w:rsidRDefault="003D003E" w:rsidP="0077204B">
      <w:pPr>
        <w:pStyle w:val="BodyText"/>
      </w:pPr>
      <w:r w:rsidRPr="001F42D3">
        <w:t xml:space="preserve">See </w:t>
      </w:r>
      <w:r w:rsidR="006D613E" w:rsidRPr="001F42D3">
        <w:t>HL7</w:t>
      </w:r>
      <w:r w:rsidR="00995105" w:rsidRPr="001F42D3">
        <w:t xml:space="preserve"> </w:t>
      </w:r>
      <w:r w:rsidRPr="001F42D3">
        <w:t>V2.6 Section 3.4.3 for details.</w:t>
      </w:r>
    </w:p>
    <w:p w14:paraId="2948FD39" w14:textId="77777777" w:rsidR="00B11855" w:rsidRPr="001F42D3" w:rsidRDefault="003D003E" w:rsidP="0077204B">
      <w:pPr>
        <w:pStyle w:val="BodyText"/>
      </w:pPr>
      <w:r w:rsidRPr="001F42D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1F42D3" w:rsidRDefault="003D003E" w:rsidP="0077204B">
      <w:pPr>
        <w:pStyle w:val="BodyText"/>
      </w:pPr>
      <w:r w:rsidRPr="001F42D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1F42D3">
        <w:t>HL7</w:t>
      </w:r>
      <w:r w:rsidR="00995105" w:rsidRPr="001F42D3">
        <w:t xml:space="preserve"> </w:t>
      </w:r>
      <w:r w:rsidRPr="001F42D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1F42D3">
        <w:t>HL7</w:t>
      </w:r>
      <w:r w:rsidR="00995105" w:rsidRPr="001F42D3">
        <w:t xml:space="preserve"> </w:t>
      </w:r>
      <w:r w:rsidRPr="001F42D3">
        <w:t>implementations that have more than a single healthcare facility with bed locations, since the same &lt;point of care&gt; ^ &lt;room&gt; ^ &lt;bed&gt; combination may exist at more than one facility.</w:t>
      </w:r>
    </w:p>
    <w:p w14:paraId="360E02A1" w14:textId="5F617822" w:rsidR="00B37DF5" w:rsidRPr="001F42D3" w:rsidRDefault="003D003E" w:rsidP="0077204B">
      <w:pPr>
        <w:pStyle w:val="BodyText"/>
      </w:pPr>
      <w:r w:rsidRPr="001F42D3">
        <w:t xml:space="preserve">Details of the PV1 segment as used in the </w:t>
      </w:r>
      <w:r w:rsidR="006E73C1" w:rsidRPr="001F42D3">
        <w:t>IHE Devices Technical Framework</w:t>
      </w:r>
      <w:r w:rsidRPr="001F42D3">
        <w:t xml:space="preserve"> are given in Table B.6-1: </w:t>
      </w:r>
      <w:r w:rsidR="006D613E" w:rsidRPr="001F42D3">
        <w:t>HL7</w:t>
      </w:r>
      <w:r w:rsidR="00995105" w:rsidRPr="001F42D3">
        <w:t xml:space="preserve"> </w:t>
      </w:r>
      <w:r w:rsidRPr="001F42D3">
        <w:t>Attribute Table - PV1 - Patient Visit.</w:t>
      </w:r>
    </w:p>
    <w:p w14:paraId="528799E0" w14:textId="49402716" w:rsidR="00B11855" w:rsidRPr="001F42D3" w:rsidRDefault="003D003E" w:rsidP="00CF5627">
      <w:pPr>
        <w:pStyle w:val="TableTitle"/>
      </w:pPr>
      <w:r w:rsidRPr="001F42D3">
        <w:lastRenderedPageBreak/>
        <w:t xml:space="preserve">Table B.6-1: </w:t>
      </w:r>
      <w:r w:rsidR="006D613E" w:rsidRPr="001F42D3">
        <w:t>HL7</w:t>
      </w:r>
      <w:r w:rsidR="00995105" w:rsidRPr="001F42D3">
        <w:t xml:space="preserve"> </w:t>
      </w:r>
      <w:r w:rsidRPr="001F42D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1F42D3" w14:paraId="249815EF" w14:textId="77777777" w:rsidTr="00A92110">
        <w:trPr>
          <w:cantSplit/>
          <w:tblHeader/>
          <w:jc w:val="center"/>
        </w:trPr>
        <w:tc>
          <w:tcPr>
            <w:tcW w:w="784" w:type="dxa"/>
            <w:shd w:val="clear" w:color="auto" w:fill="D9D9D9"/>
          </w:tcPr>
          <w:p w14:paraId="372719D7" w14:textId="77777777" w:rsidR="00B11855" w:rsidRPr="001F42D3" w:rsidRDefault="003D003E" w:rsidP="006B1888">
            <w:pPr>
              <w:pStyle w:val="TableEntryHeader"/>
            </w:pPr>
            <w:r w:rsidRPr="001F42D3">
              <w:t>SEQ</w:t>
            </w:r>
          </w:p>
        </w:tc>
        <w:tc>
          <w:tcPr>
            <w:tcW w:w="764" w:type="dxa"/>
            <w:shd w:val="clear" w:color="auto" w:fill="D9D9D9"/>
          </w:tcPr>
          <w:p w14:paraId="7217236C" w14:textId="77777777" w:rsidR="00B11855" w:rsidRPr="001F42D3" w:rsidRDefault="003D003E" w:rsidP="006B1888">
            <w:pPr>
              <w:pStyle w:val="TableEntryHeader"/>
            </w:pPr>
            <w:r w:rsidRPr="001F42D3">
              <w:t>LEN</w:t>
            </w:r>
          </w:p>
        </w:tc>
        <w:tc>
          <w:tcPr>
            <w:tcW w:w="760" w:type="dxa"/>
            <w:shd w:val="clear" w:color="auto" w:fill="D9D9D9"/>
          </w:tcPr>
          <w:p w14:paraId="7CB6C9A9" w14:textId="77777777" w:rsidR="00B11855" w:rsidRPr="001F42D3" w:rsidRDefault="003D003E" w:rsidP="006B1888">
            <w:pPr>
              <w:pStyle w:val="TableEntryHeader"/>
            </w:pPr>
            <w:r w:rsidRPr="001F42D3">
              <w:t>DT</w:t>
            </w:r>
          </w:p>
        </w:tc>
        <w:tc>
          <w:tcPr>
            <w:tcW w:w="961" w:type="dxa"/>
            <w:shd w:val="clear" w:color="auto" w:fill="D9D9D9"/>
          </w:tcPr>
          <w:p w14:paraId="0B635A19" w14:textId="77777777" w:rsidR="00B11855" w:rsidRPr="001F42D3" w:rsidRDefault="003D003E" w:rsidP="006B1888">
            <w:pPr>
              <w:pStyle w:val="TableEntryHeader"/>
            </w:pPr>
            <w:r w:rsidRPr="001F42D3">
              <w:t>Usage</w:t>
            </w:r>
          </w:p>
        </w:tc>
        <w:tc>
          <w:tcPr>
            <w:tcW w:w="919" w:type="dxa"/>
            <w:shd w:val="clear" w:color="auto" w:fill="D9D9D9"/>
          </w:tcPr>
          <w:p w14:paraId="7D8434BD" w14:textId="77777777" w:rsidR="00B11855" w:rsidRPr="001F42D3" w:rsidRDefault="003D003E" w:rsidP="006B1888">
            <w:pPr>
              <w:pStyle w:val="TableEntryHeader"/>
            </w:pPr>
            <w:r w:rsidRPr="001F42D3">
              <w:t>Card.</w:t>
            </w:r>
          </w:p>
        </w:tc>
        <w:tc>
          <w:tcPr>
            <w:tcW w:w="1258" w:type="dxa"/>
            <w:shd w:val="clear" w:color="auto" w:fill="D9D9D9"/>
          </w:tcPr>
          <w:p w14:paraId="53E837B0" w14:textId="77777777" w:rsidR="00B11855" w:rsidRPr="001F42D3" w:rsidRDefault="003D003E" w:rsidP="006B1888">
            <w:pPr>
              <w:pStyle w:val="TableEntryHeader"/>
            </w:pPr>
            <w:r w:rsidRPr="001F42D3">
              <w:t>TBL#</w:t>
            </w:r>
          </w:p>
        </w:tc>
        <w:tc>
          <w:tcPr>
            <w:tcW w:w="2834" w:type="dxa"/>
            <w:shd w:val="clear" w:color="auto" w:fill="D9D9D9"/>
          </w:tcPr>
          <w:p w14:paraId="0EAD2CB0" w14:textId="77777777" w:rsidR="00B11855" w:rsidRPr="001F42D3" w:rsidRDefault="003D003E" w:rsidP="006B1888">
            <w:pPr>
              <w:pStyle w:val="TableEntryHeader"/>
            </w:pPr>
            <w:r w:rsidRPr="001F42D3">
              <w:t>Element name</w:t>
            </w:r>
          </w:p>
        </w:tc>
      </w:tr>
      <w:tr w:rsidR="00C40FD5" w:rsidRPr="001F42D3" w14:paraId="39D1CAB7" w14:textId="77777777" w:rsidTr="006C0E8E">
        <w:trPr>
          <w:cantSplit/>
          <w:jc w:val="center"/>
        </w:trPr>
        <w:tc>
          <w:tcPr>
            <w:tcW w:w="784" w:type="dxa"/>
          </w:tcPr>
          <w:p w14:paraId="798E3BED" w14:textId="77777777" w:rsidR="00B11855" w:rsidRPr="001F42D3" w:rsidRDefault="003D003E" w:rsidP="006B1888">
            <w:pPr>
              <w:pStyle w:val="TableEntry"/>
            </w:pPr>
            <w:r w:rsidRPr="001F42D3">
              <w:t>1</w:t>
            </w:r>
          </w:p>
        </w:tc>
        <w:tc>
          <w:tcPr>
            <w:tcW w:w="764" w:type="dxa"/>
          </w:tcPr>
          <w:p w14:paraId="609DE596" w14:textId="77777777" w:rsidR="00B11855" w:rsidRPr="001F42D3" w:rsidRDefault="003D003E" w:rsidP="006B1888">
            <w:pPr>
              <w:pStyle w:val="TableEntry"/>
            </w:pPr>
            <w:r w:rsidRPr="001F42D3">
              <w:t>4</w:t>
            </w:r>
          </w:p>
        </w:tc>
        <w:tc>
          <w:tcPr>
            <w:tcW w:w="760" w:type="dxa"/>
          </w:tcPr>
          <w:p w14:paraId="247D9A50" w14:textId="77777777" w:rsidR="00B11855" w:rsidRPr="001F42D3" w:rsidRDefault="003D003E" w:rsidP="006B1888">
            <w:pPr>
              <w:pStyle w:val="TableEntry"/>
            </w:pPr>
            <w:r w:rsidRPr="001F42D3">
              <w:t>SI</w:t>
            </w:r>
          </w:p>
        </w:tc>
        <w:tc>
          <w:tcPr>
            <w:tcW w:w="961" w:type="dxa"/>
          </w:tcPr>
          <w:p w14:paraId="0195BB58" w14:textId="77777777" w:rsidR="00B11855" w:rsidRPr="001F42D3" w:rsidRDefault="003D003E" w:rsidP="006B1888">
            <w:pPr>
              <w:pStyle w:val="TableEntry"/>
            </w:pPr>
            <w:r w:rsidRPr="001F42D3">
              <w:t>X</w:t>
            </w:r>
          </w:p>
        </w:tc>
        <w:tc>
          <w:tcPr>
            <w:tcW w:w="919" w:type="dxa"/>
          </w:tcPr>
          <w:p w14:paraId="6840CEFF" w14:textId="77777777" w:rsidR="00B11855" w:rsidRPr="001F42D3" w:rsidRDefault="003D003E" w:rsidP="006B1888">
            <w:pPr>
              <w:pStyle w:val="TableEntry"/>
            </w:pPr>
            <w:r w:rsidRPr="001F42D3">
              <w:t>[0..0]</w:t>
            </w:r>
          </w:p>
        </w:tc>
        <w:tc>
          <w:tcPr>
            <w:tcW w:w="1258" w:type="dxa"/>
          </w:tcPr>
          <w:p w14:paraId="1951F70A" w14:textId="77777777" w:rsidR="00B11855" w:rsidRPr="001F42D3" w:rsidRDefault="00B11855" w:rsidP="006B1888">
            <w:pPr>
              <w:pStyle w:val="TableEntry"/>
            </w:pPr>
          </w:p>
        </w:tc>
        <w:tc>
          <w:tcPr>
            <w:tcW w:w="2834" w:type="dxa"/>
          </w:tcPr>
          <w:p w14:paraId="787EF6DF" w14:textId="77777777" w:rsidR="00B11855" w:rsidRPr="001F42D3" w:rsidRDefault="003D003E" w:rsidP="006B1888">
            <w:pPr>
              <w:pStyle w:val="TableEntry"/>
            </w:pPr>
            <w:r w:rsidRPr="001F42D3">
              <w:t>Set ID - PV1</w:t>
            </w:r>
          </w:p>
        </w:tc>
      </w:tr>
      <w:tr w:rsidR="00C40FD5" w:rsidRPr="001F42D3" w14:paraId="261E808B" w14:textId="77777777" w:rsidTr="006C0E8E">
        <w:trPr>
          <w:cantSplit/>
          <w:jc w:val="center"/>
        </w:trPr>
        <w:tc>
          <w:tcPr>
            <w:tcW w:w="784" w:type="dxa"/>
          </w:tcPr>
          <w:p w14:paraId="405A9224" w14:textId="77777777" w:rsidR="00B11855" w:rsidRPr="001F42D3" w:rsidRDefault="003D003E" w:rsidP="006B1888">
            <w:pPr>
              <w:pStyle w:val="TableEntry"/>
            </w:pPr>
            <w:r w:rsidRPr="001F42D3">
              <w:t>2</w:t>
            </w:r>
          </w:p>
        </w:tc>
        <w:tc>
          <w:tcPr>
            <w:tcW w:w="764" w:type="dxa"/>
          </w:tcPr>
          <w:p w14:paraId="6DA549BD" w14:textId="77777777" w:rsidR="00B11855" w:rsidRPr="001F42D3" w:rsidRDefault="003D003E" w:rsidP="006B1888">
            <w:pPr>
              <w:pStyle w:val="TableEntry"/>
            </w:pPr>
            <w:r w:rsidRPr="001F42D3">
              <w:t>1</w:t>
            </w:r>
          </w:p>
        </w:tc>
        <w:tc>
          <w:tcPr>
            <w:tcW w:w="760" w:type="dxa"/>
          </w:tcPr>
          <w:p w14:paraId="790ACF9E" w14:textId="77777777" w:rsidR="00B11855" w:rsidRPr="001F42D3" w:rsidRDefault="003D003E" w:rsidP="006B1888">
            <w:pPr>
              <w:pStyle w:val="TableEntry"/>
            </w:pPr>
            <w:r w:rsidRPr="001F42D3">
              <w:t>IS</w:t>
            </w:r>
          </w:p>
        </w:tc>
        <w:tc>
          <w:tcPr>
            <w:tcW w:w="961" w:type="dxa"/>
          </w:tcPr>
          <w:p w14:paraId="2ECBD942" w14:textId="77777777" w:rsidR="00B11855" w:rsidRPr="001F42D3" w:rsidRDefault="003D003E" w:rsidP="006B1888">
            <w:pPr>
              <w:pStyle w:val="TableEntry"/>
            </w:pPr>
            <w:r w:rsidRPr="001F42D3">
              <w:t>R</w:t>
            </w:r>
          </w:p>
        </w:tc>
        <w:tc>
          <w:tcPr>
            <w:tcW w:w="919" w:type="dxa"/>
          </w:tcPr>
          <w:p w14:paraId="5D5A925D" w14:textId="77777777" w:rsidR="00B11855" w:rsidRPr="001F42D3" w:rsidRDefault="003D003E" w:rsidP="006B1888">
            <w:pPr>
              <w:pStyle w:val="TableEntry"/>
            </w:pPr>
            <w:r w:rsidRPr="001F42D3">
              <w:t>[1..1]</w:t>
            </w:r>
          </w:p>
        </w:tc>
        <w:tc>
          <w:tcPr>
            <w:tcW w:w="1258" w:type="dxa"/>
          </w:tcPr>
          <w:p w14:paraId="76ADEE5F" w14:textId="77777777" w:rsidR="00B11855" w:rsidRPr="001F42D3" w:rsidRDefault="00660950" w:rsidP="00660950">
            <w:pPr>
              <w:pStyle w:val="TableEntry"/>
            </w:pPr>
            <w:r w:rsidRPr="001F42D3">
              <w:t>0004</w:t>
            </w:r>
          </w:p>
        </w:tc>
        <w:tc>
          <w:tcPr>
            <w:tcW w:w="2834" w:type="dxa"/>
          </w:tcPr>
          <w:p w14:paraId="099EA4A2" w14:textId="77777777" w:rsidR="00B11855" w:rsidRPr="001F42D3" w:rsidRDefault="003D003E" w:rsidP="006B1888">
            <w:pPr>
              <w:pStyle w:val="TableEntry"/>
            </w:pPr>
            <w:r w:rsidRPr="001F42D3">
              <w:t>Patient Class</w:t>
            </w:r>
          </w:p>
        </w:tc>
      </w:tr>
      <w:tr w:rsidR="00C40FD5" w:rsidRPr="001F42D3" w14:paraId="1C2E3F5C" w14:textId="77777777" w:rsidTr="006C0E8E">
        <w:trPr>
          <w:cantSplit/>
          <w:jc w:val="center"/>
        </w:trPr>
        <w:tc>
          <w:tcPr>
            <w:tcW w:w="784" w:type="dxa"/>
          </w:tcPr>
          <w:p w14:paraId="7B3615FB" w14:textId="77777777" w:rsidR="00B11855" w:rsidRPr="001F42D3" w:rsidRDefault="003D003E" w:rsidP="006B1888">
            <w:pPr>
              <w:pStyle w:val="TableEntry"/>
            </w:pPr>
            <w:r w:rsidRPr="001F42D3">
              <w:t>3</w:t>
            </w:r>
          </w:p>
        </w:tc>
        <w:tc>
          <w:tcPr>
            <w:tcW w:w="764" w:type="dxa"/>
          </w:tcPr>
          <w:p w14:paraId="64F634F1" w14:textId="77777777" w:rsidR="00B11855" w:rsidRPr="001F42D3" w:rsidRDefault="003D003E" w:rsidP="006B1888">
            <w:pPr>
              <w:pStyle w:val="TableEntry"/>
            </w:pPr>
            <w:r w:rsidRPr="001F42D3">
              <w:t>80</w:t>
            </w:r>
          </w:p>
        </w:tc>
        <w:tc>
          <w:tcPr>
            <w:tcW w:w="760" w:type="dxa"/>
          </w:tcPr>
          <w:p w14:paraId="5459FE01" w14:textId="77777777" w:rsidR="00B11855" w:rsidRPr="001F42D3" w:rsidRDefault="003D003E" w:rsidP="006B1888">
            <w:pPr>
              <w:pStyle w:val="TableEntry"/>
            </w:pPr>
            <w:r w:rsidRPr="001F42D3">
              <w:t>PL</w:t>
            </w:r>
          </w:p>
        </w:tc>
        <w:tc>
          <w:tcPr>
            <w:tcW w:w="961" w:type="dxa"/>
          </w:tcPr>
          <w:p w14:paraId="1B726141" w14:textId="77777777" w:rsidR="00B11855" w:rsidRPr="001F42D3" w:rsidRDefault="003D003E" w:rsidP="006B1888">
            <w:pPr>
              <w:pStyle w:val="TableEntry"/>
            </w:pPr>
            <w:r w:rsidRPr="001F42D3">
              <w:t>RE</w:t>
            </w:r>
          </w:p>
        </w:tc>
        <w:tc>
          <w:tcPr>
            <w:tcW w:w="919" w:type="dxa"/>
          </w:tcPr>
          <w:p w14:paraId="0E09BBE1" w14:textId="77777777" w:rsidR="00B11855" w:rsidRPr="001F42D3" w:rsidRDefault="003D003E" w:rsidP="006B1888">
            <w:pPr>
              <w:pStyle w:val="TableEntry"/>
            </w:pPr>
            <w:r w:rsidRPr="001F42D3">
              <w:t>[0..1]</w:t>
            </w:r>
          </w:p>
        </w:tc>
        <w:tc>
          <w:tcPr>
            <w:tcW w:w="1258" w:type="dxa"/>
          </w:tcPr>
          <w:p w14:paraId="2679623C" w14:textId="77777777" w:rsidR="00B11855" w:rsidRPr="001F42D3" w:rsidRDefault="00B11855" w:rsidP="006B1888">
            <w:pPr>
              <w:pStyle w:val="TableEntry"/>
            </w:pPr>
          </w:p>
        </w:tc>
        <w:tc>
          <w:tcPr>
            <w:tcW w:w="2834" w:type="dxa"/>
          </w:tcPr>
          <w:p w14:paraId="19BA53D1" w14:textId="77777777" w:rsidR="00B11855" w:rsidRPr="001F42D3" w:rsidRDefault="003D003E" w:rsidP="006B1888">
            <w:pPr>
              <w:pStyle w:val="TableEntry"/>
            </w:pPr>
            <w:r w:rsidRPr="001F42D3">
              <w:t>Assigned Patient Location</w:t>
            </w:r>
          </w:p>
        </w:tc>
      </w:tr>
      <w:tr w:rsidR="00C40FD5" w:rsidRPr="001F42D3" w14:paraId="1929B40E" w14:textId="77777777" w:rsidTr="006C0E8E">
        <w:trPr>
          <w:cantSplit/>
          <w:jc w:val="center"/>
        </w:trPr>
        <w:tc>
          <w:tcPr>
            <w:tcW w:w="784" w:type="dxa"/>
          </w:tcPr>
          <w:p w14:paraId="35417C5F" w14:textId="77777777" w:rsidR="00B11855" w:rsidRPr="001F42D3" w:rsidRDefault="003D003E" w:rsidP="006B1888">
            <w:pPr>
              <w:pStyle w:val="TableEntry"/>
            </w:pPr>
            <w:r w:rsidRPr="001F42D3">
              <w:t>4</w:t>
            </w:r>
          </w:p>
        </w:tc>
        <w:tc>
          <w:tcPr>
            <w:tcW w:w="764" w:type="dxa"/>
          </w:tcPr>
          <w:p w14:paraId="2C4D1B16" w14:textId="77777777" w:rsidR="00B11855" w:rsidRPr="001F42D3" w:rsidRDefault="003D003E" w:rsidP="006B1888">
            <w:pPr>
              <w:pStyle w:val="TableEntry"/>
            </w:pPr>
            <w:r w:rsidRPr="001F42D3">
              <w:t>2</w:t>
            </w:r>
          </w:p>
        </w:tc>
        <w:tc>
          <w:tcPr>
            <w:tcW w:w="760" w:type="dxa"/>
          </w:tcPr>
          <w:p w14:paraId="2514D4EA" w14:textId="77777777" w:rsidR="00B11855" w:rsidRPr="001F42D3" w:rsidRDefault="003D003E" w:rsidP="006B1888">
            <w:pPr>
              <w:pStyle w:val="TableEntry"/>
            </w:pPr>
            <w:r w:rsidRPr="001F42D3">
              <w:t>IS</w:t>
            </w:r>
          </w:p>
        </w:tc>
        <w:tc>
          <w:tcPr>
            <w:tcW w:w="961" w:type="dxa"/>
          </w:tcPr>
          <w:p w14:paraId="2B38D825" w14:textId="77777777" w:rsidR="00B11855" w:rsidRPr="001F42D3" w:rsidRDefault="003D003E" w:rsidP="006B1888">
            <w:pPr>
              <w:pStyle w:val="TableEntry"/>
            </w:pPr>
            <w:r w:rsidRPr="001F42D3">
              <w:t>X</w:t>
            </w:r>
          </w:p>
        </w:tc>
        <w:tc>
          <w:tcPr>
            <w:tcW w:w="919" w:type="dxa"/>
          </w:tcPr>
          <w:p w14:paraId="3EC8D3B1" w14:textId="77777777" w:rsidR="00B11855" w:rsidRPr="001F42D3" w:rsidRDefault="003D003E" w:rsidP="006B1888">
            <w:pPr>
              <w:pStyle w:val="TableEntry"/>
            </w:pPr>
            <w:r w:rsidRPr="001F42D3">
              <w:t>[0..0]</w:t>
            </w:r>
          </w:p>
        </w:tc>
        <w:tc>
          <w:tcPr>
            <w:tcW w:w="1258" w:type="dxa"/>
          </w:tcPr>
          <w:p w14:paraId="396DF562" w14:textId="77777777" w:rsidR="00B11855" w:rsidRPr="001F42D3" w:rsidRDefault="00660950" w:rsidP="00A83C87">
            <w:pPr>
              <w:pStyle w:val="TableEntry"/>
            </w:pPr>
            <w:r w:rsidRPr="001F42D3">
              <w:t>0007</w:t>
            </w:r>
          </w:p>
        </w:tc>
        <w:tc>
          <w:tcPr>
            <w:tcW w:w="2834" w:type="dxa"/>
          </w:tcPr>
          <w:p w14:paraId="4A6B8066" w14:textId="77777777" w:rsidR="00B11855" w:rsidRPr="001F42D3" w:rsidRDefault="003D003E" w:rsidP="006B1888">
            <w:pPr>
              <w:pStyle w:val="TableEntry"/>
            </w:pPr>
            <w:r w:rsidRPr="001F42D3">
              <w:t>Admission Type</w:t>
            </w:r>
          </w:p>
        </w:tc>
      </w:tr>
      <w:tr w:rsidR="00C40FD5" w:rsidRPr="001F42D3" w14:paraId="21CF5B55" w14:textId="77777777" w:rsidTr="006C0E8E">
        <w:trPr>
          <w:cantSplit/>
          <w:jc w:val="center"/>
        </w:trPr>
        <w:tc>
          <w:tcPr>
            <w:tcW w:w="784" w:type="dxa"/>
          </w:tcPr>
          <w:p w14:paraId="6FED3F3F" w14:textId="77777777" w:rsidR="00B11855" w:rsidRPr="001F42D3" w:rsidRDefault="003D003E" w:rsidP="006B1888">
            <w:pPr>
              <w:pStyle w:val="TableEntry"/>
            </w:pPr>
            <w:r w:rsidRPr="001F42D3">
              <w:t>5</w:t>
            </w:r>
          </w:p>
        </w:tc>
        <w:tc>
          <w:tcPr>
            <w:tcW w:w="764" w:type="dxa"/>
          </w:tcPr>
          <w:p w14:paraId="7BA03CA2" w14:textId="77777777" w:rsidR="00B11855" w:rsidRPr="001F42D3" w:rsidRDefault="003D003E" w:rsidP="006B1888">
            <w:pPr>
              <w:pStyle w:val="TableEntry"/>
            </w:pPr>
            <w:r w:rsidRPr="001F42D3">
              <w:t>250</w:t>
            </w:r>
          </w:p>
        </w:tc>
        <w:tc>
          <w:tcPr>
            <w:tcW w:w="760" w:type="dxa"/>
          </w:tcPr>
          <w:p w14:paraId="4D4310A8" w14:textId="77777777" w:rsidR="00B11855" w:rsidRPr="001F42D3" w:rsidRDefault="003D003E" w:rsidP="006B1888">
            <w:pPr>
              <w:pStyle w:val="TableEntry"/>
            </w:pPr>
            <w:r w:rsidRPr="001F42D3">
              <w:t>CX</w:t>
            </w:r>
          </w:p>
        </w:tc>
        <w:tc>
          <w:tcPr>
            <w:tcW w:w="961" w:type="dxa"/>
          </w:tcPr>
          <w:p w14:paraId="20E2D5F9" w14:textId="77777777" w:rsidR="00B11855" w:rsidRPr="001F42D3" w:rsidRDefault="003D003E" w:rsidP="006B1888">
            <w:pPr>
              <w:pStyle w:val="TableEntry"/>
            </w:pPr>
            <w:r w:rsidRPr="001F42D3">
              <w:t>X</w:t>
            </w:r>
          </w:p>
        </w:tc>
        <w:tc>
          <w:tcPr>
            <w:tcW w:w="919" w:type="dxa"/>
          </w:tcPr>
          <w:p w14:paraId="39377C3C" w14:textId="77777777" w:rsidR="00B11855" w:rsidRPr="001F42D3" w:rsidRDefault="003D003E" w:rsidP="006B1888">
            <w:pPr>
              <w:pStyle w:val="TableEntry"/>
            </w:pPr>
            <w:r w:rsidRPr="001F42D3">
              <w:t>[0..0]</w:t>
            </w:r>
          </w:p>
        </w:tc>
        <w:tc>
          <w:tcPr>
            <w:tcW w:w="1258" w:type="dxa"/>
          </w:tcPr>
          <w:p w14:paraId="20A5EE47" w14:textId="77777777" w:rsidR="00B11855" w:rsidRPr="001F42D3" w:rsidRDefault="00B11855" w:rsidP="006B1888">
            <w:pPr>
              <w:pStyle w:val="TableEntry"/>
            </w:pPr>
          </w:p>
        </w:tc>
        <w:tc>
          <w:tcPr>
            <w:tcW w:w="2834" w:type="dxa"/>
          </w:tcPr>
          <w:p w14:paraId="18B2E386" w14:textId="77777777" w:rsidR="00B11855" w:rsidRPr="001F42D3" w:rsidRDefault="003D003E" w:rsidP="006B1888">
            <w:pPr>
              <w:pStyle w:val="TableEntry"/>
            </w:pPr>
            <w:r w:rsidRPr="001F42D3">
              <w:t>Preadmit Number</w:t>
            </w:r>
          </w:p>
        </w:tc>
      </w:tr>
      <w:tr w:rsidR="00C40FD5" w:rsidRPr="001F42D3" w14:paraId="2404C091" w14:textId="77777777" w:rsidTr="006C0E8E">
        <w:trPr>
          <w:cantSplit/>
          <w:jc w:val="center"/>
        </w:trPr>
        <w:tc>
          <w:tcPr>
            <w:tcW w:w="784" w:type="dxa"/>
          </w:tcPr>
          <w:p w14:paraId="2AEF8294" w14:textId="77777777" w:rsidR="00B11855" w:rsidRPr="001F42D3" w:rsidRDefault="003D003E" w:rsidP="006B1888">
            <w:pPr>
              <w:pStyle w:val="TableEntry"/>
            </w:pPr>
            <w:r w:rsidRPr="001F42D3">
              <w:t>6</w:t>
            </w:r>
          </w:p>
        </w:tc>
        <w:tc>
          <w:tcPr>
            <w:tcW w:w="764" w:type="dxa"/>
          </w:tcPr>
          <w:p w14:paraId="4171322B" w14:textId="77777777" w:rsidR="00B11855" w:rsidRPr="001F42D3" w:rsidRDefault="003D003E" w:rsidP="006B1888">
            <w:pPr>
              <w:pStyle w:val="TableEntry"/>
            </w:pPr>
            <w:r w:rsidRPr="001F42D3">
              <w:t>80</w:t>
            </w:r>
          </w:p>
        </w:tc>
        <w:tc>
          <w:tcPr>
            <w:tcW w:w="760" w:type="dxa"/>
          </w:tcPr>
          <w:p w14:paraId="2E9E839F" w14:textId="77777777" w:rsidR="00B11855" w:rsidRPr="001F42D3" w:rsidRDefault="003D003E" w:rsidP="006B1888">
            <w:pPr>
              <w:pStyle w:val="TableEntry"/>
            </w:pPr>
            <w:r w:rsidRPr="001F42D3">
              <w:t>PL</w:t>
            </w:r>
          </w:p>
        </w:tc>
        <w:tc>
          <w:tcPr>
            <w:tcW w:w="961" w:type="dxa"/>
          </w:tcPr>
          <w:p w14:paraId="122C4919" w14:textId="77777777" w:rsidR="00B11855" w:rsidRPr="001F42D3" w:rsidRDefault="003D003E" w:rsidP="006B1888">
            <w:pPr>
              <w:pStyle w:val="TableEntry"/>
            </w:pPr>
            <w:r w:rsidRPr="001F42D3">
              <w:t>X</w:t>
            </w:r>
          </w:p>
        </w:tc>
        <w:tc>
          <w:tcPr>
            <w:tcW w:w="919" w:type="dxa"/>
          </w:tcPr>
          <w:p w14:paraId="47FD11DC" w14:textId="77777777" w:rsidR="00B11855" w:rsidRPr="001F42D3" w:rsidRDefault="003D003E" w:rsidP="006B1888">
            <w:pPr>
              <w:pStyle w:val="TableEntry"/>
            </w:pPr>
            <w:r w:rsidRPr="001F42D3">
              <w:t>[0..0]</w:t>
            </w:r>
          </w:p>
        </w:tc>
        <w:tc>
          <w:tcPr>
            <w:tcW w:w="1258" w:type="dxa"/>
          </w:tcPr>
          <w:p w14:paraId="52A2ED3A" w14:textId="77777777" w:rsidR="00B11855" w:rsidRPr="001F42D3" w:rsidRDefault="00B11855" w:rsidP="006B1888">
            <w:pPr>
              <w:pStyle w:val="TableEntry"/>
            </w:pPr>
          </w:p>
        </w:tc>
        <w:tc>
          <w:tcPr>
            <w:tcW w:w="2834" w:type="dxa"/>
          </w:tcPr>
          <w:p w14:paraId="4F73AEC6" w14:textId="77777777" w:rsidR="00B11855" w:rsidRPr="001F42D3" w:rsidRDefault="003D003E" w:rsidP="006B1888">
            <w:pPr>
              <w:pStyle w:val="TableEntry"/>
            </w:pPr>
            <w:r w:rsidRPr="001F42D3">
              <w:t>Prior Patient Location</w:t>
            </w:r>
          </w:p>
        </w:tc>
      </w:tr>
      <w:tr w:rsidR="00C40FD5" w:rsidRPr="001F42D3" w14:paraId="29B93A09" w14:textId="77777777" w:rsidTr="006C0E8E">
        <w:trPr>
          <w:cantSplit/>
          <w:jc w:val="center"/>
        </w:trPr>
        <w:tc>
          <w:tcPr>
            <w:tcW w:w="784" w:type="dxa"/>
          </w:tcPr>
          <w:p w14:paraId="655C3DF6" w14:textId="77777777" w:rsidR="00B11855" w:rsidRPr="001F42D3" w:rsidRDefault="003D003E" w:rsidP="006B1888">
            <w:pPr>
              <w:pStyle w:val="TableEntry"/>
            </w:pPr>
            <w:r w:rsidRPr="001F42D3">
              <w:t>7</w:t>
            </w:r>
          </w:p>
        </w:tc>
        <w:tc>
          <w:tcPr>
            <w:tcW w:w="764" w:type="dxa"/>
          </w:tcPr>
          <w:p w14:paraId="1EC1E48E" w14:textId="77777777" w:rsidR="00B11855" w:rsidRPr="001F42D3" w:rsidRDefault="003D003E" w:rsidP="006B1888">
            <w:pPr>
              <w:pStyle w:val="TableEntry"/>
            </w:pPr>
            <w:r w:rsidRPr="001F42D3">
              <w:t>250</w:t>
            </w:r>
          </w:p>
        </w:tc>
        <w:tc>
          <w:tcPr>
            <w:tcW w:w="760" w:type="dxa"/>
          </w:tcPr>
          <w:p w14:paraId="0F69DB6E" w14:textId="77777777" w:rsidR="00B11855" w:rsidRPr="001F42D3" w:rsidRDefault="003D003E" w:rsidP="006B1888">
            <w:pPr>
              <w:pStyle w:val="TableEntry"/>
            </w:pPr>
            <w:r w:rsidRPr="001F42D3">
              <w:t>XCN</w:t>
            </w:r>
          </w:p>
        </w:tc>
        <w:tc>
          <w:tcPr>
            <w:tcW w:w="961" w:type="dxa"/>
          </w:tcPr>
          <w:p w14:paraId="6B13B525" w14:textId="77777777" w:rsidR="00B11855" w:rsidRPr="001F42D3" w:rsidRDefault="003D003E" w:rsidP="006B1888">
            <w:pPr>
              <w:pStyle w:val="TableEntry"/>
            </w:pPr>
            <w:r w:rsidRPr="001F42D3">
              <w:t>X</w:t>
            </w:r>
          </w:p>
        </w:tc>
        <w:tc>
          <w:tcPr>
            <w:tcW w:w="919" w:type="dxa"/>
          </w:tcPr>
          <w:p w14:paraId="6E193065" w14:textId="77777777" w:rsidR="00B11855" w:rsidRPr="001F42D3" w:rsidRDefault="003D003E" w:rsidP="006B1888">
            <w:pPr>
              <w:pStyle w:val="TableEntry"/>
            </w:pPr>
            <w:r w:rsidRPr="001F42D3">
              <w:t>[0..0]</w:t>
            </w:r>
          </w:p>
        </w:tc>
        <w:tc>
          <w:tcPr>
            <w:tcW w:w="1258" w:type="dxa"/>
          </w:tcPr>
          <w:p w14:paraId="57627885" w14:textId="77777777" w:rsidR="00B11855" w:rsidRPr="001F42D3" w:rsidRDefault="003D003E" w:rsidP="006B1888">
            <w:pPr>
              <w:pStyle w:val="TableEntry"/>
            </w:pPr>
            <w:r w:rsidRPr="001F42D3">
              <w:t>0010</w:t>
            </w:r>
          </w:p>
        </w:tc>
        <w:tc>
          <w:tcPr>
            <w:tcW w:w="2834" w:type="dxa"/>
          </w:tcPr>
          <w:p w14:paraId="77B65A75" w14:textId="77777777" w:rsidR="00B11855" w:rsidRPr="001F42D3" w:rsidRDefault="003D003E" w:rsidP="006B1888">
            <w:pPr>
              <w:pStyle w:val="TableEntry"/>
            </w:pPr>
            <w:r w:rsidRPr="001F42D3">
              <w:t>Attending Doctor</w:t>
            </w:r>
          </w:p>
        </w:tc>
      </w:tr>
      <w:tr w:rsidR="00C40FD5" w:rsidRPr="001F42D3" w14:paraId="03D9ADED" w14:textId="77777777" w:rsidTr="006C0E8E">
        <w:trPr>
          <w:cantSplit/>
          <w:jc w:val="center"/>
        </w:trPr>
        <w:tc>
          <w:tcPr>
            <w:tcW w:w="784" w:type="dxa"/>
          </w:tcPr>
          <w:p w14:paraId="41F424BD" w14:textId="77777777" w:rsidR="00B11855" w:rsidRPr="001F42D3" w:rsidRDefault="003D003E" w:rsidP="006B1888">
            <w:pPr>
              <w:pStyle w:val="TableEntry"/>
            </w:pPr>
            <w:r w:rsidRPr="001F42D3">
              <w:t>8</w:t>
            </w:r>
          </w:p>
        </w:tc>
        <w:tc>
          <w:tcPr>
            <w:tcW w:w="764" w:type="dxa"/>
          </w:tcPr>
          <w:p w14:paraId="4E324CB6" w14:textId="77777777" w:rsidR="00B11855" w:rsidRPr="001F42D3" w:rsidRDefault="003D003E" w:rsidP="006B1888">
            <w:pPr>
              <w:pStyle w:val="TableEntry"/>
            </w:pPr>
            <w:r w:rsidRPr="001F42D3">
              <w:t>250</w:t>
            </w:r>
          </w:p>
        </w:tc>
        <w:tc>
          <w:tcPr>
            <w:tcW w:w="760" w:type="dxa"/>
          </w:tcPr>
          <w:p w14:paraId="7AB5CB17" w14:textId="77777777" w:rsidR="00B11855" w:rsidRPr="001F42D3" w:rsidRDefault="003D003E" w:rsidP="006B1888">
            <w:pPr>
              <w:pStyle w:val="TableEntry"/>
            </w:pPr>
            <w:r w:rsidRPr="001F42D3">
              <w:t>XCN</w:t>
            </w:r>
          </w:p>
        </w:tc>
        <w:tc>
          <w:tcPr>
            <w:tcW w:w="961" w:type="dxa"/>
          </w:tcPr>
          <w:p w14:paraId="2B3D1D8E" w14:textId="77777777" w:rsidR="00B11855" w:rsidRPr="001F42D3" w:rsidRDefault="003D003E" w:rsidP="006B1888">
            <w:pPr>
              <w:pStyle w:val="TableEntry"/>
            </w:pPr>
            <w:r w:rsidRPr="001F42D3">
              <w:t>X</w:t>
            </w:r>
          </w:p>
        </w:tc>
        <w:tc>
          <w:tcPr>
            <w:tcW w:w="919" w:type="dxa"/>
          </w:tcPr>
          <w:p w14:paraId="62A38F26" w14:textId="77777777" w:rsidR="00B11855" w:rsidRPr="001F42D3" w:rsidRDefault="003D003E" w:rsidP="006B1888">
            <w:pPr>
              <w:pStyle w:val="TableEntry"/>
            </w:pPr>
            <w:r w:rsidRPr="001F42D3">
              <w:t>[0..0]</w:t>
            </w:r>
          </w:p>
        </w:tc>
        <w:tc>
          <w:tcPr>
            <w:tcW w:w="1258" w:type="dxa"/>
          </w:tcPr>
          <w:p w14:paraId="37B79858" w14:textId="77777777" w:rsidR="00B11855" w:rsidRPr="001F42D3" w:rsidRDefault="003D003E" w:rsidP="006B1888">
            <w:pPr>
              <w:pStyle w:val="TableEntry"/>
            </w:pPr>
            <w:r w:rsidRPr="001F42D3">
              <w:t>0010</w:t>
            </w:r>
          </w:p>
        </w:tc>
        <w:tc>
          <w:tcPr>
            <w:tcW w:w="2834" w:type="dxa"/>
          </w:tcPr>
          <w:p w14:paraId="195C4542" w14:textId="77777777" w:rsidR="00B11855" w:rsidRPr="001F42D3" w:rsidRDefault="003D003E" w:rsidP="006B1888">
            <w:pPr>
              <w:pStyle w:val="TableEntry"/>
            </w:pPr>
            <w:r w:rsidRPr="001F42D3">
              <w:t>Referring Doctor</w:t>
            </w:r>
          </w:p>
        </w:tc>
      </w:tr>
      <w:tr w:rsidR="00C40FD5" w:rsidRPr="001F42D3" w14:paraId="1581F3FE" w14:textId="77777777" w:rsidTr="006C0E8E">
        <w:trPr>
          <w:cantSplit/>
          <w:jc w:val="center"/>
        </w:trPr>
        <w:tc>
          <w:tcPr>
            <w:tcW w:w="784" w:type="dxa"/>
          </w:tcPr>
          <w:p w14:paraId="50F2125F" w14:textId="77777777" w:rsidR="00B11855" w:rsidRPr="001F42D3" w:rsidRDefault="003D003E" w:rsidP="006B1888">
            <w:pPr>
              <w:pStyle w:val="TableEntry"/>
            </w:pPr>
            <w:r w:rsidRPr="001F42D3">
              <w:t>9</w:t>
            </w:r>
          </w:p>
        </w:tc>
        <w:tc>
          <w:tcPr>
            <w:tcW w:w="764" w:type="dxa"/>
          </w:tcPr>
          <w:p w14:paraId="71B7A5F8" w14:textId="77777777" w:rsidR="00B11855" w:rsidRPr="001F42D3" w:rsidRDefault="003D003E" w:rsidP="006B1888">
            <w:pPr>
              <w:pStyle w:val="TableEntry"/>
            </w:pPr>
            <w:r w:rsidRPr="001F42D3">
              <w:t>250</w:t>
            </w:r>
          </w:p>
        </w:tc>
        <w:tc>
          <w:tcPr>
            <w:tcW w:w="760" w:type="dxa"/>
          </w:tcPr>
          <w:p w14:paraId="2D6704AB" w14:textId="77777777" w:rsidR="00B11855" w:rsidRPr="001F42D3" w:rsidRDefault="003D003E" w:rsidP="006B1888">
            <w:pPr>
              <w:pStyle w:val="TableEntry"/>
            </w:pPr>
            <w:r w:rsidRPr="001F42D3">
              <w:t>XCN</w:t>
            </w:r>
          </w:p>
        </w:tc>
        <w:tc>
          <w:tcPr>
            <w:tcW w:w="961" w:type="dxa"/>
          </w:tcPr>
          <w:p w14:paraId="642AEB69" w14:textId="77777777" w:rsidR="00B11855" w:rsidRPr="001F42D3" w:rsidRDefault="003D003E" w:rsidP="006B1888">
            <w:pPr>
              <w:pStyle w:val="TableEntry"/>
            </w:pPr>
            <w:r w:rsidRPr="001F42D3">
              <w:t>X</w:t>
            </w:r>
          </w:p>
        </w:tc>
        <w:tc>
          <w:tcPr>
            <w:tcW w:w="919" w:type="dxa"/>
          </w:tcPr>
          <w:p w14:paraId="5D960C6F" w14:textId="77777777" w:rsidR="00B11855" w:rsidRPr="001F42D3" w:rsidRDefault="003D003E" w:rsidP="006B1888">
            <w:pPr>
              <w:pStyle w:val="TableEntry"/>
            </w:pPr>
            <w:r w:rsidRPr="001F42D3">
              <w:t>[0..0]</w:t>
            </w:r>
          </w:p>
        </w:tc>
        <w:tc>
          <w:tcPr>
            <w:tcW w:w="1258" w:type="dxa"/>
          </w:tcPr>
          <w:p w14:paraId="6067F0BD" w14:textId="77777777" w:rsidR="00B11855" w:rsidRPr="001F42D3" w:rsidRDefault="003D003E" w:rsidP="006B1888">
            <w:pPr>
              <w:pStyle w:val="TableEntry"/>
            </w:pPr>
            <w:r w:rsidRPr="001F42D3">
              <w:t>0010</w:t>
            </w:r>
          </w:p>
        </w:tc>
        <w:tc>
          <w:tcPr>
            <w:tcW w:w="2834" w:type="dxa"/>
          </w:tcPr>
          <w:p w14:paraId="0E8B6A84" w14:textId="77777777" w:rsidR="00B11855" w:rsidRPr="001F42D3" w:rsidRDefault="003D003E" w:rsidP="006B1888">
            <w:pPr>
              <w:pStyle w:val="TableEntry"/>
            </w:pPr>
            <w:r w:rsidRPr="001F42D3">
              <w:t>Consulting Doctor</w:t>
            </w:r>
          </w:p>
        </w:tc>
      </w:tr>
      <w:tr w:rsidR="00C40FD5" w:rsidRPr="001F42D3" w14:paraId="1224DC15" w14:textId="77777777" w:rsidTr="006C0E8E">
        <w:trPr>
          <w:cantSplit/>
          <w:jc w:val="center"/>
        </w:trPr>
        <w:tc>
          <w:tcPr>
            <w:tcW w:w="784" w:type="dxa"/>
          </w:tcPr>
          <w:p w14:paraId="357A06EE" w14:textId="77777777" w:rsidR="00B11855" w:rsidRPr="001F42D3" w:rsidRDefault="003D003E" w:rsidP="006B1888">
            <w:pPr>
              <w:pStyle w:val="TableEntry"/>
            </w:pPr>
            <w:r w:rsidRPr="001F42D3">
              <w:t>10</w:t>
            </w:r>
          </w:p>
        </w:tc>
        <w:tc>
          <w:tcPr>
            <w:tcW w:w="764" w:type="dxa"/>
          </w:tcPr>
          <w:p w14:paraId="2568A005" w14:textId="77777777" w:rsidR="00B11855" w:rsidRPr="001F42D3" w:rsidRDefault="003D003E" w:rsidP="006B1888">
            <w:pPr>
              <w:pStyle w:val="TableEntry"/>
            </w:pPr>
            <w:r w:rsidRPr="001F42D3">
              <w:t>3</w:t>
            </w:r>
          </w:p>
        </w:tc>
        <w:tc>
          <w:tcPr>
            <w:tcW w:w="760" w:type="dxa"/>
          </w:tcPr>
          <w:p w14:paraId="39CFA533" w14:textId="77777777" w:rsidR="00B11855" w:rsidRPr="001F42D3" w:rsidRDefault="003D003E" w:rsidP="006B1888">
            <w:pPr>
              <w:pStyle w:val="TableEntry"/>
            </w:pPr>
            <w:r w:rsidRPr="001F42D3">
              <w:t>IS</w:t>
            </w:r>
          </w:p>
        </w:tc>
        <w:tc>
          <w:tcPr>
            <w:tcW w:w="961" w:type="dxa"/>
          </w:tcPr>
          <w:p w14:paraId="6E017702" w14:textId="77777777" w:rsidR="00B11855" w:rsidRPr="001F42D3" w:rsidRDefault="003D003E" w:rsidP="006B1888">
            <w:pPr>
              <w:pStyle w:val="TableEntry"/>
            </w:pPr>
            <w:r w:rsidRPr="001F42D3">
              <w:t>X</w:t>
            </w:r>
          </w:p>
        </w:tc>
        <w:tc>
          <w:tcPr>
            <w:tcW w:w="919" w:type="dxa"/>
          </w:tcPr>
          <w:p w14:paraId="493F6DA1" w14:textId="77777777" w:rsidR="00B11855" w:rsidRPr="001F42D3" w:rsidRDefault="003D003E" w:rsidP="006B1888">
            <w:pPr>
              <w:pStyle w:val="TableEntry"/>
            </w:pPr>
            <w:r w:rsidRPr="001F42D3">
              <w:t>[0..0]</w:t>
            </w:r>
          </w:p>
        </w:tc>
        <w:tc>
          <w:tcPr>
            <w:tcW w:w="1258" w:type="dxa"/>
          </w:tcPr>
          <w:p w14:paraId="215D9487" w14:textId="77777777" w:rsidR="00B11855" w:rsidRPr="001F42D3" w:rsidRDefault="003D003E" w:rsidP="006B1888">
            <w:pPr>
              <w:pStyle w:val="TableEntry"/>
            </w:pPr>
            <w:r w:rsidRPr="001F42D3">
              <w:t>0069</w:t>
            </w:r>
          </w:p>
        </w:tc>
        <w:tc>
          <w:tcPr>
            <w:tcW w:w="2834" w:type="dxa"/>
          </w:tcPr>
          <w:p w14:paraId="1E17CD1F" w14:textId="77777777" w:rsidR="00B11855" w:rsidRPr="001F42D3" w:rsidRDefault="003D003E" w:rsidP="006B1888">
            <w:pPr>
              <w:pStyle w:val="TableEntry"/>
            </w:pPr>
            <w:r w:rsidRPr="001F42D3">
              <w:t>Hospital Service</w:t>
            </w:r>
          </w:p>
        </w:tc>
      </w:tr>
      <w:tr w:rsidR="00C40FD5" w:rsidRPr="001F42D3" w14:paraId="5B3F5497" w14:textId="77777777" w:rsidTr="006C0E8E">
        <w:trPr>
          <w:cantSplit/>
          <w:jc w:val="center"/>
        </w:trPr>
        <w:tc>
          <w:tcPr>
            <w:tcW w:w="784" w:type="dxa"/>
          </w:tcPr>
          <w:p w14:paraId="2B1BBF7D" w14:textId="77777777" w:rsidR="00B11855" w:rsidRPr="001F42D3" w:rsidRDefault="003D003E" w:rsidP="006B1888">
            <w:pPr>
              <w:pStyle w:val="TableEntry"/>
            </w:pPr>
            <w:r w:rsidRPr="001F42D3">
              <w:t>11</w:t>
            </w:r>
          </w:p>
        </w:tc>
        <w:tc>
          <w:tcPr>
            <w:tcW w:w="764" w:type="dxa"/>
          </w:tcPr>
          <w:p w14:paraId="628DD82E" w14:textId="77777777" w:rsidR="00B11855" w:rsidRPr="001F42D3" w:rsidRDefault="003D003E" w:rsidP="006B1888">
            <w:pPr>
              <w:pStyle w:val="TableEntry"/>
            </w:pPr>
            <w:r w:rsidRPr="001F42D3">
              <w:t>80</w:t>
            </w:r>
          </w:p>
        </w:tc>
        <w:tc>
          <w:tcPr>
            <w:tcW w:w="760" w:type="dxa"/>
          </w:tcPr>
          <w:p w14:paraId="76AB3845" w14:textId="77777777" w:rsidR="00B11855" w:rsidRPr="001F42D3" w:rsidRDefault="003D003E" w:rsidP="006B1888">
            <w:pPr>
              <w:pStyle w:val="TableEntry"/>
            </w:pPr>
            <w:r w:rsidRPr="001F42D3">
              <w:t>PL</w:t>
            </w:r>
          </w:p>
        </w:tc>
        <w:tc>
          <w:tcPr>
            <w:tcW w:w="961" w:type="dxa"/>
          </w:tcPr>
          <w:p w14:paraId="219AADEC" w14:textId="77777777" w:rsidR="00B11855" w:rsidRPr="001F42D3" w:rsidRDefault="003D003E" w:rsidP="006B1888">
            <w:pPr>
              <w:pStyle w:val="TableEntry"/>
            </w:pPr>
            <w:r w:rsidRPr="001F42D3">
              <w:t>X</w:t>
            </w:r>
          </w:p>
        </w:tc>
        <w:tc>
          <w:tcPr>
            <w:tcW w:w="919" w:type="dxa"/>
          </w:tcPr>
          <w:p w14:paraId="460EFE24" w14:textId="77777777" w:rsidR="00B11855" w:rsidRPr="001F42D3" w:rsidRDefault="003D003E" w:rsidP="006B1888">
            <w:pPr>
              <w:pStyle w:val="TableEntry"/>
            </w:pPr>
            <w:r w:rsidRPr="001F42D3">
              <w:t>[0..0]</w:t>
            </w:r>
          </w:p>
        </w:tc>
        <w:tc>
          <w:tcPr>
            <w:tcW w:w="1258" w:type="dxa"/>
          </w:tcPr>
          <w:p w14:paraId="483888E3" w14:textId="77777777" w:rsidR="00B11855" w:rsidRPr="001F42D3" w:rsidRDefault="00B11855" w:rsidP="006B1888">
            <w:pPr>
              <w:pStyle w:val="TableEntry"/>
            </w:pPr>
          </w:p>
        </w:tc>
        <w:tc>
          <w:tcPr>
            <w:tcW w:w="2834" w:type="dxa"/>
          </w:tcPr>
          <w:p w14:paraId="3BE85630" w14:textId="77777777" w:rsidR="00B11855" w:rsidRPr="001F42D3" w:rsidRDefault="003D003E" w:rsidP="006B1888">
            <w:pPr>
              <w:pStyle w:val="TableEntry"/>
            </w:pPr>
            <w:r w:rsidRPr="001F42D3">
              <w:t>Temporary Location</w:t>
            </w:r>
          </w:p>
        </w:tc>
      </w:tr>
      <w:tr w:rsidR="00C40FD5" w:rsidRPr="001F42D3" w14:paraId="166CB771" w14:textId="77777777" w:rsidTr="006C0E8E">
        <w:trPr>
          <w:cantSplit/>
          <w:jc w:val="center"/>
        </w:trPr>
        <w:tc>
          <w:tcPr>
            <w:tcW w:w="784" w:type="dxa"/>
          </w:tcPr>
          <w:p w14:paraId="279D06F0" w14:textId="77777777" w:rsidR="00B11855" w:rsidRPr="001F42D3" w:rsidRDefault="003D003E" w:rsidP="006B1888">
            <w:pPr>
              <w:pStyle w:val="TableEntry"/>
            </w:pPr>
            <w:r w:rsidRPr="001F42D3">
              <w:t>12</w:t>
            </w:r>
          </w:p>
        </w:tc>
        <w:tc>
          <w:tcPr>
            <w:tcW w:w="764" w:type="dxa"/>
          </w:tcPr>
          <w:p w14:paraId="4E1FF61C" w14:textId="77777777" w:rsidR="00B11855" w:rsidRPr="001F42D3" w:rsidRDefault="003D003E" w:rsidP="006B1888">
            <w:pPr>
              <w:pStyle w:val="TableEntry"/>
            </w:pPr>
            <w:r w:rsidRPr="001F42D3">
              <w:t>2</w:t>
            </w:r>
          </w:p>
        </w:tc>
        <w:tc>
          <w:tcPr>
            <w:tcW w:w="760" w:type="dxa"/>
          </w:tcPr>
          <w:p w14:paraId="3B31709B" w14:textId="77777777" w:rsidR="00B11855" w:rsidRPr="001F42D3" w:rsidRDefault="003D003E" w:rsidP="006B1888">
            <w:pPr>
              <w:pStyle w:val="TableEntry"/>
            </w:pPr>
            <w:r w:rsidRPr="001F42D3">
              <w:t>IS</w:t>
            </w:r>
          </w:p>
        </w:tc>
        <w:tc>
          <w:tcPr>
            <w:tcW w:w="961" w:type="dxa"/>
          </w:tcPr>
          <w:p w14:paraId="72B9BB61" w14:textId="77777777" w:rsidR="00B11855" w:rsidRPr="001F42D3" w:rsidRDefault="003D003E" w:rsidP="006B1888">
            <w:pPr>
              <w:pStyle w:val="TableEntry"/>
            </w:pPr>
            <w:r w:rsidRPr="001F42D3">
              <w:t>X</w:t>
            </w:r>
          </w:p>
        </w:tc>
        <w:tc>
          <w:tcPr>
            <w:tcW w:w="919" w:type="dxa"/>
          </w:tcPr>
          <w:p w14:paraId="5A56669B" w14:textId="77777777" w:rsidR="00B11855" w:rsidRPr="001F42D3" w:rsidRDefault="003D003E" w:rsidP="006B1888">
            <w:pPr>
              <w:pStyle w:val="TableEntry"/>
            </w:pPr>
            <w:r w:rsidRPr="001F42D3">
              <w:t>[0..0]</w:t>
            </w:r>
          </w:p>
        </w:tc>
        <w:tc>
          <w:tcPr>
            <w:tcW w:w="1258" w:type="dxa"/>
          </w:tcPr>
          <w:p w14:paraId="3FAB3794" w14:textId="77777777" w:rsidR="00B11855" w:rsidRPr="001F42D3" w:rsidRDefault="003D003E" w:rsidP="006B1888">
            <w:pPr>
              <w:pStyle w:val="TableEntry"/>
            </w:pPr>
            <w:r w:rsidRPr="001F42D3">
              <w:t>0087</w:t>
            </w:r>
          </w:p>
        </w:tc>
        <w:tc>
          <w:tcPr>
            <w:tcW w:w="2834" w:type="dxa"/>
          </w:tcPr>
          <w:p w14:paraId="267FF87E" w14:textId="77777777" w:rsidR="00B11855" w:rsidRPr="001F42D3" w:rsidRDefault="003D003E" w:rsidP="006B1888">
            <w:pPr>
              <w:pStyle w:val="TableEntry"/>
            </w:pPr>
            <w:r w:rsidRPr="001F42D3">
              <w:t>Preadmit Test Indicator</w:t>
            </w:r>
          </w:p>
        </w:tc>
      </w:tr>
      <w:tr w:rsidR="00C40FD5" w:rsidRPr="001F42D3" w14:paraId="03B8A1F7" w14:textId="77777777" w:rsidTr="006C0E8E">
        <w:trPr>
          <w:cantSplit/>
          <w:jc w:val="center"/>
        </w:trPr>
        <w:tc>
          <w:tcPr>
            <w:tcW w:w="784" w:type="dxa"/>
          </w:tcPr>
          <w:p w14:paraId="63C63055" w14:textId="77777777" w:rsidR="00B11855" w:rsidRPr="001F42D3" w:rsidRDefault="003D003E" w:rsidP="006B1888">
            <w:pPr>
              <w:pStyle w:val="TableEntry"/>
            </w:pPr>
            <w:r w:rsidRPr="001F42D3">
              <w:t>13</w:t>
            </w:r>
          </w:p>
        </w:tc>
        <w:tc>
          <w:tcPr>
            <w:tcW w:w="764" w:type="dxa"/>
          </w:tcPr>
          <w:p w14:paraId="45391541" w14:textId="77777777" w:rsidR="00B11855" w:rsidRPr="001F42D3" w:rsidRDefault="003D003E" w:rsidP="006B1888">
            <w:pPr>
              <w:pStyle w:val="TableEntry"/>
            </w:pPr>
            <w:r w:rsidRPr="001F42D3">
              <w:t>2</w:t>
            </w:r>
          </w:p>
        </w:tc>
        <w:tc>
          <w:tcPr>
            <w:tcW w:w="760" w:type="dxa"/>
          </w:tcPr>
          <w:p w14:paraId="39F1396D" w14:textId="77777777" w:rsidR="00B11855" w:rsidRPr="001F42D3" w:rsidRDefault="003D003E" w:rsidP="006B1888">
            <w:pPr>
              <w:pStyle w:val="TableEntry"/>
            </w:pPr>
            <w:r w:rsidRPr="001F42D3">
              <w:t>IS</w:t>
            </w:r>
          </w:p>
        </w:tc>
        <w:tc>
          <w:tcPr>
            <w:tcW w:w="961" w:type="dxa"/>
          </w:tcPr>
          <w:p w14:paraId="7634EA21" w14:textId="77777777" w:rsidR="00B11855" w:rsidRPr="001F42D3" w:rsidRDefault="003D003E" w:rsidP="006B1888">
            <w:pPr>
              <w:pStyle w:val="TableEntry"/>
            </w:pPr>
            <w:r w:rsidRPr="001F42D3">
              <w:t>X</w:t>
            </w:r>
          </w:p>
        </w:tc>
        <w:tc>
          <w:tcPr>
            <w:tcW w:w="919" w:type="dxa"/>
          </w:tcPr>
          <w:p w14:paraId="6706E487" w14:textId="77777777" w:rsidR="00B11855" w:rsidRPr="001F42D3" w:rsidRDefault="003D003E" w:rsidP="006B1888">
            <w:pPr>
              <w:pStyle w:val="TableEntry"/>
            </w:pPr>
            <w:r w:rsidRPr="001F42D3">
              <w:t>[0..0]</w:t>
            </w:r>
          </w:p>
        </w:tc>
        <w:tc>
          <w:tcPr>
            <w:tcW w:w="1258" w:type="dxa"/>
          </w:tcPr>
          <w:p w14:paraId="0E7A08A8" w14:textId="77777777" w:rsidR="00B11855" w:rsidRPr="001F42D3" w:rsidRDefault="003D003E" w:rsidP="006B1888">
            <w:pPr>
              <w:pStyle w:val="TableEntry"/>
            </w:pPr>
            <w:r w:rsidRPr="001F42D3">
              <w:t>0092</w:t>
            </w:r>
          </w:p>
        </w:tc>
        <w:tc>
          <w:tcPr>
            <w:tcW w:w="2834" w:type="dxa"/>
          </w:tcPr>
          <w:p w14:paraId="7AAAC0F0" w14:textId="77777777" w:rsidR="00B11855" w:rsidRPr="001F42D3" w:rsidRDefault="003D003E" w:rsidP="006B1888">
            <w:pPr>
              <w:pStyle w:val="TableEntry"/>
            </w:pPr>
            <w:r w:rsidRPr="001F42D3">
              <w:t>Re-admission Indicator</w:t>
            </w:r>
          </w:p>
        </w:tc>
      </w:tr>
      <w:tr w:rsidR="00C40FD5" w:rsidRPr="001F42D3" w14:paraId="10FD6D10" w14:textId="77777777" w:rsidTr="006C0E8E">
        <w:trPr>
          <w:cantSplit/>
          <w:jc w:val="center"/>
        </w:trPr>
        <w:tc>
          <w:tcPr>
            <w:tcW w:w="784" w:type="dxa"/>
          </w:tcPr>
          <w:p w14:paraId="5D2A2E10" w14:textId="77777777" w:rsidR="00B11855" w:rsidRPr="001F42D3" w:rsidRDefault="003D003E" w:rsidP="006B1888">
            <w:pPr>
              <w:pStyle w:val="TableEntry"/>
            </w:pPr>
            <w:r w:rsidRPr="001F42D3">
              <w:t>14</w:t>
            </w:r>
          </w:p>
        </w:tc>
        <w:tc>
          <w:tcPr>
            <w:tcW w:w="764" w:type="dxa"/>
          </w:tcPr>
          <w:p w14:paraId="3635F188" w14:textId="77777777" w:rsidR="00B11855" w:rsidRPr="001F42D3" w:rsidRDefault="003D003E" w:rsidP="006B1888">
            <w:pPr>
              <w:pStyle w:val="TableEntry"/>
            </w:pPr>
            <w:r w:rsidRPr="001F42D3">
              <w:t>6</w:t>
            </w:r>
          </w:p>
        </w:tc>
        <w:tc>
          <w:tcPr>
            <w:tcW w:w="760" w:type="dxa"/>
          </w:tcPr>
          <w:p w14:paraId="4E7FC074" w14:textId="77777777" w:rsidR="00B11855" w:rsidRPr="001F42D3" w:rsidRDefault="003D003E" w:rsidP="006B1888">
            <w:pPr>
              <w:pStyle w:val="TableEntry"/>
            </w:pPr>
            <w:r w:rsidRPr="001F42D3">
              <w:t>IS</w:t>
            </w:r>
          </w:p>
        </w:tc>
        <w:tc>
          <w:tcPr>
            <w:tcW w:w="961" w:type="dxa"/>
          </w:tcPr>
          <w:p w14:paraId="1606F803" w14:textId="77777777" w:rsidR="00B11855" w:rsidRPr="001F42D3" w:rsidRDefault="003D003E" w:rsidP="006B1888">
            <w:pPr>
              <w:pStyle w:val="TableEntry"/>
            </w:pPr>
            <w:r w:rsidRPr="001F42D3">
              <w:t>X</w:t>
            </w:r>
          </w:p>
        </w:tc>
        <w:tc>
          <w:tcPr>
            <w:tcW w:w="919" w:type="dxa"/>
          </w:tcPr>
          <w:p w14:paraId="246544B6" w14:textId="77777777" w:rsidR="00B11855" w:rsidRPr="001F42D3" w:rsidRDefault="003D003E" w:rsidP="006B1888">
            <w:pPr>
              <w:pStyle w:val="TableEntry"/>
            </w:pPr>
            <w:r w:rsidRPr="001F42D3">
              <w:t>[0..0]</w:t>
            </w:r>
          </w:p>
        </w:tc>
        <w:tc>
          <w:tcPr>
            <w:tcW w:w="1258" w:type="dxa"/>
          </w:tcPr>
          <w:p w14:paraId="5C09C7BE" w14:textId="77777777" w:rsidR="00B11855" w:rsidRPr="001F42D3" w:rsidRDefault="00660950" w:rsidP="006B1888">
            <w:pPr>
              <w:pStyle w:val="TableEntry"/>
            </w:pPr>
            <w:r w:rsidRPr="001F42D3">
              <w:t>0007</w:t>
            </w:r>
          </w:p>
        </w:tc>
        <w:tc>
          <w:tcPr>
            <w:tcW w:w="2834" w:type="dxa"/>
          </w:tcPr>
          <w:p w14:paraId="7E40A4C1" w14:textId="77777777" w:rsidR="00B11855" w:rsidRPr="001F42D3" w:rsidRDefault="003D003E" w:rsidP="006B1888">
            <w:pPr>
              <w:pStyle w:val="TableEntry"/>
            </w:pPr>
            <w:r w:rsidRPr="001F42D3">
              <w:t>Admit Source</w:t>
            </w:r>
          </w:p>
        </w:tc>
      </w:tr>
      <w:tr w:rsidR="00C40FD5" w:rsidRPr="001F42D3" w14:paraId="14634EB1" w14:textId="77777777" w:rsidTr="006C0E8E">
        <w:trPr>
          <w:cantSplit/>
          <w:jc w:val="center"/>
        </w:trPr>
        <w:tc>
          <w:tcPr>
            <w:tcW w:w="784" w:type="dxa"/>
          </w:tcPr>
          <w:p w14:paraId="654DB67B" w14:textId="77777777" w:rsidR="00B11855" w:rsidRPr="001F42D3" w:rsidRDefault="003D003E" w:rsidP="006B1888">
            <w:pPr>
              <w:pStyle w:val="TableEntry"/>
            </w:pPr>
            <w:r w:rsidRPr="001F42D3">
              <w:t>15</w:t>
            </w:r>
          </w:p>
        </w:tc>
        <w:tc>
          <w:tcPr>
            <w:tcW w:w="764" w:type="dxa"/>
          </w:tcPr>
          <w:p w14:paraId="715E8B4F" w14:textId="77777777" w:rsidR="00B11855" w:rsidRPr="001F42D3" w:rsidRDefault="003D003E" w:rsidP="006B1888">
            <w:pPr>
              <w:pStyle w:val="TableEntry"/>
            </w:pPr>
            <w:r w:rsidRPr="001F42D3">
              <w:t>2</w:t>
            </w:r>
          </w:p>
        </w:tc>
        <w:tc>
          <w:tcPr>
            <w:tcW w:w="760" w:type="dxa"/>
          </w:tcPr>
          <w:p w14:paraId="531354DA" w14:textId="77777777" w:rsidR="00B11855" w:rsidRPr="001F42D3" w:rsidRDefault="003D003E" w:rsidP="006B1888">
            <w:pPr>
              <w:pStyle w:val="TableEntry"/>
            </w:pPr>
            <w:r w:rsidRPr="001F42D3">
              <w:t>IS</w:t>
            </w:r>
          </w:p>
        </w:tc>
        <w:tc>
          <w:tcPr>
            <w:tcW w:w="961" w:type="dxa"/>
          </w:tcPr>
          <w:p w14:paraId="27AB127A" w14:textId="77777777" w:rsidR="00B11855" w:rsidRPr="001F42D3" w:rsidRDefault="003D003E" w:rsidP="006B1888">
            <w:pPr>
              <w:pStyle w:val="TableEntry"/>
            </w:pPr>
            <w:r w:rsidRPr="001F42D3">
              <w:t>X</w:t>
            </w:r>
          </w:p>
        </w:tc>
        <w:tc>
          <w:tcPr>
            <w:tcW w:w="919" w:type="dxa"/>
          </w:tcPr>
          <w:p w14:paraId="68F09FA5" w14:textId="77777777" w:rsidR="00B11855" w:rsidRPr="001F42D3" w:rsidRDefault="003D003E" w:rsidP="006B1888">
            <w:pPr>
              <w:pStyle w:val="TableEntry"/>
            </w:pPr>
            <w:r w:rsidRPr="001F42D3">
              <w:t>[0..0]</w:t>
            </w:r>
          </w:p>
        </w:tc>
        <w:tc>
          <w:tcPr>
            <w:tcW w:w="1258" w:type="dxa"/>
          </w:tcPr>
          <w:p w14:paraId="72296829" w14:textId="77777777" w:rsidR="00B11855" w:rsidRPr="001F42D3" w:rsidRDefault="00872BF9" w:rsidP="006B1888">
            <w:pPr>
              <w:pStyle w:val="TableEntry"/>
            </w:pPr>
            <w:r w:rsidRPr="001F42D3">
              <w:t>0009</w:t>
            </w:r>
          </w:p>
        </w:tc>
        <w:tc>
          <w:tcPr>
            <w:tcW w:w="2834" w:type="dxa"/>
          </w:tcPr>
          <w:p w14:paraId="398DEA53" w14:textId="77777777" w:rsidR="00B11855" w:rsidRPr="001F42D3" w:rsidRDefault="003D003E" w:rsidP="006B1888">
            <w:pPr>
              <w:pStyle w:val="TableEntry"/>
            </w:pPr>
            <w:r w:rsidRPr="001F42D3">
              <w:t>Ambulatory Status</w:t>
            </w:r>
          </w:p>
        </w:tc>
      </w:tr>
      <w:tr w:rsidR="00C40FD5" w:rsidRPr="001F42D3" w14:paraId="7F89E389" w14:textId="77777777" w:rsidTr="006C0E8E">
        <w:trPr>
          <w:cantSplit/>
          <w:jc w:val="center"/>
        </w:trPr>
        <w:tc>
          <w:tcPr>
            <w:tcW w:w="784" w:type="dxa"/>
          </w:tcPr>
          <w:p w14:paraId="40CE9C4A" w14:textId="77777777" w:rsidR="00B11855" w:rsidRPr="001F42D3" w:rsidRDefault="003D003E" w:rsidP="006B1888">
            <w:pPr>
              <w:pStyle w:val="TableEntry"/>
            </w:pPr>
            <w:r w:rsidRPr="001F42D3">
              <w:t>16</w:t>
            </w:r>
          </w:p>
        </w:tc>
        <w:tc>
          <w:tcPr>
            <w:tcW w:w="764" w:type="dxa"/>
          </w:tcPr>
          <w:p w14:paraId="514EA15E" w14:textId="77777777" w:rsidR="00B11855" w:rsidRPr="001F42D3" w:rsidRDefault="003D003E" w:rsidP="006B1888">
            <w:pPr>
              <w:pStyle w:val="TableEntry"/>
            </w:pPr>
            <w:r w:rsidRPr="001F42D3">
              <w:t>2</w:t>
            </w:r>
          </w:p>
        </w:tc>
        <w:tc>
          <w:tcPr>
            <w:tcW w:w="760" w:type="dxa"/>
          </w:tcPr>
          <w:p w14:paraId="50916EDC" w14:textId="77777777" w:rsidR="00B11855" w:rsidRPr="001F42D3" w:rsidRDefault="003D003E" w:rsidP="006B1888">
            <w:pPr>
              <w:pStyle w:val="TableEntry"/>
            </w:pPr>
            <w:r w:rsidRPr="001F42D3">
              <w:t>IS</w:t>
            </w:r>
          </w:p>
        </w:tc>
        <w:tc>
          <w:tcPr>
            <w:tcW w:w="961" w:type="dxa"/>
          </w:tcPr>
          <w:p w14:paraId="7656D459" w14:textId="77777777" w:rsidR="00B11855" w:rsidRPr="001F42D3" w:rsidRDefault="003D003E" w:rsidP="006B1888">
            <w:pPr>
              <w:pStyle w:val="TableEntry"/>
            </w:pPr>
            <w:r w:rsidRPr="001F42D3">
              <w:t>X</w:t>
            </w:r>
          </w:p>
        </w:tc>
        <w:tc>
          <w:tcPr>
            <w:tcW w:w="919" w:type="dxa"/>
          </w:tcPr>
          <w:p w14:paraId="7C1D3FC8" w14:textId="77777777" w:rsidR="00B11855" w:rsidRPr="001F42D3" w:rsidRDefault="003D003E" w:rsidP="006B1888">
            <w:pPr>
              <w:pStyle w:val="TableEntry"/>
            </w:pPr>
            <w:r w:rsidRPr="001F42D3">
              <w:t>[0..0]</w:t>
            </w:r>
          </w:p>
        </w:tc>
        <w:tc>
          <w:tcPr>
            <w:tcW w:w="1258" w:type="dxa"/>
          </w:tcPr>
          <w:p w14:paraId="0924D9C4" w14:textId="77777777" w:rsidR="00B11855" w:rsidRPr="001F42D3" w:rsidRDefault="003D003E" w:rsidP="006B1888">
            <w:pPr>
              <w:pStyle w:val="TableEntry"/>
            </w:pPr>
            <w:r w:rsidRPr="001F42D3">
              <w:t>0099</w:t>
            </w:r>
          </w:p>
        </w:tc>
        <w:tc>
          <w:tcPr>
            <w:tcW w:w="2834" w:type="dxa"/>
          </w:tcPr>
          <w:p w14:paraId="65C2DC4A" w14:textId="77777777" w:rsidR="00B11855" w:rsidRPr="001F42D3" w:rsidRDefault="003D003E" w:rsidP="006B1888">
            <w:pPr>
              <w:pStyle w:val="TableEntry"/>
            </w:pPr>
            <w:r w:rsidRPr="001F42D3">
              <w:t>VIP Indicator</w:t>
            </w:r>
          </w:p>
        </w:tc>
      </w:tr>
      <w:tr w:rsidR="00C40FD5" w:rsidRPr="001F42D3" w14:paraId="3D68FC67" w14:textId="77777777" w:rsidTr="006C0E8E">
        <w:trPr>
          <w:cantSplit/>
          <w:jc w:val="center"/>
        </w:trPr>
        <w:tc>
          <w:tcPr>
            <w:tcW w:w="784" w:type="dxa"/>
          </w:tcPr>
          <w:p w14:paraId="67EB0B1C" w14:textId="77777777" w:rsidR="00B11855" w:rsidRPr="001F42D3" w:rsidRDefault="003D003E" w:rsidP="006B1888">
            <w:pPr>
              <w:pStyle w:val="TableEntry"/>
            </w:pPr>
            <w:r w:rsidRPr="001F42D3">
              <w:t>17</w:t>
            </w:r>
          </w:p>
        </w:tc>
        <w:tc>
          <w:tcPr>
            <w:tcW w:w="764" w:type="dxa"/>
          </w:tcPr>
          <w:p w14:paraId="3F161341" w14:textId="77777777" w:rsidR="00B11855" w:rsidRPr="001F42D3" w:rsidRDefault="003D003E" w:rsidP="006B1888">
            <w:pPr>
              <w:pStyle w:val="TableEntry"/>
            </w:pPr>
            <w:r w:rsidRPr="001F42D3">
              <w:t>250</w:t>
            </w:r>
          </w:p>
        </w:tc>
        <w:tc>
          <w:tcPr>
            <w:tcW w:w="760" w:type="dxa"/>
          </w:tcPr>
          <w:p w14:paraId="4CED7589" w14:textId="77777777" w:rsidR="00B11855" w:rsidRPr="001F42D3" w:rsidRDefault="003D003E" w:rsidP="006B1888">
            <w:pPr>
              <w:pStyle w:val="TableEntry"/>
            </w:pPr>
            <w:r w:rsidRPr="001F42D3">
              <w:t>XCN</w:t>
            </w:r>
          </w:p>
        </w:tc>
        <w:tc>
          <w:tcPr>
            <w:tcW w:w="961" w:type="dxa"/>
          </w:tcPr>
          <w:p w14:paraId="4CC2E934" w14:textId="77777777" w:rsidR="00B11855" w:rsidRPr="001F42D3" w:rsidRDefault="003D003E" w:rsidP="006B1888">
            <w:pPr>
              <w:pStyle w:val="TableEntry"/>
            </w:pPr>
            <w:r w:rsidRPr="001F42D3">
              <w:t>X</w:t>
            </w:r>
          </w:p>
        </w:tc>
        <w:tc>
          <w:tcPr>
            <w:tcW w:w="919" w:type="dxa"/>
          </w:tcPr>
          <w:p w14:paraId="6C7940F6" w14:textId="77777777" w:rsidR="00B11855" w:rsidRPr="001F42D3" w:rsidRDefault="003D003E" w:rsidP="006B1888">
            <w:pPr>
              <w:pStyle w:val="TableEntry"/>
            </w:pPr>
            <w:r w:rsidRPr="001F42D3">
              <w:t>[0..0]</w:t>
            </w:r>
          </w:p>
        </w:tc>
        <w:tc>
          <w:tcPr>
            <w:tcW w:w="1258" w:type="dxa"/>
          </w:tcPr>
          <w:p w14:paraId="02BE0BBE" w14:textId="77777777" w:rsidR="00B11855" w:rsidRPr="001F42D3" w:rsidRDefault="003D003E" w:rsidP="006B1888">
            <w:pPr>
              <w:pStyle w:val="TableEntry"/>
            </w:pPr>
            <w:r w:rsidRPr="001F42D3">
              <w:t>0010</w:t>
            </w:r>
          </w:p>
        </w:tc>
        <w:tc>
          <w:tcPr>
            <w:tcW w:w="2834" w:type="dxa"/>
          </w:tcPr>
          <w:p w14:paraId="4FD51A91" w14:textId="77777777" w:rsidR="00B11855" w:rsidRPr="001F42D3" w:rsidRDefault="003D003E" w:rsidP="006B1888">
            <w:pPr>
              <w:pStyle w:val="TableEntry"/>
            </w:pPr>
            <w:r w:rsidRPr="001F42D3">
              <w:t>Admitting Doctor</w:t>
            </w:r>
          </w:p>
        </w:tc>
      </w:tr>
      <w:tr w:rsidR="00C40FD5" w:rsidRPr="001F42D3" w14:paraId="4BF9FACB" w14:textId="77777777" w:rsidTr="006C0E8E">
        <w:trPr>
          <w:cantSplit/>
          <w:jc w:val="center"/>
        </w:trPr>
        <w:tc>
          <w:tcPr>
            <w:tcW w:w="784" w:type="dxa"/>
          </w:tcPr>
          <w:p w14:paraId="7FA7D015" w14:textId="77777777" w:rsidR="00B11855" w:rsidRPr="001F42D3" w:rsidRDefault="003D003E" w:rsidP="006B1888">
            <w:pPr>
              <w:pStyle w:val="TableEntry"/>
            </w:pPr>
            <w:r w:rsidRPr="001F42D3">
              <w:t>18</w:t>
            </w:r>
          </w:p>
        </w:tc>
        <w:tc>
          <w:tcPr>
            <w:tcW w:w="764" w:type="dxa"/>
          </w:tcPr>
          <w:p w14:paraId="63E6BF92" w14:textId="77777777" w:rsidR="00B11855" w:rsidRPr="001F42D3" w:rsidRDefault="003D003E" w:rsidP="006B1888">
            <w:pPr>
              <w:pStyle w:val="TableEntry"/>
            </w:pPr>
            <w:r w:rsidRPr="001F42D3">
              <w:t>2</w:t>
            </w:r>
          </w:p>
        </w:tc>
        <w:tc>
          <w:tcPr>
            <w:tcW w:w="760" w:type="dxa"/>
          </w:tcPr>
          <w:p w14:paraId="26502D51" w14:textId="77777777" w:rsidR="00B11855" w:rsidRPr="001F42D3" w:rsidRDefault="003D003E" w:rsidP="006B1888">
            <w:pPr>
              <w:pStyle w:val="TableEntry"/>
            </w:pPr>
            <w:r w:rsidRPr="001F42D3">
              <w:t>IS</w:t>
            </w:r>
          </w:p>
        </w:tc>
        <w:tc>
          <w:tcPr>
            <w:tcW w:w="961" w:type="dxa"/>
          </w:tcPr>
          <w:p w14:paraId="6CE737C4" w14:textId="77777777" w:rsidR="00B11855" w:rsidRPr="001F42D3" w:rsidRDefault="003D003E" w:rsidP="006B1888">
            <w:pPr>
              <w:pStyle w:val="TableEntry"/>
            </w:pPr>
            <w:r w:rsidRPr="001F42D3">
              <w:t>X</w:t>
            </w:r>
          </w:p>
        </w:tc>
        <w:tc>
          <w:tcPr>
            <w:tcW w:w="919" w:type="dxa"/>
          </w:tcPr>
          <w:p w14:paraId="7D535502" w14:textId="77777777" w:rsidR="00B11855" w:rsidRPr="001F42D3" w:rsidRDefault="003D003E" w:rsidP="006B1888">
            <w:pPr>
              <w:pStyle w:val="TableEntry"/>
            </w:pPr>
            <w:r w:rsidRPr="001F42D3">
              <w:t>[0..0]</w:t>
            </w:r>
          </w:p>
        </w:tc>
        <w:tc>
          <w:tcPr>
            <w:tcW w:w="1258" w:type="dxa"/>
          </w:tcPr>
          <w:p w14:paraId="00F122D8" w14:textId="77777777" w:rsidR="00B11855" w:rsidRPr="001F42D3" w:rsidRDefault="003D003E" w:rsidP="006B1888">
            <w:pPr>
              <w:pStyle w:val="TableEntry"/>
            </w:pPr>
            <w:r w:rsidRPr="001F42D3">
              <w:t>0018</w:t>
            </w:r>
          </w:p>
        </w:tc>
        <w:tc>
          <w:tcPr>
            <w:tcW w:w="2834" w:type="dxa"/>
          </w:tcPr>
          <w:p w14:paraId="3DD26859" w14:textId="77777777" w:rsidR="00B11855" w:rsidRPr="001F42D3" w:rsidRDefault="003D003E" w:rsidP="006B1888">
            <w:pPr>
              <w:pStyle w:val="TableEntry"/>
            </w:pPr>
            <w:r w:rsidRPr="001F42D3">
              <w:t>Patient Type</w:t>
            </w:r>
          </w:p>
        </w:tc>
      </w:tr>
      <w:tr w:rsidR="00C40FD5" w:rsidRPr="001F42D3" w14:paraId="6C059C20" w14:textId="77777777" w:rsidTr="006C0E8E">
        <w:trPr>
          <w:cantSplit/>
          <w:jc w:val="center"/>
        </w:trPr>
        <w:tc>
          <w:tcPr>
            <w:tcW w:w="784" w:type="dxa"/>
          </w:tcPr>
          <w:p w14:paraId="50172898" w14:textId="77777777" w:rsidR="00B11855" w:rsidRPr="001F42D3" w:rsidRDefault="003D003E" w:rsidP="006B1888">
            <w:pPr>
              <w:pStyle w:val="TableEntry"/>
            </w:pPr>
            <w:r w:rsidRPr="001F42D3">
              <w:t>19</w:t>
            </w:r>
          </w:p>
        </w:tc>
        <w:tc>
          <w:tcPr>
            <w:tcW w:w="764" w:type="dxa"/>
          </w:tcPr>
          <w:p w14:paraId="237D29CF" w14:textId="77777777" w:rsidR="00B11855" w:rsidRPr="001F42D3" w:rsidRDefault="003D003E" w:rsidP="006B1888">
            <w:pPr>
              <w:pStyle w:val="TableEntry"/>
            </w:pPr>
            <w:r w:rsidRPr="001F42D3">
              <w:t>250</w:t>
            </w:r>
          </w:p>
        </w:tc>
        <w:tc>
          <w:tcPr>
            <w:tcW w:w="760" w:type="dxa"/>
          </w:tcPr>
          <w:p w14:paraId="13B9B4D5" w14:textId="77777777" w:rsidR="00B11855" w:rsidRPr="001F42D3" w:rsidRDefault="003D003E" w:rsidP="006B1888">
            <w:pPr>
              <w:pStyle w:val="TableEntry"/>
            </w:pPr>
            <w:r w:rsidRPr="001F42D3">
              <w:t>CX</w:t>
            </w:r>
          </w:p>
        </w:tc>
        <w:tc>
          <w:tcPr>
            <w:tcW w:w="961" w:type="dxa"/>
          </w:tcPr>
          <w:p w14:paraId="565AFF8F" w14:textId="77777777" w:rsidR="00B11855" w:rsidRPr="001F42D3" w:rsidRDefault="003D003E" w:rsidP="006B1888">
            <w:pPr>
              <w:pStyle w:val="TableEntry"/>
            </w:pPr>
            <w:r w:rsidRPr="001F42D3">
              <w:t>RE</w:t>
            </w:r>
          </w:p>
        </w:tc>
        <w:tc>
          <w:tcPr>
            <w:tcW w:w="919" w:type="dxa"/>
          </w:tcPr>
          <w:p w14:paraId="7C0AE2EB" w14:textId="77777777" w:rsidR="00B11855" w:rsidRPr="001F42D3" w:rsidRDefault="003D003E" w:rsidP="006B1888">
            <w:pPr>
              <w:pStyle w:val="TableEntry"/>
            </w:pPr>
            <w:r w:rsidRPr="001F42D3">
              <w:t>[0..1]</w:t>
            </w:r>
          </w:p>
        </w:tc>
        <w:tc>
          <w:tcPr>
            <w:tcW w:w="1258" w:type="dxa"/>
          </w:tcPr>
          <w:p w14:paraId="48B046A2" w14:textId="77777777" w:rsidR="00B11855" w:rsidRPr="001F42D3" w:rsidRDefault="00B11855" w:rsidP="006B1888">
            <w:pPr>
              <w:pStyle w:val="TableEntry"/>
            </w:pPr>
          </w:p>
        </w:tc>
        <w:tc>
          <w:tcPr>
            <w:tcW w:w="2834" w:type="dxa"/>
          </w:tcPr>
          <w:p w14:paraId="2D929908" w14:textId="77777777" w:rsidR="00B11855" w:rsidRPr="001F42D3" w:rsidRDefault="003D003E" w:rsidP="006B1888">
            <w:pPr>
              <w:pStyle w:val="TableEntry"/>
            </w:pPr>
            <w:r w:rsidRPr="001F42D3">
              <w:t>Visit Number</w:t>
            </w:r>
          </w:p>
        </w:tc>
      </w:tr>
      <w:tr w:rsidR="00C40FD5" w:rsidRPr="001F42D3" w14:paraId="52531303" w14:textId="77777777" w:rsidTr="006C0E8E">
        <w:trPr>
          <w:cantSplit/>
          <w:jc w:val="center"/>
        </w:trPr>
        <w:tc>
          <w:tcPr>
            <w:tcW w:w="784" w:type="dxa"/>
          </w:tcPr>
          <w:p w14:paraId="2E4357C2" w14:textId="77777777" w:rsidR="00B11855" w:rsidRPr="001F42D3" w:rsidRDefault="003D003E" w:rsidP="006B1888">
            <w:pPr>
              <w:pStyle w:val="TableEntry"/>
            </w:pPr>
            <w:r w:rsidRPr="001F42D3">
              <w:t>20</w:t>
            </w:r>
          </w:p>
        </w:tc>
        <w:tc>
          <w:tcPr>
            <w:tcW w:w="764" w:type="dxa"/>
          </w:tcPr>
          <w:p w14:paraId="688A891D" w14:textId="77777777" w:rsidR="00B11855" w:rsidRPr="001F42D3" w:rsidRDefault="003D003E" w:rsidP="006B1888">
            <w:pPr>
              <w:pStyle w:val="TableEntry"/>
            </w:pPr>
            <w:r w:rsidRPr="001F42D3">
              <w:t>50</w:t>
            </w:r>
          </w:p>
        </w:tc>
        <w:tc>
          <w:tcPr>
            <w:tcW w:w="760" w:type="dxa"/>
          </w:tcPr>
          <w:p w14:paraId="25BAFCFF" w14:textId="77777777" w:rsidR="00B11855" w:rsidRPr="001F42D3" w:rsidRDefault="003D003E" w:rsidP="006B1888">
            <w:pPr>
              <w:pStyle w:val="TableEntry"/>
            </w:pPr>
            <w:r w:rsidRPr="001F42D3">
              <w:t>FC</w:t>
            </w:r>
          </w:p>
        </w:tc>
        <w:tc>
          <w:tcPr>
            <w:tcW w:w="961" w:type="dxa"/>
          </w:tcPr>
          <w:p w14:paraId="118885DA" w14:textId="77777777" w:rsidR="00B11855" w:rsidRPr="001F42D3" w:rsidRDefault="003D003E" w:rsidP="006B1888">
            <w:pPr>
              <w:pStyle w:val="TableEntry"/>
            </w:pPr>
            <w:r w:rsidRPr="001F42D3">
              <w:t>X</w:t>
            </w:r>
          </w:p>
        </w:tc>
        <w:tc>
          <w:tcPr>
            <w:tcW w:w="919" w:type="dxa"/>
          </w:tcPr>
          <w:p w14:paraId="3D83AD0D" w14:textId="77777777" w:rsidR="00B11855" w:rsidRPr="001F42D3" w:rsidRDefault="003D003E" w:rsidP="006B1888">
            <w:pPr>
              <w:pStyle w:val="TableEntry"/>
            </w:pPr>
            <w:r w:rsidRPr="001F42D3">
              <w:t>[0..0]</w:t>
            </w:r>
          </w:p>
        </w:tc>
        <w:tc>
          <w:tcPr>
            <w:tcW w:w="1258" w:type="dxa"/>
          </w:tcPr>
          <w:p w14:paraId="7F928FAE" w14:textId="77777777" w:rsidR="00B11855" w:rsidRPr="001F42D3" w:rsidRDefault="003D003E" w:rsidP="006B1888">
            <w:pPr>
              <w:pStyle w:val="TableEntry"/>
            </w:pPr>
            <w:r w:rsidRPr="001F42D3">
              <w:t>0064</w:t>
            </w:r>
          </w:p>
        </w:tc>
        <w:tc>
          <w:tcPr>
            <w:tcW w:w="2834" w:type="dxa"/>
          </w:tcPr>
          <w:p w14:paraId="349EFCC0" w14:textId="77777777" w:rsidR="00B11855" w:rsidRPr="001F42D3" w:rsidRDefault="003D003E" w:rsidP="006B1888">
            <w:pPr>
              <w:pStyle w:val="TableEntry"/>
            </w:pPr>
            <w:r w:rsidRPr="001F42D3">
              <w:t>Financial Class</w:t>
            </w:r>
          </w:p>
        </w:tc>
      </w:tr>
      <w:tr w:rsidR="00C40FD5" w:rsidRPr="001F42D3" w14:paraId="1A9928B4" w14:textId="77777777" w:rsidTr="006C0E8E">
        <w:trPr>
          <w:cantSplit/>
          <w:jc w:val="center"/>
        </w:trPr>
        <w:tc>
          <w:tcPr>
            <w:tcW w:w="784" w:type="dxa"/>
          </w:tcPr>
          <w:p w14:paraId="580D3BF2" w14:textId="77777777" w:rsidR="00B11855" w:rsidRPr="001F42D3" w:rsidRDefault="003D003E" w:rsidP="006B1888">
            <w:pPr>
              <w:pStyle w:val="TableEntry"/>
            </w:pPr>
            <w:r w:rsidRPr="001F42D3">
              <w:t>21</w:t>
            </w:r>
          </w:p>
        </w:tc>
        <w:tc>
          <w:tcPr>
            <w:tcW w:w="764" w:type="dxa"/>
          </w:tcPr>
          <w:p w14:paraId="0EC1954C" w14:textId="77777777" w:rsidR="00B11855" w:rsidRPr="001F42D3" w:rsidRDefault="003D003E" w:rsidP="006B1888">
            <w:pPr>
              <w:pStyle w:val="TableEntry"/>
            </w:pPr>
            <w:r w:rsidRPr="001F42D3">
              <w:t>2</w:t>
            </w:r>
          </w:p>
        </w:tc>
        <w:tc>
          <w:tcPr>
            <w:tcW w:w="760" w:type="dxa"/>
          </w:tcPr>
          <w:p w14:paraId="33894B0B" w14:textId="77777777" w:rsidR="00B11855" w:rsidRPr="001F42D3" w:rsidRDefault="003D003E" w:rsidP="006B1888">
            <w:pPr>
              <w:pStyle w:val="TableEntry"/>
            </w:pPr>
            <w:r w:rsidRPr="001F42D3">
              <w:t>IS</w:t>
            </w:r>
          </w:p>
        </w:tc>
        <w:tc>
          <w:tcPr>
            <w:tcW w:w="961" w:type="dxa"/>
          </w:tcPr>
          <w:p w14:paraId="3510B4F2" w14:textId="77777777" w:rsidR="00B11855" w:rsidRPr="001F42D3" w:rsidRDefault="003D003E" w:rsidP="006B1888">
            <w:pPr>
              <w:pStyle w:val="TableEntry"/>
            </w:pPr>
            <w:r w:rsidRPr="001F42D3">
              <w:t>X</w:t>
            </w:r>
          </w:p>
        </w:tc>
        <w:tc>
          <w:tcPr>
            <w:tcW w:w="919" w:type="dxa"/>
          </w:tcPr>
          <w:p w14:paraId="5CFA7A7C" w14:textId="77777777" w:rsidR="00B11855" w:rsidRPr="001F42D3" w:rsidRDefault="003D003E" w:rsidP="006B1888">
            <w:pPr>
              <w:pStyle w:val="TableEntry"/>
            </w:pPr>
            <w:r w:rsidRPr="001F42D3">
              <w:t>[0..0]</w:t>
            </w:r>
          </w:p>
        </w:tc>
        <w:tc>
          <w:tcPr>
            <w:tcW w:w="1258" w:type="dxa"/>
          </w:tcPr>
          <w:p w14:paraId="1039C755" w14:textId="77777777" w:rsidR="00B11855" w:rsidRPr="001F42D3" w:rsidRDefault="003D003E" w:rsidP="006B1888">
            <w:pPr>
              <w:pStyle w:val="TableEntry"/>
            </w:pPr>
            <w:r w:rsidRPr="001F42D3">
              <w:t>0032</w:t>
            </w:r>
          </w:p>
        </w:tc>
        <w:tc>
          <w:tcPr>
            <w:tcW w:w="2834" w:type="dxa"/>
          </w:tcPr>
          <w:p w14:paraId="13A0CB05" w14:textId="77777777" w:rsidR="00B11855" w:rsidRPr="001F42D3" w:rsidRDefault="003D003E" w:rsidP="006B1888">
            <w:pPr>
              <w:pStyle w:val="TableEntry"/>
            </w:pPr>
            <w:r w:rsidRPr="001F42D3">
              <w:t>Charge Price Indicator</w:t>
            </w:r>
          </w:p>
        </w:tc>
      </w:tr>
      <w:tr w:rsidR="00C40FD5" w:rsidRPr="001F42D3" w14:paraId="088A12B7" w14:textId="77777777" w:rsidTr="006C0E8E">
        <w:trPr>
          <w:cantSplit/>
          <w:jc w:val="center"/>
        </w:trPr>
        <w:tc>
          <w:tcPr>
            <w:tcW w:w="784" w:type="dxa"/>
          </w:tcPr>
          <w:p w14:paraId="00BB497A" w14:textId="77777777" w:rsidR="00B11855" w:rsidRPr="001F42D3" w:rsidRDefault="003D003E" w:rsidP="006B1888">
            <w:pPr>
              <w:pStyle w:val="TableEntry"/>
            </w:pPr>
            <w:r w:rsidRPr="001F42D3">
              <w:t>22</w:t>
            </w:r>
          </w:p>
        </w:tc>
        <w:tc>
          <w:tcPr>
            <w:tcW w:w="764" w:type="dxa"/>
          </w:tcPr>
          <w:p w14:paraId="2BFE76C2" w14:textId="77777777" w:rsidR="00B11855" w:rsidRPr="001F42D3" w:rsidRDefault="003D003E" w:rsidP="006B1888">
            <w:pPr>
              <w:pStyle w:val="TableEntry"/>
            </w:pPr>
            <w:r w:rsidRPr="001F42D3">
              <w:t>2</w:t>
            </w:r>
          </w:p>
        </w:tc>
        <w:tc>
          <w:tcPr>
            <w:tcW w:w="760" w:type="dxa"/>
          </w:tcPr>
          <w:p w14:paraId="5C1EB51C" w14:textId="77777777" w:rsidR="00B11855" w:rsidRPr="001F42D3" w:rsidRDefault="003D003E" w:rsidP="006B1888">
            <w:pPr>
              <w:pStyle w:val="TableEntry"/>
            </w:pPr>
            <w:r w:rsidRPr="001F42D3">
              <w:t>IS</w:t>
            </w:r>
          </w:p>
        </w:tc>
        <w:tc>
          <w:tcPr>
            <w:tcW w:w="961" w:type="dxa"/>
          </w:tcPr>
          <w:p w14:paraId="2116E733" w14:textId="77777777" w:rsidR="00B11855" w:rsidRPr="001F42D3" w:rsidRDefault="003D003E" w:rsidP="006B1888">
            <w:pPr>
              <w:pStyle w:val="TableEntry"/>
            </w:pPr>
            <w:r w:rsidRPr="001F42D3">
              <w:t>X</w:t>
            </w:r>
          </w:p>
        </w:tc>
        <w:tc>
          <w:tcPr>
            <w:tcW w:w="919" w:type="dxa"/>
          </w:tcPr>
          <w:p w14:paraId="06B0609B" w14:textId="77777777" w:rsidR="00B11855" w:rsidRPr="001F42D3" w:rsidRDefault="003D003E" w:rsidP="006B1888">
            <w:pPr>
              <w:pStyle w:val="TableEntry"/>
            </w:pPr>
            <w:r w:rsidRPr="001F42D3">
              <w:t>[0..0]</w:t>
            </w:r>
          </w:p>
        </w:tc>
        <w:tc>
          <w:tcPr>
            <w:tcW w:w="1258" w:type="dxa"/>
          </w:tcPr>
          <w:p w14:paraId="3776BBF4" w14:textId="77777777" w:rsidR="00B11855" w:rsidRPr="001F42D3" w:rsidRDefault="003D003E" w:rsidP="006B1888">
            <w:pPr>
              <w:pStyle w:val="TableEntry"/>
            </w:pPr>
            <w:r w:rsidRPr="001F42D3">
              <w:t>0045</w:t>
            </w:r>
          </w:p>
        </w:tc>
        <w:tc>
          <w:tcPr>
            <w:tcW w:w="2834" w:type="dxa"/>
          </w:tcPr>
          <w:p w14:paraId="61154878" w14:textId="77777777" w:rsidR="00B11855" w:rsidRPr="001F42D3" w:rsidRDefault="003D003E" w:rsidP="006B1888">
            <w:pPr>
              <w:pStyle w:val="TableEntry"/>
            </w:pPr>
            <w:r w:rsidRPr="001F42D3">
              <w:t>Courtesy Code</w:t>
            </w:r>
          </w:p>
        </w:tc>
      </w:tr>
      <w:tr w:rsidR="00C40FD5" w:rsidRPr="001F42D3" w14:paraId="516D9FFF" w14:textId="77777777" w:rsidTr="006C0E8E">
        <w:trPr>
          <w:cantSplit/>
          <w:jc w:val="center"/>
        </w:trPr>
        <w:tc>
          <w:tcPr>
            <w:tcW w:w="784" w:type="dxa"/>
          </w:tcPr>
          <w:p w14:paraId="33FCB845" w14:textId="77777777" w:rsidR="00B11855" w:rsidRPr="001F42D3" w:rsidRDefault="003D003E" w:rsidP="006B1888">
            <w:pPr>
              <w:pStyle w:val="TableEntry"/>
            </w:pPr>
            <w:r w:rsidRPr="001F42D3">
              <w:t>23</w:t>
            </w:r>
          </w:p>
        </w:tc>
        <w:tc>
          <w:tcPr>
            <w:tcW w:w="764" w:type="dxa"/>
          </w:tcPr>
          <w:p w14:paraId="0135F4FB" w14:textId="77777777" w:rsidR="00B11855" w:rsidRPr="001F42D3" w:rsidRDefault="003D003E" w:rsidP="006B1888">
            <w:pPr>
              <w:pStyle w:val="TableEntry"/>
            </w:pPr>
            <w:r w:rsidRPr="001F42D3">
              <w:t>2</w:t>
            </w:r>
          </w:p>
        </w:tc>
        <w:tc>
          <w:tcPr>
            <w:tcW w:w="760" w:type="dxa"/>
          </w:tcPr>
          <w:p w14:paraId="0E03E05B" w14:textId="77777777" w:rsidR="00B11855" w:rsidRPr="001F42D3" w:rsidRDefault="003D003E" w:rsidP="006B1888">
            <w:pPr>
              <w:pStyle w:val="TableEntry"/>
            </w:pPr>
            <w:r w:rsidRPr="001F42D3">
              <w:t>IS</w:t>
            </w:r>
          </w:p>
        </w:tc>
        <w:tc>
          <w:tcPr>
            <w:tcW w:w="961" w:type="dxa"/>
          </w:tcPr>
          <w:p w14:paraId="45C2CC1D" w14:textId="77777777" w:rsidR="00B11855" w:rsidRPr="001F42D3" w:rsidRDefault="003D003E" w:rsidP="006B1888">
            <w:pPr>
              <w:pStyle w:val="TableEntry"/>
            </w:pPr>
            <w:r w:rsidRPr="001F42D3">
              <w:t>X</w:t>
            </w:r>
          </w:p>
        </w:tc>
        <w:tc>
          <w:tcPr>
            <w:tcW w:w="919" w:type="dxa"/>
          </w:tcPr>
          <w:p w14:paraId="5D1D5DB2" w14:textId="77777777" w:rsidR="00B11855" w:rsidRPr="001F42D3" w:rsidRDefault="003D003E" w:rsidP="006B1888">
            <w:pPr>
              <w:pStyle w:val="TableEntry"/>
            </w:pPr>
            <w:r w:rsidRPr="001F42D3">
              <w:t>[0..0]</w:t>
            </w:r>
          </w:p>
        </w:tc>
        <w:tc>
          <w:tcPr>
            <w:tcW w:w="1258" w:type="dxa"/>
          </w:tcPr>
          <w:p w14:paraId="4AA06010" w14:textId="77777777" w:rsidR="00B11855" w:rsidRPr="001F42D3" w:rsidRDefault="003D003E" w:rsidP="006B1888">
            <w:pPr>
              <w:pStyle w:val="TableEntry"/>
            </w:pPr>
            <w:r w:rsidRPr="001F42D3">
              <w:t>0046</w:t>
            </w:r>
          </w:p>
        </w:tc>
        <w:tc>
          <w:tcPr>
            <w:tcW w:w="2834" w:type="dxa"/>
          </w:tcPr>
          <w:p w14:paraId="05921CF5" w14:textId="77777777" w:rsidR="00B11855" w:rsidRPr="001F42D3" w:rsidRDefault="003D003E" w:rsidP="006B1888">
            <w:pPr>
              <w:pStyle w:val="TableEntry"/>
            </w:pPr>
            <w:r w:rsidRPr="001F42D3">
              <w:t>Credit Rating</w:t>
            </w:r>
          </w:p>
        </w:tc>
      </w:tr>
      <w:tr w:rsidR="00C40FD5" w:rsidRPr="001F42D3" w14:paraId="6D5FD095" w14:textId="77777777" w:rsidTr="006C0E8E">
        <w:trPr>
          <w:cantSplit/>
          <w:jc w:val="center"/>
        </w:trPr>
        <w:tc>
          <w:tcPr>
            <w:tcW w:w="784" w:type="dxa"/>
          </w:tcPr>
          <w:p w14:paraId="759FCDEE" w14:textId="77777777" w:rsidR="00B11855" w:rsidRPr="001F42D3" w:rsidRDefault="003D003E" w:rsidP="006B1888">
            <w:pPr>
              <w:pStyle w:val="TableEntry"/>
            </w:pPr>
            <w:r w:rsidRPr="001F42D3">
              <w:t>24</w:t>
            </w:r>
          </w:p>
        </w:tc>
        <w:tc>
          <w:tcPr>
            <w:tcW w:w="764" w:type="dxa"/>
          </w:tcPr>
          <w:p w14:paraId="0EAC0A91" w14:textId="77777777" w:rsidR="00B11855" w:rsidRPr="001F42D3" w:rsidRDefault="003D003E" w:rsidP="006B1888">
            <w:pPr>
              <w:pStyle w:val="TableEntry"/>
            </w:pPr>
            <w:r w:rsidRPr="001F42D3">
              <w:t>2</w:t>
            </w:r>
          </w:p>
        </w:tc>
        <w:tc>
          <w:tcPr>
            <w:tcW w:w="760" w:type="dxa"/>
          </w:tcPr>
          <w:p w14:paraId="791E0DC0" w14:textId="77777777" w:rsidR="00B11855" w:rsidRPr="001F42D3" w:rsidRDefault="003D003E" w:rsidP="006B1888">
            <w:pPr>
              <w:pStyle w:val="TableEntry"/>
            </w:pPr>
            <w:r w:rsidRPr="001F42D3">
              <w:t>IS</w:t>
            </w:r>
          </w:p>
        </w:tc>
        <w:tc>
          <w:tcPr>
            <w:tcW w:w="961" w:type="dxa"/>
          </w:tcPr>
          <w:p w14:paraId="11027DFB" w14:textId="77777777" w:rsidR="00B11855" w:rsidRPr="001F42D3" w:rsidRDefault="003D003E" w:rsidP="006B1888">
            <w:pPr>
              <w:pStyle w:val="TableEntry"/>
            </w:pPr>
            <w:r w:rsidRPr="001F42D3">
              <w:t>X</w:t>
            </w:r>
          </w:p>
        </w:tc>
        <w:tc>
          <w:tcPr>
            <w:tcW w:w="919" w:type="dxa"/>
          </w:tcPr>
          <w:p w14:paraId="27A7CA25" w14:textId="77777777" w:rsidR="00B11855" w:rsidRPr="001F42D3" w:rsidRDefault="003D003E" w:rsidP="006B1888">
            <w:pPr>
              <w:pStyle w:val="TableEntry"/>
            </w:pPr>
            <w:r w:rsidRPr="001F42D3">
              <w:t>[0..0]</w:t>
            </w:r>
          </w:p>
        </w:tc>
        <w:tc>
          <w:tcPr>
            <w:tcW w:w="1258" w:type="dxa"/>
          </w:tcPr>
          <w:p w14:paraId="6B02BD9D" w14:textId="77777777" w:rsidR="00B11855" w:rsidRPr="001F42D3" w:rsidRDefault="003D003E" w:rsidP="006B1888">
            <w:pPr>
              <w:pStyle w:val="TableEntry"/>
            </w:pPr>
            <w:r w:rsidRPr="001F42D3">
              <w:t>0044</w:t>
            </w:r>
          </w:p>
        </w:tc>
        <w:tc>
          <w:tcPr>
            <w:tcW w:w="2834" w:type="dxa"/>
          </w:tcPr>
          <w:p w14:paraId="63311782" w14:textId="77777777" w:rsidR="00B11855" w:rsidRPr="001F42D3" w:rsidRDefault="003D003E" w:rsidP="006B1888">
            <w:pPr>
              <w:pStyle w:val="TableEntry"/>
            </w:pPr>
            <w:r w:rsidRPr="001F42D3">
              <w:t>Contract Code</w:t>
            </w:r>
          </w:p>
        </w:tc>
      </w:tr>
      <w:tr w:rsidR="00C40FD5" w:rsidRPr="001F42D3" w14:paraId="650710AE" w14:textId="77777777" w:rsidTr="006C0E8E">
        <w:trPr>
          <w:cantSplit/>
          <w:jc w:val="center"/>
        </w:trPr>
        <w:tc>
          <w:tcPr>
            <w:tcW w:w="784" w:type="dxa"/>
          </w:tcPr>
          <w:p w14:paraId="0FD1D5B9" w14:textId="77777777" w:rsidR="00B11855" w:rsidRPr="001F42D3" w:rsidRDefault="003D003E" w:rsidP="006B1888">
            <w:pPr>
              <w:pStyle w:val="TableEntry"/>
            </w:pPr>
            <w:r w:rsidRPr="001F42D3">
              <w:t>25</w:t>
            </w:r>
          </w:p>
        </w:tc>
        <w:tc>
          <w:tcPr>
            <w:tcW w:w="764" w:type="dxa"/>
          </w:tcPr>
          <w:p w14:paraId="0000DBC6" w14:textId="77777777" w:rsidR="00B11855" w:rsidRPr="001F42D3" w:rsidRDefault="003D003E" w:rsidP="006B1888">
            <w:pPr>
              <w:pStyle w:val="TableEntry"/>
            </w:pPr>
            <w:r w:rsidRPr="001F42D3">
              <w:t>8</w:t>
            </w:r>
          </w:p>
        </w:tc>
        <w:tc>
          <w:tcPr>
            <w:tcW w:w="760" w:type="dxa"/>
          </w:tcPr>
          <w:p w14:paraId="3BFBEBEF" w14:textId="77777777" w:rsidR="00B11855" w:rsidRPr="001F42D3" w:rsidRDefault="003D003E" w:rsidP="006B1888">
            <w:pPr>
              <w:pStyle w:val="TableEntry"/>
            </w:pPr>
            <w:r w:rsidRPr="001F42D3">
              <w:t>DT</w:t>
            </w:r>
          </w:p>
        </w:tc>
        <w:tc>
          <w:tcPr>
            <w:tcW w:w="961" w:type="dxa"/>
          </w:tcPr>
          <w:p w14:paraId="4A9701B9" w14:textId="77777777" w:rsidR="00B11855" w:rsidRPr="001F42D3" w:rsidRDefault="003D003E" w:rsidP="006B1888">
            <w:pPr>
              <w:pStyle w:val="TableEntry"/>
            </w:pPr>
            <w:r w:rsidRPr="001F42D3">
              <w:t>X</w:t>
            </w:r>
          </w:p>
        </w:tc>
        <w:tc>
          <w:tcPr>
            <w:tcW w:w="919" w:type="dxa"/>
          </w:tcPr>
          <w:p w14:paraId="1E29EBED" w14:textId="77777777" w:rsidR="00B11855" w:rsidRPr="001F42D3" w:rsidRDefault="003D003E" w:rsidP="006B1888">
            <w:pPr>
              <w:pStyle w:val="TableEntry"/>
            </w:pPr>
            <w:r w:rsidRPr="001F42D3">
              <w:t>[0..0]</w:t>
            </w:r>
          </w:p>
        </w:tc>
        <w:tc>
          <w:tcPr>
            <w:tcW w:w="1258" w:type="dxa"/>
          </w:tcPr>
          <w:p w14:paraId="494CB525" w14:textId="77777777" w:rsidR="00B11855" w:rsidRPr="001F42D3" w:rsidRDefault="00B11855" w:rsidP="006B1888">
            <w:pPr>
              <w:pStyle w:val="TableEntry"/>
            </w:pPr>
          </w:p>
        </w:tc>
        <w:tc>
          <w:tcPr>
            <w:tcW w:w="2834" w:type="dxa"/>
          </w:tcPr>
          <w:p w14:paraId="1ECE2250" w14:textId="77777777" w:rsidR="00B11855" w:rsidRPr="001F42D3" w:rsidRDefault="003D003E" w:rsidP="006B1888">
            <w:pPr>
              <w:pStyle w:val="TableEntry"/>
            </w:pPr>
            <w:r w:rsidRPr="001F42D3">
              <w:t>Contract Effective Date</w:t>
            </w:r>
          </w:p>
        </w:tc>
      </w:tr>
      <w:tr w:rsidR="00C40FD5" w:rsidRPr="001F42D3" w14:paraId="161B5082" w14:textId="77777777" w:rsidTr="006C0E8E">
        <w:trPr>
          <w:cantSplit/>
          <w:jc w:val="center"/>
        </w:trPr>
        <w:tc>
          <w:tcPr>
            <w:tcW w:w="784" w:type="dxa"/>
          </w:tcPr>
          <w:p w14:paraId="5B17D733" w14:textId="77777777" w:rsidR="00B11855" w:rsidRPr="001F42D3" w:rsidRDefault="003D003E" w:rsidP="006B1888">
            <w:pPr>
              <w:pStyle w:val="TableEntry"/>
            </w:pPr>
            <w:r w:rsidRPr="001F42D3">
              <w:t>26</w:t>
            </w:r>
          </w:p>
        </w:tc>
        <w:tc>
          <w:tcPr>
            <w:tcW w:w="764" w:type="dxa"/>
          </w:tcPr>
          <w:p w14:paraId="3CA7A043" w14:textId="77777777" w:rsidR="00B11855" w:rsidRPr="001F42D3" w:rsidRDefault="003D003E" w:rsidP="006B1888">
            <w:pPr>
              <w:pStyle w:val="TableEntry"/>
            </w:pPr>
            <w:r w:rsidRPr="001F42D3">
              <w:t>12</w:t>
            </w:r>
          </w:p>
        </w:tc>
        <w:tc>
          <w:tcPr>
            <w:tcW w:w="760" w:type="dxa"/>
          </w:tcPr>
          <w:p w14:paraId="05BBF0ED" w14:textId="77777777" w:rsidR="00B11855" w:rsidRPr="001F42D3" w:rsidRDefault="003D003E" w:rsidP="006B1888">
            <w:pPr>
              <w:pStyle w:val="TableEntry"/>
            </w:pPr>
            <w:r w:rsidRPr="001F42D3">
              <w:t>NM</w:t>
            </w:r>
          </w:p>
        </w:tc>
        <w:tc>
          <w:tcPr>
            <w:tcW w:w="961" w:type="dxa"/>
          </w:tcPr>
          <w:p w14:paraId="16166B9F" w14:textId="77777777" w:rsidR="00B11855" w:rsidRPr="001F42D3" w:rsidRDefault="003D003E" w:rsidP="006B1888">
            <w:pPr>
              <w:pStyle w:val="TableEntry"/>
            </w:pPr>
            <w:r w:rsidRPr="001F42D3">
              <w:t>X</w:t>
            </w:r>
          </w:p>
        </w:tc>
        <w:tc>
          <w:tcPr>
            <w:tcW w:w="919" w:type="dxa"/>
          </w:tcPr>
          <w:p w14:paraId="752B7D16" w14:textId="77777777" w:rsidR="00B11855" w:rsidRPr="001F42D3" w:rsidRDefault="003D003E" w:rsidP="006B1888">
            <w:pPr>
              <w:pStyle w:val="TableEntry"/>
            </w:pPr>
            <w:r w:rsidRPr="001F42D3">
              <w:t>[0..0]</w:t>
            </w:r>
          </w:p>
        </w:tc>
        <w:tc>
          <w:tcPr>
            <w:tcW w:w="1258" w:type="dxa"/>
          </w:tcPr>
          <w:p w14:paraId="206ABC64" w14:textId="77777777" w:rsidR="00B11855" w:rsidRPr="001F42D3" w:rsidRDefault="00B11855" w:rsidP="006B1888">
            <w:pPr>
              <w:pStyle w:val="TableEntry"/>
            </w:pPr>
          </w:p>
        </w:tc>
        <w:tc>
          <w:tcPr>
            <w:tcW w:w="2834" w:type="dxa"/>
          </w:tcPr>
          <w:p w14:paraId="39CA047F" w14:textId="77777777" w:rsidR="00B11855" w:rsidRPr="001F42D3" w:rsidRDefault="003D003E" w:rsidP="006B1888">
            <w:pPr>
              <w:pStyle w:val="TableEntry"/>
            </w:pPr>
            <w:r w:rsidRPr="001F42D3">
              <w:t>Contract Amount</w:t>
            </w:r>
          </w:p>
        </w:tc>
      </w:tr>
      <w:tr w:rsidR="00C40FD5" w:rsidRPr="001F42D3" w14:paraId="0060EA90" w14:textId="77777777" w:rsidTr="006C0E8E">
        <w:trPr>
          <w:cantSplit/>
          <w:jc w:val="center"/>
        </w:trPr>
        <w:tc>
          <w:tcPr>
            <w:tcW w:w="784" w:type="dxa"/>
          </w:tcPr>
          <w:p w14:paraId="30EC52EF" w14:textId="77777777" w:rsidR="00B11855" w:rsidRPr="001F42D3" w:rsidRDefault="003D003E" w:rsidP="006B1888">
            <w:pPr>
              <w:pStyle w:val="TableEntry"/>
            </w:pPr>
            <w:r w:rsidRPr="001F42D3">
              <w:t>27</w:t>
            </w:r>
          </w:p>
        </w:tc>
        <w:tc>
          <w:tcPr>
            <w:tcW w:w="764" w:type="dxa"/>
          </w:tcPr>
          <w:p w14:paraId="75366E24" w14:textId="77777777" w:rsidR="00B11855" w:rsidRPr="001F42D3" w:rsidRDefault="003D003E" w:rsidP="006B1888">
            <w:pPr>
              <w:pStyle w:val="TableEntry"/>
            </w:pPr>
            <w:r w:rsidRPr="001F42D3">
              <w:t>3</w:t>
            </w:r>
          </w:p>
        </w:tc>
        <w:tc>
          <w:tcPr>
            <w:tcW w:w="760" w:type="dxa"/>
          </w:tcPr>
          <w:p w14:paraId="442C5AAE" w14:textId="77777777" w:rsidR="00B11855" w:rsidRPr="001F42D3" w:rsidRDefault="003D003E" w:rsidP="006B1888">
            <w:pPr>
              <w:pStyle w:val="TableEntry"/>
            </w:pPr>
            <w:r w:rsidRPr="001F42D3">
              <w:t>NM</w:t>
            </w:r>
          </w:p>
        </w:tc>
        <w:tc>
          <w:tcPr>
            <w:tcW w:w="961" w:type="dxa"/>
          </w:tcPr>
          <w:p w14:paraId="749FABEF" w14:textId="77777777" w:rsidR="00B11855" w:rsidRPr="001F42D3" w:rsidRDefault="003D003E" w:rsidP="006B1888">
            <w:pPr>
              <w:pStyle w:val="TableEntry"/>
            </w:pPr>
            <w:r w:rsidRPr="001F42D3">
              <w:t>X</w:t>
            </w:r>
          </w:p>
        </w:tc>
        <w:tc>
          <w:tcPr>
            <w:tcW w:w="919" w:type="dxa"/>
          </w:tcPr>
          <w:p w14:paraId="2C93F127" w14:textId="77777777" w:rsidR="00B11855" w:rsidRPr="001F42D3" w:rsidRDefault="003D003E" w:rsidP="006B1888">
            <w:pPr>
              <w:pStyle w:val="TableEntry"/>
            </w:pPr>
            <w:r w:rsidRPr="001F42D3">
              <w:t>[0..0]</w:t>
            </w:r>
          </w:p>
        </w:tc>
        <w:tc>
          <w:tcPr>
            <w:tcW w:w="1258" w:type="dxa"/>
          </w:tcPr>
          <w:p w14:paraId="42972C6D" w14:textId="77777777" w:rsidR="00B11855" w:rsidRPr="001F42D3" w:rsidRDefault="00B11855" w:rsidP="006B1888">
            <w:pPr>
              <w:pStyle w:val="TableEntry"/>
            </w:pPr>
          </w:p>
        </w:tc>
        <w:tc>
          <w:tcPr>
            <w:tcW w:w="2834" w:type="dxa"/>
          </w:tcPr>
          <w:p w14:paraId="3C902179" w14:textId="77777777" w:rsidR="00B11855" w:rsidRPr="001F42D3" w:rsidRDefault="003D003E" w:rsidP="006B1888">
            <w:pPr>
              <w:pStyle w:val="TableEntry"/>
            </w:pPr>
            <w:r w:rsidRPr="001F42D3">
              <w:t>Contract Period</w:t>
            </w:r>
          </w:p>
        </w:tc>
      </w:tr>
      <w:tr w:rsidR="00C40FD5" w:rsidRPr="001F42D3" w14:paraId="74E0ABE8" w14:textId="77777777" w:rsidTr="006C0E8E">
        <w:trPr>
          <w:cantSplit/>
          <w:jc w:val="center"/>
        </w:trPr>
        <w:tc>
          <w:tcPr>
            <w:tcW w:w="784" w:type="dxa"/>
          </w:tcPr>
          <w:p w14:paraId="2113545B" w14:textId="77777777" w:rsidR="00B11855" w:rsidRPr="001F42D3" w:rsidRDefault="003D003E" w:rsidP="006B1888">
            <w:pPr>
              <w:pStyle w:val="TableEntry"/>
            </w:pPr>
            <w:r w:rsidRPr="001F42D3">
              <w:t>28</w:t>
            </w:r>
          </w:p>
        </w:tc>
        <w:tc>
          <w:tcPr>
            <w:tcW w:w="764" w:type="dxa"/>
          </w:tcPr>
          <w:p w14:paraId="7D97E9D1" w14:textId="77777777" w:rsidR="00B11855" w:rsidRPr="001F42D3" w:rsidRDefault="003D003E" w:rsidP="006B1888">
            <w:pPr>
              <w:pStyle w:val="TableEntry"/>
            </w:pPr>
            <w:r w:rsidRPr="001F42D3">
              <w:t>2</w:t>
            </w:r>
          </w:p>
        </w:tc>
        <w:tc>
          <w:tcPr>
            <w:tcW w:w="760" w:type="dxa"/>
          </w:tcPr>
          <w:p w14:paraId="47F1FF72" w14:textId="77777777" w:rsidR="00B11855" w:rsidRPr="001F42D3" w:rsidRDefault="003D003E" w:rsidP="006B1888">
            <w:pPr>
              <w:pStyle w:val="TableEntry"/>
            </w:pPr>
            <w:r w:rsidRPr="001F42D3">
              <w:t>IS</w:t>
            </w:r>
          </w:p>
        </w:tc>
        <w:tc>
          <w:tcPr>
            <w:tcW w:w="961" w:type="dxa"/>
          </w:tcPr>
          <w:p w14:paraId="29E19075" w14:textId="77777777" w:rsidR="00B11855" w:rsidRPr="001F42D3" w:rsidRDefault="003D003E" w:rsidP="006B1888">
            <w:pPr>
              <w:pStyle w:val="TableEntry"/>
            </w:pPr>
            <w:r w:rsidRPr="001F42D3">
              <w:t>X</w:t>
            </w:r>
          </w:p>
        </w:tc>
        <w:tc>
          <w:tcPr>
            <w:tcW w:w="919" w:type="dxa"/>
          </w:tcPr>
          <w:p w14:paraId="4D6F9C63" w14:textId="77777777" w:rsidR="00B11855" w:rsidRPr="001F42D3" w:rsidRDefault="003D003E" w:rsidP="006B1888">
            <w:pPr>
              <w:pStyle w:val="TableEntry"/>
            </w:pPr>
            <w:r w:rsidRPr="001F42D3">
              <w:t>[0..0]</w:t>
            </w:r>
          </w:p>
        </w:tc>
        <w:tc>
          <w:tcPr>
            <w:tcW w:w="1258" w:type="dxa"/>
          </w:tcPr>
          <w:p w14:paraId="4DCF7188" w14:textId="77777777" w:rsidR="00B11855" w:rsidRPr="001F42D3" w:rsidRDefault="003D003E" w:rsidP="006B1888">
            <w:pPr>
              <w:pStyle w:val="TableEntry"/>
            </w:pPr>
            <w:r w:rsidRPr="001F42D3">
              <w:t>0073</w:t>
            </w:r>
          </w:p>
        </w:tc>
        <w:tc>
          <w:tcPr>
            <w:tcW w:w="2834" w:type="dxa"/>
          </w:tcPr>
          <w:p w14:paraId="2A435A01" w14:textId="77777777" w:rsidR="00B11855" w:rsidRPr="001F42D3" w:rsidRDefault="003D003E" w:rsidP="006B1888">
            <w:pPr>
              <w:pStyle w:val="TableEntry"/>
            </w:pPr>
            <w:r w:rsidRPr="001F42D3">
              <w:t>Interest Code</w:t>
            </w:r>
          </w:p>
        </w:tc>
      </w:tr>
      <w:tr w:rsidR="00C40FD5" w:rsidRPr="001F42D3" w14:paraId="3D78D06B" w14:textId="77777777" w:rsidTr="006C0E8E">
        <w:trPr>
          <w:cantSplit/>
          <w:jc w:val="center"/>
        </w:trPr>
        <w:tc>
          <w:tcPr>
            <w:tcW w:w="784" w:type="dxa"/>
          </w:tcPr>
          <w:p w14:paraId="6A2FD16C" w14:textId="77777777" w:rsidR="00B11855" w:rsidRPr="001F42D3" w:rsidRDefault="003D003E" w:rsidP="006B1888">
            <w:pPr>
              <w:pStyle w:val="TableEntry"/>
            </w:pPr>
            <w:r w:rsidRPr="001F42D3">
              <w:t>29</w:t>
            </w:r>
          </w:p>
        </w:tc>
        <w:tc>
          <w:tcPr>
            <w:tcW w:w="764" w:type="dxa"/>
          </w:tcPr>
          <w:p w14:paraId="47821D09" w14:textId="77777777" w:rsidR="00B11855" w:rsidRPr="001F42D3" w:rsidRDefault="003D003E" w:rsidP="006B1888">
            <w:pPr>
              <w:pStyle w:val="TableEntry"/>
            </w:pPr>
            <w:r w:rsidRPr="001F42D3">
              <w:t>4</w:t>
            </w:r>
          </w:p>
        </w:tc>
        <w:tc>
          <w:tcPr>
            <w:tcW w:w="760" w:type="dxa"/>
          </w:tcPr>
          <w:p w14:paraId="65A0C553" w14:textId="77777777" w:rsidR="00B11855" w:rsidRPr="001F42D3" w:rsidRDefault="003D003E" w:rsidP="006B1888">
            <w:pPr>
              <w:pStyle w:val="TableEntry"/>
            </w:pPr>
            <w:r w:rsidRPr="001F42D3">
              <w:t>IS</w:t>
            </w:r>
          </w:p>
        </w:tc>
        <w:tc>
          <w:tcPr>
            <w:tcW w:w="961" w:type="dxa"/>
          </w:tcPr>
          <w:p w14:paraId="63BEDFEF" w14:textId="77777777" w:rsidR="00B11855" w:rsidRPr="001F42D3" w:rsidRDefault="003D003E" w:rsidP="006B1888">
            <w:pPr>
              <w:pStyle w:val="TableEntry"/>
            </w:pPr>
            <w:r w:rsidRPr="001F42D3">
              <w:t>X</w:t>
            </w:r>
          </w:p>
        </w:tc>
        <w:tc>
          <w:tcPr>
            <w:tcW w:w="919" w:type="dxa"/>
          </w:tcPr>
          <w:p w14:paraId="2CA1CB69" w14:textId="77777777" w:rsidR="00B11855" w:rsidRPr="001F42D3" w:rsidRDefault="003D003E" w:rsidP="006B1888">
            <w:pPr>
              <w:pStyle w:val="TableEntry"/>
            </w:pPr>
            <w:r w:rsidRPr="001F42D3">
              <w:t>[0..0]</w:t>
            </w:r>
          </w:p>
        </w:tc>
        <w:tc>
          <w:tcPr>
            <w:tcW w:w="1258" w:type="dxa"/>
          </w:tcPr>
          <w:p w14:paraId="56055116" w14:textId="77777777" w:rsidR="00B11855" w:rsidRPr="001F42D3" w:rsidRDefault="003D003E" w:rsidP="006B1888">
            <w:pPr>
              <w:pStyle w:val="TableEntry"/>
            </w:pPr>
            <w:r w:rsidRPr="001F42D3">
              <w:t>0110</w:t>
            </w:r>
          </w:p>
        </w:tc>
        <w:tc>
          <w:tcPr>
            <w:tcW w:w="2834" w:type="dxa"/>
          </w:tcPr>
          <w:p w14:paraId="25049FF2" w14:textId="77777777" w:rsidR="00B11855" w:rsidRPr="001F42D3" w:rsidRDefault="003D003E" w:rsidP="006B1888">
            <w:pPr>
              <w:pStyle w:val="TableEntry"/>
            </w:pPr>
            <w:r w:rsidRPr="001F42D3">
              <w:t>Transfer to Bad Debt Code</w:t>
            </w:r>
          </w:p>
        </w:tc>
      </w:tr>
      <w:tr w:rsidR="00C40FD5" w:rsidRPr="001F42D3" w14:paraId="5AFC9614" w14:textId="77777777" w:rsidTr="006C0E8E">
        <w:trPr>
          <w:cantSplit/>
          <w:jc w:val="center"/>
        </w:trPr>
        <w:tc>
          <w:tcPr>
            <w:tcW w:w="784" w:type="dxa"/>
          </w:tcPr>
          <w:p w14:paraId="5EE079FA" w14:textId="77777777" w:rsidR="00B11855" w:rsidRPr="001F42D3" w:rsidRDefault="003D003E" w:rsidP="006B1888">
            <w:pPr>
              <w:pStyle w:val="TableEntry"/>
            </w:pPr>
            <w:r w:rsidRPr="001F42D3">
              <w:t>30</w:t>
            </w:r>
          </w:p>
        </w:tc>
        <w:tc>
          <w:tcPr>
            <w:tcW w:w="764" w:type="dxa"/>
          </w:tcPr>
          <w:p w14:paraId="64B4553E" w14:textId="77777777" w:rsidR="00B11855" w:rsidRPr="001F42D3" w:rsidRDefault="003D003E" w:rsidP="006B1888">
            <w:pPr>
              <w:pStyle w:val="TableEntry"/>
            </w:pPr>
            <w:r w:rsidRPr="001F42D3">
              <w:t>8</w:t>
            </w:r>
          </w:p>
        </w:tc>
        <w:tc>
          <w:tcPr>
            <w:tcW w:w="760" w:type="dxa"/>
          </w:tcPr>
          <w:p w14:paraId="75371B2A" w14:textId="77777777" w:rsidR="00B11855" w:rsidRPr="001F42D3" w:rsidRDefault="003D003E" w:rsidP="006B1888">
            <w:pPr>
              <w:pStyle w:val="TableEntry"/>
            </w:pPr>
            <w:r w:rsidRPr="001F42D3">
              <w:t>DT</w:t>
            </w:r>
          </w:p>
        </w:tc>
        <w:tc>
          <w:tcPr>
            <w:tcW w:w="961" w:type="dxa"/>
          </w:tcPr>
          <w:p w14:paraId="5E1A0CD2" w14:textId="77777777" w:rsidR="00B11855" w:rsidRPr="001F42D3" w:rsidRDefault="003D003E" w:rsidP="006B1888">
            <w:pPr>
              <w:pStyle w:val="TableEntry"/>
            </w:pPr>
            <w:r w:rsidRPr="001F42D3">
              <w:t>X</w:t>
            </w:r>
          </w:p>
        </w:tc>
        <w:tc>
          <w:tcPr>
            <w:tcW w:w="919" w:type="dxa"/>
          </w:tcPr>
          <w:p w14:paraId="286ACA27" w14:textId="77777777" w:rsidR="00B11855" w:rsidRPr="001F42D3" w:rsidRDefault="003D003E" w:rsidP="006B1888">
            <w:pPr>
              <w:pStyle w:val="TableEntry"/>
            </w:pPr>
            <w:r w:rsidRPr="001F42D3">
              <w:t>[0..0]</w:t>
            </w:r>
          </w:p>
        </w:tc>
        <w:tc>
          <w:tcPr>
            <w:tcW w:w="1258" w:type="dxa"/>
          </w:tcPr>
          <w:p w14:paraId="23DA094B" w14:textId="77777777" w:rsidR="00B11855" w:rsidRPr="001F42D3" w:rsidRDefault="00B11855" w:rsidP="006B1888">
            <w:pPr>
              <w:pStyle w:val="TableEntry"/>
            </w:pPr>
          </w:p>
        </w:tc>
        <w:tc>
          <w:tcPr>
            <w:tcW w:w="2834" w:type="dxa"/>
          </w:tcPr>
          <w:p w14:paraId="7EA354E3" w14:textId="77777777" w:rsidR="00B11855" w:rsidRPr="001F42D3" w:rsidRDefault="003D003E" w:rsidP="006B1888">
            <w:pPr>
              <w:pStyle w:val="TableEntry"/>
            </w:pPr>
            <w:r w:rsidRPr="001F42D3">
              <w:t>Transfer to Bad Debt Date</w:t>
            </w:r>
          </w:p>
        </w:tc>
      </w:tr>
      <w:tr w:rsidR="00C40FD5" w:rsidRPr="001F42D3" w14:paraId="11B407A1" w14:textId="77777777" w:rsidTr="006C0E8E">
        <w:trPr>
          <w:cantSplit/>
          <w:jc w:val="center"/>
        </w:trPr>
        <w:tc>
          <w:tcPr>
            <w:tcW w:w="784" w:type="dxa"/>
          </w:tcPr>
          <w:p w14:paraId="271662CC" w14:textId="77777777" w:rsidR="00B11855" w:rsidRPr="001F42D3" w:rsidRDefault="003D003E" w:rsidP="006B1888">
            <w:pPr>
              <w:pStyle w:val="TableEntry"/>
            </w:pPr>
            <w:r w:rsidRPr="001F42D3">
              <w:t>31</w:t>
            </w:r>
          </w:p>
        </w:tc>
        <w:tc>
          <w:tcPr>
            <w:tcW w:w="764" w:type="dxa"/>
          </w:tcPr>
          <w:p w14:paraId="20D8E44F" w14:textId="77777777" w:rsidR="00B11855" w:rsidRPr="001F42D3" w:rsidRDefault="003D003E" w:rsidP="006B1888">
            <w:pPr>
              <w:pStyle w:val="TableEntry"/>
            </w:pPr>
            <w:r w:rsidRPr="001F42D3">
              <w:t>10</w:t>
            </w:r>
          </w:p>
        </w:tc>
        <w:tc>
          <w:tcPr>
            <w:tcW w:w="760" w:type="dxa"/>
          </w:tcPr>
          <w:p w14:paraId="3BBB6704" w14:textId="77777777" w:rsidR="00B11855" w:rsidRPr="001F42D3" w:rsidRDefault="003D003E" w:rsidP="006B1888">
            <w:pPr>
              <w:pStyle w:val="TableEntry"/>
            </w:pPr>
            <w:r w:rsidRPr="001F42D3">
              <w:t>IS</w:t>
            </w:r>
          </w:p>
        </w:tc>
        <w:tc>
          <w:tcPr>
            <w:tcW w:w="961" w:type="dxa"/>
          </w:tcPr>
          <w:p w14:paraId="1F6BE6C3" w14:textId="77777777" w:rsidR="00B11855" w:rsidRPr="001F42D3" w:rsidRDefault="003D003E" w:rsidP="006B1888">
            <w:pPr>
              <w:pStyle w:val="TableEntry"/>
            </w:pPr>
            <w:r w:rsidRPr="001F42D3">
              <w:t>X</w:t>
            </w:r>
          </w:p>
        </w:tc>
        <w:tc>
          <w:tcPr>
            <w:tcW w:w="919" w:type="dxa"/>
          </w:tcPr>
          <w:p w14:paraId="0980864F" w14:textId="77777777" w:rsidR="00B11855" w:rsidRPr="001F42D3" w:rsidRDefault="003D003E" w:rsidP="006B1888">
            <w:pPr>
              <w:pStyle w:val="TableEntry"/>
            </w:pPr>
            <w:r w:rsidRPr="001F42D3">
              <w:t>[0..0]</w:t>
            </w:r>
          </w:p>
        </w:tc>
        <w:tc>
          <w:tcPr>
            <w:tcW w:w="1258" w:type="dxa"/>
          </w:tcPr>
          <w:p w14:paraId="22AD3268" w14:textId="77777777" w:rsidR="00B11855" w:rsidRPr="001F42D3" w:rsidRDefault="003D003E" w:rsidP="006B1888">
            <w:pPr>
              <w:pStyle w:val="TableEntry"/>
            </w:pPr>
            <w:r w:rsidRPr="001F42D3">
              <w:t>0021</w:t>
            </w:r>
          </w:p>
        </w:tc>
        <w:tc>
          <w:tcPr>
            <w:tcW w:w="2834" w:type="dxa"/>
          </w:tcPr>
          <w:p w14:paraId="697391FA" w14:textId="77777777" w:rsidR="00B11855" w:rsidRPr="001F42D3" w:rsidRDefault="003D003E" w:rsidP="006B1888">
            <w:pPr>
              <w:pStyle w:val="TableEntry"/>
            </w:pPr>
            <w:r w:rsidRPr="001F42D3">
              <w:t>Bad Debt Agency Code</w:t>
            </w:r>
          </w:p>
        </w:tc>
      </w:tr>
      <w:tr w:rsidR="00C40FD5" w:rsidRPr="001F42D3" w14:paraId="025A1AB4" w14:textId="77777777" w:rsidTr="006C0E8E">
        <w:trPr>
          <w:cantSplit/>
          <w:jc w:val="center"/>
        </w:trPr>
        <w:tc>
          <w:tcPr>
            <w:tcW w:w="784" w:type="dxa"/>
          </w:tcPr>
          <w:p w14:paraId="42955CDE" w14:textId="77777777" w:rsidR="00B11855" w:rsidRPr="001F42D3" w:rsidRDefault="003D003E" w:rsidP="006B1888">
            <w:pPr>
              <w:pStyle w:val="TableEntry"/>
            </w:pPr>
            <w:r w:rsidRPr="001F42D3">
              <w:t>32</w:t>
            </w:r>
          </w:p>
        </w:tc>
        <w:tc>
          <w:tcPr>
            <w:tcW w:w="764" w:type="dxa"/>
          </w:tcPr>
          <w:p w14:paraId="77187F05" w14:textId="77777777" w:rsidR="00B11855" w:rsidRPr="001F42D3" w:rsidRDefault="003D003E" w:rsidP="006B1888">
            <w:pPr>
              <w:pStyle w:val="TableEntry"/>
            </w:pPr>
            <w:r w:rsidRPr="001F42D3">
              <w:t>12</w:t>
            </w:r>
          </w:p>
        </w:tc>
        <w:tc>
          <w:tcPr>
            <w:tcW w:w="760" w:type="dxa"/>
          </w:tcPr>
          <w:p w14:paraId="01CDE2DF" w14:textId="77777777" w:rsidR="00B11855" w:rsidRPr="001F42D3" w:rsidRDefault="003D003E" w:rsidP="006B1888">
            <w:pPr>
              <w:pStyle w:val="TableEntry"/>
            </w:pPr>
            <w:r w:rsidRPr="001F42D3">
              <w:t>NM</w:t>
            </w:r>
          </w:p>
        </w:tc>
        <w:tc>
          <w:tcPr>
            <w:tcW w:w="961" w:type="dxa"/>
          </w:tcPr>
          <w:p w14:paraId="528548D2" w14:textId="77777777" w:rsidR="00B11855" w:rsidRPr="001F42D3" w:rsidRDefault="003D003E" w:rsidP="006B1888">
            <w:pPr>
              <w:pStyle w:val="TableEntry"/>
            </w:pPr>
            <w:r w:rsidRPr="001F42D3">
              <w:t>X</w:t>
            </w:r>
          </w:p>
        </w:tc>
        <w:tc>
          <w:tcPr>
            <w:tcW w:w="919" w:type="dxa"/>
          </w:tcPr>
          <w:p w14:paraId="5E4788E4" w14:textId="77777777" w:rsidR="00B11855" w:rsidRPr="001F42D3" w:rsidRDefault="003D003E" w:rsidP="006B1888">
            <w:pPr>
              <w:pStyle w:val="TableEntry"/>
            </w:pPr>
            <w:r w:rsidRPr="001F42D3">
              <w:t>[0..0]</w:t>
            </w:r>
          </w:p>
        </w:tc>
        <w:tc>
          <w:tcPr>
            <w:tcW w:w="1258" w:type="dxa"/>
          </w:tcPr>
          <w:p w14:paraId="795B732F" w14:textId="77777777" w:rsidR="00B11855" w:rsidRPr="001F42D3" w:rsidRDefault="00B11855" w:rsidP="006B1888">
            <w:pPr>
              <w:pStyle w:val="TableEntry"/>
            </w:pPr>
          </w:p>
        </w:tc>
        <w:tc>
          <w:tcPr>
            <w:tcW w:w="2834" w:type="dxa"/>
          </w:tcPr>
          <w:p w14:paraId="445EC28B" w14:textId="77777777" w:rsidR="00B11855" w:rsidRPr="001F42D3" w:rsidRDefault="003D003E" w:rsidP="006B1888">
            <w:pPr>
              <w:pStyle w:val="TableEntry"/>
            </w:pPr>
            <w:r w:rsidRPr="001F42D3">
              <w:t>Bad Debt Transfer Amount</w:t>
            </w:r>
          </w:p>
        </w:tc>
      </w:tr>
      <w:tr w:rsidR="00C40FD5" w:rsidRPr="001F42D3" w14:paraId="6B438F95" w14:textId="77777777" w:rsidTr="006C0E8E">
        <w:trPr>
          <w:cantSplit/>
          <w:jc w:val="center"/>
        </w:trPr>
        <w:tc>
          <w:tcPr>
            <w:tcW w:w="784" w:type="dxa"/>
          </w:tcPr>
          <w:p w14:paraId="55BF1473" w14:textId="77777777" w:rsidR="00B11855" w:rsidRPr="001F42D3" w:rsidRDefault="003D003E" w:rsidP="006B1888">
            <w:pPr>
              <w:pStyle w:val="TableEntry"/>
            </w:pPr>
            <w:r w:rsidRPr="001F42D3">
              <w:t>33</w:t>
            </w:r>
          </w:p>
        </w:tc>
        <w:tc>
          <w:tcPr>
            <w:tcW w:w="764" w:type="dxa"/>
          </w:tcPr>
          <w:p w14:paraId="1E806E4D" w14:textId="77777777" w:rsidR="00B11855" w:rsidRPr="001F42D3" w:rsidRDefault="003D003E" w:rsidP="006B1888">
            <w:pPr>
              <w:pStyle w:val="TableEntry"/>
            </w:pPr>
            <w:r w:rsidRPr="001F42D3">
              <w:t>12</w:t>
            </w:r>
          </w:p>
        </w:tc>
        <w:tc>
          <w:tcPr>
            <w:tcW w:w="760" w:type="dxa"/>
          </w:tcPr>
          <w:p w14:paraId="40144761" w14:textId="77777777" w:rsidR="00B11855" w:rsidRPr="001F42D3" w:rsidRDefault="003D003E" w:rsidP="006B1888">
            <w:pPr>
              <w:pStyle w:val="TableEntry"/>
            </w:pPr>
            <w:r w:rsidRPr="001F42D3">
              <w:t>NM</w:t>
            </w:r>
          </w:p>
        </w:tc>
        <w:tc>
          <w:tcPr>
            <w:tcW w:w="961" w:type="dxa"/>
          </w:tcPr>
          <w:p w14:paraId="6503320C" w14:textId="77777777" w:rsidR="00B11855" w:rsidRPr="001F42D3" w:rsidRDefault="003D003E" w:rsidP="006B1888">
            <w:pPr>
              <w:pStyle w:val="TableEntry"/>
            </w:pPr>
            <w:r w:rsidRPr="001F42D3">
              <w:t>X</w:t>
            </w:r>
          </w:p>
        </w:tc>
        <w:tc>
          <w:tcPr>
            <w:tcW w:w="919" w:type="dxa"/>
          </w:tcPr>
          <w:p w14:paraId="46A3E015" w14:textId="77777777" w:rsidR="00B11855" w:rsidRPr="001F42D3" w:rsidRDefault="003D003E" w:rsidP="006B1888">
            <w:pPr>
              <w:pStyle w:val="TableEntry"/>
            </w:pPr>
            <w:r w:rsidRPr="001F42D3">
              <w:t>[0..0]</w:t>
            </w:r>
          </w:p>
        </w:tc>
        <w:tc>
          <w:tcPr>
            <w:tcW w:w="1258" w:type="dxa"/>
          </w:tcPr>
          <w:p w14:paraId="17D86AC9" w14:textId="77777777" w:rsidR="00B11855" w:rsidRPr="001F42D3" w:rsidRDefault="00B11855" w:rsidP="006B1888">
            <w:pPr>
              <w:pStyle w:val="TableEntry"/>
            </w:pPr>
          </w:p>
        </w:tc>
        <w:tc>
          <w:tcPr>
            <w:tcW w:w="2834" w:type="dxa"/>
          </w:tcPr>
          <w:p w14:paraId="64855CBC" w14:textId="77777777" w:rsidR="00B11855" w:rsidRPr="001F42D3" w:rsidRDefault="003D003E" w:rsidP="006B1888">
            <w:pPr>
              <w:pStyle w:val="TableEntry"/>
            </w:pPr>
            <w:r w:rsidRPr="001F42D3">
              <w:t>Bad Debt Recovery Amount</w:t>
            </w:r>
          </w:p>
        </w:tc>
      </w:tr>
      <w:tr w:rsidR="00C40FD5" w:rsidRPr="001F42D3" w14:paraId="25E149E1" w14:textId="77777777" w:rsidTr="006C0E8E">
        <w:trPr>
          <w:cantSplit/>
          <w:jc w:val="center"/>
        </w:trPr>
        <w:tc>
          <w:tcPr>
            <w:tcW w:w="784" w:type="dxa"/>
          </w:tcPr>
          <w:p w14:paraId="19E82790" w14:textId="77777777" w:rsidR="00B11855" w:rsidRPr="001F42D3" w:rsidRDefault="003D003E" w:rsidP="006B1888">
            <w:pPr>
              <w:pStyle w:val="TableEntry"/>
            </w:pPr>
            <w:r w:rsidRPr="001F42D3">
              <w:t>34</w:t>
            </w:r>
          </w:p>
        </w:tc>
        <w:tc>
          <w:tcPr>
            <w:tcW w:w="764" w:type="dxa"/>
          </w:tcPr>
          <w:p w14:paraId="7A429075" w14:textId="77777777" w:rsidR="00B11855" w:rsidRPr="001F42D3" w:rsidRDefault="003D003E" w:rsidP="006B1888">
            <w:pPr>
              <w:pStyle w:val="TableEntry"/>
            </w:pPr>
            <w:r w:rsidRPr="001F42D3">
              <w:t>1</w:t>
            </w:r>
          </w:p>
        </w:tc>
        <w:tc>
          <w:tcPr>
            <w:tcW w:w="760" w:type="dxa"/>
          </w:tcPr>
          <w:p w14:paraId="66ACCDD7" w14:textId="77777777" w:rsidR="00B11855" w:rsidRPr="001F42D3" w:rsidRDefault="003D003E" w:rsidP="006B1888">
            <w:pPr>
              <w:pStyle w:val="TableEntry"/>
            </w:pPr>
            <w:r w:rsidRPr="001F42D3">
              <w:t>IS</w:t>
            </w:r>
          </w:p>
        </w:tc>
        <w:tc>
          <w:tcPr>
            <w:tcW w:w="961" w:type="dxa"/>
          </w:tcPr>
          <w:p w14:paraId="0E619C55" w14:textId="77777777" w:rsidR="00B11855" w:rsidRPr="001F42D3" w:rsidRDefault="003D003E" w:rsidP="006B1888">
            <w:pPr>
              <w:pStyle w:val="TableEntry"/>
            </w:pPr>
            <w:r w:rsidRPr="001F42D3">
              <w:t>X</w:t>
            </w:r>
          </w:p>
        </w:tc>
        <w:tc>
          <w:tcPr>
            <w:tcW w:w="919" w:type="dxa"/>
          </w:tcPr>
          <w:p w14:paraId="51B71995" w14:textId="77777777" w:rsidR="00B11855" w:rsidRPr="001F42D3" w:rsidRDefault="003D003E" w:rsidP="006B1888">
            <w:pPr>
              <w:pStyle w:val="TableEntry"/>
            </w:pPr>
            <w:r w:rsidRPr="001F42D3">
              <w:t>[0..0]</w:t>
            </w:r>
          </w:p>
        </w:tc>
        <w:tc>
          <w:tcPr>
            <w:tcW w:w="1258" w:type="dxa"/>
          </w:tcPr>
          <w:p w14:paraId="785D4583" w14:textId="77777777" w:rsidR="00B11855" w:rsidRPr="001F42D3" w:rsidRDefault="003D003E" w:rsidP="006B1888">
            <w:pPr>
              <w:pStyle w:val="TableEntry"/>
            </w:pPr>
            <w:r w:rsidRPr="001F42D3">
              <w:t>0111</w:t>
            </w:r>
          </w:p>
        </w:tc>
        <w:tc>
          <w:tcPr>
            <w:tcW w:w="2834" w:type="dxa"/>
          </w:tcPr>
          <w:p w14:paraId="2D40B15F" w14:textId="77777777" w:rsidR="00B11855" w:rsidRPr="001F42D3" w:rsidRDefault="003D003E" w:rsidP="006B1888">
            <w:pPr>
              <w:pStyle w:val="TableEntry"/>
            </w:pPr>
            <w:r w:rsidRPr="001F42D3">
              <w:t>Delete Account Indicator</w:t>
            </w:r>
          </w:p>
        </w:tc>
      </w:tr>
      <w:tr w:rsidR="00C40FD5" w:rsidRPr="001F42D3" w14:paraId="5E13D08B" w14:textId="77777777" w:rsidTr="006C0E8E">
        <w:trPr>
          <w:cantSplit/>
          <w:jc w:val="center"/>
        </w:trPr>
        <w:tc>
          <w:tcPr>
            <w:tcW w:w="784" w:type="dxa"/>
          </w:tcPr>
          <w:p w14:paraId="4EDBF156" w14:textId="77777777" w:rsidR="00B11855" w:rsidRPr="001F42D3" w:rsidRDefault="003D003E" w:rsidP="006B1888">
            <w:pPr>
              <w:pStyle w:val="TableEntry"/>
            </w:pPr>
            <w:r w:rsidRPr="001F42D3">
              <w:t>35</w:t>
            </w:r>
          </w:p>
        </w:tc>
        <w:tc>
          <w:tcPr>
            <w:tcW w:w="764" w:type="dxa"/>
          </w:tcPr>
          <w:p w14:paraId="66C65DB6" w14:textId="77777777" w:rsidR="00B11855" w:rsidRPr="001F42D3" w:rsidRDefault="003D003E" w:rsidP="006B1888">
            <w:pPr>
              <w:pStyle w:val="TableEntry"/>
            </w:pPr>
            <w:r w:rsidRPr="001F42D3">
              <w:t>8</w:t>
            </w:r>
          </w:p>
        </w:tc>
        <w:tc>
          <w:tcPr>
            <w:tcW w:w="760" w:type="dxa"/>
          </w:tcPr>
          <w:p w14:paraId="6305F76A" w14:textId="77777777" w:rsidR="00B11855" w:rsidRPr="001F42D3" w:rsidRDefault="003D003E" w:rsidP="006B1888">
            <w:pPr>
              <w:pStyle w:val="TableEntry"/>
            </w:pPr>
            <w:r w:rsidRPr="001F42D3">
              <w:t>DT</w:t>
            </w:r>
          </w:p>
        </w:tc>
        <w:tc>
          <w:tcPr>
            <w:tcW w:w="961" w:type="dxa"/>
          </w:tcPr>
          <w:p w14:paraId="76F197B6" w14:textId="77777777" w:rsidR="00B11855" w:rsidRPr="001F42D3" w:rsidRDefault="003D003E" w:rsidP="006B1888">
            <w:pPr>
              <w:pStyle w:val="TableEntry"/>
            </w:pPr>
            <w:r w:rsidRPr="001F42D3">
              <w:t>X</w:t>
            </w:r>
          </w:p>
        </w:tc>
        <w:tc>
          <w:tcPr>
            <w:tcW w:w="919" w:type="dxa"/>
          </w:tcPr>
          <w:p w14:paraId="2D562B23" w14:textId="77777777" w:rsidR="00B11855" w:rsidRPr="001F42D3" w:rsidRDefault="003D003E" w:rsidP="006B1888">
            <w:pPr>
              <w:pStyle w:val="TableEntry"/>
            </w:pPr>
            <w:r w:rsidRPr="001F42D3">
              <w:t>[0..0]</w:t>
            </w:r>
          </w:p>
        </w:tc>
        <w:tc>
          <w:tcPr>
            <w:tcW w:w="1258" w:type="dxa"/>
          </w:tcPr>
          <w:p w14:paraId="5DC1A7AB" w14:textId="77777777" w:rsidR="00B11855" w:rsidRPr="001F42D3" w:rsidRDefault="00B11855" w:rsidP="006B1888">
            <w:pPr>
              <w:pStyle w:val="TableEntry"/>
            </w:pPr>
          </w:p>
        </w:tc>
        <w:tc>
          <w:tcPr>
            <w:tcW w:w="2834" w:type="dxa"/>
          </w:tcPr>
          <w:p w14:paraId="694A2FAC" w14:textId="77777777" w:rsidR="00B11855" w:rsidRPr="001F42D3" w:rsidRDefault="003D003E" w:rsidP="006B1888">
            <w:pPr>
              <w:pStyle w:val="TableEntry"/>
            </w:pPr>
            <w:r w:rsidRPr="001F42D3">
              <w:t>Delete Account Date</w:t>
            </w:r>
          </w:p>
        </w:tc>
      </w:tr>
      <w:tr w:rsidR="00C40FD5" w:rsidRPr="001F42D3" w14:paraId="3A1DA8C7" w14:textId="77777777" w:rsidTr="006C0E8E">
        <w:trPr>
          <w:cantSplit/>
          <w:jc w:val="center"/>
        </w:trPr>
        <w:tc>
          <w:tcPr>
            <w:tcW w:w="784" w:type="dxa"/>
          </w:tcPr>
          <w:p w14:paraId="39345663" w14:textId="77777777" w:rsidR="00B11855" w:rsidRPr="001F42D3" w:rsidRDefault="003D003E" w:rsidP="006B1888">
            <w:pPr>
              <w:pStyle w:val="TableEntry"/>
            </w:pPr>
            <w:r w:rsidRPr="001F42D3">
              <w:t>36</w:t>
            </w:r>
          </w:p>
        </w:tc>
        <w:tc>
          <w:tcPr>
            <w:tcW w:w="764" w:type="dxa"/>
          </w:tcPr>
          <w:p w14:paraId="27E2F167" w14:textId="77777777" w:rsidR="00B11855" w:rsidRPr="001F42D3" w:rsidRDefault="003D003E" w:rsidP="006B1888">
            <w:pPr>
              <w:pStyle w:val="TableEntry"/>
            </w:pPr>
            <w:r w:rsidRPr="001F42D3">
              <w:t>3</w:t>
            </w:r>
          </w:p>
        </w:tc>
        <w:tc>
          <w:tcPr>
            <w:tcW w:w="760" w:type="dxa"/>
          </w:tcPr>
          <w:p w14:paraId="4853C34D" w14:textId="77777777" w:rsidR="00B11855" w:rsidRPr="001F42D3" w:rsidRDefault="003D003E" w:rsidP="006B1888">
            <w:pPr>
              <w:pStyle w:val="TableEntry"/>
            </w:pPr>
            <w:r w:rsidRPr="001F42D3">
              <w:t>IS</w:t>
            </w:r>
          </w:p>
        </w:tc>
        <w:tc>
          <w:tcPr>
            <w:tcW w:w="961" w:type="dxa"/>
          </w:tcPr>
          <w:p w14:paraId="5078345E" w14:textId="77777777" w:rsidR="00B11855" w:rsidRPr="001F42D3" w:rsidRDefault="003D003E" w:rsidP="006B1888">
            <w:pPr>
              <w:pStyle w:val="TableEntry"/>
            </w:pPr>
            <w:r w:rsidRPr="001F42D3">
              <w:t>X</w:t>
            </w:r>
          </w:p>
        </w:tc>
        <w:tc>
          <w:tcPr>
            <w:tcW w:w="919" w:type="dxa"/>
          </w:tcPr>
          <w:p w14:paraId="2E7DDA5C" w14:textId="77777777" w:rsidR="00B11855" w:rsidRPr="001F42D3" w:rsidRDefault="003D003E" w:rsidP="006B1888">
            <w:pPr>
              <w:pStyle w:val="TableEntry"/>
            </w:pPr>
            <w:r w:rsidRPr="001F42D3">
              <w:t>[0..0]</w:t>
            </w:r>
          </w:p>
        </w:tc>
        <w:tc>
          <w:tcPr>
            <w:tcW w:w="1258" w:type="dxa"/>
          </w:tcPr>
          <w:p w14:paraId="2D2EB797" w14:textId="77777777" w:rsidR="00B11855" w:rsidRPr="001F42D3" w:rsidRDefault="00B11855" w:rsidP="006B1888">
            <w:pPr>
              <w:pStyle w:val="TableEntry"/>
            </w:pPr>
          </w:p>
        </w:tc>
        <w:tc>
          <w:tcPr>
            <w:tcW w:w="2834" w:type="dxa"/>
          </w:tcPr>
          <w:p w14:paraId="7445F039" w14:textId="77777777" w:rsidR="00B11855" w:rsidRPr="001F42D3" w:rsidRDefault="003D003E" w:rsidP="006B1888">
            <w:pPr>
              <w:pStyle w:val="TableEntry"/>
            </w:pPr>
            <w:r w:rsidRPr="001F42D3">
              <w:t>Discharge Disposition</w:t>
            </w:r>
          </w:p>
        </w:tc>
      </w:tr>
      <w:tr w:rsidR="00C40FD5" w:rsidRPr="001F42D3" w14:paraId="7A90651A" w14:textId="77777777" w:rsidTr="006C0E8E">
        <w:trPr>
          <w:cantSplit/>
          <w:jc w:val="center"/>
        </w:trPr>
        <w:tc>
          <w:tcPr>
            <w:tcW w:w="784" w:type="dxa"/>
          </w:tcPr>
          <w:p w14:paraId="1EE0ADB1" w14:textId="77777777" w:rsidR="00B11855" w:rsidRPr="001F42D3" w:rsidRDefault="003D003E" w:rsidP="006B1888">
            <w:pPr>
              <w:pStyle w:val="TableEntry"/>
            </w:pPr>
            <w:r w:rsidRPr="001F42D3">
              <w:t>37</w:t>
            </w:r>
          </w:p>
        </w:tc>
        <w:tc>
          <w:tcPr>
            <w:tcW w:w="764" w:type="dxa"/>
          </w:tcPr>
          <w:p w14:paraId="2C741926" w14:textId="77777777" w:rsidR="00B11855" w:rsidRPr="001F42D3" w:rsidRDefault="003D003E" w:rsidP="006B1888">
            <w:pPr>
              <w:pStyle w:val="TableEntry"/>
            </w:pPr>
            <w:r w:rsidRPr="001F42D3">
              <w:t>47</w:t>
            </w:r>
          </w:p>
        </w:tc>
        <w:tc>
          <w:tcPr>
            <w:tcW w:w="760" w:type="dxa"/>
          </w:tcPr>
          <w:p w14:paraId="7CF582F8" w14:textId="77777777" w:rsidR="00B11855" w:rsidRPr="001F42D3" w:rsidRDefault="003D003E" w:rsidP="006B1888">
            <w:pPr>
              <w:pStyle w:val="TableEntry"/>
            </w:pPr>
            <w:r w:rsidRPr="001F42D3">
              <w:t>DLD</w:t>
            </w:r>
          </w:p>
        </w:tc>
        <w:tc>
          <w:tcPr>
            <w:tcW w:w="961" w:type="dxa"/>
          </w:tcPr>
          <w:p w14:paraId="71AE5ED3" w14:textId="77777777" w:rsidR="00B11855" w:rsidRPr="001F42D3" w:rsidRDefault="003D003E" w:rsidP="006B1888">
            <w:pPr>
              <w:pStyle w:val="TableEntry"/>
            </w:pPr>
            <w:r w:rsidRPr="001F42D3">
              <w:t>X</w:t>
            </w:r>
          </w:p>
        </w:tc>
        <w:tc>
          <w:tcPr>
            <w:tcW w:w="919" w:type="dxa"/>
          </w:tcPr>
          <w:p w14:paraId="4978B2DF" w14:textId="77777777" w:rsidR="00B11855" w:rsidRPr="001F42D3" w:rsidRDefault="003D003E" w:rsidP="006B1888">
            <w:pPr>
              <w:pStyle w:val="TableEntry"/>
            </w:pPr>
            <w:r w:rsidRPr="001F42D3">
              <w:t>[0..0]</w:t>
            </w:r>
          </w:p>
        </w:tc>
        <w:tc>
          <w:tcPr>
            <w:tcW w:w="1258" w:type="dxa"/>
          </w:tcPr>
          <w:p w14:paraId="3672F658" w14:textId="77777777" w:rsidR="00B11855" w:rsidRPr="001F42D3" w:rsidRDefault="003D003E" w:rsidP="006B1888">
            <w:pPr>
              <w:pStyle w:val="TableEntry"/>
            </w:pPr>
            <w:r w:rsidRPr="001F42D3">
              <w:t>0113</w:t>
            </w:r>
          </w:p>
        </w:tc>
        <w:tc>
          <w:tcPr>
            <w:tcW w:w="2834" w:type="dxa"/>
          </w:tcPr>
          <w:p w14:paraId="736165EF" w14:textId="77777777" w:rsidR="00B11855" w:rsidRPr="001F42D3" w:rsidRDefault="003D003E" w:rsidP="006B1888">
            <w:pPr>
              <w:pStyle w:val="TableEntry"/>
            </w:pPr>
            <w:r w:rsidRPr="001F42D3">
              <w:t>Discharged to Location</w:t>
            </w:r>
          </w:p>
        </w:tc>
      </w:tr>
      <w:tr w:rsidR="00C40FD5" w:rsidRPr="001F42D3" w14:paraId="082641D1" w14:textId="77777777" w:rsidTr="006C0E8E">
        <w:trPr>
          <w:cantSplit/>
          <w:jc w:val="center"/>
        </w:trPr>
        <w:tc>
          <w:tcPr>
            <w:tcW w:w="784" w:type="dxa"/>
          </w:tcPr>
          <w:p w14:paraId="10838A36" w14:textId="77777777" w:rsidR="00B11855" w:rsidRPr="001F42D3" w:rsidRDefault="003D003E" w:rsidP="006B1888">
            <w:pPr>
              <w:pStyle w:val="TableEntry"/>
            </w:pPr>
            <w:r w:rsidRPr="001F42D3">
              <w:lastRenderedPageBreak/>
              <w:t>38</w:t>
            </w:r>
          </w:p>
        </w:tc>
        <w:tc>
          <w:tcPr>
            <w:tcW w:w="764" w:type="dxa"/>
          </w:tcPr>
          <w:p w14:paraId="215A0586" w14:textId="77777777" w:rsidR="00B11855" w:rsidRPr="001F42D3" w:rsidRDefault="003D003E" w:rsidP="006B1888">
            <w:pPr>
              <w:pStyle w:val="TableEntry"/>
            </w:pPr>
            <w:r w:rsidRPr="001F42D3">
              <w:t>705</w:t>
            </w:r>
          </w:p>
        </w:tc>
        <w:tc>
          <w:tcPr>
            <w:tcW w:w="760" w:type="dxa"/>
          </w:tcPr>
          <w:p w14:paraId="1592993C" w14:textId="77777777" w:rsidR="00B11855" w:rsidRPr="001F42D3" w:rsidRDefault="00E86B15" w:rsidP="00E86B15">
            <w:pPr>
              <w:pStyle w:val="TableEntry"/>
            </w:pPr>
            <w:r w:rsidRPr="001F42D3">
              <w:t>CWE</w:t>
            </w:r>
          </w:p>
        </w:tc>
        <w:tc>
          <w:tcPr>
            <w:tcW w:w="961" w:type="dxa"/>
          </w:tcPr>
          <w:p w14:paraId="340D4513" w14:textId="77777777" w:rsidR="00B11855" w:rsidRPr="001F42D3" w:rsidRDefault="003D003E" w:rsidP="006B1888">
            <w:pPr>
              <w:pStyle w:val="TableEntry"/>
            </w:pPr>
            <w:r w:rsidRPr="001F42D3">
              <w:t>X</w:t>
            </w:r>
          </w:p>
        </w:tc>
        <w:tc>
          <w:tcPr>
            <w:tcW w:w="919" w:type="dxa"/>
          </w:tcPr>
          <w:p w14:paraId="7C1FBF2B" w14:textId="77777777" w:rsidR="00B11855" w:rsidRPr="001F42D3" w:rsidRDefault="003D003E" w:rsidP="006B1888">
            <w:pPr>
              <w:pStyle w:val="TableEntry"/>
            </w:pPr>
            <w:r w:rsidRPr="001F42D3">
              <w:t>[0..0]</w:t>
            </w:r>
          </w:p>
        </w:tc>
        <w:tc>
          <w:tcPr>
            <w:tcW w:w="1258" w:type="dxa"/>
          </w:tcPr>
          <w:p w14:paraId="68F5C995" w14:textId="77777777" w:rsidR="00B11855" w:rsidRPr="001F42D3" w:rsidRDefault="003D003E" w:rsidP="006B1888">
            <w:pPr>
              <w:pStyle w:val="TableEntry"/>
            </w:pPr>
            <w:r w:rsidRPr="001F42D3">
              <w:t>0114</w:t>
            </w:r>
          </w:p>
        </w:tc>
        <w:tc>
          <w:tcPr>
            <w:tcW w:w="2834" w:type="dxa"/>
          </w:tcPr>
          <w:p w14:paraId="384347CC" w14:textId="77777777" w:rsidR="00B11855" w:rsidRPr="001F42D3" w:rsidRDefault="003D003E" w:rsidP="006B1888">
            <w:pPr>
              <w:pStyle w:val="TableEntry"/>
            </w:pPr>
            <w:r w:rsidRPr="001F42D3">
              <w:t>Diet Type</w:t>
            </w:r>
          </w:p>
        </w:tc>
      </w:tr>
      <w:tr w:rsidR="00C40FD5" w:rsidRPr="001F42D3" w14:paraId="20898403" w14:textId="77777777" w:rsidTr="006C0E8E">
        <w:trPr>
          <w:cantSplit/>
          <w:jc w:val="center"/>
        </w:trPr>
        <w:tc>
          <w:tcPr>
            <w:tcW w:w="784" w:type="dxa"/>
          </w:tcPr>
          <w:p w14:paraId="3EB7A733" w14:textId="77777777" w:rsidR="00B11855" w:rsidRPr="001F42D3" w:rsidRDefault="003D003E" w:rsidP="006B1888">
            <w:pPr>
              <w:pStyle w:val="TableEntry"/>
            </w:pPr>
            <w:r w:rsidRPr="001F42D3">
              <w:t>39</w:t>
            </w:r>
          </w:p>
        </w:tc>
        <w:tc>
          <w:tcPr>
            <w:tcW w:w="764" w:type="dxa"/>
          </w:tcPr>
          <w:p w14:paraId="269612D1" w14:textId="77777777" w:rsidR="00B11855" w:rsidRPr="001F42D3" w:rsidRDefault="003D003E" w:rsidP="006B1888">
            <w:pPr>
              <w:pStyle w:val="TableEntry"/>
            </w:pPr>
            <w:r w:rsidRPr="001F42D3">
              <w:t>2</w:t>
            </w:r>
          </w:p>
        </w:tc>
        <w:tc>
          <w:tcPr>
            <w:tcW w:w="760" w:type="dxa"/>
          </w:tcPr>
          <w:p w14:paraId="665C93BF" w14:textId="77777777" w:rsidR="00B11855" w:rsidRPr="001F42D3" w:rsidRDefault="003D003E" w:rsidP="006B1888">
            <w:pPr>
              <w:pStyle w:val="TableEntry"/>
            </w:pPr>
            <w:r w:rsidRPr="001F42D3">
              <w:t>IS</w:t>
            </w:r>
          </w:p>
        </w:tc>
        <w:tc>
          <w:tcPr>
            <w:tcW w:w="961" w:type="dxa"/>
          </w:tcPr>
          <w:p w14:paraId="089CEC98" w14:textId="77777777" w:rsidR="00B11855" w:rsidRPr="001F42D3" w:rsidRDefault="003D003E" w:rsidP="006B1888">
            <w:pPr>
              <w:pStyle w:val="TableEntry"/>
            </w:pPr>
            <w:r w:rsidRPr="001F42D3">
              <w:t>X</w:t>
            </w:r>
          </w:p>
        </w:tc>
        <w:tc>
          <w:tcPr>
            <w:tcW w:w="919" w:type="dxa"/>
          </w:tcPr>
          <w:p w14:paraId="072D2D68" w14:textId="77777777" w:rsidR="00B11855" w:rsidRPr="001F42D3" w:rsidRDefault="003D003E" w:rsidP="006B1888">
            <w:pPr>
              <w:pStyle w:val="TableEntry"/>
            </w:pPr>
            <w:r w:rsidRPr="001F42D3">
              <w:t>[0..0]</w:t>
            </w:r>
          </w:p>
        </w:tc>
        <w:tc>
          <w:tcPr>
            <w:tcW w:w="1258" w:type="dxa"/>
          </w:tcPr>
          <w:p w14:paraId="6B33AC5F" w14:textId="77777777" w:rsidR="00B11855" w:rsidRPr="001F42D3" w:rsidRDefault="003D003E" w:rsidP="006B1888">
            <w:pPr>
              <w:pStyle w:val="TableEntry"/>
            </w:pPr>
            <w:r w:rsidRPr="001F42D3">
              <w:t>0115</w:t>
            </w:r>
          </w:p>
        </w:tc>
        <w:tc>
          <w:tcPr>
            <w:tcW w:w="2834" w:type="dxa"/>
          </w:tcPr>
          <w:p w14:paraId="38689E31" w14:textId="77777777" w:rsidR="00B11855" w:rsidRPr="001F42D3" w:rsidRDefault="003D003E" w:rsidP="006B1888">
            <w:pPr>
              <w:pStyle w:val="TableEntry"/>
            </w:pPr>
            <w:r w:rsidRPr="001F42D3">
              <w:t>Servicing Facility</w:t>
            </w:r>
          </w:p>
        </w:tc>
      </w:tr>
      <w:tr w:rsidR="00C40FD5" w:rsidRPr="001F42D3" w14:paraId="2EB80247" w14:textId="77777777" w:rsidTr="006C0E8E">
        <w:trPr>
          <w:cantSplit/>
          <w:jc w:val="center"/>
        </w:trPr>
        <w:tc>
          <w:tcPr>
            <w:tcW w:w="784" w:type="dxa"/>
          </w:tcPr>
          <w:p w14:paraId="569A2222" w14:textId="77777777" w:rsidR="00B11855" w:rsidRPr="001F42D3" w:rsidRDefault="003D003E" w:rsidP="006B1888">
            <w:pPr>
              <w:pStyle w:val="TableEntry"/>
            </w:pPr>
            <w:r w:rsidRPr="001F42D3">
              <w:t>40</w:t>
            </w:r>
          </w:p>
        </w:tc>
        <w:tc>
          <w:tcPr>
            <w:tcW w:w="764" w:type="dxa"/>
          </w:tcPr>
          <w:p w14:paraId="721C5148" w14:textId="77777777" w:rsidR="00B11855" w:rsidRPr="001F42D3" w:rsidRDefault="003D003E" w:rsidP="006B1888">
            <w:pPr>
              <w:pStyle w:val="TableEntry"/>
            </w:pPr>
            <w:r w:rsidRPr="001F42D3">
              <w:t>1</w:t>
            </w:r>
          </w:p>
        </w:tc>
        <w:tc>
          <w:tcPr>
            <w:tcW w:w="760" w:type="dxa"/>
          </w:tcPr>
          <w:p w14:paraId="43673CAE" w14:textId="77777777" w:rsidR="00B11855" w:rsidRPr="001F42D3" w:rsidRDefault="003D003E" w:rsidP="006B1888">
            <w:pPr>
              <w:pStyle w:val="TableEntry"/>
            </w:pPr>
            <w:r w:rsidRPr="001F42D3">
              <w:t>IS</w:t>
            </w:r>
          </w:p>
        </w:tc>
        <w:tc>
          <w:tcPr>
            <w:tcW w:w="961" w:type="dxa"/>
          </w:tcPr>
          <w:p w14:paraId="6A8FAD0F" w14:textId="77777777" w:rsidR="00B11855" w:rsidRPr="001F42D3" w:rsidRDefault="003D003E" w:rsidP="006B1888">
            <w:pPr>
              <w:pStyle w:val="TableEntry"/>
            </w:pPr>
            <w:r w:rsidRPr="001F42D3">
              <w:t>X</w:t>
            </w:r>
          </w:p>
        </w:tc>
        <w:tc>
          <w:tcPr>
            <w:tcW w:w="919" w:type="dxa"/>
          </w:tcPr>
          <w:p w14:paraId="24EF0E17" w14:textId="77777777" w:rsidR="00B11855" w:rsidRPr="001F42D3" w:rsidRDefault="003D003E" w:rsidP="006B1888">
            <w:pPr>
              <w:pStyle w:val="TableEntry"/>
            </w:pPr>
            <w:r w:rsidRPr="001F42D3">
              <w:t>[0..0]</w:t>
            </w:r>
          </w:p>
        </w:tc>
        <w:tc>
          <w:tcPr>
            <w:tcW w:w="1258" w:type="dxa"/>
          </w:tcPr>
          <w:p w14:paraId="01FC4294" w14:textId="77777777" w:rsidR="00B11855" w:rsidRPr="001F42D3" w:rsidRDefault="00A4475D" w:rsidP="00863A9A">
            <w:pPr>
              <w:pStyle w:val="TableEntry"/>
            </w:pPr>
            <w:r w:rsidRPr="001F42D3">
              <w:t>0116</w:t>
            </w:r>
          </w:p>
        </w:tc>
        <w:tc>
          <w:tcPr>
            <w:tcW w:w="2834" w:type="dxa"/>
          </w:tcPr>
          <w:p w14:paraId="4592E069" w14:textId="77777777" w:rsidR="00B11855" w:rsidRPr="001F42D3" w:rsidRDefault="003D003E" w:rsidP="006B1888">
            <w:pPr>
              <w:pStyle w:val="TableEntry"/>
            </w:pPr>
            <w:r w:rsidRPr="001F42D3">
              <w:t>Bed Status</w:t>
            </w:r>
          </w:p>
        </w:tc>
      </w:tr>
      <w:tr w:rsidR="00C40FD5" w:rsidRPr="001F42D3" w14:paraId="35D58584" w14:textId="77777777" w:rsidTr="006C0E8E">
        <w:trPr>
          <w:cantSplit/>
          <w:jc w:val="center"/>
        </w:trPr>
        <w:tc>
          <w:tcPr>
            <w:tcW w:w="784" w:type="dxa"/>
          </w:tcPr>
          <w:p w14:paraId="643C1803" w14:textId="77777777" w:rsidR="00B11855" w:rsidRPr="001F42D3" w:rsidRDefault="003D003E" w:rsidP="006B1888">
            <w:pPr>
              <w:pStyle w:val="TableEntry"/>
            </w:pPr>
            <w:r w:rsidRPr="001F42D3">
              <w:t>41</w:t>
            </w:r>
          </w:p>
        </w:tc>
        <w:tc>
          <w:tcPr>
            <w:tcW w:w="764" w:type="dxa"/>
          </w:tcPr>
          <w:p w14:paraId="70720A19" w14:textId="77777777" w:rsidR="00B11855" w:rsidRPr="001F42D3" w:rsidRDefault="003D003E" w:rsidP="006B1888">
            <w:pPr>
              <w:pStyle w:val="TableEntry"/>
            </w:pPr>
            <w:r w:rsidRPr="001F42D3">
              <w:t>2</w:t>
            </w:r>
          </w:p>
        </w:tc>
        <w:tc>
          <w:tcPr>
            <w:tcW w:w="760" w:type="dxa"/>
          </w:tcPr>
          <w:p w14:paraId="61FA4735" w14:textId="77777777" w:rsidR="00B11855" w:rsidRPr="001F42D3" w:rsidRDefault="003D003E" w:rsidP="006B1888">
            <w:pPr>
              <w:pStyle w:val="TableEntry"/>
            </w:pPr>
            <w:r w:rsidRPr="001F42D3">
              <w:t>IS</w:t>
            </w:r>
          </w:p>
        </w:tc>
        <w:tc>
          <w:tcPr>
            <w:tcW w:w="961" w:type="dxa"/>
          </w:tcPr>
          <w:p w14:paraId="598AAC45" w14:textId="77777777" w:rsidR="00B11855" w:rsidRPr="001F42D3" w:rsidRDefault="003D003E" w:rsidP="006B1888">
            <w:pPr>
              <w:pStyle w:val="TableEntry"/>
            </w:pPr>
            <w:r w:rsidRPr="001F42D3">
              <w:t>X</w:t>
            </w:r>
          </w:p>
        </w:tc>
        <w:tc>
          <w:tcPr>
            <w:tcW w:w="919" w:type="dxa"/>
          </w:tcPr>
          <w:p w14:paraId="37FFC21C" w14:textId="77777777" w:rsidR="00B11855" w:rsidRPr="001F42D3" w:rsidRDefault="003D003E" w:rsidP="006B1888">
            <w:pPr>
              <w:pStyle w:val="TableEntry"/>
            </w:pPr>
            <w:r w:rsidRPr="001F42D3">
              <w:t>[0..0]</w:t>
            </w:r>
          </w:p>
        </w:tc>
        <w:tc>
          <w:tcPr>
            <w:tcW w:w="1258" w:type="dxa"/>
          </w:tcPr>
          <w:p w14:paraId="69C68D5A" w14:textId="77777777" w:rsidR="00B11855" w:rsidRPr="001F42D3" w:rsidRDefault="003D003E" w:rsidP="006B1888">
            <w:pPr>
              <w:pStyle w:val="TableEntry"/>
            </w:pPr>
            <w:r w:rsidRPr="001F42D3">
              <w:t>0117</w:t>
            </w:r>
          </w:p>
        </w:tc>
        <w:tc>
          <w:tcPr>
            <w:tcW w:w="2834" w:type="dxa"/>
          </w:tcPr>
          <w:p w14:paraId="0129A618" w14:textId="77777777" w:rsidR="00B11855" w:rsidRPr="001F42D3" w:rsidRDefault="003D003E" w:rsidP="006B1888">
            <w:pPr>
              <w:pStyle w:val="TableEntry"/>
            </w:pPr>
            <w:r w:rsidRPr="001F42D3">
              <w:t>Account Status</w:t>
            </w:r>
          </w:p>
        </w:tc>
      </w:tr>
      <w:tr w:rsidR="00C40FD5" w:rsidRPr="001F42D3" w14:paraId="7EBFBC89" w14:textId="77777777" w:rsidTr="006C0E8E">
        <w:trPr>
          <w:cantSplit/>
          <w:jc w:val="center"/>
        </w:trPr>
        <w:tc>
          <w:tcPr>
            <w:tcW w:w="784" w:type="dxa"/>
          </w:tcPr>
          <w:p w14:paraId="5B6FE588" w14:textId="77777777" w:rsidR="00B11855" w:rsidRPr="001F42D3" w:rsidRDefault="003D003E" w:rsidP="006B1888">
            <w:pPr>
              <w:pStyle w:val="TableEntry"/>
            </w:pPr>
            <w:r w:rsidRPr="001F42D3">
              <w:t>42</w:t>
            </w:r>
          </w:p>
        </w:tc>
        <w:tc>
          <w:tcPr>
            <w:tcW w:w="764" w:type="dxa"/>
          </w:tcPr>
          <w:p w14:paraId="6EC569C5" w14:textId="77777777" w:rsidR="00B11855" w:rsidRPr="001F42D3" w:rsidRDefault="003D003E" w:rsidP="006B1888">
            <w:pPr>
              <w:pStyle w:val="TableEntry"/>
            </w:pPr>
            <w:r w:rsidRPr="001F42D3">
              <w:t>80</w:t>
            </w:r>
          </w:p>
        </w:tc>
        <w:tc>
          <w:tcPr>
            <w:tcW w:w="760" w:type="dxa"/>
          </w:tcPr>
          <w:p w14:paraId="2677A2D4" w14:textId="77777777" w:rsidR="00B11855" w:rsidRPr="001F42D3" w:rsidRDefault="003D003E" w:rsidP="006B1888">
            <w:pPr>
              <w:pStyle w:val="TableEntry"/>
            </w:pPr>
            <w:r w:rsidRPr="001F42D3">
              <w:t>PL</w:t>
            </w:r>
          </w:p>
        </w:tc>
        <w:tc>
          <w:tcPr>
            <w:tcW w:w="961" w:type="dxa"/>
          </w:tcPr>
          <w:p w14:paraId="56AE6705" w14:textId="77777777" w:rsidR="00B11855" w:rsidRPr="001F42D3" w:rsidRDefault="003D003E" w:rsidP="006B1888">
            <w:pPr>
              <w:pStyle w:val="TableEntry"/>
            </w:pPr>
            <w:r w:rsidRPr="001F42D3">
              <w:t>X</w:t>
            </w:r>
          </w:p>
        </w:tc>
        <w:tc>
          <w:tcPr>
            <w:tcW w:w="919" w:type="dxa"/>
          </w:tcPr>
          <w:p w14:paraId="7BB31A02" w14:textId="77777777" w:rsidR="00B11855" w:rsidRPr="001F42D3" w:rsidRDefault="003D003E" w:rsidP="006B1888">
            <w:pPr>
              <w:pStyle w:val="TableEntry"/>
            </w:pPr>
            <w:r w:rsidRPr="001F42D3">
              <w:t>[0..0]</w:t>
            </w:r>
          </w:p>
        </w:tc>
        <w:tc>
          <w:tcPr>
            <w:tcW w:w="1258" w:type="dxa"/>
          </w:tcPr>
          <w:p w14:paraId="20F9ADD9" w14:textId="77777777" w:rsidR="00B11855" w:rsidRPr="001F42D3" w:rsidRDefault="00B11855" w:rsidP="006B1888">
            <w:pPr>
              <w:pStyle w:val="TableEntry"/>
            </w:pPr>
          </w:p>
        </w:tc>
        <w:tc>
          <w:tcPr>
            <w:tcW w:w="2834" w:type="dxa"/>
          </w:tcPr>
          <w:p w14:paraId="258F1FB2" w14:textId="77777777" w:rsidR="00B11855" w:rsidRPr="001F42D3" w:rsidRDefault="003D003E" w:rsidP="006B1888">
            <w:pPr>
              <w:pStyle w:val="TableEntry"/>
            </w:pPr>
            <w:r w:rsidRPr="001F42D3">
              <w:t>Pending Location</w:t>
            </w:r>
          </w:p>
        </w:tc>
      </w:tr>
      <w:tr w:rsidR="00C40FD5" w:rsidRPr="001F42D3" w14:paraId="27D3CBAF" w14:textId="77777777" w:rsidTr="006C0E8E">
        <w:trPr>
          <w:cantSplit/>
          <w:jc w:val="center"/>
        </w:trPr>
        <w:tc>
          <w:tcPr>
            <w:tcW w:w="784" w:type="dxa"/>
          </w:tcPr>
          <w:p w14:paraId="1CB0E1E9" w14:textId="77777777" w:rsidR="00B11855" w:rsidRPr="001F42D3" w:rsidRDefault="003D003E" w:rsidP="006B1888">
            <w:pPr>
              <w:pStyle w:val="TableEntry"/>
            </w:pPr>
            <w:r w:rsidRPr="001F42D3">
              <w:t>43</w:t>
            </w:r>
          </w:p>
        </w:tc>
        <w:tc>
          <w:tcPr>
            <w:tcW w:w="764" w:type="dxa"/>
          </w:tcPr>
          <w:p w14:paraId="48D77126" w14:textId="77777777" w:rsidR="00B11855" w:rsidRPr="001F42D3" w:rsidRDefault="003D003E" w:rsidP="006B1888">
            <w:pPr>
              <w:pStyle w:val="TableEntry"/>
            </w:pPr>
            <w:r w:rsidRPr="001F42D3">
              <w:t>80</w:t>
            </w:r>
          </w:p>
        </w:tc>
        <w:tc>
          <w:tcPr>
            <w:tcW w:w="760" w:type="dxa"/>
          </w:tcPr>
          <w:p w14:paraId="0C1C9FEA" w14:textId="77777777" w:rsidR="00B11855" w:rsidRPr="001F42D3" w:rsidRDefault="003D003E" w:rsidP="006B1888">
            <w:pPr>
              <w:pStyle w:val="TableEntry"/>
            </w:pPr>
            <w:r w:rsidRPr="001F42D3">
              <w:t>PL</w:t>
            </w:r>
          </w:p>
        </w:tc>
        <w:tc>
          <w:tcPr>
            <w:tcW w:w="961" w:type="dxa"/>
          </w:tcPr>
          <w:p w14:paraId="412F9712" w14:textId="77777777" w:rsidR="00B11855" w:rsidRPr="001F42D3" w:rsidRDefault="003D003E" w:rsidP="006B1888">
            <w:pPr>
              <w:pStyle w:val="TableEntry"/>
            </w:pPr>
            <w:r w:rsidRPr="001F42D3">
              <w:t>X</w:t>
            </w:r>
          </w:p>
        </w:tc>
        <w:tc>
          <w:tcPr>
            <w:tcW w:w="919" w:type="dxa"/>
          </w:tcPr>
          <w:p w14:paraId="59C356D1" w14:textId="77777777" w:rsidR="00B11855" w:rsidRPr="001F42D3" w:rsidRDefault="003D003E" w:rsidP="006B1888">
            <w:pPr>
              <w:pStyle w:val="TableEntry"/>
            </w:pPr>
            <w:r w:rsidRPr="001F42D3">
              <w:t>[0..0]</w:t>
            </w:r>
          </w:p>
        </w:tc>
        <w:tc>
          <w:tcPr>
            <w:tcW w:w="1258" w:type="dxa"/>
          </w:tcPr>
          <w:p w14:paraId="35E6827E" w14:textId="77777777" w:rsidR="00B11855" w:rsidRPr="001F42D3" w:rsidRDefault="00B11855" w:rsidP="006B1888">
            <w:pPr>
              <w:pStyle w:val="TableEntry"/>
            </w:pPr>
          </w:p>
        </w:tc>
        <w:tc>
          <w:tcPr>
            <w:tcW w:w="2834" w:type="dxa"/>
          </w:tcPr>
          <w:p w14:paraId="6728EB32" w14:textId="77777777" w:rsidR="00B11855" w:rsidRPr="001F42D3" w:rsidRDefault="003D003E" w:rsidP="006B1888">
            <w:pPr>
              <w:pStyle w:val="TableEntry"/>
            </w:pPr>
            <w:r w:rsidRPr="001F42D3">
              <w:t>Prior Temporary Location</w:t>
            </w:r>
          </w:p>
        </w:tc>
      </w:tr>
      <w:tr w:rsidR="00C40FD5" w:rsidRPr="001F42D3" w14:paraId="06DEA4B5" w14:textId="77777777" w:rsidTr="006C0E8E">
        <w:trPr>
          <w:cantSplit/>
          <w:jc w:val="center"/>
        </w:trPr>
        <w:tc>
          <w:tcPr>
            <w:tcW w:w="784" w:type="dxa"/>
          </w:tcPr>
          <w:p w14:paraId="0339CF58" w14:textId="77777777" w:rsidR="00B11855" w:rsidRPr="001F42D3" w:rsidRDefault="003D003E" w:rsidP="006B1888">
            <w:pPr>
              <w:pStyle w:val="TableEntry"/>
            </w:pPr>
            <w:r w:rsidRPr="001F42D3">
              <w:t>44</w:t>
            </w:r>
          </w:p>
        </w:tc>
        <w:tc>
          <w:tcPr>
            <w:tcW w:w="764" w:type="dxa"/>
          </w:tcPr>
          <w:p w14:paraId="5BD4237B" w14:textId="77777777" w:rsidR="00B11855" w:rsidRPr="001F42D3" w:rsidRDefault="003D003E" w:rsidP="006B1888">
            <w:pPr>
              <w:pStyle w:val="TableEntry"/>
            </w:pPr>
            <w:r w:rsidRPr="001F42D3">
              <w:t>24</w:t>
            </w:r>
          </w:p>
        </w:tc>
        <w:tc>
          <w:tcPr>
            <w:tcW w:w="760" w:type="dxa"/>
          </w:tcPr>
          <w:p w14:paraId="74620E95" w14:textId="77777777" w:rsidR="00B11855" w:rsidRPr="001F42D3" w:rsidRDefault="003D003E" w:rsidP="006B1888">
            <w:pPr>
              <w:pStyle w:val="TableEntry"/>
            </w:pPr>
            <w:r w:rsidRPr="001F42D3">
              <w:t>DTM</w:t>
            </w:r>
          </w:p>
        </w:tc>
        <w:tc>
          <w:tcPr>
            <w:tcW w:w="961" w:type="dxa"/>
          </w:tcPr>
          <w:p w14:paraId="70D6665B" w14:textId="77777777" w:rsidR="00B11855" w:rsidRPr="001F42D3" w:rsidRDefault="003D003E" w:rsidP="006B1888">
            <w:pPr>
              <w:pStyle w:val="TableEntry"/>
            </w:pPr>
            <w:r w:rsidRPr="001F42D3">
              <w:t>RE</w:t>
            </w:r>
          </w:p>
        </w:tc>
        <w:tc>
          <w:tcPr>
            <w:tcW w:w="919" w:type="dxa"/>
          </w:tcPr>
          <w:p w14:paraId="6C21B78D" w14:textId="77777777" w:rsidR="00B11855" w:rsidRPr="001F42D3" w:rsidRDefault="003D003E" w:rsidP="006B1888">
            <w:pPr>
              <w:pStyle w:val="TableEntry"/>
            </w:pPr>
            <w:r w:rsidRPr="001F42D3">
              <w:t>[0..1]</w:t>
            </w:r>
          </w:p>
        </w:tc>
        <w:tc>
          <w:tcPr>
            <w:tcW w:w="1258" w:type="dxa"/>
          </w:tcPr>
          <w:p w14:paraId="648B9E39" w14:textId="77777777" w:rsidR="00B11855" w:rsidRPr="001F42D3" w:rsidRDefault="00B11855" w:rsidP="006B1888">
            <w:pPr>
              <w:pStyle w:val="TableEntry"/>
            </w:pPr>
          </w:p>
        </w:tc>
        <w:tc>
          <w:tcPr>
            <w:tcW w:w="2834" w:type="dxa"/>
          </w:tcPr>
          <w:p w14:paraId="5B41D03D" w14:textId="77777777" w:rsidR="00B11855" w:rsidRPr="001F42D3" w:rsidRDefault="003D003E" w:rsidP="006B1888">
            <w:pPr>
              <w:pStyle w:val="TableEntry"/>
            </w:pPr>
            <w:r w:rsidRPr="001F42D3">
              <w:t>Admit Date/Time</w:t>
            </w:r>
          </w:p>
        </w:tc>
      </w:tr>
      <w:tr w:rsidR="00C40FD5" w:rsidRPr="001F42D3" w14:paraId="3461FE31" w14:textId="77777777" w:rsidTr="006C0E8E">
        <w:trPr>
          <w:cantSplit/>
          <w:jc w:val="center"/>
        </w:trPr>
        <w:tc>
          <w:tcPr>
            <w:tcW w:w="784" w:type="dxa"/>
          </w:tcPr>
          <w:p w14:paraId="2661607D" w14:textId="77777777" w:rsidR="00B11855" w:rsidRPr="001F42D3" w:rsidRDefault="003D003E" w:rsidP="006B1888">
            <w:pPr>
              <w:pStyle w:val="TableEntry"/>
            </w:pPr>
            <w:r w:rsidRPr="001F42D3">
              <w:t>45</w:t>
            </w:r>
          </w:p>
        </w:tc>
        <w:tc>
          <w:tcPr>
            <w:tcW w:w="764" w:type="dxa"/>
          </w:tcPr>
          <w:p w14:paraId="00BF5FC0" w14:textId="77777777" w:rsidR="00B11855" w:rsidRPr="001F42D3" w:rsidRDefault="003D003E" w:rsidP="006B1888">
            <w:pPr>
              <w:pStyle w:val="TableEntry"/>
            </w:pPr>
            <w:r w:rsidRPr="001F42D3">
              <w:t>24</w:t>
            </w:r>
          </w:p>
        </w:tc>
        <w:tc>
          <w:tcPr>
            <w:tcW w:w="760" w:type="dxa"/>
          </w:tcPr>
          <w:p w14:paraId="48C8EF0A" w14:textId="77777777" w:rsidR="00B11855" w:rsidRPr="001F42D3" w:rsidRDefault="003D003E" w:rsidP="006B1888">
            <w:pPr>
              <w:pStyle w:val="TableEntry"/>
            </w:pPr>
            <w:r w:rsidRPr="001F42D3">
              <w:t>DTM</w:t>
            </w:r>
          </w:p>
        </w:tc>
        <w:tc>
          <w:tcPr>
            <w:tcW w:w="961" w:type="dxa"/>
          </w:tcPr>
          <w:p w14:paraId="5F872581" w14:textId="77777777" w:rsidR="00B11855" w:rsidRPr="001F42D3" w:rsidRDefault="003D003E" w:rsidP="006B1888">
            <w:pPr>
              <w:pStyle w:val="TableEntry"/>
            </w:pPr>
            <w:r w:rsidRPr="001F42D3">
              <w:t>X</w:t>
            </w:r>
          </w:p>
        </w:tc>
        <w:tc>
          <w:tcPr>
            <w:tcW w:w="919" w:type="dxa"/>
          </w:tcPr>
          <w:p w14:paraId="5EB6A71E" w14:textId="77777777" w:rsidR="00B11855" w:rsidRPr="001F42D3" w:rsidRDefault="003D003E" w:rsidP="006B1888">
            <w:pPr>
              <w:pStyle w:val="TableEntry"/>
            </w:pPr>
            <w:r w:rsidRPr="001F42D3">
              <w:t>[0..0]</w:t>
            </w:r>
          </w:p>
        </w:tc>
        <w:tc>
          <w:tcPr>
            <w:tcW w:w="1258" w:type="dxa"/>
          </w:tcPr>
          <w:p w14:paraId="20362143" w14:textId="77777777" w:rsidR="00B11855" w:rsidRPr="001F42D3" w:rsidRDefault="00B11855" w:rsidP="006B1888">
            <w:pPr>
              <w:pStyle w:val="TableEntry"/>
            </w:pPr>
          </w:p>
        </w:tc>
        <w:tc>
          <w:tcPr>
            <w:tcW w:w="2834" w:type="dxa"/>
          </w:tcPr>
          <w:p w14:paraId="57A6C860" w14:textId="77777777" w:rsidR="00B11855" w:rsidRPr="001F42D3" w:rsidRDefault="003D003E" w:rsidP="006B1888">
            <w:pPr>
              <w:pStyle w:val="TableEntry"/>
            </w:pPr>
            <w:r w:rsidRPr="001F42D3">
              <w:t>Discharge Date/Time</w:t>
            </w:r>
          </w:p>
        </w:tc>
      </w:tr>
      <w:tr w:rsidR="00C40FD5" w:rsidRPr="001F42D3" w14:paraId="009636C8" w14:textId="77777777" w:rsidTr="006C0E8E">
        <w:trPr>
          <w:cantSplit/>
          <w:jc w:val="center"/>
        </w:trPr>
        <w:tc>
          <w:tcPr>
            <w:tcW w:w="784" w:type="dxa"/>
          </w:tcPr>
          <w:p w14:paraId="2E61662F" w14:textId="77777777" w:rsidR="00B11855" w:rsidRPr="001F42D3" w:rsidRDefault="003D003E" w:rsidP="006B1888">
            <w:pPr>
              <w:pStyle w:val="TableEntry"/>
            </w:pPr>
            <w:r w:rsidRPr="001F42D3">
              <w:t>46</w:t>
            </w:r>
          </w:p>
        </w:tc>
        <w:tc>
          <w:tcPr>
            <w:tcW w:w="764" w:type="dxa"/>
          </w:tcPr>
          <w:p w14:paraId="6999DE61" w14:textId="77777777" w:rsidR="00B11855" w:rsidRPr="001F42D3" w:rsidRDefault="003D003E" w:rsidP="006B1888">
            <w:pPr>
              <w:pStyle w:val="TableEntry"/>
            </w:pPr>
            <w:r w:rsidRPr="001F42D3">
              <w:t>12</w:t>
            </w:r>
          </w:p>
        </w:tc>
        <w:tc>
          <w:tcPr>
            <w:tcW w:w="760" w:type="dxa"/>
          </w:tcPr>
          <w:p w14:paraId="4EF5301D" w14:textId="77777777" w:rsidR="00B11855" w:rsidRPr="001F42D3" w:rsidRDefault="003D003E" w:rsidP="006B1888">
            <w:pPr>
              <w:pStyle w:val="TableEntry"/>
            </w:pPr>
            <w:r w:rsidRPr="001F42D3">
              <w:t>NM</w:t>
            </w:r>
          </w:p>
        </w:tc>
        <w:tc>
          <w:tcPr>
            <w:tcW w:w="961" w:type="dxa"/>
          </w:tcPr>
          <w:p w14:paraId="2F43B28F" w14:textId="77777777" w:rsidR="00B11855" w:rsidRPr="001F42D3" w:rsidRDefault="003D003E" w:rsidP="006B1888">
            <w:pPr>
              <w:pStyle w:val="TableEntry"/>
            </w:pPr>
            <w:r w:rsidRPr="001F42D3">
              <w:t>X</w:t>
            </w:r>
          </w:p>
        </w:tc>
        <w:tc>
          <w:tcPr>
            <w:tcW w:w="919" w:type="dxa"/>
          </w:tcPr>
          <w:p w14:paraId="5325F29D" w14:textId="77777777" w:rsidR="00B11855" w:rsidRPr="001F42D3" w:rsidRDefault="003D003E" w:rsidP="006B1888">
            <w:pPr>
              <w:pStyle w:val="TableEntry"/>
            </w:pPr>
            <w:r w:rsidRPr="001F42D3">
              <w:t>[0..0]</w:t>
            </w:r>
          </w:p>
        </w:tc>
        <w:tc>
          <w:tcPr>
            <w:tcW w:w="1258" w:type="dxa"/>
          </w:tcPr>
          <w:p w14:paraId="71D942A1" w14:textId="77777777" w:rsidR="00B11855" w:rsidRPr="001F42D3" w:rsidRDefault="00B11855" w:rsidP="006B1888">
            <w:pPr>
              <w:pStyle w:val="TableEntry"/>
            </w:pPr>
          </w:p>
        </w:tc>
        <w:tc>
          <w:tcPr>
            <w:tcW w:w="2834" w:type="dxa"/>
          </w:tcPr>
          <w:p w14:paraId="36DE1346" w14:textId="77777777" w:rsidR="00B11855" w:rsidRPr="001F42D3" w:rsidRDefault="003D003E" w:rsidP="006B1888">
            <w:pPr>
              <w:pStyle w:val="TableEntry"/>
            </w:pPr>
            <w:r w:rsidRPr="001F42D3">
              <w:t>Current Patient Balance</w:t>
            </w:r>
          </w:p>
        </w:tc>
      </w:tr>
      <w:tr w:rsidR="00C40FD5" w:rsidRPr="001F42D3" w14:paraId="7DB8FBCD" w14:textId="77777777" w:rsidTr="006C0E8E">
        <w:trPr>
          <w:cantSplit/>
          <w:jc w:val="center"/>
        </w:trPr>
        <w:tc>
          <w:tcPr>
            <w:tcW w:w="784" w:type="dxa"/>
          </w:tcPr>
          <w:p w14:paraId="1DC03BAC" w14:textId="77777777" w:rsidR="00B11855" w:rsidRPr="001F42D3" w:rsidRDefault="003D003E" w:rsidP="006B1888">
            <w:pPr>
              <w:pStyle w:val="TableEntry"/>
            </w:pPr>
            <w:r w:rsidRPr="001F42D3">
              <w:t>47</w:t>
            </w:r>
          </w:p>
        </w:tc>
        <w:tc>
          <w:tcPr>
            <w:tcW w:w="764" w:type="dxa"/>
          </w:tcPr>
          <w:p w14:paraId="72BE04FB" w14:textId="77777777" w:rsidR="00B11855" w:rsidRPr="001F42D3" w:rsidRDefault="003D003E" w:rsidP="006B1888">
            <w:pPr>
              <w:pStyle w:val="TableEntry"/>
            </w:pPr>
            <w:r w:rsidRPr="001F42D3">
              <w:t>12</w:t>
            </w:r>
          </w:p>
        </w:tc>
        <w:tc>
          <w:tcPr>
            <w:tcW w:w="760" w:type="dxa"/>
          </w:tcPr>
          <w:p w14:paraId="7ED2122B" w14:textId="77777777" w:rsidR="00B11855" w:rsidRPr="001F42D3" w:rsidRDefault="003D003E" w:rsidP="006B1888">
            <w:pPr>
              <w:pStyle w:val="TableEntry"/>
            </w:pPr>
            <w:r w:rsidRPr="001F42D3">
              <w:t>NM</w:t>
            </w:r>
          </w:p>
        </w:tc>
        <w:tc>
          <w:tcPr>
            <w:tcW w:w="961" w:type="dxa"/>
          </w:tcPr>
          <w:p w14:paraId="5C100351" w14:textId="77777777" w:rsidR="00B11855" w:rsidRPr="001F42D3" w:rsidRDefault="003D003E" w:rsidP="006B1888">
            <w:pPr>
              <w:pStyle w:val="TableEntry"/>
            </w:pPr>
            <w:r w:rsidRPr="001F42D3">
              <w:t>X</w:t>
            </w:r>
          </w:p>
        </w:tc>
        <w:tc>
          <w:tcPr>
            <w:tcW w:w="919" w:type="dxa"/>
          </w:tcPr>
          <w:p w14:paraId="6D5C1277" w14:textId="77777777" w:rsidR="00B11855" w:rsidRPr="001F42D3" w:rsidRDefault="003D003E" w:rsidP="006B1888">
            <w:pPr>
              <w:pStyle w:val="TableEntry"/>
            </w:pPr>
            <w:r w:rsidRPr="001F42D3">
              <w:t>[0..0]</w:t>
            </w:r>
          </w:p>
        </w:tc>
        <w:tc>
          <w:tcPr>
            <w:tcW w:w="1258" w:type="dxa"/>
          </w:tcPr>
          <w:p w14:paraId="003D497C" w14:textId="77777777" w:rsidR="00B11855" w:rsidRPr="001F42D3" w:rsidRDefault="00B11855" w:rsidP="006B1888">
            <w:pPr>
              <w:pStyle w:val="TableEntry"/>
            </w:pPr>
          </w:p>
        </w:tc>
        <w:tc>
          <w:tcPr>
            <w:tcW w:w="2834" w:type="dxa"/>
          </w:tcPr>
          <w:p w14:paraId="4A38BD0A" w14:textId="77777777" w:rsidR="00B11855" w:rsidRPr="001F42D3" w:rsidRDefault="003D003E" w:rsidP="006B1888">
            <w:pPr>
              <w:pStyle w:val="TableEntry"/>
            </w:pPr>
            <w:r w:rsidRPr="001F42D3">
              <w:t>Total Charges</w:t>
            </w:r>
          </w:p>
        </w:tc>
      </w:tr>
      <w:tr w:rsidR="00C40FD5" w:rsidRPr="001F42D3" w14:paraId="6B16F7E8" w14:textId="77777777" w:rsidTr="006C0E8E">
        <w:trPr>
          <w:cantSplit/>
          <w:jc w:val="center"/>
        </w:trPr>
        <w:tc>
          <w:tcPr>
            <w:tcW w:w="784" w:type="dxa"/>
          </w:tcPr>
          <w:p w14:paraId="3CA0E787" w14:textId="77777777" w:rsidR="00B11855" w:rsidRPr="001F42D3" w:rsidRDefault="003D003E" w:rsidP="006B1888">
            <w:pPr>
              <w:pStyle w:val="TableEntry"/>
            </w:pPr>
            <w:r w:rsidRPr="001F42D3">
              <w:t>48</w:t>
            </w:r>
          </w:p>
        </w:tc>
        <w:tc>
          <w:tcPr>
            <w:tcW w:w="764" w:type="dxa"/>
          </w:tcPr>
          <w:p w14:paraId="03DEE9DB" w14:textId="77777777" w:rsidR="00B11855" w:rsidRPr="001F42D3" w:rsidRDefault="003D003E" w:rsidP="006B1888">
            <w:pPr>
              <w:pStyle w:val="TableEntry"/>
            </w:pPr>
            <w:r w:rsidRPr="001F42D3">
              <w:t>12</w:t>
            </w:r>
          </w:p>
        </w:tc>
        <w:tc>
          <w:tcPr>
            <w:tcW w:w="760" w:type="dxa"/>
          </w:tcPr>
          <w:p w14:paraId="19BE38CC" w14:textId="77777777" w:rsidR="00B11855" w:rsidRPr="001F42D3" w:rsidRDefault="003D003E" w:rsidP="006B1888">
            <w:pPr>
              <w:pStyle w:val="TableEntry"/>
            </w:pPr>
            <w:r w:rsidRPr="001F42D3">
              <w:t>NM</w:t>
            </w:r>
          </w:p>
        </w:tc>
        <w:tc>
          <w:tcPr>
            <w:tcW w:w="961" w:type="dxa"/>
          </w:tcPr>
          <w:p w14:paraId="3195B377" w14:textId="77777777" w:rsidR="00B11855" w:rsidRPr="001F42D3" w:rsidRDefault="003D003E" w:rsidP="006B1888">
            <w:pPr>
              <w:pStyle w:val="TableEntry"/>
            </w:pPr>
            <w:r w:rsidRPr="001F42D3">
              <w:t>X</w:t>
            </w:r>
          </w:p>
        </w:tc>
        <w:tc>
          <w:tcPr>
            <w:tcW w:w="919" w:type="dxa"/>
          </w:tcPr>
          <w:p w14:paraId="5712AF66" w14:textId="77777777" w:rsidR="00B11855" w:rsidRPr="001F42D3" w:rsidRDefault="003D003E" w:rsidP="006B1888">
            <w:pPr>
              <w:pStyle w:val="TableEntry"/>
            </w:pPr>
            <w:r w:rsidRPr="001F42D3">
              <w:t>[0..0]</w:t>
            </w:r>
          </w:p>
        </w:tc>
        <w:tc>
          <w:tcPr>
            <w:tcW w:w="1258" w:type="dxa"/>
          </w:tcPr>
          <w:p w14:paraId="02DFCDBA" w14:textId="77777777" w:rsidR="00B11855" w:rsidRPr="001F42D3" w:rsidRDefault="00B11855" w:rsidP="006B1888">
            <w:pPr>
              <w:pStyle w:val="TableEntry"/>
            </w:pPr>
          </w:p>
        </w:tc>
        <w:tc>
          <w:tcPr>
            <w:tcW w:w="2834" w:type="dxa"/>
          </w:tcPr>
          <w:p w14:paraId="5EE3FABC" w14:textId="77777777" w:rsidR="00B11855" w:rsidRPr="001F42D3" w:rsidRDefault="003D003E" w:rsidP="006B1888">
            <w:pPr>
              <w:pStyle w:val="TableEntry"/>
            </w:pPr>
            <w:r w:rsidRPr="001F42D3">
              <w:t>Total Adjustments</w:t>
            </w:r>
          </w:p>
        </w:tc>
      </w:tr>
      <w:tr w:rsidR="00C40FD5" w:rsidRPr="001F42D3" w14:paraId="7E5BA10E" w14:textId="77777777" w:rsidTr="006C0E8E">
        <w:trPr>
          <w:cantSplit/>
          <w:jc w:val="center"/>
        </w:trPr>
        <w:tc>
          <w:tcPr>
            <w:tcW w:w="784" w:type="dxa"/>
          </w:tcPr>
          <w:p w14:paraId="6B31688E" w14:textId="77777777" w:rsidR="00B11855" w:rsidRPr="001F42D3" w:rsidRDefault="003D003E" w:rsidP="006B1888">
            <w:pPr>
              <w:pStyle w:val="TableEntry"/>
            </w:pPr>
            <w:r w:rsidRPr="001F42D3">
              <w:t>49</w:t>
            </w:r>
          </w:p>
        </w:tc>
        <w:tc>
          <w:tcPr>
            <w:tcW w:w="764" w:type="dxa"/>
          </w:tcPr>
          <w:p w14:paraId="6184F15E" w14:textId="77777777" w:rsidR="00B11855" w:rsidRPr="001F42D3" w:rsidRDefault="003D003E" w:rsidP="006B1888">
            <w:pPr>
              <w:pStyle w:val="TableEntry"/>
            </w:pPr>
            <w:r w:rsidRPr="001F42D3">
              <w:t>12</w:t>
            </w:r>
          </w:p>
        </w:tc>
        <w:tc>
          <w:tcPr>
            <w:tcW w:w="760" w:type="dxa"/>
          </w:tcPr>
          <w:p w14:paraId="442C7EA3" w14:textId="77777777" w:rsidR="00B11855" w:rsidRPr="001F42D3" w:rsidRDefault="003D003E" w:rsidP="006B1888">
            <w:pPr>
              <w:pStyle w:val="TableEntry"/>
            </w:pPr>
            <w:r w:rsidRPr="001F42D3">
              <w:t>NM</w:t>
            </w:r>
          </w:p>
        </w:tc>
        <w:tc>
          <w:tcPr>
            <w:tcW w:w="961" w:type="dxa"/>
          </w:tcPr>
          <w:p w14:paraId="7A0304BC" w14:textId="77777777" w:rsidR="00B11855" w:rsidRPr="001F42D3" w:rsidRDefault="003D003E" w:rsidP="006B1888">
            <w:pPr>
              <w:pStyle w:val="TableEntry"/>
            </w:pPr>
            <w:r w:rsidRPr="001F42D3">
              <w:t>X</w:t>
            </w:r>
          </w:p>
        </w:tc>
        <w:tc>
          <w:tcPr>
            <w:tcW w:w="919" w:type="dxa"/>
          </w:tcPr>
          <w:p w14:paraId="60D9921C" w14:textId="77777777" w:rsidR="00B11855" w:rsidRPr="001F42D3" w:rsidRDefault="003D003E" w:rsidP="006B1888">
            <w:pPr>
              <w:pStyle w:val="TableEntry"/>
            </w:pPr>
            <w:r w:rsidRPr="001F42D3">
              <w:t>[0..0]</w:t>
            </w:r>
          </w:p>
        </w:tc>
        <w:tc>
          <w:tcPr>
            <w:tcW w:w="1258" w:type="dxa"/>
          </w:tcPr>
          <w:p w14:paraId="15C73915" w14:textId="77777777" w:rsidR="00B11855" w:rsidRPr="001F42D3" w:rsidRDefault="00B11855" w:rsidP="006B1888">
            <w:pPr>
              <w:pStyle w:val="TableEntry"/>
            </w:pPr>
          </w:p>
        </w:tc>
        <w:tc>
          <w:tcPr>
            <w:tcW w:w="2834" w:type="dxa"/>
          </w:tcPr>
          <w:p w14:paraId="16E5863D" w14:textId="77777777" w:rsidR="00B11855" w:rsidRPr="001F42D3" w:rsidRDefault="003D003E" w:rsidP="006B1888">
            <w:pPr>
              <w:pStyle w:val="TableEntry"/>
            </w:pPr>
            <w:r w:rsidRPr="001F42D3">
              <w:t>Total Payments</w:t>
            </w:r>
          </w:p>
        </w:tc>
      </w:tr>
      <w:tr w:rsidR="00C40FD5" w:rsidRPr="001F42D3" w14:paraId="25D6E1F1" w14:textId="77777777" w:rsidTr="006C0E8E">
        <w:trPr>
          <w:cantSplit/>
          <w:jc w:val="center"/>
        </w:trPr>
        <w:tc>
          <w:tcPr>
            <w:tcW w:w="784" w:type="dxa"/>
          </w:tcPr>
          <w:p w14:paraId="1C3EA08E" w14:textId="77777777" w:rsidR="00B11855" w:rsidRPr="001F42D3" w:rsidRDefault="003D003E" w:rsidP="006B1888">
            <w:pPr>
              <w:pStyle w:val="TableEntry"/>
            </w:pPr>
            <w:r w:rsidRPr="001F42D3">
              <w:t>50</w:t>
            </w:r>
          </w:p>
        </w:tc>
        <w:tc>
          <w:tcPr>
            <w:tcW w:w="764" w:type="dxa"/>
          </w:tcPr>
          <w:p w14:paraId="29A234D7" w14:textId="77777777" w:rsidR="00B11855" w:rsidRPr="001F42D3" w:rsidRDefault="003D003E" w:rsidP="006B1888">
            <w:pPr>
              <w:pStyle w:val="TableEntry"/>
            </w:pPr>
            <w:r w:rsidRPr="001F42D3">
              <w:t>250</w:t>
            </w:r>
          </w:p>
        </w:tc>
        <w:tc>
          <w:tcPr>
            <w:tcW w:w="760" w:type="dxa"/>
          </w:tcPr>
          <w:p w14:paraId="4ED1D9FF" w14:textId="77777777" w:rsidR="00B11855" w:rsidRPr="001F42D3" w:rsidRDefault="003D003E" w:rsidP="006B1888">
            <w:pPr>
              <w:pStyle w:val="TableEntry"/>
            </w:pPr>
            <w:r w:rsidRPr="001F42D3">
              <w:t>CX</w:t>
            </w:r>
          </w:p>
        </w:tc>
        <w:tc>
          <w:tcPr>
            <w:tcW w:w="961" w:type="dxa"/>
          </w:tcPr>
          <w:p w14:paraId="63A4E6D3" w14:textId="77777777" w:rsidR="00B11855" w:rsidRPr="001F42D3" w:rsidRDefault="003D003E" w:rsidP="006B1888">
            <w:pPr>
              <w:pStyle w:val="TableEntry"/>
            </w:pPr>
            <w:r w:rsidRPr="001F42D3">
              <w:t>X</w:t>
            </w:r>
          </w:p>
        </w:tc>
        <w:tc>
          <w:tcPr>
            <w:tcW w:w="919" w:type="dxa"/>
          </w:tcPr>
          <w:p w14:paraId="483808AA" w14:textId="77777777" w:rsidR="00B11855" w:rsidRPr="001F42D3" w:rsidRDefault="003D003E" w:rsidP="006B1888">
            <w:pPr>
              <w:pStyle w:val="TableEntry"/>
            </w:pPr>
            <w:r w:rsidRPr="001F42D3">
              <w:t>[0..</w:t>
            </w:r>
            <w:r w:rsidR="00E86B15" w:rsidRPr="001F42D3">
              <w:t>0</w:t>
            </w:r>
            <w:r w:rsidRPr="001F42D3">
              <w:t>]</w:t>
            </w:r>
          </w:p>
        </w:tc>
        <w:tc>
          <w:tcPr>
            <w:tcW w:w="1258" w:type="dxa"/>
          </w:tcPr>
          <w:p w14:paraId="28B13DB2" w14:textId="77777777" w:rsidR="00B11855" w:rsidRPr="001F42D3" w:rsidRDefault="003D003E" w:rsidP="006B1888">
            <w:pPr>
              <w:pStyle w:val="TableEntry"/>
            </w:pPr>
            <w:hyperlink r:id="rId62" w:history="1">
              <w:r w:rsidRPr="001F42D3">
                <w:t>0203</w:t>
              </w:r>
            </w:hyperlink>
          </w:p>
        </w:tc>
        <w:tc>
          <w:tcPr>
            <w:tcW w:w="2834" w:type="dxa"/>
          </w:tcPr>
          <w:p w14:paraId="3298AAA2" w14:textId="77777777" w:rsidR="00B11855" w:rsidRPr="001F42D3" w:rsidRDefault="003D003E" w:rsidP="006B1888">
            <w:pPr>
              <w:pStyle w:val="TableEntry"/>
            </w:pPr>
            <w:r w:rsidRPr="001F42D3">
              <w:t>Alternate Visit ID</w:t>
            </w:r>
          </w:p>
        </w:tc>
      </w:tr>
      <w:tr w:rsidR="00C40FD5" w:rsidRPr="001F42D3" w14:paraId="53311C98" w14:textId="77777777" w:rsidTr="006C0E8E">
        <w:trPr>
          <w:cantSplit/>
          <w:jc w:val="center"/>
        </w:trPr>
        <w:tc>
          <w:tcPr>
            <w:tcW w:w="784" w:type="dxa"/>
          </w:tcPr>
          <w:p w14:paraId="3FA6B344" w14:textId="77777777" w:rsidR="00B11855" w:rsidRPr="001F42D3" w:rsidRDefault="003D003E" w:rsidP="006B1888">
            <w:pPr>
              <w:pStyle w:val="TableEntry"/>
            </w:pPr>
            <w:r w:rsidRPr="001F42D3">
              <w:t>51</w:t>
            </w:r>
          </w:p>
        </w:tc>
        <w:tc>
          <w:tcPr>
            <w:tcW w:w="764" w:type="dxa"/>
          </w:tcPr>
          <w:p w14:paraId="793813F0" w14:textId="77777777" w:rsidR="00B11855" w:rsidRPr="001F42D3" w:rsidRDefault="003D003E" w:rsidP="006B1888">
            <w:pPr>
              <w:pStyle w:val="TableEntry"/>
            </w:pPr>
            <w:r w:rsidRPr="001F42D3">
              <w:t>1</w:t>
            </w:r>
          </w:p>
        </w:tc>
        <w:tc>
          <w:tcPr>
            <w:tcW w:w="760" w:type="dxa"/>
          </w:tcPr>
          <w:p w14:paraId="7761CF07" w14:textId="77777777" w:rsidR="00B11855" w:rsidRPr="001F42D3" w:rsidRDefault="003D003E" w:rsidP="006B1888">
            <w:pPr>
              <w:pStyle w:val="TableEntry"/>
            </w:pPr>
            <w:r w:rsidRPr="001F42D3">
              <w:t>IS</w:t>
            </w:r>
          </w:p>
        </w:tc>
        <w:tc>
          <w:tcPr>
            <w:tcW w:w="961" w:type="dxa"/>
          </w:tcPr>
          <w:p w14:paraId="7E502EA8" w14:textId="77777777" w:rsidR="00B11855" w:rsidRPr="001F42D3" w:rsidRDefault="003D003E" w:rsidP="006B1888">
            <w:pPr>
              <w:pStyle w:val="TableEntry"/>
            </w:pPr>
            <w:r w:rsidRPr="001F42D3">
              <w:t>RE</w:t>
            </w:r>
          </w:p>
        </w:tc>
        <w:tc>
          <w:tcPr>
            <w:tcW w:w="919" w:type="dxa"/>
          </w:tcPr>
          <w:p w14:paraId="651AF19E" w14:textId="77777777" w:rsidR="00B11855" w:rsidRPr="001F42D3" w:rsidRDefault="003D003E" w:rsidP="006B1888">
            <w:pPr>
              <w:pStyle w:val="TableEntry"/>
            </w:pPr>
            <w:r w:rsidRPr="001F42D3">
              <w:t>[0..1]</w:t>
            </w:r>
          </w:p>
        </w:tc>
        <w:tc>
          <w:tcPr>
            <w:tcW w:w="1258" w:type="dxa"/>
          </w:tcPr>
          <w:p w14:paraId="55B42DB6" w14:textId="77777777" w:rsidR="00B11855" w:rsidRPr="001F42D3" w:rsidRDefault="003D003E" w:rsidP="006B1888">
            <w:pPr>
              <w:pStyle w:val="TableEntry"/>
            </w:pPr>
            <w:r w:rsidRPr="001F42D3">
              <w:t>0326</w:t>
            </w:r>
          </w:p>
        </w:tc>
        <w:tc>
          <w:tcPr>
            <w:tcW w:w="2834" w:type="dxa"/>
          </w:tcPr>
          <w:p w14:paraId="7C4A8DDC" w14:textId="77777777" w:rsidR="00B11855" w:rsidRPr="001F42D3" w:rsidRDefault="003D003E" w:rsidP="006B1888">
            <w:pPr>
              <w:pStyle w:val="TableEntry"/>
            </w:pPr>
            <w:r w:rsidRPr="001F42D3">
              <w:t>Visit Indicator</w:t>
            </w:r>
          </w:p>
        </w:tc>
      </w:tr>
    </w:tbl>
    <w:p w14:paraId="1E22CDCF" w14:textId="77777777" w:rsidR="00B11855" w:rsidRPr="001F42D3" w:rsidRDefault="00B11855" w:rsidP="0005027F">
      <w:pPr>
        <w:pStyle w:val="BodyText"/>
      </w:pPr>
    </w:p>
    <w:p w14:paraId="383E48D4" w14:textId="77777777" w:rsidR="00B11855" w:rsidRPr="001F42D3" w:rsidRDefault="003D003E" w:rsidP="00CF5627">
      <w:pPr>
        <w:pStyle w:val="HL7Field"/>
        <w:keepNext w:val="0"/>
        <w:ind w:hanging="2"/>
      </w:pPr>
      <w:r w:rsidRPr="001F42D3">
        <w:t xml:space="preserve">PV1-2   Patient Class </w:t>
      </w:r>
    </w:p>
    <w:p w14:paraId="756716EB" w14:textId="351D68A3" w:rsidR="000166DD" w:rsidRPr="001F42D3" w:rsidRDefault="003D003E" w:rsidP="00CF5627">
      <w:pPr>
        <w:pStyle w:val="HL7FieldIndent2"/>
        <w:ind w:left="0" w:hanging="2"/>
        <w:rPr>
          <w:noProof w:val="0"/>
        </w:rPr>
      </w:pPr>
      <w:r w:rsidRPr="001F42D3">
        <w:rPr>
          <w:noProof w:val="0"/>
        </w:rPr>
        <w:t>Definition: This field is used by systems to categorize patients by site. It does not have a consistent industry-wide definition. It is subject to site</w:t>
      </w:r>
      <w:r w:rsidR="00F76540" w:rsidRPr="001F42D3">
        <w:rPr>
          <w:rFonts w:eastAsia="MS Mincho"/>
          <w:noProof w:val="0"/>
        </w:rPr>
        <w:t>-</w:t>
      </w:r>
      <w:r w:rsidRPr="001F42D3">
        <w:rPr>
          <w:noProof w:val="0"/>
        </w:rPr>
        <w:t xml:space="preserve">specific variations. Refer to </w:t>
      </w:r>
      <w:r w:rsidR="00576EDB" w:rsidRPr="001F42D3">
        <w:rPr>
          <w:noProof w:val="0"/>
        </w:rPr>
        <w:t>T</w:t>
      </w:r>
      <w:r w:rsidRPr="001F42D3">
        <w:rPr>
          <w:noProof w:val="0"/>
        </w:rPr>
        <w:t xml:space="preserve">able B.6-2 </w:t>
      </w:r>
      <w:r w:rsidR="006D613E" w:rsidRPr="001F42D3">
        <w:rPr>
          <w:noProof w:val="0"/>
        </w:rPr>
        <w:t>HL7</w:t>
      </w:r>
      <w:r w:rsidR="00995105" w:rsidRPr="001F42D3">
        <w:rPr>
          <w:noProof w:val="0"/>
        </w:rPr>
        <w:t xml:space="preserve"> </w:t>
      </w:r>
      <w:r w:rsidRPr="001F42D3">
        <w:rPr>
          <w:noProof w:val="0"/>
        </w:rPr>
        <w:t>User-defined Table 0004 - Patient Class for IHE PCD suggested values.</w:t>
      </w:r>
    </w:p>
    <w:p w14:paraId="0EE72AA3" w14:textId="4C72E6EA" w:rsidR="00B11855" w:rsidRPr="001F42D3" w:rsidRDefault="003D003E" w:rsidP="00CF5627">
      <w:pPr>
        <w:pStyle w:val="TableTitle"/>
      </w:pPr>
      <w:r w:rsidRPr="001F42D3">
        <w:t xml:space="preserve">Table B.6-2: </w:t>
      </w:r>
      <w:r w:rsidR="006D613E" w:rsidRPr="001F42D3">
        <w:t>HL7</w:t>
      </w:r>
      <w:r w:rsidR="00995105" w:rsidRPr="001F42D3">
        <w:t xml:space="preserve"> </w:t>
      </w:r>
      <w:r w:rsidRPr="001F42D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1F42D3" w14:paraId="5116AD0A" w14:textId="77777777" w:rsidTr="00EB7483">
        <w:trPr>
          <w:cantSplit/>
          <w:tblHeader/>
          <w:jc w:val="center"/>
        </w:trPr>
        <w:tc>
          <w:tcPr>
            <w:tcW w:w="0" w:type="auto"/>
            <w:shd w:val="clear" w:color="auto" w:fill="D9D9D9"/>
          </w:tcPr>
          <w:p w14:paraId="555B6D08" w14:textId="77777777" w:rsidR="00B11855" w:rsidRPr="001F42D3" w:rsidRDefault="003D003E" w:rsidP="006B1888">
            <w:pPr>
              <w:pStyle w:val="TableEntryHeader"/>
            </w:pPr>
            <w:r w:rsidRPr="001F42D3">
              <w:t>Value</w:t>
            </w:r>
          </w:p>
        </w:tc>
        <w:tc>
          <w:tcPr>
            <w:tcW w:w="0" w:type="auto"/>
            <w:shd w:val="clear" w:color="auto" w:fill="D9D9D9"/>
          </w:tcPr>
          <w:p w14:paraId="2F72A021" w14:textId="77777777" w:rsidR="00B11855" w:rsidRPr="001F42D3" w:rsidRDefault="003D003E" w:rsidP="006B1888">
            <w:pPr>
              <w:pStyle w:val="TableEntryHeader"/>
            </w:pPr>
            <w:r w:rsidRPr="001F42D3">
              <w:t>Description</w:t>
            </w:r>
          </w:p>
        </w:tc>
        <w:tc>
          <w:tcPr>
            <w:tcW w:w="0" w:type="auto"/>
            <w:shd w:val="clear" w:color="auto" w:fill="D9D9D9"/>
          </w:tcPr>
          <w:p w14:paraId="5B75CBC2" w14:textId="77777777" w:rsidR="00B11855" w:rsidRPr="001F42D3" w:rsidRDefault="003D003E" w:rsidP="006B1888">
            <w:pPr>
              <w:pStyle w:val="TableEntryHeader"/>
            </w:pPr>
            <w:r w:rsidRPr="001F42D3">
              <w:t>Comment</w:t>
            </w:r>
          </w:p>
        </w:tc>
      </w:tr>
      <w:tr w:rsidR="00B11855" w:rsidRPr="001F42D3" w14:paraId="35D71C51" w14:textId="77777777" w:rsidTr="006C0E8E">
        <w:trPr>
          <w:cantSplit/>
          <w:jc w:val="center"/>
        </w:trPr>
        <w:tc>
          <w:tcPr>
            <w:tcW w:w="0" w:type="auto"/>
          </w:tcPr>
          <w:p w14:paraId="6DF9311F" w14:textId="77777777" w:rsidR="00B11855" w:rsidRPr="001F42D3" w:rsidRDefault="003D003E" w:rsidP="006B1888">
            <w:pPr>
              <w:pStyle w:val="TableEntry"/>
            </w:pPr>
            <w:r w:rsidRPr="001F42D3">
              <w:t>E</w:t>
            </w:r>
          </w:p>
        </w:tc>
        <w:tc>
          <w:tcPr>
            <w:tcW w:w="0" w:type="auto"/>
          </w:tcPr>
          <w:p w14:paraId="0BDE5FF6" w14:textId="77777777" w:rsidR="00B11855" w:rsidRPr="001F42D3" w:rsidRDefault="003D003E" w:rsidP="006B1888">
            <w:pPr>
              <w:pStyle w:val="TableEntry"/>
            </w:pPr>
            <w:r w:rsidRPr="001F42D3">
              <w:t>Emergency</w:t>
            </w:r>
          </w:p>
        </w:tc>
        <w:tc>
          <w:tcPr>
            <w:tcW w:w="0" w:type="auto"/>
          </w:tcPr>
          <w:p w14:paraId="6D1410D8" w14:textId="77777777" w:rsidR="00B11855" w:rsidRPr="001F42D3" w:rsidRDefault="00B11855" w:rsidP="006B1888">
            <w:pPr>
              <w:pStyle w:val="TableEntry"/>
            </w:pPr>
          </w:p>
        </w:tc>
      </w:tr>
      <w:tr w:rsidR="00B11855" w:rsidRPr="001F42D3" w14:paraId="22F32020" w14:textId="77777777" w:rsidTr="006C0E8E">
        <w:trPr>
          <w:cantSplit/>
          <w:jc w:val="center"/>
        </w:trPr>
        <w:tc>
          <w:tcPr>
            <w:tcW w:w="0" w:type="auto"/>
          </w:tcPr>
          <w:p w14:paraId="18660DFE" w14:textId="77777777" w:rsidR="00B11855" w:rsidRPr="001F42D3" w:rsidRDefault="003D003E" w:rsidP="006B1888">
            <w:pPr>
              <w:pStyle w:val="TableEntry"/>
            </w:pPr>
            <w:r w:rsidRPr="001F42D3">
              <w:t>I</w:t>
            </w:r>
          </w:p>
        </w:tc>
        <w:tc>
          <w:tcPr>
            <w:tcW w:w="0" w:type="auto"/>
          </w:tcPr>
          <w:p w14:paraId="1E339674" w14:textId="77777777" w:rsidR="00B11855" w:rsidRPr="001F42D3" w:rsidRDefault="003D003E" w:rsidP="006B1888">
            <w:pPr>
              <w:pStyle w:val="TableEntry"/>
            </w:pPr>
            <w:r w:rsidRPr="001F42D3">
              <w:t>Inpatient</w:t>
            </w:r>
          </w:p>
        </w:tc>
        <w:tc>
          <w:tcPr>
            <w:tcW w:w="0" w:type="auto"/>
          </w:tcPr>
          <w:p w14:paraId="3C1F9710" w14:textId="77777777" w:rsidR="00B11855" w:rsidRPr="001F42D3" w:rsidRDefault="00B11855" w:rsidP="006B1888">
            <w:pPr>
              <w:pStyle w:val="TableEntry"/>
            </w:pPr>
          </w:p>
        </w:tc>
      </w:tr>
      <w:tr w:rsidR="00B11855" w:rsidRPr="001F42D3" w14:paraId="2CC3ABFA" w14:textId="77777777" w:rsidTr="006C0E8E">
        <w:trPr>
          <w:cantSplit/>
          <w:jc w:val="center"/>
        </w:trPr>
        <w:tc>
          <w:tcPr>
            <w:tcW w:w="0" w:type="auto"/>
          </w:tcPr>
          <w:p w14:paraId="642420E6" w14:textId="77777777" w:rsidR="00B11855" w:rsidRPr="001F42D3" w:rsidRDefault="003D003E" w:rsidP="006B1888">
            <w:pPr>
              <w:pStyle w:val="TableEntry"/>
            </w:pPr>
            <w:r w:rsidRPr="001F42D3">
              <w:t>O</w:t>
            </w:r>
          </w:p>
        </w:tc>
        <w:tc>
          <w:tcPr>
            <w:tcW w:w="0" w:type="auto"/>
          </w:tcPr>
          <w:p w14:paraId="590EF703" w14:textId="77777777" w:rsidR="00B11855" w:rsidRPr="001F42D3" w:rsidRDefault="003D003E" w:rsidP="006B1888">
            <w:pPr>
              <w:pStyle w:val="TableEntry"/>
            </w:pPr>
            <w:r w:rsidRPr="001F42D3">
              <w:t>Outpatient</w:t>
            </w:r>
          </w:p>
        </w:tc>
        <w:tc>
          <w:tcPr>
            <w:tcW w:w="0" w:type="auto"/>
          </w:tcPr>
          <w:p w14:paraId="2E2717AA" w14:textId="77777777" w:rsidR="00B11855" w:rsidRPr="001F42D3" w:rsidRDefault="00B11855" w:rsidP="006B1888">
            <w:pPr>
              <w:pStyle w:val="TableEntry"/>
            </w:pPr>
          </w:p>
        </w:tc>
      </w:tr>
      <w:tr w:rsidR="00B11855" w:rsidRPr="001F42D3" w14:paraId="76F7F6B1" w14:textId="77777777" w:rsidTr="006C0E8E">
        <w:trPr>
          <w:cantSplit/>
          <w:jc w:val="center"/>
        </w:trPr>
        <w:tc>
          <w:tcPr>
            <w:tcW w:w="0" w:type="auto"/>
          </w:tcPr>
          <w:p w14:paraId="69A959C7" w14:textId="77777777" w:rsidR="00B11855" w:rsidRPr="001F42D3" w:rsidRDefault="003D003E" w:rsidP="006B1888">
            <w:pPr>
              <w:pStyle w:val="TableEntry"/>
            </w:pPr>
            <w:r w:rsidRPr="001F42D3">
              <w:t>P</w:t>
            </w:r>
          </w:p>
        </w:tc>
        <w:tc>
          <w:tcPr>
            <w:tcW w:w="0" w:type="auto"/>
          </w:tcPr>
          <w:p w14:paraId="20E61DD5" w14:textId="77777777" w:rsidR="00B11855" w:rsidRPr="001F42D3" w:rsidRDefault="003D003E" w:rsidP="006B1888">
            <w:pPr>
              <w:pStyle w:val="TableEntry"/>
            </w:pPr>
            <w:r w:rsidRPr="001F42D3">
              <w:t>Preadmit</w:t>
            </w:r>
          </w:p>
        </w:tc>
        <w:tc>
          <w:tcPr>
            <w:tcW w:w="0" w:type="auto"/>
          </w:tcPr>
          <w:p w14:paraId="3713357E" w14:textId="77777777" w:rsidR="00B11855" w:rsidRPr="001F42D3" w:rsidRDefault="00B11855" w:rsidP="006B1888">
            <w:pPr>
              <w:pStyle w:val="TableEntry"/>
            </w:pPr>
          </w:p>
        </w:tc>
      </w:tr>
      <w:tr w:rsidR="00B11855" w:rsidRPr="001F42D3" w14:paraId="0430A99E" w14:textId="77777777" w:rsidTr="006C0E8E">
        <w:trPr>
          <w:cantSplit/>
          <w:jc w:val="center"/>
        </w:trPr>
        <w:tc>
          <w:tcPr>
            <w:tcW w:w="0" w:type="auto"/>
          </w:tcPr>
          <w:p w14:paraId="21BFCEED" w14:textId="77777777" w:rsidR="00B11855" w:rsidRPr="001F42D3" w:rsidRDefault="003D003E" w:rsidP="006B1888">
            <w:pPr>
              <w:pStyle w:val="TableEntry"/>
            </w:pPr>
            <w:r w:rsidRPr="001F42D3">
              <w:t>R</w:t>
            </w:r>
          </w:p>
        </w:tc>
        <w:tc>
          <w:tcPr>
            <w:tcW w:w="0" w:type="auto"/>
          </w:tcPr>
          <w:p w14:paraId="56721FDB" w14:textId="77777777" w:rsidR="00B11855" w:rsidRPr="001F42D3" w:rsidRDefault="003D003E" w:rsidP="006B1888">
            <w:pPr>
              <w:pStyle w:val="TableEntry"/>
            </w:pPr>
            <w:r w:rsidRPr="001F42D3">
              <w:t>Recurring patient</w:t>
            </w:r>
          </w:p>
        </w:tc>
        <w:tc>
          <w:tcPr>
            <w:tcW w:w="0" w:type="auto"/>
          </w:tcPr>
          <w:p w14:paraId="733CF284" w14:textId="77777777" w:rsidR="00B11855" w:rsidRPr="001F42D3" w:rsidRDefault="00B11855" w:rsidP="006B1888">
            <w:pPr>
              <w:pStyle w:val="TableEntry"/>
            </w:pPr>
          </w:p>
        </w:tc>
      </w:tr>
      <w:tr w:rsidR="00B11855" w:rsidRPr="001F42D3" w14:paraId="4C70417E" w14:textId="77777777" w:rsidTr="006C0E8E">
        <w:trPr>
          <w:cantSplit/>
          <w:jc w:val="center"/>
        </w:trPr>
        <w:tc>
          <w:tcPr>
            <w:tcW w:w="0" w:type="auto"/>
          </w:tcPr>
          <w:p w14:paraId="59E7C905" w14:textId="77777777" w:rsidR="00B11855" w:rsidRPr="001F42D3" w:rsidRDefault="003D003E" w:rsidP="006B1888">
            <w:pPr>
              <w:pStyle w:val="TableEntry"/>
            </w:pPr>
            <w:r w:rsidRPr="001F42D3">
              <w:t>B</w:t>
            </w:r>
          </w:p>
        </w:tc>
        <w:tc>
          <w:tcPr>
            <w:tcW w:w="0" w:type="auto"/>
          </w:tcPr>
          <w:p w14:paraId="2C17AE9E" w14:textId="77777777" w:rsidR="00B11855" w:rsidRPr="001F42D3" w:rsidRDefault="003D003E" w:rsidP="006B1888">
            <w:pPr>
              <w:pStyle w:val="TableEntry"/>
            </w:pPr>
            <w:r w:rsidRPr="001F42D3">
              <w:t>Obstetrics</w:t>
            </w:r>
          </w:p>
        </w:tc>
        <w:tc>
          <w:tcPr>
            <w:tcW w:w="0" w:type="auto"/>
          </w:tcPr>
          <w:p w14:paraId="2392A929" w14:textId="77777777" w:rsidR="00B11855" w:rsidRPr="001F42D3" w:rsidRDefault="00B11855" w:rsidP="006B1888">
            <w:pPr>
              <w:pStyle w:val="TableEntry"/>
            </w:pPr>
          </w:p>
        </w:tc>
      </w:tr>
      <w:tr w:rsidR="00B11855" w:rsidRPr="001F42D3" w14:paraId="6095E78D" w14:textId="77777777" w:rsidTr="006C0E8E">
        <w:trPr>
          <w:cantSplit/>
          <w:jc w:val="center"/>
        </w:trPr>
        <w:tc>
          <w:tcPr>
            <w:tcW w:w="0" w:type="auto"/>
          </w:tcPr>
          <w:p w14:paraId="098D5013" w14:textId="77777777" w:rsidR="00B11855" w:rsidRPr="001F42D3" w:rsidRDefault="003D003E" w:rsidP="006B1888">
            <w:pPr>
              <w:pStyle w:val="TableEntry"/>
            </w:pPr>
            <w:r w:rsidRPr="001F42D3">
              <w:t>U</w:t>
            </w:r>
          </w:p>
        </w:tc>
        <w:tc>
          <w:tcPr>
            <w:tcW w:w="0" w:type="auto"/>
          </w:tcPr>
          <w:p w14:paraId="0D459F74" w14:textId="77777777" w:rsidR="00B11855" w:rsidRPr="001F42D3" w:rsidRDefault="003D003E" w:rsidP="006B1888">
            <w:pPr>
              <w:pStyle w:val="TableEntry"/>
            </w:pPr>
            <w:r w:rsidRPr="001F42D3">
              <w:t>Unknown</w:t>
            </w:r>
          </w:p>
        </w:tc>
        <w:tc>
          <w:tcPr>
            <w:tcW w:w="0" w:type="auto"/>
          </w:tcPr>
          <w:p w14:paraId="4302E19C" w14:textId="77777777" w:rsidR="00B11855" w:rsidRPr="001F42D3" w:rsidRDefault="00B11855" w:rsidP="006B1888">
            <w:pPr>
              <w:pStyle w:val="TableEntry"/>
            </w:pPr>
          </w:p>
        </w:tc>
      </w:tr>
    </w:tbl>
    <w:p w14:paraId="71E0E9CE" w14:textId="77777777" w:rsidR="00B11855" w:rsidRPr="001F42D3" w:rsidRDefault="00B11855" w:rsidP="007936DE">
      <w:pPr>
        <w:pStyle w:val="BodyText"/>
      </w:pPr>
    </w:p>
    <w:p w14:paraId="5C767F04" w14:textId="77777777" w:rsidR="00B11855" w:rsidRPr="001F42D3" w:rsidRDefault="003D003E" w:rsidP="001422D4">
      <w:pPr>
        <w:pStyle w:val="HL7Field"/>
        <w:ind w:hanging="2"/>
      </w:pPr>
      <w:r w:rsidRPr="001F42D3">
        <w:t>PV1-3   Assigned Location</w:t>
      </w:r>
    </w:p>
    <w:p w14:paraId="48F3ADF8" w14:textId="77777777" w:rsidR="00B11855" w:rsidRPr="001F42D3" w:rsidRDefault="003D003E" w:rsidP="00DF61EC">
      <w:pPr>
        <w:pStyle w:val="HL7FieldIndent2"/>
        <w:ind w:left="0" w:hanging="2"/>
        <w:rPr>
          <w:noProof w:val="0"/>
        </w:rPr>
      </w:pPr>
      <w:r w:rsidRPr="001F42D3">
        <w:rPr>
          <w:noProof w:val="0"/>
        </w:rPr>
        <w:t>IHE PCD definition: This field contains the patient’s initial assigned location or the location to which the patient is being moved</w:t>
      </w:r>
      <w:r w:rsidR="002F3FF7" w:rsidRPr="001F42D3">
        <w:rPr>
          <w:noProof w:val="0"/>
        </w:rPr>
        <w:t>, if known</w:t>
      </w:r>
      <w:r w:rsidRPr="001F42D3">
        <w:rPr>
          <w:noProof w:val="0"/>
        </w:rPr>
        <w:t>. The first component may be the nursing station for inpatient locations, or clinic or department, for locations other than inpatient.</w:t>
      </w:r>
    </w:p>
    <w:p w14:paraId="4765E40D" w14:textId="77777777" w:rsidR="00B11855" w:rsidRPr="001F42D3" w:rsidRDefault="003D003E" w:rsidP="00DF61EC">
      <w:pPr>
        <w:pStyle w:val="HL7FieldIndent2"/>
        <w:ind w:left="0" w:hanging="2"/>
        <w:rPr>
          <w:noProof w:val="0"/>
        </w:rPr>
      </w:pPr>
      <w:r w:rsidRPr="001F42D3">
        <w:rPr>
          <w:noProof w:val="0"/>
        </w:rPr>
        <w:t>For IHE PCD usage</w:t>
      </w:r>
      <w:r w:rsidR="00B37DF5" w:rsidRPr="001F42D3">
        <w:rPr>
          <w:noProof w:val="0"/>
        </w:rPr>
        <w:t>,</w:t>
      </w:r>
      <w:r w:rsidRPr="001F42D3">
        <w:rPr>
          <w:noProof w:val="0"/>
        </w:rPr>
        <w:t xml:space="preserve"> see Appendix </w:t>
      </w:r>
      <w:r w:rsidR="00E86B15" w:rsidRPr="001F42D3">
        <w:rPr>
          <w:noProof w:val="0"/>
        </w:rPr>
        <w:t xml:space="preserve">C.7 </w:t>
      </w:r>
      <w:r w:rsidRPr="001F42D3">
        <w:rPr>
          <w:noProof w:val="0"/>
        </w:rPr>
        <w:t>PL Data Type.</w:t>
      </w:r>
    </w:p>
    <w:p w14:paraId="2AEAA236" w14:textId="77777777" w:rsidR="00B11855" w:rsidRPr="001F42D3" w:rsidRDefault="003D003E" w:rsidP="001422D4">
      <w:pPr>
        <w:pStyle w:val="HL7Field"/>
        <w:ind w:hanging="2"/>
      </w:pPr>
      <w:r w:rsidRPr="001F42D3">
        <w:lastRenderedPageBreak/>
        <w:t>PV1-19   Visit Number</w:t>
      </w:r>
    </w:p>
    <w:p w14:paraId="065DC325" w14:textId="77777777" w:rsidR="00B11855" w:rsidRPr="001F42D3" w:rsidRDefault="003D003E" w:rsidP="00DF61EC">
      <w:pPr>
        <w:pStyle w:val="HL7FieldIndent2"/>
        <w:ind w:left="0" w:hanging="2"/>
        <w:rPr>
          <w:noProof w:val="0"/>
        </w:rPr>
      </w:pPr>
      <w:r w:rsidRPr="001F42D3">
        <w:rPr>
          <w:noProof w:val="0"/>
        </w:rPr>
        <w:t xml:space="preserve">IHE PCD definition: This field contains the unique number assigned to each patient visit. </w:t>
      </w:r>
    </w:p>
    <w:p w14:paraId="56140788" w14:textId="77777777" w:rsidR="00B11855" w:rsidRPr="001F42D3" w:rsidRDefault="003D003E" w:rsidP="00CF5627">
      <w:pPr>
        <w:pStyle w:val="HL7Field"/>
        <w:keepNext w:val="0"/>
        <w:ind w:hanging="2"/>
      </w:pPr>
      <w:r w:rsidRPr="001F42D3">
        <w:t>PV1-44   Admit Time / Date</w:t>
      </w:r>
    </w:p>
    <w:p w14:paraId="5971C2DF" w14:textId="6F118AFA"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1F42D3" w:rsidRDefault="003D003E" w:rsidP="001422D4">
      <w:pPr>
        <w:pStyle w:val="HL7Field"/>
        <w:ind w:hanging="2"/>
      </w:pPr>
      <w:r w:rsidRPr="001F42D3">
        <w:t>PV1-51   Visit Indicator</w:t>
      </w:r>
    </w:p>
    <w:p w14:paraId="51261A42" w14:textId="0F0D8F36"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 xml:space="preserve">definition: This field specifies the level on which data </w:t>
      </w:r>
      <w:proofErr w:type="gramStart"/>
      <w:r w:rsidR="003D003E" w:rsidRPr="001F42D3">
        <w:rPr>
          <w:noProof w:val="0"/>
        </w:rPr>
        <w:t>are</w:t>
      </w:r>
      <w:proofErr w:type="gramEnd"/>
      <w:r w:rsidR="003D003E" w:rsidRPr="001F42D3">
        <w:rPr>
          <w:noProof w:val="0"/>
        </w:rPr>
        <w:t xml:space="preserve"> being sent. It is the indicator used to send data at two levels, visit and account. IHE PCD implementations shall send an ‘A’ or no value when the data in the message </w:t>
      </w:r>
      <w:proofErr w:type="gramStart"/>
      <w:r w:rsidR="003D003E" w:rsidRPr="001F42D3">
        <w:rPr>
          <w:noProof w:val="0"/>
        </w:rPr>
        <w:t>are</w:t>
      </w:r>
      <w:proofErr w:type="gramEnd"/>
      <w:r w:rsidR="003D003E" w:rsidRPr="001F42D3">
        <w:rPr>
          <w:noProof w:val="0"/>
        </w:rPr>
        <w:t xml:space="preserve"> at the account level, or ‘V’ to indicate that the data sent in the message </w:t>
      </w:r>
      <w:proofErr w:type="gramStart"/>
      <w:r w:rsidR="003D003E" w:rsidRPr="001F42D3">
        <w:rPr>
          <w:noProof w:val="0"/>
        </w:rPr>
        <w:t>are</w:t>
      </w:r>
      <w:proofErr w:type="gramEnd"/>
      <w:r w:rsidR="003D003E" w:rsidRPr="001F42D3">
        <w:rPr>
          <w:noProof w:val="0"/>
        </w:rPr>
        <w:t xml:space="preserve"> at the visit level. </w:t>
      </w:r>
    </w:p>
    <w:p w14:paraId="3DCA39B5" w14:textId="77777777" w:rsidR="00B11855" w:rsidRPr="001F42D3" w:rsidRDefault="003D003E" w:rsidP="00DF61EC">
      <w:pPr>
        <w:pStyle w:val="HL7FieldIndent2"/>
        <w:ind w:left="0" w:hanging="2"/>
        <w:rPr>
          <w:noProof w:val="0"/>
        </w:rPr>
      </w:pPr>
      <w:r w:rsidRPr="001F42D3">
        <w:rPr>
          <w:noProof w:val="0"/>
        </w:rPr>
        <w:t>The value of this element affects the context of data sent in PV1, PV2 and any associated hierarchical segments (e.g., DB1, AL1, DG1, etc.).</w:t>
      </w:r>
    </w:p>
    <w:p w14:paraId="1214A588" w14:textId="081D940A" w:rsidR="00B11855" w:rsidRPr="001F42D3" w:rsidRDefault="00564BEB" w:rsidP="00B34AEB">
      <w:pPr>
        <w:pStyle w:val="Heading3"/>
        <w:numPr>
          <w:ilvl w:val="0"/>
          <w:numId w:val="0"/>
        </w:numPr>
        <w:rPr>
          <w:noProof w:val="0"/>
        </w:rPr>
      </w:pPr>
      <w:bookmarkStart w:id="830" w:name="_Toc401769860"/>
      <w:bookmarkStart w:id="831" w:name="_Toc181625224"/>
      <w:r w:rsidRPr="001F42D3">
        <w:rPr>
          <w:noProof w:val="0"/>
        </w:rPr>
        <w:t xml:space="preserve">B.6.1 </w:t>
      </w:r>
      <w:r w:rsidR="003D003E" w:rsidRPr="001F42D3">
        <w:rPr>
          <w:noProof w:val="0"/>
        </w:rPr>
        <w:t xml:space="preserve">PV1 Patient Visit Segment in ACM Transaction </w:t>
      </w:r>
      <w:bookmarkEnd w:id="830"/>
      <w:r w:rsidR="00647994" w:rsidRPr="001F42D3">
        <w:rPr>
          <w:noProof w:val="0"/>
        </w:rPr>
        <w:t>PCD-04</w:t>
      </w:r>
      <w:bookmarkEnd w:id="831"/>
    </w:p>
    <w:p w14:paraId="3D1EFE8A" w14:textId="0CECF0E9" w:rsidR="00B11855" w:rsidRPr="001F42D3" w:rsidRDefault="003D003E" w:rsidP="0066360D">
      <w:pPr>
        <w:pStyle w:val="BodyText"/>
      </w:pPr>
      <w:r w:rsidRPr="001F42D3">
        <w:t xml:space="preserve">This segment is used to identify </w:t>
      </w:r>
      <w:proofErr w:type="gramStart"/>
      <w:r w:rsidRPr="001F42D3">
        <w:t>a patient</w:t>
      </w:r>
      <w:proofErr w:type="gramEnd"/>
      <w:r w:rsidRPr="001F42D3">
        <w:t xml:space="preserve"> location associated with the alert. Real Time Location Services (RTLS) or GPS equipment or personnel location information is not </w:t>
      </w:r>
      <w:proofErr w:type="gramStart"/>
      <w:r w:rsidRPr="001F42D3">
        <w:t>passed</w:t>
      </w:r>
      <w:proofErr w:type="gramEnd"/>
      <w:r w:rsidRPr="001F42D3">
        <w:t xml:space="preserve"> in this segment. It is passed from the </w:t>
      </w:r>
      <w:r w:rsidR="009E2B46" w:rsidRPr="001F42D3">
        <w:t>Alert Reporter</w:t>
      </w:r>
      <w:r w:rsidRPr="001F42D3">
        <w:t xml:space="preserve"> to the </w:t>
      </w:r>
      <w:r w:rsidR="009E2B46" w:rsidRPr="001F42D3">
        <w:t>Alert Manager</w:t>
      </w:r>
      <w:r w:rsidRPr="001F42D3">
        <w:t xml:space="preserve"> via an OBX segment.</w:t>
      </w:r>
    </w:p>
    <w:p w14:paraId="6917CD72" w14:textId="77777777" w:rsidR="00B11855" w:rsidRPr="001F42D3" w:rsidRDefault="003D003E" w:rsidP="0066360D">
      <w:pPr>
        <w:pStyle w:val="BodyText"/>
      </w:pPr>
      <w:r w:rsidRPr="001F42D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1F42D3" w:rsidRDefault="003D003E" w:rsidP="00CF5627">
      <w:pPr>
        <w:pStyle w:val="TableTitle"/>
      </w:pPr>
      <w:r w:rsidRPr="001F42D3">
        <w:t xml:space="preserve">Table B.6.1-1: </w:t>
      </w:r>
      <w:r w:rsidR="006D613E" w:rsidRPr="001F42D3">
        <w:t>HL7</w:t>
      </w:r>
      <w:r w:rsidR="00995105" w:rsidRPr="001F42D3">
        <w:t xml:space="preserve"> </w:t>
      </w:r>
      <w:r w:rsidRPr="001F42D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1F42D3" w14:paraId="33E06AD6" w14:textId="77777777" w:rsidTr="00A92110">
        <w:trPr>
          <w:cantSplit/>
          <w:jc w:val="center"/>
        </w:trPr>
        <w:tc>
          <w:tcPr>
            <w:tcW w:w="816" w:type="dxa"/>
            <w:shd w:val="clear" w:color="auto" w:fill="D9D9D9"/>
          </w:tcPr>
          <w:p w14:paraId="72703524" w14:textId="77777777" w:rsidR="00B11855" w:rsidRPr="001F42D3" w:rsidRDefault="003D003E" w:rsidP="006B1888">
            <w:pPr>
              <w:pStyle w:val="TableEntryHeader"/>
            </w:pPr>
            <w:r w:rsidRPr="001F42D3">
              <w:t>SEQ</w:t>
            </w:r>
          </w:p>
        </w:tc>
        <w:tc>
          <w:tcPr>
            <w:tcW w:w="829" w:type="dxa"/>
            <w:shd w:val="clear" w:color="auto" w:fill="D9D9D9"/>
          </w:tcPr>
          <w:p w14:paraId="55B3980B" w14:textId="77777777" w:rsidR="00B11855" w:rsidRPr="001F42D3" w:rsidRDefault="003D003E" w:rsidP="006B1888">
            <w:pPr>
              <w:pStyle w:val="TableEntryHeader"/>
            </w:pPr>
            <w:r w:rsidRPr="001F42D3">
              <w:t>LEN</w:t>
            </w:r>
          </w:p>
        </w:tc>
        <w:tc>
          <w:tcPr>
            <w:tcW w:w="696" w:type="dxa"/>
            <w:shd w:val="clear" w:color="auto" w:fill="D9D9D9"/>
          </w:tcPr>
          <w:p w14:paraId="65DCC279" w14:textId="77777777" w:rsidR="00B11855" w:rsidRPr="001F42D3" w:rsidRDefault="003D003E" w:rsidP="006B1888">
            <w:pPr>
              <w:pStyle w:val="TableEntryHeader"/>
            </w:pPr>
            <w:r w:rsidRPr="001F42D3">
              <w:t>DT</w:t>
            </w:r>
          </w:p>
        </w:tc>
        <w:tc>
          <w:tcPr>
            <w:tcW w:w="829" w:type="dxa"/>
            <w:shd w:val="clear" w:color="auto" w:fill="D9D9D9"/>
          </w:tcPr>
          <w:p w14:paraId="611D8C0C" w14:textId="77777777" w:rsidR="00B11855" w:rsidRPr="001F42D3" w:rsidRDefault="003D003E" w:rsidP="006B1888">
            <w:pPr>
              <w:pStyle w:val="TableEntryHeader"/>
            </w:pPr>
            <w:r w:rsidRPr="001F42D3">
              <w:t>OPT</w:t>
            </w:r>
          </w:p>
        </w:tc>
        <w:tc>
          <w:tcPr>
            <w:tcW w:w="842" w:type="dxa"/>
            <w:shd w:val="clear" w:color="auto" w:fill="D9D9D9"/>
          </w:tcPr>
          <w:p w14:paraId="45929E5F" w14:textId="77777777" w:rsidR="00B11855" w:rsidRPr="001F42D3" w:rsidRDefault="003D003E" w:rsidP="006B1888">
            <w:pPr>
              <w:pStyle w:val="TableEntryHeader"/>
            </w:pPr>
            <w:r w:rsidRPr="001F42D3">
              <w:t>RP/#</w:t>
            </w:r>
          </w:p>
        </w:tc>
        <w:tc>
          <w:tcPr>
            <w:tcW w:w="936" w:type="dxa"/>
            <w:shd w:val="clear" w:color="auto" w:fill="D9D9D9"/>
          </w:tcPr>
          <w:p w14:paraId="24D27F93" w14:textId="77777777" w:rsidR="00B11855" w:rsidRPr="001F42D3" w:rsidRDefault="003D003E" w:rsidP="006B1888">
            <w:pPr>
              <w:pStyle w:val="TableEntryHeader"/>
            </w:pPr>
            <w:r w:rsidRPr="001F42D3">
              <w:t>TBL#</w:t>
            </w:r>
          </w:p>
        </w:tc>
        <w:tc>
          <w:tcPr>
            <w:tcW w:w="3694" w:type="dxa"/>
            <w:shd w:val="clear" w:color="auto" w:fill="D9D9D9"/>
          </w:tcPr>
          <w:p w14:paraId="3A74F4CF" w14:textId="77777777" w:rsidR="00B11855" w:rsidRPr="001F42D3" w:rsidRDefault="003D003E" w:rsidP="006B1888">
            <w:pPr>
              <w:pStyle w:val="TableEntryHeader"/>
            </w:pPr>
            <w:r w:rsidRPr="001F42D3">
              <w:t>ELEMENT NAME</w:t>
            </w:r>
          </w:p>
        </w:tc>
      </w:tr>
      <w:tr w:rsidR="00C40FD5" w:rsidRPr="001F42D3" w14:paraId="0411AD05" w14:textId="77777777" w:rsidTr="006C0E8E">
        <w:trPr>
          <w:cantSplit/>
          <w:jc w:val="center"/>
        </w:trPr>
        <w:tc>
          <w:tcPr>
            <w:tcW w:w="816" w:type="dxa"/>
          </w:tcPr>
          <w:p w14:paraId="436F7214" w14:textId="77777777" w:rsidR="00B11855" w:rsidRPr="001F42D3" w:rsidRDefault="003D003E" w:rsidP="00500C7F">
            <w:pPr>
              <w:pStyle w:val="TableEntry"/>
              <w:rPr>
                <w:b/>
                <w:bCs/>
              </w:rPr>
            </w:pPr>
            <w:r w:rsidRPr="001F42D3">
              <w:rPr>
                <w:b/>
                <w:bCs/>
              </w:rPr>
              <w:t>3</w:t>
            </w:r>
          </w:p>
        </w:tc>
        <w:tc>
          <w:tcPr>
            <w:tcW w:w="829" w:type="dxa"/>
          </w:tcPr>
          <w:p w14:paraId="2578370B" w14:textId="77777777" w:rsidR="00B11855" w:rsidRPr="001F42D3" w:rsidRDefault="003D003E" w:rsidP="00500C7F">
            <w:pPr>
              <w:pStyle w:val="TableEntry"/>
              <w:rPr>
                <w:b/>
                <w:bCs/>
              </w:rPr>
            </w:pPr>
            <w:r w:rsidRPr="001F42D3">
              <w:rPr>
                <w:b/>
                <w:bCs/>
              </w:rPr>
              <w:t>80</w:t>
            </w:r>
          </w:p>
        </w:tc>
        <w:tc>
          <w:tcPr>
            <w:tcW w:w="696" w:type="dxa"/>
          </w:tcPr>
          <w:p w14:paraId="0FE4694E" w14:textId="77777777" w:rsidR="00B11855" w:rsidRPr="001F42D3" w:rsidRDefault="003D003E" w:rsidP="00500C7F">
            <w:pPr>
              <w:pStyle w:val="TableEntry"/>
              <w:rPr>
                <w:b/>
                <w:bCs/>
              </w:rPr>
            </w:pPr>
            <w:r w:rsidRPr="001F42D3">
              <w:rPr>
                <w:b/>
                <w:bCs/>
              </w:rPr>
              <w:t>PL</w:t>
            </w:r>
          </w:p>
        </w:tc>
        <w:tc>
          <w:tcPr>
            <w:tcW w:w="829" w:type="dxa"/>
          </w:tcPr>
          <w:p w14:paraId="48A893AD" w14:textId="77777777" w:rsidR="00B11855" w:rsidRPr="001F42D3" w:rsidRDefault="003D003E" w:rsidP="00500C7F">
            <w:pPr>
              <w:pStyle w:val="TableEntry"/>
              <w:rPr>
                <w:b/>
                <w:bCs/>
              </w:rPr>
            </w:pPr>
            <w:r w:rsidRPr="001F42D3">
              <w:rPr>
                <w:b/>
                <w:bCs/>
              </w:rPr>
              <w:t>O</w:t>
            </w:r>
          </w:p>
        </w:tc>
        <w:tc>
          <w:tcPr>
            <w:tcW w:w="842" w:type="dxa"/>
          </w:tcPr>
          <w:p w14:paraId="0636327C" w14:textId="77777777" w:rsidR="00B11855" w:rsidRPr="001F42D3" w:rsidRDefault="00B11855" w:rsidP="00500C7F">
            <w:pPr>
              <w:pStyle w:val="TableEntry"/>
              <w:rPr>
                <w:b/>
                <w:bCs/>
              </w:rPr>
            </w:pPr>
          </w:p>
        </w:tc>
        <w:tc>
          <w:tcPr>
            <w:tcW w:w="936" w:type="dxa"/>
          </w:tcPr>
          <w:p w14:paraId="683B8255" w14:textId="77777777" w:rsidR="00B11855" w:rsidRPr="001F42D3" w:rsidRDefault="00B11855" w:rsidP="00500C7F">
            <w:pPr>
              <w:pStyle w:val="TableEntry"/>
              <w:rPr>
                <w:b/>
                <w:bCs/>
              </w:rPr>
            </w:pPr>
          </w:p>
        </w:tc>
        <w:tc>
          <w:tcPr>
            <w:tcW w:w="3694" w:type="dxa"/>
          </w:tcPr>
          <w:p w14:paraId="4E03D510" w14:textId="77777777" w:rsidR="00B11855" w:rsidRPr="001F42D3" w:rsidRDefault="003D003E" w:rsidP="00500C7F">
            <w:pPr>
              <w:pStyle w:val="TableEntry"/>
              <w:rPr>
                <w:b/>
                <w:bCs/>
              </w:rPr>
            </w:pPr>
            <w:r w:rsidRPr="001F42D3">
              <w:rPr>
                <w:b/>
                <w:bCs/>
              </w:rPr>
              <w:t>Assigned Patient Location</w:t>
            </w:r>
          </w:p>
        </w:tc>
      </w:tr>
    </w:tbl>
    <w:p w14:paraId="76925382" w14:textId="77777777" w:rsidR="00334399" w:rsidRPr="001F42D3" w:rsidRDefault="00334399" w:rsidP="00CF5627">
      <w:pPr>
        <w:pStyle w:val="BodyText"/>
        <w:rPr>
          <w:b/>
          <w:bCs/>
        </w:rPr>
      </w:pPr>
    </w:p>
    <w:p w14:paraId="3E423AF4" w14:textId="65D9FB80" w:rsidR="00B11855" w:rsidRPr="001F42D3" w:rsidRDefault="003D003E" w:rsidP="00CF5627">
      <w:pPr>
        <w:pStyle w:val="BodyText"/>
      </w:pPr>
      <w:r w:rsidRPr="001F42D3">
        <w:rPr>
          <w:b/>
          <w:bCs/>
        </w:rPr>
        <w:t>PV1-3 Assigned Patient Location (PL)</w:t>
      </w:r>
    </w:p>
    <w:p w14:paraId="0DDC8852" w14:textId="77777777" w:rsidR="00B11855" w:rsidRPr="001F42D3" w:rsidRDefault="003D003E" w:rsidP="00DF61EC">
      <w:pPr>
        <w:pStyle w:val="HL7FieldIndent2"/>
        <w:ind w:left="0" w:hanging="2"/>
        <w:rPr>
          <w:noProof w:val="0"/>
        </w:rPr>
      </w:pPr>
      <w:r w:rsidRPr="001F42D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1F42D3" w:rsidRDefault="00800492" w:rsidP="00B34AEB">
      <w:pPr>
        <w:pStyle w:val="Heading2"/>
        <w:numPr>
          <w:ilvl w:val="0"/>
          <w:numId w:val="0"/>
        </w:numPr>
        <w:rPr>
          <w:noProof w:val="0"/>
        </w:rPr>
      </w:pPr>
      <w:bookmarkStart w:id="832" w:name="_Toc401769861"/>
      <w:bookmarkStart w:id="833" w:name="_Toc181625225"/>
      <w:r w:rsidRPr="001F42D3">
        <w:rPr>
          <w:noProof w:val="0"/>
        </w:rPr>
        <w:t xml:space="preserve">B.7 </w:t>
      </w:r>
      <w:r w:rsidR="003D003E" w:rsidRPr="001F42D3">
        <w:rPr>
          <w:noProof w:val="0"/>
        </w:rPr>
        <w:t>OBR – Observation Request segment</w:t>
      </w:r>
      <w:bookmarkEnd w:id="832"/>
      <w:bookmarkEnd w:id="833"/>
    </w:p>
    <w:p w14:paraId="5613732C" w14:textId="77777777" w:rsidR="00B11855" w:rsidRPr="001F42D3" w:rsidRDefault="003D003E" w:rsidP="0066360D">
      <w:pPr>
        <w:pStyle w:val="BodyText"/>
      </w:pPr>
      <w:r w:rsidRPr="001F42D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w:t>
      </w:r>
      <w:r w:rsidRPr="001F42D3">
        <w:lastRenderedPageBreak/>
        <w:t xml:space="preserve">'order' represented by the OBR segment. It identifies the observation set represented by the following atomic observations. It includes the relevant ordering information when that applies and many of the attributes that apply to </w:t>
      </w:r>
      <w:proofErr w:type="gramStart"/>
      <w:r w:rsidRPr="001F42D3">
        <w:t>all of</w:t>
      </w:r>
      <w:proofErr w:type="gramEnd"/>
      <w:r w:rsidRPr="001F42D3">
        <w:t xml:space="preserve"> the following observations. </w:t>
      </w:r>
    </w:p>
    <w:p w14:paraId="4336420A" w14:textId="77777777" w:rsidR="00B11855" w:rsidRPr="001F42D3" w:rsidRDefault="003D003E" w:rsidP="0066360D">
      <w:pPr>
        <w:pStyle w:val="BodyText"/>
      </w:pPr>
      <w:r w:rsidRPr="001F42D3">
        <w:t>A Report Alert [PCD-04] transaction contains at most one alert indication.</w:t>
      </w:r>
    </w:p>
    <w:p w14:paraId="239CD218" w14:textId="44440624" w:rsidR="00B11855" w:rsidRPr="001F42D3" w:rsidRDefault="003D003E" w:rsidP="00A01166">
      <w:pPr>
        <w:pStyle w:val="BodyText"/>
      </w:pPr>
      <w:r w:rsidRPr="001F42D3">
        <w:t xml:space="preserve">The OBR segment is used to uniquely identify the alert indication and the descendent alert status update indications. </w:t>
      </w:r>
    </w:p>
    <w:p w14:paraId="5234B8A9" w14:textId="77777777" w:rsidR="00B11855" w:rsidRPr="001F42D3" w:rsidRDefault="003D003E" w:rsidP="00CF5627">
      <w:pPr>
        <w:pStyle w:val="TableTitle"/>
      </w:pPr>
      <w:r w:rsidRPr="001F42D3">
        <w:t>Table B.7</w:t>
      </w:r>
      <w:r w:rsidR="00D52943" w:rsidRPr="001F42D3">
        <w:rPr>
          <w:rFonts w:eastAsia="MS Gothic"/>
        </w:rPr>
        <w:t>-</w:t>
      </w:r>
      <w:r w:rsidRPr="001F42D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1F42D3" w14:paraId="0C2934D2" w14:textId="77777777" w:rsidTr="00C10546">
        <w:trPr>
          <w:cantSplit/>
          <w:tblHeader/>
          <w:jc w:val="center"/>
        </w:trPr>
        <w:tc>
          <w:tcPr>
            <w:tcW w:w="1059" w:type="dxa"/>
            <w:shd w:val="clear" w:color="auto" w:fill="D9D9D9"/>
          </w:tcPr>
          <w:p w14:paraId="4B9D1258" w14:textId="77777777" w:rsidR="00B11855" w:rsidRPr="001F42D3" w:rsidRDefault="003D003E" w:rsidP="006B1888">
            <w:pPr>
              <w:pStyle w:val="TableEntryHeader"/>
            </w:pPr>
            <w:r w:rsidRPr="001F42D3">
              <w:t>SEQ</w:t>
            </w:r>
          </w:p>
        </w:tc>
        <w:tc>
          <w:tcPr>
            <w:tcW w:w="990" w:type="dxa"/>
            <w:shd w:val="clear" w:color="auto" w:fill="D9D9D9"/>
          </w:tcPr>
          <w:p w14:paraId="63D5A9D6" w14:textId="77777777" w:rsidR="00B11855" w:rsidRPr="001F42D3" w:rsidRDefault="003D003E" w:rsidP="006B1888">
            <w:pPr>
              <w:pStyle w:val="TableEntryHeader"/>
            </w:pPr>
            <w:r w:rsidRPr="001F42D3">
              <w:t>LEN</w:t>
            </w:r>
          </w:p>
        </w:tc>
        <w:tc>
          <w:tcPr>
            <w:tcW w:w="1196" w:type="dxa"/>
            <w:shd w:val="clear" w:color="auto" w:fill="D9D9D9"/>
          </w:tcPr>
          <w:p w14:paraId="16E157DA" w14:textId="77777777" w:rsidR="00B11855" w:rsidRPr="001F42D3" w:rsidRDefault="003D003E" w:rsidP="006B1888">
            <w:pPr>
              <w:pStyle w:val="TableEntryHeader"/>
            </w:pPr>
            <w:r w:rsidRPr="001F42D3">
              <w:t>DT</w:t>
            </w:r>
          </w:p>
        </w:tc>
        <w:tc>
          <w:tcPr>
            <w:tcW w:w="0" w:type="auto"/>
            <w:shd w:val="clear" w:color="auto" w:fill="D9D9D9"/>
          </w:tcPr>
          <w:p w14:paraId="5DF40941" w14:textId="77777777" w:rsidR="00B11855" w:rsidRPr="001F42D3" w:rsidRDefault="003D003E" w:rsidP="006B1888">
            <w:pPr>
              <w:pStyle w:val="TableEntryHeader"/>
            </w:pPr>
            <w:r w:rsidRPr="001F42D3">
              <w:t>Usage</w:t>
            </w:r>
          </w:p>
        </w:tc>
        <w:tc>
          <w:tcPr>
            <w:tcW w:w="0" w:type="auto"/>
            <w:shd w:val="clear" w:color="auto" w:fill="D9D9D9"/>
          </w:tcPr>
          <w:p w14:paraId="7613F241" w14:textId="77777777" w:rsidR="00B11855" w:rsidRPr="001F42D3" w:rsidRDefault="003D003E" w:rsidP="006B1888">
            <w:pPr>
              <w:pStyle w:val="TableEntryHeader"/>
            </w:pPr>
            <w:r w:rsidRPr="001F42D3">
              <w:t>Card.</w:t>
            </w:r>
          </w:p>
        </w:tc>
        <w:tc>
          <w:tcPr>
            <w:tcW w:w="0" w:type="auto"/>
            <w:shd w:val="clear" w:color="auto" w:fill="D9D9D9"/>
          </w:tcPr>
          <w:p w14:paraId="76419A2D" w14:textId="77777777" w:rsidR="00B11855" w:rsidRPr="001F42D3" w:rsidRDefault="003D003E" w:rsidP="006B1888">
            <w:pPr>
              <w:pStyle w:val="TableEntryHeader"/>
            </w:pPr>
            <w:r w:rsidRPr="001F42D3">
              <w:t>TBL#</w:t>
            </w:r>
          </w:p>
        </w:tc>
        <w:tc>
          <w:tcPr>
            <w:tcW w:w="0" w:type="auto"/>
            <w:shd w:val="clear" w:color="auto" w:fill="D9D9D9"/>
          </w:tcPr>
          <w:p w14:paraId="4DC4A636" w14:textId="77777777" w:rsidR="00B11855" w:rsidRPr="001F42D3" w:rsidRDefault="003D003E" w:rsidP="006B1888">
            <w:pPr>
              <w:pStyle w:val="TableEntryHeader"/>
            </w:pPr>
            <w:r w:rsidRPr="001F42D3">
              <w:t>Element name</w:t>
            </w:r>
          </w:p>
        </w:tc>
      </w:tr>
      <w:tr w:rsidR="00C40FD5" w:rsidRPr="001F42D3" w14:paraId="18ABEDB8" w14:textId="77777777" w:rsidTr="00C10546">
        <w:trPr>
          <w:cantSplit/>
          <w:jc w:val="center"/>
        </w:trPr>
        <w:tc>
          <w:tcPr>
            <w:tcW w:w="1059" w:type="dxa"/>
          </w:tcPr>
          <w:p w14:paraId="23DC0F8B" w14:textId="77777777" w:rsidR="00B11855" w:rsidRPr="001F42D3" w:rsidRDefault="003D003E" w:rsidP="006B1888">
            <w:pPr>
              <w:pStyle w:val="TableEntry"/>
            </w:pPr>
            <w:r w:rsidRPr="001F42D3">
              <w:t>1</w:t>
            </w:r>
          </w:p>
        </w:tc>
        <w:tc>
          <w:tcPr>
            <w:tcW w:w="990" w:type="dxa"/>
          </w:tcPr>
          <w:p w14:paraId="4C4D0443" w14:textId="77777777" w:rsidR="00B11855" w:rsidRPr="001F42D3" w:rsidRDefault="003D003E" w:rsidP="006B1888">
            <w:pPr>
              <w:pStyle w:val="TableEntry"/>
            </w:pPr>
            <w:r w:rsidRPr="001F42D3">
              <w:t>4</w:t>
            </w:r>
          </w:p>
        </w:tc>
        <w:tc>
          <w:tcPr>
            <w:tcW w:w="1196" w:type="dxa"/>
          </w:tcPr>
          <w:p w14:paraId="41A96418" w14:textId="77777777" w:rsidR="00B11855" w:rsidRPr="001F42D3" w:rsidRDefault="003D003E" w:rsidP="006B1888">
            <w:pPr>
              <w:pStyle w:val="TableEntry"/>
            </w:pPr>
            <w:r w:rsidRPr="001F42D3">
              <w:t>SI</w:t>
            </w:r>
          </w:p>
        </w:tc>
        <w:tc>
          <w:tcPr>
            <w:tcW w:w="0" w:type="auto"/>
          </w:tcPr>
          <w:p w14:paraId="1A71B9D3" w14:textId="77777777" w:rsidR="00B11855" w:rsidRPr="001F42D3" w:rsidRDefault="003D003E" w:rsidP="006B1888">
            <w:pPr>
              <w:pStyle w:val="TableEntry"/>
            </w:pPr>
            <w:r w:rsidRPr="001F42D3">
              <w:t>R</w:t>
            </w:r>
          </w:p>
        </w:tc>
        <w:tc>
          <w:tcPr>
            <w:tcW w:w="0" w:type="auto"/>
          </w:tcPr>
          <w:p w14:paraId="17F2839C" w14:textId="77777777" w:rsidR="00B11855" w:rsidRPr="001F42D3" w:rsidRDefault="003D003E" w:rsidP="006B1888">
            <w:pPr>
              <w:pStyle w:val="TableEntry"/>
            </w:pPr>
            <w:r w:rsidRPr="001F42D3">
              <w:t>[1..1]</w:t>
            </w:r>
          </w:p>
        </w:tc>
        <w:tc>
          <w:tcPr>
            <w:tcW w:w="0" w:type="auto"/>
          </w:tcPr>
          <w:p w14:paraId="4DAFB4BD" w14:textId="77777777" w:rsidR="00B11855" w:rsidRPr="001F42D3" w:rsidRDefault="00B11855" w:rsidP="006B1888">
            <w:pPr>
              <w:pStyle w:val="TableEntry"/>
            </w:pPr>
          </w:p>
        </w:tc>
        <w:tc>
          <w:tcPr>
            <w:tcW w:w="0" w:type="auto"/>
          </w:tcPr>
          <w:p w14:paraId="68B591EC" w14:textId="77777777" w:rsidR="00B11855" w:rsidRPr="001F42D3" w:rsidRDefault="003D003E" w:rsidP="006B1888">
            <w:pPr>
              <w:pStyle w:val="TableEntry"/>
            </w:pPr>
            <w:r w:rsidRPr="001F42D3">
              <w:t>Set ID OBR</w:t>
            </w:r>
          </w:p>
        </w:tc>
      </w:tr>
      <w:tr w:rsidR="00C40FD5" w:rsidRPr="001F42D3" w14:paraId="5EAE6069" w14:textId="77777777" w:rsidTr="00C10546">
        <w:trPr>
          <w:cantSplit/>
          <w:jc w:val="center"/>
        </w:trPr>
        <w:tc>
          <w:tcPr>
            <w:tcW w:w="1059" w:type="dxa"/>
          </w:tcPr>
          <w:p w14:paraId="16CB5D4D" w14:textId="77777777" w:rsidR="00B11855" w:rsidRPr="001F42D3" w:rsidRDefault="003D003E" w:rsidP="006B1888">
            <w:pPr>
              <w:pStyle w:val="TableEntry"/>
            </w:pPr>
            <w:r w:rsidRPr="001F42D3">
              <w:t>2</w:t>
            </w:r>
          </w:p>
        </w:tc>
        <w:tc>
          <w:tcPr>
            <w:tcW w:w="990" w:type="dxa"/>
          </w:tcPr>
          <w:p w14:paraId="12C701F5" w14:textId="77777777" w:rsidR="00B11855" w:rsidRPr="001F42D3" w:rsidRDefault="003D003E" w:rsidP="006B1888">
            <w:pPr>
              <w:pStyle w:val="TableEntry"/>
            </w:pPr>
            <w:r w:rsidRPr="001F42D3">
              <w:t>427</w:t>
            </w:r>
          </w:p>
        </w:tc>
        <w:tc>
          <w:tcPr>
            <w:tcW w:w="1196" w:type="dxa"/>
          </w:tcPr>
          <w:p w14:paraId="77A2C335" w14:textId="77777777" w:rsidR="00B11855" w:rsidRPr="001F42D3" w:rsidRDefault="003D003E" w:rsidP="006B1888">
            <w:pPr>
              <w:pStyle w:val="TableEntry"/>
            </w:pPr>
            <w:r w:rsidRPr="001F42D3">
              <w:t>EI</w:t>
            </w:r>
          </w:p>
        </w:tc>
        <w:tc>
          <w:tcPr>
            <w:tcW w:w="0" w:type="auto"/>
          </w:tcPr>
          <w:p w14:paraId="3A27B2BA" w14:textId="77777777" w:rsidR="00B11855" w:rsidRPr="001F42D3" w:rsidRDefault="003D003E" w:rsidP="006B1888">
            <w:pPr>
              <w:pStyle w:val="TableEntry"/>
            </w:pPr>
            <w:r w:rsidRPr="001F42D3">
              <w:t>C</w:t>
            </w:r>
          </w:p>
        </w:tc>
        <w:tc>
          <w:tcPr>
            <w:tcW w:w="0" w:type="auto"/>
          </w:tcPr>
          <w:p w14:paraId="200067C2" w14:textId="77777777" w:rsidR="00B11855" w:rsidRPr="001F42D3" w:rsidRDefault="003D003E" w:rsidP="006B1888">
            <w:pPr>
              <w:pStyle w:val="TableEntry"/>
            </w:pPr>
            <w:r w:rsidRPr="001F42D3">
              <w:t>[0..1]</w:t>
            </w:r>
          </w:p>
        </w:tc>
        <w:tc>
          <w:tcPr>
            <w:tcW w:w="0" w:type="auto"/>
          </w:tcPr>
          <w:p w14:paraId="4A993D51" w14:textId="77777777" w:rsidR="00B11855" w:rsidRPr="001F42D3" w:rsidRDefault="00B11855" w:rsidP="006B1888">
            <w:pPr>
              <w:pStyle w:val="TableEntry"/>
            </w:pPr>
          </w:p>
        </w:tc>
        <w:tc>
          <w:tcPr>
            <w:tcW w:w="0" w:type="auto"/>
          </w:tcPr>
          <w:p w14:paraId="73D21CF9" w14:textId="77777777" w:rsidR="00B11855" w:rsidRPr="001F42D3" w:rsidRDefault="003D003E" w:rsidP="006B1888">
            <w:pPr>
              <w:pStyle w:val="TableEntry"/>
            </w:pPr>
            <w:r w:rsidRPr="001F42D3">
              <w:t>Placer Order Number</w:t>
            </w:r>
          </w:p>
        </w:tc>
      </w:tr>
      <w:tr w:rsidR="00C40FD5" w:rsidRPr="001F42D3" w14:paraId="3607B2DA" w14:textId="77777777" w:rsidTr="00C10546">
        <w:trPr>
          <w:cantSplit/>
          <w:jc w:val="center"/>
        </w:trPr>
        <w:tc>
          <w:tcPr>
            <w:tcW w:w="1059" w:type="dxa"/>
          </w:tcPr>
          <w:p w14:paraId="62B581F8" w14:textId="77777777" w:rsidR="00B11855" w:rsidRPr="001F42D3" w:rsidRDefault="003D003E" w:rsidP="006B1888">
            <w:pPr>
              <w:pStyle w:val="TableEntry"/>
            </w:pPr>
            <w:r w:rsidRPr="001F42D3">
              <w:t>3</w:t>
            </w:r>
          </w:p>
        </w:tc>
        <w:tc>
          <w:tcPr>
            <w:tcW w:w="990" w:type="dxa"/>
          </w:tcPr>
          <w:p w14:paraId="68480186" w14:textId="77777777" w:rsidR="00B11855" w:rsidRPr="001F42D3" w:rsidRDefault="003D003E" w:rsidP="006B1888">
            <w:pPr>
              <w:pStyle w:val="TableEntry"/>
            </w:pPr>
            <w:r w:rsidRPr="001F42D3">
              <w:t>427</w:t>
            </w:r>
          </w:p>
        </w:tc>
        <w:tc>
          <w:tcPr>
            <w:tcW w:w="1196" w:type="dxa"/>
          </w:tcPr>
          <w:p w14:paraId="2D6F6A3E" w14:textId="77777777" w:rsidR="00B11855" w:rsidRPr="001F42D3" w:rsidRDefault="003D003E" w:rsidP="006B1888">
            <w:pPr>
              <w:pStyle w:val="TableEntry"/>
            </w:pPr>
            <w:r w:rsidRPr="001F42D3">
              <w:t>EI</w:t>
            </w:r>
          </w:p>
        </w:tc>
        <w:tc>
          <w:tcPr>
            <w:tcW w:w="0" w:type="auto"/>
          </w:tcPr>
          <w:p w14:paraId="264B89F7" w14:textId="77777777" w:rsidR="00B11855" w:rsidRPr="001F42D3" w:rsidRDefault="003D003E" w:rsidP="006B1888">
            <w:pPr>
              <w:pStyle w:val="TableEntry"/>
            </w:pPr>
            <w:r w:rsidRPr="001F42D3">
              <w:t>R</w:t>
            </w:r>
          </w:p>
        </w:tc>
        <w:tc>
          <w:tcPr>
            <w:tcW w:w="0" w:type="auto"/>
          </w:tcPr>
          <w:p w14:paraId="3AF8A079" w14:textId="77777777" w:rsidR="00B11855" w:rsidRPr="001F42D3" w:rsidRDefault="003D003E" w:rsidP="006B1888">
            <w:pPr>
              <w:pStyle w:val="TableEntry"/>
            </w:pPr>
            <w:r w:rsidRPr="001F42D3">
              <w:t>[1..1]</w:t>
            </w:r>
          </w:p>
        </w:tc>
        <w:tc>
          <w:tcPr>
            <w:tcW w:w="0" w:type="auto"/>
          </w:tcPr>
          <w:p w14:paraId="6F311054" w14:textId="77777777" w:rsidR="00B11855" w:rsidRPr="001F42D3" w:rsidRDefault="00B11855" w:rsidP="006B1888">
            <w:pPr>
              <w:pStyle w:val="TableEntry"/>
            </w:pPr>
          </w:p>
        </w:tc>
        <w:tc>
          <w:tcPr>
            <w:tcW w:w="0" w:type="auto"/>
          </w:tcPr>
          <w:p w14:paraId="484C6691" w14:textId="77777777" w:rsidR="00B11855" w:rsidRPr="001F42D3" w:rsidRDefault="003D003E" w:rsidP="006B1888">
            <w:pPr>
              <w:pStyle w:val="TableEntry"/>
            </w:pPr>
            <w:r w:rsidRPr="001F42D3">
              <w:t>Filler Order Number</w:t>
            </w:r>
          </w:p>
        </w:tc>
      </w:tr>
      <w:tr w:rsidR="00C40FD5" w:rsidRPr="001F42D3" w14:paraId="14F7095F" w14:textId="77777777" w:rsidTr="00C10546">
        <w:trPr>
          <w:cantSplit/>
          <w:jc w:val="center"/>
        </w:trPr>
        <w:tc>
          <w:tcPr>
            <w:tcW w:w="1059" w:type="dxa"/>
          </w:tcPr>
          <w:p w14:paraId="6065176E" w14:textId="77777777" w:rsidR="00B11855" w:rsidRPr="001F42D3" w:rsidRDefault="003D003E" w:rsidP="006B1888">
            <w:pPr>
              <w:pStyle w:val="TableEntry"/>
            </w:pPr>
            <w:r w:rsidRPr="001F42D3">
              <w:t>4</w:t>
            </w:r>
          </w:p>
        </w:tc>
        <w:tc>
          <w:tcPr>
            <w:tcW w:w="990" w:type="dxa"/>
          </w:tcPr>
          <w:p w14:paraId="2140C6AE" w14:textId="77777777" w:rsidR="00B11855" w:rsidRPr="001F42D3" w:rsidRDefault="003D003E" w:rsidP="006B1888">
            <w:pPr>
              <w:pStyle w:val="TableEntry"/>
            </w:pPr>
            <w:r w:rsidRPr="001F42D3">
              <w:t>705</w:t>
            </w:r>
          </w:p>
        </w:tc>
        <w:tc>
          <w:tcPr>
            <w:tcW w:w="1196" w:type="dxa"/>
          </w:tcPr>
          <w:p w14:paraId="4D12D462" w14:textId="77777777" w:rsidR="00B11855" w:rsidRPr="001F42D3" w:rsidRDefault="003D003E" w:rsidP="006B1888">
            <w:pPr>
              <w:pStyle w:val="TableEntry"/>
            </w:pPr>
            <w:r w:rsidRPr="001F42D3">
              <w:t>CWE</w:t>
            </w:r>
          </w:p>
        </w:tc>
        <w:tc>
          <w:tcPr>
            <w:tcW w:w="0" w:type="auto"/>
          </w:tcPr>
          <w:p w14:paraId="666A7EE7" w14:textId="77777777" w:rsidR="00B11855" w:rsidRPr="001F42D3" w:rsidRDefault="003D003E" w:rsidP="006B1888">
            <w:pPr>
              <w:pStyle w:val="TableEntry"/>
            </w:pPr>
            <w:r w:rsidRPr="001F42D3">
              <w:t>R</w:t>
            </w:r>
          </w:p>
        </w:tc>
        <w:tc>
          <w:tcPr>
            <w:tcW w:w="0" w:type="auto"/>
          </w:tcPr>
          <w:p w14:paraId="1E9352D0" w14:textId="77777777" w:rsidR="00B11855" w:rsidRPr="001F42D3" w:rsidRDefault="003D003E" w:rsidP="006B1888">
            <w:pPr>
              <w:pStyle w:val="TableEntry"/>
            </w:pPr>
            <w:r w:rsidRPr="001F42D3">
              <w:t>[1..1]</w:t>
            </w:r>
          </w:p>
        </w:tc>
        <w:tc>
          <w:tcPr>
            <w:tcW w:w="0" w:type="auto"/>
          </w:tcPr>
          <w:p w14:paraId="14DCC8D0" w14:textId="77777777" w:rsidR="00B11855" w:rsidRPr="001F42D3" w:rsidRDefault="00B11855" w:rsidP="006B1888">
            <w:pPr>
              <w:pStyle w:val="TableEntry"/>
            </w:pPr>
          </w:p>
        </w:tc>
        <w:tc>
          <w:tcPr>
            <w:tcW w:w="0" w:type="auto"/>
          </w:tcPr>
          <w:p w14:paraId="75107F78" w14:textId="77777777" w:rsidR="00B11855" w:rsidRPr="001F42D3" w:rsidRDefault="003D003E" w:rsidP="006B1888">
            <w:pPr>
              <w:pStyle w:val="TableEntry"/>
            </w:pPr>
            <w:r w:rsidRPr="001F42D3">
              <w:t>Universal Service Identifier</w:t>
            </w:r>
          </w:p>
        </w:tc>
      </w:tr>
      <w:tr w:rsidR="00C40FD5" w:rsidRPr="001F42D3" w14:paraId="2D0C3CF3" w14:textId="77777777" w:rsidTr="00C10546">
        <w:trPr>
          <w:cantSplit/>
          <w:jc w:val="center"/>
        </w:trPr>
        <w:tc>
          <w:tcPr>
            <w:tcW w:w="1059" w:type="dxa"/>
          </w:tcPr>
          <w:p w14:paraId="642F2ED7" w14:textId="77777777" w:rsidR="00B11855" w:rsidRPr="001F42D3" w:rsidRDefault="003D003E" w:rsidP="006B1888">
            <w:pPr>
              <w:pStyle w:val="TableEntry"/>
            </w:pPr>
            <w:r w:rsidRPr="001F42D3">
              <w:t>5</w:t>
            </w:r>
          </w:p>
        </w:tc>
        <w:tc>
          <w:tcPr>
            <w:tcW w:w="990" w:type="dxa"/>
          </w:tcPr>
          <w:p w14:paraId="0124EA31" w14:textId="77777777" w:rsidR="00B11855" w:rsidRPr="001F42D3" w:rsidRDefault="003D003E" w:rsidP="006B1888">
            <w:pPr>
              <w:pStyle w:val="TableEntry"/>
            </w:pPr>
            <w:r w:rsidRPr="001F42D3">
              <w:t>2</w:t>
            </w:r>
          </w:p>
        </w:tc>
        <w:tc>
          <w:tcPr>
            <w:tcW w:w="1196" w:type="dxa"/>
          </w:tcPr>
          <w:p w14:paraId="0039057D" w14:textId="77777777" w:rsidR="00B11855" w:rsidRPr="001F42D3" w:rsidRDefault="003D003E" w:rsidP="006B1888">
            <w:pPr>
              <w:pStyle w:val="TableEntry"/>
            </w:pPr>
            <w:r w:rsidRPr="001F42D3">
              <w:t>ID</w:t>
            </w:r>
          </w:p>
        </w:tc>
        <w:tc>
          <w:tcPr>
            <w:tcW w:w="0" w:type="auto"/>
          </w:tcPr>
          <w:p w14:paraId="26943BEB" w14:textId="77777777" w:rsidR="00B11855" w:rsidRPr="001F42D3" w:rsidRDefault="003D003E" w:rsidP="006B1888">
            <w:pPr>
              <w:pStyle w:val="TableEntry"/>
            </w:pPr>
            <w:r w:rsidRPr="001F42D3">
              <w:t>X</w:t>
            </w:r>
          </w:p>
        </w:tc>
        <w:tc>
          <w:tcPr>
            <w:tcW w:w="0" w:type="auto"/>
          </w:tcPr>
          <w:p w14:paraId="1FCB6B7E" w14:textId="77777777" w:rsidR="00B11855" w:rsidRPr="001F42D3" w:rsidRDefault="003D003E" w:rsidP="006B1888">
            <w:pPr>
              <w:pStyle w:val="TableEntry"/>
            </w:pPr>
            <w:r w:rsidRPr="001F42D3">
              <w:t>[0..0]</w:t>
            </w:r>
          </w:p>
        </w:tc>
        <w:tc>
          <w:tcPr>
            <w:tcW w:w="0" w:type="auto"/>
          </w:tcPr>
          <w:p w14:paraId="59E788EE" w14:textId="77777777" w:rsidR="00B11855" w:rsidRPr="001F42D3" w:rsidRDefault="00B11855" w:rsidP="006B1888">
            <w:pPr>
              <w:pStyle w:val="TableEntry"/>
            </w:pPr>
          </w:p>
        </w:tc>
        <w:tc>
          <w:tcPr>
            <w:tcW w:w="0" w:type="auto"/>
          </w:tcPr>
          <w:p w14:paraId="227CE93B" w14:textId="77777777" w:rsidR="00B11855" w:rsidRPr="001F42D3" w:rsidRDefault="003D003E" w:rsidP="006B1888">
            <w:pPr>
              <w:pStyle w:val="TableEntry"/>
            </w:pPr>
            <w:r w:rsidRPr="001F42D3">
              <w:t>Priority - OBR</w:t>
            </w:r>
          </w:p>
        </w:tc>
      </w:tr>
      <w:tr w:rsidR="00C40FD5" w:rsidRPr="001F42D3" w14:paraId="068B3D65" w14:textId="77777777" w:rsidTr="00C10546">
        <w:trPr>
          <w:cantSplit/>
          <w:jc w:val="center"/>
        </w:trPr>
        <w:tc>
          <w:tcPr>
            <w:tcW w:w="1059" w:type="dxa"/>
          </w:tcPr>
          <w:p w14:paraId="498AF8D0" w14:textId="77777777" w:rsidR="00B11855" w:rsidRPr="001F42D3" w:rsidRDefault="003D003E" w:rsidP="006B1888">
            <w:pPr>
              <w:pStyle w:val="TableEntry"/>
            </w:pPr>
            <w:r w:rsidRPr="001F42D3">
              <w:t>6</w:t>
            </w:r>
          </w:p>
        </w:tc>
        <w:tc>
          <w:tcPr>
            <w:tcW w:w="990" w:type="dxa"/>
          </w:tcPr>
          <w:p w14:paraId="737828CA" w14:textId="77777777" w:rsidR="00B11855" w:rsidRPr="001F42D3" w:rsidRDefault="003D003E" w:rsidP="006B1888">
            <w:pPr>
              <w:pStyle w:val="TableEntry"/>
            </w:pPr>
            <w:r w:rsidRPr="001F42D3">
              <w:t>24</w:t>
            </w:r>
          </w:p>
        </w:tc>
        <w:tc>
          <w:tcPr>
            <w:tcW w:w="1196" w:type="dxa"/>
          </w:tcPr>
          <w:p w14:paraId="63C1B66E" w14:textId="77777777" w:rsidR="00B11855" w:rsidRPr="001F42D3" w:rsidRDefault="003D003E" w:rsidP="006B1888">
            <w:pPr>
              <w:pStyle w:val="TableEntry"/>
            </w:pPr>
            <w:r w:rsidRPr="001F42D3">
              <w:t>DTM</w:t>
            </w:r>
          </w:p>
        </w:tc>
        <w:tc>
          <w:tcPr>
            <w:tcW w:w="0" w:type="auto"/>
          </w:tcPr>
          <w:p w14:paraId="19808D47" w14:textId="77777777" w:rsidR="00B11855" w:rsidRPr="001F42D3" w:rsidRDefault="003D003E" w:rsidP="006B1888">
            <w:pPr>
              <w:pStyle w:val="TableEntry"/>
            </w:pPr>
            <w:r w:rsidRPr="001F42D3">
              <w:t>X</w:t>
            </w:r>
          </w:p>
        </w:tc>
        <w:tc>
          <w:tcPr>
            <w:tcW w:w="0" w:type="auto"/>
          </w:tcPr>
          <w:p w14:paraId="73B8A52C" w14:textId="77777777" w:rsidR="00B11855" w:rsidRPr="001F42D3" w:rsidRDefault="003D003E" w:rsidP="006B1888">
            <w:pPr>
              <w:pStyle w:val="TableEntry"/>
            </w:pPr>
            <w:r w:rsidRPr="001F42D3">
              <w:t>[0..0]</w:t>
            </w:r>
          </w:p>
        </w:tc>
        <w:tc>
          <w:tcPr>
            <w:tcW w:w="0" w:type="auto"/>
          </w:tcPr>
          <w:p w14:paraId="0DA574A9" w14:textId="77777777" w:rsidR="00B11855" w:rsidRPr="001F42D3" w:rsidRDefault="00B11855" w:rsidP="006B1888">
            <w:pPr>
              <w:pStyle w:val="TableEntry"/>
            </w:pPr>
          </w:p>
        </w:tc>
        <w:tc>
          <w:tcPr>
            <w:tcW w:w="0" w:type="auto"/>
          </w:tcPr>
          <w:p w14:paraId="1F792B9F" w14:textId="77777777" w:rsidR="00B11855" w:rsidRPr="001F42D3" w:rsidRDefault="003D003E" w:rsidP="006B1888">
            <w:pPr>
              <w:pStyle w:val="TableEntry"/>
            </w:pPr>
            <w:r w:rsidRPr="001F42D3">
              <w:t>Requested Date/Time</w:t>
            </w:r>
          </w:p>
        </w:tc>
      </w:tr>
      <w:tr w:rsidR="00C40FD5" w:rsidRPr="001F42D3" w14:paraId="0A2D6810" w14:textId="77777777" w:rsidTr="00C10546">
        <w:trPr>
          <w:cantSplit/>
          <w:jc w:val="center"/>
        </w:trPr>
        <w:tc>
          <w:tcPr>
            <w:tcW w:w="1059" w:type="dxa"/>
          </w:tcPr>
          <w:p w14:paraId="26BEFBDF" w14:textId="77777777" w:rsidR="00B11855" w:rsidRPr="001F42D3" w:rsidRDefault="003D003E" w:rsidP="006B1888">
            <w:pPr>
              <w:pStyle w:val="TableEntry"/>
            </w:pPr>
            <w:r w:rsidRPr="001F42D3">
              <w:t>7</w:t>
            </w:r>
          </w:p>
        </w:tc>
        <w:tc>
          <w:tcPr>
            <w:tcW w:w="990" w:type="dxa"/>
          </w:tcPr>
          <w:p w14:paraId="07D16BFD" w14:textId="77777777" w:rsidR="00B11855" w:rsidRPr="001F42D3" w:rsidRDefault="003D003E" w:rsidP="006B1888">
            <w:pPr>
              <w:pStyle w:val="TableEntry"/>
            </w:pPr>
            <w:r w:rsidRPr="001F42D3">
              <w:t>24</w:t>
            </w:r>
          </w:p>
        </w:tc>
        <w:tc>
          <w:tcPr>
            <w:tcW w:w="1196" w:type="dxa"/>
          </w:tcPr>
          <w:p w14:paraId="08287173" w14:textId="77777777" w:rsidR="00B11855" w:rsidRPr="001F42D3" w:rsidRDefault="003D003E" w:rsidP="006B1888">
            <w:pPr>
              <w:pStyle w:val="TableEntry"/>
            </w:pPr>
            <w:r w:rsidRPr="001F42D3">
              <w:t>DTM</w:t>
            </w:r>
          </w:p>
        </w:tc>
        <w:tc>
          <w:tcPr>
            <w:tcW w:w="0" w:type="auto"/>
          </w:tcPr>
          <w:p w14:paraId="12950685" w14:textId="77777777" w:rsidR="00B11855" w:rsidRPr="001F42D3" w:rsidRDefault="003D003E" w:rsidP="006B1888">
            <w:pPr>
              <w:pStyle w:val="TableEntry"/>
            </w:pPr>
            <w:r w:rsidRPr="001F42D3">
              <w:t>RE</w:t>
            </w:r>
          </w:p>
        </w:tc>
        <w:tc>
          <w:tcPr>
            <w:tcW w:w="0" w:type="auto"/>
          </w:tcPr>
          <w:p w14:paraId="7A27E990" w14:textId="77777777" w:rsidR="00B11855" w:rsidRPr="001F42D3" w:rsidRDefault="003D003E" w:rsidP="006B1888">
            <w:pPr>
              <w:pStyle w:val="TableEntry"/>
            </w:pPr>
            <w:r w:rsidRPr="001F42D3">
              <w:t>[0..1]</w:t>
            </w:r>
          </w:p>
        </w:tc>
        <w:tc>
          <w:tcPr>
            <w:tcW w:w="0" w:type="auto"/>
          </w:tcPr>
          <w:p w14:paraId="683843ED" w14:textId="77777777" w:rsidR="00B11855" w:rsidRPr="001F42D3" w:rsidRDefault="00B11855" w:rsidP="006B1888">
            <w:pPr>
              <w:pStyle w:val="TableEntry"/>
            </w:pPr>
          </w:p>
        </w:tc>
        <w:tc>
          <w:tcPr>
            <w:tcW w:w="0" w:type="auto"/>
          </w:tcPr>
          <w:p w14:paraId="5192DCCC" w14:textId="77777777" w:rsidR="00B11855" w:rsidRPr="001F42D3" w:rsidRDefault="003D003E" w:rsidP="006B1888">
            <w:pPr>
              <w:pStyle w:val="TableEntry"/>
            </w:pPr>
            <w:r w:rsidRPr="001F42D3">
              <w:t>Observation Date/Time</w:t>
            </w:r>
          </w:p>
        </w:tc>
      </w:tr>
      <w:tr w:rsidR="00C40FD5" w:rsidRPr="001F42D3" w14:paraId="7B8A84AB" w14:textId="77777777" w:rsidTr="00C10546">
        <w:trPr>
          <w:cantSplit/>
          <w:jc w:val="center"/>
        </w:trPr>
        <w:tc>
          <w:tcPr>
            <w:tcW w:w="1059" w:type="dxa"/>
          </w:tcPr>
          <w:p w14:paraId="0AFDDB26" w14:textId="77777777" w:rsidR="00B11855" w:rsidRPr="001F42D3" w:rsidRDefault="003D003E" w:rsidP="006B1888">
            <w:pPr>
              <w:pStyle w:val="TableEntry"/>
            </w:pPr>
            <w:r w:rsidRPr="001F42D3">
              <w:t>8</w:t>
            </w:r>
          </w:p>
        </w:tc>
        <w:tc>
          <w:tcPr>
            <w:tcW w:w="990" w:type="dxa"/>
          </w:tcPr>
          <w:p w14:paraId="47CCF029" w14:textId="77777777" w:rsidR="00B11855" w:rsidRPr="001F42D3" w:rsidRDefault="003D003E" w:rsidP="006B1888">
            <w:pPr>
              <w:pStyle w:val="TableEntry"/>
            </w:pPr>
            <w:r w:rsidRPr="001F42D3">
              <w:t>24</w:t>
            </w:r>
          </w:p>
        </w:tc>
        <w:tc>
          <w:tcPr>
            <w:tcW w:w="1196" w:type="dxa"/>
          </w:tcPr>
          <w:p w14:paraId="1C2626F2" w14:textId="77777777" w:rsidR="00B11855" w:rsidRPr="001F42D3" w:rsidRDefault="003D003E" w:rsidP="006B1888">
            <w:pPr>
              <w:pStyle w:val="TableEntry"/>
            </w:pPr>
            <w:r w:rsidRPr="001F42D3">
              <w:t>DTM</w:t>
            </w:r>
          </w:p>
        </w:tc>
        <w:tc>
          <w:tcPr>
            <w:tcW w:w="0" w:type="auto"/>
          </w:tcPr>
          <w:p w14:paraId="7EB0C16A" w14:textId="77777777" w:rsidR="00B11855" w:rsidRPr="001F42D3" w:rsidRDefault="003D003E" w:rsidP="006B1888">
            <w:pPr>
              <w:pStyle w:val="TableEntry"/>
            </w:pPr>
            <w:r w:rsidRPr="001F42D3">
              <w:t>RE</w:t>
            </w:r>
          </w:p>
        </w:tc>
        <w:tc>
          <w:tcPr>
            <w:tcW w:w="0" w:type="auto"/>
          </w:tcPr>
          <w:p w14:paraId="5DF905DA" w14:textId="77777777" w:rsidR="00B11855" w:rsidRPr="001F42D3" w:rsidRDefault="003D003E" w:rsidP="006B1888">
            <w:pPr>
              <w:pStyle w:val="TableEntry"/>
            </w:pPr>
            <w:r w:rsidRPr="001F42D3">
              <w:t>[0..1]</w:t>
            </w:r>
          </w:p>
        </w:tc>
        <w:tc>
          <w:tcPr>
            <w:tcW w:w="0" w:type="auto"/>
          </w:tcPr>
          <w:p w14:paraId="35627043" w14:textId="77777777" w:rsidR="00B11855" w:rsidRPr="001F42D3" w:rsidRDefault="00B11855" w:rsidP="006B1888">
            <w:pPr>
              <w:pStyle w:val="TableEntry"/>
            </w:pPr>
          </w:p>
        </w:tc>
        <w:tc>
          <w:tcPr>
            <w:tcW w:w="0" w:type="auto"/>
          </w:tcPr>
          <w:p w14:paraId="1C797BAE" w14:textId="77777777" w:rsidR="00B11855" w:rsidRPr="001F42D3" w:rsidRDefault="003D003E" w:rsidP="006B1888">
            <w:pPr>
              <w:pStyle w:val="TableEntry"/>
            </w:pPr>
            <w:r w:rsidRPr="001F42D3">
              <w:t>Observation End Date / Time</w:t>
            </w:r>
          </w:p>
        </w:tc>
      </w:tr>
      <w:tr w:rsidR="00C40FD5" w:rsidRPr="001F42D3" w14:paraId="3999FEBA" w14:textId="77777777" w:rsidTr="00C10546">
        <w:trPr>
          <w:cantSplit/>
          <w:jc w:val="center"/>
        </w:trPr>
        <w:tc>
          <w:tcPr>
            <w:tcW w:w="1059" w:type="dxa"/>
          </w:tcPr>
          <w:p w14:paraId="0C1098BF" w14:textId="77777777" w:rsidR="00B11855" w:rsidRPr="001F42D3" w:rsidRDefault="003D003E" w:rsidP="006B1888">
            <w:pPr>
              <w:pStyle w:val="TableEntry"/>
            </w:pPr>
            <w:r w:rsidRPr="001F42D3">
              <w:t>9</w:t>
            </w:r>
          </w:p>
        </w:tc>
        <w:tc>
          <w:tcPr>
            <w:tcW w:w="990" w:type="dxa"/>
          </w:tcPr>
          <w:p w14:paraId="73C09E57" w14:textId="77777777" w:rsidR="00B11855" w:rsidRPr="001F42D3" w:rsidRDefault="003D003E" w:rsidP="006B1888">
            <w:pPr>
              <w:pStyle w:val="TableEntry"/>
            </w:pPr>
            <w:r w:rsidRPr="001F42D3">
              <w:t>722</w:t>
            </w:r>
          </w:p>
        </w:tc>
        <w:tc>
          <w:tcPr>
            <w:tcW w:w="1196" w:type="dxa"/>
          </w:tcPr>
          <w:p w14:paraId="3F877055" w14:textId="77777777" w:rsidR="00B11855" w:rsidRPr="001F42D3" w:rsidRDefault="003D003E" w:rsidP="006B1888">
            <w:pPr>
              <w:pStyle w:val="TableEntry"/>
            </w:pPr>
            <w:r w:rsidRPr="001F42D3">
              <w:t>CQ</w:t>
            </w:r>
          </w:p>
        </w:tc>
        <w:tc>
          <w:tcPr>
            <w:tcW w:w="0" w:type="auto"/>
          </w:tcPr>
          <w:p w14:paraId="49ED491E" w14:textId="77777777" w:rsidR="00B11855" w:rsidRPr="001F42D3" w:rsidRDefault="003D003E" w:rsidP="006B1888">
            <w:pPr>
              <w:pStyle w:val="TableEntry"/>
            </w:pPr>
            <w:r w:rsidRPr="001F42D3">
              <w:t>X</w:t>
            </w:r>
          </w:p>
        </w:tc>
        <w:tc>
          <w:tcPr>
            <w:tcW w:w="0" w:type="auto"/>
          </w:tcPr>
          <w:p w14:paraId="2F1ACE61" w14:textId="77777777" w:rsidR="00B11855" w:rsidRPr="001F42D3" w:rsidRDefault="003D003E" w:rsidP="006B1888">
            <w:pPr>
              <w:pStyle w:val="TableEntry"/>
            </w:pPr>
            <w:r w:rsidRPr="001F42D3">
              <w:t>[0..0]</w:t>
            </w:r>
          </w:p>
        </w:tc>
        <w:tc>
          <w:tcPr>
            <w:tcW w:w="0" w:type="auto"/>
          </w:tcPr>
          <w:p w14:paraId="326C27D8" w14:textId="77777777" w:rsidR="00B11855" w:rsidRPr="001F42D3" w:rsidRDefault="00B11855" w:rsidP="006B1888">
            <w:pPr>
              <w:pStyle w:val="TableEntry"/>
            </w:pPr>
          </w:p>
        </w:tc>
        <w:tc>
          <w:tcPr>
            <w:tcW w:w="0" w:type="auto"/>
          </w:tcPr>
          <w:p w14:paraId="7A4163AE" w14:textId="77777777" w:rsidR="00B11855" w:rsidRPr="001F42D3" w:rsidRDefault="003D003E" w:rsidP="006B1888">
            <w:pPr>
              <w:pStyle w:val="TableEntry"/>
            </w:pPr>
            <w:r w:rsidRPr="001F42D3">
              <w:t>Collection Volume</w:t>
            </w:r>
          </w:p>
        </w:tc>
      </w:tr>
      <w:tr w:rsidR="00C40FD5" w:rsidRPr="001F42D3" w14:paraId="0EA33CEC" w14:textId="77777777" w:rsidTr="00C10546">
        <w:trPr>
          <w:cantSplit/>
          <w:jc w:val="center"/>
        </w:trPr>
        <w:tc>
          <w:tcPr>
            <w:tcW w:w="1059" w:type="dxa"/>
          </w:tcPr>
          <w:p w14:paraId="63CDEA6D" w14:textId="77777777" w:rsidR="00B11855" w:rsidRPr="001F42D3" w:rsidRDefault="003D003E" w:rsidP="006B1888">
            <w:pPr>
              <w:pStyle w:val="TableEntry"/>
            </w:pPr>
            <w:r w:rsidRPr="001F42D3">
              <w:t>10</w:t>
            </w:r>
          </w:p>
        </w:tc>
        <w:tc>
          <w:tcPr>
            <w:tcW w:w="990" w:type="dxa"/>
          </w:tcPr>
          <w:p w14:paraId="6DA75506" w14:textId="77777777" w:rsidR="00B11855" w:rsidRPr="001F42D3" w:rsidRDefault="003D003E" w:rsidP="006B1888">
            <w:pPr>
              <w:pStyle w:val="TableEntry"/>
            </w:pPr>
            <w:r w:rsidRPr="001F42D3">
              <w:t>3220</w:t>
            </w:r>
          </w:p>
        </w:tc>
        <w:tc>
          <w:tcPr>
            <w:tcW w:w="1196" w:type="dxa"/>
          </w:tcPr>
          <w:p w14:paraId="4775C9EE" w14:textId="77777777" w:rsidR="00B11855" w:rsidRPr="001F42D3" w:rsidRDefault="003D003E" w:rsidP="006B1888">
            <w:pPr>
              <w:pStyle w:val="TableEntry"/>
            </w:pPr>
            <w:r w:rsidRPr="001F42D3">
              <w:t>XCN</w:t>
            </w:r>
          </w:p>
        </w:tc>
        <w:tc>
          <w:tcPr>
            <w:tcW w:w="0" w:type="auto"/>
          </w:tcPr>
          <w:p w14:paraId="0CD087F4" w14:textId="77777777" w:rsidR="00B11855" w:rsidRPr="001F42D3" w:rsidRDefault="003D003E" w:rsidP="006B1888">
            <w:pPr>
              <w:pStyle w:val="TableEntry"/>
            </w:pPr>
            <w:r w:rsidRPr="001F42D3">
              <w:t>R2</w:t>
            </w:r>
          </w:p>
        </w:tc>
        <w:tc>
          <w:tcPr>
            <w:tcW w:w="0" w:type="auto"/>
          </w:tcPr>
          <w:p w14:paraId="36FC62F9" w14:textId="77777777" w:rsidR="00B11855" w:rsidRPr="001F42D3" w:rsidRDefault="003D003E" w:rsidP="006B1888">
            <w:pPr>
              <w:pStyle w:val="TableEntry"/>
            </w:pPr>
            <w:r w:rsidRPr="001F42D3">
              <w:t>[0..1]</w:t>
            </w:r>
          </w:p>
        </w:tc>
        <w:tc>
          <w:tcPr>
            <w:tcW w:w="0" w:type="auto"/>
          </w:tcPr>
          <w:p w14:paraId="0B6DC14D" w14:textId="77777777" w:rsidR="00B11855" w:rsidRPr="001F42D3" w:rsidRDefault="00B11855" w:rsidP="006B1888">
            <w:pPr>
              <w:pStyle w:val="TableEntry"/>
            </w:pPr>
          </w:p>
        </w:tc>
        <w:tc>
          <w:tcPr>
            <w:tcW w:w="0" w:type="auto"/>
          </w:tcPr>
          <w:p w14:paraId="0C9D6E75" w14:textId="77777777" w:rsidR="00B11855" w:rsidRPr="001F42D3" w:rsidRDefault="003D003E" w:rsidP="006B1888">
            <w:pPr>
              <w:pStyle w:val="TableEntry"/>
            </w:pPr>
            <w:r w:rsidRPr="001F42D3">
              <w:t>Collection Identifier</w:t>
            </w:r>
          </w:p>
        </w:tc>
      </w:tr>
    </w:tbl>
    <w:p w14:paraId="36EF2900" w14:textId="77777777" w:rsidR="00800492" w:rsidRPr="001F42D3" w:rsidRDefault="00800492" w:rsidP="00B34AEB">
      <w:pPr>
        <w:pStyle w:val="BodyText"/>
      </w:pPr>
    </w:p>
    <w:p w14:paraId="654A7DFC" w14:textId="1FD7DABC" w:rsidR="00B11855" w:rsidRPr="001F42D3" w:rsidRDefault="003D003E" w:rsidP="001422D4">
      <w:pPr>
        <w:pStyle w:val="HL7Field"/>
        <w:ind w:hanging="2"/>
      </w:pPr>
      <w:r w:rsidRPr="001F42D3">
        <w:t>OBR-1   Set ID OBR</w:t>
      </w:r>
    </w:p>
    <w:p w14:paraId="75D00B1A" w14:textId="77777777" w:rsidR="00B11855" w:rsidRPr="001F42D3" w:rsidRDefault="003D003E" w:rsidP="00A01166">
      <w:pPr>
        <w:pStyle w:val="HL7FieldIndent2"/>
        <w:ind w:left="0" w:hanging="2"/>
        <w:rPr>
          <w:noProof w:val="0"/>
        </w:rPr>
      </w:pPr>
      <w:r w:rsidRPr="001F42D3">
        <w:rPr>
          <w:noProof w:val="0"/>
        </w:rPr>
        <w:t>Definition: For the first order transmitted in each message, the sequence number shall be 1; for the second order, it shall be 2; and so on.</w:t>
      </w:r>
    </w:p>
    <w:p w14:paraId="4946ED7D" w14:textId="77777777" w:rsidR="00B11855" w:rsidRPr="001F42D3" w:rsidRDefault="003D003E" w:rsidP="001422D4">
      <w:pPr>
        <w:pStyle w:val="HL7Field"/>
        <w:ind w:hanging="2"/>
      </w:pPr>
      <w:r w:rsidRPr="001F42D3">
        <w:t>OBR-2   Placer Order Number</w:t>
      </w:r>
    </w:p>
    <w:p w14:paraId="4111B6CB" w14:textId="77777777" w:rsidR="00B11855" w:rsidRPr="001F42D3" w:rsidRDefault="003D003E" w:rsidP="00A01166">
      <w:pPr>
        <w:pStyle w:val="HL7FieldIndent2"/>
        <w:ind w:left="0" w:hanging="2"/>
        <w:rPr>
          <w:noProof w:val="0"/>
        </w:rPr>
      </w:pPr>
      <w:r w:rsidRPr="001F42D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236FBB63" w:rsidR="00B11855" w:rsidRPr="001F42D3" w:rsidRDefault="003D003E" w:rsidP="00A01166">
      <w:pPr>
        <w:pStyle w:val="HL7FieldIndent2"/>
        <w:ind w:left="0" w:hanging="2"/>
        <w:rPr>
          <w:noProof w:val="0"/>
        </w:rPr>
      </w:pPr>
      <w:r w:rsidRPr="001F42D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w:t>
      </w:r>
      <w:r w:rsidR="00BE286E" w:rsidRPr="001F42D3">
        <w:rPr>
          <w:noProof w:val="0"/>
        </w:rPr>
        <w:t>If there is no placer number from an ordering application, for example in a "standing" order that is documented as a hospital specific protocol, then the Device Observation Reporter will leave this field empty.</w:t>
      </w:r>
      <w:r w:rsidRPr="001F42D3">
        <w:rPr>
          <w:noProof w:val="0"/>
        </w:rPr>
        <w:t xml:space="preserve"> </w:t>
      </w:r>
    </w:p>
    <w:p w14:paraId="5776C4A9" w14:textId="4CE56D95" w:rsidR="00B11855" w:rsidRPr="001F42D3" w:rsidRDefault="003D003E" w:rsidP="00A01166">
      <w:pPr>
        <w:pStyle w:val="HL7FieldIndent2"/>
        <w:ind w:left="0" w:hanging="2"/>
        <w:rPr>
          <w:noProof w:val="0"/>
        </w:rPr>
      </w:pPr>
      <w:proofErr w:type="gramStart"/>
      <w:r w:rsidRPr="001F42D3">
        <w:rPr>
          <w:noProof w:val="0"/>
        </w:rPr>
        <w:lastRenderedPageBreak/>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w:t>
      </w:r>
      <w:proofErr w:type="gramStart"/>
      <w:r w:rsidRPr="001F42D3">
        <w:rPr>
          <w:noProof w:val="0"/>
        </w:rPr>
        <w:t>In order to</w:t>
      </w:r>
      <w:proofErr w:type="gramEnd"/>
      <w:r w:rsidRPr="001F42D3">
        <w:rPr>
          <w:noProof w:val="0"/>
        </w:rPr>
        <w:t xml:space="preserve">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1F42D3" w:rsidRDefault="003D003E" w:rsidP="00A01166">
      <w:pPr>
        <w:pStyle w:val="HL7FieldIndent2"/>
        <w:ind w:left="0" w:hanging="2"/>
        <w:rPr>
          <w:noProof w:val="0"/>
        </w:rPr>
      </w:pPr>
      <w:r w:rsidRPr="001F42D3">
        <w:rPr>
          <w:noProof w:val="0"/>
        </w:rPr>
        <w:t xml:space="preserve">See Appendix </w:t>
      </w:r>
      <w:r w:rsidR="00E7383E" w:rsidRPr="001F42D3">
        <w:rPr>
          <w:noProof w:val="0"/>
        </w:rPr>
        <w:t>C.5 EI</w:t>
      </w:r>
      <w:r w:rsidRPr="001F42D3">
        <w:rPr>
          <w:noProof w:val="0"/>
        </w:rPr>
        <w:t xml:space="preserve"> Data Type for further information. </w:t>
      </w:r>
    </w:p>
    <w:p w14:paraId="387F3904" w14:textId="28F7DC1B"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7.4.1.2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BB1198" w14:textId="77777777" w:rsidR="00B11855" w:rsidRPr="001F42D3" w:rsidRDefault="003D003E" w:rsidP="005C1693">
      <w:pPr>
        <w:pStyle w:val="BodyText"/>
      </w:pPr>
      <w:r w:rsidRPr="001F42D3">
        <w:rPr>
          <w:b/>
          <w:bCs/>
        </w:rPr>
        <w:t>OBR-3   Filler Order Number</w:t>
      </w:r>
    </w:p>
    <w:p w14:paraId="3A9EB51B" w14:textId="77777777" w:rsidR="00B11855" w:rsidRPr="001F42D3" w:rsidRDefault="003D003E" w:rsidP="005C1693">
      <w:pPr>
        <w:pStyle w:val="BodyText"/>
      </w:pPr>
      <w:r w:rsidRPr="001F42D3">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1B506115" w:rsidR="00B11855" w:rsidRPr="001F42D3" w:rsidRDefault="003D003E" w:rsidP="005C1693">
      <w:pPr>
        <w:pStyle w:val="BodyText"/>
      </w:pPr>
      <w:r w:rsidRPr="001F42D3">
        <w:t xml:space="preserve">The </w:t>
      </w:r>
      <w:r w:rsidR="007E67D4" w:rsidRPr="001F42D3">
        <w:t>DEV TF</w:t>
      </w:r>
      <w:r w:rsidRPr="001F42D3">
        <w:t xml:space="preserve">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w:t>
      </w:r>
      <w:proofErr w:type="gramStart"/>
      <w:r w:rsidRPr="001F42D3">
        <w:t>type</w:t>
      </w:r>
      <w:proofErr w:type="gramEnd"/>
      <w:r w:rsidRPr="001F42D3">
        <w:t xml:space="preserve"> notation corresponding to the Unique ID. The preferred Universal ID type for IHE PCD is the EUI-64 code. The Universal ID type (EI-4) is then "EUI-64". In cases where an EUI-64 is not available, </w:t>
      </w:r>
      <w:proofErr w:type="gramStart"/>
      <w:r w:rsidRPr="001F42D3">
        <w:t>less</w:t>
      </w:r>
      <w:proofErr w:type="gramEnd"/>
      <w:r w:rsidRPr="001F42D3">
        <w:t xml:space="preserve"> </w:t>
      </w:r>
      <w:proofErr w:type="gramStart"/>
      <w:r w:rsidRPr="001F42D3">
        <w:t>preferred Universal IDs</w:t>
      </w:r>
      <w:proofErr w:type="gramEnd"/>
      <w:r w:rsidRPr="001F42D3">
        <w:t xml:space="preserve"> for the application may be used as detailed in Appendix C.5 EI Data Type. For compatibility with older receiving systems, </w:t>
      </w:r>
      <w:proofErr w:type="gramStart"/>
      <w:r w:rsidRPr="001F42D3">
        <w:t xml:space="preserve">the </w:t>
      </w:r>
      <w:r w:rsidR="007E67D4" w:rsidRPr="001F42D3">
        <w:t>DEV</w:t>
      </w:r>
      <w:proofErr w:type="gramEnd"/>
      <w:r w:rsidR="007E67D4" w:rsidRPr="001F42D3">
        <w:t xml:space="preserve"> TF</w:t>
      </w:r>
      <w:r w:rsidRPr="001F42D3">
        <w:t xml:space="preserve">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1478717" w:rsidR="00E83F03" w:rsidRPr="001F42D3" w:rsidRDefault="00E83F03" w:rsidP="005C1693">
      <w:pPr>
        <w:pStyle w:val="BodyText"/>
        <w:rPr>
          <w:szCs w:val="24"/>
        </w:rPr>
      </w:pPr>
      <w:r w:rsidRPr="001F42D3">
        <w:t xml:space="preserve">In the transactions of the Alert Communication Management Profile ([PCD-04], [PCD-05],[PCD-06], [PCD-07]), the EI data type value in the case of [PCD-04] and [PCD-05] </w:t>
      </w:r>
      <w:r w:rsidRPr="001F42D3">
        <w:rPr>
          <w:szCs w:val="24"/>
        </w:rPr>
        <w:t xml:space="preserve">transactions which are 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sidRPr="001F42D3">
        <w:rPr>
          <w:i/>
          <w:szCs w:val="24"/>
        </w:rPr>
        <w:t>shall</w:t>
      </w:r>
      <w:r w:rsidRPr="001F42D3">
        <w:rPr>
          <w:szCs w:val="24"/>
        </w:rPr>
        <w:t xml:space="preserve"> be a fully described actor instance unique (EI an</w:t>
      </w:r>
      <w:r w:rsidR="00F5584B" w:rsidRPr="001F42D3">
        <w:rPr>
          <w:szCs w:val="24"/>
        </w:rPr>
        <w:t>d</w:t>
      </w:r>
      <w:r w:rsidRPr="001F42D3">
        <w:rPr>
          <w:szCs w:val="24"/>
        </w:rPr>
        <w:t xml:space="preserve"> HD data type conformant value) and is assigned by the Alert Source and is used by system actors to associate updates to a particular alert identified by the Filler Assigned Identifier component of the OBR-29.2 Parent field. </w:t>
      </w:r>
    </w:p>
    <w:p w14:paraId="153A95EF" w14:textId="2A371765" w:rsidR="00E83F03" w:rsidRPr="005C1693" w:rsidRDefault="00E83F03" w:rsidP="005C1693">
      <w:pPr>
        <w:pStyle w:val="BodyText"/>
      </w:pPr>
      <w:r w:rsidRPr="001F42D3">
        <w:lastRenderedPageBreak/>
        <w:t xml:space="preserve">For the [PCD-04] transactions where the alert phase is indicated as start, </w:t>
      </w:r>
      <w:proofErr w:type="spellStart"/>
      <w:r w:rsidRPr="001F42D3">
        <w:t>start_only</w:t>
      </w:r>
      <w:proofErr w:type="spellEnd"/>
      <w:r w:rsidRPr="001F42D3">
        <w:t xml:space="preserve">, or present the Filler Assigned Identifier component of the OBR-29 Parent field </w:t>
      </w:r>
      <w:r w:rsidRPr="001F42D3">
        <w:rPr>
          <w:i/>
        </w:rPr>
        <w:t>shall</w:t>
      </w:r>
      <w:r w:rsidRPr="001F42D3">
        <w:t xml:space="preserve"> be empty. Absence of a value in component OBR-29.2 Filler Assigned Identifier </w:t>
      </w:r>
      <w:r w:rsidRPr="001F42D3">
        <w:rPr>
          <w:i/>
        </w:rPr>
        <w:t>shall</w:t>
      </w:r>
      <w:r w:rsidRPr="001F42D3">
        <w:t xml:space="preserve"> not be used as indicative of the PCD-04 transaction as being the initial alert</w:t>
      </w:r>
      <w:r w:rsidR="001F42D3">
        <w:t xml:space="preserve">. </w:t>
      </w:r>
      <w:r w:rsidRPr="001F42D3">
        <w:t xml:space="preserve">Initial PCD-04 Report Alert identification </w:t>
      </w:r>
      <w:r w:rsidRPr="001F42D3">
        <w:rPr>
          <w:i/>
        </w:rPr>
        <w:t>shall</w:t>
      </w:r>
      <w:r w:rsidRPr="001F42D3">
        <w:t xml:space="preserve"> be through the alert phase indication</w:t>
      </w:r>
      <w:r w:rsidR="001F42D3">
        <w:t xml:space="preserve">. </w:t>
      </w:r>
      <w:r w:rsidRPr="001F42D3">
        <w:t xml:space="preserve">For [PCD-04] transactions where alert phase is not start, </w:t>
      </w:r>
      <w:proofErr w:type="spellStart"/>
      <w:r w:rsidRPr="001F42D3">
        <w:t>start_only</w:t>
      </w:r>
      <w:proofErr w:type="spellEnd"/>
      <w:r w:rsidRPr="001F42D3">
        <w:t xml:space="preserve">, or present, the Filler Assigned Identifier component OBR-29.2 Parent </w:t>
      </w:r>
      <w:r w:rsidRPr="001F42D3">
        <w:rPr>
          <w:i/>
        </w:rPr>
        <w:t>shall</w:t>
      </w:r>
      <w:r w:rsidRPr="001F42D3">
        <w:t xml:space="preserve"> contain the value from OBR-3 Filler Order Number of the [PCD-04] where alert phase was start, </w:t>
      </w:r>
      <w:proofErr w:type="spellStart"/>
      <w:r w:rsidRPr="001F42D3">
        <w:t>start_only</w:t>
      </w:r>
      <w:proofErr w:type="spellEnd"/>
      <w:r w:rsidRPr="001F42D3">
        <w:t>,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0396B530" w14:textId="1E893EA8" w:rsidR="00E83F03" w:rsidRPr="001F42D3" w:rsidRDefault="00E83F03" w:rsidP="005C1693">
      <w:pPr>
        <w:pStyle w:val="BodyText"/>
      </w:pPr>
      <w:r w:rsidRPr="001F42D3">
        <w:t xml:space="preserve">For an Alert Reporter (AR) </w:t>
      </w:r>
      <w:r w:rsidR="00277D6B">
        <w:t>Actor</w:t>
      </w:r>
      <w:r w:rsidRPr="001F42D3">
        <w:t xml:space="preserve"> to match a received [PCD-05] to the [PCD-04] that the AR sent to originate the alert the sub-components of OBR-29.2 of the received [PCD-05] shall respectively be compared with components of OBR-3 of the sent [PCD-04]</w:t>
      </w:r>
      <w:r w:rsidR="001F42D3">
        <w:t xml:space="preserve">. </w:t>
      </w:r>
      <w:r w:rsidRPr="001F42D3">
        <w:t>The contents of OBR-3 are at the component level</w:t>
      </w:r>
      <w:r w:rsidR="001F42D3">
        <w:t xml:space="preserve">. </w:t>
      </w:r>
      <w:r w:rsidRPr="001F42D3">
        <w:t>The contents of OBR-29.2 are at the sub-component level</w:t>
      </w:r>
      <w:r w:rsidR="001F42D3">
        <w:t xml:space="preserve">. </w:t>
      </w:r>
      <w:r w:rsidRPr="001F42D3">
        <w:t>Due to the difference in delimiters and positioning a simple string compare of field content is not sufficient</w:t>
      </w:r>
      <w:r w:rsidR="001F42D3">
        <w:t xml:space="preserve">. </w:t>
      </w:r>
      <w:r w:rsidRPr="001F42D3">
        <w:t xml:space="preserve">Both values are EI data </w:t>
      </w:r>
      <w:proofErr w:type="gramStart"/>
      <w:r w:rsidRPr="001F42D3">
        <w:t>types</w:t>
      </w:r>
      <w:proofErr w:type="gramEnd"/>
      <w:r w:rsidRPr="001F42D3">
        <w:t xml:space="preserve"> and all parts of the data type shall be compared for equality, including absence of </w:t>
      </w:r>
      <w:proofErr w:type="gramStart"/>
      <w:r w:rsidRPr="001F42D3">
        <w:t>lower level</w:t>
      </w:r>
      <w:proofErr w:type="gramEnd"/>
      <w:r w:rsidRPr="001F42D3">
        <w:t xml:space="preserve"> parts.</w:t>
      </w:r>
    </w:p>
    <w:p w14:paraId="47B1B13A" w14:textId="77777777" w:rsidR="00E83F03" w:rsidRPr="001F42D3" w:rsidRDefault="00E83F03" w:rsidP="00E83F03">
      <w:pPr>
        <w:pStyle w:val="Default"/>
      </w:pPr>
    </w:p>
    <w:p w14:paraId="06E8E028" w14:textId="311B2E68" w:rsidR="00E83F03" w:rsidRPr="001F42D3" w:rsidRDefault="00E83F03" w:rsidP="005C1693">
      <w:pPr>
        <w:pStyle w:val="BodyText"/>
      </w:pPr>
      <w:r w:rsidRPr="001F42D3">
        <w:t>&lt;Entity Identifier (ST)&gt;</w:t>
      </w:r>
    </w:p>
    <w:p w14:paraId="2EEC0918" w14:textId="77777777" w:rsidR="00E83F03" w:rsidRPr="001F42D3" w:rsidRDefault="00E83F03" w:rsidP="005C1693">
      <w:pPr>
        <w:pStyle w:val="BodyText"/>
      </w:pPr>
      <w:r w:rsidRPr="001F42D3">
        <w:t>&lt;Namespace ID (IS)&gt;</w:t>
      </w:r>
    </w:p>
    <w:p w14:paraId="302597CA" w14:textId="77777777" w:rsidR="00E83F03" w:rsidRPr="001F42D3" w:rsidRDefault="00E83F03" w:rsidP="005C1693">
      <w:pPr>
        <w:pStyle w:val="BodyText"/>
      </w:pPr>
      <w:r w:rsidRPr="001F42D3">
        <w:t>&lt;Universal ID (ST)&gt;</w:t>
      </w:r>
    </w:p>
    <w:p w14:paraId="2D3CF175" w14:textId="77777777" w:rsidR="00E83F03" w:rsidRPr="001F42D3" w:rsidRDefault="00E83F03" w:rsidP="005C1693">
      <w:pPr>
        <w:pStyle w:val="BodyText"/>
      </w:pPr>
      <w:r w:rsidRPr="001F42D3">
        <w:t>&lt;Universal ID Type (ID)&gt;</w:t>
      </w:r>
    </w:p>
    <w:p w14:paraId="46C9B36C" w14:textId="77777777" w:rsidR="00E83F03" w:rsidRPr="001F42D3" w:rsidRDefault="00E83F03" w:rsidP="005C1693">
      <w:pPr>
        <w:pStyle w:val="TableTitle"/>
      </w:pPr>
      <w:r w:rsidRPr="001F42D3">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rsidRPr="001F42D3" w14:paraId="3234E6E3" w14:textId="77777777" w:rsidTr="005C1693">
        <w:trPr>
          <w:jc w:val="center"/>
        </w:trPr>
        <w:tc>
          <w:tcPr>
            <w:tcW w:w="2026" w:type="dxa"/>
            <w:shd w:val="clear" w:color="auto" w:fill="D9D9D9" w:themeFill="background1" w:themeFillShade="D9"/>
          </w:tcPr>
          <w:p w14:paraId="42F4FEFD" w14:textId="77777777" w:rsidR="00E83F03" w:rsidRPr="001F42D3" w:rsidRDefault="00E83F03" w:rsidP="005C1693">
            <w:pPr>
              <w:pStyle w:val="TableEntryHeader"/>
            </w:pPr>
            <w:r w:rsidRPr="001F42D3">
              <w:t>Transaction</w:t>
            </w:r>
          </w:p>
        </w:tc>
        <w:tc>
          <w:tcPr>
            <w:tcW w:w="2216" w:type="dxa"/>
            <w:shd w:val="clear" w:color="auto" w:fill="D9D9D9" w:themeFill="background1" w:themeFillShade="D9"/>
          </w:tcPr>
          <w:p w14:paraId="4BE7180F" w14:textId="77777777" w:rsidR="00E83F03" w:rsidRPr="001F42D3" w:rsidRDefault="00E83F03" w:rsidP="005C1693">
            <w:pPr>
              <w:pStyle w:val="TableEntryHeader"/>
            </w:pPr>
            <w:r w:rsidRPr="001F42D3">
              <w:t>Alert Phase</w:t>
            </w:r>
          </w:p>
        </w:tc>
        <w:tc>
          <w:tcPr>
            <w:tcW w:w="2217" w:type="dxa"/>
            <w:shd w:val="clear" w:color="auto" w:fill="D9D9D9" w:themeFill="background1" w:themeFillShade="D9"/>
          </w:tcPr>
          <w:p w14:paraId="7B92E3B8" w14:textId="77777777" w:rsidR="00E83F03" w:rsidRPr="001F42D3" w:rsidRDefault="00E83F03" w:rsidP="005C1693">
            <w:pPr>
              <w:pStyle w:val="TableEntryHeader"/>
            </w:pPr>
            <w:r w:rsidRPr="001F42D3">
              <w:t>OBR-3</w:t>
            </w:r>
          </w:p>
          <w:p w14:paraId="4D36F5BD" w14:textId="77777777" w:rsidR="00E83F03" w:rsidRPr="001F42D3" w:rsidRDefault="00E83F03" w:rsidP="005C1693">
            <w:pPr>
              <w:pStyle w:val="TableEntryHeader"/>
            </w:pPr>
            <w:r w:rsidRPr="001F42D3">
              <w:t>(EI data type at component level)</w:t>
            </w:r>
          </w:p>
        </w:tc>
        <w:tc>
          <w:tcPr>
            <w:tcW w:w="2635" w:type="dxa"/>
            <w:shd w:val="clear" w:color="auto" w:fill="D9D9D9" w:themeFill="background1" w:themeFillShade="D9"/>
          </w:tcPr>
          <w:p w14:paraId="507E4314" w14:textId="77777777" w:rsidR="00E83F03" w:rsidRPr="001F42D3" w:rsidRDefault="00E83F03" w:rsidP="005C1693">
            <w:pPr>
              <w:pStyle w:val="TableEntryHeader"/>
            </w:pPr>
            <w:r w:rsidRPr="001F42D3">
              <w:t>OBR-29.2</w:t>
            </w:r>
          </w:p>
          <w:p w14:paraId="16E033EE" w14:textId="77777777" w:rsidR="00E83F03" w:rsidRPr="001F42D3" w:rsidRDefault="00E83F03" w:rsidP="005C1693">
            <w:pPr>
              <w:pStyle w:val="TableEntryHeader"/>
            </w:pPr>
            <w:r w:rsidRPr="001F42D3">
              <w:t>(EI data type at sub-component level)</w:t>
            </w:r>
          </w:p>
        </w:tc>
      </w:tr>
      <w:tr w:rsidR="00E83F03" w:rsidRPr="001F42D3" w14:paraId="3F8973A7" w14:textId="77777777" w:rsidTr="0087181F">
        <w:trPr>
          <w:jc w:val="center"/>
        </w:trPr>
        <w:tc>
          <w:tcPr>
            <w:tcW w:w="2026" w:type="dxa"/>
          </w:tcPr>
          <w:p w14:paraId="328A597F" w14:textId="77777777" w:rsidR="00E83F03" w:rsidRPr="001F42D3" w:rsidRDefault="00E83F03" w:rsidP="005C1693">
            <w:pPr>
              <w:pStyle w:val="TableEntry"/>
            </w:pPr>
            <w:r w:rsidRPr="001F42D3">
              <w:t>PCD-04 Report Alert</w:t>
            </w:r>
          </w:p>
          <w:p w14:paraId="00983E79" w14:textId="77777777" w:rsidR="00E83F03" w:rsidRPr="001F42D3" w:rsidRDefault="00E83F03" w:rsidP="005C1693">
            <w:pPr>
              <w:pStyle w:val="TableEntry"/>
            </w:pPr>
            <w:r w:rsidRPr="001F42D3">
              <w:t>Initial alert indication</w:t>
            </w:r>
          </w:p>
        </w:tc>
        <w:tc>
          <w:tcPr>
            <w:tcW w:w="2216" w:type="dxa"/>
          </w:tcPr>
          <w:p w14:paraId="6BA1598F"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2217" w:type="dxa"/>
          </w:tcPr>
          <w:p w14:paraId="27F5A63B" w14:textId="77777777" w:rsidR="00E83F03" w:rsidRPr="001F42D3" w:rsidRDefault="00E83F03" w:rsidP="005C1693">
            <w:pPr>
              <w:pStyle w:val="TableEntry"/>
            </w:pPr>
            <w:r w:rsidRPr="001F42D3">
              <w:t>Alert instance identifier</w:t>
            </w:r>
          </w:p>
        </w:tc>
        <w:tc>
          <w:tcPr>
            <w:tcW w:w="2635" w:type="dxa"/>
          </w:tcPr>
          <w:p w14:paraId="15F6FE60" w14:textId="77777777" w:rsidR="00E83F03" w:rsidRPr="001F42D3" w:rsidRDefault="00E83F03" w:rsidP="005C1693">
            <w:pPr>
              <w:pStyle w:val="TableEntry"/>
            </w:pPr>
            <w:r w:rsidRPr="001F42D3">
              <w:rPr>
                <w:i/>
              </w:rPr>
              <w:t>Shall</w:t>
            </w:r>
            <w:r w:rsidRPr="001F42D3">
              <w:t xml:space="preserve"> be empty</w:t>
            </w:r>
          </w:p>
        </w:tc>
      </w:tr>
      <w:tr w:rsidR="00E83F03" w:rsidRPr="001F42D3" w14:paraId="343D9D26" w14:textId="77777777" w:rsidTr="0087181F">
        <w:trPr>
          <w:jc w:val="center"/>
        </w:trPr>
        <w:tc>
          <w:tcPr>
            <w:tcW w:w="2026" w:type="dxa"/>
          </w:tcPr>
          <w:p w14:paraId="1726B226" w14:textId="77777777" w:rsidR="00E83F03" w:rsidRPr="001F42D3" w:rsidRDefault="00E83F03" w:rsidP="005C1693">
            <w:pPr>
              <w:pStyle w:val="TableEntry"/>
            </w:pPr>
            <w:r w:rsidRPr="001F42D3">
              <w:t>PCD-04 Report Alert</w:t>
            </w:r>
          </w:p>
          <w:p w14:paraId="428D2589" w14:textId="77777777" w:rsidR="00E83F03" w:rsidRPr="001F42D3" w:rsidRDefault="00E83F03" w:rsidP="005C1693">
            <w:pPr>
              <w:pStyle w:val="TableEntry"/>
            </w:pPr>
            <w:r w:rsidRPr="001F42D3">
              <w:t>Alert update</w:t>
            </w:r>
          </w:p>
        </w:tc>
        <w:tc>
          <w:tcPr>
            <w:tcW w:w="2216" w:type="dxa"/>
          </w:tcPr>
          <w:p w14:paraId="3BE5C86B" w14:textId="77777777" w:rsidR="00E83F03" w:rsidRPr="001F42D3" w:rsidRDefault="00E83F03" w:rsidP="005C1693">
            <w:pPr>
              <w:pStyle w:val="TableEntry"/>
            </w:pPr>
            <w:r w:rsidRPr="001F42D3">
              <w:t xml:space="preserve">other than start, </w:t>
            </w:r>
            <w:proofErr w:type="spellStart"/>
            <w:r w:rsidRPr="001F42D3">
              <w:t>start_only</w:t>
            </w:r>
            <w:proofErr w:type="spellEnd"/>
            <w:r w:rsidRPr="001F42D3">
              <w:t>, present</w:t>
            </w:r>
          </w:p>
        </w:tc>
        <w:tc>
          <w:tcPr>
            <w:tcW w:w="2217" w:type="dxa"/>
          </w:tcPr>
          <w:p w14:paraId="79468DEE" w14:textId="77777777" w:rsidR="00E83F03" w:rsidRPr="001F42D3" w:rsidRDefault="00E83F03" w:rsidP="005C1693">
            <w:pPr>
              <w:pStyle w:val="TableEntry"/>
            </w:pPr>
            <w:r w:rsidRPr="001F42D3">
              <w:t>Alert update identifier</w:t>
            </w:r>
          </w:p>
        </w:tc>
        <w:tc>
          <w:tcPr>
            <w:tcW w:w="2635" w:type="dxa"/>
          </w:tcPr>
          <w:p w14:paraId="22BFD43B" w14:textId="77777777" w:rsidR="00E83F03" w:rsidRPr="001F42D3" w:rsidRDefault="00E83F03" w:rsidP="005C1693">
            <w:pPr>
              <w:pStyle w:val="TableEntry"/>
            </w:pPr>
            <w:r w:rsidRPr="001F42D3">
              <w:t>Alert instance identifier from Initial alert indication</w:t>
            </w:r>
          </w:p>
        </w:tc>
      </w:tr>
      <w:tr w:rsidR="00E83F03" w:rsidRPr="001F42D3" w14:paraId="0E66EA5A" w14:textId="77777777" w:rsidTr="0087181F">
        <w:trPr>
          <w:jc w:val="center"/>
        </w:trPr>
        <w:tc>
          <w:tcPr>
            <w:tcW w:w="2026" w:type="dxa"/>
          </w:tcPr>
          <w:p w14:paraId="3AC279BF" w14:textId="77777777" w:rsidR="00E83F03" w:rsidRPr="001F42D3" w:rsidRDefault="00E83F03" w:rsidP="005C1693">
            <w:pPr>
              <w:pStyle w:val="TableEntry"/>
            </w:pPr>
            <w:r w:rsidRPr="001F42D3">
              <w:t>PCD-05 Report Alert Status</w:t>
            </w:r>
          </w:p>
          <w:p w14:paraId="51C55E0A" w14:textId="77777777" w:rsidR="00E83F03" w:rsidRPr="001F42D3" w:rsidRDefault="00E83F03" w:rsidP="005C1693">
            <w:pPr>
              <w:pStyle w:val="TableEntry"/>
            </w:pPr>
            <w:r w:rsidRPr="001F42D3">
              <w:t>All occurrences</w:t>
            </w:r>
          </w:p>
        </w:tc>
        <w:tc>
          <w:tcPr>
            <w:tcW w:w="2216" w:type="dxa"/>
          </w:tcPr>
          <w:p w14:paraId="1BB594AE" w14:textId="77777777" w:rsidR="00E83F03" w:rsidRPr="001F42D3" w:rsidRDefault="00E83F03" w:rsidP="005C1693">
            <w:pPr>
              <w:pStyle w:val="TableEntry"/>
            </w:pPr>
            <w:r w:rsidRPr="001F42D3">
              <w:t>All phase indications</w:t>
            </w:r>
          </w:p>
        </w:tc>
        <w:tc>
          <w:tcPr>
            <w:tcW w:w="2217" w:type="dxa"/>
          </w:tcPr>
          <w:p w14:paraId="20159208" w14:textId="77777777" w:rsidR="00E83F03" w:rsidRPr="001F42D3" w:rsidRDefault="00E83F03" w:rsidP="005C1693">
            <w:pPr>
              <w:pStyle w:val="TableEntry"/>
            </w:pPr>
            <w:r w:rsidRPr="001F42D3">
              <w:t>PCD-05 unique identifier associated with the instance PCD-05 transaction</w:t>
            </w:r>
          </w:p>
        </w:tc>
        <w:tc>
          <w:tcPr>
            <w:tcW w:w="2635" w:type="dxa"/>
          </w:tcPr>
          <w:p w14:paraId="769006EF" w14:textId="77777777" w:rsidR="00E83F03" w:rsidRPr="001F42D3" w:rsidRDefault="00E83F03" w:rsidP="005C1693">
            <w:pPr>
              <w:pStyle w:val="TableEntry"/>
            </w:pPr>
            <w:r w:rsidRPr="001F42D3">
              <w:t>Alert instance identifier from Initial alert indication</w:t>
            </w:r>
          </w:p>
        </w:tc>
      </w:tr>
    </w:tbl>
    <w:p w14:paraId="1D3924FC" w14:textId="77777777" w:rsidR="00E83F03" w:rsidRPr="001F42D3" w:rsidRDefault="00E83F03" w:rsidP="00E83F03">
      <w:pPr>
        <w:pStyle w:val="Default"/>
        <w:rPr>
          <w:sz w:val="23"/>
          <w:szCs w:val="23"/>
        </w:rPr>
      </w:pPr>
    </w:p>
    <w:p w14:paraId="344CAA6B" w14:textId="5BB56903" w:rsidR="00E83F03" w:rsidRPr="001F42D3" w:rsidRDefault="00E83F03" w:rsidP="005C1693">
      <w:pPr>
        <w:pStyle w:val="BodyText"/>
      </w:pPr>
      <w:r w:rsidRPr="001F42D3">
        <w:t>The ACM AM and AC actors interoperate using the WCTP protocol and not HL7</w:t>
      </w:r>
      <w:r w:rsidR="001F42D3">
        <w:t xml:space="preserve">. </w:t>
      </w:r>
      <w:r w:rsidRPr="001F42D3">
        <w:t>WCTP protocol message ID utilizes a different system-to-system unique identifier basis than does HL7</w:t>
      </w:r>
      <w:r w:rsidR="001F42D3">
        <w:t xml:space="preserve">. </w:t>
      </w:r>
      <w:r w:rsidRPr="001F42D3">
        <w:t xml:space="preserve">Just as HL7 the WCTP protocol has its own requirements for unique parent to child message </w:t>
      </w:r>
      <w:r w:rsidRPr="001F42D3">
        <w:lastRenderedPageBreak/>
        <w:t>identification for initiation/submit/update (</w:t>
      </w:r>
      <w:proofErr w:type="spellStart"/>
      <w:r w:rsidRPr="001F42D3">
        <w:t>messageID</w:t>
      </w:r>
      <w:proofErr w:type="spellEnd"/>
      <w:r w:rsidRPr="001F42D3">
        <w:t xml:space="preserve"> and </w:t>
      </w:r>
      <w:proofErr w:type="spellStart"/>
      <w:r w:rsidRPr="001F42D3">
        <w:t>transactionID</w:t>
      </w:r>
      <w:proofErr w:type="spellEnd"/>
      <w:r w:rsidRPr="001F42D3">
        <w:t>) and unique message identification for response/status update/reply  (</w:t>
      </w:r>
      <w:proofErr w:type="spellStart"/>
      <w:r w:rsidRPr="001F42D3">
        <w:t>responseToMessageID</w:t>
      </w:r>
      <w:proofErr w:type="spellEnd"/>
      <w:r w:rsidRPr="001F42D3">
        <w:t xml:space="preserve"> and </w:t>
      </w:r>
      <w:proofErr w:type="spellStart"/>
      <w:r w:rsidRPr="001F42D3">
        <w:t>transactionID</w:t>
      </w:r>
      <w:proofErr w:type="spellEnd"/>
      <w:r w:rsidRPr="001F42D3">
        <w:t>).</w:t>
      </w:r>
    </w:p>
    <w:p w14:paraId="3D4A72C6" w14:textId="77777777" w:rsidR="00E83F03" w:rsidRPr="001F42D3" w:rsidRDefault="00E83F03" w:rsidP="005C1693">
      <w:pPr>
        <w:pStyle w:val="TableTitle"/>
      </w:pPr>
      <w:r w:rsidRPr="001F42D3">
        <w:t xml:space="preserve">Table B.7-3: ACM </w:t>
      </w:r>
      <w:proofErr w:type="spellStart"/>
      <w:r w:rsidRPr="001F42D3">
        <w:t>Alert_Identifier</w:t>
      </w:r>
      <w:proofErr w:type="spellEnd"/>
      <w:r w:rsidRPr="001F42D3">
        <w:t xml:space="preserve"> Coordination Across WCTP Transactions</w:t>
      </w:r>
    </w:p>
    <w:tbl>
      <w:tblPr>
        <w:tblStyle w:val="TableGrid"/>
        <w:tblW w:w="9575" w:type="dxa"/>
        <w:jc w:val="center"/>
        <w:tblLook w:val="04A0" w:firstRow="1" w:lastRow="0" w:firstColumn="1" w:lastColumn="0" w:noHBand="0" w:noVBand="1"/>
      </w:tblPr>
      <w:tblGrid>
        <w:gridCol w:w="1665"/>
        <w:gridCol w:w="1578"/>
        <w:gridCol w:w="1717"/>
        <w:gridCol w:w="4615"/>
      </w:tblGrid>
      <w:tr w:rsidR="00E83F03" w:rsidRPr="001F42D3" w14:paraId="73562954" w14:textId="77777777" w:rsidTr="005C1693">
        <w:trPr>
          <w:tblHeader/>
          <w:jc w:val="center"/>
        </w:trPr>
        <w:tc>
          <w:tcPr>
            <w:tcW w:w="1664" w:type="dxa"/>
            <w:shd w:val="clear" w:color="auto" w:fill="D9D9D9" w:themeFill="background1" w:themeFillShade="D9"/>
          </w:tcPr>
          <w:p w14:paraId="6C21E7AD" w14:textId="77777777" w:rsidR="00E83F03" w:rsidRPr="001F42D3" w:rsidRDefault="00E83F03" w:rsidP="005C1693">
            <w:pPr>
              <w:pStyle w:val="TableEntryHeader"/>
            </w:pPr>
            <w:r w:rsidRPr="001F42D3">
              <w:t>Transaction</w:t>
            </w:r>
          </w:p>
        </w:tc>
        <w:tc>
          <w:tcPr>
            <w:tcW w:w="1578" w:type="dxa"/>
            <w:shd w:val="clear" w:color="auto" w:fill="D9D9D9" w:themeFill="background1" w:themeFillShade="D9"/>
          </w:tcPr>
          <w:p w14:paraId="6BC1B834" w14:textId="77777777" w:rsidR="00E83F03" w:rsidRPr="001F42D3" w:rsidRDefault="00E83F03" w:rsidP="005C1693">
            <w:pPr>
              <w:pStyle w:val="TableEntryHeader"/>
            </w:pPr>
            <w:r w:rsidRPr="001F42D3">
              <w:t>Alert Phase</w:t>
            </w:r>
          </w:p>
        </w:tc>
        <w:tc>
          <w:tcPr>
            <w:tcW w:w="1717" w:type="dxa"/>
            <w:shd w:val="clear" w:color="auto" w:fill="D9D9D9" w:themeFill="background1" w:themeFillShade="D9"/>
          </w:tcPr>
          <w:p w14:paraId="01C49383" w14:textId="77777777" w:rsidR="00E83F03" w:rsidRPr="001F42D3" w:rsidRDefault="00E83F03" w:rsidP="005C1693">
            <w:pPr>
              <w:pStyle w:val="TableEntryHeader"/>
            </w:pPr>
            <w:r w:rsidRPr="001F42D3">
              <w:t>WCTP Transaction</w:t>
            </w:r>
          </w:p>
        </w:tc>
        <w:tc>
          <w:tcPr>
            <w:tcW w:w="4615" w:type="dxa"/>
            <w:shd w:val="clear" w:color="auto" w:fill="D9D9D9" w:themeFill="background1" w:themeFillShade="D9"/>
          </w:tcPr>
          <w:p w14:paraId="6D5BBC5D" w14:textId="77777777" w:rsidR="00E83F03" w:rsidRPr="001F42D3" w:rsidRDefault="00E83F03" w:rsidP="005C1693">
            <w:pPr>
              <w:pStyle w:val="TableEntryHeader"/>
            </w:pPr>
            <w:r w:rsidRPr="001F42D3">
              <w:t>WCTP XML Element</w:t>
            </w:r>
          </w:p>
        </w:tc>
      </w:tr>
      <w:tr w:rsidR="00E83F03" w:rsidRPr="001F42D3" w14:paraId="1DD42170" w14:textId="77777777" w:rsidTr="005C1693">
        <w:trPr>
          <w:cantSplit/>
          <w:jc w:val="center"/>
        </w:trPr>
        <w:tc>
          <w:tcPr>
            <w:tcW w:w="1664" w:type="dxa"/>
          </w:tcPr>
          <w:p w14:paraId="4B7C81DD" w14:textId="77777777" w:rsidR="00E83F03" w:rsidRPr="001F42D3" w:rsidRDefault="00E83F03" w:rsidP="005C1693">
            <w:pPr>
              <w:pStyle w:val="TableEntry"/>
            </w:pPr>
            <w:r w:rsidRPr="001F42D3">
              <w:t>PCD-06 Disseminate Alert</w:t>
            </w:r>
          </w:p>
          <w:p w14:paraId="028EC8FD" w14:textId="77777777" w:rsidR="00E83F03" w:rsidRPr="001F42D3" w:rsidRDefault="00E83F03" w:rsidP="005C1693">
            <w:pPr>
              <w:pStyle w:val="TableEntry"/>
            </w:pPr>
            <w:r w:rsidRPr="001F42D3">
              <w:t>Initial alert indication</w:t>
            </w:r>
          </w:p>
        </w:tc>
        <w:tc>
          <w:tcPr>
            <w:tcW w:w="1578" w:type="dxa"/>
          </w:tcPr>
          <w:p w14:paraId="3AC15340"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1717" w:type="dxa"/>
          </w:tcPr>
          <w:p w14:paraId="25A380B7" w14:textId="77777777" w:rsidR="00E83F03" w:rsidRPr="001F42D3" w:rsidRDefault="00E83F03" w:rsidP="005C1693">
            <w:pPr>
              <w:pStyle w:val="TableEntry"/>
              <w:rPr>
                <w:szCs w:val="18"/>
              </w:rPr>
            </w:pPr>
            <w:proofErr w:type="spellStart"/>
            <w:r w:rsidRPr="001F42D3">
              <w:rPr>
                <w:szCs w:val="18"/>
              </w:rPr>
              <w:t>wctp-SubmitRequest</w:t>
            </w:r>
            <w:proofErr w:type="spellEnd"/>
          </w:p>
        </w:tc>
        <w:tc>
          <w:tcPr>
            <w:tcW w:w="4615" w:type="dxa"/>
          </w:tcPr>
          <w:p w14:paraId="0C8DBB62" w14:textId="77777777" w:rsidR="00E83F03" w:rsidRPr="001F42D3" w:rsidRDefault="00E83F03" w:rsidP="005C1693">
            <w:pPr>
              <w:pStyle w:val="TableEntry"/>
            </w:pPr>
            <w:r w:rsidRPr="001F42D3">
              <w:t>WCTP identifiers</w:t>
            </w:r>
          </w:p>
          <w:p w14:paraId="345A5C58" w14:textId="77777777" w:rsidR="00E83F03" w:rsidRPr="001F42D3" w:rsidRDefault="00E83F03" w:rsidP="005C1693">
            <w:pPr>
              <w:pStyle w:val="TableEntry"/>
            </w:pPr>
            <w:r w:rsidRPr="001F42D3">
              <w:t xml:space="preserve">    </w:t>
            </w:r>
            <w:proofErr w:type="spellStart"/>
            <w:r w:rsidRPr="001F42D3">
              <w:t>messageID</w:t>
            </w:r>
            <w:proofErr w:type="spellEnd"/>
          </w:p>
          <w:p w14:paraId="09956939" w14:textId="77777777" w:rsidR="00E83F03" w:rsidRPr="001F42D3" w:rsidRDefault="00E83F03" w:rsidP="005C1693">
            <w:pPr>
              <w:pStyle w:val="TableEntry"/>
            </w:pPr>
            <w:r w:rsidRPr="001F42D3">
              <w:t>HL7 identifiers within WCTP transaction</w:t>
            </w:r>
          </w:p>
          <w:p w14:paraId="43F26D99" w14:textId="77777777" w:rsidR="00E83F03" w:rsidRPr="001F42D3" w:rsidRDefault="00E83F03" w:rsidP="005C1693">
            <w:pPr>
              <w:pStyle w:val="TableEntry"/>
            </w:pPr>
            <w:r w:rsidRPr="001F42D3">
              <w:t xml:space="preserve">    &lt;</w:t>
            </w:r>
            <w:proofErr w:type="spellStart"/>
            <w:r w:rsidRPr="001F42D3">
              <w:t>wctp-IHEPCDACMObservation</w:t>
            </w:r>
            <w:proofErr w:type="spellEnd"/>
          </w:p>
          <w:p w14:paraId="466361C5" w14:textId="77777777" w:rsidR="00E83F03" w:rsidRPr="001F42D3" w:rsidRDefault="00E83F03" w:rsidP="005C1693">
            <w:pPr>
              <w:pStyle w:val="TableEntry"/>
            </w:pPr>
            <w:proofErr w:type="spellStart"/>
            <w:r w:rsidRPr="001F42D3">
              <w:t>alertTimestamp</w:t>
            </w:r>
            <w:proofErr w:type="spellEnd"/>
            <w:r w:rsidRPr="001F42D3">
              <w:t>=“</w:t>
            </w:r>
            <w:proofErr w:type="spellStart"/>
            <w:r w:rsidRPr="001F42D3">
              <w:t>alertTimestamp</w:t>
            </w:r>
            <w:proofErr w:type="spellEnd"/>
            <w:r w:rsidRPr="001F42D3">
              <w:t>”</w:t>
            </w:r>
          </w:p>
          <w:p w14:paraId="6DAA9E93" w14:textId="77777777" w:rsidR="00E83F03" w:rsidRPr="001F42D3" w:rsidRDefault="00E83F03" w:rsidP="005C1693">
            <w:pPr>
              <w:pStyle w:val="TableEntry"/>
            </w:pPr>
            <w:proofErr w:type="spellStart"/>
            <w:r w:rsidRPr="001F42D3">
              <w:t>fillerOrderNumber</w:t>
            </w:r>
            <w:proofErr w:type="spellEnd"/>
            <w:r w:rsidRPr="001F42D3">
              <w:t>=“</w:t>
            </w:r>
            <w:proofErr w:type="spellStart"/>
            <w:r w:rsidRPr="001F42D3">
              <w:t>fillerOrderNumber</w:t>
            </w:r>
            <w:proofErr w:type="spellEnd"/>
            <w:r w:rsidRPr="001F42D3">
              <w:t>”</w:t>
            </w:r>
          </w:p>
          <w:p w14:paraId="45926FB4" w14:textId="77777777" w:rsidR="00E83F03" w:rsidRPr="001F42D3" w:rsidRDefault="00E83F03" w:rsidP="005C1693">
            <w:pPr>
              <w:pStyle w:val="TableEntry"/>
            </w:pPr>
            <w:proofErr w:type="spellStart"/>
            <w:r w:rsidRPr="001F42D3">
              <w:t>parentFillerOrderNumber</w:t>
            </w:r>
            <w:proofErr w:type="spellEnd"/>
            <w:r w:rsidRPr="001F42D3">
              <w:t>=“</w:t>
            </w:r>
            <w:proofErr w:type="spellStart"/>
            <w:r w:rsidRPr="001F42D3">
              <w:t>parentFillerOrderNumber</w:t>
            </w:r>
            <w:proofErr w:type="spellEnd"/>
            <w:r w:rsidRPr="001F42D3">
              <w:t>”</w:t>
            </w:r>
          </w:p>
        </w:tc>
      </w:tr>
      <w:tr w:rsidR="00E83F03" w:rsidRPr="001F42D3" w14:paraId="540062D5" w14:textId="77777777" w:rsidTr="005C1693">
        <w:trPr>
          <w:cantSplit/>
          <w:jc w:val="center"/>
        </w:trPr>
        <w:tc>
          <w:tcPr>
            <w:tcW w:w="1664" w:type="dxa"/>
          </w:tcPr>
          <w:p w14:paraId="6E137F61" w14:textId="77777777" w:rsidR="00E83F03" w:rsidRPr="001F42D3" w:rsidRDefault="00E83F03" w:rsidP="005C1693">
            <w:pPr>
              <w:pStyle w:val="TableEntry"/>
            </w:pPr>
            <w:r w:rsidRPr="001F42D3">
              <w:t>PCD-06 Disseminate Alert</w:t>
            </w:r>
          </w:p>
          <w:p w14:paraId="7D0AA731" w14:textId="77777777" w:rsidR="00E83F03" w:rsidRPr="001F42D3" w:rsidRDefault="00E83F03" w:rsidP="005C1693">
            <w:pPr>
              <w:pStyle w:val="TableEntry"/>
            </w:pPr>
            <w:r w:rsidRPr="001F42D3">
              <w:t>Alert update</w:t>
            </w:r>
          </w:p>
        </w:tc>
        <w:tc>
          <w:tcPr>
            <w:tcW w:w="1578" w:type="dxa"/>
          </w:tcPr>
          <w:p w14:paraId="1CBD05DA" w14:textId="77777777" w:rsidR="00E83F03" w:rsidRPr="001F42D3" w:rsidRDefault="00E83F03" w:rsidP="005C1693">
            <w:pPr>
              <w:pStyle w:val="TableEntry"/>
            </w:pPr>
            <w:r w:rsidRPr="001F42D3">
              <w:t xml:space="preserve">other than start, </w:t>
            </w:r>
            <w:proofErr w:type="spellStart"/>
            <w:r w:rsidRPr="001F42D3">
              <w:t>start_only</w:t>
            </w:r>
            <w:proofErr w:type="spellEnd"/>
            <w:r w:rsidRPr="001F42D3">
              <w:t>, present</w:t>
            </w:r>
          </w:p>
        </w:tc>
        <w:tc>
          <w:tcPr>
            <w:tcW w:w="1717" w:type="dxa"/>
          </w:tcPr>
          <w:p w14:paraId="1A964A33" w14:textId="77777777" w:rsidR="00E83F03" w:rsidRPr="001F42D3" w:rsidRDefault="00E83F03" w:rsidP="005C1693">
            <w:pPr>
              <w:pStyle w:val="TableEntry"/>
            </w:pPr>
            <w:proofErr w:type="spellStart"/>
            <w:r w:rsidRPr="001F42D3">
              <w:rPr>
                <w:szCs w:val="18"/>
              </w:rPr>
              <w:t>wctp-SubmitRequest</w:t>
            </w:r>
            <w:proofErr w:type="spellEnd"/>
          </w:p>
        </w:tc>
        <w:tc>
          <w:tcPr>
            <w:tcW w:w="4615" w:type="dxa"/>
          </w:tcPr>
          <w:p w14:paraId="12A93D61" w14:textId="77777777" w:rsidR="00E83F03" w:rsidRPr="001F42D3" w:rsidRDefault="00E83F03" w:rsidP="005C1693">
            <w:pPr>
              <w:pStyle w:val="TableEntry"/>
            </w:pPr>
            <w:r w:rsidRPr="001F42D3">
              <w:t>HL7 identifiers within WCTP transaction</w:t>
            </w:r>
          </w:p>
          <w:p w14:paraId="01A46438" w14:textId="77777777" w:rsidR="00E83F03" w:rsidRPr="001F42D3" w:rsidRDefault="00E83F03" w:rsidP="005C1693">
            <w:pPr>
              <w:pStyle w:val="TableEntry"/>
            </w:pPr>
            <w:r w:rsidRPr="001F42D3">
              <w:t xml:space="preserve">    &lt;</w:t>
            </w:r>
            <w:proofErr w:type="spellStart"/>
            <w:r w:rsidRPr="001F42D3">
              <w:t>wctp-IHEPCDACMObservation</w:t>
            </w:r>
            <w:proofErr w:type="spellEnd"/>
          </w:p>
          <w:p w14:paraId="1AA571BE" w14:textId="77777777" w:rsidR="00E83F03" w:rsidRPr="001F42D3" w:rsidRDefault="00E83F03" w:rsidP="005C1693">
            <w:pPr>
              <w:pStyle w:val="TableEntry"/>
            </w:pPr>
            <w:proofErr w:type="spellStart"/>
            <w:r w:rsidRPr="001F42D3">
              <w:t>alertTimestamp</w:t>
            </w:r>
            <w:proofErr w:type="spellEnd"/>
            <w:r w:rsidRPr="001F42D3">
              <w:t>=“</w:t>
            </w:r>
            <w:proofErr w:type="spellStart"/>
            <w:r w:rsidRPr="001F42D3">
              <w:t>alertTimestamp</w:t>
            </w:r>
            <w:proofErr w:type="spellEnd"/>
            <w:r w:rsidRPr="001F42D3">
              <w:t>”</w:t>
            </w:r>
          </w:p>
          <w:p w14:paraId="58093EBF" w14:textId="77777777" w:rsidR="00E83F03" w:rsidRPr="001F42D3" w:rsidRDefault="00E83F03" w:rsidP="005C1693">
            <w:pPr>
              <w:pStyle w:val="TableEntry"/>
            </w:pPr>
            <w:proofErr w:type="spellStart"/>
            <w:r w:rsidRPr="001F42D3">
              <w:t>fillerOrderNumber</w:t>
            </w:r>
            <w:proofErr w:type="spellEnd"/>
            <w:r w:rsidRPr="001F42D3">
              <w:t>=“</w:t>
            </w:r>
            <w:proofErr w:type="spellStart"/>
            <w:r w:rsidRPr="001F42D3">
              <w:t>fillerOrderNumber</w:t>
            </w:r>
            <w:proofErr w:type="spellEnd"/>
            <w:r w:rsidRPr="001F42D3">
              <w:t>”</w:t>
            </w:r>
          </w:p>
          <w:p w14:paraId="75B8F79E" w14:textId="77777777" w:rsidR="00E83F03" w:rsidRPr="001F42D3" w:rsidRDefault="00E83F03" w:rsidP="005C1693">
            <w:pPr>
              <w:pStyle w:val="TableEntry"/>
            </w:pPr>
            <w:proofErr w:type="spellStart"/>
            <w:r w:rsidRPr="001F42D3">
              <w:t>parentFillerOrderNumber</w:t>
            </w:r>
            <w:proofErr w:type="spellEnd"/>
            <w:r w:rsidRPr="001F42D3">
              <w:t>=“</w:t>
            </w:r>
            <w:proofErr w:type="spellStart"/>
            <w:r w:rsidRPr="001F42D3">
              <w:t>parentFillerOrderNumber</w:t>
            </w:r>
            <w:proofErr w:type="spellEnd"/>
            <w:r w:rsidRPr="001F42D3">
              <w:t>”</w:t>
            </w:r>
          </w:p>
        </w:tc>
      </w:tr>
      <w:tr w:rsidR="00E83F03" w:rsidRPr="001F42D3" w14:paraId="66E7900E" w14:textId="77777777" w:rsidTr="005C1693">
        <w:trPr>
          <w:cantSplit/>
          <w:jc w:val="center"/>
        </w:trPr>
        <w:tc>
          <w:tcPr>
            <w:tcW w:w="1664" w:type="dxa"/>
          </w:tcPr>
          <w:p w14:paraId="2DDC57BA" w14:textId="77777777" w:rsidR="00E83F03" w:rsidRPr="001F42D3" w:rsidRDefault="00E83F03" w:rsidP="005C1693">
            <w:pPr>
              <w:pStyle w:val="TableEntry"/>
            </w:pPr>
            <w:r w:rsidRPr="001F42D3">
              <w:t>PCD-07 Report Dissemination Alert Status - synchronous</w:t>
            </w:r>
          </w:p>
          <w:p w14:paraId="791E45F2" w14:textId="77777777" w:rsidR="00E83F03" w:rsidRPr="001F42D3" w:rsidRDefault="00E83F03" w:rsidP="005C1693">
            <w:pPr>
              <w:pStyle w:val="TableEntry"/>
            </w:pPr>
            <w:r w:rsidRPr="001F42D3">
              <w:t>Initial alert indication</w:t>
            </w:r>
          </w:p>
        </w:tc>
        <w:tc>
          <w:tcPr>
            <w:tcW w:w="1578" w:type="dxa"/>
          </w:tcPr>
          <w:p w14:paraId="196E4AC7"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1717" w:type="dxa"/>
          </w:tcPr>
          <w:p w14:paraId="3737837E" w14:textId="77777777" w:rsidR="00E83F03" w:rsidRPr="001F42D3" w:rsidRDefault="00E83F03" w:rsidP="005C1693">
            <w:pPr>
              <w:pStyle w:val="TableEntry"/>
              <w:rPr>
                <w:szCs w:val="18"/>
              </w:rPr>
            </w:pPr>
            <w:proofErr w:type="spellStart"/>
            <w:r w:rsidRPr="001F42D3">
              <w:rPr>
                <w:szCs w:val="18"/>
              </w:rPr>
              <w:t>wctp</w:t>
            </w:r>
            <w:proofErr w:type="spellEnd"/>
            <w:r w:rsidRPr="001F42D3">
              <w:rPr>
                <w:szCs w:val="18"/>
              </w:rPr>
              <w:t>-Confirmation</w:t>
            </w:r>
          </w:p>
        </w:tc>
        <w:tc>
          <w:tcPr>
            <w:tcW w:w="4615" w:type="dxa"/>
          </w:tcPr>
          <w:p w14:paraId="67BC5263" w14:textId="77777777" w:rsidR="00E83F03" w:rsidRPr="001F42D3" w:rsidRDefault="00E83F03" w:rsidP="005C1693">
            <w:pPr>
              <w:pStyle w:val="TableEntry"/>
            </w:pPr>
            <w:r w:rsidRPr="001F42D3">
              <w:t xml:space="preserve">Synchronous response to </w:t>
            </w:r>
            <w:proofErr w:type="spellStart"/>
            <w:r w:rsidRPr="001F42D3">
              <w:t>wctp-SubmitRequest</w:t>
            </w:r>
            <w:proofErr w:type="spellEnd"/>
          </w:p>
          <w:p w14:paraId="3EB18318" w14:textId="77777777" w:rsidR="00E83F03" w:rsidRPr="001F42D3" w:rsidRDefault="00E83F03" w:rsidP="005C1693">
            <w:pPr>
              <w:pStyle w:val="TableEntry"/>
            </w:pPr>
            <w:r w:rsidRPr="001F42D3">
              <w:t xml:space="preserve">HL7 identifiers </w:t>
            </w:r>
            <w:proofErr w:type="gramStart"/>
            <w:r w:rsidRPr="001F42D3">
              <w:t>not</w:t>
            </w:r>
            <w:proofErr w:type="gramEnd"/>
            <w:r w:rsidRPr="001F42D3">
              <w:t xml:space="preserve"> passed</w:t>
            </w:r>
          </w:p>
          <w:p w14:paraId="3AFF1579" w14:textId="77777777" w:rsidR="00E83F03" w:rsidRPr="001F42D3" w:rsidRDefault="00E83F03" w:rsidP="005C1693">
            <w:pPr>
              <w:pStyle w:val="TableEntry"/>
            </w:pPr>
            <w:r w:rsidRPr="001F42D3">
              <w:t xml:space="preserve">WCTP request/response </w:t>
            </w:r>
            <w:proofErr w:type="spellStart"/>
            <w:r w:rsidRPr="001F42D3">
              <w:t>messageID</w:t>
            </w:r>
            <w:proofErr w:type="spellEnd"/>
            <w:r w:rsidRPr="001F42D3">
              <w:t xml:space="preserve"> and </w:t>
            </w:r>
            <w:proofErr w:type="spellStart"/>
            <w:r w:rsidRPr="001F42D3">
              <w:t>transactionID</w:t>
            </w:r>
            <w:proofErr w:type="spellEnd"/>
            <w:r w:rsidRPr="001F42D3">
              <w:t xml:space="preserve"> not passed</w:t>
            </w:r>
          </w:p>
        </w:tc>
      </w:tr>
      <w:tr w:rsidR="00E83F03" w:rsidRPr="001F42D3" w14:paraId="641D3B8A" w14:textId="77777777" w:rsidTr="005C1693">
        <w:trPr>
          <w:cantSplit/>
          <w:jc w:val="center"/>
        </w:trPr>
        <w:tc>
          <w:tcPr>
            <w:tcW w:w="1664" w:type="dxa"/>
          </w:tcPr>
          <w:p w14:paraId="5C8E65C4" w14:textId="77777777" w:rsidR="00E83F03" w:rsidRPr="001F42D3" w:rsidRDefault="00E83F03" w:rsidP="005C1693">
            <w:pPr>
              <w:pStyle w:val="TableEntry"/>
            </w:pPr>
            <w:r w:rsidRPr="001F42D3">
              <w:t>PCD-07 Report Dissemination Alert Status - asynchronous</w:t>
            </w:r>
          </w:p>
          <w:p w14:paraId="5DE2F3A2" w14:textId="77777777" w:rsidR="00E83F03" w:rsidRPr="001F42D3" w:rsidRDefault="00E83F03" w:rsidP="005C1693">
            <w:pPr>
              <w:pStyle w:val="TableEntry"/>
            </w:pPr>
            <w:r w:rsidRPr="001F42D3">
              <w:t>All occurrences</w:t>
            </w:r>
          </w:p>
        </w:tc>
        <w:tc>
          <w:tcPr>
            <w:tcW w:w="1578" w:type="dxa"/>
          </w:tcPr>
          <w:p w14:paraId="66A9691D" w14:textId="77777777" w:rsidR="00E83F03" w:rsidRPr="001F42D3" w:rsidRDefault="00E83F03" w:rsidP="005C1693">
            <w:pPr>
              <w:pStyle w:val="TableEntry"/>
            </w:pPr>
            <w:r w:rsidRPr="001F42D3">
              <w:t>all</w:t>
            </w:r>
          </w:p>
        </w:tc>
        <w:tc>
          <w:tcPr>
            <w:tcW w:w="1717" w:type="dxa"/>
          </w:tcPr>
          <w:p w14:paraId="0C326085" w14:textId="77777777" w:rsidR="00E83F03" w:rsidRPr="001F42D3" w:rsidRDefault="00E83F03" w:rsidP="005C1693">
            <w:pPr>
              <w:pStyle w:val="TableEntry"/>
              <w:rPr>
                <w:szCs w:val="18"/>
              </w:rPr>
            </w:pPr>
            <w:proofErr w:type="spellStart"/>
            <w:r w:rsidRPr="001F42D3">
              <w:rPr>
                <w:szCs w:val="18"/>
              </w:rPr>
              <w:t>wctp-StatusInfo</w:t>
            </w:r>
            <w:proofErr w:type="spellEnd"/>
            <w:r w:rsidRPr="001F42D3">
              <w:rPr>
                <w:szCs w:val="18"/>
              </w:rPr>
              <w:t xml:space="preserve"> or</w:t>
            </w:r>
          </w:p>
          <w:p w14:paraId="03AD7FC6" w14:textId="77777777" w:rsidR="00E83F03" w:rsidRPr="001F42D3" w:rsidRDefault="00E83F03" w:rsidP="005C1693">
            <w:pPr>
              <w:pStyle w:val="TableEntry"/>
            </w:pPr>
            <w:proofErr w:type="spellStart"/>
            <w:r w:rsidRPr="001F42D3">
              <w:rPr>
                <w:szCs w:val="18"/>
              </w:rPr>
              <w:t>wctp-MessageReply</w:t>
            </w:r>
            <w:proofErr w:type="spellEnd"/>
          </w:p>
        </w:tc>
        <w:tc>
          <w:tcPr>
            <w:tcW w:w="4615" w:type="dxa"/>
          </w:tcPr>
          <w:p w14:paraId="320B7DE9" w14:textId="77777777" w:rsidR="00E83F03" w:rsidRPr="001F42D3" w:rsidRDefault="00E83F03" w:rsidP="005C1693">
            <w:pPr>
              <w:pStyle w:val="TableEntry"/>
            </w:pPr>
            <w:r w:rsidRPr="001F42D3">
              <w:t xml:space="preserve">HL7 identifiers within WCTP </w:t>
            </w:r>
            <w:proofErr w:type="gramStart"/>
            <w:r w:rsidRPr="001F42D3">
              <w:t>not</w:t>
            </w:r>
            <w:proofErr w:type="gramEnd"/>
            <w:r w:rsidRPr="001F42D3">
              <w:t xml:space="preserve"> passed back</w:t>
            </w:r>
          </w:p>
          <w:p w14:paraId="7DEA2936" w14:textId="77777777" w:rsidR="00E83F03" w:rsidRPr="001F42D3" w:rsidRDefault="00E83F03" w:rsidP="005C1693">
            <w:pPr>
              <w:pStyle w:val="TableEntry"/>
            </w:pPr>
            <w:r w:rsidRPr="001F42D3">
              <w:t xml:space="preserve">WCTP </w:t>
            </w:r>
            <w:proofErr w:type="spellStart"/>
            <w:r w:rsidRPr="001F42D3">
              <w:t>messageID</w:t>
            </w:r>
            <w:proofErr w:type="spellEnd"/>
            <w:r w:rsidRPr="001F42D3">
              <w:t xml:space="preserve"> and </w:t>
            </w:r>
            <w:proofErr w:type="spellStart"/>
            <w:r w:rsidRPr="001F42D3">
              <w:t>transactionID</w:t>
            </w:r>
            <w:proofErr w:type="spellEnd"/>
          </w:p>
          <w:p w14:paraId="1B3BE718" w14:textId="77777777" w:rsidR="00E83F03" w:rsidRPr="001F42D3" w:rsidRDefault="00E83F03" w:rsidP="005C1693">
            <w:pPr>
              <w:pStyle w:val="TableEntry"/>
            </w:pPr>
            <w:r w:rsidRPr="001F42D3">
              <w:t xml:space="preserve">    Must be mapped by AM and AC actors to their HL7 counterparts</w:t>
            </w:r>
          </w:p>
        </w:tc>
      </w:tr>
    </w:tbl>
    <w:p w14:paraId="50820356" w14:textId="77777777" w:rsidR="00E83F03" w:rsidRPr="001F42D3" w:rsidRDefault="00E83F03" w:rsidP="00E83F03">
      <w:pPr>
        <w:pStyle w:val="Default"/>
      </w:pPr>
    </w:p>
    <w:p w14:paraId="4C5BA65F" w14:textId="77777777" w:rsidR="00B11855" w:rsidRPr="001F42D3" w:rsidRDefault="003D003E" w:rsidP="005C1693">
      <w:pPr>
        <w:pStyle w:val="BodyText"/>
      </w:pPr>
      <w:r w:rsidRPr="001F42D3">
        <w:rPr>
          <w:b/>
          <w:bCs/>
        </w:rPr>
        <w:t>OBR-4   Universal Service ID</w:t>
      </w:r>
    </w:p>
    <w:p w14:paraId="730A6C11" w14:textId="7CFB8598" w:rsidR="00B11855" w:rsidRPr="001F42D3" w:rsidRDefault="003D003E" w:rsidP="005C1693">
      <w:pPr>
        <w:pStyle w:val="BodyText"/>
      </w:pPr>
      <w:r w:rsidRPr="001F42D3">
        <w:t xml:space="preserve">Definition: This field shall contain the identifier code for the requested observation/test/battery. This can refer to specific existing orders, or nonspecific “standing” orders. “Universal” procedure codes </w:t>
      </w:r>
      <w:proofErr w:type="gramStart"/>
      <w:r w:rsidRPr="001F42D3">
        <w:t>from</w:t>
      </w:r>
      <w:proofErr w:type="gramEnd"/>
      <w:r w:rsidRPr="001F42D3">
        <w:t xml:space="preserve"> a code set recognized by </w:t>
      </w:r>
      <w:proofErr w:type="gramStart"/>
      <w:r w:rsidR="006D613E" w:rsidRPr="001F42D3">
        <w:t>HL7</w:t>
      </w:r>
      <w:proofErr w:type="gramEnd"/>
      <w:r w:rsidR="00995105" w:rsidRPr="001F42D3">
        <w:t xml:space="preserve"> </w:t>
      </w:r>
      <w:r w:rsidRPr="001F42D3">
        <w:t>should be used when available. Locally defined codes may be used by agreement where standardized codes are not available.</w:t>
      </w:r>
      <w:r w:rsidR="00FB22C3" w:rsidRPr="001F42D3">
        <w:t xml:space="preserve"> Check descriptions of </w:t>
      </w:r>
      <w:proofErr w:type="gramStart"/>
      <w:r w:rsidR="00FB22C3" w:rsidRPr="001F42D3">
        <w:t>particular PCD</w:t>
      </w:r>
      <w:proofErr w:type="gramEnd"/>
      <w:r w:rsidR="00FB22C3" w:rsidRPr="001F42D3">
        <w:t xml:space="preserve"> transactions for other requirements or recommendations.</w:t>
      </w:r>
    </w:p>
    <w:p w14:paraId="71E0B50B" w14:textId="77777777" w:rsidR="00B11855" w:rsidRPr="001F42D3" w:rsidRDefault="003D003E" w:rsidP="005C1693">
      <w:pPr>
        <w:pStyle w:val="BodyText"/>
      </w:pPr>
      <w:r w:rsidRPr="001F42D3">
        <w:t xml:space="preserve">When reporting events related to "standing" orders, as is common </w:t>
      </w:r>
      <w:proofErr w:type="gramStart"/>
      <w:r w:rsidRPr="001F42D3">
        <w:t>in patient</w:t>
      </w:r>
      <w:proofErr w:type="gramEnd"/>
      <w:r w:rsidRPr="001F42D3">
        <w:t xml:space="preserve"> monitoring, these codes may describe a generic service, for example:</w:t>
      </w:r>
    </w:p>
    <w:p w14:paraId="548E645A" w14:textId="584117F8" w:rsidR="00B11855" w:rsidRPr="001F42D3" w:rsidRDefault="003D003E" w:rsidP="005C1693">
      <w:pPr>
        <w:pStyle w:val="BodyText"/>
      </w:pPr>
      <w:r w:rsidRPr="001F42D3">
        <w:t>Examples of SNOMED CT (</w:t>
      </w:r>
      <w:r w:rsidR="006D613E" w:rsidRPr="001F42D3">
        <w:t>HL7</w:t>
      </w:r>
      <w:r w:rsidR="00995105" w:rsidRPr="001F42D3">
        <w:t xml:space="preserve"> </w:t>
      </w:r>
      <w:r w:rsidRPr="001F42D3">
        <w:t>Universal ID Type SCT) terms appropriate for use in this field:</w:t>
      </w:r>
    </w:p>
    <w:p w14:paraId="75ACA62F" w14:textId="77777777" w:rsidR="00A01166" w:rsidRPr="001F42D3" w:rsidRDefault="00A01166" w:rsidP="00A01166">
      <w:pPr>
        <w:pStyle w:val="HL7FieldIndent2"/>
        <w:ind w:left="0" w:hanging="2"/>
        <w:rPr>
          <w:noProof w:val="0"/>
        </w:rPr>
      </w:pPr>
    </w:p>
    <w:p w14:paraId="7B7062F0" w14:textId="77777777" w:rsidR="00B11855" w:rsidRPr="001F42D3" w:rsidRDefault="003D003E" w:rsidP="00A01166">
      <w:pPr>
        <w:pStyle w:val="ExampleValue"/>
        <w:rPr>
          <w:noProof w:val="0"/>
        </w:rPr>
      </w:pPr>
      <w:r w:rsidRPr="001F42D3">
        <w:rPr>
          <w:noProof w:val="0"/>
        </w:rPr>
        <w:t xml:space="preserve">266706003^Continuous ECG </w:t>
      </w:r>
      <w:proofErr w:type="spellStart"/>
      <w:r w:rsidRPr="001F42D3">
        <w:rPr>
          <w:noProof w:val="0"/>
        </w:rPr>
        <w:t>monitoring^SCT</w:t>
      </w:r>
      <w:proofErr w:type="spellEnd"/>
    </w:p>
    <w:p w14:paraId="219099C9" w14:textId="77777777" w:rsidR="00B11855" w:rsidRPr="001F42D3" w:rsidRDefault="003D003E" w:rsidP="00A01166">
      <w:pPr>
        <w:pStyle w:val="ExampleValue"/>
        <w:rPr>
          <w:noProof w:val="0"/>
        </w:rPr>
      </w:pPr>
      <w:r w:rsidRPr="001F42D3">
        <w:rPr>
          <w:noProof w:val="0"/>
        </w:rPr>
        <w:t xml:space="preserve">359772000^glucose monitoring at </w:t>
      </w:r>
      <w:proofErr w:type="spellStart"/>
      <w:r w:rsidRPr="001F42D3">
        <w:rPr>
          <w:noProof w:val="0"/>
        </w:rPr>
        <w:t>home^SCT</w:t>
      </w:r>
      <w:proofErr w:type="spellEnd"/>
    </w:p>
    <w:p w14:paraId="43686C97" w14:textId="77777777" w:rsidR="00B11855" w:rsidRPr="001F42D3" w:rsidRDefault="003D003E" w:rsidP="00A01166">
      <w:pPr>
        <w:pStyle w:val="ExampleValue"/>
        <w:rPr>
          <w:noProof w:val="0"/>
        </w:rPr>
      </w:pPr>
      <w:r w:rsidRPr="001F42D3">
        <w:rPr>
          <w:noProof w:val="0"/>
        </w:rPr>
        <w:t>182777000^monitoring of patient ^SCT</w:t>
      </w:r>
    </w:p>
    <w:p w14:paraId="181ABC04" w14:textId="77777777" w:rsidR="00B11855" w:rsidRPr="001F42D3" w:rsidRDefault="003D003E" w:rsidP="005C1693">
      <w:pPr>
        <w:pStyle w:val="BodyText"/>
      </w:pPr>
      <w:r w:rsidRPr="001F42D3">
        <w:lastRenderedPageBreak/>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2FBBC560" w:rsidR="00B11855" w:rsidRPr="001F42D3" w:rsidRDefault="00066F48" w:rsidP="005C1693">
      <w:pPr>
        <w:pStyle w:val="BodyText"/>
      </w:pPr>
      <w:r w:rsidRPr="001F42D3">
        <w:t>MDC codes are preferred to SNOMED CT terms; however, local codes are also permissible if no MDC code or SNOMED CT term is defined,</w:t>
      </w:r>
      <w:r w:rsidR="003D003E" w:rsidRPr="001F42D3">
        <w:t>,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3E5802B7" w:rsidR="00B11855" w:rsidRPr="001F42D3" w:rsidRDefault="003D003E" w:rsidP="00A01166">
      <w:pPr>
        <w:pStyle w:val="HL7FieldIndent2"/>
        <w:ind w:left="0" w:hanging="2"/>
        <w:rPr>
          <w:noProof w:val="0"/>
        </w:rPr>
      </w:pPr>
      <w:r w:rsidRPr="001F42D3">
        <w:rPr>
          <w:noProof w:val="0"/>
        </w:rPr>
        <w:t xml:space="preserve">An accepted "legacy" usage is for OBR-4 to contain an EUI-64 identification for the sending system. This was required in previous versions of this Technical Framework. This is acceptable as a local code for a "service" that consists of sending the PCD data that the </w:t>
      </w:r>
      <w:proofErr w:type="gramStart"/>
      <w:r w:rsidRPr="001F42D3">
        <w:rPr>
          <w:noProof w:val="0"/>
        </w:rPr>
        <w:t>particular system</w:t>
      </w:r>
      <w:proofErr w:type="gramEnd"/>
      <w:r w:rsidRPr="001F42D3">
        <w:rPr>
          <w:noProof w:val="0"/>
        </w:rPr>
        <w:t xml:space="preserve"> is configured to send</w:t>
      </w:r>
      <w:r w:rsidR="00911B50" w:rsidRPr="001F42D3">
        <w:rPr>
          <w:noProof w:val="0"/>
        </w:rPr>
        <w:t>,</w:t>
      </w:r>
      <w:r w:rsidRPr="001F42D3">
        <w:rPr>
          <w:noProof w:val="0"/>
        </w:rPr>
        <w:t xml:space="preserve"> and which is understood by the receiving system, by local agreement.</w:t>
      </w:r>
    </w:p>
    <w:p w14:paraId="044E1B7A" w14:textId="2DCC5E36" w:rsidR="00B11855" w:rsidRPr="001F42D3" w:rsidRDefault="003D003E" w:rsidP="00A01166">
      <w:pPr>
        <w:pStyle w:val="HL7FieldIndent2"/>
        <w:ind w:left="0" w:hanging="2"/>
        <w:rPr>
          <w:noProof w:val="0"/>
        </w:rPr>
      </w:pPr>
      <w:r w:rsidRPr="001F42D3">
        <w:rPr>
          <w:noProof w:val="0"/>
        </w:rPr>
        <w:t xml:space="preserve">In communications related to infusion orders, the “service” identified </w:t>
      </w:r>
      <w:r w:rsidR="00A01166" w:rsidRPr="001F42D3">
        <w:rPr>
          <w:noProof w:val="0"/>
        </w:rPr>
        <w:t>in OBR-4</w:t>
      </w:r>
      <w:r w:rsidRPr="001F42D3">
        <w:rPr>
          <w:noProof w:val="0"/>
        </w:rPr>
        <w:t xml:space="preserve"> is the substance to be administered: when a device generates a </w:t>
      </w:r>
      <w:r w:rsidR="00647994" w:rsidRPr="001F42D3">
        <w:rPr>
          <w:noProof w:val="0"/>
        </w:rPr>
        <w:t>PCD-01</w:t>
      </w:r>
      <w:r w:rsidRPr="001F42D3">
        <w:rPr>
          <w:noProof w:val="0"/>
        </w:rPr>
        <w:t xml:space="preserve"> message </w:t>
      </w:r>
      <w:proofErr w:type="gramStart"/>
      <w:r w:rsidRPr="001F42D3">
        <w:rPr>
          <w:noProof w:val="0"/>
        </w:rPr>
        <w:t>as a result of</w:t>
      </w:r>
      <w:proofErr w:type="gramEnd"/>
      <w:r w:rsidRPr="001F42D3">
        <w:rPr>
          <w:noProof w:val="0"/>
        </w:rPr>
        <w:t xml:space="preserve"> a </w:t>
      </w:r>
      <w:r w:rsidR="00647994" w:rsidRPr="001F42D3">
        <w:rPr>
          <w:noProof w:val="0"/>
        </w:rPr>
        <w:t>PCD-03</w:t>
      </w:r>
      <w:r w:rsidRPr="001F42D3">
        <w:rPr>
          <w:noProof w:val="0"/>
        </w:rPr>
        <w:t xml:space="preserve"> request/order, then the requested Give Code from that order should be </w:t>
      </w:r>
      <w:proofErr w:type="gramStart"/>
      <w:r w:rsidRPr="001F42D3">
        <w:rPr>
          <w:noProof w:val="0"/>
        </w:rPr>
        <w:t>reflected back</w:t>
      </w:r>
      <w:proofErr w:type="gramEnd"/>
      <w:r w:rsidRPr="001F42D3">
        <w:rPr>
          <w:noProof w:val="0"/>
        </w:rPr>
        <w:t xml:space="preserve"> in the OBR-4 field. The sender may use </w:t>
      </w:r>
      <w:proofErr w:type="gramStart"/>
      <w:r w:rsidRPr="001F42D3">
        <w:rPr>
          <w:noProof w:val="0"/>
        </w:rPr>
        <w:t>an equivalent</w:t>
      </w:r>
      <w:proofErr w:type="gramEnd"/>
      <w:r w:rsidRPr="001F42D3">
        <w:rPr>
          <w:noProof w:val="0"/>
        </w:rPr>
        <w:t xml:space="preserve"> code for the same requested item. The sender may not use a code that equates to a different item than what was requested. When the </w:t>
      </w:r>
      <w:r w:rsidR="00647994" w:rsidRPr="001F42D3">
        <w:rPr>
          <w:noProof w:val="0"/>
        </w:rPr>
        <w:t>[PCD-01]</w:t>
      </w:r>
      <w:r w:rsidRPr="001F42D3">
        <w:rPr>
          <w:noProof w:val="0"/>
        </w:rPr>
        <w:t xml:space="preserve"> is not related to a </w:t>
      </w:r>
      <w:r w:rsidR="00647994" w:rsidRPr="001F42D3">
        <w:rPr>
          <w:noProof w:val="0"/>
        </w:rPr>
        <w:t>[PCD-03]</w:t>
      </w:r>
      <w:r w:rsidRPr="001F42D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w:t>
      </w:r>
      <w:proofErr w:type="gramStart"/>
      <w:r w:rsidRPr="001F42D3">
        <w:rPr>
          <w:noProof w:val="0"/>
        </w:rPr>
        <w:t>As long as</w:t>
      </w:r>
      <w:proofErr w:type="gramEnd"/>
      <w:r w:rsidRPr="001F42D3">
        <w:rPr>
          <w:noProof w:val="0"/>
        </w:rPr>
        <w:t xml:space="preserve">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1F42D3" w:rsidRDefault="003D003E" w:rsidP="00A01166">
      <w:pPr>
        <w:pStyle w:val="HL7FieldIndent2"/>
        <w:ind w:left="0" w:hanging="2"/>
        <w:rPr>
          <w:noProof w:val="0"/>
        </w:rPr>
      </w:pPr>
      <w:r w:rsidRPr="001F42D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1F42D3" w:rsidRDefault="003D003E" w:rsidP="00A01166">
      <w:pPr>
        <w:pStyle w:val="HL7FieldIndent2"/>
        <w:ind w:left="0" w:hanging="2"/>
        <w:rPr>
          <w:noProof w:val="0"/>
        </w:rPr>
      </w:pPr>
      <w:r w:rsidRPr="001F42D3">
        <w:rPr>
          <w:noProof w:val="0"/>
        </w:rPr>
        <w:t xml:space="preserve">See Appendix A ISO/IEEE 11073 Mapping to </w:t>
      </w:r>
      <w:r w:rsidR="006D613E" w:rsidRPr="001F42D3">
        <w:rPr>
          <w:noProof w:val="0"/>
        </w:rPr>
        <w:t>HL7</w:t>
      </w:r>
      <w:r w:rsidR="00995105" w:rsidRPr="001F42D3">
        <w:rPr>
          <w:noProof w:val="0"/>
        </w:rPr>
        <w:t xml:space="preserve"> </w:t>
      </w:r>
      <w:r w:rsidRPr="001F42D3">
        <w:rPr>
          <w:noProof w:val="0"/>
        </w:rPr>
        <w:t>for further details.</w:t>
      </w:r>
    </w:p>
    <w:p w14:paraId="201ACA99" w14:textId="6EE8DA32"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Section 7.4.1.4 for details related to OBR-4</w:t>
      </w:r>
    </w:p>
    <w:p w14:paraId="3EDB0D8C" w14:textId="77777777" w:rsidR="00B11855" w:rsidRPr="001F42D3" w:rsidRDefault="003D003E" w:rsidP="005C1693">
      <w:pPr>
        <w:pStyle w:val="BodyText"/>
      </w:pPr>
      <w:r w:rsidRPr="001F42D3">
        <w:rPr>
          <w:b/>
          <w:bCs/>
        </w:rPr>
        <w:t>OBR-7   Observation Date/Time</w:t>
      </w:r>
    </w:p>
    <w:p w14:paraId="74A39603" w14:textId="54317F42" w:rsidR="00B11855" w:rsidRPr="001F42D3" w:rsidRDefault="003D003E" w:rsidP="005C1693">
      <w:pPr>
        <w:pStyle w:val="BodyText"/>
      </w:pPr>
      <w:r w:rsidRPr="001F42D3">
        <w:t xml:space="preserve">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w:t>
      </w:r>
      <w:r w:rsidRPr="001F42D3">
        <w:lastRenderedPageBreak/>
        <w:t>explicit</w:t>
      </w:r>
      <w:r w:rsidR="00703D8F" w:rsidRPr="001F42D3">
        <w:t>ly in OBX-17 Observation Method</w:t>
      </w:r>
      <w:r w:rsidR="004824A8" w:rsidRPr="001F42D3">
        <w:t xml:space="preserve"> (see entry for that field, below)</w:t>
      </w:r>
      <w:r w:rsidRPr="001F42D3">
        <w:t>.</w:t>
      </w:r>
      <w:r w:rsidR="004824A8" w:rsidRPr="001F42D3">
        <w:t xml:space="preserve"> See also Appendix </w:t>
      </w:r>
      <w:r w:rsidR="00E51575" w:rsidRPr="001F42D3">
        <w:t xml:space="preserve">B.8.7 </w:t>
      </w:r>
      <w:r w:rsidR="004824A8" w:rsidRPr="001F42D3">
        <w:t>for a discussion of general considerations concerning time stamps in IHE PCD messages</w:t>
      </w:r>
      <w:r w:rsidR="009753FB" w:rsidRPr="001F42D3">
        <w:t xml:space="preserve">, and Appendix C.4 for details on the time zone offset in the DTM data type in </w:t>
      </w:r>
      <w:r w:rsidR="006E73C1" w:rsidRPr="001F42D3">
        <w:t>IHE Devices Technical Framework</w:t>
      </w:r>
      <w:r w:rsidR="004824A8" w:rsidRPr="001F42D3">
        <w:t>.</w:t>
      </w:r>
    </w:p>
    <w:p w14:paraId="42BEEF58" w14:textId="77777777" w:rsidR="00B11855" w:rsidRPr="001F42D3" w:rsidRDefault="003D003E" w:rsidP="005C1693">
      <w:pPr>
        <w:pStyle w:val="BodyText"/>
      </w:pPr>
      <w:r w:rsidRPr="001F42D3">
        <w:rPr>
          <w:b/>
          <w:bCs/>
        </w:rPr>
        <w:t>OBR-8   Observation End Date/Time</w:t>
      </w:r>
    </w:p>
    <w:p w14:paraId="31F0DF5B" w14:textId="77777777" w:rsidR="00B11855" w:rsidRPr="001F42D3" w:rsidRDefault="003D003E" w:rsidP="005C1693">
      <w:pPr>
        <w:pStyle w:val="BodyText"/>
      </w:pPr>
      <w:r w:rsidRPr="001F42D3">
        <w:t xml:space="preserve">If OBR-8 is not specified, OBR-7 specifies the </w:t>
      </w:r>
      <w:r w:rsidRPr="001F42D3">
        <w:rPr>
          <w:rStyle w:val="Emphasis"/>
        </w:rPr>
        <w:t>default time point</w:t>
      </w:r>
      <w:r w:rsidRPr="001F42D3">
        <w:t xml:space="preserve"> for all OBX segments within its scope that do not specify an overriding time point in OBX-14.</w:t>
      </w:r>
      <w:r w:rsidR="004824A8" w:rsidRPr="001F42D3">
        <w:t xml:space="preserve"> See also Appendix </w:t>
      </w:r>
      <w:r w:rsidR="00E51575" w:rsidRPr="001F42D3">
        <w:t xml:space="preserve">B.8.7 </w:t>
      </w:r>
      <w:r w:rsidR="004824A8" w:rsidRPr="001F42D3">
        <w:t>for a discussion of general considerations concerning time stamps in IHE PCD messages.</w:t>
      </w:r>
    </w:p>
    <w:p w14:paraId="00B57E7A" w14:textId="77777777" w:rsidR="00B11855" w:rsidRPr="001F42D3" w:rsidRDefault="003D003E" w:rsidP="005C1693">
      <w:pPr>
        <w:pStyle w:val="BodyText"/>
      </w:pPr>
      <w:r w:rsidRPr="001F42D3">
        <w:t xml:space="preserve">If OBR-7 and OBR-8 are both specified, OBR-7 specifies the mathematically ‘closed’ interval boundary at the start of the time interval and OBR-8 specifies the mathematically ‘open’ end of the time interval. The interval [OBR-7, OBR-8) serves as the </w:t>
      </w:r>
      <w:r w:rsidRPr="001F42D3">
        <w:rPr>
          <w:rStyle w:val="Emphasis"/>
        </w:rPr>
        <w:t>default time interval</w:t>
      </w:r>
      <w:r w:rsidRPr="001F42D3">
        <w:t xml:space="preserve"> for all OBX segments within its scope that do not specify an overriding time point in OBX-14.</w:t>
      </w:r>
    </w:p>
    <w:p w14:paraId="4DC1CEAF" w14:textId="77777777" w:rsidR="00B11855" w:rsidRPr="001F42D3" w:rsidRDefault="003D003E" w:rsidP="005C1693">
      <w:pPr>
        <w:pStyle w:val="BodyText"/>
      </w:pPr>
      <w:r w:rsidRPr="001F42D3">
        <w:t>A single-valued OBX-5 is assumed to occur at time OBR</w:t>
      </w:r>
      <w:r w:rsidR="00F76540" w:rsidRPr="001F42D3">
        <w:rPr>
          <w:rFonts w:eastAsia="MS Mincho"/>
        </w:rPr>
        <w:t>-</w:t>
      </w:r>
      <w:r w:rsidRPr="001F42D3">
        <w:t xml:space="preserve">7 by default, and a multi-valued OBX-5 containing </w:t>
      </w:r>
      <w:r w:rsidRPr="001F42D3">
        <w:rPr>
          <w:rStyle w:val="Emphasis"/>
        </w:rPr>
        <w:t>N</w:t>
      </w:r>
      <w:r w:rsidRPr="001F42D3">
        <w:t xml:space="preserve"> values is assumed to be divided into </w:t>
      </w:r>
      <w:proofErr w:type="spellStart"/>
      <w:r w:rsidRPr="001F42D3">
        <w:rPr>
          <w:rStyle w:val="Emphasis"/>
        </w:rPr>
        <w:t>N</w:t>
      </w:r>
      <w:proofErr w:type="spellEnd"/>
      <w:r w:rsidRPr="001F42D3">
        <w:t xml:space="preserve"> equal time sub-intervals, with the </w:t>
      </w:r>
      <w:r w:rsidRPr="001F42D3">
        <w:rPr>
          <w:rStyle w:val="Emphasis"/>
        </w:rPr>
        <w:t>Nth</w:t>
      </w:r>
      <w:r w:rsidRPr="001F42D3">
        <w:t xml:space="preserve"> value occurring at the beginning of each time sub-interval.</w:t>
      </w:r>
    </w:p>
    <w:p w14:paraId="1F22EA8A" w14:textId="76079E61" w:rsidR="00B11855" w:rsidRPr="001F42D3" w:rsidRDefault="003D003E" w:rsidP="005C1693">
      <w:pPr>
        <w:pStyle w:val="BodyText"/>
      </w:pPr>
      <w:r w:rsidRPr="001F42D3">
        <w:t xml:space="preserve">The default time interval [OBR-7, OBR-8) is </w:t>
      </w:r>
      <w:proofErr w:type="gramStart"/>
      <w:r w:rsidRPr="001F42D3">
        <w:t>equivalent</w:t>
      </w:r>
      <w:proofErr w:type="gramEnd"/>
      <w:r w:rsidRPr="001F42D3">
        <w:t xml:space="preserve"> the </w:t>
      </w:r>
      <w:r w:rsidR="006D613E" w:rsidRPr="001F42D3">
        <w:t>HL7</w:t>
      </w:r>
      <w:r w:rsidR="00995105" w:rsidRPr="001F42D3">
        <w:t xml:space="preserve"> </w:t>
      </w:r>
      <w:r w:rsidRPr="001F42D3">
        <w:t>V3 representation where inclusive="true" specifies a ‘closed’ boundary and inclusive="false" specifies an ‘open’ boundary for the ten second interval shown below.</w:t>
      </w:r>
    </w:p>
    <w:p w14:paraId="198C82B5" w14:textId="77777777" w:rsidR="00A01166" w:rsidRPr="001F42D3" w:rsidRDefault="00A01166" w:rsidP="005C1693">
      <w:pPr>
        <w:pStyle w:val="BodyText"/>
      </w:pPr>
    </w:p>
    <w:p w14:paraId="3E7F13AD" w14:textId="77777777" w:rsidR="00B11855" w:rsidRPr="001F42D3" w:rsidRDefault="003D003E" w:rsidP="00A01166">
      <w:pPr>
        <w:pStyle w:val="ExampleValue"/>
        <w:rPr>
          <w:noProof w:val="0"/>
        </w:rPr>
      </w:pPr>
      <w:r w:rsidRPr="001F42D3">
        <w:rPr>
          <w:noProof w:val="0"/>
        </w:rPr>
        <w:t xml:space="preserve">    &lt;</w:t>
      </w:r>
      <w:proofErr w:type="spellStart"/>
      <w:r w:rsidRPr="001F42D3">
        <w:rPr>
          <w:noProof w:val="0"/>
        </w:rPr>
        <w:t>effectiveTime</w:t>
      </w:r>
      <w:proofErr w:type="spellEnd"/>
      <w:r w:rsidRPr="001F42D3">
        <w:rPr>
          <w:noProof w:val="0"/>
        </w:rPr>
        <w:t>&gt;</w:t>
      </w:r>
    </w:p>
    <w:p w14:paraId="2C2296FC" w14:textId="383E08A8" w:rsidR="00B11855" w:rsidRPr="001F42D3" w:rsidRDefault="003D003E" w:rsidP="00A01166">
      <w:pPr>
        <w:pStyle w:val="ExampleValue"/>
        <w:rPr>
          <w:noProof w:val="0"/>
        </w:rPr>
      </w:pPr>
      <w:r w:rsidRPr="001F42D3">
        <w:rPr>
          <w:noProof w:val="0"/>
        </w:rPr>
        <w:t xml:space="preserve">       &lt;low value="20100101091820.000</w:t>
      </w:r>
      <w:r w:rsidR="009753FB" w:rsidRPr="001F42D3">
        <w:rPr>
          <w:noProof w:val="0"/>
        </w:rPr>
        <w:t>+0000</w:t>
      </w:r>
      <w:r w:rsidRPr="001F42D3">
        <w:rPr>
          <w:noProof w:val="0"/>
        </w:rPr>
        <w:t>" inclusive="true" /&gt;</w:t>
      </w:r>
    </w:p>
    <w:p w14:paraId="460711CC" w14:textId="54AFA4ED" w:rsidR="00B11855" w:rsidRPr="001F42D3" w:rsidRDefault="003D003E" w:rsidP="00A01166">
      <w:pPr>
        <w:pStyle w:val="ExampleValue"/>
        <w:rPr>
          <w:noProof w:val="0"/>
        </w:rPr>
      </w:pPr>
      <w:r w:rsidRPr="001F42D3">
        <w:rPr>
          <w:noProof w:val="0"/>
        </w:rPr>
        <w:t xml:space="preserve">       &lt;high value="20100101091830.000</w:t>
      </w:r>
      <w:r w:rsidR="009753FB" w:rsidRPr="001F42D3">
        <w:rPr>
          <w:noProof w:val="0"/>
        </w:rPr>
        <w:t>+0000</w:t>
      </w:r>
      <w:r w:rsidRPr="001F42D3">
        <w:rPr>
          <w:noProof w:val="0"/>
        </w:rPr>
        <w:t>" inclusive="false" /&gt;</w:t>
      </w:r>
    </w:p>
    <w:p w14:paraId="18428731" w14:textId="77777777" w:rsidR="00B11855" w:rsidRPr="001F42D3" w:rsidRDefault="003D003E" w:rsidP="00A01166">
      <w:pPr>
        <w:pStyle w:val="ExampleValue"/>
        <w:rPr>
          <w:noProof w:val="0"/>
        </w:rPr>
      </w:pPr>
      <w:r w:rsidRPr="001F42D3">
        <w:rPr>
          <w:noProof w:val="0"/>
        </w:rPr>
        <w:t xml:space="preserve">    &lt;/</w:t>
      </w:r>
      <w:proofErr w:type="spellStart"/>
      <w:r w:rsidRPr="001F42D3">
        <w:rPr>
          <w:noProof w:val="0"/>
        </w:rPr>
        <w:t>effectiveTime</w:t>
      </w:r>
      <w:proofErr w:type="spellEnd"/>
      <w:r w:rsidRPr="001F42D3">
        <w:rPr>
          <w:noProof w:val="0"/>
        </w:rPr>
        <w:t>&gt;</w:t>
      </w:r>
    </w:p>
    <w:p w14:paraId="4B493299" w14:textId="77777777" w:rsidR="00B11855" w:rsidRPr="001F42D3" w:rsidRDefault="00B11855" w:rsidP="00A01166">
      <w:pPr>
        <w:pStyle w:val="BodyText"/>
      </w:pPr>
    </w:p>
    <w:p w14:paraId="52270294" w14:textId="77777777" w:rsidR="00B11855" w:rsidRPr="001F42D3" w:rsidRDefault="003D003E" w:rsidP="00CF5627">
      <w:pPr>
        <w:pStyle w:val="BodyText"/>
      </w:pPr>
      <w:r w:rsidRPr="001F42D3">
        <w:rPr>
          <w:b/>
          <w:bCs/>
        </w:rPr>
        <w:t>OBR-10 Collector Identifier</w:t>
      </w:r>
    </w:p>
    <w:p w14:paraId="3D9AD04B" w14:textId="1D53F6F0" w:rsidR="00B11855" w:rsidRPr="001F42D3" w:rsidRDefault="003D003E" w:rsidP="00A01166">
      <w:pPr>
        <w:pStyle w:val="HL7FieldIndent2"/>
        <w:ind w:left="0" w:hanging="2"/>
        <w:rPr>
          <w:noProof w:val="0"/>
        </w:rPr>
      </w:pPr>
      <w:r w:rsidRPr="001F42D3">
        <w:rPr>
          <w:noProof w:val="0"/>
        </w:rPr>
        <w:t xml:space="preserve">When a specimen is required for the study, this field is available to identify the person, department, or facility that collected the specimen. Refer to the </w:t>
      </w:r>
      <w:r w:rsidR="006D613E" w:rsidRPr="001F42D3">
        <w:rPr>
          <w:noProof w:val="0"/>
        </w:rPr>
        <w:t>HL7</w:t>
      </w:r>
      <w:r w:rsidR="00995105" w:rsidRPr="001F42D3">
        <w:rPr>
          <w:noProof w:val="0"/>
        </w:rPr>
        <w:t xml:space="preserve"> </w:t>
      </w:r>
      <w:r w:rsidRPr="001F42D3">
        <w:rPr>
          <w:noProof w:val="0"/>
        </w:rPr>
        <w:t>v2.6 specification for details of the XCN data type. IHE PCD does not further constrain this field.</w:t>
      </w:r>
    </w:p>
    <w:p w14:paraId="77358FA1" w14:textId="77777777" w:rsidR="00B11855" w:rsidRPr="001F42D3" w:rsidRDefault="003D003E" w:rsidP="00CF5627">
      <w:pPr>
        <w:pStyle w:val="BodyText"/>
      </w:pPr>
      <w:r w:rsidRPr="001F42D3">
        <w:rPr>
          <w:b/>
          <w:bCs/>
        </w:rPr>
        <w:t>OBR-17 Order Callback Phone Number (XTN) 00250</w:t>
      </w:r>
    </w:p>
    <w:p w14:paraId="5CD41124" w14:textId="77777777" w:rsidR="00B11855" w:rsidRPr="001F42D3" w:rsidRDefault="003D003E" w:rsidP="00A01166">
      <w:pPr>
        <w:pStyle w:val="HL7FieldIndent2"/>
        <w:ind w:left="0" w:hanging="2"/>
        <w:rPr>
          <w:noProof w:val="0"/>
        </w:rPr>
      </w:pPr>
      <w:r w:rsidRPr="001F42D3">
        <w:rPr>
          <w:noProof w:val="0"/>
        </w:rPr>
        <w:t>This field is the telephone number for reporting a status or a result using the standard format with extension and/or beeper number when applicable</w:t>
      </w:r>
      <w:r w:rsidR="00CA3A2C" w:rsidRPr="001F42D3">
        <w:rPr>
          <w:noProof w:val="0"/>
        </w:rPr>
        <w:t xml:space="preserve">. </w:t>
      </w:r>
      <w:r w:rsidRPr="001F42D3">
        <w:rPr>
          <w:noProof w:val="0"/>
        </w:rPr>
        <w:t>This can be used to pass the nurse call system patient station telephony call back information to the caregiver</w:t>
      </w:r>
      <w:r w:rsidR="00CA3A2C" w:rsidRPr="001F42D3">
        <w:rPr>
          <w:noProof w:val="0"/>
        </w:rPr>
        <w:t xml:space="preserve">. </w:t>
      </w:r>
      <w:r w:rsidRPr="001F42D3">
        <w:rPr>
          <w:noProof w:val="0"/>
        </w:rPr>
        <w:t>If the structure of the telephony dial string is not known then the call back number should be in the Unformatted Telephone number (ST) component of the field.</w:t>
      </w:r>
    </w:p>
    <w:p w14:paraId="4EA28372" w14:textId="77777777" w:rsidR="00B11855" w:rsidRPr="001F42D3" w:rsidRDefault="003D003E" w:rsidP="00CF5627">
      <w:pPr>
        <w:pStyle w:val="BodyText"/>
      </w:pPr>
      <w:r w:rsidRPr="001F42D3">
        <w:rPr>
          <w:b/>
          <w:bCs/>
        </w:rPr>
        <w:t>OBR-28 Result Copies To (XCN) 00260</w:t>
      </w:r>
    </w:p>
    <w:p w14:paraId="4B997F6F" w14:textId="42553689" w:rsidR="00B11855" w:rsidRPr="001F42D3" w:rsidRDefault="003D003E" w:rsidP="00A01166">
      <w:pPr>
        <w:pStyle w:val="HL7FieldIndent2"/>
        <w:ind w:left="0" w:hanging="2"/>
        <w:rPr>
          <w:noProof w:val="0"/>
        </w:rPr>
      </w:pPr>
      <w:r w:rsidRPr="001F42D3">
        <w:rPr>
          <w:noProof w:val="0"/>
        </w:rPr>
        <w:t xml:space="preserve">This field should not be used in Report Alert [PCD-04] transactions to indicate PIN/Carrier or other recipients for alert </w:t>
      </w:r>
      <w:r w:rsidR="002A42F5" w:rsidRPr="001F42D3">
        <w:rPr>
          <w:noProof w:val="0"/>
        </w:rPr>
        <w:t>dissemination</w:t>
      </w:r>
      <w:r w:rsidR="00CA3A2C" w:rsidRPr="001F42D3">
        <w:rPr>
          <w:noProof w:val="0"/>
        </w:rPr>
        <w:t xml:space="preserve">. </w:t>
      </w:r>
      <w:r w:rsidR="00403636" w:rsidRPr="001F42D3">
        <w:rPr>
          <w:noProof w:val="0"/>
        </w:rPr>
        <w:t>Instead,</w:t>
      </w:r>
      <w:r w:rsidR="002A42F5" w:rsidRPr="001F42D3">
        <w:rPr>
          <w:noProof w:val="0"/>
        </w:rPr>
        <w:t xml:space="preserve"> the </w:t>
      </w:r>
      <w:r w:rsidRPr="001F42D3">
        <w:rPr>
          <w:noProof w:val="0"/>
        </w:rPr>
        <w:t>Participant Information (PRT) segment</w:t>
      </w:r>
      <w:r w:rsidR="002A42F5" w:rsidRPr="001F42D3">
        <w:rPr>
          <w:noProof w:val="0"/>
        </w:rPr>
        <w:t xml:space="preserve"> introduced in </w:t>
      </w:r>
      <w:r w:rsidR="006D613E" w:rsidRPr="001F42D3">
        <w:rPr>
          <w:noProof w:val="0"/>
        </w:rPr>
        <w:t>HL7</w:t>
      </w:r>
      <w:r w:rsidR="00995105" w:rsidRPr="001F42D3">
        <w:rPr>
          <w:noProof w:val="0"/>
        </w:rPr>
        <w:t xml:space="preserve"> </w:t>
      </w:r>
      <w:r w:rsidR="002A42F5" w:rsidRPr="001F42D3">
        <w:rPr>
          <w:noProof w:val="0"/>
        </w:rPr>
        <w:t>v. 2.7 may be used in accordance with its definition in the base standard</w:t>
      </w:r>
      <w:r w:rsidRPr="001F42D3">
        <w:rPr>
          <w:noProof w:val="0"/>
        </w:rPr>
        <w:t>.</w:t>
      </w:r>
    </w:p>
    <w:p w14:paraId="5ABAA90D" w14:textId="77777777" w:rsidR="00B11855" w:rsidRPr="001F42D3" w:rsidRDefault="003D003E" w:rsidP="00CF5627">
      <w:pPr>
        <w:pStyle w:val="BodyText"/>
      </w:pPr>
      <w:r w:rsidRPr="001F42D3">
        <w:rPr>
          <w:b/>
          <w:bCs/>
        </w:rPr>
        <w:lastRenderedPageBreak/>
        <w:t>OBR-29 Parent (EIP) 00261</w:t>
      </w:r>
    </w:p>
    <w:p w14:paraId="28B3CFDD" w14:textId="12357904" w:rsidR="005F2535" w:rsidRPr="001F42D3" w:rsidRDefault="005F2535" w:rsidP="005F2535">
      <w:pPr>
        <w:pStyle w:val="HL7FieldIndent2"/>
        <w:ind w:left="0" w:hanging="2"/>
        <w:rPr>
          <w:noProof w:val="0"/>
        </w:rPr>
      </w:pPr>
      <w:r w:rsidRPr="001F42D3">
        <w:rPr>
          <w:noProof w:val="0"/>
        </w:rPr>
        <w:t xml:space="preserve">For the ACM </w:t>
      </w:r>
      <w:r w:rsidR="00277D6B">
        <w:rPr>
          <w:noProof w:val="0"/>
        </w:rPr>
        <w:t>Profile</w:t>
      </w:r>
      <w:r w:rsidRPr="001F42D3">
        <w:rPr>
          <w:noProof w:val="0"/>
        </w:rPr>
        <w:t xml:space="preserve">, alert onset Report Alert [PCD-04] instance transactions, those with Alert Phase (Event Current Phase) FACET values of </w:t>
      </w:r>
      <w:r w:rsidRPr="001F42D3">
        <w:rPr>
          <w:i/>
          <w:iCs/>
          <w:noProof w:val="0"/>
        </w:rPr>
        <w:t>start</w:t>
      </w:r>
      <w:r w:rsidRPr="001F42D3">
        <w:rPr>
          <w:noProof w:val="0"/>
        </w:rPr>
        <w:t xml:space="preserve">, </w:t>
      </w:r>
      <w:proofErr w:type="spellStart"/>
      <w:r w:rsidRPr="001F42D3">
        <w:rPr>
          <w:i/>
          <w:iCs/>
          <w:noProof w:val="0"/>
        </w:rPr>
        <w:t>start_only</w:t>
      </w:r>
      <w:proofErr w:type="spellEnd"/>
      <w:r w:rsidRPr="001F42D3">
        <w:rPr>
          <w:noProof w:val="0"/>
        </w:rPr>
        <w:t xml:space="preserve">, </w:t>
      </w:r>
      <w:proofErr w:type="spellStart"/>
      <w:r w:rsidRPr="001F42D3">
        <w:rPr>
          <w:i/>
          <w:iCs/>
          <w:noProof w:val="0"/>
        </w:rPr>
        <w:t>tpoint</w:t>
      </w:r>
      <w:proofErr w:type="spellEnd"/>
      <w:r w:rsidRPr="001F42D3">
        <w:rPr>
          <w:noProof w:val="0"/>
        </w:rPr>
        <w:t xml:space="preserve">, or </w:t>
      </w:r>
      <w:r w:rsidRPr="001F42D3">
        <w:rPr>
          <w:i/>
          <w:iCs/>
          <w:noProof w:val="0"/>
        </w:rPr>
        <w:t>present</w:t>
      </w:r>
      <w:r w:rsidRPr="001F42D3">
        <w:rPr>
          <w:noProof w:val="0"/>
        </w:rPr>
        <w:t>, the EI data type value in the OBR-29.2 Parent Result Observation Identifier field, the Filler Assigned Identifier component shall be either empty or contain the same value as in OBR-3 Filler Order Number</w:t>
      </w:r>
      <w:r w:rsidR="001F42D3">
        <w:rPr>
          <w:noProof w:val="0"/>
        </w:rPr>
        <w:t xml:space="preserve">. </w:t>
      </w:r>
      <w:r w:rsidRPr="001F42D3">
        <w:rPr>
          <w:noProof w:val="0"/>
        </w:rPr>
        <w:t xml:space="preserve">The presence or absence of </w:t>
      </w:r>
      <w:proofErr w:type="gramStart"/>
      <w:r w:rsidRPr="001F42D3">
        <w:rPr>
          <w:noProof w:val="0"/>
        </w:rPr>
        <w:t>a value</w:t>
      </w:r>
      <w:proofErr w:type="gramEnd"/>
      <w:r w:rsidRPr="001F42D3">
        <w:rPr>
          <w:noProof w:val="0"/>
        </w:rPr>
        <w:t xml:space="preserve"> in this component shall not be utilized as indication of alert onset.</w:t>
      </w:r>
    </w:p>
    <w:p w14:paraId="153A2210" w14:textId="77777777" w:rsidR="005F2535" w:rsidRPr="001F42D3" w:rsidRDefault="005F2535" w:rsidP="005F2535">
      <w:pPr>
        <w:pStyle w:val="HL7FieldIndent2"/>
        <w:ind w:left="0" w:hanging="2"/>
        <w:rPr>
          <w:noProof w:val="0"/>
        </w:rPr>
      </w:pPr>
    </w:p>
    <w:p w14:paraId="72396BF1" w14:textId="77777777" w:rsidR="005F2535" w:rsidRPr="001F42D3" w:rsidRDefault="005F2535" w:rsidP="005F2535">
      <w:pPr>
        <w:pStyle w:val="HL7FieldIndent2"/>
        <w:ind w:left="0" w:hanging="2"/>
        <w:rPr>
          <w:noProof w:val="0"/>
        </w:rPr>
      </w:pPr>
      <w:r w:rsidRPr="001F42D3">
        <w:rPr>
          <w:noProof w:val="0"/>
        </w:rPr>
        <w:t xml:space="preserve">For all other Report Alert [PCD-04] instance transactions, Alert Phase (Event Current Phase) FACET values other than </w:t>
      </w:r>
      <w:r w:rsidRPr="001F42D3">
        <w:rPr>
          <w:i/>
          <w:iCs/>
          <w:noProof w:val="0"/>
        </w:rPr>
        <w:t>start</w:t>
      </w:r>
      <w:r w:rsidRPr="001F42D3">
        <w:rPr>
          <w:noProof w:val="0"/>
        </w:rPr>
        <w:t xml:space="preserve">, </w:t>
      </w:r>
      <w:proofErr w:type="spellStart"/>
      <w:r w:rsidRPr="001F42D3">
        <w:rPr>
          <w:i/>
          <w:iCs/>
          <w:noProof w:val="0"/>
        </w:rPr>
        <w:t>start_only</w:t>
      </w:r>
      <w:proofErr w:type="spellEnd"/>
      <w:r w:rsidRPr="001F42D3">
        <w:rPr>
          <w:noProof w:val="0"/>
        </w:rPr>
        <w:t xml:space="preserve">, </w:t>
      </w:r>
      <w:proofErr w:type="spellStart"/>
      <w:r w:rsidRPr="001F42D3">
        <w:rPr>
          <w:i/>
          <w:iCs/>
          <w:noProof w:val="0"/>
        </w:rPr>
        <w:t>tpoint</w:t>
      </w:r>
      <w:proofErr w:type="spellEnd"/>
      <w:r w:rsidRPr="001F42D3">
        <w:rPr>
          <w:noProof w:val="0"/>
        </w:rPr>
        <w:t xml:space="preserve">, and </w:t>
      </w:r>
      <w:r w:rsidRPr="001F42D3">
        <w:rPr>
          <w:i/>
          <w:iCs/>
          <w:noProof w:val="0"/>
        </w:rPr>
        <w:t>present</w:t>
      </w:r>
      <w:r w:rsidRPr="001F42D3">
        <w:rPr>
          <w:noProof w:val="0"/>
        </w:rPr>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1FEEFC3B" w14:textId="77777777" w:rsidR="005F2535" w:rsidRPr="001F42D3" w:rsidRDefault="005F2535" w:rsidP="005F2535">
      <w:pPr>
        <w:pStyle w:val="HL7FieldIndent2"/>
        <w:ind w:left="0" w:hanging="2"/>
        <w:rPr>
          <w:noProof w:val="0"/>
        </w:rPr>
      </w:pPr>
    </w:p>
    <w:p w14:paraId="2E4F2AB1" w14:textId="28705AF5" w:rsidR="005F2535" w:rsidRPr="001F42D3" w:rsidRDefault="005F2535" w:rsidP="005F2535">
      <w:pPr>
        <w:pStyle w:val="HL7FieldIndent2"/>
        <w:ind w:left="0" w:hanging="2"/>
        <w:rPr>
          <w:noProof w:val="0"/>
        </w:rPr>
      </w:pPr>
      <w:r w:rsidRPr="001F42D3">
        <w:rPr>
          <w:noProof w:val="0"/>
        </w:rPr>
        <w:t xml:space="preserve">If the Alert Manager (AM) </w:t>
      </w:r>
      <w:r w:rsidR="00277D6B">
        <w:rPr>
          <w:noProof w:val="0"/>
        </w:rPr>
        <w:t>Actor</w:t>
      </w:r>
      <w:r w:rsidRPr="001F42D3">
        <w:rPr>
          <w:noProof w:val="0"/>
        </w:rPr>
        <w:t xml:space="preserve"> is not present for or has no record of the alert instance unique identifier and then receives a follow-on phase indication then the Alert Manager will utilize the value in OBR-29.2 Parent Result Observation Identifier field, the Filler Assigned Identifier component as the alert instance unique identifier.</w:t>
      </w:r>
    </w:p>
    <w:p w14:paraId="2E25982D" w14:textId="77777777" w:rsidR="005F2535" w:rsidRPr="001F42D3" w:rsidRDefault="005F2535" w:rsidP="005F2535">
      <w:pPr>
        <w:pStyle w:val="HL7FieldIndent2"/>
        <w:ind w:left="0" w:hanging="2"/>
        <w:rPr>
          <w:noProof w:val="0"/>
        </w:rPr>
      </w:pPr>
    </w:p>
    <w:p w14:paraId="734BC1F3" w14:textId="77777777" w:rsidR="005F2535" w:rsidRPr="001F42D3" w:rsidRDefault="005F2535" w:rsidP="005F2535">
      <w:pPr>
        <w:pStyle w:val="HL7FieldIndent2"/>
        <w:ind w:left="0" w:hanging="2"/>
        <w:rPr>
          <w:noProof w:val="0"/>
        </w:rPr>
      </w:pPr>
      <w:r w:rsidRPr="001F42D3">
        <w:rPr>
          <w:noProof w:val="0"/>
        </w:rPr>
        <w:t>When transcribing the components of the OBR-3 field value to the OBR-29.2 all subcomponents shall be transcribed and the component delimiters (^) replaced with subcomponent delimiters (&amp;).</w:t>
      </w:r>
    </w:p>
    <w:p w14:paraId="3C5C6BAF" w14:textId="77777777" w:rsidR="005F2535" w:rsidRPr="001F42D3" w:rsidRDefault="005F2535" w:rsidP="005F2535">
      <w:pPr>
        <w:pStyle w:val="HL7FieldIndent2"/>
        <w:ind w:left="0" w:hanging="2"/>
        <w:rPr>
          <w:noProof w:val="0"/>
        </w:rPr>
      </w:pPr>
    </w:p>
    <w:p w14:paraId="409BDB56" w14:textId="447B2297" w:rsidR="005F2535" w:rsidRPr="001F42D3" w:rsidRDefault="005F2535" w:rsidP="005C1693">
      <w:pPr>
        <w:pStyle w:val="TableTitle"/>
      </w:pPr>
      <w:r w:rsidRPr="001F42D3">
        <w:t>Table B.7-</w:t>
      </w:r>
      <w:r w:rsidR="004740C7" w:rsidRPr="001F42D3">
        <w:t>4</w:t>
      </w:r>
      <w:r w:rsidRPr="001F42D3">
        <w:t>: Report Alert [PCD-04] Alert Instance Identification Versus Transaction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67"/>
        <w:gridCol w:w="2714"/>
        <w:gridCol w:w="4569"/>
      </w:tblGrid>
      <w:tr w:rsidR="00B540F7" w:rsidRPr="001F42D3" w14:paraId="16EABF97"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63A4603" w14:textId="77777777" w:rsidR="005F2535" w:rsidRPr="001F42D3" w:rsidRDefault="005F2535" w:rsidP="005C1693">
            <w:pPr>
              <w:pStyle w:val="TableEntryHeader"/>
            </w:pPr>
            <w:r w:rsidRPr="001F42D3">
              <w:t>Alert Phase FACET (Event Current Phase)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49CBDC6" w14:textId="77777777" w:rsidR="005F2535" w:rsidRPr="001F42D3" w:rsidRDefault="005F2535" w:rsidP="005C1693">
            <w:pPr>
              <w:pStyle w:val="TableEntryHeader"/>
            </w:pPr>
            <w:r w:rsidRPr="001F42D3">
              <w:t>OBR-3 Filler Order Number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C294938" w14:textId="77777777" w:rsidR="005F2535" w:rsidRPr="001F42D3" w:rsidRDefault="005F2535" w:rsidP="005C1693">
            <w:pPr>
              <w:pStyle w:val="TableEntryHeader"/>
            </w:pPr>
            <w:r w:rsidRPr="001F42D3">
              <w:t>OBR-29.2 Parent Result Observation Identifier, Filler Assigned Identifier component</w:t>
            </w:r>
          </w:p>
        </w:tc>
      </w:tr>
      <w:tr w:rsidR="005F2535" w:rsidRPr="001F42D3" w14:paraId="71BD2F5B"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4B9F4" w14:textId="77777777" w:rsidR="005F2535" w:rsidRPr="001F42D3" w:rsidRDefault="005F2535" w:rsidP="005C1693">
            <w:pPr>
              <w:pStyle w:val="TableEntry"/>
            </w:pP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w:t>
            </w:r>
            <w:r w:rsidRPr="001F42D3">
              <w:rPr>
                <w:i/>
                <w:iCs/>
              </w:rPr>
              <w:t>present</w:t>
            </w:r>
            <w:r w:rsidRPr="001F42D3">
              <w:t xml:space="preserve"> (indicates alert onset)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1EA507" w14:textId="77777777" w:rsidR="005F2535" w:rsidRPr="001F42D3" w:rsidRDefault="005F2535" w:rsidP="005C1693">
            <w:pPr>
              <w:pStyle w:val="TableEntry"/>
            </w:pPr>
            <w:r w:rsidRPr="001F42D3">
              <w:t>Unique transaction identifier (also in this instance the Alert instance unique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DB9CA" w14:textId="77777777" w:rsidR="005F2535" w:rsidRPr="001F42D3" w:rsidRDefault="005F2535" w:rsidP="005C1693">
            <w:pPr>
              <w:pStyle w:val="TableEntry"/>
            </w:pPr>
            <w:r w:rsidRPr="001F42D3">
              <w:t>Either empty or a transcription of the OBR-3 component values to subcomponents while replacing the component delimiters (^) with subcomponent delimiters (&amp;)</w:t>
            </w:r>
          </w:p>
        </w:tc>
      </w:tr>
      <w:tr w:rsidR="005F2535" w:rsidRPr="001F42D3" w14:paraId="43D8018C"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EA003" w14:textId="77777777" w:rsidR="005F2535" w:rsidRPr="001F42D3" w:rsidRDefault="005F2535" w:rsidP="005C1693">
            <w:pPr>
              <w:pStyle w:val="TableEntry"/>
            </w:pPr>
            <w:r w:rsidRPr="001F42D3">
              <w:t>all other Alert Phase values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DD4092" w14:textId="77777777" w:rsidR="005F2535" w:rsidRPr="001F42D3" w:rsidRDefault="005F2535" w:rsidP="005C1693">
            <w:pPr>
              <w:pStyle w:val="TableEntry"/>
            </w:pPr>
            <w:r w:rsidRPr="001F42D3">
              <w:t>Unique transaction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304B2" w14:textId="77777777" w:rsidR="005F2535" w:rsidRPr="001F42D3" w:rsidRDefault="005F2535" w:rsidP="005C1693">
            <w:pPr>
              <w:pStyle w:val="TableEntry"/>
            </w:pPr>
            <w:r w:rsidRPr="001F42D3">
              <w:t>Alert instance unique identifier, transcription of the value from OBR-3 from alert onset [PCD-04] transaction instance</w:t>
            </w:r>
          </w:p>
        </w:tc>
      </w:tr>
    </w:tbl>
    <w:p w14:paraId="50C02C61" w14:textId="77777777" w:rsidR="005F2535" w:rsidRPr="001F42D3" w:rsidRDefault="005F2535" w:rsidP="005F2535">
      <w:pPr>
        <w:pStyle w:val="HL7FieldIndent2"/>
        <w:ind w:left="0" w:hanging="2"/>
        <w:rPr>
          <w:noProof w:val="0"/>
        </w:rPr>
      </w:pPr>
    </w:p>
    <w:p w14:paraId="77735AE1" w14:textId="0CAA3E02" w:rsidR="005F2535" w:rsidRPr="001F42D3" w:rsidRDefault="005F2535" w:rsidP="005C1693">
      <w:pPr>
        <w:pStyle w:val="BodyText"/>
      </w:pPr>
      <w:r w:rsidRPr="001F42D3">
        <w:t xml:space="preserve">See the alert start and end example in </w:t>
      </w:r>
      <w:r w:rsidRPr="001F42D3">
        <w:fldChar w:fldCharType="begin"/>
      </w:r>
      <w:r w:rsidRPr="001F42D3">
        <w:instrText xml:space="preserve"> REF _Ref177737725 \h </w:instrText>
      </w:r>
      <w:r w:rsidR="0058613A" w:rsidRPr="001F42D3">
        <w:instrText xml:space="preserve"> \* MERGEFORMAT </w:instrText>
      </w:r>
      <w:r w:rsidRPr="001F42D3">
        <w:fldChar w:fldCharType="separate"/>
      </w:r>
      <w:r w:rsidRPr="001F42D3">
        <w:t>E.3.2 Alert - Qualitative (non-numeric) Alarm</w:t>
      </w:r>
      <w:r w:rsidRPr="001F42D3">
        <w:fldChar w:fldCharType="end"/>
      </w:r>
      <w:r w:rsidRPr="001F42D3">
        <w:t xml:space="preserve"> the Infusion Pump, Fluid Line Occlusion, Technical Alarm Indication</w:t>
      </w:r>
    </w:p>
    <w:p w14:paraId="4882206B" w14:textId="0D54CA9B" w:rsidR="00B11855" w:rsidRPr="001F42D3" w:rsidRDefault="00800492" w:rsidP="00B34AEB">
      <w:pPr>
        <w:pStyle w:val="Heading3"/>
        <w:numPr>
          <w:ilvl w:val="0"/>
          <w:numId w:val="0"/>
        </w:numPr>
        <w:rPr>
          <w:noProof w:val="0"/>
        </w:rPr>
      </w:pPr>
      <w:bookmarkStart w:id="834" w:name="_Toc401769862"/>
      <w:bookmarkStart w:id="835" w:name="_Toc181625226"/>
      <w:bookmarkStart w:id="836" w:name="OLE_LINK44"/>
      <w:bookmarkStart w:id="837" w:name="OLE_LINK46"/>
      <w:r w:rsidRPr="001F42D3">
        <w:rPr>
          <w:noProof w:val="0"/>
        </w:rPr>
        <w:lastRenderedPageBreak/>
        <w:t xml:space="preserve">B.7.1 </w:t>
      </w:r>
      <w:r w:rsidR="003D003E" w:rsidRPr="001F42D3">
        <w:rPr>
          <w:noProof w:val="0"/>
        </w:rPr>
        <w:t xml:space="preserve">OBR Observation Request Segment in ACM Transaction </w:t>
      </w:r>
      <w:r w:rsidR="00425190" w:rsidRPr="001F42D3">
        <w:rPr>
          <w:noProof w:val="0"/>
        </w:rPr>
        <w:t>[</w:t>
      </w:r>
      <w:bookmarkEnd w:id="834"/>
      <w:r w:rsidR="00647994" w:rsidRPr="001F42D3">
        <w:rPr>
          <w:noProof w:val="0"/>
        </w:rPr>
        <w:t>PCD-04</w:t>
      </w:r>
      <w:r w:rsidR="00425190" w:rsidRPr="001F42D3">
        <w:rPr>
          <w:noProof w:val="0"/>
        </w:rPr>
        <w:t>]</w:t>
      </w:r>
      <w:bookmarkEnd w:id="835"/>
    </w:p>
    <w:bookmarkEnd w:id="836"/>
    <w:bookmarkEnd w:id="837"/>
    <w:p w14:paraId="43228230" w14:textId="77777777" w:rsidR="00B11855" w:rsidRPr="001F42D3" w:rsidRDefault="003D003E" w:rsidP="00A01166">
      <w:pPr>
        <w:pStyle w:val="BodyText"/>
      </w:pPr>
      <w:r w:rsidRPr="001F42D3">
        <w:t>A Report Alert [PCD-04] transaction contains at most one alert indication.</w:t>
      </w:r>
    </w:p>
    <w:p w14:paraId="1DE932B2" w14:textId="77777777" w:rsidR="00285EFB" w:rsidRPr="001F42D3" w:rsidRDefault="00285EFB" w:rsidP="00A01166">
      <w:pPr>
        <w:pStyle w:val="BodyText"/>
      </w:pPr>
      <w:r w:rsidRPr="001F42D3">
        <w:t>Additional OBR/OBX segment groupings may appear in the Report Alert [PCD-04] transaction as the inclusion of a Waveform Content Module (WCM) to communicate waveform evidentiary data</w:t>
      </w:r>
      <w:r w:rsidR="002E782A" w:rsidRPr="001F42D3">
        <w:t xml:space="preserve">. </w:t>
      </w:r>
      <w:r w:rsidRPr="001F42D3">
        <w:t>See the Waveform Content Module (WCM) document for segment and field details.</w:t>
      </w:r>
    </w:p>
    <w:p w14:paraId="65725BB3" w14:textId="00AC6428" w:rsidR="000166DD" w:rsidRPr="001F42D3" w:rsidRDefault="003D003E" w:rsidP="00A01166">
      <w:pPr>
        <w:pStyle w:val="BodyText"/>
      </w:pPr>
      <w:r w:rsidRPr="001F42D3">
        <w:t xml:space="preserve">The OBR segment is used to uniquely identify the alert indication and the descendent alert status update indications. </w:t>
      </w:r>
    </w:p>
    <w:p w14:paraId="6F34CB26" w14:textId="5A19EEF9" w:rsidR="00B11855" w:rsidRPr="001F42D3" w:rsidRDefault="003D003E" w:rsidP="00CF5627">
      <w:pPr>
        <w:pStyle w:val="TableTitle"/>
      </w:pPr>
      <w:r w:rsidRPr="001F42D3">
        <w:t xml:space="preserve">Table B.7.1-1: </w:t>
      </w:r>
      <w:r w:rsidR="006D613E" w:rsidRPr="001F42D3">
        <w:t>HL7</w:t>
      </w:r>
      <w:r w:rsidR="00995105" w:rsidRPr="001F42D3">
        <w:t xml:space="preserve"> </w:t>
      </w:r>
      <w:r w:rsidRPr="001F42D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1F42D3" w14:paraId="7E10550E" w14:textId="77777777" w:rsidTr="00EB7483">
        <w:trPr>
          <w:cantSplit/>
          <w:tblHeader/>
          <w:jc w:val="center"/>
        </w:trPr>
        <w:tc>
          <w:tcPr>
            <w:tcW w:w="815" w:type="dxa"/>
            <w:shd w:val="clear" w:color="auto" w:fill="D9D9D9"/>
          </w:tcPr>
          <w:p w14:paraId="57626AF0" w14:textId="77777777" w:rsidR="00B11855" w:rsidRPr="001F42D3" w:rsidRDefault="003D003E" w:rsidP="006B1888">
            <w:pPr>
              <w:pStyle w:val="TableEntryHeader"/>
            </w:pPr>
            <w:r w:rsidRPr="001F42D3">
              <w:t>SEQ</w:t>
            </w:r>
          </w:p>
        </w:tc>
        <w:tc>
          <w:tcPr>
            <w:tcW w:w="827" w:type="dxa"/>
            <w:shd w:val="clear" w:color="auto" w:fill="D9D9D9"/>
          </w:tcPr>
          <w:p w14:paraId="75AD5605" w14:textId="77777777" w:rsidR="00B11855" w:rsidRPr="001F42D3" w:rsidRDefault="003D003E" w:rsidP="006B1888">
            <w:pPr>
              <w:pStyle w:val="TableEntryHeader"/>
            </w:pPr>
            <w:r w:rsidRPr="001F42D3">
              <w:t>LEN</w:t>
            </w:r>
          </w:p>
        </w:tc>
        <w:tc>
          <w:tcPr>
            <w:tcW w:w="760" w:type="dxa"/>
            <w:shd w:val="clear" w:color="auto" w:fill="D9D9D9"/>
          </w:tcPr>
          <w:p w14:paraId="15CA000B" w14:textId="77777777" w:rsidR="00B11855" w:rsidRPr="001F42D3" w:rsidRDefault="003D003E" w:rsidP="006B1888">
            <w:pPr>
              <w:pStyle w:val="TableEntryHeader"/>
            </w:pPr>
            <w:r w:rsidRPr="001F42D3">
              <w:t>DT</w:t>
            </w:r>
          </w:p>
        </w:tc>
        <w:tc>
          <w:tcPr>
            <w:tcW w:w="828" w:type="dxa"/>
            <w:shd w:val="clear" w:color="auto" w:fill="D9D9D9"/>
          </w:tcPr>
          <w:p w14:paraId="01707427" w14:textId="77777777" w:rsidR="00B11855" w:rsidRPr="001F42D3" w:rsidRDefault="003D003E" w:rsidP="006B1888">
            <w:pPr>
              <w:pStyle w:val="TableEntryHeader"/>
            </w:pPr>
            <w:r w:rsidRPr="001F42D3">
              <w:t>OPT</w:t>
            </w:r>
          </w:p>
        </w:tc>
        <w:tc>
          <w:tcPr>
            <w:tcW w:w="841" w:type="dxa"/>
            <w:shd w:val="clear" w:color="auto" w:fill="D9D9D9"/>
          </w:tcPr>
          <w:p w14:paraId="52249A97" w14:textId="77777777" w:rsidR="00B11855" w:rsidRPr="001F42D3" w:rsidRDefault="003D003E" w:rsidP="006B1888">
            <w:pPr>
              <w:pStyle w:val="TableEntryHeader"/>
            </w:pPr>
            <w:r w:rsidRPr="001F42D3">
              <w:t>RP/#</w:t>
            </w:r>
          </w:p>
        </w:tc>
        <w:tc>
          <w:tcPr>
            <w:tcW w:w="934" w:type="dxa"/>
            <w:shd w:val="clear" w:color="auto" w:fill="D9D9D9"/>
          </w:tcPr>
          <w:p w14:paraId="614B62F4" w14:textId="77777777" w:rsidR="00B11855" w:rsidRPr="001F42D3" w:rsidRDefault="003D003E" w:rsidP="006B1888">
            <w:pPr>
              <w:pStyle w:val="TableEntryHeader"/>
            </w:pPr>
            <w:r w:rsidRPr="001F42D3">
              <w:t>TBL#</w:t>
            </w:r>
          </w:p>
        </w:tc>
        <w:tc>
          <w:tcPr>
            <w:tcW w:w="3640" w:type="dxa"/>
            <w:shd w:val="clear" w:color="auto" w:fill="D9D9D9"/>
          </w:tcPr>
          <w:p w14:paraId="2420169D" w14:textId="77777777" w:rsidR="00B11855" w:rsidRPr="001F42D3" w:rsidRDefault="003D003E" w:rsidP="006B1888">
            <w:pPr>
              <w:pStyle w:val="TableEntryHeader"/>
            </w:pPr>
            <w:r w:rsidRPr="001F42D3">
              <w:t>ELEMENT NAME</w:t>
            </w:r>
          </w:p>
        </w:tc>
      </w:tr>
      <w:tr w:rsidR="00C40FD5" w:rsidRPr="001F42D3" w14:paraId="25D177D0" w14:textId="77777777" w:rsidTr="006C0E8E">
        <w:trPr>
          <w:cantSplit/>
          <w:jc w:val="center"/>
        </w:trPr>
        <w:tc>
          <w:tcPr>
            <w:tcW w:w="815" w:type="dxa"/>
          </w:tcPr>
          <w:p w14:paraId="539BF9FD" w14:textId="77777777" w:rsidR="00B11855" w:rsidRPr="001F42D3" w:rsidRDefault="003D003E" w:rsidP="006B1888">
            <w:pPr>
              <w:pStyle w:val="TableEntry"/>
            </w:pPr>
            <w:r w:rsidRPr="001F42D3">
              <w:t>2</w:t>
            </w:r>
          </w:p>
        </w:tc>
        <w:tc>
          <w:tcPr>
            <w:tcW w:w="827" w:type="dxa"/>
          </w:tcPr>
          <w:p w14:paraId="21D23B26" w14:textId="77777777" w:rsidR="00B11855" w:rsidRPr="001F42D3" w:rsidRDefault="003D003E" w:rsidP="006B1888">
            <w:pPr>
              <w:pStyle w:val="TableEntry"/>
            </w:pPr>
            <w:r w:rsidRPr="001F42D3">
              <w:t>22</w:t>
            </w:r>
          </w:p>
        </w:tc>
        <w:tc>
          <w:tcPr>
            <w:tcW w:w="760" w:type="dxa"/>
          </w:tcPr>
          <w:p w14:paraId="1933EB49" w14:textId="77777777" w:rsidR="00B11855" w:rsidRPr="001F42D3" w:rsidRDefault="003D003E" w:rsidP="006B1888">
            <w:pPr>
              <w:pStyle w:val="TableEntry"/>
            </w:pPr>
            <w:r w:rsidRPr="001F42D3">
              <w:t>EI</w:t>
            </w:r>
          </w:p>
        </w:tc>
        <w:tc>
          <w:tcPr>
            <w:tcW w:w="828" w:type="dxa"/>
          </w:tcPr>
          <w:p w14:paraId="77D6181F" w14:textId="77777777" w:rsidR="00B11855" w:rsidRPr="001F42D3" w:rsidRDefault="003D003E" w:rsidP="006B1888">
            <w:pPr>
              <w:pStyle w:val="TableEntry"/>
            </w:pPr>
            <w:r w:rsidRPr="001F42D3">
              <w:t>O</w:t>
            </w:r>
          </w:p>
        </w:tc>
        <w:tc>
          <w:tcPr>
            <w:tcW w:w="841" w:type="dxa"/>
          </w:tcPr>
          <w:p w14:paraId="6B685DD6" w14:textId="77777777" w:rsidR="00B11855" w:rsidRPr="001F42D3" w:rsidRDefault="00B11855" w:rsidP="006B1888">
            <w:pPr>
              <w:pStyle w:val="TableEntry"/>
            </w:pPr>
          </w:p>
        </w:tc>
        <w:tc>
          <w:tcPr>
            <w:tcW w:w="934" w:type="dxa"/>
          </w:tcPr>
          <w:p w14:paraId="1DE4CF42" w14:textId="77777777" w:rsidR="00B11855" w:rsidRPr="001F42D3" w:rsidRDefault="00B11855" w:rsidP="006B1888">
            <w:pPr>
              <w:pStyle w:val="TableEntry"/>
            </w:pPr>
          </w:p>
        </w:tc>
        <w:tc>
          <w:tcPr>
            <w:tcW w:w="3640" w:type="dxa"/>
          </w:tcPr>
          <w:p w14:paraId="6DEFDBD5" w14:textId="77777777" w:rsidR="00B11855" w:rsidRPr="001F42D3" w:rsidRDefault="003D003E" w:rsidP="006B1888">
            <w:pPr>
              <w:pStyle w:val="TableEntry"/>
            </w:pPr>
            <w:r w:rsidRPr="001F42D3">
              <w:t>Placer Order Number</w:t>
            </w:r>
          </w:p>
        </w:tc>
      </w:tr>
      <w:tr w:rsidR="00C40FD5" w:rsidRPr="001F42D3" w14:paraId="2EC8A72A" w14:textId="77777777" w:rsidTr="006C0E8E">
        <w:trPr>
          <w:cantSplit/>
          <w:jc w:val="center"/>
        </w:trPr>
        <w:tc>
          <w:tcPr>
            <w:tcW w:w="815" w:type="dxa"/>
          </w:tcPr>
          <w:p w14:paraId="6FEE1CBC" w14:textId="77777777" w:rsidR="00B11855" w:rsidRPr="001F42D3" w:rsidRDefault="003D003E" w:rsidP="006B1888">
            <w:pPr>
              <w:pStyle w:val="TableEntry"/>
            </w:pPr>
            <w:r w:rsidRPr="001F42D3">
              <w:t>3</w:t>
            </w:r>
          </w:p>
        </w:tc>
        <w:tc>
          <w:tcPr>
            <w:tcW w:w="827" w:type="dxa"/>
          </w:tcPr>
          <w:p w14:paraId="1CD13EA7" w14:textId="77777777" w:rsidR="00B11855" w:rsidRPr="001F42D3" w:rsidRDefault="003D003E" w:rsidP="006B1888">
            <w:pPr>
              <w:pStyle w:val="TableEntry"/>
            </w:pPr>
            <w:r w:rsidRPr="001F42D3">
              <w:t>22</w:t>
            </w:r>
          </w:p>
        </w:tc>
        <w:tc>
          <w:tcPr>
            <w:tcW w:w="760" w:type="dxa"/>
          </w:tcPr>
          <w:p w14:paraId="225D44F1" w14:textId="77777777" w:rsidR="00B11855" w:rsidRPr="001F42D3" w:rsidRDefault="003D003E" w:rsidP="006B1888">
            <w:pPr>
              <w:pStyle w:val="TableEntry"/>
            </w:pPr>
            <w:r w:rsidRPr="001F42D3">
              <w:t>EI</w:t>
            </w:r>
          </w:p>
        </w:tc>
        <w:tc>
          <w:tcPr>
            <w:tcW w:w="828" w:type="dxa"/>
          </w:tcPr>
          <w:p w14:paraId="6F2A94D5" w14:textId="77777777" w:rsidR="00B11855" w:rsidRPr="001F42D3" w:rsidRDefault="003D003E" w:rsidP="006B1888">
            <w:pPr>
              <w:pStyle w:val="TableEntry"/>
            </w:pPr>
            <w:r w:rsidRPr="001F42D3">
              <w:t>R</w:t>
            </w:r>
          </w:p>
        </w:tc>
        <w:tc>
          <w:tcPr>
            <w:tcW w:w="841" w:type="dxa"/>
          </w:tcPr>
          <w:p w14:paraId="4F9CB3ED" w14:textId="77777777" w:rsidR="00B11855" w:rsidRPr="001F42D3" w:rsidRDefault="00B11855" w:rsidP="006B1888">
            <w:pPr>
              <w:pStyle w:val="TableEntry"/>
            </w:pPr>
          </w:p>
        </w:tc>
        <w:tc>
          <w:tcPr>
            <w:tcW w:w="934" w:type="dxa"/>
          </w:tcPr>
          <w:p w14:paraId="49AF7160" w14:textId="77777777" w:rsidR="00B11855" w:rsidRPr="001F42D3" w:rsidRDefault="00B11855" w:rsidP="006B1888">
            <w:pPr>
              <w:pStyle w:val="TableEntry"/>
            </w:pPr>
          </w:p>
        </w:tc>
        <w:tc>
          <w:tcPr>
            <w:tcW w:w="3640" w:type="dxa"/>
          </w:tcPr>
          <w:p w14:paraId="6A9D4764" w14:textId="77777777" w:rsidR="00B11855" w:rsidRPr="001F42D3" w:rsidRDefault="003D003E" w:rsidP="006B1888">
            <w:pPr>
              <w:pStyle w:val="TableEntry"/>
            </w:pPr>
            <w:r w:rsidRPr="001F42D3">
              <w:t>Filler Order Number</w:t>
            </w:r>
          </w:p>
        </w:tc>
      </w:tr>
      <w:tr w:rsidR="00C40FD5" w:rsidRPr="001F42D3" w14:paraId="7C2F384A" w14:textId="77777777" w:rsidTr="006C0E8E">
        <w:trPr>
          <w:cantSplit/>
          <w:jc w:val="center"/>
        </w:trPr>
        <w:tc>
          <w:tcPr>
            <w:tcW w:w="815" w:type="dxa"/>
          </w:tcPr>
          <w:p w14:paraId="62C1B5F2" w14:textId="77777777" w:rsidR="00B11855" w:rsidRPr="001F42D3" w:rsidRDefault="003D003E" w:rsidP="006B1888">
            <w:pPr>
              <w:pStyle w:val="TableEntry"/>
            </w:pPr>
            <w:r w:rsidRPr="001F42D3">
              <w:t>4</w:t>
            </w:r>
          </w:p>
        </w:tc>
        <w:tc>
          <w:tcPr>
            <w:tcW w:w="827" w:type="dxa"/>
          </w:tcPr>
          <w:p w14:paraId="3C6DEDE4" w14:textId="77777777" w:rsidR="00B11855" w:rsidRPr="001F42D3" w:rsidRDefault="003D003E" w:rsidP="006B1888">
            <w:pPr>
              <w:pStyle w:val="TableEntry"/>
            </w:pPr>
            <w:r w:rsidRPr="001F42D3">
              <w:t>705</w:t>
            </w:r>
          </w:p>
        </w:tc>
        <w:tc>
          <w:tcPr>
            <w:tcW w:w="760" w:type="dxa"/>
          </w:tcPr>
          <w:p w14:paraId="604C09A9" w14:textId="77777777" w:rsidR="00B11855" w:rsidRPr="001F42D3" w:rsidRDefault="003D003E" w:rsidP="006B1888">
            <w:pPr>
              <w:pStyle w:val="TableEntry"/>
            </w:pPr>
            <w:r w:rsidRPr="001F42D3">
              <w:t>CWE</w:t>
            </w:r>
          </w:p>
        </w:tc>
        <w:tc>
          <w:tcPr>
            <w:tcW w:w="828" w:type="dxa"/>
          </w:tcPr>
          <w:p w14:paraId="601B7D52" w14:textId="77777777" w:rsidR="00B11855" w:rsidRPr="001F42D3" w:rsidRDefault="003D003E" w:rsidP="006B1888">
            <w:pPr>
              <w:pStyle w:val="TableEntry"/>
            </w:pPr>
            <w:r w:rsidRPr="001F42D3">
              <w:t>R</w:t>
            </w:r>
          </w:p>
        </w:tc>
        <w:tc>
          <w:tcPr>
            <w:tcW w:w="841" w:type="dxa"/>
          </w:tcPr>
          <w:p w14:paraId="19A3A655" w14:textId="77777777" w:rsidR="00B11855" w:rsidRPr="001F42D3" w:rsidRDefault="00B11855" w:rsidP="006B1888">
            <w:pPr>
              <w:pStyle w:val="TableEntry"/>
            </w:pPr>
          </w:p>
        </w:tc>
        <w:tc>
          <w:tcPr>
            <w:tcW w:w="934" w:type="dxa"/>
          </w:tcPr>
          <w:p w14:paraId="3630C1CD" w14:textId="77777777" w:rsidR="00B11855" w:rsidRPr="001F42D3" w:rsidRDefault="00B11855" w:rsidP="006B1888">
            <w:pPr>
              <w:pStyle w:val="TableEntry"/>
            </w:pPr>
          </w:p>
        </w:tc>
        <w:tc>
          <w:tcPr>
            <w:tcW w:w="3640" w:type="dxa"/>
          </w:tcPr>
          <w:p w14:paraId="0787B4C9" w14:textId="77777777" w:rsidR="00B11855" w:rsidRPr="001F42D3" w:rsidRDefault="003D003E" w:rsidP="006B1888">
            <w:pPr>
              <w:pStyle w:val="TableEntry"/>
            </w:pPr>
            <w:r w:rsidRPr="001F42D3">
              <w:t>Universal Service Identifier</w:t>
            </w:r>
          </w:p>
        </w:tc>
      </w:tr>
      <w:tr w:rsidR="00C40FD5" w:rsidRPr="001F42D3" w14:paraId="6FBD3DC0" w14:textId="77777777" w:rsidTr="006C0E8E">
        <w:trPr>
          <w:cantSplit/>
          <w:jc w:val="center"/>
        </w:trPr>
        <w:tc>
          <w:tcPr>
            <w:tcW w:w="815" w:type="dxa"/>
          </w:tcPr>
          <w:p w14:paraId="3A8F74B5" w14:textId="77777777" w:rsidR="00B11855" w:rsidRPr="001F42D3" w:rsidRDefault="003D003E" w:rsidP="006B1888">
            <w:pPr>
              <w:pStyle w:val="TableEntry"/>
            </w:pPr>
            <w:r w:rsidRPr="001F42D3">
              <w:t>7</w:t>
            </w:r>
          </w:p>
        </w:tc>
        <w:tc>
          <w:tcPr>
            <w:tcW w:w="827" w:type="dxa"/>
          </w:tcPr>
          <w:p w14:paraId="2C7D071E" w14:textId="77777777" w:rsidR="00B11855" w:rsidRPr="001F42D3" w:rsidRDefault="003D003E" w:rsidP="006B1888">
            <w:pPr>
              <w:pStyle w:val="TableEntry"/>
            </w:pPr>
            <w:r w:rsidRPr="001F42D3">
              <w:t>24</w:t>
            </w:r>
          </w:p>
        </w:tc>
        <w:tc>
          <w:tcPr>
            <w:tcW w:w="760" w:type="dxa"/>
          </w:tcPr>
          <w:p w14:paraId="5386C8B0" w14:textId="77777777" w:rsidR="00B11855" w:rsidRPr="001F42D3" w:rsidRDefault="003D003E" w:rsidP="006B1888">
            <w:pPr>
              <w:pStyle w:val="TableEntry"/>
            </w:pPr>
            <w:r w:rsidRPr="001F42D3">
              <w:t>DTM</w:t>
            </w:r>
          </w:p>
        </w:tc>
        <w:tc>
          <w:tcPr>
            <w:tcW w:w="828" w:type="dxa"/>
          </w:tcPr>
          <w:p w14:paraId="74CDEA04" w14:textId="77777777" w:rsidR="00B11855" w:rsidRPr="001F42D3" w:rsidRDefault="003D003E" w:rsidP="006B1888">
            <w:pPr>
              <w:pStyle w:val="TableEntry"/>
            </w:pPr>
            <w:r w:rsidRPr="001F42D3">
              <w:t>RE</w:t>
            </w:r>
          </w:p>
        </w:tc>
        <w:tc>
          <w:tcPr>
            <w:tcW w:w="841" w:type="dxa"/>
          </w:tcPr>
          <w:p w14:paraId="1A9792BE" w14:textId="77777777" w:rsidR="00B11855" w:rsidRPr="001F42D3" w:rsidRDefault="00B11855" w:rsidP="006B1888">
            <w:pPr>
              <w:pStyle w:val="TableEntry"/>
            </w:pPr>
          </w:p>
        </w:tc>
        <w:tc>
          <w:tcPr>
            <w:tcW w:w="934" w:type="dxa"/>
          </w:tcPr>
          <w:p w14:paraId="43E53D18" w14:textId="77777777" w:rsidR="00B11855" w:rsidRPr="001F42D3" w:rsidRDefault="00B11855" w:rsidP="006B1888">
            <w:pPr>
              <w:pStyle w:val="TableEntry"/>
            </w:pPr>
          </w:p>
        </w:tc>
        <w:tc>
          <w:tcPr>
            <w:tcW w:w="3640" w:type="dxa"/>
          </w:tcPr>
          <w:p w14:paraId="4C6592CA" w14:textId="77777777" w:rsidR="00B11855" w:rsidRPr="001F42D3" w:rsidRDefault="003D003E" w:rsidP="006B1888">
            <w:pPr>
              <w:pStyle w:val="TableEntry"/>
            </w:pPr>
            <w:r w:rsidRPr="001F42D3">
              <w:t>Observation Date/Time</w:t>
            </w:r>
          </w:p>
        </w:tc>
      </w:tr>
      <w:tr w:rsidR="00C40FD5" w:rsidRPr="001F42D3" w14:paraId="21550E15" w14:textId="77777777" w:rsidTr="006C0E8E">
        <w:trPr>
          <w:cantSplit/>
          <w:jc w:val="center"/>
        </w:trPr>
        <w:tc>
          <w:tcPr>
            <w:tcW w:w="815" w:type="dxa"/>
          </w:tcPr>
          <w:p w14:paraId="49F6DDF1" w14:textId="77777777" w:rsidR="00B11855" w:rsidRPr="001F42D3" w:rsidRDefault="003D003E" w:rsidP="006B1888">
            <w:pPr>
              <w:pStyle w:val="TableEntry"/>
            </w:pPr>
            <w:r w:rsidRPr="001F42D3">
              <w:t>16</w:t>
            </w:r>
          </w:p>
        </w:tc>
        <w:tc>
          <w:tcPr>
            <w:tcW w:w="827" w:type="dxa"/>
          </w:tcPr>
          <w:p w14:paraId="1EAD55AC" w14:textId="77777777" w:rsidR="00B11855" w:rsidRPr="001F42D3" w:rsidRDefault="003D003E" w:rsidP="006B1888">
            <w:pPr>
              <w:pStyle w:val="TableEntry"/>
            </w:pPr>
            <w:r w:rsidRPr="001F42D3">
              <w:t>3220</w:t>
            </w:r>
          </w:p>
        </w:tc>
        <w:tc>
          <w:tcPr>
            <w:tcW w:w="760" w:type="dxa"/>
          </w:tcPr>
          <w:p w14:paraId="7ABC6945" w14:textId="77777777" w:rsidR="00B11855" w:rsidRPr="001F42D3" w:rsidRDefault="003D003E" w:rsidP="006B1888">
            <w:pPr>
              <w:pStyle w:val="TableEntry"/>
            </w:pPr>
            <w:r w:rsidRPr="001F42D3">
              <w:t>XCN</w:t>
            </w:r>
          </w:p>
        </w:tc>
        <w:tc>
          <w:tcPr>
            <w:tcW w:w="828" w:type="dxa"/>
          </w:tcPr>
          <w:p w14:paraId="291F6857" w14:textId="77777777" w:rsidR="00B11855" w:rsidRPr="001F42D3" w:rsidRDefault="003D003E" w:rsidP="006B1888">
            <w:pPr>
              <w:pStyle w:val="TableEntry"/>
            </w:pPr>
            <w:r w:rsidRPr="001F42D3">
              <w:t>O</w:t>
            </w:r>
          </w:p>
        </w:tc>
        <w:tc>
          <w:tcPr>
            <w:tcW w:w="841" w:type="dxa"/>
          </w:tcPr>
          <w:p w14:paraId="34F29737" w14:textId="77777777" w:rsidR="00B11855" w:rsidRPr="001F42D3" w:rsidRDefault="003D003E" w:rsidP="006B1888">
            <w:pPr>
              <w:pStyle w:val="TableEntry"/>
            </w:pPr>
            <w:r w:rsidRPr="001F42D3">
              <w:t>Y</w:t>
            </w:r>
          </w:p>
        </w:tc>
        <w:tc>
          <w:tcPr>
            <w:tcW w:w="934" w:type="dxa"/>
          </w:tcPr>
          <w:p w14:paraId="599FE901" w14:textId="77777777" w:rsidR="00B11855" w:rsidRPr="001F42D3" w:rsidRDefault="00B11855" w:rsidP="006B1888">
            <w:pPr>
              <w:pStyle w:val="TableEntry"/>
            </w:pPr>
          </w:p>
        </w:tc>
        <w:tc>
          <w:tcPr>
            <w:tcW w:w="3640" w:type="dxa"/>
          </w:tcPr>
          <w:p w14:paraId="66BAA4E7" w14:textId="77777777" w:rsidR="00B11855" w:rsidRPr="001F42D3" w:rsidRDefault="003D003E" w:rsidP="006B1888">
            <w:pPr>
              <w:pStyle w:val="TableEntry"/>
            </w:pPr>
            <w:r w:rsidRPr="001F42D3">
              <w:t>Ordering Provider</w:t>
            </w:r>
          </w:p>
        </w:tc>
      </w:tr>
      <w:tr w:rsidR="00C40FD5" w:rsidRPr="001F42D3" w14:paraId="2E24AD2B" w14:textId="77777777" w:rsidTr="006C0E8E">
        <w:trPr>
          <w:cantSplit/>
          <w:jc w:val="center"/>
        </w:trPr>
        <w:tc>
          <w:tcPr>
            <w:tcW w:w="815" w:type="dxa"/>
          </w:tcPr>
          <w:p w14:paraId="5709FF23" w14:textId="77777777" w:rsidR="00B11855" w:rsidRPr="001F42D3" w:rsidRDefault="003D003E" w:rsidP="006B1888">
            <w:pPr>
              <w:pStyle w:val="TableEntry"/>
            </w:pPr>
            <w:r w:rsidRPr="001F42D3">
              <w:t>17</w:t>
            </w:r>
          </w:p>
        </w:tc>
        <w:tc>
          <w:tcPr>
            <w:tcW w:w="827" w:type="dxa"/>
          </w:tcPr>
          <w:p w14:paraId="358DD4CE" w14:textId="77777777" w:rsidR="00B11855" w:rsidRPr="001F42D3" w:rsidRDefault="003D003E" w:rsidP="006B1888">
            <w:pPr>
              <w:pStyle w:val="TableEntry"/>
            </w:pPr>
            <w:r w:rsidRPr="001F42D3">
              <w:t>250</w:t>
            </w:r>
          </w:p>
        </w:tc>
        <w:tc>
          <w:tcPr>
            <w:tcW w:w="760" w:type="dxa"/>
          </w:tcPr>
          <w:p w14:paraId="1D29BCAD" w14:textId="77777777" w:rsidR="00B11855" w:rsidRPr="001F42D3" w:rsidRDefault="003D003E" w:rsidP="006B1888">
            <w:pPr>
              <w:pStyle w:val="TableEntry"/>
            </w:pPr>
            <w:r w:rsidRPr="001F42D3">
              <w:t>XTN</w:t>
            </w:r>
          </w:p>
        </w:tc>
        <w:tc>
          <w:tcPr>
            <w:tcW w:w="828" w:type="dxa"/>
          </w:tcPr>
          <w:p w14:paraId="65380A84" w14:textId="77777777" w:rsidR="00B11855" w:rsidRPr="001F42D3" w:rsidRDefault="003D003E" w:rsidP="006B1888">
            <w:pPr>
              <w:pStyle w:val="TableEntry"/>
            </w:pPr>
            <w:r w:rsidRPr="001F42D3">
              <w:t>O</w:t>
            </w:r>
          </w:p>
        </w:tc>
        <w:tc>
          <w:tcPr>
            <w:tcW w:w="841" w:type="dxa"/>
          </w:tcPr>
          <w:p w14:paraId="31F869B5" w14:textId="77777777" w:rsidR="00B11855" w:rsidRPr="001F42D3" w:rsidRDefault="003D003E" w:rsidP="006B1888">
            <w:pPr>
              <w:pStyle w:val="TableEntry"/>
            </w:pPr>
            <w:r w:rsidRPr="001F42D3">
              <w:t>Y/2</w:t>
            </w:r>
          </w:p>
        </w:tc>
        <w:tc>
          <w:tcPr>
            <w:tcW w:w="934" w:type="dxa"/>
          </w:tcPr>
          <w:p w14:paraId="21FC12FB" w14:textId="77777777" w:rsidR="00B11855" w:rsidRPr="001F42D3" w:rsidRDefault="00B11855" w:rsidP="006B1888">
            <w:pPr>
              <w:pStyle w:val="TableEntry"/>
            </w:pPr>
          </w:p>
        </w:tc>
        <w:tc>
          <w:tcPr>
            <w:tcW w:w="3640" w:type="dxa"/>
          </w:tcPr>
          <w:p w14:paraId="5E70F2EF" w14:textId="77777777" w:rsidR="00B11855" w:rsidRPr="001F42D3" w:rsidRDefault="003D003E" w:rsidP="006B1888">
            <w:pPr>
              <w:pStyle w:val="TableEntry"/>
            </w:pPr>
            <w:r w:rsidRPr="001F42D3">
              <w:t>Order Callback Phone Number</w:t>
            </w:r>
          </w:p>
        </w:tc>
      </w:tr>
      <w:tr w:rsidR="00C40FD5" w:rsidRPr="001F42D3" w14:paraId="343F3B3B" w14:textId="77777777" w:rsidTr="006C0E8E">
        <w:trPr>
          <w:cantSplit/>
          <w:jc w:val="center"/>
        </w:trPr>
        <w:tc>
          <w:tcPr>
            <w:tcW w:w="815" w:type="dxa"/>
          </w:tcPr>
          <w:p w14:paraId="50140524" w14:textId="77777777" w:rsidR="00B11855" w:rsidRPr="001F42D3" w:rsidRDefault="003D003E" w:rsidP="006B1888">
            <w:pPr>
              <w:pStyle w:val="TableEntry"/>
            </w:pPr>
            <w:r w:rsidRPr="001F42D3">
              <w:t>28</w:t>
            </w:r>
          </w:p>
        </w:tc>
        <w:tc>
          <w:tcPr>
            <w:tcW w:w="827" w:type="dxa"/>
          </w:tcPr>
          <w:p w14:paraId="2B160A99" w14:textId="77777777" w:rsidR="00B11855" w:rsidRPr="001F42D3" w:rsidRDefault="003D003E" w:rsidP="006B1888">
            <w:pPr>
              <w:pStyle w:val="TableEntry"/>
            </w:pPr>
            <w:r w:rsidRPr="001F42D3">
              <w:t>3220</w:t>
            </w:r>
          </w:p>
        </w:tc>
        <w:tc>
          <w:tcPr>
            <w:tcW w:w="760" w:type="dxa"/>
          </w:tcPr>
          <w:p w14:paraId="07A1653B" w14:textId="77777777" w:rsidR="00B11855" w:rsidRPr="001F42D3" w:rsidRDefault="003D003E" w:rsidP="006B1888">
            <w:pPr>
              <w:pStyle w:val="TableEntry"/>
            </w:pPr>
            <w:r w:rsidRPr="001F42D3">
              <w:t>XCN</w:t>
            </w:r>
          </w:p>
        </w:tc>
        <w:tc>
          <w:tcPr>
            <w:tcW w:w="828" w:type="dxa"/>
          </w:tcPr>
          <w:p w14:paraId="55B52D26" w14:textId="77777777" w:rsidR="00B11855" w:rsidRPr="001F42D3" w:rsidRDefault="003D003E" w:rsidP="006B1888">
            <w:pPr>
              <w:pStyle w:val="TableEntry"/>
            </w:pPr>
            <w:r w:rsidRPr="001F42D3">
              <w:t>O</w:t>
            </w:r>
          </w:p>
        </w:tc>
        <w:tc>
          <w:tcPr>
            <w:tcW w:w="841" w:type="dxa"/>
          </w:tcPr>
          <w:p w14:paraId="2291E4CC" w14:textId="77777777" w:rsidR="00B11855" w:rsidRPr="001F42D3" w:rsidRDefault="003D003E" w:rsidP="006B1888">
            <w:pPr>
              <w:pStyle w:val="TableEntry"/>
            </w:pPr>
            <w:r w:rsidRPr="001F42D3">
              <w:t>Y</w:t>
            </w:r>
          </w:p>
        </w:tc>
        <w:tc>
          <w:tcPr>
            <w:tcW w:w="934" w:type="dxa"/>
          </w:tcPr>
          <w:p w14:paraId="52031F5B" w14:textId="77777777" w:rsidR="00B11855" w:rsidRPr="001F42D3" w:rsidRDefault="00B11855" w:rsidP="006B1888">
            <w:pPr>
              <w:pStyle w:val="TableEntry"/>
            </w:pPr>
          </w:p>
        </w:tc>
        <w:tc>
          <w:tcPr>
            <w:tcW w:w="3640" w:type="dxa"/>
          </w:tcPr>
          <w:p w14:paraId="5CD6B734" w14:textId="77777777" w:rsidR="00B11855" w:rsidRPr="001F42D3" w:rsidRDefault="003D003E" w:rsidP="006B1888">
            <w:pPr>
              <w:pStyle w:val="TableEntry"/>
            </w:pPr>
            <w:r w:rsidRPr="001F42D3">
              <w:t>Result Copies To</w:t>
            </w:r>
          </w:p>
        </w:tc>
      </w:tr>
      <w:tr w:rsidR="00C40FD5" w:rsidRPr="001F42D3" w14:paraId="26B3F0D6" w14:textId="77777777" w:rsidTr="006C0E8E">
        <w:trPr>
          <w:cantSplit/>
          <w:jc w:val="center"/>
        </w:trPr>
        <w:tc>
          <w:tcPr>
            <w:tcW w:w="815" w:type="dxa"/>
          </w:tcPr>
          <w:p w14:paraId="78D00B24" w14:textId="77777777" w:rsidR="00B11855" w:rsidRPr="001F42D3" w:rsidRDefault="003D003E" w:rsidP="006B1888">
            <w:pPr>
              <w:pStyle w:val="TableEntry"/>
            </w:pPr>
            <w:r w:rsidRPr="001F42D3">
              <w:t>29</w:t>
            </w:r>
          </w:p>
        </w:tc>
        <w:tc>
          <w:tcPr>
            <w:tcW w:w="827" w:type="dxa"/>
          </w:tcPr>
          <w:p w14:paraId="60485392" w14:textId="77777777" w:rsidR="00B11855" w:rsidRPr="001F42D3" w:rsidRDefault="003D003E" w:rsidP="006B1888">
            <w:pPr>
              <w:pStyle w:val="TableEntry"/>
            </w:pPr>
            <w:r w:rsidRPr="001F42D3">
              <w:t>855</w:t>
            </w:r>
          </w:p>
        </w:tc>
        <w:tc>
          <w:tcPr>
            <w:tcW w:w="760" w:type="dxa"/>
          </w:tcPr>
          <w:p w14:paraId="51BAECAB" w14:textId="77777777" w:rsidR="00B11855" w:rsidRPr="001F42D3" w:rsidRDefault="003D003E" w:rsidP="006B1888">
            <w:pPr>
              <w:pStyle w:val="TableEntry"/>
            </w:pPr>
            <w:r w:rsidRPr="001F42D3">
              <w:t>EIP</w:t>
            </w:r>
          </w:p>
        </w:tc>
        <w:tc>
          <w:tcPr>
            <w:tcW w:w="828" w:type="dxa"/>
          </w:tcPr>
          <w:p w14:paraId="0B1633CA" w14:textId="77777777" w:rsidR="00B11855" w:rsidRPr="001F42D3" w:rsidRDefault="003D003E" w:rsidP="006B1888">
            <w:pPr>
              <w:pStyle w:val="TableEntry"/>
            </w:pPr>
            <w:r w:rsidRPr="001F42D3">
              <w:t>R</w:t>
            </w:r>
          </w:p>
        </w:tc>
        <w:tc>
          <w:tcPr>
            <w:tcW w:w="841" w:type="dxa"/>
          </w:tcPr>
          <w:p w14:paraId="6DCD93C9" w14:textId="77777777" w:rsidR="00B11855" w:rsidRPr="001F42D3" w:rsidRDefault="00B11855" w:rsidP="006B1888">
            <w:pPr>
              <w:pStyle w:val="TableEntry"/>
            </w:pPr>
          </w:p>
        </w:tc>
        <w:tc>
          <w:tcPr>
            <w:tcW w:w="934" w:type="dxa"/>
          </w:tcPr>
          <w:p w14:paraId="02AB8A32" w14:textId="77777777" w:rsidR="00B11855" w:rsidRPr="001F42D3" w:rsidRDefault="00B11855" w:rsidP="006B1888">
            <w:pPr>
              <w:pStyle w:val="TableEntry"/>
            </w:pPr>
          </w:p>
        </w:tc>
        <w:tc>
          <w:tcPr>
            <w:tcW w:w="3640" w:type="dxa"/>
          </w:tcPr>
          <w:p w14:paraId="09E16387" w14:textId="3DD64B8F" w:rsidR="00B11855" w:rsidRPr="001F42D3" w:rsidRDefault="0035627C" w:rsidP="006B1888">
            <w:pPr>
              <w:pStyle w:val="TableEntry"/>
            </w:pPr>
            <w:r w:rsidRPr="001F42D3">
              <w:t>Parent Result Observation Identifier</w:t>
            </w:r>
          </w:p>
        </w:tc>
      </w:tr>
    </w:tbl>
    <w:p w14:paraId="602B1474" w14:textId="77777777" w:rsidR="00B11855" w:rsidRPr="001F42D3" w:rsidRDefault="00B11855" w:rsidP="006B1888">
      <w:pPr>
        <w:pStyle w:val="BodyText"/>
      </w:pPr>
    </w:p>
    <w:p w14:paraId="6FBC851C" w14:textId="77777777" w:rsidR="00B11855" w:rsidRPr="001F42D3" w:rsidRDefault="003D003E" w:rsidP="005C1693">
      <w:pPr>
        <w:pStyle w:val="BodyText"/>
      </w:pPr>
      <w:r w:rsidRPr="001F42D3">
        <w:rPr>
          <w:b/>
          <w:bCs/>
        </w:rPr>
        <w:t>OBR-2 Placer Order Number (EI) 00216</w:t>
      </w:r>
    </w:p>
    <w:p w14:paraId="2E4B78F6" w14:textId="77777777" w:rsidR="00B11855" w:rsidRPr="001F42D3" w:rsidRDefault="003D003E" w:rsidP="005C1693">
      <w:pPr>
        <w:pStyle w:val="BodyText"/>
      </w:pPr>
      <w:r w:rsidRPr="001F42D3">
        <w:t xml:space="preserve">This field identifies </w:t>
      </w:r>
      <w:proofErr w:type="gramStart"/>
      <w:r w:rsidRPr="001F42D3">
        <w:t>an individual</w:t>
      </w:r>
      <w:proofErr w:type="gramEnd"/>
      <w:r w:rsidRPr="001F42D3">
        <w:t xml:space="preserve"> order (e.g., OBR) and is the same as ORC-2.</w:t>
      </w:r>
    </w:p>
    <w:p w14:paraId="206C3D86" w14:textId="77777777" w:rsidR="00B11855" w:rsidRPr="001F42D3" w:rsidRDefault="003D003E" w:rsidP="005C1693">
      <w:pPr>
        <w:pStyle w:val="BodyText"/>
      </w:pPr>
      <w:r w:rsidRPr="001F42D3">
        <w:rPr>
          <w:b/>
          <w:bCs/>
        </w:rPr>
        <w:t>OBR-3 Filler Order Number (EI) 00217</w:t>
      </w:r>
    </w:p>
    <w:p w14:paraId="39FA404B" w14:textId="639FFB10" w:rsidR="00B11855" w:rsidRPr="001F42D3" w:rsidRDefault="00F50C62" w:rsidP="005C1693">
      <w:pPr>
        <w:pStyle w:val="BodyText"/>
      </w:pPr>
      <w:r w:rsidRPr="001F42D3">
        <w:t>In Report Alert [PCD-04] transactions of the Alert Communication Management Profile the Observation Request (OBR) segment the EI data type content of the OBR-3 Filler Order Number field serves to identify alert associated transactions</w:t>
      </w:r>
      <w:r w:rsidR="001F42D3">
        <w:t xml:space="preserve">. </w:t>
      </w:r>
      <w:r w:rsidRPr="001F42D3">
        <w:t xml:space="preserve">For the Report Alert [PCD-04] transaction the EI data type encoded value is sourced by the Alert Reporter (AR) </w:t>
      </w:r>
      <w:r w:rsidR="00277D6B">
        <w:t>Actor</w:t>
      </w:r>
      <w:r w:rsidRPr="001F42D3">
        <w:t>, may originate with the Alert Source, and shall be unique for each instance of a Report Alert [PCD-04] transaction</w:t>
      </w:r>
      <w:r w:rsidR="001F42D3">
        <w:t xml:space="preserve">. </w:t>
      </w:r>
      <w:r w:rsidRPr="001F42D3">
        <w:t xml:space="preserve">The Report Alert [PCD-04] transaction instance value in OBR-3 Filler Order Number associated with the onset of an alert, as indicated by Alert Phase (Event Current Phase) FACET indication values of start, </w:t>
      </w:r>
      <w:proofErr w:type="spellStart"/>
      <w:r w:rsidRPr="001F42D3">
        <w:t>start_only</w:t>
      </w:r>
      <w:proofErr w:type="spellEnd"/>
      <w:r w:rsidRPr="001F42D3">
        <w:t xml:space="preserve">, </w:t>
      </w:r>
      <w:proofErr w:type="spellStart"/>
      <w:r w:rsidRPr="001F42D3">
        <w:t>tpoint</w:t>
      </w:r>
      <w:proofErr w:type="spellEnd"/>
      <w:r w:rsidRPr="001F42D3">
        <w:t>, or present) shall be referenced as the alert instance unique identifier.</w:t>
      </w:r>
      <w:r w:rsidR="003D003E" w:rsidRPr="001F42D3">
        <w:t>OBR-4 Universal Service Identifier (CWE) 00238</w:t>
      </w:r>
    </w:p>
    <w:p w14:paraId="50813FDB" w14:textId="77777777" w:rsidR="00424AE4" w:rsidRPr="001F42D3" w:rsidRDefault="003D003E" w:rsidP="005C1693">
      <w:pPr>
        <w:pStyle w:val="BodyText"/>
      </w:pPr>
      <w:r w:rsidRPr="001F42D3">
        <w:t xml:space="preserve">This field contains the identification of the packaged message content, </w:t>
      </w:r>
    </w:p>
    <w:p w14:paraId="097BA0C2" w14:textId="77777777" w:rsidR="00B11855" w:rsidRPr="001F42D3" w:rsidRDefault="009A5E2F" w:rsidP="005C1693">
      <w:pPr>
        <w:pStyle w:val="BodyText"/>
      </w:pPr>
      <w:r w:rsidRPr="001F42D3">
        <w:t>196616^MDC_EVT_ALARM^MDC</w:t>
      </w:r>
    </w:p>
    <w:p w14:paraId="66D2F10A" w14:textId="77777777" w:rsidR="008E18BD" w:rsidRPr="001F42D3" w:rsidRDefault="008E18BD" w:rsidP="005C1693">
      <w:pPr>
        <w:pStyle w:val="BodyText"/>
      </w:pPr>
      <w:r w:rsidRPr="001F42D3">
        <w:t>The original value of ALARM^ALARM is deprecated in favor of the assigned code.</w:t>
      </w:r>
    </w:p>
    <w:p w14:paraId="4576002C" w14:textId="77777777" w:rsidR="00B11855" w:rsidRPr="001F42D3" w:rsidRDefault="003D003E" w:rsidP="005C1693">
      <w:pPr>
        <w:pStyle w:val="BodyText"/>
      </w:pPr>
      <w:r w:rsidRPr="001F42D3">
        <w:rPr>
          <w:b/>
          <w:bCs/>
        </w:rPr>
        <w:t>OBR-7 Observation Date/Time (DTM) 00241</w:t>
      </w:r>
    </w:p>
    <w:p w14:paraId="5AF17545" w14:textId="77777777" w:rsidR="00B11855" w:rsidRPr="001F42D3" w:rsidRDefault="003D003E" w:rsidP="005C1693">
      <w:pPr>
        <w:pStyle w:val="BodyText"/>
      </w:pPr>
      <w:r w:rsidRPr="001F42D3">
        <w:lastRenderedPageBreak/>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1F42D3">
        <w:t xml:space="preserve"> </w:t>
      </w:r>
      <w:r w:rsidRPr="001F42D3">
        <w:t xml:space="preserve">Date/Time field of the OBX segment associated with </w:t>
      </w:r>
      <w:r w:rsidR="00DA360B" w:rsidRPr="001F42D3">
        <w:t xml:space="preserve">the </w:t>
      </w:r>
      <w:r w:rsidRPr="001F42D3">
        <w:t>Event Identification</w:t>
      </w:r>
      <w:r w:rsidR="00DA360B" w:rsidRPr="001F42D3">
        <w:t xml:space="preserve"> </w:t>
      </w:r>
      <w:r w:rsidR="00693DA1" w:rsidRPr="001F42D3">
        <w:t>observation</w:t>
      </w:r>
      <w:r w:rsidRPr="001F42D3">
        <w:t>. OBR-8 Observation End Date/Time is not used to indicate the end of an alert since the Alert Report transaction itself is a point in time with zero duration.</w:t>
      </w:r>
    </w:p>
    <w:p w14:paraId="7C2CB75F" w14:textId="77777777" w:rsidR="00B11855" w:rsidRPr="001F42D3" w:rsidRDefault="003D003E" w:rsidP="005C1693">
      <w:pPr>
        <w:pStyle w:val="BodyText"/>
      </w:pPr>
      <w:r w:rsidRPr="001F42D3">
        <w:rPr>
          <w:b/>
          <w:bCs/>
        </w:rPr>
        <w:t>OBR-17 Order Callback Phone Number (XTN) 00250</w:t>
      </w:r>
    </w:p>
    <w:p w14:paraId="5A83B983" w14:textId="77777777" w:rsidR="00B11855" w:rsidRPr="001F42D3" w:rsidRDefault="003D003E" w:rsidP="005C1693">
      <w:pPr>
        <w:pStyle w:val="BodyText"/>
      </w:pPr>
      <w:r w:rsidRPr="001F42D3">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1F42D3" w:rsidRDefault="003D003E" w:rsidP="005C1693">
      <w:pPr>
        <w:pStyle w:val="BodyText"/>
      </w:pPr>
      <w:r w:rsidRPr="001F42D3">
        <w:rPr>
          <w:b/>
          <w:bCs/>
        </w:rPr>
        <w:t>OBR-28 Result Copies To (XCN) 00260</w:t>
      </w:r>
    </w:p>
    <w:p w14:paraId="2107B3CE" w14:textId="77777777" w:rsidR="00B11855" w:rsidRPr="001F42D3" w:rsidRDefault="003D003E" w:rsidP="005C1693">
      <w:pPr>
        <w:pStyle w:val="BodyText"/>
      </w:pPr>
      <w:r w:rsidRPr="001F42D3">
        <w:t>This field should not be used in Report Alert [PCD-04] transactions to indicate PIN/Carrier or other recipients for alert dissemination. Instead use the Participant Information (PRT) segment.</w:t>
      </w:r>
    </w:p>
    <w:p w14:paraId="3F89B8EF" w14:textId="77777777" w:rsidR="00B11855" w:rsidRPr="001F42D3" w:rsidRDefault="003D003E" w:rsidP="005C1693">
      <w:pPr>
        <w:pStyle w:val="BodyText"/>
      </w:pPr>
      <w:r w:rsidRPr="001F42D3">
        <w:rPr>
          <w:b/>
          <w:bCs/>
        </w:rPr>
        <w:t>OBR-29 Parent (EIP) 00261</w:t>
      </w:r>
    </w:p>
    <w:p w14:paraId="407A67BF" w14:textId="5075A5FD" w:rsidR="00E22B55" w:rsidRPr="001F42D3" w:rsidRDefault="00E22B55" w:rsidP="005C1693">
      <w:pPr>
        <w:pStyle w:val="BodyText"/>
      </w:pPr>
      <w:r w:rsidRPr="001F42D3">
        <w:t xml:space="preserve">For the ACM </w:t>
      </w:r>
      <w:r w:rsidR="00277D6B">
        <w:t>Profile</w:t>
      </w:r>
      <w:r w:rsidRPr="001F42D3">
        <w:t xml:space="preserve">, alert onset Report Alert [PCD-04] instance transactions, those with Alert Phase (Event Current Phase) FACET values of </w:t>
      </w: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or </w:t>
      </w:r>
      <w:r w:rsidRPr="001F42D3">
        <w:rPr>
          <w:i/>
          <w:iCs/>
        </w:rPr>
        <w:t>present</w:t>
      </w:r>
      <w:r w:rsidRPr="001F42D3">
        <w:t xml:space="preserve">, the EI data type value in the OBR-29.2 Parent Result Observation Identifier field, the Filler Assigned Identifier component shall be either empty or contain the same value as in OBR-3 Filler Order Number. The presence or absence of </w:t>
      </w:r>
      <w:proofErr w:type="gramStart"/>
      <w:r w:rsidRPr="001F42D3">
        <w:t>a value</w:t>
      </w:r>
      <w:proofErr w:type="gramEnd"/>
      <w:r w:rsidRPr="001F42D3">
        <w:t xml:space="preserve"> in this component shall not be utilized as indication of alert onset.</w:t>
      </w:r>
    </w:p>
    <w:p w14:paraId="780BB932" w14:textId="4C6DC6E2" w:rsidR="00E22B55" w:rsidRPr="001F42D3" w:rsidRDefault="00E22B55" w:rsidP="005C1693">
      <w:pPr>
        <w:pStyle w:val="BodyText"/>
      </w:pPr>
      <w:r w:rsidRPr="001F42D3">
        <w:t xml:space="preserve">For all other Report Alert [PCD-04] instance transactions, Alert Phase (Event Current Phase) FACET values other than </w:t>
      </w: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and </w:t>
      </w:r>
      <w:r w:rsidRPr="001F42D3">
        <w:rPr>
          <w:i/>
          <w:iCs/>
        </w:rPr>
        <w:t>present</w:t>
      </w:r>
      <w:r w:rsidRPr="001F42D3">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6C350D07" w14:textId="2A739C20" w:rsidR="00E22B55" w:rsidRPr="001F42D3" w:rsidRDefault="00E22B55" w:rsidP="005C1693">
      <w:pPr>
        <w:pStyle w:val="BodyText"/>
      </w:pPr>
      <w:r w:rsidRPr="001F42D3">
        <w:t>When transcribing the components of the OBR-3 field value to the OBR-29.2 all subcomponents shall be transcribed and the component delimiters (^) replaced with subcomponent delimiters (&amp;).</w:t>
      </w:r>
    </w:p>
    <w:p w14:paraId="1AAC1925" w14:textId="38679332" w:rsidR="00E22B55" w:rsidRPr="001F42D3" w:rsidRDefault="00E22B55" w:rsidP="005C1693">
      <w:pPr>
        <w:pStyle w:val="BodyText"/>
      </w:pPr>
      <w:r w:rsidRPr="001F42D3">
        <w:t xml:space="preserve">See the alert start and end example in </w:t>
      </w:r>
      <w:r w:rsidR="003B4808" w:rsidRPr="001F42D3">
        <w:fldChar w:fldCharType="begin"/>
      </w:r>
      <w:r w:rsidR="003B4808" w:rsidRPr="001F42D3">
        <w:instrText xml:space="preserve"> REF _Ref177738311 \h </w:instrText>
      </w:r>
      <w:r w:rsidR="0058613A" w:rsidRPr="001F42D3">
        <w:instrText xml:space="preserve"> \* MERGEFORMAT </w:instrText>
      </w:r>
      <w:r w:rsidR="003B4808" w:rsidRPr="001F42D3">
        <w:fldChar w:fldCharType="separate"/>
      </w:r>
      <w:r w:rsidR="003B4808" w:rsidRPr="001F42D3">
        <w:t>E.3.2 Alert - Qualitative (non-numeric) Alarm</w:t>
      </w:r>
      <w:r w:rsidR="003B4808" w:rsidRPr="001F42D3">
        <w:fldChar w:fldCharType="end"/>
      </w:r>
      <w:r w:rsidR="003B4808" w:rsidRPr="001F42D3">
        <w:t xml:space="preserve"> </w:t>
      </w:r>
      <w:r w:rsidRPr="001F42D3">
        <w:t>the Infusion Pump, Fluid Line Occlusion, Technical Alarm Indication</w:t>
      </w:r>
    </w:p>
    <w:p w14:paraId="5DEF248C" w14:textId="3039512A" w:rsidR="00B11855" w:rsidRPr="001F42D3" w:rsidRDefault="00800492" w:rsidP="00F317E7">
      <w:pPr>
        <w:pStyle w:val="Heading2"/>
        <w:numPr>
          <w:ilvl w:val="0"/>
          <w:numId w:val="0"/>
        </w:numPr>
        <w:tabs>
          <w:tab w:val="left" w:pos="630"/>
        </w:tabs>
        <w:rPr>
          <w:noProof w:val="0"/>
        </w:rPr>
      </w:pPr>
      <w:bookmarkStart w:id="838" w:name="_Toc401769866"/>
      <w:bookmarkStart w:id="839" w:name="_Toc181625227"/>
      <w:r w:rsidRPr="001F42D3">
        <w:rPr>
          <w:noProof w:val="0"/>
        </w:rPr>
        <w:t>B.</w:t>
      </w:r>
      <w:r w:rsidR="0024732D" w:rsidRPr="001F42D3">
        <w:rPr>
          <w:noProof w:val="0"/>
        </w:rPr>
        <w:t>8</w:t>
      </w:r>
      <w:r w:rsidRPr="001F42D3">
        <w:rPr>
          <w:noProof w:val="0"/>
        </w:rPr>
        <w:t xml:space="preserve"> </w:t>
      </w:r>
      <w:r w:rsidR="003D003E" w:rsidRPr="001F42D3">
        <w:rPr>
          <w:noProof w:val="0"/>
        </w:rPr>
        <w:t xml:space="preserve">OBX </w:t>
      </w:r>
      <w:r w:rsidR="00C9692E" w:rsidRPr="001F42D3">
        <w:rPr>
          <w:rFonts w:eastAsia="MS Gothic"/>
          <w:noProof w:val="0"/>
        </w:rPr>
        <w:t>–</w:t>
      </w:r>
      <w:r w:rsidR="00D52943" w:rsidRPr="001F42D3">
        <w:rPr>
          <w:noProof w:val="0"/>
        </w:rPr>
        <w:t xml:space="preserve"> </w:t>
      </w:r>
      <w:r w:rsidR="003D003E" w:rsidRPr="001F42D3">
        <w:rPr>
          <w:noProof w:val="0"/>
        </w:rPr>
        <w:t>Observation</w:t>
      </w:r>
      <w:r w:rsidR="00C9692E" w:rsidRPr="001F42D3">
        <w:rPr>
          <w:noProof w:val="0"/>
        </w:rPr>
        <w:t xml:space="preserve"> </w:t>
      </w:r>
      <w:r w:rsidR="003D003E" w:rsidRPr="001F42D3">
        <w:rPr>
          <w:noProof w:val="0"/>
        </w:rPr>
        <w:t xml:space="preserve">Result </w:t>
      </w:r>
      <w:r w:rsidR="004B2D77" w:rsidRPr="001F42D3">
        <w:rPr>
          <w:noProof w:val="0"/>
        </w:rPr>
        <w:t>S</w:t>
      </w:r>
      <w:r w:rsidR="003D003E" w:rsidRPr="001F42D3">
        <w:rPr>
          <w:noProof w:val="0"/>
        </w:rPr>
        <w:t>egment</w:t>
      </w:r>
      <w:bookmarkEnd w:id="838"/>
      <w:bookmarkEnd w:id="839"/>
    </w:p>
    <w:p w14:paraId="3A59FD14" w14:textId="5EF6BC24" w:rsidR="00B11855" w:rsidRPr="001F42D3" w:rsidRDefault="003D003E" w:rsidP="0012636E">
      <w:pPr>
        <w:pStyle w:val="BodyText"/>
      </w:pPr>
      <w:r w:rsidRPr="001F42D3">
        <w:t xml:space="preserve">Refer to </w:t>
      </w:r>
      <w:r w:rsidR="006D613E" w:rsidRPr="001F42D3">
        <w:t>HL7</w:t>
      </w:r>
      <w:r w:rsidR="00995105" w:rsidRPr="001F42D3">
        <w:t xml:space="preserve"> </w:t>
      </w:r>
      <w:r w:rsidRPr="001F42D3">
        <w:t xml:space="preserve">v2.6: Section 7.4.2 </w:t>
      </w:r>
    </w:p>
    <w:p w14:paraId="294EC986" w14:textId="2729BC20" w:rsidR="00B11855" w:rsidRPr="001F42D3" w:rsidRDefault="003D003E" w:rsidP="0012636E">
      <w:pPr>
        <w:pStyle w:val="BodyText"/>
      </w:pPr>
      <w:r w:rsidRPr="001F42D3">
        <w:t xml:space="preserve">The </w:t>
      </w:r>
      <w:r w:rsidR="006D613E" w:rsidRPr="001F42D3">
        <w:t>HL7</w:t>
      </w:r>
      <w:r w:rsidR="00995105" w:rsidRPr="001F42D3">
        <w:t xml:space="preserve"> </w:t>
      </w:r>
      <w:r w:rsidRPr="001F42D3">
        <w:t xml:space="preserve">OBX segment is used to transmit a single observation or observation fragment. For special considerations concerning OBX field usage in </w:t>
      </w:r>
      <w:r w:rsidR="00647994" w:rsidRPr="001F42D3">
        <w:t>[PCD-03]</w:t>
      </w:r>
      <w:r w:rsidRPr="001F42D3">
        <w:t xml:space="preserve"> transactions, see </w:t>
      </w:r>
      <w:r w:rsidR="00EE799D" w:rsidRPr="001F42D3">
        <w:t>Section</w:t>
      </w:r>
      <w:r w:rsidRPr="001F42D3">
        <w:t xml:space="preserve"> 3.3.4.4.</w:t>
      </w:r>
      <w:r w:rsidR="00E86B15" w:rsidRPr="001F42D3">
        <w:t>8</w:t>
      </w:r>
      <w:r w:rsidRPr="001F42D3">
        <w:t>.</w:t>
      </w:r>
    </w:p>
    <w:p w14:paraId="6858D63F" w14:textId="2B242C61" w:rsidR="00C15551" w:rsidRPr="001F42D3" w:rsidRDefault="003D003E" w:rsidP="0012636E">
      <w:pPr>
        <w:pStyle w:val="BodyText"/>
      </w:pPr>
      <w:r w:rsidRPr="001F42D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1F42D3">
        <w:t>T</w:t>
      </w:r>
      <w:r w:rsidRPr="001F42D3">
        <w:t xml:space="preserve">he IHE </w:t>
      </w:r>
      <w:r w:rsidR="007E67D4" w:rsidRPr="001F42D3">
        <w:t>DEV TF</w:t>
      </w:r>
      <w:r w:rsidRPr="001F42D3">
        <w:t xml:space="preserve"> defines the appropriate coding for usage in a device related or metric related context. Each OBX shall be coded for a specific context – device related or metric related.</w:t>
      </w:r>
    </w:p>
    <w:p w14:paraId="33202234" w14:textId="76FC081E" w:rsidR="00B11855" w:rsidRPr="001F42D3" w:rsidRDefault="003D003E" w:rsidP="00CF5627">
      <w:pPr>
        <w:pStyle w:val="TableTitle"/>
      </w:pPr>
      <w:r w:rsidRPr="001F42D3">
        <w:t>Table B.</w:t>
      </w:r>
      <w:r w:rsidR="004B2D77" w:rsidRPr="001F42D3">
        <w:t>8</w:t>
      </w:r>
      <w:r w:rsidR="00D52943" w:rsidRPr="001F42D3">
        <w:rPr>
          <w:rFonts w:eastAsia="MS Gothic"/>
        </w:rPr>
        <w:t>-</w:t>
      </w:r>
      <w:r w:rsidRPr="001F42D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1F42D3" w14:paraId="3D47F168" w14:textId="77777777" w:rsidTr="00A92110">
        <w:trPr>
          <w:cantSplit/>
          <w:tblHeader/>
          <w:jc w:val="center"/>
        </w:trPr>
        <w:tc>
          <w:tcPr>
            <w:tcW w:w="1308" w:type="dxa"/>
            <w:shd w:val="clear" w:color="auto" w:fill="D9D9D9"/>
          </w:tcPr>
          <w:p w14:paraId="72CCED45" w14:textId="77777777" w:rsidR="00B11855" w:rsidRPr="001F42D3" w:rsidRDefault="003D003E" w:rsidP="004824A8">
            <w:pPr>
              <w:pStyle w:val="TableEntryHeader"/>
              <w:keepLines/>
            </w:pPr>
            <w:r w:rsidRPr="001F42D3">
              <w:t>SEQ</w:t>
            </w:r>
          </w:p>
        </w:tc>
        <w:tc>
          <w:tcPr>
            <w:tcW w:w="783" w:type="dxa"/>
            <w:shd w:val="clear" w:color="auto" w:fill="D9D9D9"/>
          </w:tcPr>
          <w:p w14:paraId="3AB75BBD" w14:textId="77777777" w:rsidR="00B11855" w:rsidRPr="001F42D3" w:rsidRDefault="003D003E" w:rsidP="004824A8">
            <w:pPr>
              <w:pStyle w:val="TableEntryHeader"/>
              <w:keepLines/>
            </w:pPr>
            <w:r w:rsidRPr="001F42D3">
              <w:t>LEN</w:t>
            </w:r>
          </w:p>
        </w:tc>
        <w:tc>
          <w:tcPr>
            <w:tcW w:w="834" w:type="dxa"/>
            <w:shd w:val="clear" w:color="auto" w:fill="D9D9D9"/>
          </w:tcPr>
          <w:p w14:paraId="27473C40" w14:textId="77777777" w:rsidR="00B11855" w:rsidRPr="001F42D3" w:rsidRDefault="003D003E" w:rsidP="004824A8">
            <w:pPr>
              <w:pStyle w:val="TableEntryHeader"/>
              <w:keepLines/>
            </w:pPr>
            <w:r w:rsidRPr="001F42D3">
              <w:t>DT</w:t>
            </w:r>
          </w:p>
        </w:tc>
        <w:tc>
          <w:tcPr>
            <w:tcW w:w="1187" w:type="dxa"/>
            <w:shd w:val="clear" w:color="auto" w:fill="D9D9D9"/>
          </w:tcPr>
          <w:p w14:paraId="72DF2DE0" w14:textId="77777777" w:rsidR="00B11855" w:rsidRPr="001F42D3" w:rsidRDefault="003D003E" w:rsidP="004824A8">
            <w:pPr>
              <w:pStyle w:val="TableEntryHeader"/>
              <w:keepLines/>
            </w:pPr>
            <w:r w:rsidRPr="001F42D3">
              <w:t>Usage</w:t>
            </w:r>
          </w:p>
        </w:tc>
        <w:tc>
          <w:tcPr>
            <w:tcW w:w="985" w:type="dxa"/>
            <w:shd w:val="clear" w:color="auto" w:fill="D9D9D9"/>
          </w:tcPr>
          <w:p w14:paraId="76EFE747" w14:textId="77777777" w:rsidR="00B11855" w:rsidRPr="001F42D3" w:rsidRDefault="003D003E" w:rsidP="004824A8">
            <w:pPr>
              <w:pStyle w:val="TableEntryHeader"/>
              <w:keepLines/>
            </w:pPr>
            <w:r w:rsidRPr="001F42D3">
              <w:t>Card.</w:t>
            </w:r>
          </w:p>
        </w:tc>
        <w:tc>
          <w:tcPr>
            <w:tcW w:w="884" w:type="dxa"/>
            <w:shd w:val="clear" w:color="auto" w:fill="D9D9D9"/>
          </w:tcPr>
          <w:p w14:paraId="6C888733" w14:textId="77777777" w:rsidR="00B11855" w:rsidRPr="001F42D3" w:rsidRDefault="003D003E" w:rsidP="004824A8">
            <w:pPr>
              <w:pStyle w:val="TableEntryHeader"/>
              <w:keepLines/>
            </w:pPr>
            <w:r w:rsidRPr="001F42D3">
              <w:t>TBL#</w:t>
            </w:r>
          </w:p>
        </w:tc>
        <w:tc>
          <w:tcPr>
            <w:tcW w:w="2753" w:type="dxa"/>
            <w:shd w:val="clear" w:color="auto" w:fill="D9D9D9"/>
          </w:tcPr>
          <w:p w14:paraId="4CB7ABD5" w14:textId="77777777" w:rsidR="00B11855" w:rsidRPr="001F42D3" w:rsidRDefault="003D003E" w:rsidP="004824A8">
            <w:pPr>
              <w:pStyle w:val="TableEntryHeader"/>
              <w:keepLines/>
            </w:pPr>
            <w:r w:rsidRPr="001F42D3">
              <w:t>Element name</w:t>
            </w:r>
          </w:p>
        </w:tc>
      </w:tr>
      <w:tr w:rsidR="00C40FD5" w:rsidRPr="001F42D3" w14:paraId="00269387" w14:textId="77777777" w:rsidTr="00A92110">
        <w:trPr>
          <w:cantSplit/>
          <w:jc w:val="center"/>
        </w:trPr>
        <w:tc>
          <w:tcPr>
            <w:tcW w:w="1308" w:type="dxa"/>
          </w:tcPr>
          <w:p w14:paraId="0C04F342" w14:textId="77777777" w:rsidR="00B11855" w:rsidRPr="001F42D3" w:rsidRDefault="003D003E" w:rsidP="004824A8">
            <w:pPr>
              <w:pStyle w:val="TableEntry"/>
              <w:keepNext/>
              <w:keepLines/>
            </w:pPr>
            <w:r w:rsidRPr="001F42D3">
              <w:t>1</w:t>
            </w:r>
          </w:p>
        </w:tc>
        <w:tc>
          <w:tcPr>
            <w:tcW w:w="783" w:type="dxa"/>
          </w:tcPr>
          <w:p w14:paraId="34F4E19A" w14:textId="77777777" w:rsidR="00B11855" w:rsidRPr="001F42D3" w:rsidRDefault="003D003E" w:rsidP="004824A8">
            <w:pPr>
              <w:pStyle w:val="TableEntry"/>
              <w:keepNext/>
              <w:keepLines/>
            </w:pPr>
            <w:r w:rsidRPr="001F42D3">
              <w:t>4</w:t>
            </w:r>
          </w:p>
        </w:tc>
        <w:tc>
          <w:tcPr>
            <w:tcW w:w="834" w:type="dxa"/>
          </w:tcPr>
          <w:p w14:paraId="317F9462" w14:textId="77777777" w:rsidR="00B11855" w:rsidRPr="001F42D3" w:rsidRDefault="003D003E" w:rsidP="004824A8">
            <w:pPr>
              <w:pStyle w:val="TableEntry"/>
              <w:keepNext/>
              <w:keepLines/>
            </w:pPr>
            <w:r w:rsidRPr="001F42D3">
              <w:t>SI</w:t>
            </w:r>
          </w:p>
        </w:tc>
        <w:tc>
          <w:tcPr>
            <w:tcW w:w="1187" w:type="dxa"/>
          </w:tcPr>
          <w:p w14:paraId="066C395D" w14:textId="77777777" w:rsidR="00B11855" w:rsidRPr="001F42D3" w:rsidRDefault="003D003E" w:rsidP="004824A8">
            <w:pPr>
              <w:pStyle w:val="TableEntry"/>
              <w:keepNext/>
              <w:keepLines/>
            </w:pPr>
            <w:r w:rsidRPr="001F42D3">
              <w:t>R</w:t>
            </w:r>
          </w:p>
        </w:tc>
        <w:tc>
          <w:tcPr>
            <w:tcW w:w="985" w:type="dxa"/>
          </w:tcPr>
          <w:p w14:paraId="00E15C63" w14:textId="77777777" w:rsidR="00B11855" w:rsidRPr="001F42D3" w:rsidRDefault="003D003E" w:rsidP="004824A8">
            <w:pPr>
              <w:pStyle w:val="TableEntry"/>
              <w:keepNext/>
              <w:keepLines/>
            </w:pPr>
            <w:r w:rsidRPr="001F42D3">
              <w:t>[1..1]</w:t>
            </w:r>
          </w:p>
        </w:tc>
        <w:tc>
          <w:tcPr>
            <w:tcW w:w="884" w:type="dxa"/>
          </w:tcPr>
          <w:p w14:paraId="60A1ECE6" w14:textId="77777777" w:rsidR="00B11855" w:rsidRPr="001F42D3" w:rsidRDefault="00B11855" w:rsidP="004824A8">
            <w:pPr>
              <w:pStyle w:val="TableEntry"/>
              <w:keepNext/>
              <w:keepLines/>
            </w:pPr>
          </w:p>
        </w:tc>
        <w:tc>
          <w:tcPr>
            <w:tcW w:w="2753" w:type="dxa"/>
          </w:tcPr>
          <w:p w14:paraId="3F0A1078" w14:textId="77777777" w:rsidR="00B11855" w:rsidRPr="001F42D3" w:rsidRDefault="003D003E" w:rsidP="004824A8">
            <w:pPr>
              <w:pStyle w:val="TableEntry"/>
              <w:keepNext/>
              <w:keepLines/>
            </w:pPr>
            <w:r w:rsidRPr="001F42D3">
              <w:t>Set ID – OBX</w:t>
            </w:r>
          </w:p>
        </w:tc>
      </w:tr>
      <w:tr w:rsidR="00C40FD5" w:rsidRPr="001F42D3" w14:paraId="62EE1805" w14:textId="77777777" w:rsidTr="00A92110">
        <w:trPr>
          <w:cantSplit/>
          <w:jc w:val="center"/>
        </w:trPr>
        <w:tc>
          <w:tcPr>
            <w:tcW w:w="1308" w:type="dxa"/>
          </w:tcPr>
          <w:p w14:paraId="62F663E7" w14:textId="77777777" w:rsidR="00B11855" w:rsidRPr="001F42D3" w:rsidRDefault="003D003E" w:rsidP="004824A8">
            <w:pPr>
              <w:pStyle w:val="TableEntry"/>
              <w:keepNext/>
              <w:keepLines/>
            </w:pPr>
            <w:r w:rsidRPr="001F42D3">
              <w:t>2</w:t>
            </w:r>
          </w:p>
        </w:tc>
        <w:tc>
          <w:tcPr>
            <w:tcW w:w="783" w:type="dxa"/>
          </w:tcPr>
          <w:p w14:paraId="21638829" w14:textId="77777777" w:rsidR="00B11855" w:rsidRPr="001F42D3" w:rsidRDefault="003D003E" w:rsidP="004824A8">
            <w:pPr>
              <w:pStyle w:val="TableEntry"/>
              <w:keepNext/>
              <w:keepLines/>
            </w:pPr>
            <w:r w:rsidRPr="001F42D3">
              <w:t>3</w:t>
            </w:r>
          </w:p>
        </w:tc>
        <w:tc>
          <w:tcPr>
            <w:tcW w:w="834" w:type="dxa"/>
          </w:tcPr>
          <w:p w14:paraId="026B5CB2" w14:textId="77777777" w:rsidR="00B11855" w:rsidRPr="001F42D3" w:rsidRDefault="003D003E" w:rsidP="004824A8">
            <w:pPr>
              <w:pStyle w:val="TableEntry"/>
              <w:keepNext/>
              <w:keepLines/>
            </w:pPr>
            <w:r w:rsidRPr="001F42D3">
              <w:t>ID</w:t>
            </w:r>
          </w:p>
        </w:tc>
        <w:tc>
          <w:tcPr>
            <w:tcW w:w="1187" w:type="dxa"/>
          </w:tcPr>
          <w:p w14:paraId="6BCFDD4C" w14:textId="77777777" w:rsidR="00B11855" w:rsidRPr="001F42D3" w:rsidRDefault="003D003E" w:rsidP="004824A8">
            <w:pPr>
              <w:pStyle w:val="TableEntry"/>
              <w:keepNext/>
              <w:keepLines/>
            </w:pPr>
            <w:r w:rsidRPr="001F42D3">
              <w:t>C</w:t>
            </w:r>
          </w:p>
        </w:tc>
        <w:tc>
          <w:tcPr>
            <w:tcW w:w="985" w:type="dxa"/>
          </w:tcPr>
          <w:p w14:paraId="20699524" w14:textId="77777777" w:rsidR="00B11855" w:rsidRPr="001F42D3" w:rsidRDefault="003D003E" w:rsidP="004824A8">
            <w:pPr>
              <w:pStyle w:val="TableEntry"/>
              <w:keepNext/>
              <w:keepLines/>
            </w:pPr>
            <w:r w:rsidRPr="001F42D3">
              <w:t>[0..1]</w:t>
            </w:r>
          </w:p>
        </w:tc>
        <w:tc>
          <w:tcPr>
            <w:tcW w:w="884" w:type="dxa"/>
          </w:tcPr>
          <w:p w14:paraId="0D8B391C" w14:textId="77777777" w:rsidR="00B11855" w:rsidRPr="001F42D3" w:rsidRDefault="003D003E" w:rsidP="004824A8">
            <w:pPr>
              <w:pStyle w:val="TableEntry"/>
              <w:keepNext/>
              <w:keepLines/>
            </w:pPr>
            <w:r w:rsidRPr="001F42D3">
              <w:t>0125</w:t>
            </w:r>
          </w:p>
        </w:tc>
        <w:tc>
          <w:tcPr>
            <w:tcW w:w="2753" w:type="dxa"/>
          </w:tcPr>
          <w:p w14:paraId="311A8F09" w14:textId="77777777" w:rsidR="00B11855" w:rsidRPr="001F42D3" w:rsidRDefault="003D003E" w:rsidP="004824A8">
            <w:pPr>
              <w:pStyle w:val="TableEntry"/>
              <w:keepNext/>
              <w:keepLines/>
            </w:pPr>
            <w:r w:rsidRPr="001F42D3">
              <w:t>Value Type</w:t>
            </w:r>
          </w:p>
        </w:tc>
      </w:tr>
      <w:tr w:rsidR="00C40FD5" w:rsidRPr="001F42D3" w14:paraId="557B9A0A" w14:textId="77777777" w:rsidTr="00A92110">
        <w:trPr>
          <w:cantSplit/>
          <w:jc w:val="center"/>
        </w:trPr>
        <w:tc>
          <w:tcPr>
            <w:tcW w:w="1308" w:type="dxa"/>
          </w:tcPr>
          <w:p w14:paraId="631C6A28" w14:textId="77777777" w:rsidR="00B11855" w:rsidRPr="001F42D3" w:rsidRDefault="003D003E" w:rsidP="004824A8">
            <w:pPr>
              <w:pStyle w:val="TableEntry"/>
              <w:keepNext/>
              <w:keepLines/>
            </w:pPr>
            <w:r w:rsidRPr="001F42D3">
              <w:t>3</w:t>
            </w:r>
          </w:p>
        </w:tc>
        <w:tc>
          <w:tcPr>
            <w:tcW w:w="783" w:type="dxa"/>
          </w:tcPr>
          <w:p w14:paraId="5421616A" w14:textId="77777777" w:rsidR="00B11855" w:rsidRPr="001F42D3" w:rsidRDefault="003D003E" w:rsidP="004824A8">
            <w:pPr>
              <w:pStyle w:val="TableEntry"/>
              <w:keepNext/>
              <w:keepLines/>
            </w:pPr>
            <w:r w:rsidRPr="001F42D3">
              <w:t>705</w:t>
            </w:r>
          </w:p>
        </w:tc>
        <w:tc>
          <w:tcPr>
            <w:tcW w:w="834" w:type="dxa"/>
          </w:tcPr>
          <w:p w14:paraId="1FA2F407" w14:textId="77777777" w:rsidR="00B11855" w:rsidRPr="001F42D3" w:rsidRDefault="003D003E" w:rsidP="004824A8">
            <w:pPr>
              <w:pStyle w:val="TableEntry"/>
              <w:keepNext/>
              <w:keepLines/>
            </w:pPr>
            <w:r w:rsidRPr="001F42D3">
              <w:t>CWE</w:t>
            </w:r>
          </w:p>
        </w:tc>
        <w:tc>
          <w:tcPr>
            <w:tcW w:w="1187" w:type="dxa"/>
          </w:tcPr>
          <w:p w14:paraId="49788630" w14:textId="77777777" w:rsidR="00B11855" w:rsidRPr="001F42D3" w:rsidRDefault="003D003E" w:rsidP="004824A8">
            <w:pPr>
              <w:pStyle w:val="TableEntry"/>
              <w:keepNext/>
              <w:keepLines/>
            </w:pPr>
            <w:r w:rsidRPr="001F42D3">
              <w:t>R</w:t>
            </w:r>
          </w:p>
        </w:tc>
        <w:tc>
          <w:tcPr>
            <w:tcW w:w="985" w:type="dxa"/>
          </w:tcPr>
          <w:p w14:paraId="2FC0AA84" w14:textId="77777777" w:rsidR="00B11855" w:rsidRPr="001F42D3" w:rsidRDefault="003D003E" w:rsidP="004824A8">
            <w:pPr>
              <w:pStyle w:val="TableEntry"/>
              <w:keepNext/>
              <w:keepLines/>
            </w:pPr>
            <w:r w:rsidRPr="001F42D3">
              <w:t>[1..1]</w:t>
            </w:r>
          </w:p>
        </w:tc>
        <w:tc>
          <w:tcPr>
            <w:tcW w:w="884" w:type="dxa"/>
          </w:tcPr>
          <w:p w14:paraId="0D5A63F2" w14:textId="77777777" w:rsidR="00B11855" w:rsidRPr="001F42D3" w:rsidRDefault="00B11855" w:rsidP="004824A8">
            <w:pPr>
              <w:pStyle w:val="TableEntry"/>
              <w:keepNext/>
              <w:keepLines/>
            </w:pPr>
          </w:p>
        </w:tc>
        <w:tc>
          <w:tcPr>
            <w:tcW w:w="2753" w:type="dxa"/>
          </w:tcPr>
          <w:p w14:paraId="5FB8F428" w14:textId="77777777" w:rsidR="00B11855" w:rsidRPr="001F42D3" w:rsidRDefault="003D003E" w:rsidP="004824A8">
            <w:pPr>
              <w:pStyle w:val="TableEntry"/>
              <w:keepNext/>
              <w:keepLines/>
            </w:pPr>
            <w:r w:rsidRPr="001F42D3">
              <w:t>Observation Identifier</w:t>
            </w:r>
          </w:p>
        </w:tc>
      </w:tr>
      <w:tr w:rsidR="00C40FD5" w:rsidRPr="001F42D3" w14:paraId="30874C49" w14:textId="77777777" w:rsidTr="00A92110">
        <w:trPr>
          <w:cantSplit/>
          <w:jc w:val="center"/>
        </w:trPr>
        <w:tc>
          <w:tcPr>
            <w:tcW w:w="1308" w:type="dxa"/>
          </w:tcPr>
          <w:p w14:paraId="01D166FA" w14:textId="77777777" w:rsidR="00B11855" w:rsidRPr="001F42D3" w:rsidRDefault="003D003E" w:rsidP="004824A8">
            <w:pPr>
              <w:pStyle w:val="TableEntry"/>
              <w:keepNext/>
              <w:keepLines/>
            </w:pPr>
            <w:r w:rsidRPr="001F42D3">
              <w:t>4</w:t>
            </w:r>
          </w:p>
        </w:tc>
        <w:tc>
          <w:tcPr>
            <w:tcW w:w="783" w:type="dxa"/>
          </w:tcPr>
          <w:p w14:paraId="5968232A" w14:textId="77777777" w:rsidR="00B11855" w:rsidRPr="001F42D3" w:rsidRDefault="003D003E" w:rsidP="004824A8">
            <w:pPr>
              <w:pStyle w:val="TableEntry"/>
              <w:keepNext/>
              <w:keepLines/>
            </w:pPr>
            <w:r w:rsidRPr="001F42D3">
              <w:t>20</w:t>
            </w:r>
          </w:p>
        </w:tc>
        <w:tc>
          <w:tcPr>
            <w:tcW w:w="834" w:type="dxa"/>
          </w:tcPr>
          <w:p w14:paraId="0B19F1C2" w14:textId="77777777" w:rsidR="00B11855" w:rsidRPr="001F42D3" w:rsidRDefault="003D003E" w:rsidP="004824A8">
            <w:pPr>
              <w:pStyle w:val="TableEntry"/>
              <w:keepNext/>
              <w:keepLines/>
            </w:pPr>
            <w:r w:rsidRPr="001F42D3">
              <w:t>ST</w:t>
            </w:r>
          </w:p>
        </w:tc>
        <w:tc>
          <w:tcPr>
            <w:tcW w:w="1187" w:type="dxa"/>
          </w:tcPr>
          <w:p w14:paraId="7D5C4E61" w14:textId="77777777" w:rsidR="00B11855" w:rsidRPr="001F42D3" w:rsidRDefault="003D003E" w:rsidP="004824A8">
            <w:pPr>
              <w:pStyle w:val="TableEntry"/>
              <w:keepNext/>
              <w:keepLines/>
            </w:pPr>
            <w:r w:rsidRPr="001F42D3">
              <w:t>R</w:t>
            </w:r>
          </w:p>
        </w:tc>
        <w:tc>
          <w:tcPr>
            <w:tcW w:w="985" w:type="dxa"/>
          </w:tcPr>
          <w:p w14:paraId="5937D433" w14:textId="77777777" w:rsidR="00B11855" w:rsidRPr="001F42D3" w:rsidRDefault="003D003E" w:rsidP="004824A8">
            <w:pPr>
              <w:pStyle w:val="TableEntry"/>
              <w:keepNext/>
              <w:keepLines/>
            </w:pPr>
            <w:r w:rsidRPr="001F42D3">
              <w:t>[1..1]</w:t>
            </w:r>
          </w:p>
        </w:tc>
        <w:tc>
          <w:tcPr>
            <w:tcW w:w="884" w:type="dxa"/>
          </w:tcPr>
          <w:p w14:paraId="4DD49732" w14:textId="77777777" w:rsidR="00B11855" w:rsidRPr="001F42D3" w:rsidRDefault="00B11855" w:rsidP="004824A8">
            <w:pPr>
              <w:pStyle w:val="TableEntry"/>
              <w:keepNext/>
              <w:keepLines/>
            </w:pPr>
          </w:p>
        </w:tc>
        <w:tc>
          <w:tcPr>
            <w:tcW w:w="2753" w:type="dxa"/>
          </w:tcPr>
          <w:p w14:paraId="6FB93DDD" w14:textId="77777777" w:rsidR="00B11855" w:rsidRPr="001F42D3" w:rsidRDefault="003D003E" w:rsidP="004824A8">
            <w:pPr>
              <w:pStyle w:val="TableEntry"/>
              <w:keepNext/>
              <w:keepLines/>
            </w:pPr>
            <w:r w:rsidRPr="001F42D3">
              <w:t>Observation Sub-ID</w:t>
            </w:r>
          </w:p>
        </w:tc>
      </w:tr>
      <w:tr w:rsidR="00C40FD5" w:rsidRPr="001F42D3" w14:paraId="359F4E75" w14:textId="77777777" w:rsidTr="00A92110">
        <w:trPr>
          <w:cantSplit/>
          <w:jc w:val="center"/>
        </w:trPr>
        <w:tc>
          <w:tcPr>
            <w:tcW w:w="1308" w:type="dxa"/>
          </w:tcPr>
          <w:p w14:paraId="51864FE1" w14:textId="77777777" w:rsidR="00B11855" w:rsidRPr="001F42D3" w:rsidRDefault="003D003E" w:rsidP="004824A8">
            <w:pPr>
              <w:pStyle w:val="TableEntry"/>
              <w:keepNext/>
              <w:keepLines/>
            </w:pPr>
            <w:r w:rsidRPr="001F42D3">
              <w:t>5</w:t>
            </w:r>
          </w:p>
        </w:tc>
        <w:tc>
          <w:tcPr>
            <w:tcW w:w="783" w:type="dxa"/>
          </w:tcPr>
          <w:p w14:paraId="28B34FE5" w14:textId="77777777" w:rsidR="00B11855" w:rsidRPr="001F42D3" w:rsidRDefault="003D003E" w:rsidP="004824A8">
            <w:pPr>
              <w:pStyle w:val="TableEntry"/>
              <w:keepNext/>
              <w:keepLines/>
            </w:pPr>
            <w:r w:rsidRPr="001F42D3">
              <w:t>99999</w:t>
            </w:r>
          </w:p>
        </w:tc>
        <w:tc>
          <w:tcPr>
            <w:tcW w:w="834" w:type="dxa"/>
          </w:tcPr>
          <w:p w14:paraId="020CBFEA" w14:textId="77777777" w:rsidR="00B11855" w:rsidRPr="001F42D3" w:rsidRDefault="003D003E" w:rsidP="004824A8">
            <w:pPr>
              <w:pStyle w:val="TableEntry"/>
              <w:keepNext/>
              <w:keepLines/>
            </w:pPr>
            <w:r w:rsidRPr="001F42D3">
              <w:t>Varies</w:t>
            </w:r>
          </w:p>
        </w:tc>
        <w:tc>
          <w:tcPr>
            <w:tcW w:w="1187" w:type="dxa"/>
          </w:tcPr>
          <w:p w14:paraId="3E2B1E91" w14:textId="77777777" w:rsidR="00B11855" w:rsidRPr="001F42D3" w:rsidRDefault="003D003E" w:rsidP="004824A8">
            <w:pPr>
              <w:pStyle w:val="TableEntry"/>
              <w:keepNext/>
              <w:keepLines/>
            </w:pPr>
            <w:r w:rsidRPr="001F42D3">
              <w:t>C</w:t>
            </w:r>
          </w:p>
        </w:tc>
        <w:tc>
          <w:tcPr>
            <w:tcW w:w="985" w:type="dxa"/>
          </w:tcPr>
          <w:p w14:paraId="1740811D" w14:textId="77777777" w:rsidR="00B11855" w:rsidRPr="001F42D3" w:rsidRDefault="003D003E" w:rsidP="004824A8">
            <w:pPr>
              <w:pStyle w:val="TableEntry"/>
              <w:keepNext/>
              <w:keepLines/>
            </w:pPr>
            <w:r w:rsidRPr="001F42D3">
              <w:t>[0..1]</w:t>
            </w:r>
          </w:p>
        </w:tc>
        <w:tc>
          <w:tcPr>
            <w:tcW w:w="884" w:type="dxa"/>
          </w:tcPr>
          <w:p w14:paraId="20A5F740" w14:textId="77777777" w:rsidR="00B11855" w:rsidRPr="001F42D3" w:rsidRDefault="00B11855" w:rsidP="004824A8">
            <w:pPr>
              <w:pStyle w:val="TableEntry"/>
              <w:keepNext/>
              <w:keepLines/>
            </w:pPr>
          </w:p>
        </w:tc>
        <w:tc>
          <w:tcPr>
            <w:tcW w:w="2753" w:type="dxa"/>
          </w:tcPr>
          <w:p w14:paraId="1A0B1131" w14:textId="77777777" w:rsidR="00B11855" w:rsidRPr="001F42D3" w:rsidRDefault="003D003E" w:rsidP="004824A8">
            <w:pPr>
              <w:pStyle w:val="TableEntry"/>
              <w:keepNext/>
              <w:keepLines/>
            </w:pPr>
            <w:r w:rsidRPr="001F42D3">
              <w:t>Observation Value</w:t>
            </w:r>
          </w:p>
        </w:tc>
      </w:tr>
      <w:tr w:rsidR="00C40FD5" w:rsidRPr="001F42D3" w14:paraId="305178E3" w14:textId="77777777" w:rsidTr="00A92110">
        <w:trPr>
          <w:cantSplit/>
          <w:jc w:val="center"/>
        </w:trPr>
        <w:tc>
          <w:tcPr>
            <w:tcW w:w="1308" w:type="dxa"/>
          </w:tcPr>
          <w:p w14:paraId="3B91A72F" w14:textId="77777777" w:rsidR="00B11855" w:rsidRPr="001F42D3" w:rsidRDefault="003D003E" w:rsidP="004824A8">
            <w:pPr>
              <w:pStyle w:val="TableEntry"/>
              <w:keepNext/>
              <w:keepLines/>
            </w:pPr>
            <w:r w:rsidRPr="001F42D3">
              <w:t>6</w:t>
            </w:r>
          </w:p>
        </w:tc>
        <w:tc>
          <w:tcPr>
            <w:tcW w:w="783" w:type="dxa"/>
          </w:tcPr>
          <w:p w14:paraId="5DC79741" w14:textId="77777777" w:rsidR="00B11855" w:rsidRPr="001F42D3" w:rsidRDefault="003D003E" w:rsidP="004824A8">
            <w:pPr>
              <w:pStyle w:val="TableEntry"/>
              <w:keepNext/>
              <w:keepLines/>
            </w:pPr>
            <w:r w:rsidRPr="001F42D3">
              <w:t>705</w:t>
            </w:r>
          </w:p>
        </w:tc>
        <w:tc>
          <w:tcPr>
            <w:tcW w:w="834" w:type="dxa"/>
          </w:tcPr>
          <w:p w14:paraId="4D028901" w14:textId="77777777" w:rsidR="00B11855" w:rsidRPr="001F42D3" w:rsidRDefault="003D003E" w:rsidP="004824A8">
            <w:pPr>
              <w:pStyle w:val="TableEntry"/>
              <w:keepNext/>
              <w:keepLines/>
            </w:pPr>
            <w:r w:rsidRPr="001F42D3">
              <w:t>CWE</w:t>
            </w:r>
          </w:p>
        </w:tc>
        <w:tc>
          <w:tcPr>
            <w:tcW w:w="1187" w:type="dxa"/>
          </w:tcPr>
          <w:p w14:paraId="754ED6E2" w14:textId="77777777" w:rsidR="00B11855" w:rsidRPr="001F42D3" w:rsidRDefault="003D003E" w:rsidP="004824A8">
            <w:pPr>
              <w:pStyle w:val="TableEntry"/>
              <w:keepNext/>
              <w:keepLines/>
            </w:pPr>
            <w:r w:rsidRPr="001F42D3">
              <w:t>C</w:t>
            </w:r>
          </w:p>
        </w:tc>
        <w:tc>
          <w:tcPr>
            <w:tcW w:w="985" w:type="dxa"/>
          </w:tcPr>
          <w:p w14:paraId="6C968F0A" w14:textId="77777777" w:rsidR="00B11855" w:rsidRPr="001F42D3" w:rsidRDefault="003D003E" w:rsidP="004824A8">
            <w:pPr>
              <w:pStyle w:val="TableEntry"/>
              <w:keepNext/>
              <w:keepLines/>
            </w:pPr>
            <w:r w:rsidRPr="001F42D3">
              <w:t>[0..1]</w:t>
            </w:r>
          </w:p>
        </w:tc>
        <w:tc>
          <w:tcPr>
            <w:tcW w:w="884" w:type="dxa"/>
          </w:tcPr>
          <w:p w14:paraId="66FA650C" w14:textId="77777777" w:rsidR="00B11855" w:rsidRPr="001F42D3" w:rsidRDefault="00B11855" w:rsidP="004824A8">
            <w:pPr>
              <w:pStyle w:val="TableEntry"/>
              <w:keepNext/>
              <w:keepLines/>
            </w:pPr>
          </w:p>
        </w:tc>
        <w:tc>
          <w:tcPr>
            <w:tcW w:w="2753" w:type="dxa"/>
          </w:tcPr>
          <w:p w14:paraId="2F036549" w14:textId="77777777" w:rsidR="00B11855" w:rsidRPr="001F42D3" w:rsidRDefault="003D003E" w:rsidP="004824A8">
            <w:pPr>
              <w:pStyle w:val="TableEntry"/>
              <w:keepNext/>
              <w:keepLines/>
            </w:pPr>
            <w:r w:rsidRPr="001F42D3">
              <w:t>Units</w:t>
            </w:r>
          </w:p>
        </w:tc>
      </w:tr>
      <w:tr w:rsidR="00C40FD5" w:rsidRPr="001F42D3" w14:paraId="2930C4F7" w14:textId="77777777" w:rsidTr="00A92110">
        <w:trPr>
          <w:cantSplit/>
          <w:jc w:val="center"/>
        </w:trPr>
        <w:tc>
          <w:tcPr>
            <w:tcW w:w="1308" w:type="dxa"/>
          </w:tcPr>
          <w:p w14:paraId="40976E5D" w14:textId="77777777" w:rsidR="00B11855" w:rsidRPr="001F42D3" w:rsidRDefault="003D003E" w:rsidP="004824A8">
            <w:pPr>
              <w:pStyle w:val="TableEntry"/>
              <w:keepNext/>
              <w:keepLines/>
            </w:pPr>
            <w:r w:rsidRPr="001F42D3">
              <w:t>7</w:t>
            </w:r>
          </w:p>
        </w:tc>
        <w:tc>
          <w:tcPr>
            <w:tcW w:w="783" w:type="dxa"/>
          </w:tcPr>
          <w:p w14:paraId="0C71ADB8" w14:textId="77777777" w:rsidR="00B11855" w:rsidRPr="001F42D3" w:rsidRDefault="003D003E" w:rsidP="004824A8">
            <w:pPr>
              <w:pStyle w:val="TableEntry"/>
              <w:keepNext/>
              <w:keepLines/>
            </w:pPr>
            <w:r w:rsidRPr="001F42D3">
              <w:t xml:space="preserve"> 60</w:t>
            </w:r>
          </w:p>
        </w:tc>
        <w:tc>
          <w:tcPr>
            <w:tcW w:w="834" w:type="dxa"/>
          </w:tcPr>
          <w:p w14:paraId="00222DB6" w14:textId="77777777" w:rsidR="00B11855" w:rsidRPr="001F42D3" w:rsidRDefault="003D003E" w:rsidP="004824A8">
            <w:pPr>
              <w:pStyle w:val="TableEntry"/>
              <w:keepNext/>
              <w:keepLines/>
            </w:pPr>
            <w:r w:rsidRPr="001F42D3">
              <w:t>ST</w:t>
            </w:r>
          </w:p>
        </w:tc>
        <w:tc>
          <w:tcPr>
            <w:tcW w:w="1187" w:type="dxa"/>
          </w:tcPr>
          <w:p w14:paraId="3A4045A2" w14:textId="77777777" w:rsidR="00B11855" w:rsidRPr="001F42D3" w:rsidRDefault="003D003E" w:rsidP="004824A8">
            <w:pPr>
              <w:pStyle w:val="TableEntry"/>
              <w:keepNext/>
              <w:keepLines/>
            </w:pPr>
            <w:r w:rsidRPr="001F42D3">
              <w:t>CE</w:t>
            </w:r>
          </w:p>
        </w:tc>
        <w:tc>
          <w:tcPr>
            <w:tcW w:w="985" w:type="dxa"/>
          </w:tcPr>
          <w:p w14:paraId="4EBC1944" w14:textId="77777777" w:rsidR="00B11855" w:rsidRPr="001F42D3" w:rsidRDefault="003D003E" w:rsidP="004824A8">
            <w:pPr>
              <w:pStyle w:val="TableEntry"/>
              <w:keepNext/>
              <w:keepLines/>
            </w:pPr>
            <w:r w:rsidRPr="001F42D3">
              <w:t>[0..1]</w:t>
            </w:r>
          </w:p>
        </w:tc>
        <w:tc>
          <w:tcPr>
            <w:tcW w:w="884" w:type="dxa"/>
          </w:tcPr>
          <w:p w14:paraId="21221D85" w14:textId="77777777" w:rsidR="00B11855" w:rsidRPr="001F42D3" w:rsidRDefault="00B11855" w:rsidP="004824A8">
            <w:pPr>
              <w:pStyle w:val="TableEntry"/>
              <w:keepNext/>
              <w:keepLines/>
            </w:pPr>
          </w:p>
        </w:tc>
        <w:tc>
          <w:tcPr>
            <w:tcW w:w="2753" w:type="dxa"/>
          </w:tcPr>
          <w:p w14:paraId="34D34CA9" w14:textId="77777777" w:rsidR="00B11855" w:rsidRPr="001F42D3" w:rsidRDefault="003D003E" w:rsidP="004824A8">
            <w:pPr>
              <w:pStyle w:val="TableEntry"/>
              <w:keepNext/>
              <w:keepLines/>
            </w:pPr>
            <w:r w:rsidRPr="001F42D3">
              <w:t>References Range</w:t>
            </w:r>
          </w:p>
        </w:tc>
      </w:tr>
      <w:tr w:rsidR="00C40FD5" w:rsidRPr="001F42D3" w14:paraId="5351A00D" w14:textId="77777777" w:rsidTr="00A92110">
        <w:trPr>
          <w:cantSplit/>
          <w:jc w:val="center"/>
        </w:trPr>
        <w:tc>
          <w:tcPr>
            <w:tcW w:w="1308" w:type="dxa"/>
          </w:tcPr>
          <w:p w14:paraId="4F00FBD7" w14:textId="77777777" w:rsidR="00B11855" w:rsidRPr="001F42D3" w:rsidRDefault="003D003E" w:rsidP="004824A8">
            <w:pPr>
              <w:pStyle w:val="TableEntry"/>
              <w:keepNext/>
              <w:keepLines/>
            </w:pPr>
            <w:r w:rsidRPr="001F42D3">
              <w:t>8</w:t>
            </w:r>
          </w:p>
        </w:tc>
        <w:tc>
          <w:tcPr>
            <w:tcW w:w="783" w:type="dxa"/>
          </w:tcPr>
          <w:p w14:paraId="73CA4536" w14:textId="77777777" w:rsidR="00B11855" w:rsidRPr="001F42D3" w:rsidRDefault="003D003E" w:rsidP="004824A8">
            <w:pPr>
              <w:pStyle w:val="TableEntry"/>
              <w:keepNext/>
              <w:keepLines/>
            </w:pPr>
            <w:r w:rsidRPr="001F42D3">
              <w:t>5</w:t>
            </w:r>
          </w:p>
        </w:tc>
        <w:tc>
          <w:tcPr>
            <w:tcW w:w="834" w:type="dxa"/>
          </w:tcPr>
          <w:p w14:paraId="31CE2E37" w14:textId="77777777" w:rsidR="00B11855" w:rsidRPr="001F42D3" w:rsidRDefault="003D003E" w:rsidP="004824A8">
            <w:pPr>
              <w:pStyle w:val="TableEntry"/>
              <w:keepNext/>
              <w:keepLines/>
            </w:pPr>
            <w:r w:rsidRPr="001F42D3">
              <w:t>IS</w:t>
            </w:r>
          </w:p>
        </w:tc>
        <w:tc>
          <w:tcPr>
            <w:tcW w:w="1187" w:type="dxa"/>
          </w:tcPr>
          <w:p w14:paraId="4DCFC8B9" w14:textId="77777777" w:rsidR="00B11855" w:rsidRPr="001F42D3" w:rsidRDefault="003D003E" w:rsidP="004824A8">
            <w:pPr>
              <w:pStyle w:val="TableEntry"/>
              <w:keepNext/>
              <w:keepLines/>
            </w:pPr>
            <w:r w:rsidRPr="001F42D3">
              <w:t>CE</w:t>
            </w:r>
          </w:p>
        </w:tc>
        <w:tc>
          <w:tcPr>
            <w:tcW w:w="985" w:type="dxa"/>
          </w:tcPr>
          <w:p w14:paraId="37544BC2" w14:textId="77777777" w:rsidR="00B11855" w:rsidRPr="001F42D3" w:rsidRDefault="003D003E" w:rsidP="004824A8">
            <w:pPr>
              <w:pStyle w:val="TableEntry"/>
              <w:keepNext/>
              <w:keepLines/>
            </w:pPr>
            <w:r w:rsidRPr="001F42D3">
              <w:t>[0..1]</w:t>
            </w:r>
          </w:p>
        </w:tc>
        <w:tc>
          <w:tcPr>
            <w:tcW w:w="884" w:type="dxa"/>
          </w:tcPr>
          <w:p w14:paraId="37EB1031" w14:textId="77777777" w:rsidR="00B11855" w:rsidRPr="001F42D3" w:rsidRDefault="003D003E" w:rsidP="004824A8">
            <w:pPr>
              <w:pStyle w:val="TableEntry"/>
              <w:keepNext/>
              <w:keepLines/>
            </w:pPr>
            <w:r w:rsidRPr="001F42D3">
              <w:t>0078</w:t>
            </w:r>
          </w:p>
        </w:tc>
        <w:tc>
          <w:tcPr>
            <w:tcW w:w="2753" w:type="dxa"/>
          </w:tcPr>
          <w:p w14:paraId="4FD902EA" w14:textId="77777777" w:rsidR="00B11855" w:rsidRPr="001F42D3" w:rsidRDefault="003D003E" w:rsidP="004824A8">
            <w:pPr>
              <w:pStyle w:val="TableEntry"/>
              <w:keepNext/>
              <w:keepLines/>
            </w:pPr>
            <w:r w:rsidRPr="001F42D3">
              <w:t>Abnormal Flags</w:t>
            </w:r>
          </w:p>
        </w:tc>
      </w:tr>
      <w:tr w:rsidR="00C40FD5" w:rsidRPr="001F42D3" w14:paraId="7F1E188E" w14:textId="77777777" w:rsidTr="00A92110">
        <w:trPr>
          <w:cantSplit/>
          <w:jc w:val="center"/>
        </w:trPr>
        <w:tc>
          <w:tcPr>
            <w:tcW w:w="1308" w:type="dxa"/>
          </w:tcPr>
          <w:p w14:paraId="7D75F2C7" w14:textId="77777777" w:rsidR="00B11855" w:rsidRPr="001F42D3" w:rsidRDefault="003D003E" w:rsidP="004824A8">
            <w:pPr>
              <w:pStyle w:val="TableEntry"/>
              <w:keepNext/>
              <w:keepLines/>
            </w:pPr>
            <w:r w:rsidRPr="001F42D3">
              <w:t>9</w:t>
            </w:r>
          </w:p>
        </w:tc>
        <w:tc>
          <w:tcPr>
            <w:tcW w:w="783" w:type="dxa"/>
          </w:tcPr>
          <w:p w14:paraId="30EFB740" w14:textId="77777777" w:rsidR="00B11855" w:rsidRPr="001F42D3" w:rsidRDefault="003D003E" w:rsidP="004824A8">
            <w:pPr>
              <w:pStyle w:val="TableEntry"/>
              <w:keepNext/>
              <w:keepLines/>
            </w:pPr>
            <w:r w:rsidRPr="001F42D3">
              <w:t>5</w:t>
            </w:r>
          </w:p>
        </w:tc>
        <w:tc>
          <w:tcPr>
            <w:tcW w:w="834" w:type="dxa"/>
          </w:tcPr>
          <w:p w14:paraId="7755EEEF" w14:textId="77777777" w:rsidR="00B11855" w:rsidRPr="001F42D3" w:rsidRDefault="003D003E" w:rsidP="004824A8">
            <w:pPr>
              <w:pStyle w:val="TableEntry"/>
              <w:keepNext/>
              <w:keepLines/>
            </w:pPr>
            <w:r w:rsidRPr="001F42D3">
              <w:t>NM</w:t>
            </w:r>
          </w:p>
        </w:tc>
        <w:tc>
          <w:tcPr>
            <w:tcW w:w="1187" w:type="dxa"/>
          </w:tcPr>
          <w:p w14:paraId="36BC3B1D" w14:textId="77777777" w:rsidR="00B11855" w:rsidRPr="001F42D3" w:rsidRDefault="003D003E" w:rsidP="004824A8">
            <w:pPr>
              <w:pStyle w:val="TableEntry"/>
              <w:keepNext/>
              <w:keepLines/>
            </w:pPr>
            <w:r w:rsidRPr="001F42D3">
              <w:t>X</w:t>
            </w:r>
          </w:p>
        </w:tc>
        <w:tc>
          <w:tcPr>
            <w:tcW w:w="985" w:type="dxa"/>
          </w:tcPr>
          <w:p w14:paraId="6E349DC6" w14:textId="77777777" w:rsidR="00B11855" w:rsidRPr="001F42D3" w:rsidRDefault="003D003E" w:rsidP="004824A8">
            <w:pPr>
              <w:pStyle w:val="TableEntry"/>
              <w:keepNext/>
              <w:keepLines/>
            </w:pPr>
            <w:r w:rsidRPr="001F42D3">
              <w:t>[0..0]</w:t>
            </w:r>
          </w:p>
        </w:tc>
        <w:tc>
          <w:tcPr>
            <w:tcW w:w="884" w:type="dxa"/>
          </w:tcPr>
          <w:p w14:paraId="7395B7C0" w14:textId="77777777" w:rsidR="00B11855" w:rsidRPr="001F42D3" w:rsidRDefault="00B11855" w:rsidP="004824A8">
            <w:pPr>
              <w:pStyle w:val="TableEntry"/>
              <w:keepNext/>
              <w:keepLines/>
            </w:pPr>
          </w:p>
        </w:tc>
        <w:tc>
          <w:tcPr>
            <w:tcW w:w="2753" w:type="dxa"/>
          </w:tcPr>
          <w:p w14:paraId="51B746A5" w14:textId="77777777" w:rsidR="00B11855" w:rsidRPr="001F42D3" w:rsidRDefault="003D003E" w:rsidP="004824A8">
            <w:pPr>
              <w:pStyle w:val="TableEntry"/>
              <w:keepNext/>
              <w:keepLines/>
            </w:pPr>
            <w:r w:rsidRPr="001F42D3">
              <w:t>Probability</w:t>
            </w:r>
          </w:p>
        </w:tc>
      </w:tr>
      <w:tr w:rsidR="00C40FD5" w:rsidRPr="001F42D3" w14:paraId="79AEB4CA" w14:textId="77777777" w:rsidTr="00A92110">
        <w:trPr>
          <w:cantSplit/>
          <w:jc w:val="center"/>
        </w:trPr>
        <w:tc>
          <w:tcPr>
            <w:tcW w:w="1308" w:type="dxa"/>
          </w:tcPr>
          <w:p w14:paraId="40A10003" w14:textId="77777777" w:rsidR="00B11855" w:rsidRPr="001F42D3" w:rsidRDefault="003D003E" w:rsidP="004824A8">
            <w:pPr>
              <w:pStyle w:val="TableEntry"/>
              <w:keepNext/>
              <w:keepLines/>
            </w:pPr>
            <w:r w:rsidRPr="001F42D3">
              <w:t>10</w:t>
            </w:r>
          </w:p>
        </w:tc>
        <w:tc>
          <w:tcPr>
            <w:tcW w:w="783" w:type="dxa"/>
          </w:tcPr>
          <w:p w14:paraId="7B8A59D0" w14:textId="77777777" w:rsidR="00B11855" w:rsidRPr="001F42D3" w:rsidRDefault="003D003E" w:rsidP="004824A8">
            <w:pPr>
              <w:pStyle w:val="TableEntry"/>
              <w:keepNext/>
              <w:keepLines/>
            </w:pPr>
            <w:r w:rsidRPr="001F42D3">
              <w:t>2</w:t>
            </w:r>
          </w:p>
        </w:tc>
        <w:tc>
          <w:tcPr>
            <w:tcW w:w="834" w:type="dxa"/>
          </w:tcPr>
          <w:p w14:paraId="05A481E5" w14:textId="77777777" w:rsidR="00B11855" w:rsidRPr="001F42D3" w:rsidRDefault="003D003E" w:rsidP="004824A8">
            <w:pPr>
              <w:pStyle w:val="TableEntry"/>
              <w:keepNext/>
              <w:keepLines/>
            </w:pPr>
            <w:r w:rsidRPr="001F42D3">
              <w:t>ID</w:t>
            </w:r>
          </w:p>
        </w:tc>
        <w:tc>
          <w:tcPr>
            <w:tcW w:w="1187" w:type="dxa"/>
          </w:tcPr>
          <w:p w14:paraId="1317CF17" w14:textId="77777777" w:rsidR="00B11855" w:rsidRPr="001F42D3" w:rsidRDefault="003D003E" w:rsidP="004824A8">
            <w:pPr>
              <w:pStyle w:val="TableEntry"/>
              <w:keepNext/>
              <w:keepLines/>
            </w:pPr>
            <w:r w:rsidRPr="001F42D3">
              <w:t>CE</w:t>
            </w:r>
          </w:p>
        </w:tc>
        <w:tc>
          <w:tcPr>
            <w:tcW w:w="985" w:type="dxa"/>
          </w:tcPr>
          <w:p w14:paraId="13704EDE" w14:textId="77777777" w:rsidR="00B11855" w:rsidRPr="001F42D3" w:rsidRDefault="003D003E" w:rsidP="004824A8">
            <w:pPr>
              <w:pStyle w:val="TableEntry"/>
              <w:keepNext/>
              <w:keepLines/>
            </w:pPr>
            <w:r w:rsidRPr="001F42D3">
              <w:t>[0..1]</w:t>
            </w:r>
          </w:p>
        </w:tc>
        <w:tc>
          <w:tcPr>
            <w:tcW w:w="884" w:type="dxa"/>
          </w:tcPr>
          <w:p w14:paraId="568E6640" w14:textId="77777777" w:rsidR="00B11855" w:rsidRPr="001F42D3" w:rsidRDefault="003D003E" w:rsidP="004824A8">
            <w:pPr>
              <w:pStyle w:val="TableEntry"/>
              <w:keepNext/>
              <w:keepLines/>
            </w:pPr>
            <w:r w:rsidRPr="001F42D3">
              <w:t>0080</w:t>
            </w:r>
          </w:p>
        </w:tc>
        <w:tc>
          <w:tcPr>
            <w:tcW w:w="2753" w:type="dxa"/>
          </w:tcPr>
          <w:p w14:paraId="2FF589A8" w14:textId="77777777" w:rsidR="00B11855" w:rsidRPr="001F42D3" w:rsidRDefault="003D003E" w:rsidP="004824A8">
            <w:pPr>
              <w:pStyle w:val="TableEntry"/>
              <w:keepNext/>
              <w:keepLines/>
            </w:pPr>
            <w:r w:rsidRPr="001F42D3">
              <w:t>Nature of Abnormal Test</w:t>
            </w:r>
          </w:p>
        </w:tc>
      </w:tr>
      <w:tr w:rsidR="00C40FD5" w:rsidRPr="001F42D3" w14:paraId="7C5BA28B" w14:textId="77777777" w:rsidTr="00A92110">
        <w:trPr>
          <w:cantSplit/>
          <w:jc w:val="center"/>
        </w:trPr>
        <w:tc>
          <w:tcPr>
            <w:tcW w:w="1308" w:type="dxa"/>
          </w:tcPr>
          <w:p w14:paraId="3E5AA384" w14:textId="77777777" w:rsidR="00B11855" w:rsidRPr="001F42D3" w:rsidRDefault="003D003E" w:rsidP="004824A8">
            <w:pPr>
              <w:pStyle w:val="TableEntry"/>
              <w:keepNext/>
              <w:keepLines/>
            </w:pPr>
            <w:r w:rsidRPr="001F42D3">
              <w:t>11</w:t>
            </w:r>
          </w:p>
        </w:tc>
        <w:tc>
          <w:tcPr>
            <w:tcW w:w="783" w:type="dxa"/>
          </w:tcPr>
          <w:p w14:paraId="363FDBCA" w14:textId="77777777" w:rsidR="00B11855" w:rsidRPr="001F42D3" w:rsidRDefault="003D003E" w:rsidP="004824A8">
            <w:pPr>
              <w:pStyle w:val="TableEntry"/>
              <w:keepNext/>
              <w:keepLines/>
            </w:pPr>
            <w:r w:rsidRPr="001F42D3">
              <w:t>1</w:t>
            </w:r>
          </w:p>
        </w:tc>
        <w:tc>
          <w:tcPr>
            <w:tcW w:w="834" w:type="dxa"/>
          </w:tcPr>
          <w:p w14:paraId="4ADFB03F" w14:textId="77777777" w:rsidR="00B11855" w:rsidRPr="001F42D3" w:rsidRDefault="003D003E" w:rsidP="004824A8">
            <w:pPr>
              <w:pStyle w:val="TableEntry"/>
              <w:keepNext/>
              <w:keepLines/>
            </w:pPr>
            <w:r w:rsidRPr="001F42D3">
              <w:t>ID</w:t>
            </w:r>
          </w:p>
        </w:tc>
        <w:tc>
          <w:tcPr>
            <w:tcW w:w="1187" w:type="dxa"/>
          </w:tcPr>
          <w:p w14:paraId="02792EE4" w14:textId="77777777" w:rsidR="00B11855" w:rsidRPr="001F42D3" w:rsidRDefault="003D003E" w:rsidP="004824A8">
            <w:pPr>
              <w:pStyle w:val="TableEntry"/>
              <w:keepNext/>
              <w:keepLines/>
            </w:pPr>
            <w:r w:rsidRPr="001F42D3">
              <w:t>R</w:t>
            </w:r>
          </w:p>
        </w:tc>
        <w:tc>
          <w:tcPr>
            <w:tcW w:w="985" w:type="dxa"/>
          </w:tcPr>
          <w:p w14:paraId="7E0897AC" w14:textId="77777777" w:rsidR="00B11855" w:rsidRPr="001F42D3" w:rsidRDefault="003D003E" w:rsidP="004824A8">
            <w:pPr>
              <w:pStyle w:val="TableEntry"/>
              <w:keepNext/>
              <w:keepLines/>
            </w:pPr>
            <w:r w:rsidRPr="001F42D3">
              <w:t>[1..1]</w:t>
            </w:r>
          </w:p>
        </w:tc>
        <w:tc>
          <w:tcPr>
            <w:tcW w:w="884" w:type="dxa"/>
          </w:tcPr>
          <w:p w14:paraId="2AAFA031" w14:textId="77777777" w:rsidR="00B11855" w:rsidRPr="001F42D3" w:rsidRDefault="003D003E" w:rsidP="004824A8">
            <w:pPr>
              <w:pStyle w:val="TableEntry"/>
              <w:keepNext/>
              <w:keepLines/>
            </w:pPr>
            <w:r w:rsidRPr="001F42D3">
              <w:t>0085</w:t>
            </w:r>
          </w:p>
        </w:tc>
        <w:tc>
          <w:tcPr>
            <w:tcW w:w="2753" w:type="dxa"/>
          </w:tcPr>
          <w:p w14:paraId="2EA14833" w14:textId="77777777" w:rsidR="00B11855" w:rsidRPr="001F42D3" w:rsidRDefault="003D003E" w:rsidP="004824A8">
            <w:pPr>
              <w:pStyle w:val="TableEntry"/>
              <w:keepNext/>
              <w:keepLines/>
            </w:pPr>
            <w:r w:rsidRPr="001F42D3">
              <w:t>Observation Result Status</w:t>
            </w:r>
          </w:p>
        </w:tc>
      </w:tr>
      <w:tr w:rsidR="00C40FD5" w:rsidRPr="001F42D3" w14:paraId="514EAE02" w14:textId="77777777" w:rsidTr="00A92110">
        <w:trPr>
          <w:cantSplit/>
          <w:jc w:val="center"/>
        </w:trPr>
        <w:tc>
          <w:tcPr>
            <w:tcW w:w="1308" w:type="dxa"/>
          </w:tcPr>
          <w:p w14:paraId="62779C6A" w14:textId="77777777" w:rsidR="00B11855" w:rsidRPr="001F42D3" w:rsidRDefault="003D003E" w:rsidP="004824A8">
            <w:pPr>
              <w:pStyle w:val="TableEntry"/>
              <w:keepNext/>
              <w:keepLines/>
            </w:pPr>
            <w:r w:rsidRPr="001F42D3">
              <w:t>12</w:t>
            </w:r>
          </w:p>
        </w:tc>
        <w:tc>
          <w:tcPr>
            <w:tcW w:w="783" w:type="dxa"/>
          </w:tcPr>
          <w:p w14:paraId="21B87A55" w14:textId="77777777" w:rsidR="00B11855" w:rsidRPr="001F42D3" w:rsidRDefault="003D003E" w:rsidP="004824A8">
            <w:pPr>
              <w:pStyle w:val="TableEntry"/>
              <w:keepNext/>
              <w:keepLines/>
            </w:pPr>
            <w:r w:rsidRPr="001F42D3">
              <w:t>24</w:t>
            </w:r>
          </w:p>
        </w:tc>
        <w:tc>
          <w:tcPr>
            <w:tcW w:w="834" w:type="dxa"/>
          </w:tcPr>
          <w:p w14:paraId="3D39D0F7" w14:textId="77777777" w:rsidR="00B11855" w:rsidRPr="001F42D3" w:rsidRDefault="003D003E" w:rsidP="004824A8">
            <w:pPr>
              <w:pStyle w:val="TableEntry"/>
              <w:keepNext/>
              <w:keepLines/>
            </w:pPr>
            <w:r w:rsidRPr="001F42D3">
              <w:t>DTM</w:t>
            </w:r>
          </w:p>
        </w:tc>
        <w:tc>
          <w:tcPr>
            <w:tcW w:w="1187" w:type="dxa"/>
          </w:tcPr>
          <w:p w14:paraId="6E127582" w14:textId="77777777" w:rsidR="00B11855" w:rsidRPr="001F42D3" w:rsidRDefault="003D003E" w:rsidP="004824A8">
            <w:pPr>
              <w:pStyle w:val="TableEntry"/>
              <w:keepNext/>
              <w:keepLines/>
            </w:pPr>
            <w:r w:rsidRPr="001F42D3">
              <w:t>X</w:t>
            </w:r>
          </w:p>
        </w:tc>
        <w:tc>
          <w:tcPr>
            <w:tcW w:w="985" w:type="dxa"/>
          </w:tcPr>
          <w:p w14:paraId="5532FE00" w14:textId="77777777" w:rsidR="00B11855" w:rsidRPr="001F42D3" w:rsidRDefault="003D003E" w:rsidP="004824A8">
            <w:pPr>
              <w:pStyle w:val="TableEntry"/>
              <w:keepNext/>
              <w:keepLines/>
            </w:pPr>
            <w:r w:rsidRPr="001F42D3">
              <w:t>[0..0]</w:t>
            </w:r>
          </w:p>
        </w:tc>
        <w:tc>
          <w:tcPr>
            <w:tcW w:w="884" w:type="dxa"/>
          </w:tcPr>
          <w:p w14:paraId="204736EB" w14:textId="77777777" w:rsidR="00B11855" w:rsidRPr="001F42D3" w:rsidRDefault="00B11855" w:rsidP="004824A8">
            <w:pPr>
              <w:pStyle w:val="TableEntry"/>
              <w:keepNext/>
              <w:keepLines/>
            </w:pPr>
          </w:p>
        </w:tc>
        <w:tc>
          <w:tcPr>
            <w:tcW w:w="2753" w:type="dxa"/>
          </w:tcPr>
          <w:p w14:paraId="6712A4F1" w14:textId="77777777" w:rsidR="00B11855" w:rsidRPr="001F42D3" w:rsidRDefault="003D003E" w:rsidP="004824A8">
            <w:pPr>
              <w:pStyle w:val="TableEntry"/>
              <w:keepNext/>
              <w:keepLines/>
            </w:pPr>
            <w:r w:rsidRPr="001F42D3">
              <w:t>Effective Date of Reference Range</w:t>
            </w:r>
          </w:p>
        </w:tc>
      </w:tr>
      <w:tr w:rsidR="00C40FD5" w:rsidRPr="001F42D3" w14:paraId="5F7784E9" w14:textId="77777777" w:rsidTr="00A92110">
        <w:trPr>
          <w:cantSplit/>
          <w:jc w:val="center"/>
        </w:trPr>
        <w:tc>
          <w:tcPr>
            <w:tcW w:w="1308" w:type="dxa"/>
          </w:tcPr>
          <w:p w14:paraId="52765140" w14:textId="77777777" w:rsidR="00B11855" w:rsidRPr="001F42D3" w:rsidRDefault="003D003E" w:rsidP="004824A8">
            <w:pPr>
              <w:pStyle w:val="TableEntry"/>
              <w:keepNext/>
              <w:keepLines/>
            </w:pPr>
            <w:r w:rsidRPr="001F42D3">
              <w:t>13</w:t>
            </w:r>
          </w:p>
        </w:tc>
        <w:tc>
          <w:tcPr>
            <w:tcW w:w="783" w:type="dxa"/>
          </w:tcPr>
          <w:p w14:paraId="2017EBE1" w14:textId="77777777" w:rsidR="00B11855" w:rsidRPr="001F42D3" w:rsidRDefault="003D003E" w:rsidP="004824A8">
            <w:pPr>
              <w:pStyle w:val="TableEntry"/>
              <w:keepNext/>
              <w:keepLines/>
            </w:pPr>
            <w:r w:rsidRPr="001F42D3">
              <w:t>20</w:t>
            </w:r>
          </w:p>
        </w:tc>
        <w:tc>
          <w:tcPr>
            <w:tcW w:w="834" w:type="dxa"/>
          </w:tcPr>
          <w:p w14:paraId="50C0D23B" w14:textId="77777777" w:rsidR="00B11855" w:rsidRPr="001F42D3" w:rsidRDefault="003D003E" w:rsidP="004824A8">
            <w:pPr>
              <w:pStyle w:val="TableEntry"/>
              <w:keepNext/>
              <w:keepLines/>
            </w:pPr>
            <w:r w:rsidRPr="001F42D3">
              <w:t>ST</w:t>
            </w:r>
          </w:p>
        </w:tc>
        <w:tc>
          <w:tcPr>
            <w:tcW w:w="1187" w:type="dxa"/>
          </w:tcPr>
          <w:p w14:paraId="104E03D1" w14:textId="77777777" w:rsidR="00B11855" w:rsidRPr="001F42D3" w:rsidRDefault="003D003E" w:rsidP="004824A8">
            <w:pPr>
              <w:pStyle w:val="TableEntry"/>
              <w:keepNext/>
              <w:keepLines/>
            </w:pPr>
            <w:r w:rsidRPr="001F42D3">
              <w:t>X</w:t>
            </w:r>
          </w:p>
        </w:tc>
        <w:tc>
          <w:tcPr>
            <w:tcW w:w="985" w:type="dxa"/>
          </w:tcPr>
          <w:p w14:paraId="1BF52F5C" w14:textId="77777777" w:rsidR="00B11855" w:rsidRPr="001F42D3" w:rsidRDefault="003D003E" w:rsidP="004824A8">
            <w:pPr>
              <w:pStyle w:val="TableEntry"/>
              <w:keepNext/>
              <w:keepLines/>
            </w:pPr>
            <w:r w:rsidRPr="001F42D3">
              <w:t>[0..0]</w:t>
            </w:r>
          </w:p>
        </w:tc>
        <w:tc>
          <w:tcPr>
            <w:tcW w:w="884" w:type="dxa"/>
          </w:tcPr>
          <w:p w14:paraId="2826AC5F" w14:textId="77777777" w:rsidR="00B11855" w:rsidRPr="001F42D3" w:rsidRDefault="00B11855" w:rsidP="004824A8">
            <w:pPr>
              <w:pStyle w:val="TableEntry"/>
              <w:keepNext/>
              <w:keepLines/>
            </w:pPr>
          </w:p>
        </w:tc>
        <w:tc>
          <w:tcPr>
            <w:tcW w:w="2753" w:type="dxa"/>
          </w:tcPr>
          <w:p w14:paraId="6EAF8B15" w14:textId="77777777" w:rsidR="00B11855" w:rsidRPr="001F42D3" w:rsidRDefault="003D003E" w:rsidP="004824A8">
            <w:pPr>
              <w:pStyle w:val="TableEntry"/>
              <w:keepNext/>
              <w:keepLines/>
            </w:pPr>
            <w:r w:rsidRPr="001F42D3">
              <w:t>User Defined Access Checks</w:t>
            </w:r>
          </w:p>
        </w:tc>
      </w:tr>
      <w:tr w:rsidR="00C40FD5" w:rsidRPr="001F42D3" w14:paraId="4B7C0DD6" w14:textId="77777777" w:rsidTr="00A92110">
        <w:trPr>
          <w:cantSplit/>
          <w:jc w:val="center"/>
        </w:trPr>
        <w:tc>
          <w:tcPr>
            <w:tcW w:w="1308" w:type="dxa"/>
          </w:tcPr>
          <w:p w14:paraId="0732C839" w14:textId="77777777" w:rsidR="00B11855" w:rsidRPr="001F42D3" w:rsidRDefault="003D003E" w:rsidP="004824A8">
            <w:pPr>
              <w:pStyle w:val="TableEntry"/>
              <w:keepNext/>
              <w:keepLines/>
            </w:pPr>
            <w:r w:rsidRPr="001F42D3">
              <w:t>14</w:t>
            </w:r>
          </w:p>
        </w:tc>
        <w:tc>
          <w:tcPr>
            <w:tcW w:w="783" w:type="dxa"/>
          </w:tcPr>
          <w:p w14:paraId="4237E38F" w14:textId="77777777" w:rsidR="00B11855" w:rsidRPr="001F42D3" w:rsidRDefault="003D003E" w:rsidP="004824A8">
            <w:pPr>
              <w:pStyle w:val="TableEntry"/>
              <w:keepNext/>
              <w:keepLines/>
            </w:pPr>
            <w:r w:rsidRPr="001F42D3">
              <w:t>24</w:t>
            </w:r>
          </w:p>
        </w:tc>
        <w:tc>
          <w:tcPr>
            <w:tcW w:w="834" w:type="dxa"/>
          </w:tcPr>
          <w:p w14:paraId="7521CF45" w14:textId="77777777" w:rsidR="00B11855" w:rsidRPr="001F42D3" w:rsidRDefault="003D003E" w:rsidP="004824A8">
            <w:pPr>
              <w:pStyle w:val="TableEntry"/>
              <w:keepNext/>
              <w:keepLines/>
            </w:pPr>
            <w:r w:rsidRPr="001F42D3">
              <w:t>DTM</w:t>
            </w:r>
          </w:p>
        </w:tc>
        <w:tc>
          <w:tcPr>
            <w:tcW w:w="1187" w:type="dxa"/>
          </w:tcPr>
          <w:p w14:paraId="2D19809B" w14:textId="77777777" w:rsidR="00B11855" w:rsidRPr="001F42D3" w:rsidRDefault="003D003E" w:rsidP="004824A8">
            <w:pPr>
              <w:pStyle w:val="TableEntry"/>
              <w:keepNext/>
              <w:keepLines/>
            </w:pPr>
            <w:r w:rsidRPr="001F42D3">
              <w:t>RE</w:t>
            </w:r>
          </w:p>
        </w:tc>
        <w:tc>
          <w:tcPr>
            <w:tcW w:w="985" w:type="dxa"/>
          </w:tcPr>
          <w:p w14:paraId="46677B92" w14:textId="77777777" w:rsidR="00B11855" w:rsidRPr="001F42D3" w:rsidRDefault="003D003E" w:rsidP="004824A8">
            <w:pPr>
              <w:pStyle w:val="TableEntry"/>
              <w:keepNext/>
              <w:keepLines/>
            </w:pPr>
            <w:r w:rsidRPr="001F42D3">
              <w:t>[0..1]</w:t>
            </w:r>
          </w:p>
        </w:tc>
        <w:tc>
          <w:tcPr>
            <w:tcW w:w="884" w:type="dxa"/>
          </w:tcPr>
          <w:p w14:paraId="0AFC71E6" w14:textId="77777777" w:rsidR="00B11855" w:rsidRPr="001F42D3" w:rsidRDefault="00B11855" w:rsidP="004824A8">
            <w:pPr>
              <w:pStyle w:val="TableEntry"/>
              <w:keepNext/>
              <w:keepLines/>
            </w:pPr>
          </w:p>
        </w:tc>
        <w:tc>
          <w:tcPr>
            <w:tcW w:w="2753" w:type="dxa"/>
          </w:tcPr>
          <w:p w14:paraId="11AA4093" w14:textId="77777777" w:rsidR="00B11855" w:rsidRPr="001F42D3" w:rsidRDefault="003D003E" w:rsidP="004824A8">
            <w:pPr>
              <w:pStyle w:val="TableEntry"/>
              <w:keepNext/>
              <w:keepLines/>
            </w:pPr>
            <w:r w:rsidRPr="001F42D3">
              <w:t>Date/Time of the Observation</w:t>
            </w:r>
          </w:p>
        </w:tc>
      </w:tr>
      <w:tr w:rsidR="00C40FD5" w:rsidRPr="001F42D3" w14:paraId="1E860498" w14:textId="77777777" w:rsidTr="00A92110">
        <w:trPr>
          <w:cantSplit/>
          <w:jc w:val="center"/>
        </w:trPr>
        <w:tc>
          <w:tcPr>
            <w:tcW w:w="1308" w:type="dxa"/>
          </w:tcPr>
          <w:p w14:paraId="712B9AB0" w14:textId="77777777" w:rsidR="00B11855" w:rsidRPr="001F42D3" w:rsidRDefault="003D003E" w:rsidP="004824A8">
            <w:pPr>
              <w:pStyle w:val="TableEntry"/>
              <w:keepNext/>
              <w:keepLines/>
            </w:pPr>
            <w:r w:rsidRPr="001F42D3">
              <w:t>15</w:t>
            </w:r>
          </w:p>
        </w:tc>
        <w:tc>
          <w:tcPr>
            <w:tcW w:w="783" w:type="dxa"/>
          </w:tcPr>
          <w:p w14:paraId="30DA4ADF" w14:textId="77777777" w:rsidR="00B11855" w:rsidRPr="001F42D3" w:rsidRDefault="003D003E" w:rsidP="004824A8">
            <w:pPr>
              <w:pStyle w:val="TableEntry"/>
              <w:keepNext/>
              <w:keepLines/>
            </w:pPr>
            <w:r w:rsidRPr="001F42D3">
              <w:t>705</w:t>
            </w:r>
          </w:p>
        </w:tc>
        <w:tc>
          <w:tcPr>
            <w:tcW w:w="834" w:type="dxa"/>
          </w:tcPr>
          <w:p w14:paraId="41772D72" w14:textId="77777777" w:rsidR="00B11855" w:rsidRPr="001F42D3" w:rsidRDefault="003D003E" w:rsidP="004824A8">
            <w:pPr>
              <w:pStyle w:val="TableEntry"/>
              <w:keepNext/>
              <w:keepLines/>
            </w:pPr>
            <w:r w:rsidRPr="001F42D3">
              <w:t>CWE</w:t>
            </w:r>
          </w:p>
        </w:tc>
        <w:tc>
          <w:tcPr>
            <w:tcW w:w="1187" w:type="dxa"/>
          </w:tcPr>
          <w:p w14:paraId="14173F7D" w14:textId="77777777" w:rsidR="00B11855" w:rsidRPr="001F42D3" w:rsidRDefault="003D003E" w:rsidP="004824A8">
            <w:pPr>
              <w:pStyle w:val="TableEntry"/>
              <w:keepNext/>
              <w:keepLines/>
            </w:pPr>
            <w:r w:rsidRPr="001F42D3">
              <w:t>RE</w:t>
            </w:r>
          </w:p>
        </w:tc>
        <w:tc>
          <w:tcPr>
            <w:tcW w:w="985" w:type="dxa"/>
          </w:tcPr>
          <w:p w14:paraId="5AEB666A" w14:textId="77777777" w:rsidR="00B11855" w:rsidRPr="001F42D3" w:rsidRDefault="003D003E" w:rsidP="004824A8">
            <w:pPr>
              <w:pStyle w:val="TableEntry"/>
              <w:keepNext/>
              <w:keepLines/>
            </w:pPr>
            <w:r w:rsidRPr="001F42D3">
              <w:t>[0..1]</w:t>
            </w:r>
          </w:p>
        </w:tc>
        <w:tc>
          <w:tcPr>
            <w:tcW w:w="884" w:type="dxa"/>
          </w:tcPr>
          <w:p w14:paraId="13C4DFB4" w14:textId="77777777" w:rsidR="00B11855" w:rsidRPr="001F42D3" w:rsidRDefault="00B11855" w:rsidP="004824A8">
            <w:pPr>
              <w:pStyle w:val="TableEntry"/>
              <w:keepNext/>
              <w:keepLines/>
            </w:pPr>
          </w:p>
        </w:tc>
        <w:tc>
          <w:tcPr>
            <w:tcW w:w="2753" w:type="dxa"/>
          </w:tcPr>
          <w:p w14:paraId="02C6C526" w14:textId="77777777" w:rsidR="00B11855" w:rsidRPr="001F42D3" w:rsidRDefault="003D003E" w:rsidP="004824A8">
            <w:pPr>
              <w:pStyle w:val="TableEntry"/>
              <w:keepNext/>
              <w:keepLines/>
            </w:pPr>
            <w:r w:rsidRPr="001F42D3">
              <w:t>Producer's ID</w:t>
            </w:r>
          </w:p>
        </w:tc>
      </w:tr>
      <w:tr w:rsidR="00C40FD5" w:rsidRPr="001F42D3" w14:paraId="499D9AB6" w14:textId="77777777" w:rsidTr="00A92110">
        <w:trPr>
          <w:cantSplit/>
          <w:jc w:val="center"/>
        </w:trPr>
        <w:tc>
          <w:tcPr>
            <w:tcW w:w="1308" w:type="dxa"/>
          </w:tcPr>
          <w:p w14:paraId="166B0122" w14:textId="77777777" w:rsidR="00B11855" w:rsidRPr="001F42D3" w:rsidRDefault="003D003E" w:rsidP="004824A8">
            <w:pPr>
              <w:pStyle w:val="TableEntry"/>
              <w:keepNext/>
              <w:keepLines/>
            </w:pPr>
            <w:r w:rsidRPr="001F42D3">
              <w:t>16</w:t>
            </w:r>
          </w:p>
        </w:tc>
        <w:tc>
          <w:tcPr>
            <w:tcW w:w="783" w:type="dxa"/>
          </w:tcPr>
          <w:p w14:paraId="22172B87" w14:textId="77777777" w:rsidR="00B11855" w:rsidRPr="001F42D3" w:rsidRDefault="003D003E" w:rsidP="004824A8">
            <w:pPr>
              <w:pStyle w:val="TableEntry"/>
              <w:keepNext/>
              <w:keepLines/>
            </w:pPr>
            <w:r w:rsidRPr="001F42D3">
              <w:t>3220</w:t>
            </w:r>
          </w:p>
        </w:tc>
        <w:tc>
          <w:tcPr>
            <w:tcW w:w="834" w:type="dxa"/>
          </w:tcPr>
          <w:p w14:paraId="6DED9A07" w14:textId="77777777" w:rsidR="00B11855" w:rsidRPr="001F42D3" w:rsidRDefault="003D003E" w:rsidP="004824A8">
            <w:pPr>
              <w:pStyle w:val="TableEntry"/>
              <w:keepNext/>
              <w:keepLines/>
            </w:pPr>
            <w:r w:rsidRPr="001F42D3">
              <w:t>XCN</w:t>
            </w:r>
          </w:p>
        </w:tc>
        <w:tc>
          <w:tcPr>
            <w:tcW w:w="1187" w:type="dxa"/>
          </w:tcPr>
          <w:p w14:paraId="4F3B0364" w14:textId="77777777" w:rsidR="00B11855" w:rsidRPr="001F42D3" w:rsidRDefault="003D003E" w:rsidP="004824A8">
            <w:pPr>
              <w:pStyle w:val="TableEntry"/>
              <w:keepNext/>
              <w:keepLines/>
            </w:pPr>
            <w:r w:rsidRPr="001F42D3">
              <w:t>RE</w:t>
            </w:r>
          </w:p>
        </w:tc>
        <w:tc>
          <w:tcPr>
            <w:tcW w:w="985" w:type="dxa"/>
          </w:tcPr>
          <w:p w14:paraId="25FDEF1E" w14:textId="77777777" w:rsidR="00B11855" w:rsidRPr="001F42D3" w:rsidRDefault="003D003E" w:rsidP="004824A8">
            <w:pPr>
              <w:pStyle w:val="TableEntry"/>
              <w:keepNext/>
              <w:keepLines/>
            </w:pPr>
            <w:r w:rsidRPr="001F42D3">
              <w:t>[0..1]</w:t>
            </w:r>
          </w:p>
        </w:tc>
        <w:tc>
          <w:tcPr>
            <w:tcW w:w="884" w:type="dxa"/>
          </w:tcPr>
          <w:p w14:paraId="19CB18EF" w14:textId="77777777" w:rsidR="00B11855" w:rsidRPr="001F42D3" w:rsidRDefault="00B11855" w:rsidP="004824A8">
            <w:pPr>
              <w:pStyle w:val="TableEntry"/>
              <w:keepNext/>
              <w:keepLines/>
            </w:pPr>
          </w:p>
        </w:tc>
        <w:tc>
          <w:tcPr>
            <w:tcW w:w="2753" w:type="dxa"/>
          </w:tcPr>
          <w:p w14:paraId="1F8843CC" w14:textId="77777777" w:rsidR="00B11855" w:rsidRPr="001F42D3" w:rsidRDefault="003D003E" w:rsidP="004824A8">
            <w:pPr>
              <w:pStyle w:val="TableEntry"/>
              <w:keepNext/>
              <w:keepLines/>
            </w:pPr>
            <w:r w:rsidRPr="001F42D3">
              <w:t>Responsible Observer</w:t>
            </w:r>
          </w:p>
        </w:tc>
      </w:tr>
      <w:tr w:rsidR="00C40FD5" w:rsidRPr="001F42D3" w14:paraId="528A08F7" w14:textId="77777777" w:rsidTr="00A92110">
        <w:trPr>
          <w:cantSplit/>
          <w:jc w:val="center"/>
        </w:trPr>
        <w:tc>
          <w:tcPr>
            <w:tcW w:w="1308" w:type="dxa"/>
          </w:tcPr>
          <w:p w14:paraId="3E451B66" w14:textId="77777777" w:rsidR="00B11855" w:rsidRPr="001F42D3" w:rsidRDefault="003D003E" w:rsidP="004824A8">
            <w:pPr>
              <w:pStyle w:val="TableEntry"/>
              <w:keepNext/>
              <w:keepLines/>
            </w:pPr>
            <w:r w:rsidRPr="001F42D3">
              <w:t>17</w:t>
            </w:r>
          </w:p>
        </w:tc>
        <w:tc>
          <w:tcPr>
            <w:tcW w:w="783" w:type="dxa"/>
          </w:tcPr>
          <w:p w14:paraId="7C38E561" w14:textId="77777777" w:rsidR="00B11855" w:rsidRPr="001F42D3" w:rsidRDefault="003D003E" w:rsidP="004824A8">
            <w:pPr>
              <w:pStyle w:val="TableEntry"/>
              <w:keepNext/>
              <w:keepLines/>
            </w:pPr>
            <w:r w:rsidRPr="001F42D3">
              <w:t>705</w:t>
            </w:r>
          </w:p>
        </w:tc>
        <w:tc>
          <w:tcPr>
            <w:tcW w:w="834" w:type="dxa"/>
          </w:tcPr>
          <w:p w14:paraId="2DC4A576" w14:textId="77777777" w:rsidR="00B11855" w:rsidRPr="001F42D3" w:rsidRDefault="003D003E" w:rsidP="004824A8">
            <w:pPr>
              <w:pStyle w:val="TableEntry"/>
              <w:keepNext/>
              <w:keepLines/>
            </w:pPr>
            <w:r w:rsidRPr="001F42D3">
              <w:t>CWE</w:t>
            </w:r>
          </w:p>
        </w:tc>
        <w:tc>
          <w:tcPr>
            <w:tcW w:w="1187" w:type="dxa"/>
          </w:tcPr>
          <w:p w14:paraId="6C0C7702" w14:textId="77777777" w:rsidR="00B11855" w:rsidRPr="001F42D3" w:rsidRDefault="003D003E" w:rsidP="004824A8">
            <w:pPr>
              <w:pStyle w:val="TableEntry"/>
              <w:keepNext/>
              <w:keepLines/>
            </w:pPr>
            <w:r w:rsidRPr="001F42D3">
              <w:t>RE</w:t>
            </w:r>
          </w:p>
        </w:tc>
        <w:tc>
          <w:tcPr>
            <w:tcW w:w="985" w:type="dxa"/>
          </w:tcPr>
          <w:p w14:paraId="353E6B15" w14:textId="77777777" w:rsidR="00B11855" w:rsidRPr="001F42D3" w:rsidRDefault="003D003E" w:rsidP="004824A8">
            <w:pPr>
              <w:pStyle w:val="TableEntry"/>
              <w:keepNext/>
              <w:keepLines/>
            </w:pPr>
            <w:r w:rsidRPr="001F42D3">
              <w:t>[0..n]</w:t>
            </w:r>
          </w:p>
        </w:tc>
        <w:tc>
          <w:tcPr>
            <w:tcW w:w="884" w:type="dxa"/>
          </w:tcPr>
          <w:p w14:paraId="369ED913" w14:textId="77777777" w:rsidR="00B11855" w:rsidRPr="001F42D3" w:rsidRDefault="00B11855" w:rsidP="004824A8">
            <w:pPr>
              <w:pStyle w:val="TableEntry"/>
              <w:keepNext/>
              <w:keepLines/>
            </w:pPr>
          </w:p>
        </w:tc>
        <w:tc>
          <w:tcPr>
            <w:tcW w:w="2753" w:type="dxa"/>
          </w:tcPr>
          <w:p w14:paraId="06FA7C95" w14:textId="77777777" w:rsidR="00B11855" w:rsidRPr="001F42D3" w:rsidRDefault="003D003E" w:rsidP="004824A8">
            <w:pPr>
              <w:pStyle w:val="TableEntry"/>
              <w:keepNext/>
              <w:keepLines/>
            </w:pPr>
            <w:r w:rsidRPr="001F42D3">
              <w:t>Observation Method</w:t>
            </w:r>
          </w:p>
        </w:tc>
      </w:tr>
      <w:tr w:rsidR="00C40FD5" w:rsidRPr="001F42D3" w14:paraId="69C7699C" w14:textId="77777777" w:rsidTr="00A92110">
        <w:trPr>
          <w:cantSplit/>
          <w:jc w:val="center"/>
        </w:trPr>
        <w:tc>
          <w:tcPr>
            <w:tcW w:w="1308" w:type="dxa"/>
          </w:tcPr>
          <w:p w14:paraId="1486C559" w14:textId="77777777" w:rsidR="00B11855" w:rsidRPr="001F42D3" w:rsidRDefault="003D003E" w:rsidP="004824A8">
            <w:pPr>
              <w:pStyle w:val="TableEntry"/>
              <w:keepNext/>
              <w:keepLines/>
            </w:pPr>
            <w:r w:rsidRPr="001F42D3">
              <w:t>18</w:t>
            </w:r>
          </w:p>
        </w:tc>
        <w:tc>
          <w:tcPr>
            <w:tcW w:w="783" w:type="dxa"/>
          </w:tcPr>
          <w:p w14:paraId="114DA41A" w14:textId="77777777" w:rsidR="00B11855" w:rsidRPr="001F42D3" w:rsidRDefault="003D003E" w:rsidP="004824A8">
            <w:pPr>
              <w:pStyle w:val="TableEntry"/>
              <w:keepNext/>
              <w:keepLines/>
            </w:pPr>
            <w:r w:rsidRPr="001F42D3">
              <w:t>427</w:t>
            </w:r>
          </w:p>
        </w:tc>
        <w:tc>
          <w:tcPr>
            <w:tcW w:w="834" w:type="dxa"/>
          </w:tcPr>
          <w:p w14:paraId="6A9D38D5" w14:textId="77777777" w:rsidR="00B11855" w:rsidRPr="001F42D3" w:rsidRDefault="003D003E" w:rsidP="004824A8">
            <w:pPr>
              <w:pStyle w:val="TableEntry"/>
              <w:keepNext/>
              <w:keepLines/>
            </w:pPr>
            <w:r w:rsidRPr="001F42D3">
              <w:t>EI</w:t>
            </w:r>
          </w:p>
        </w:tc>
        <w:tc>
          <w:tcPr>
            <w:tcW w:w="1187" w:type="dxa"/>
          </w:tcPr>
          <w:p w14:paraId="2C9A36D8" w14:textId="77777777" w:rsidR="00B11855" w:rsidRPr="001F42D3" w:rsidRDefault="003D003E" w:rsidP="004824A8">
            <w:pPr>
              <w:pStyle w:val="TableEntry"/>
              <w:keepNext/>
              <w:keepLines/>
            </w:pPr>
            <w:r w:rsidRPr="001F42D3">
              <w:t>RE</w:t>
            </w:r>
          </w:p>
        </w:tc>
        <w:tc>
          <w:tcPr>
            <w:tcW w:w="985" w:type="dxa"/>
          </w:tcPr>
          <w:p w14:paraId="3336D2CA" w14:textId="77777777" w:rsidR="00B11855" w:rsidRPr="001F42D3" w:rsidRDefault="003D003E" w:rsidP="004824A8">
            <w:pPr>
              <w:pStyle w:val="TableEntry"/>
              <w:keepNext/>
              <w:keepLines/>
            </w:pPr>
            <w:r w:rsidRPr="001F42D3">
              <w:t>[0..1]</w:t>
            </w:r>
          </w:p>
        </w:tc>
        <w:tc>
          <w:tcPr>
            <w:tcW w:w="884" w:type="dxa"/>
          </w:tcPr>
          <w:p w14:paraId="59414C73" w14:textId="77777777" w:rsidR="00B11855" w:rsidRPr="001F42D3" w:rsidRDefault="00B11855" w:rsidP="004824A8">
            <w:pPr>
              <w:pStyle w:val="TableEntry"/>
              <w:keepNext/>
              <w:keepLines/>
            </w:pPr>
          </w:p>
        </w:tc>
        <w:tc>
          <w:tcPr>
            <w:tcW w:w="2753" w:type="dxa"/>
          </w:tcPr>
          <w:p w14:paraId="391EB30A" w14:textId="77777777" w:rsidR="00B11855" w:rsidRPr="001F42D3" w:rsidRDefault="003D003E" w:rsidP="004824A8">
            <w:pPr>
              <w:pStyle w:val="TableEntry"/>
              <w:keepNext/>
              <w:keepLines/>
            </w:pPr>
            <w:r w:rsidRPr="001F42D3">
              <w:t>Equipment Instance Identifier</w:t>
            </w:r>
          </w:p>
        </w:tc>
      </w:tr>
      <w:tr w:rsidR="00C40FD5" w:rsidRPr="001F42D3" w14:paraId="0DE07EFE" w14:textId="77777777" w:rsidTr="00A92110">
        <w:trPr>
          <w:cantSplit/>
          <w:jc w:val="center"/>
        </w:trPr>
        <w:tc>
          <w:tcPr>
            <w:tcW w:w="1308" w:type="dxa"/>
          </w:tcPr>
          <w:p w14:paraId="222B83DA" w14:textId="77777777" w:rsidR="00B11855" w:rsidRPr="001F42D3" w:rsidRDefault="003D003E" w:rsidP="004824A8">
            <w:pPr>
              <w:pStyle w:val="TableEntry"/>
              <w:keepNext/>
              <w:keepLines/>
            </w:pPr>
            <w:r w:rsidRPr="001F42D3">
              <w:t>19</w:t>
            </w:r>
          </w:p>
        </w:tc>
        <w:tc>
          <w:tcPr>
            <w:tcW w:w="783" w:type="dxa"/>
          </w:tcPr>
          <w:p w14:paraId="7A6E1789" w14:textId="77777777" w:rsidR="00B11855" w:rsidRPr="001F42D3" w:rsidRDefault="003D003E" w:rsidP="004824A8">
            <w:pPr>
              <w:pStyle w:val="TableEntry"/>
              <w:keepNext/>
              <w:keepLines/>
            </w:pPr>
            <w:r w:rsidRPr="001F42D3">
              <w:t>24</w:t>
            </w:r>
          </w:p>
        </w:tc>
        <w:tc>
          <w:tcPr>
            <w:tcW w:w="834" w:type="dxa"/>
          </w:tcPr>
          <w:p w14:paraId="6C89DEB3" w14:textId="77777777" w:rsidR="00B11855" w:rsidRPr="001F42D3" w:rsidRDefault="003D003E" w:rsidP="004824A8">
            <w:pPr>
              <w:pStyle w:val="TableEntry"/>
              <w:keepNext/>
              <w:keepLines/>
            </w:pPr>
            <w:r w:rsidRPr="001F42D3">
              <w:t>DTM</w:t>
            </w:r>
          </w:p>
        </w:tc>
        <w:tc>
          <w:tcPr>
            <w:tcW w:w="1187" w:type="dxa"/>
          </w:tcPr>
          <w:p w14:paraId="003163A8" w14:textId="77777777" w:rsidR="00B11855" w:rsidRPr="001F42D3" w:rsidRDefault="003D003E" w:rsidP="004824A8">
            <w:pPr>
              <w:pStyle w:val="TableEntry"/>
              <w:keepNext/>
              <w:keepLines/>
            </w:pPr>
            <w:r w:rsidRPr="001F42D3">
              <w:t>CE</w:t>
            </w:r>
          </w:p>
        </w:tc>
        <w:tc>
          <w:tcPr>
            <w:tcW w:w="985" w:type="dxa"/>
          </w:tcPr>
          <w:p w14:paraId="01C8C36E" w14:textId="77777777" w:rsidR="00B11855" w:rsidRPr="001F42D3" w:rsidRDefault="003D003E" w:rsidP="004824A8">
            <w:pPr>
              <w:pStyle w:val="TableEntry"/>
              <w:keepNext/>
              <w:keepLines/>
            </w:pPr>
            <w:r w:rsidRPr="001F42D3">
              <w:t>[0..1]</w:t>
            </w:r>
          </w:p>
        </w:tc>
        <w:tc>
          <w:tcPr>
            <w:tcW w:w="884" w:type="dxa"/>
          </w:tcPr>
          <w:p w14:paraId="0DFE0A90" w14:textId="77777777" w:rsidR="00B11855" w:rsidRPr="001F42D3" w:rsidRDefault="00B11855" w:rsidP="004824A8">
            <w:pPr>
              <w:pStyle w:val="TableEntry"/>
              <w:keepNext/>
              <w:keepLines/>
            </w:pPr>
          </w:p>
        </w:tc>
        <w:tc>
          <w:tcPr>
            <w:tcW w:w="2753" w:type="dxa"/>
          </w:tcPr>
          <w:p w14:paraId="65E7EF9E" w14:textId="77777777" w:rsidR="00B11855" w:rsidRPr="001F42D3" w:rsidRDefault="003D003E" w:rsidP="004824A8">
            <w:pPr>
              <w:pStyle w:val="TableEntry"/>
              <w:keepNext/>
              <w:keepLines/>
            </w:pPr>
            <w:r w:rsidRPr="001F42D3">
              <w:t>Date/Time of the Analysis</w:t>
            </w:r>
          </w:p>
        </w:tc>
      </w:tr>
      <w:tr w:rsidR="00C40FD5" w:rsidRPr="001F42D3" w14:paraId="475E74CF" w14:textId="77777777" w:rsidTr="00A92110">
        <w:trPr>
          <w:cantSplit/>
          <w:jc w:val="center"/>
        </w:trPr>
        <w:tc>
          <w:tcPr>
            <w:tcW w:w="1308" w:type="dxa"/>
          </w:tcPr>
          <w:p w14:paraId="7874985B" w14:textId="77777777" w:rsidR="00B11855" w:rsidRPr="001F42D3" w:rsidRDefault="003D003E" w:rsidP="00506FBD">
            <w:pPr>
              <w:pStyle w:val="TableEntry"/>
            </w:pPr>
            <w:r w:rsidRPr="001F42D3">
              <w:t>20</w:t>
            </w:r>
          </w:p>
        </w:tc>
        <w:tc>
          <w:tcPr>
            <w:tcW w:w="783" w:type="dxa"/>
          </w:tcPr>
          <w:p w14:paraId="2C05E334" w14:textId="77777777" w:rsidR="00B11855" w:rsidRPr="001F42D3" w:rsidRDefault="003D003E" w:rsidP="00506FBD">
            <w:pPr>
              <w:pStyle w:val="TableEntry"/>
            </w:pPr>
            <w:r w:rsidRPr="001F42D3">
              <w:t>705</w:t>
            </w:r>
          </w:p>
        </w:tc>
        <w:tc>
          <w:tcPr>
            <w:tcW w:w="834" w:type="dxa"/>
          </w:tcPr>
          <w:p w14:paraId="78EA1D60" w14:textId="77777777" w:rsidR="00B11855" w:rsidRPr="001F42D3" w:rsidRDefault="003D003E" w:rsidP="00506FBD">
            <w:pPr>
              <w:pStyle w:val="TableEntry"/>
            </w:pPr>
            <w:r w:rsidRPr="001F42D3">
              <w:t>CWE</w:t>
            </w:r>
          </w:p>
        </w:tc>
        <w:tc>
          <w:tcPr>
            <w:tcW w:w="1187" w:type="dxa"/>
          </w:tcPr>
          <w:p w14:paraId="4875E3C3" w14:textId="77777777" w:rsidR="00B11855" w:rsidRPr="001F42D3" w:rsidRDefault="003D003E" w:rsidP="00506FBD">
            <w:pPr>
              <w:pStyle w:val="TableEntry"/>
            </w:pPr>
            <w:r w:rsidRPr="001F42D3">
              <w:t>RE</w:t>
            </w:r>
          </w:p>
        </w:tc>
        <w:tc>
          <w:tcPr>
            <w:tcW w:w="985" w:type="dxa"/>
          </w:tcPr>
          <w:p w14:paraId="6DAF7B4A" w14:textId="77777777" w:rsidR="00B11855" w:rsidRPr="001F42D3" w:rsidRDefault="003D003E" w:rsidP="00506FBD">
            <w:pPr>
              <w:pStyle w:val="TableEntry"/>
            </w:pPr>
            <w:r w:rsidRPr="001F42D3">
              <w:t>[0..*]</w:t>
            </w:r>
          </w:p>
        </w:tc>
        <w:tc>
          <w:tcPr>
            <w:tcW w:w="884" w:type="dxa"/>
          </w:tcPr>
          <w:p w14:paraId="0019C2B8" w14:textId="77777777" w:rsidR="00B11855" w:rsidRPr="001F42D3" w:rsidRDefault="003D003E" w:rsidP="00506FBD">
            <w:pPr>
              <w:pStyle w:val="TableEntry"/>
            </w:pPr>
            <w:r w:rsidRPr="001F42D3">
              <w:t>0163</w:t>
            </w:r>
          </w:p>
        </w:tc>
        <w:tc>
          <w:tcPr>
            <w:tcW w:w="2753" w:type="dxa"/>
          </w:tcPr>
          <w:p w14:paraId="774FB1A1" w14:textId="77777777" w:rsidR="00B11855" w:rsidRPr="001F42D3" w:rsidRDefault="003D003E" w:rsidP="00506FBD">
            <w:pPr>
              <w:pStyle w:val="TableEntry"/>
            </w:pPr>
            <w:r w:rsidRPr="001F42D3">
              <w:t>Observation Site</w:t>
            </w:r>
          </w:p>
        </w:tc>
      </w:tr>
    </w:tbl>
    <w:p w14:paraId="0DB4127A" w14:textId="77777777" w:rsidR="00C156EC" w:rsidRPr="001F42D3" w:rsidRDefault="00C156EC" w:rsidP="00A92110">
      <w:pPr>
        <w:pStyle w:val="BodyText"/>
      </w:pPr>
    </w:p>
    <w:p w14:paraId="50358DAA" w14:textId="77777777" w:rsidR="00B11855" w:rsidRPr="001F42D3" w:rsidRDefault="003D003E" w:rsidP="005C1693">
      <w:pPr>
        <w:pStyle w:val="BodyText"/>
      </w:pPr>
      <w:r w:rsidRPr="001F42D3">
        <w:rPr>
          <w:b/>
          <w:bCs/>
        </w:rPr>
        <w:t>OBX-1   Set ID - OBX</w:t>
      </w:r>
    </w:p>
    <w:p w14:paraId="31888734" w14:textId="16AB7958" w:rsidR="00B11855" w:rsidRPr="001F42D3" w:rsidRDefault="003D003E" w:rsidP="005C1693">
      <w:pPr>
        <w:pStyle w:val="BodyText"/>
      </w:pPr>
      <w:r w:rsidRPr="001F42D3">
        <w:t>This field contains the sequence number of the OBX in this message</w:t>
      </w:r>
      <w:r w:rsidR="00A96D37" w:rsidRPr="001F42D3">
        <w:t xml:space="preserve">, </w:t>
      </w:r>
      <w:r w:rsidRPr="001F42D3">
        <w:t xml:space="preserve">i.e., </w:t>
      </w:r>
      <w:r w:rsidR="00DF4204" w:rsidRPr="001F42D3">
        <w:t xml:space="preserve">1st OBX Set ID = 1, 2nd OBX set </w:t>
      </w:r>
      <w:r w:rsidRPr="001F42D3">
        <w:t>ID = 2, etc., regardless of whether the OBX refers to a device or a metric value.</w:t>
      </w:r>
    </w:p>
    <w:p w14:paraId="5DB7A490" w14:textId="77777777" w:rsidR="00B11855" w:rsidRPr="001F42D3" w:rsidRDefault="003D003E" w:rsidP="005C1693">
      <w:pPr>
        <w:pStyle w:val="BodyText"/>
      </w:pPr>
      <w:r w:rsidRPr="001F42D3">
        <w:rPr>
          <w:b/>
          <w:bCs/>
        </w:rPr>
        <w:t>OBX-2   Value Type</w:t>
      </w:r>
    </w:p>
    <w:p w14:paraId="69311DDF" w14:textId="77777777" w:rsidR="00B11855" w:rsidRPr="001F42D3" w:rsidRDefault="003D003E" w:rsidP="005C1693">
      <w:pPr>
        <w:pStyle w:val="BodyText"/>
      </w:pPr>
      <w:r w:rsidRPr="001F42D3">
        <w:t>Condition Predicate: must be valued if the value of OBX-11 is not X.</w:t>
      </w:r>
    </w:p>
    <w:p w14:paraId="1C53F3FE" w14:textId="1C281BEC" w:rsidR="00B11855" w:rsidRPr="001F42D3" w:rsidRDefault="002F745D" w:rsidP="005C1693">
      <w:pPr>
        <w:pStyle w:val="BodyText"/>
      </w:pPr>
      <w:r w:rsidRPr="001F42D3">
        <w:t xml:space="preserve">The Value Type field shall be filled according to </w:t>
      </w:r>
      <w:r w:rsidR="006D613E" w:rsidRPr="001F42D3">
        <w:t>HL7</w:t>
      </w:r>
      <w:r w:rsidR="00995105" w:rsidRPr="001F42D3">
        <w:t xml:space="preserve"> </w:t>
      </w:r>
      <w:r w:rsidRPr="001F42D3">
        <w:t xml:space="preserve">Version 2.6 standard (table 0125). For example, if the result is "&gt;300" the Value Type "SN" (Structured Numeric) SHALL be used instead of the "ST" (String) value type that was used in previous versions of HL7. For example, </w:t>
      </w:r>
      <w:r w:rsidRPr="001F42D3">
        <w:lastRenderedPageBreak/>
        <w:t xml:space="preserve">if reporting a displayed I:E ratio of 1:2, the Value Type "SN" (Structured Numeric) MAY be used in lieu of the "NM" (Numeric) datatype, </w:t>
      </w:r>
      <w:r w:rsidR="00576EDB" w:rsidRPr="001F42D3">
        <w:t xml:space="preserve">e.g., </w:t>
      </w:r>
      <w:r w:rsidRPr="001F42D3">
        <w:t xml:space="preserve">|^1^:^2|, to express the ratio in a clinically familiar format (the "ST" value type SHALL NOT be used in this case). See the details and the examples in </w:t>
      </w:r>
      <w:proofErr w:type="gramStart"/>
      <w:r w:rsidRPr="001F42D3">
        <w:t xml:space="preserve">the </w:t>
      </w:r>
      <w:r w:rsidR="006D613E" w:rsidRPr="001F42D3">
        <w:t>HL7</w:t>
      </w:r>
      <w:proofErr w:type="gramEnd"/>
      <w:r w:rsidR="00995105" w:rsidRPr="001F42D3">
        <w:t xml:space="preserve"> </w:t>
      </w:r>
      <w:r w:rsidRPr="001F42D3">
        <w:t>V2.6 (7.4.2). For an observation that consists of a time measurement (e.g., bleeding time) the TM Value Type is preferred to NM</w:t>
      </w:r>
      <w:r w:rsidR="00A96D37" w:rsidRPr="001F42D3">
        <w:t>,</w:t>
      </w:r>
      <w:r w:rsidRPr="001F42D3">
        <w:t xml:space="preserve"> but this is not made mandatory</w:t>
      </w:r>
      <w:r w:rsidR="002E782A" w:rsidRPr="001F42D3">
        <w:t xml:space="preserve">. </w:t>
      </w:r>
    </w:p>
    <w:p w14:paraId="5BC4140A" w14:textId="77777777" w:rsidR="00B11855" w:rsidRPr="001F42D3" w:rsidRDefault="003D003E" w:rsidP="005C1693">
      <w:pPr>
        <w:pStyle w:val="BodyText"/>
      </w:pPr>
      <w:r w:rsidRPr="001F42D3">
        <w:t>Refer to TF-3 for details of the data types used in the mappings.</w:t>
      </w:r>
    </w:p>
    <w:p w14:paraId="0C41A964" w14:textId="77777777" w:rsidR="00B11855" w:rsidRPr="001F42D3" w:rsidRDefault="003D003E" w:rsidP="005C1693">
      <w:pPr>
        <w:pStyle w:val="BodyText"/>
      </w:pPr>
      <w:r w:rsidRPr="001F42D3">
        <w:rPr>
          <w:b/>
          <w:bCs/>
        </w:rPr>
        <w:t>OBX-3   Observation Identifier</w:t>
      </w:r>
    </w:p>
    <w:p w14:paraId="4E0C0811" w14:textId="336A7071" w:rsidR="00B11855" w:rsidRPr="001F42D3" w:rsidRDefault="003D003E" w:rsidP="005C1693">
      <w:pPr>
        <w:pStyle w:val="BodyText"/>
      </w:pPr>
      <w:r w:rsidRPr="001F42D3">
        <w:t xml:space="preserve">Identifies the type of device providing the related values. This is required if structured device (and if relevant, </w:t>
      </w:r>
      <w:proofErr w:type="spellStart"/>
      <w:r w:rsidRPr="001F42D3">
        <w:t>subdevice</w:t>
      </w:r>
      <w:proofErr w:type="spellEnd"/>
      <w:r w:rsidRPr="001F42D3">
        <w:t xml:space="preserve">) identification is provided in the message. For </w:t>
      </w:r>
      <w:proofErr w:type="gramStart"/>
      <w:r w:rsidRPr="001F42D3">
        <w:t xml:space="preserve">the </w:t>
      </w:r>
      <w:r w:rsidR="007E67D4" w:rsidRPr="001F42D3">
        <w:t>DEV</w:t>
      </w:r>
      <w:proofErr w:type="gramEnd"/>
      <w:r w:rsidR="007E67D4" w:rsidRPr="001F42D3">
        <w:t xml:space="preserve"> TF</w:t>
      </w:r>
      <w:r w:rsidRPr="001F42D3">
        <w:t xml:space="preserve">,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w:t>
      </w:r>
      <w:r w:rsidR="000208A1" w:rsidRPr="001F42D3">
        <w:t>a</w:t>
      </w:r>
      <w:r w:rsidR="00445DDD" w:rsidRPr="001F42D3">
        <w:t xml:space="preserve"> </w:t>
      </w:r>
      <w:r w:rsidRPr="001F42D3">
        <w:t xml:space="preserve">term cannot be found in this way and a matching term is available in LOINC, then the next preference is to use the LOINC term. If LOINC also does not support a term then SNOMED CT or another coding scheme recognized by the </w:t>
      </w:r>
      <w:r w:rsidR="006D613E" w:rsidRPr="001F42D3">
        <w:t>HL7</w:t>
      </w:r>
      <w:r w:rsidR="00995105" w:rsidRPr="001F42D3">
        <w:t xml:space="preserve"> </w:t>
      </w:r>
      <w:r w:rsidRPr="001F42D3">
        <w:t xml:space="preserve">standard takes precedence if a matching term is available. In </w:t>
      </w:r>
      <w:proofErr w:type="gramStart"/>
      <w:r w:rsidRPr="001F42D3">
        <w:t>the cases</w:t>
      </w:r>
      <w:proofErr w:type="gramEnd"/>
      <w:r w:rsidRPr="001F42D3">
        <w:t xml:space="preserve">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1F42D3" w:rsidRDefault="003D003E" w:rsidP="005C1693">
      <w:pPr>
        <w:pStyle w:val="BodyText"/>
      </w:pPr>
      <w:r w:rsidRPr="001F42D3">
        <w:t xml:space="preserve">In </w:t>
      </w:r>
      <w:proofErr w:type="gramStart"/>
      <w:r w:rsidRPr="001F42D3">
        <w:t>the</w:t>
      </w:r>
      <w:proofErr w:type="gramEnd"/>
      <w:r w:rsidRPr="001F42D3">
        <w:t xml:space="preserv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1F42D3" w:rsidRDefault="003D003E" w:rsidP="005C1693">
      <w:pPr>
        <w:pStyle w:val="BodyText"/>
      </w:pPr>
      <w:r w:rsidRPr="001F42D3">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1F42D3" w:rsidRDefault="003D003E" w:rsidP="005C1693">
      <w:pPr>
        <w:pStyle w:val="BodyText"/>
      </w:pPr>
      <w:r w:rsidRPr="001F42D3">
        <w:rPr>
          <w:b/>
          <w:bCs/>
        </w:rPr>
        <w:t>OBX-4   Observation Sub-ID</w:t>
      </w:r>
    </w:p>
    <w:p w14:paraId="1E812827" w14:textId="0722ED92" w:rsidR="0065066B" w:rsidRPr="001F42D3" w:rsidRDefault="003D003E" w:rsidP="005C1693">
      <w:pPr>
        <w:pStyle w:val="BodyText"/>
      </w:pPr>
      <w:r w:rsidRPr="001F42D3">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1F42D3">
        <w:t>s</w:t>
      </w:r>
      <w:r w:rsidRPr="001F42D3">
        <w:t xml:space="preserve">ee Appendix A Mapping ISO/IEEE 11073 Domain Information Model to HL7). </w:t>
      </w:r>
    </w:p>
    <w:p w14:paraId="5BEE119F" w14:textId="397FE664" w:rsidR="00DC78FE" w:rsidRPr="001F42D3" w:rsidRDefault="00800492" w:rsidP="00B34AEB">
      <w:pPr>
        <w:pStyle w:val="Heading3"/>
        <w:numPr>
          <w:ilvl w:val="0"/>
          <w:numId w:val="0"/>
        </w:numPr>
        <w:rPr>
          <w:noProof w:val="0"/>
        </w:rPr>
      </w:pPr>
      <w:bookmarkStart w:id="840" w:name="_Toc181625228"/>
      <w:r w:rsidRPr="001F42D3">
        <w:rPr>
          <w:noProof w:val="0"/>
        </w:rPr>
        <w:lastRenderedPageBreak/>
        <w:t xml:space="preserve">B.8.1 </w:t>
      </w:r>
      <w:r w:rsidR="00DC78FE" w:rsidRPr="001F42D3">
        <w:rPr>
          <w:noProof w:val="0"/>
        </w:rPr>
        <w:t>OBX-4 in a 'flattened' representation of a device</w:t>
      </w:r>
      <w:bookmarkEnd w:id="840"/>
    </w:p>
    <w:p w14:paraId="5726D61B" w14:textId="025BB545" w:rsidR="00892C12" w:rsidRPr="001F42D3" w:rsidRDefault="0065066B" w:rsidP="005C1693">
      <w:pPr>
        <w:pStyle w:val="BodyText"/>
      </w:pPr>
      <w:r w:rsidRPr="001F42D3">
        <w:t xml:space="preserve">A 'map' of the hierarchical structure of the device representation, </w:t>
      </w:r>
      <w:r w:rsidR="00A80B91" w:rsidRPr="001F42D3">
        <w:t>in other words</w:t>
      </w:r>
      <w:r w:rsidRPr="001F42D3">
        <w:t xml:space="preserve"> the device</w:t>
      </w:r>
      <w:r w:rsidR="00A80B91" w:rsidRPr="001F42D3">
        <w:t>'s containment tree can be co</w:t>
      </w:r>
      <w:r w:rsidRPr="001F42D3">
        <w:t xml:space="preserve">nstructed from the set of OBX-4 values in a full observation report </w:t>
      </w:r>
      <w:r w:rsidR="00A80B91" w:rsidRPr="001F42D3">
        <w:t>of all metrics the device produces.</w:t>
      </w:r>
      <w:r w:rsidRPr="001F42D3">
        <w:t xml:space="preserve"> The highest (most inclusive) hierarchical level </w:t>
      </w:r>
      <w:r w:rsidR="00A80B91" w:rsidRPr="001F42D3">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1F42D3">
        <w:t>, and it has an O</w:t>
      </w:r>
      <w:r w:rsidR="00A80B91" w:rsidRPr="001F42D3">
        <w:t>BX-4 value of</w:t>
      </w:r>
      <w:r w:rsidR="006F7F52" w:rsidRPr="001F42D3">
        <w:t xml:space="preserve"> &lt;n&gt;.</w:t>
      </w:r>
      <w:r w:rsidR="00A80B91" w:rsidRPr="001F42D3">
        <w:t>0.0.</w:t>
      </w:r>
      <w:r w:rsidR="006F7F52" w:rsidRPr="001F42D3">
        <w:t>&lt;m&gt;, where</w:t>
      </w:r>
      <w:r w:rsidR="00892C12" w:rsidRPr="001F42D3">
        <w:t xml:space="preserve"> &lt;</w:t>
      </w:r>
      <w:r w:rsidR="00DD3513" w:rsidRPr="001F42D3">
        <w:t>n</w:t>
      </w:r>
      <w:r w:rsidR="00892C12" w:rsidRPr="001F42D3">
        <w:t xml:space="preserve">&gt; is the unsigned number chosen to identify the MDS (for simplicity, our examples will use 1 to identify the </w:t>
      </w:r>
      <w:r w:rsidR="0028379E" w:rsidRPr="001F42D3">
        <w:t>first or</w:t>
      </w:r>
      <w:r w:rsidR="00892C12" w:rsidRPr="001F42D3">
        <w:t xml:space="preserve"> sole MDS</w:t>
      </w:r>
      <w:r w:rsidR="00DD3513" w:rsidRPr="001F42D3">
        <w:t>, but other numbers may be applied</w:t>
      </w:r>
      <w:r w:rsidR="00892C12" w:rsidRPr="001F42D3">
        <w:t>), and</w:t>
      </w:r>
      <w:r w:rsidR="006F7F52" w:rsidRPr="001F42D3">
        <w:t xml:space="preserve"> the </w:t>
      </w:r>
      <w:r w:rsidR="00892C12" w:rsidRPr="001F42D3">
        <w:t>unsigned number</w:t>
      </w:r>
      <w:r w:rsidR="006F7F52" w:rsidRPr="001F42D3">
        <w:t xml:space="preserve"> &lt;</w:t>
      </w:r>
      <w:r w:rsidR="00DD3513" w:rsidRPr="001F42D3">
        <w:t>m</w:t>
      </w:r>
      <w:r w:rsidR="006F7F52" w:rsidRPr="001F42D3">
        <w:t>&gt;</w:t>
      </w:r>
      <w:r w:rsidR="00892C12" w:rsidRPr="001F42D3">
        <w:t>identifies the particular metric, and must be different for each metric</w:t>
      </w:r>
      <w:r w:rsidR="00A80B91" w:rsidRPr="001F42D3">
        <w:t xml:space="preserve">. </w:t>
      </w:r>
      <w:r w:rsidR="00DC78FE" w:rsidRPr="001F42D3">
        <w:t>The flattened representation has only one device-related OBX segment, the one representing the MDS.</w:t>
      </w:r>
    </w:p>
    <w:p w14:paraId="07F09F61" w14:textId="7787F16F" w:rsidR="00DC78FE" w:rsidRPr="001F42D3" w:rsidRDefault="00800492" w:rsidP="00B34AEB">
      <w:pPr>
        <w:pStyle w:val="Heading3"/>
        <w:numPr>
          <w:ilvl w:val="0"/>
          <w:numId w:val="0"/>
        </w:numPr>
        <w:rPr>
          <w:noProof w:val="0"/>
        </w:rPr>
      </w:pPr>
      <w:bookmarkStart w:id="841" w:name="_Toc181625229"/>
      <w:r w:rsidRPr="001F42D3">
        <w:rPr>
          <w:noProof w:val="0"/>
        </w:rPr>
        <w:t xml:space="preserve">B.8.2 </w:t>
      </w:r>
      <w:r w:rsidR="00DC78FE" w:rsidRPr="001F42D3">
        <w:rPr>
          <w:noProof w:val="0"/>
        </w:rPr>
        <w:t>OBX-4 in a hierarchical representation of a device</w:t>
      </w:r>
      <w:bookmarkEnd w:id="841"/>
    </w:p>
    <w:p w14:paraId="351F1059" w14:textId="77777777" w:rsidR="00DD3513" w:rsidRPr="001F42D3" w:rsidRDefault="009629BD" w:rsidP="00C10546">
      <w:pPr>
        <w:pStyle w:val="BodyText"/>
      </w:pPr>
      <w:r w:rsidRPr="001F42D3">
        <w:t xml:space="preserve">Examples of the </w:t>
      </w:r>
      <w:r w:rsidR="00892C12" w:rsidRPr="001F42D3">
        <w:t>disadvantages of the flattened representation are that</w:t>
      </w:r>
      <w:r w:rsidR="00DD3513" w:rsidRPr="001F42D3">
        <w:t>:</w:t>
      </w:r>
    </w:p>
    <w:p w14:paraId="03C30472" w14:textId="77777777" w:rsidR="009629BD" w:rsidRPr="001F42D3" w:rsidRDefault="00DD3513" w:rsidP="00C10546">
      <w:pPr>
        <w:pStyle w:val="BodyText"/>
      </w:pPr>
      <w:r w:rsidRPr="001F42D3">
        <w:t>I</w:t>
      </w:r>
      <w:r w:rsidR="00892C12" w:rsidRPr="001F42D3">
        <w:t xml:space="preserve">t doesn't allow making the </w:t>
      </w:r>
      <w:proofErr w:type="gramStart"/>
      <w:r w:rsidR="00DC78FE" w:rsidRPr="001F42D3">
        <w:t xml:space="preserve">sometimes </w:t>
      </w:r>
      <w:r w:rsidR="00892C12" w:rsidRPr="001F42D3">
        <w:t>vital</w:t>
      </w:r>
      <w:proofErr w:type="gramEnd"/>
      <w:r w:rsidR="00892C12" w:rsidRPr="001F42D3">
        <w:t xml:space="preserve"> distinction between channels in an infusion pump</w:t>
      </w:r>
      <w:r w:rsidR="009629BD" w:rsidRPr="001F42D3">
        <w:t>.</w:t>
      </w:r>
    </w:p>
    <w:p w14:paraId="6B8E4248" w14:textId="77777777" w:rsidR="009629BD" w:rsidRPr="001F42D3" w:rsidRDefault="009629BD" w:rsidP="005C1693">
      <w:pPr>
        <w:pStyle w:val="ListBullet2"/>
      </w:pPr>
      <w:r w:rsidRPr="001F42D3">
        <w:t>I</w:t>
      </w:r>
      <w:r w:rsidR="002E102A" w:rsidRPr="001F42D3">
        <w:t>t</w:t>
      </w:r>
      <w:r w:rsidRPr="001F42D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1F42D3" w:rsidRDefault="009629BD" w:rsidP="005C1693">
      <w:pPr>
        <w:pStyle w:val="ListBullet2"/>
      </w:pPr>
      <w:r w:rsidRPr="001F42D3">
        <w:t>I</w:t>
      </w:r>
      <w:r w:rsidR="007436FF" w:rsidRPr="001F42D3">
        <w:t xml:space="preserve">t doesn't allow for the </w:t>
      </w:r>
      <w:r w:rsidRPr="001F42D3">
        <w:t xml:space="preserve">logical </w:t>
      </w:r>
      <w:r w:rsidR="007436FF" w:rsidRPr="001F42D3">
        <w:t xml:space="preserve">representation </w:t>
      </w:r>
      <w:r w:rsidR="002E102A" w:rsidRPr="001F42D3">
        <w:t>of</w:t>
      </w:r>
      <w:r w:rsidRPr="001F42D3">
        <w:t xml:space="preserve"> </w:t>
      </w:r>
      <w:r w:rsidR="007436FF" w:rsidRPr="001F42D3">
        <w:t xml:space="preserve">VMDs </w:t>
      </w:r>
      <w:r w:rsidRPr="001F42D3">
        <w:t xml:space="preserve">for a </w:t>
      </w:r>
      <w:r w:rsidR="00DD3513" w:rsidRPr="001F42D3">
        <w:t xml:space="preserve">subsystem module of a </w:t>
      </w:r>
      <w:r w:rsidR="007436FF" w:rsidRPr="001F42D3">
        <w:t>modular device</w:t>
      </w:r>
      <w:r w:rsidRPr="001F42D3">
        <w:t>,</w:t>
      </w:r>
      <w:r w:rsidR="007436FF" w:rsidRPr="001F42D3">
        <w:t xml:space="preserve"> which in turn allows for the traceability of a measure</w:t>
      </w:r>
      <w:r w:rsidRPr="001F42D3">
        <w:t>ment to a particular module. It also allows</w:t>
      </w:r>
      <w:r w:rsidR="00DD3513" w:rsidRPr="001F42D3">
        <w:t xml:space="preserve"> </w:t>
      </w:r>
      <w:r w:rsidR="007436FF" w:rsidRPr="001F42D3">
        <w:t xml:space="preserve">giving information about the module itself such as its </w:t>
      </w:r>
      <w:r w:rsidRPr="001F42D3">
        <w:t>serial number</w:t>
      </w:r>
      <w:r w:rsidR="007436FF" w:rsidRPr="001F42D3">
        <w:t xml:space="preserve">. </w:t>
      </w:r>
    </w:p>
    <w:p w14:paraId="3160782B" w14:textId="77777777" w:rsidR="0065066B" w:rsidRPr="001F42D3" w:rsidRDefault="00A80B91" w:rsidP="00C10546">
      <w:pPr>
        <w:pStyle w:val="BodyText"/>
      </w:pPr>
      <w:r w:rsidRPr="001F42D3">
        <w:t>In a full hierarchical representation</w:t>
      </w:r>
      <w:r w:rsidR="007436FF" w:rsidRPr="001F42D3">
        <w:t xml:space="preserve"> these </w:t>
      </w:r>
      <w:r w:rsidR="00DD3513" w:rsidRPr="001F42D3">
        <w:t>limitations are removed</w:t>
      </w:r>
      <w:r w:rsidR="007436FF" w:rsidRPr="001F42D3">
        <w:t xml:space="preserve"> because</w:t>
      </w:r>
      <w:r w:rsidRPr="001F42D3">
        <w:t xml:space="preserve"> the metrics are represented as belonging </w:t>
      </w:r>
      <w:r w:rsidR="00DD3513" w:rsidRPr="001F42D3">
        <w:t xml:space="preserve">not only to a particular MDS, but also </w:t>
      </w:r>
      <w:r w:rsidRPr="001F42D3">
        <w:t>to a particular VMD, and, when desired, as belonging to a particular channel</w:t>
      </w:r>
      <w:r w:rsidR="009629BD" w:rsidRPr="001F42D3">
        <w:t>, and each one of higher-level entities has a device-related OBX segment identifying it, which can be correlated with the OBX-4 values in the OBX segments of the metrics it produces.</w:t>
      </w:r>
    </w:p>
    <w:p w14:paraId="5CEEDA64" w14:textId="2B22198E" w:rsidR="0065066B" w:rsidRPr="001F42D3" w:rsidRDefault="0065066B" w:rsidP="00C10546">
      <w:pPr>
        <w:pStyle w:val="BodyText"/>
      </w:pPr>
      <w:r w:rsidRPr="001F42D3">
        <w:t xml:space="preserve">The implementer of a Device Observation Reporter may choose the hierarchical representation for a particular device, </w:t>
      </w:r>
      <w:proofErr w:type="gramStart"/>
      <w:r w:rsidR="00A86910" w:rsidRPr="001F42D3">
        <w:t>simplifying</w:t>
      </w:r>
      <w:proofErr w:type="gramEnd"/>
      <w:r w:rsidR="00A86910" w:rsidRPr="001F42D3">
        <w:t xml:space="preserve"> to a flattened representation if it meets the needs of the use case. </w:t>
      </w:r>
      <w:r w:rsidR="00F47093" w:rsidRPr="001F42D3">
        <w:t>When</w:t>
      </w:r>
      <w:r w:rsidRPr="001F42D3">
        <w:t xml:space="preserve"> a content model is specified for the class of device in Volume 3 of the </w:t>
      </w:r>
      <w:r w:rsidR="006E73C1" w:rsidRPr="001F42D3">
        <w:t>IHE Devices Technical Framework</w:t>
      </w:r>
      <w:r w:rsidRPr="001F42D3">
        <w:t>, the model should be used as the basis for the representation.</w:t>
      </w:r>
    </w:p>
    <w:p w14:paraId="523D2730" w14:textId="0F4C07E9" w:rsidR="00DC78FE" w:rsidRPr="001F42D3" w:rsidRDefault="00800492" w:rsidP="00B34AEB">
      <w:pPr>
        <w:pStyle w:val="Heading3"/>
        <w:numPr>
          <w:ilvl w:val="0"/>
          <w:numId w:val="0"/>
        </w:numPr>
        <w:rPr>
          <w:noProof w:val="0"/>
        </w:rPr>
      </w:pPr>
      <w:bookmarkStart w:id="842" w:name="_Toc181625230"/>
      <w:r w:rsidRPr="001F42D3">
        <w:rPr>
          <w:noProof w:val="0"/>
        </w:rPr>
        <w:t xml:space="preserve">B.8.3 </w:t>
      </w:r>
      <w:r w:rsidR="00DC78FE" w:rsidRPr="001F42D3">
        <w:rPr>
          <w:noProof w:val="0"/>
        </w:rPr>
        <w:t xml:space="preserve">'Device-related' and 'metric-related' OBX segments </w:t>
      </w:r>
      <w:r w:rsidR="00761B9B" w:rsidRPr="001F42D3">
        <w:rPr>
          <w:noProof w:val="0"/>
        </w:rPr>
        <w:t xml:space="preserve">in hierarchy </w:t>
      </w:r>
      <w:r w:rsidR="00DC78FE" w:rsidRPr="001F42D3">
        <w:rPr>
          <w:noProof w:val="0"/>
        </w:rPr>
        <w:t>are tied together by their OBX-4 values</w:t>
      </w:r>
      <w:bookmarkEnd w:id="842"/>
    </w:p>
    <w:p w14:paraId="0F1535C1" w14:textId="3A14C67A" w:rsidR="00B15BAF" w:rsidRPr="001F42D3" w:rsidRDefault="007436FF" w:rsidP="00C10546">
      <w:pPr>
        <w:pStyle w:val="BodyText"/>
      </w:pPr>
      <w:r w:rsidRPr="001F42D3">
        <w:t>The MDS, and any VMD and channels included in the models, shall each be represented by a 'device-related' OBX which gives OBX-3 the MDC code for the kind of MDS, VMD, or channel that it is.</w:t>
      </w:r>
      <w:r w:rsidR="00DF4204" w:rsidRPr="001F42D3">
        <w:t xml:space="preserve"> </w:t>
      </w:r>
      <w:r w:rsidRPr="001F42D3">
        <w:t>The set of device-related OBX segments</w:t>
      </w:r>
      <w:r w:rsidR="003D003E" w:rsidRPr="001F42D3">
        <w:t xml:space="preserve"> </w:t>
      </w:r>
      <w:r w:rsidR="00B40084" w:rsidRPr="001F42D3">
        <w:t>show the hierarchical structure or containment tree of the device</w:t>
      </w:r>
      <w:r w:rsidR="003D003E" w:rsidRPr="001F42D3">
        <w:t>. For metric related data</w:t>
      </w:r>
      <w:r w:rsidR="0028379E" w:rsidRPr="001F42D3">
        <w:t>,</w:t>
      </w:r>
      <w:r w:rsidR="003D003E" w:rsidRPr="001F42D3">
        <w:t xml:space="preserve"> this field is used</w:t>
      </w:r>
      <w:r w:rsidR="00B40084" w:rsidRPr="001F42D3">
        <w:t xml:space="preserve"> to associate metrics </w:t>
      </w:r>
      <w:proofErr w:type="gramStart"/>
      <w:r w:rsidR="00B40084" w:rsidRPr="001F42D3">
        <w:t>to</w:t>
      </w:r>
      <w:proofErr w:type="gramEnd"/>
      <w:r w:rsidR="00B40084" w:rsidRPr="001F42D3">
        <w:t xml:space="preserve"> MDS and </w:t>
      </w:r>
      <w:r w:rsidR="00B40084" w:rsidRPr="001F42D3">
        <w:lastRenderedPageBreak/>
        <w:t>potentially VMD and channel</w:t>
      </w:r>
      <w:r w:rsidR="003D003E" w:rsidRPr="001F42D3">
        <w:t xml:space="preserve"> hierarchically, and to each other. The dotted notation provided for in </w:t>
      </w:r>
      <w:r w:rsidR="006D613E" w:rsidRPr="001F42D3">
        <w:t>HL7</w:t>
      </w:r>
      <w:r w:rsidR="00995105" w:rsidRPr="001F42D3">
        <w:t xml:space="preserve"> </w:t>
      </w:r>
      <w:r w:rsidR="003D003E" w:rsidRPr="001F42D3">
        <w:t xml:space="preserve">Ch7, 7.4.2.4, Fig 4 shall be used as follows: &lt;MDS&gt;.&lt;VMD&gt;.&lt;Channel&gt;.&lt;Metric&gt; [.FACET [.SUBFACET]], where the optional facet and </w:t>
      </w:r>
      <w:proofErr w:type="spellStart"/>
      <w:r w:rsidR="003D003E" w:rsidRPr="001F42D3">
        <w:t>subfacet</w:t>
      </w:r>
      <w:proofErr w:type="spellEnd"/>
      <w:r w:rsidR="003D003E" w:rsidRPr="001F42D3">
        <w:t xml:space="preserve"> entries are used only when specified for a particular profile, and distinguish multiple information items related to the same metric according to a specific scheme documented with the particular profile. </w:t>
      </w:r>
    </w:p>
    <w:p w14:paraId="3BBBF45F" w14:textId="6A4D3DEE" w:rsidR="00B11855" w:rsidRPr="001F42D3" w:rsidRDefault="003D003E" w:rsidP="00C10546">
      <w:pPr>
        <w:pStyle w:val="BodyText"/>
      </w:pPr>
      <w:r w:rsidRPr="001F42D3">
        <w:t xml:space="preserve">For device related </w:t>
      </w:r>
      <w:r w:rsidR="00B15BAF" w:rsidRPr="001F42D3">
        <w:t>OBX segments</w:t>
      </w:r>
      <w:r w:rsidRPr="001F42D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1F42D3">
        <w:t>setting</w:t>
      </w:r>
      <w:r w:rsidR="00A4475D" w:rsidRPr="001F42D3">
        <w:t xml:space="preserve"> them to zero. </w:t>
      </w:r>
      <w:r w:rsidRPr="001F42D3">
        <w:t xml:space="preserve">So, for information relating to the first MDS, OBX-4 should be 1.0.0.0. Receiving systems shall recognize from such trailing zeros in OBX-4 </w:t>
      </w:r>
      <w:r w:rsidR="00CE6ED0" w:rsidRPr="001F42D3">
        <w:t>that</w:t>
      </w:r>
      <w:r w:rsidRPr="001F42D3">
        <w:t xml:space="preserve"> the </w:t>
      </w:r>
      <w:r w:rsidR="00CE6ED0" w:rsidRPr="001F42D3">
        <w:t>segment is device-related</w:t>
      </w:r>
      <w:r w:rsidR="00247A61" w:rsidRPr="001F42D3">
        <w:t>,</w:t>
      </w:r>
      <w:r w:rsidR="00CE6ED0" w:rsidRPr="001F42D3">
        <w:t xml:space="preserve"> and the </w:t>
      </w:r>
      <w:r w:rsidRPr="001F42D3">
        <w:t>information applies to an MDS, VMD, or channel rather than a metric.</w:t>
      </w:r>
    </w:p>
    <w:p w14:paraId="349AB063" w14:textId="77777777" w:rsidR="00B11855" w:rsidRPr="001F42D3" w:rsidRDefault="003D003E" w:rsidP="00C10546">
      <w:pPr>
        <w:pStyle w:val="BodyText"/>
      </w:pPr>
      <w:r w:rsidRPr="001F42D3">
        <w:t xml:space="preserve">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w:t>
      </w:r>
      <w:proofErr w:type="gramStart"/>
      <w:r w:rsidRPr="001F42D3">
        <w:t>set grouped</w:t>
      </w:r>
      <w:proofErr w:type="gramEnd"/>
      <w:r w:rsidRPr="001F42D3">
        <w:t xml:space="preserve"> within the scope of an OBR segment must have a distinct value of OBX-4).</w:t>
      </w:r>
    </w:p>
    <w:p w14:paraId="2D6D9192" w14:textId="22040577" w:rsidR="003962DD" w:rsidRPr="001F42D3" w:rsidRDefault="003962DD" w:rsidP="00C10546">
      <w:pPr>
        <w:pStyle w:val="BodyText"/>
      </w:pPr>
      <w:r w:rsidRPr="001F42D3">
        <w:t>The OBX-4 Sub-ID is not normative for a given metric (identified in OBX-3)</w:t>
      </w:r>
      <w:r w:rsidR="00CA3A2C" w:rsidRPr="001F42D3">
        <w:t xml:space="preserve">. </w:t>
      </w:r>
      <w:r w:rsidRPr="001F42D3">
        <w:t xml:space="preserve">For example, an OBX-4 of 1.2.3.4 is not fixed to “heart rate.” If a parameter is included in multiple places within a containment (i.e., OBX-3 has the same value), the OBX-4 Sub-ID </w:t>
      </w:r>
      <w:r w:rsidR="00B15BAF" w:rsidRPr="001F42D3">
        <w:t xml:space="preserve">for each place </w:t>
      </w:r>
      <w:r w:rsidRPr="001F42D3">
        <w:t>will be unique</w:t>
      </w:r>
      <w:r w:rsidR="00CE6ED0" w:rsidRPr="001F42D3">
        <w:t xml:space="preserve">, </w:t>
      </w:r>
      <w:r w:rsidR="00DF4204" w:rsidRPr="001F42D3">
        <w:t>distinguishing</w:t>
      </w:r>
      <w:r w:rsidRPr="001F42D3">
        <w:t xml:space="preserve"> each instance</w:t>
      </w:r>
      <w:r w:rsidR="00CA3A2C" w:rsidRPr="001F42D3">
        <w:t xml:space="preserve">. </w:t>
      </w:r>
      <w:r w:rsidRPr="001F42D3">
        <w:t>Different systems may generate different OBX-4 identifiers for the same metric – the only requirement is that the OBX-4 uniquely identifies each instance of a metric within a containment</w:t>
      </w:r>
      <w:r w:rsidR="00CA3A2C" w:rsidRPr="001F42D3">
        <w:t xml:space="preserve">. </w:t>
      </w:r>
    </w:p>
    <w:p w14:paraId="5F764C14" w14:textId="77777777" w:rsidR="00B11855" w:rsidRPr="001F42D3" w:rsidRDefault="00B15BAF" w:rsidP="00C10546">
      <w:pPr>
        <w:pStyle w:val="BodyText"/>
      </w:pPr>
      <w:r w:rsidRPr="001F42D3">
        <w:t>In the OBX-4 field of a metric OBX, t</w:t>
      </w:r>
      <w:r w:rsidR="003D003E" w:rsidRPr="001F42D3">
        <w:t>he special value ‘0’ implies an ‘anonymous’ placeholder for the corresponding position in the containment hierarchy</w:t>
      </w:r>
      <w:r w:rsidRPr="001F42D3">
        <w:t>. This would be used for</w:t>
      </w:r>
      <w:r w:rsidR="003D003E" w:rsidRPr="001F42D3">
        <w:t xml:space="preserve"> an unspecified VMD and/or CHAN</w:t>
      </w:r>
      <w:r w:rsidRPr="001F42D3">
        <w:t xml:space="preserve"> (but note that </w:t>
      </w:r>
      <w:r w:rsidR="003D003E" w:rsidRPr="001F42D3">
        <w:t xml:space="preserve">when the '0' is part of a sequence of trailing '0' entries signifying that the dotted notation identifies data related to an MDS, VMD, or channel rather than a metric </w:t>
      </w:r>
      <w:r w:rsidRPr="001F42D3">
        <w:t>as described above</w:t>
      </w:r>
      <w:r w:rsidR="003D003E" w:rsidRPr="001F42D3">
        <w:t>).</w:t>
      </w:r>
    </w:p>
    <w:p w14:paraId="58518464" w14:textId="77777777" w:rsidR="00B11855" w:rsidRPr="001F42D3" w:rsidRDefault="003D003E" w:rsidP="00C10546">
      <w:pPr>
        <w:pStyle w:val="BodyText"/>
      </w:pPr>
      <w:r w:rsidRPr="001F42D3">
        <w:t xml:space="preserve">IEEE 11073-20601 for Personal Health Devices </w:t>
      </w:r>
      <w:r w:rsidR="00C93762" w:rsidRPr="001F42D3">
        <w:t xml:space="preserve">uses a 'flattened' device representation and thus </w:t>
      </w:r>
      <w:r w:rsidRPr="001F42D3">
        <w:t>does not use the VMD</w:t>
      </w:r>
      <w:r w:rsidR="00C93762" w:rsidRPr="001F42D3">
        <w:t xml:space="preserve"> or CHAN levels, </w:t>
      </w:r>
      <w:r w:rsidR="00B15BAF" w:rsidRPr="001F42D3">
        <w:t xml:space="preserve">so these levels will be '0', consistent with the rule just given. For example, an OBX-4 value of </w:t>
      </w:r>
      <w:r w:rsidR="00C93762" w:rsidRPr="001F42D3">
        <w:t>1.0.0.1 c</w:t>
      </w:r>
      <w:r w:rsidRPr="001F42D3">
        <w:t>ould be used</w:t>
      </w:r>
      <w:r w:rsidR="00C93762" w:rsidRPr="001F42D3">
        <w:t xml:space="preserve">, </w:t>
      </w:r>
      <w:r w:rsidRPr="001F42D3">
        <w:t>for the observation hierarchy MDC_DEV_SPEC_PROFILE_ PULS_OX</w:t>
      </w:r>
      <w:r w:rsidR="00B15BAF" w:rsidRPr="001F42D3">
        <w:t>IM/&lt;no VMD&gt;/&lt;No channel&gt;/</w:t>
      </w:r>
      <w:r w:rsidRPr="001F42D3">
        <w:t>MDC_PULS_OXIM_PULS_RATE.</w:t>
      </w:r>
    </w:p>
    <w:p w14:paraId="4A50C419" w14:textId="77777777" w:rsidR="00B11855" w:rsidRPr="001F42D3" w:rsidRDefault="003D003E" w:rsidP="00C10546">
      <w:pPr>
        <w:pStyle w:val="BodyText"/>
      </w:pPr>
      <w:r w:rsidRPr="001F42D3">
        <w:t xml:space="preserve">The values of the 'dotted notations' of the OBX segments associated with a particular OBR (forming an ORDER_OBSERVATION segment group) establish a nested hierarchical arrangement representing the containment of </w:t>
      </w:r>
      <w:proofErr w:type="gramStart"/>
      <w:r w:rsidRPr="001F42D3">
        <w:t>lower-level</w:t>
      </w:r>
      <w:proofErr w:type="gramEnd"/>
      <w:r w:rsidRPr="001F42D3">
        <w:t xml:space="preserve"> within higher-level construc</w:t>
      </w:r>
      <w:r w:rsidR="00DF4204" w:rsidRPr="001F42D3">
        <w:t>ts (for example, all metric OBX</w:t>
      </w:r>
      <w:r w:rsidRPr="001F42D3">
        <w:t>s with a dotted notation beginning with '1.2' belong to the second VMD of the first MDS). This is exploited to support a form of inheritance for time stamps (see Section B.7.2 Time Stamps and Time Synchronization) so that, for example, a time stamp given in OBX-</w:t>
      </w:r>
      <w:r w:rsidRPr="001F42D3">
        <w:lastRenderedPageBreak/>
        <w:t>14 at the channel level applies to all metrics contained within that channel unless overridden by a time stamp in OBX-14 in the metric itself.</w:t>
      </w:r>
    </w:p>
    <w:p w14:paraId="177FCFC5" w14:textId="77777777" w:rsidR="00CE6ED0" w:rsidRPr="001F42D3" w:rsidRDefault="00761B9B" w:rsidP="00C10546">
      <w:pPr>
        <w:pStyle w:val="BodyText"/>
      </w:pPr>
      <w:r w:rsidRPr="001F42D3">
        <w:rPr>
          <w:b/>
        </w:rPr>
        <w:t>Expected future usage, not supported in current version of the Technical Framework</w:t>
      </w:r>
      <w:r w:rsidRPr="001F42D3">
        <w:t xml:space="preserve">: </w:t>
      </w:r>
      <w:r w:rsidR="00CE6ED0" w:rsidRPr="001F42D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1F42D3">
        <w:t xml:space="preserve"> </w:t>
      </w:r>
      <w:r w:rsidR="00CE6ED0" w:rsidRPr="001F42D3">
        <w:t>a non-zero facet number</w:t>
      </w:r>
      <w:r w:rsidR="00C93762" w:rsidRPr="001F42D3">
        <w:t xml:space="preserve">. Multiple attributes of this </w:t>
      </w:r>
      <w:proofErr w:type="gramStart"/>
      <w:r w:rsidR="00C93762" w:rsidRPr="001F42D3">
        <w:t>kind shall</w:t>
      </w:r>
      <w:proofErr w:type="gramEnd"/>
      <w:r w:rsidR="00C93762" w:rsidRPr="001F42D3">
        <w:t xml:space="preserve"> have distinct facet numbers.</w:t>
      </w:r>
    </w:p>
    <w:p w14:paraId="1D52867F" w14:textId="794662BE" w:rsidR="00A34843" w:rsidRPr="001F42D3" w:rsidRDefault="00800492" w:rsidP="00B34AEB">
      <w:pPr>
        <w:pStyle w:val="Heading3"/>
        <w:numPr>
          <w:ilvl w:val="0"/>
          <w:numId w:val="0"/>
        </w:numPr>
        <w:rPr>
          <w:noProof w:val="0"/>
        </w:rPr>
      </w:pPr>
      <w:bookmarkStart w:id="843" w:name="_Toc181625231"/>
      <w:r w:rsidRPr="001F42D3">
        <w:rPr>
          <w:noProof w:val="0"/>
        </w:rPr>
        <w:t xml:space="preserve">B.8.4 </w:t>
      </w:r>
      <w:r w:rsidR="00A34843" w:rsidRPr="001F42D3">
        <w:rPr>
          <w:noProof w:val="0"/>
        </w:rPr>
        <w:t>Dictionary ordering of 'device-related' and 'metric-related' OBX segments</w:t>
      </w:r>
      <w:bookmarkEnd w:id="843"/>
    </w:p>
    <w:p w14:paraId="01FE6605" w14:textId="77777777" w:rsidR="00B11855" w:rsidRPr="001F42D3" w:rsidRDefault="003D003E" w:rsidP="00C10546">
      <w:pPr>
        <w:pStyle w:val="BodyText"/>
      </w:pPr>
      <w:r w:rsidRPr="001F42D3">
        <w:t>To facilitate processing and use of this containment hierarchy, OBX segments should be arranged in "dictionary order" of dotted notations</w:t>
      </w:r>
      <w:r w:rsidR="00A34843" w:rsidRPr="001F42D3">
        <w:t xml:space="preserve">. This implies that, although numbers assigned to MDS, VMD, and channels need not </w:t>
      </w:r>
      <w:proofErr w:type="gramStart"/>
      <w:r w:rsidR="00A34843" w:rsidRPr="001F42D3">
        <w:t>constrained</w:t>
      </w:r>
      <w:proofErr w:type="gramEnd"/>
      <w:r w:rsidR="00A34843" w:rsidRPr="001F42D3">
        <w:t xml:space="preserve"> to start at one and step upward by one (although for simplicity the examples in this document will </w:t>
      </w:r>
      <w:r w:rsidR="007A6B87" w:rsidRPr="001F42D3">
        <w:t xml:space="preserve">usually </w:t>
      </w:r>
      <w:r w:rsidR="00A34843" w:rsidRPr="001F42D3">
        <w:t>do so)</w:t>
      </w:r>
      <w:r w:rsidRPr="001F42D3">
        <w:t xml:space="preserve">, </w:t>
      </w:r>
      <w:r w:rsidR="00A34843" w:rsidRPr="001F42D3">
        <w:t>the magnitude of the numbers are significant as they will be used as the basis of sorting. Dict</w:t>
      </w:r>
      <w:r w:rsidR="00C93762" w:rsidRPr="001F42D3">
        <w:t>i</w:t>
      </w:r>
      <w:r w:rsidR="00A34843" w:rsidRPr="001F42D3">
        <w:t>onary order means</w:t>
      </w:r>
      <w:r w:rsidRPr="001F42D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1F42D3">
        <w:t xml:space="preserve">first </w:t>
      </w:r>
      <w:r w:rsidRPr="001F42D3">
        <w:t xml:space="preserve">VMD should be placed before those belonging to the second, and so </w:t>
      </w:r>
      <w:r w:rsidR="007A6B87" w:rsidRPr="001F42D3">
        <w:t>on</w:t>
      </w:r>
      <w:r w:rsidRPr="001F42D3">
        <w:t xml:space="preserve">. This scheme may be used for '0' values in any position simply by inserting them in the sort order before '1' values (simple numeric sort within dot position). Note that this is not a simple string sort, because of the possibility that the numbers </w:t>
      </w:r>
      <w:proofErr w:type="gramStart"/>
      <w:r w:rsidRPr="001F42D3">
        <w:t>in</w:t>
      </w:r>
      <w:proofErr w:type="gramEnd"/>
      <w:r w:rsidRPr="001F42D3">
        <w:t xml:space="preserve"> a particular level may be more than a single digit long (e.g., 1.11.2.3). </w:t>
      </w:r>
    </w:p>
    <w:p w14:paraId="179C83EB" w14:textId="77777777" w:rsidR="00B11855" w:rsidRPr="001F42D3" w:rsidRDefault="003D003E" w:rsidP="00C10546">
      <w:pPr>
        <w:pStyle w:val="BodyText"/>
      </w:pPr>
      <w:r w:rsidRPr="001F42D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1F42D3">
        <w:t xml:space="preserve">In programming terms, this is </w:t>
      </w:r>
      <w:r w:rsidRPr="001F42D3">
        <w:t>a depth-first traversal of the 11073 “containment tree” of the objects in the device).</w:t>
      </w:r>
    </w:p>
    <w:p w14:paraId="6A7D8764" w14:textId="77777777" w:rsidR="002F16E3" w:rsidRPr="001F42D3" w:rsidRDefault="002F16E3" w:rsidP="00C10546">
      <w:pPr>
        <w:pStyle w:val="BodyText"/>
      </w:pPr>
      <w:r w:rsidRPr="001F42D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1F42D3" w:rsidRDefault="00E13F58" w:rsidP="005C1693">
      <w:pPr>
        <w:pStyle w:val="ListNumber2"/>
        <w:numPr>
          <w:ilvl w:val="0"/>
          <w:numId w:val="17"/>
        </w:numPr>
      </w:pPr>
      <w:r w:rsidRPr="001F42D3">
        <w:t>Each OBX segment has a distinct OBX-4 value</w:t>
      </w:r>
      <w:r w:rsidR="00CB0A15" w:rsidRPr="001F42D3">
        <w:t xml:space="preserve"> and no</w:t>
      </w:r>
      <w:r w:rsidR="00F47093" w:rsidRPr="001F42D3">
        <w:t xml:space="preserve"> device or metric OBX segment is repeated</w:t>
      </w:r>
      <w:r w:rsidR="00CB0A15" w:rsidRPr="001F42D3">
        <w:t xml:space="preserve"> within an ORDER_OBSERVATION segment group (that is, under one OBR segment)</w:t>
      </w:r>
      <w:r w:rsidRPr="001F42D3">
        <w:t>.</w:t>
      </w:r>
    </w:p>
    <w:p w14:paraId="1CF0C976" w14:textId="77777777" w:rsidR="00CB0A15" w:rsidRPr="001F42D3" w:rsidRDefault="00CB0A15" w:rsidP="005C1693">
      <w:pPr>
        <w:pStyle w:val="ListNumber2"/>
      </w:pPr>
      <w:r w:rsidRPr="001F42D3">
        <w:lastRenderedPageBreak/>
        <w:t xml:space="preserve">A distinct value for an OBX-4 component of an OBX-4 value implies that the corresponding element (MDS, VMD, Channel, Metric) is distinct, and the same value of a component always implies the same corresponding </w:t>
      </w:r>
      <w:r w:rsidR="00F47093" w:rsidRPr="001F42D3">
        <w:t>entity</w:t>
      </w:r>
      <w:r w:rsidRPr="001F42D3">
        <w:t xml:space="preserve"> in all OBX segments.</w:t>
      </w:r>
    </w:p>
    <w:p w14:paraId="5C6D786D" w14:textId="77777777" w:rsidR="002F16E3" w:rsidRPr="001F42D3" w:rsidRDefault="002F16E3" w:rsidP="005C1693">
      <w:pPr>
        <w:pStyle w:val="ListNumber2"/>
      </w:pPr>
      <w:r w:rsidRPr="001F42D3">
        <w:t xml:space="preserve">The </w:t>
      </w:r>
      <w:r w:rsidR="00E13F58" w:rsidRPr="001F42D3">
        <w:t xml:space="preserve">sequences of MDS, VMD, Channel, and Metric </w:t>
      </w:r>
      <w:r w:rsidRPr="001F42D3">
        <w:t>numbers</w:t>
      </w:r>
      <w:r w:rsidR="00E13F58" w:rsidRPr="001F42D3">
        <w:t xml:space="preserve"> in the OBX-4 value</w:t>
      </w:r>
      <w:r w:rsidRPr="001F42D3">
        <w:t xml:space="preserve"> </w:t>
      </w:r>
      <w:r w:rsidR="00E13F58" w:rsidRPr="001F42D3">
        <w:t>shall</w:t>
      </w:r>
      <w:r w:rsidRPr="001F42D3">
        <w:t xml:space="preserve"> be in dictionary (lexicographic) order</w:t>
      </w:r>
      <w:r w:rsidR="00E13F58" w:rsidRPr="001F42D3">
        <w:t xml:space="preserve"> following the usual mathematical definition (see, for example, </w:t>
      </w:r>
      <w:hyperlink r:id="rId63" w:history="1">
        <w:r w:rsidR="00E13F58" w:rsidRPr="005C1693">
          <w:rPr>
            <w:rStyle w:val="Hyperlink"/>
            <w:color w:val="auto"/>
            <w:u w:val="none"/>
          </w:rPr>
          <w:t>https://en.wikipedia.org/wiki/Lexicographical_order</w:t>
        </w:r>
      </w:hyperlink>
      <w:r w:rsidR="00E13F58" w:rsidRPr="001F42D3">
        <w:t>)</w:t>
      </w:r>
      <w:r w:rsidRPr="001F42D3">
        <w:t>.</w:t>
      </w:r>
      <w:r w:rsidR="00D639E4" w:rsidRPr="001F42D3">
        <w:t xml:space="preserve"> An acceptable variation is to include all device-related OBX segments with their OBX-4 values in dictionary order, followed by all metric OBX segments in lexicographic order – this also </w:t>
      </w:r>
      <w:r w:rsidR="00585576" w:rsidRPr="001F42D3">
        <w:t>achieves</w:t>
      </w:r>
      <w:r w:rsidR="00D639E4" w:rsidRPr="001F42D3">
        <w:t xml:space="preserve"> the design goal of having all references from metric OBX segments to device-related segments be references to information sent earlier in the data stream.</w:t>
      </w:r>
    </w:p>
    <w:p w14:paraId="3664F80A" w14:textId="0F527DAD" w:rsidR="00CB0A15" w:rsidRPr="001F42D3" w:rsidRDefault="00E13F58" w:rsidP="005C1693">
      <w:pPr>
        <w:pStyle w:val="ListNumber2"/>
      </w:pPr>
      <w:r w:rsidRPr="001F42D3">
        <w:t xml:space="preserve">If follows from </w:t>
      </w:r>
      <w:r w:rsidR="002E102A" w:rsidRPr="001F42D3">
        <w:t>this</w:t>
      </w:r>
      <w:r w:rsidRPr="001F42D3">
        <w:t xml:space="preserve"> and the structure and rules already given for OBX-4 components, that t</w:t>
      </w:r>
      <w:r w:rsidR="002F16E3" w:rsidRPr="001F42D3">
        <w:t>he metric OBX segments follow their corresponding device-related OBX segments.</w:t>
      </w:r>
    </w:p>
    <w:p w14:paraId="5A8C6EA0" w14:textId="77777777" w:rsidR="007A6B87" w:rsidRPr="001F42D3" w:rsidRDefault="005741A0" w:rsidP="00CF5627">
      <w:pPr>
        <w:pStyle w:val="TableTitle"/>
      </w:pPr>
      <w:r w:rsidRPr="001F42D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1F42D3" w14:paraId="08F91343" w14:textId="77777777" w:rsidTr="00C10546">
        <w:tc>
          <w:tcPr>
            <w:tcW w:w="1980" w:type="dxa"/>
            <w:shd w:val="clear" w:color="auto" w:fill="D9D9D9"/>
          </w:tcPr>
          <w:p w14:paraId="587CC58B" w14:textId="77777777" w:rsidR="005741A0" w:rsidRPr="001F42D3" w:rsidRDefault="005741A0" w:rsidP="00C10546">
            <w:pPr>
              <w:pStyle w:val="TableEntryHeader"/>
            </w:pPr>
            <w:r w:rsidRPr="001F42D3">
              <w:t>OBX-4 value</w:t>
            </w:r>
          </w:p>
        </w:tc>
        <w:tc>
          <w:tcPr>
            <w:tcW w:w="7488" w:type="dxa"/>
            <w:shd w:val="clear" w:color="auto" w:fill="D9D9D9"/>
          </w:tcPr>
          <w:p w14:paraId="45B34208" w14:textId="77777777" w:rsidR="005741A0" w:rsidRPr="001F42D3" w:rsidRDefault="005741A0" w:rsidP="00C10546">
            <w:pPr>
              <w:pStyle w:val="TableEntryHeader"/>
            </w:pPr>
            <w:r w:rsidRPr="001F42D3">
              <w:t>Comment</w:t>
            </w:r>
          </w:p>
        </w:tc>
      </w:tr>
      <w:tr w:rsidR="005741A0" w:rsidRPr="001F42D3" w14:paraId="3A84E731" w14:textId="77777777" w:rsidTr="00C10546">
        <w:tc>
          <w:tcPr>
            <w:tcW w:w="1980" w:type="dxa"/>
          </w:tcPr>
          <w:p w14:paraId="5664A976" w14:textId="77777777" w:rsidR="005741A0" w:rsidRPr="001F42D3" w:rsidRDefault="005741A0" w:rsidP="00C10546">
            <w:pPr>
              <w:pStyle w:val="TableEntry"/>
            </w:pPr>
            <w:r w:rsidRPr="001F42D3">
              <w:t>1.0.0.0</w:t>
            </w:r>
          </w:p>
        </w:tc>
        <w:tc>
          <w:tcPr>
            <w:tcW w:w="7488" w:type="dxa"/>
          </w:tcPr>
          <w:p w14:paraId="6EC5EF94" w14:textId="77777777" w:rsidR="005741A0" w:rsidRPr="001F42D3" w:rsidRDefault="005741A0" w:rsidP="00C10546">
            <w:pPr>
              <w:pStyle w:val="TableEntry"/>
            </w:pPr>
            <w:r w:rsidRPr="001F42D3">
              <w:t>MDS 'device-related' OBX</w:t>
            </w:r>
          </w:p>
        </w:tc>
      </w:tr>
      <w:tr w:rsidR="005741A0" w:rsidRPr="001F42D3" w14:paraId="4FAAA495" w14:textId="77777777" w:rsidTr="00C10546">
        <w:tc>
          <w:tcPr>
            <w:tcW w:w="1980" w:type="dxa"/>
          </w:tcPr>
          <w:p w14:paraId="17A62855" w14:textId="77777777" w:rsidR="005741A0" w:rsidRPr="001F42D3" w:rsidRDefault="005741A0" w:rsidP="00C10546">
            <w:pPr>
              <w:pStyle w:val="TableEntry"/>
            </w:pPr>
            <w:r w:rsidRPr="001F42D3">
              <w:t>1.1.0.0</w:t>
            </w:r>
          </w:p>
        </w:tc>
        <w:tc>
          <w:tcPr>
            <w:tcW w:w="7488" w:type="dxa"/>
          </w:tcPr>
          <w:p w14:paraId="5C65FD13" w14:textId="77777777" w:rsidR="005741A0" w:rsidRPr="001F42D3" w:rsidRDefault="005741A0" w:rsidP="00C10546">
            <w:pPr>
              <w:pStyle w:val="TableEntry"/>
            </w:pPr>
            <w:r w:rsidRPr="001F42D3">
              <w:t>VMD 1 within MDS 1 'device-related' OBX</w:t>
            </w:r>
          </w:p>
        </w:tc>
      </w:tr>
      <w:tr w:rsidR="005741A0" w:rsidRPr="001F42D3" w14:paraId="78F5AE3C" w14:textId="77777777" w:rsidTr="00C10546">
        <w:tc>
          <w:tcPr>
            <w:tcW w:w="1980" w:type="dxa"/>
          </w:tcPr>
          <w:p w14:paraId="6078CA6F" w14:textId="77777777" w:rsidR="005741A0" w:rsidRPr="001F42D3" w:rsidRDefault="005741A0" w:rsidP="00C10546">
            <w:pPr>
              <w:pStyle w:val="TableEntry"/>
            </w:pPr>
            <w:r w:rsidRPr="001F42D3">
              <w:t>1.1.1.0</w:t>
            </w:r>
          </w:p>
        </w:tc>
        <w:tc>
          <w:tcPr>
            <w:tcW w:w="7488" w:type="dxa"/>
          </w:tcPr>
          <w:p w14:paraId="14FAEA28" w14:textId="77777777" w:rsidR="005741A0" w:rsidRPr="001F42D3" w:rsidRDefault="005741A0" w:rsidP="00C10546">
            <w:pPr>
              <w:pStyle w:val="TableEntry"/>
            </w:pPr>
            <w:r w:rsidRPr="001F42D3">
              <w:t>Channel 1 within VMD 1 within MDS 1 'device-related' OBX</w:t>
            </w:r>
          </w:p>
        </w:tc>
      </w:tr>
      <w:tr w:rsidR="005741A0" w:rsidRPr="001F42D3" w14:paraId="1F500FE6" w14:textId="77777777" w:rsidTr="00C10546">
        <w:tc>
          <w:tcPr>
            <w:tcW w:w="1980" w:type="dxa"/>
          </w:tcPr>
          <w:p w14:paraId="042A2C5C" w14:textId="77777777" w:rsidR="005741A0" w:rsidRPr="001F42D3" w:rsidRDefault="005741A0" w:rsidP="00C10546">
            <w:pPr>
              <w:pStyle w:val="TableEntry"/>
            </w:pPr>
            <w:r w:rsidRPr="001F42D3">
              <w:t>1.1.1.1</w:t>
            </w:r>
          </w:p>
        </w:tc>
        <w:tc>
          <w:tcPr>
            <w:tcW w:w="7488" w:type="dxa"/>
          </w:tcPr>
          <w:p w14:paraId="60F482F0" w14:textId="77777777" w:rsidR="005741A0" w:rsidRPr="001F42D3" w:rsidRDefault="005741A0" w:rsidP="00C10546">
            <w:pPr>
              <w:pStyle w:val="TableEntry"/>
            </w:pPr>
            <w:r w:rsidRPr="001F42D3">
              <w:t>Metric 1 within Channel 1 within VMD 1 within MDS 1 metric OBX</w:t>
            </w:r>
          </w:p>
        </w:tc>
      </w:tr>
      <w:tr w:rsidR="005741A0" w:rsidRPr="001F42D3" w14:paraId="3C8047EB" w14:textId="77777777" w:rsidTr="00C10546">
        <w:tc>
          <w:tcPr>
            <w:tcW w:w="1980" w:type="dxa"/>
          </w:tcPr>
          <w:p w14:paraId="5D7EB4CF" w14:textId="77777777" w:rsidR="005741A0" w:rsidRPr="001F42D3" w:rsidRDefault="005741A0" w:rsidP="00C10546">
            <w:pPr>
              <w:pStyle w:val="TableEntry"/>
            </w:pPr>
            <w:r w:rsidRPr="001F42D3">
              <w:t>1.1.1.2</w:t>
            </w:r>
          </w:p>
        </w:tc>
        <w:tc>
          <w:tcPr>
            <w:tcW w:w="7488" w:type="dxa"/>
          </w:tcPr>
          <w:p w14:paraId="60EB4343" w14:textId="77777777" w:rsidR="005741A0" w:rsidRPr="001F42D3" w:rsidRDefault="005741A0" w:rsidP="00C10546">
            <w:pPr>
              <w:pStyle w:val="TableEntry"/>
            </w:pPr>
            <w:r w:rsidRPr="001F42D3">
              <w:t>Metric 2 within Channel 1 within VMD 1 within MDS 1 metric OBX</w:t>
            </w:r>
          </w:p>
        </w:tc>
      </w:tr>
      <w:tr w:rsidR="005741A0" w:rsidRPr="001F42D3" w14:paraId="528195F8" w14:textId="77777777" w:rsidTr="00C10546">
        <w:tc>
          <w:tcPr>
            <w:tcW w:w="1980" w:type="dxa"/>
          </w:tcPr>
          <w:p w14:paraId="2053CF66" w14:textId="77777777" w:rsidR="005741A0" w:rsidRPr="001F42D3" w:rsidRDefault="005741A0" w:rsidP="00C10546">
            <w:pPr>
              <w:pStyle w:val="TableEntry"/>
            </w:pPr>
            <w:r w:rsidRPr="001F42D3">
              <w:t>1.1.2.0</w:t>
            </w:r>
          </w:p>
        </w:tc>
        <w:tc>
          <w:tcPr>
            <w:tcW w:w="7488" w:type="dxa"/>
          </w:tcPr>
          <w:p w14:paraId="4A484B67" w14:textId="77777777" w:rsidR="005741A0" w:rsidRPr="001F42D3" w:rsidRDefault="005741A0" w:rsidP="00C10546">
            <w:pPr>
              <w:pStyle w:val="TableEntry"/>
            </w:pPr>
            <w:r w:rsidRPr="001F42D3">
              <w:t>Channel 2 within VMD 1 within MDS 1 'device-related' OBX</w:t>
            </w:r>
          </w:p>
        </w:tc>
      </w:tr>
      <w:tr w:rsidR="005741A0" w:rsidRPr="001F42D3" w14:paraId="671BC9FE" w14:textId="77777777" w:rsidTr="00C10546">
        <w:tc>
          <w:tcPr>
            <w:tcW w:w="1980" w:type="dxa"/>
          </w:tcPr>
          <w:p w14:paraId="506325FB" w14:textId="77777777" w:rsidR="005741A0" w:rsidRPr="001F42D3" w:rsidRDefault="005741A0" w:rsidP="00C10546">
            <w:pPr>
              <w:pStyle w:val="TableEntry"/>
            </w:pPr>
            <w:r w:rsidRPr="001F42D3">
              <w:t>1.1.</w:t>
            </w:r>
            <w:r w:rsidR="00E13F58" w:rsidRPr="001F42D3">
              <w:t>2</w:t>
            </w:r>
            <w:r w:rsidRPr="001F42D3">
              <w:t>.1</w:t>
            </w:r>
          </w:p>
        </w:tc>
        <w:tc>
          <w:tcPr>
            <w:tcW w:w="7488" w:type="dxa"/>
          </w:tcPr>
          <w:p w14:paraId="06B4F4B0" w14:textId="77777777" w:rsidR="005741A0" w:rsidRPr="001F42D3" w:rsidRDefault="005741A0" w:rsidP="00C10546">
            <w:pPr>
              <w:pStyle w:val="TableEntry"/>
            </w:pPr>
            <w:r w:rsidRPr="001F42D3">
              <w:t>Metric 1 within Channel 2 within VMD 1 within MDS 1 metric OBX</w:t>
            </w:r>
          </w:p>
        </w:tc>
      </w:tr>
      <w:tr w:rsidR="005741A0" w:rsidRPr="001F42D3" w14:paraId="574E52F5" w14:textId="77777777" w:rsidTr="00C10546">
        <w:tc>
          <w:tcPr>
            <w:tcW w:w="1980" w:type="dxa"/>
          </w:tcPr>
          <w:p w14:paraId="30210F1C" w14:textId="77777777" w:rsidR="005741A0" w:rsidRPr="001F42D3" w:rsidRDefault="005741A0" w:rsidP="00C10546">
            <w:pPr>
              <w:pStyle w:val="TableEntry"/>
            </w:pPr>
            <w:r w:rsidRPr="001F42D3">
              <w:t>1.2.0.0</w:t>
            </w:r>
          </w:p>
        </w:tc>
        <w:tc>
          <w:tcPr>
            <w:tcW w:w="7488" w:type="dxa"/>
          </w:tcPr>
          <w:p w14:paraId="7F4D65FB" w14:textId="77777777" w:rsidR="005741A0" w:rsidRPr="001F42D3" w:rsidRDefault="005741A0" w:rsidP="00C10546">
            <w:pPr>
              <w:pStyle w:val="TableEntry"/>
            </w:pPr>
            <w:r w:rsidRPr="001F42D3">
              <w:t>VMD 2 within MDS 1 'device-related' OBX</w:t>
            </w:r>
          </w:p>
        </w:tc>
      </w:tr>
      <w:tr w:rsidR="005741A0" w:rsidRPr="001F42D3" w14:paraId="40BA380D" w14:textId="77777777" w:rsidTr="00C10546">
        <w:tc>
          <w:tcPr>
            <w:tcW w:w="1980" w:type="dxa"/>
          </w:tcPr>
          <w:p w14:paraId="72D155BF" w14:textId="77777777" w:rsidR="005741A0" w:rsidRPr="001F42D3" w:rsidRDefault="005741A0" w:rsidP="00C10546">
            <w:pPr>
              <w:pStyle w:val="TableEntry"/>
            </w:pPr>
            <w:r w:rsidRPr="001F42D3">
              <w:t>1.</w:t>
            </w:r>
            <w:r w:rsidR="00E13F58" w:rsidRPr="001F42D3">
              <w:t>2</w:t>
            </w:r>
            <w:r w:rsidRPr="001F42D3">
              <w:t>.0.1</w:t>
            </w:r>
          </w:p>
        </w:tc>
        <w:tc>
          <w:tcPr>
            <w:tcW w:w="7488" w:type="dxa"/>
          </w:tcPr>
          <w:p w14:paraId="63D36AEF" w14:textId="77777777" w:rsidR="005741A0" w:rsidRPr="001F42D3" w:rsidRDefault="005741A0" w:rsidP="00C10546">
            <w:pPr>
              <w:pStyle w:val="TableEntry"/>
            </w:pPr>
            <w:r w:rsidRPr="001F42D3">
              <w:t>Metric 1 within VMD 2 within MDS 1 metric OBX (Note: this VMD has no channels, so channel entry in OBX-4 is zero</w:t>
            </w:r>
            <w:r w:rsidR="00D639E4" w:rsidRPr="001F42D3">
              <w:t xml:space="preserve"> and no device-related OBX segment for channel is included</w:t>
            </w:r>
            <w:r w:rsidRPr="001F42D3">
              <w:t>)</w:t>
            </w:r>
          </w:p>
        </w:tc>
      </w:tr>
      <w:tr w:rsidR="005741A0" w:rsidRPr="001F42D3" w14:paraId="4A2289BE" w14:textId="77777777" w:rsidTr="00C10546">
        <w:tc>
          <w:tcPr>
            <w:tcW w:w="1980" w:type="dxa"/>
          </w:tcPr>
          <w:p w14:paraId="430533C6" w14:textId="77777777" w:rsidR="005741A0" w:rsidRPr="001F42D3" w:rsidRDefault="005741A0" w:rsidP="00C10546">
            <w:pPr>
              <w:pStyle w:val="TableEntry"/>
            </w:pPr>
            <w:r w:rsidRPr="001F42D3">
              <w:t>2.0.0.0</w:t>
            </w:r>
          </w:p>
        </w:tc>
        <w:tc>
          <w:tcPr>
            <w:tcW w:w="7488" w:type="dxa"/>
          </w:tcPr>
          <w:p w14:paraId="399FFFBB" w14:textId="77777777" w:rsidR="005741A0" w:rsidRPr="001F42D3" w:rsidRDefault="005741A0" w:rsidP="00C10546">
            <w:pPr>
              <w:pStyle w:val="TableEntry"/>
            </w:pPr>
            <w:r w:rsidRPr="001F42D3">
              <w:t>MDS 2 'device-related' OBX</w:t>
            </w:r>
          </w:p>
        </w:tc>
      </w:tr>
      <w:tr w:rsidR="002F16E3" w:rsidRPr="001F42D3" w14:paraId="02EF9C54" w14:textId="77777777" w:rsidTr="00C10546">
        <w:tc>
          <w:tcPr>
            <w:tcW w:w="1980" w:type="dxa"/>
          </w:tcPr>
          <w:p w14:paraId="2A0B0B93" w14:textId="77777777" w:rsidR="002F16E3" w:rsidRPr="001F42D3" w:rsidRDefault="002F16E3" w:rsidP="00C10546">
            <w:pPr>
              <w:pStyle w:val="TableEntry"/>
            </w:pPr>
          </w:p>
        </w:tc>
        <w:tc>
          <w:tcPr>
            <w:tcW w:w="7488" w:type="dxa"/>
          </w:tcPr>
          <w:p w14:paraId="04C7E02C" w14:textId="77777777" w:rsidR="002F16E3" w:rsidRPr="001F42D3" w:rsidRDefault="002F16E3" w:rsidP="00C10546">
            <w:pPr>
              <w:pStyle w:val="TableEntry"/>
            </w:pPr>
            <w:r w:rsidRPr="001F42D3">
              <w:t>(and so on)</w:t>
            </w:r>
          </w:p>
        </w:tc>
      </w:tr>
    </w:tbl>
    <w:p w14:paraId="3D4CF9AA" w14:textId="77777777" w:rsidR="005741A0" w:rsidRPr="001F42D3" w:rsidRDefault="005741A0" w:rsidP="0034511D">
      <w:pPr>
        <w:pStyle w:val="BodyText"/>
      </w:pPr>
    </w:p>
    <w:p w14:paraId="4D12BC9C" w14:textId="5E6350ED" w:rsidR="00B11855" w:rsidRPr="001F42D3" w:rsidRDefault="00800492" w:rsidP="00B34AEB">
      <w:pPr>
        <w:pStyle w:val="Heading3"/>
        <w:numPr>
          <w:ilvl w:val="0"/>
          <w:numId w:val="0"/>
        </w:numPr>
        <w:rPr>
          <w:noProof w:val="0"/>
        </w:rPr>
      </w:pPr>
      <w:bookmarkStart w:id="844" w:name="_Toc401769867"/>
      <w:bookmarkStart w:id="845" w:name="_Toc181625232"/>
      <w:r w:rsidRPr="001F42D3">
        <w:rPr>
          <w:noProof w:val="0"/>
        </w:rPr>
        <w:t xml:space="preserve">B.8.5 </w:t>
      </w:r>
      <w:r w:rsidR="00995849" w:rsidRPr="001F42D3">
        <w:rPr>
          <w:noProof w:val="0"/>
        </w:rPr>
        <w:t>O</w:t>
      </w:r>
      <w:r w:rsidR="003D003E" w:rsidRPr="001F42D3">
        <w:rPr>
          <w:noProof w:val="0"/>
        </w:rPr>
        <w:t>BX-4 Sub-id in Alert Communication Management transactions (</w:t>
      </w:r>
      <w:r w:rsidR="00647994" w:rsidRPr="001F42D3">
        <w:rPr>
          <w:noProof w:val="0"/>
        </w:rPr>
        <w:t>[</w:t>
      </w:r>
      <w:r w:rsidR="003D003E" w:rsidRPr="001F42D3">
        <w:rPr>
          <w:noProof w:val="0"/>
        </w:rPr>
        <w:t>PCD-04</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PCD-06</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PCD-07</w:t>
      </w:r>
      <w:r w:rsidR="00647994" w:rsidRPr="001F42D3">
        <w:rPr>
          <w:noProof w:val="0"/>
        </w:rPr>
        <w:t>]</w:t>
      </w:r>
      <w:r w:rsidR="003D003E" w:rsidRPr="001F42D3">
        <w:rPr>
          <w:noProof w:val="0"/>
        </w:rPr>
        <w:t>)</w:t>
      </w:r>
      <w:bookmarkEnd w:id="844"/>
      <w:bookmarkEnd w:id="845"/>
    </w:p>
    <w:p w14:paraId="62DA92F2" w14:textId="77777777" w:rsidR="00B11855" w:rsidRPr="001F42D3" w:rsidRDefault="003D003E" w:rsidP="00116FF2">
      <w:pPr>
        <w:pStyle w:val="BodyText"/>
      </w:pPr>
      <w:r w:rsidRPr="001F42D3">
        <w:t>The 11073 MDS indication is in the OBX-5 Observation Value field of the observation segment occurrence whose OBX-4 Sub-ID field dot notation element 1 maps to the 11073 MDS value.</w:t>
      </w:r>
    </w:p>
    <w:p w14:paraId="76444BCA" w14:textId="77777777" w:rsidR="00B11855" w:rsidRPr="001F42D3" w:rsidRDefault="003D003E" w:rsidP="00116FF2">
      <w:pPr>
        <w:pStyle w:val="BodyText"/>
      </w:pPr>
      <w:r w:rsidRPr="001F42D3">
        <w:t>The 11073 VMD indication is in the OBX-5 Observation Value field of the observation segment occurrence whose OBX-4 Sub-ID field dot notation element 2 maps to the 11073 VMD value.</w:t>
      </w:r>
    </w:p>
    <w:p w14:paraId="351C8A95" w14:textId="77777777" w:rsidR="00B11855" w:rsidRPr="001F42D3" w:rsidRDefault="003D003E" w:rsidP="00116FF2">
      <w:pPr>
        <w:pStyle w:val="BodyText"/>
      </w:pPr>
      <w:r w:rsidRPr="001F42D3">
        <w:t>The 11073 CHANNEL indication is in the OBX-5 Observation Value field of the observation segment occurrence whose OBX-4 Sub-ID field dot notation element 3 maps to the 11073 CHANNEL value.</w:t>
      </w:r>
    </w:p>
    <w:p w14:paraId="22FD35E5" w14:textId="77777777" w:rsidR="00B11855" w:rsidRPr="001F42D3" w:rsidRDefault="003D003E" w:rsidP="00116FF2">
      <w:pPr>
        <w:pStyle w:val="BodyText"/>
      </w:pPr>
      <w:r w:rsidRPr="001F42D3">
        <w:lastRenderedPageBreak/>
        <w:t>The 11073 NU indication is in the OBX-5 Observation Value field of the observation segment occurrence whose OBX-4 Sub-ID field dot notation element 4 (METRIC) maps to the 11073 NU value.</w:t>
      </w:r>
    </w:p>
    <w:p w14:paraId="67095BC5" w14:textId="29830ED5" w:rsidR="00744F22" w:rsidRPr="001F42D3" w:rsidRDefault="003D003E" w:rsidP="00116FF2">
      <w:pPr>
        <w:pStyle w:val="BodyText"/>
      </w:pPr>
      <w:r w:rsidRPr="001F42D3">
        <w:t xml:space="preserve">In the Alert Communications Management </w:t>
      </w:r>
      <w:r w:rsidR="00CA3A2C" w:rsidRPr="001F42D3">
        <w:t>Profile</w:t>
      </w:r>
      <w:r w:rsidRPr="001F42D3">
        <w:t xml:space="preserve">, a fifth element, &lt;FACET&gt;, </w:t>
      </w:r>
      <w:r w:rsidR="00693DA1" w:rsidRPr="001F42D3">
        <w:t xml:space="preserve">was originally </w:t>
      </w:r>
      <w:r w:rsidRPr="001F42D3">
        <w:t xml:space="preserve">added to distinguish the additional </w:t>
      </w:r>
      <w:r w:rsidR="00DA360B" w:rsidRPr="001F42D3">
        <w:t>attributes</w:t>
      </w:r>
      <w:r w:rsidRPr="001F42D3">
        <w:t xml:space="preserve"> of an alert, such as Alert State, Phase, Inactivation State, and Evidentiary Data that must be conveyed in associated additional OBX segments beyond the first</w:t>
      </w:r>
      <w:r w:rsidR="00CA3A2C" w:rsidRPr="001F42D3">
        <w:t xml:space="preserve">. </w:t>
      </w:r>
      <w:r w:rsidRPr="001F42D3">
        <w:t xml:space="preserve">They shall be in </w:t>
      </w:r>
      <w:proofErr w:type="spellStart"/>
      <w:r w:rsidRPr="001F42D3">
        <w:t>Facet</w:t>
      </w:r>
      <w:proofErr w:type="spellEnd"/>
      <w:r w:rsidRPr="001F42D3">
        <w:t xml:space="preserve"> value sequential ascending order.</w:t>
      </w:r>
    </w:p>
    <w:p w14:paraId="6D127CA4" w14:textId="77777777" w:rsidR="00B11855" w:rsidRPr="001F42D3" w:rsidRDefault="00693DA1" w:rsidP="00116FF2">
      <w:pPr>
        <w:pStyle w:val="BodyText"/>
      </w:pPr>
      <w:r w:rsidRPr="001F42D3">
        <w:t xml:space="preserve">As of IEEE 11073-10101a the ACM </w:t>
      </w:r>
      <w:r w:rsidR="00FF5580" w:rsidRPr="001F42D3">
        <w:t>Profile</w:t>
      </w:r>
      <w:r w:rsidRPr="001F42D3">
        <w:t xml:space="preserve"> now has official MDC codes and REFIDs for </w:t>
      </w:r>
      <w:r w:rsidR="00744F22" w:rsidRPr="001F42D3">
        <w:t xml:space="preserve">the </w:t>
      </w:r>
      <w:r w:rsidRPr="001F42D3">
        <w:t>alert basic containment observations</w:t>
      </w:r>
      <w:r w:rsidR="002E782A" w:rsidRPr="001F42D3">
        <w:t xml:space="preserve">. </w:t>
      </w:r>
      <w:r w:rsidRPr="001F42D3">
        <w:t>Use of these official values is required</w:t>
      </w:r>
      <w:r w:rsidR="00744F22" w:rsidRPr="001F42D3">
        <w:t xml:space="preserve"> for implementations going forward</w:t>
      </w:r>
      <w:r w:rsidR="002E782A" w:rsidRPr="001F42D3">
        <w:t xml:space="preserve">. </w:t>
      </w:r>
      <w:r w:rsidRPr="001F42D3">
        <w:t>Use of &lt;FACET&gt; is retained for backward compatibility</w:t>
      </w:r>
      <w:r w:rsidR="00744F22" w:rsidRPr="001F42D3">
        <w:t xml:space="preserve"> for existing implementations</w:t>
      </w:r>
      <w:r w:rsidRPr="001F42D3">
        <w:t>.</w:t>
      </w:r>
    </w:p>
    <w:p w14:paraId="794484E1" w14:textId="5C7D5278" w:rsidR="00B11855" w:rsidRPr="001F42D3" w:rsidRDefault="003D003E" w:rsidP="00116FF2">
      <w:pPr>
        <w:pStyle w:val="BodyText"/>
      </w:pPr>
      <w:r w:rsidRPr="001F42D3">
        <w:t xml:space="preserve">The FACET </w:t>
      </w:r>
      <w:proofErr w:type="gramStart"/>
      <w:r w:rsidR="00DA360B" w:rsidRPr="001F42D3">
        <w:t>are</w:t>
      </w:r>
      <w:proofErr w:type="gramEnd"/>
      <w:r w:rsidR="00DA360B" w:rsidRPr="001F42D3">
        <w:t xml:space="preserve"> identified</w:t>
      </w:r>
      <w:r w:rsidRPr="001F42D3">
        <w:t xml:space="preserve"> </w:t>
      </w:r>
      <w:r w:rsidR="00E86B15" w:rsidRPr="001F42D3">
        <w:t xml:space="preserve">by </w:t>
      </w:r>
      <w:r w:rsidRPr="001F42D3">
        <w:t>their associated OBX-3 Observation Identifier</w:t>
      </w:r>
      <w:r w:rsidR="00CA3A2C" w:rsidRPr="001F42D3">
        <w:t xml:space="preserve">. </w:t>
      </w:r>
      <w:r w:rsidRPr="001F42D3">
        <w:t xml:space="preserve">Refer to the OBX-3 Value column in </w:t>
      </w:r>
      <w:r w:rsidR="00CA3A2C" w:rsidRPr="001F42D3">
        <w:t>Table</w:t>
      </w:r>
      <w:r w:rsidRPr="001F42D3">
        <w:t xml:space="preserve"> </w:t>
      </w:r>
      <w:r w:rsidR="00470496" w:rsidRPr="001F42D3">
        <w:t>B.8.</w:t>
      </w:r>
      <w:r w:rsidR="00C136DC" w:rsidRPr="001F42D3">
        <w:t>5</w:t>
      </w:r>
      <w:r w:rsidR="00470496" w:rsidRPr="001F42D3">
        <w:t>-1</w:t>
      </w:r>
      <w:r w:rsidR="00E86B15" w:rsidRPr="001F42D3">
        <w:t xml:space="preserve"> </w:t>
      </w:r>
      <w:r w:rsidRPr="001F42D3">
        <w:t>for the value of OBX-3</w:t>
      </w:r>
      <w:r w:rsidR="00CA3A2C" w:rsidRPr="001F42D3">
        <w:t xml:space="preserve">. </w:t>
      </w:r>
      <w:r w:rsidRPr="001F42D3">
        <w:t>For identification of physiological (numeric) alarms versus technical (non-numeric) alarms refer to the value of OBX-8 Abnormal Flags for the Event Identification Facet</w:t>
      </w:r>
      <w:r w:rsidR="00CA3A2C" w:rsidRPr="001F42D3">
        <w:t xml:space="preserve">. </w:t>
      </w:r>
    </w:p>
    <w:p w14:paraId="29EC8818" w14:textId="77777777" w:rsidR="00FE1495" w:rsidRPr="001F42D3" w:rsidRDefault="00FE1495" w:rsidP="00116FF2">
      <w:pPr>
        <w:pStyle w:val="BodyText"/>
      </w:pPr>
    </w:p>
    <w:p w14:paraId="30262A3C" w14:textId="77777777" w:rsidR="00B11855" w:rsidRPr="001F42D3" w:rsidRDefault="003D003E" w:rsidP="00CF5627">
      <w:pPr>
        <w:pStyle w:val="TableTitle"/>
      </w:pPr>
      <w:r w:rsidRPr="001F42D3">
        <w:lastRenderedPageBreak/>
        <w:t xml:space="preserve">Table </w:t>
      </w:r>
      <w:r w:rsidR="00470496" w:rsidRPr="001F42D3">
        <w:t>B.8.</w:t>
      </w:r>
      <w:r w:rsidR="00C136DC" w:rsidRPr="001F42D3">
        <w:t>5</w:t>
      </w:r>
      <w:r w:rsidR="00470496" w:rsidRPr="001F42D3">
        <w:t>-1</w:t>
      </w:r>
      <w:r w:rsidRPr="001F42D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1F42D3" w14:paraId="6B4AC452" w14:textId="77777777" w:rsidTr="00CF5627">
        <w:trPr>
          <w:tblHeader/>
          <w:jc w:val="center"/>
        </w:trPr>
        <w:tc>
          <w:tcPr>
            <w:tcW w:w="933" w:type="dxa"/>
            <w:shd w:val="clear" w:color="auto" w:fill="D9D9D9"/>
          </w:tcPr>
          <w:p w14:paraId="432F0196" w14:textId="77777777" w:rsidR="00B11855" w:rsidRPr="001F42D3" w:rsidRDefault="00F7428B" w:rsidP="004824A8">
            <w:pPr>
              <w:pStyle w:val="TableEntryHeader"/>
            </w:pPr>
            <w:r w:rsidRPr="001F42D3">
              <w:t>Facet</w:t>
            </w:r>
            <w:r w:rsidR="003D003E" w:rsidRPr="001F42D3">
              <w:t xml:space="preserve"> value</w:t>
            </w:r>
          </w:p>
        </w:tc>
        <w:tc>
          <w:tcPr>
            <w:tcW w:w="2070" w:type="dxa"/>
            <w:shd w:val="clear" w:color="auto" w:fill="D9D9D9"/>
          </w:tcPr>
          <w:p w14:paraId="7D5C9D66" w14:textId="77777777" w:rsidR="00B11855" w:rsidRPr="001F42D3" w:rsidRDefault="003D003E" w:rsidP="004824A8">
            <w:pPr>
              <w:pStyle w:val="TableEntryHeader"/>
            </w:pPr>
            <w:r w:rsidRPr="001F42D3">
              <w:t>Facet name</w:t>
            </w:r>
          </w:p>
        </w:tc>
        <w:tc>
          <w:tcPr>
            <w:tcW w:w="4500" w:type="dxa"/>
            <w:shd w:val="clear" w:color="auto" w:fill="D9D9D9"/>
          </w:tcPr>
          <w:p w14:paraId="650F3DF3" w14:textId="77777777" w:rsidR="00B11855" w:rsidRPr="001F42D3" w:rsidRDefault="003D003E" w:rsidP="004824A8">
            <w:pPr>
              <w:pStyle w:val="TableEntryHeader"/>
            </w:pPr>
            <w:r w:rsidRPr="001F42D3">
              <w:t>OBX-3 Value</w:t>
            </w:r>
          </w:p>
        </w:tc>
        <w:tc>
          <w:tcPr>
            <w:tcW w:w="2103" w:type="dxa"/>
            <w:shd w:val="clear" w:color="auto" w:fill="D9D9D9"/>
          </w:tcPr>
          <w:p w14:paraId="14C882B3" w14:textId="77777777" w:rsidR="00B11855" w:rsidRPr="001F42D3" w:rsidRDefault="003D003E" w:rsidP="004824A8">
            <w:pPr>
              <w:pStyle w:val="TableEntryHeader"/>
            </w:pPr>
            <w:r w:rsidRPr="001F42D3">
              <w:t>Comments</w:t>
            </w:r>
          </w:p>
        </w:tc>
      </w:tr>
      <w:tr w:rsidR="00B11855" w:rsidRPr="001F42D3" w14:paraId="1F488CDD" w14:textId="77777777" w:rsidTr="00CF5627">
        <w:trPr>
          <w:jc w:val="center"/>
        </w:trPr>
        <w:tc>
          <w:tcPr>
            <w:tcW w:w="933" w:type="dxa"/>
          </w:tcPr>
          <w:p w14:paraId="2E5A7FF1" w14:textId="77777777" w:rsidR="00B11855" w:rsidRPr="001F42D3" w:rsidRDefault="003D003E" w:rsidP="004824A8">
            <w:pPr>
              <w:pStyle w:val="TableEntry"/>
              <w:keepNext/>
            </w:pPr>
            <w:r w:rsidRPr="001F42D3">
              <w:t>1</w:t>
            </w:r>
          </w:p>
        </w:tc>
        <w:tc>
          <w:tcPr>
            <w:tcW w:w="2070" w:type="dxa"/>
          </w:tcPr>
          <w:p w14:paraId="60EB07A8" w14:textId="77777777" w:rsidR="00B11855" w:rsidRPr="001F42D3" w:rsidRDefault="003D003E" w:rsidP="004824A8">
            <w:pPr>
              <w:pStyle w:val="TableEntry"/>
              <w:keepNext/>
            </w:pPr>
            <w:r w:rsidRPr="001F42D3">
              <w:t>Event identification</w:t>
            </w:r>
          </w:p>
        </w:tc>
        <w:tc>
          <w:tcPr>
            <w:tcW w:w="4500" w:type="dxa"/>
          </w:tcPr>
          <w:p w14:paraId="3391A055" w14:textId="6CBF4754" w:rsidR="00B11855" w:rsidRPr="001F42D3" w:rsidRDefault="00AC7B6C" w:rsidP="004824A8">
            <w:pPr>
              <w:pStyle w:val="TableEntry"/>
              <w:keepNext/>
            </w:pPr>
            <w:r w:rsidRPr="001F42D3">
              <w:t xml:space="preserve">In the case of </w:t>
            </w:r>
            <w:proofErr w:type="gramStart"/>
            <w:r w:rsidRPr="001F42D3">
              <w:t>physiologic</w:t>
            </w:r>
            <w:proofErr w:type="gramEnd"/>
            <w:r w:rsidRPr="001F42D3">
              <w:t xml:space="preserve"> alarm type of alerts</w:t>
            </w:r>
            <w:r w:rsidR="005E7A2D" w:rsidRPr="001F42D3">
              <w:t>,</w:t>
            </w:r>
            <w:r w:rsidRPr="001F42D3">
              <w:t xml:space="preserve"> this is the associated MDC value for the alert</w:t>
            </w:r>
            <w:r w:rsidR="009424A7" w:rsidRPr="001F42D3">
              <w:t xml:space="preserve">. </w:t>
            </w:r>
            <w:r w:rsidRPr="001F42D3">
              <w:t xml:space="preserve">In the case of technical alarm type alerts and advisory type alerts this is 196616^MDC_EVT_ALARM^MDC and OBX-5 </w:t>
            </w:r>
            <w:proofErr w:type="gramStart"/>
            <w:r w:rsidRPr="001F42D3">
              <w:t>contains</w:t>
            </w:r>
            <w:proofErr w:type="gramEnd"/>
            <w:r w:rsidRPr="001F42D3">
              <w:t xml:space="preserve"> the specific identification of the alert.</w:t>
            </w:r>
          </w:p>
        </w:tc>
        <w:tc>
          <w:tcPr>
            <w:tcW w:w="2103" w:type="dxa"/>
          </w:tcPr>
          <w:p w14:paraId="74C0B0B9" w14:textId="77777777" w:rsidR="00B11855" w:rsidRPr="001F42D3" w:rsidRDefault="003D003E" w:rsidP="004824A8">
            <w:pPr>
              <w:pStyle w:val="TableEntry"/>
              <w:keepNext/>
            </w:pPr>
            <w:r w:rsidRPr="001F42D3">
              <w:t>This facet specifies the MDC event code for the alert</w:t>
            </w:r>
          </w:p>
        </w:tc>
      </w:tr>
      <w:tr w:rsidR="00B11855" w:rsidRPr="001F42D3" w14:paraId="4B780298" w14:textId="77777777" w:rsidTr="00CF5627">
        <w:trPr>
          <w:jc w:val="center"/>
        </w:trPr>
        <w:tc>
          <w:tcPr>
            <w:tcW w:w="933" w:type="dxa"/>
          </w:tcPr>
          <w:p w14:paraId="3D50C43D" w14:textId="77777777" w:rsidR="00B11855" w:rsidRPr="001F42D3" w:rsidRDefault="003D003E" w:rsidP="004824A8">
            <w:pPr>
              <w:pStyle w:val="TableEntry"/>
              <w:keepNext/>
            </w:pPr>
            <w:r w:rsidRPr="001F42D3">
              <w:t>2</w:t>
            </w:r>
          </w:p>
        </w:tc>
        <w:tc>
          <w:tcPr>
            <w:tcW w:w="2070" w:type="dxa"/>
          </w:tcPr>
          <w:p w14:paraId="5E853CB6" w14:textId="77777777" w:rsidR="00B11855" w:rsidRPr="001F42D3" w:rsidRDefault="003D003E" w:rsidP="004824A8">
            <w:pPr>
              <w:pStyle w:val="TableEntry"/>
              <w:keepNext/>
            </w:pPr>
            <w:r w:rsidRPr="001F42D3">
              <w:t>Source identification</w:t>
            </w:r>
          </w:p>
        </w:tc>
        <w:tc>
          <w:tcPr>
            <w:tcW w:w="4500" w:type="dxa"/>
          </w:tcPr>
          <w:p w14:paraId="3877092E" w14:textId="368F4808" w:rsidR="00B11855" w:rsidRPr="001F42D3" w:rsidRDefault="003D003E" w:rsidP="004824A8">
            <w:pPr>
              <w:pStyle w:val="TableEntry"/>
              <w:keepNext/>
            </w:pPr>
            <w:r w:rsidRPr="001F42D3">
              <w:t xml:space="preserve">For numeric alarms = MDC nomenclature for the source of the alarm, for technical alarms = </w:t>
            </w:r>
            <w:r w:rsidR="00BA5119" w:rsidRPr="001F42D3">
              <w:t>68480</w:t>
            </w:r>
            <w:r w:rsidRPr="001F42D3">
              <w:t>^MDC_ATTR_ALERT_SOURCE^MDC</w:t>
            </w:r>
          </w:p>
        </w:tc>
        <w:tc>
          <w:tcPr>
            <w:tcW w:w="2103" w:type="dxa"/>
          </w:tcPr>
          <w:p w14:paraId="49A7F53D" w14:textId="77777777" w:rsidR="00B11855" w:rsidRPr="001F42D3" w:rsidRDefault="003D003E" w:rsidP="004824A8">
            <w:pPr>
              <w:pStyle w:val="TableEntry"/>
              <w:keepNext/>
            </w:pPr>
            <w:r w:rsidRPr="001F42D3">
              <w:t>Identifies the physiological measurement or technical source responsible for the alert.</w:t>
            </w:r>
          </w:p>
        </w:tc>
      </w:tr>
      <w:tr w:rsidR="00B11855" w:rsidRPr="001F42D3" w14:paraId="3FE39384" w14:textId="77777777" w:rsidTr="00CF5627">
        <w:trPr>
          <w:jc w:val="center"/>
        </w:trPr>
        <w:tc>
          <w:tcPr>
            <w:tcW w:w="933" w:type="dxa"/>
          </w:tcPr>
          <w:p w14:paraId="56086E77" w14:textId="77777777" w:rsidR="00B11855" w:rsidRPr="001F42D3" w:rsidRDefault="003D003E" w:rsidP="004824A8">
            <w:pPr>
              <w:pStyle w:val="TableEntry"/>
              <w:keepNext/>
            </w:pPr>
            <w:r w:rsidRPr="001F42D3">
              <w:t>3</w:t>
            </w:r>
          </w:p>
        </w:tc>
        <w:tc>
          <w:tcPr>
            <w:tcW w:w="2070" w:type="dxa"/>
          </w:tcPr>
          <w:p w14:paraId="1C829EA1" w14:textId="77777777" w:rsidR="00B11855" w:rsidRPr="001F42D3" w:rsidRDefault="003D003E" w:rsidP="004824A8">
            <w:pPr>
              <w:pStyle w:val="TableEntry"/>
              <w:keepNext/>
            </w:pPr>
            <w:r w:rsidRPr="001F42D3">
              <w:t>Event phase</w:t>
            </w:r>
          </w:p>
        </w:tc>
        <w:tc>
          <w:tcPr>
            <w:tcW w:w="4500" w:type="dxa"/>
          </w:tcPr>
          <w:p w14:paraId="5A0C4055" w14:textId="31CB1F2B" w:rsidR="00B11855" w:rsidRPr="001F42D3" w:rsidRDefault="00EF5BD8" w:rsidP="004824A8">
            <w:pPr>
              <w:pStyle w:val="TableEntry"/>
              <w:keepNext/>
            </w:pPr>
            <w:r w:rsidRPr="001F42D3">
              <w:t>68481</w:t>
            </w:r>
            <w:r w:rsidR="003D003E" w:rsidRPr="001F42D3">
              <w:t>^MDC_ATTR_EVENT_PHASE^MDC</w:t>
            </w:r>
          </w:p>
        </w:tc>
        <w:tc>
          <w:tcPr>
            <w:tcW w:w="2103" w:type="dxa"/>
          </w:tcPr>
          <w:p w14:paraId="230CDF69" w14:textId="77777777" w:rsidR="00B11855" w:rsidRPr="001F42D3" w:rsidRDefault="003D003E" w:rsidP="004824A8">
            <w:pPr>
              <w:pStyle w:val="TableEntry"/>
              <w:keepNext/>
            </w:pPr>
            <w:r w:rsidRPr="001F42D3">
              <w:t>Whether the stimulus for the message is the beginning, end, or some other state or state transition of the alert.</w:t>
            </w:r>
          </w:p>
        </w:tc>
      </w:tr>
      <w:tr w:rsidR="00B11855" w:rsidRPr="001F42D3" w14:paraId="075AED95" w14:textId="77777777" w:rsidTr="00CF5627">
        <w:trPr>
          <w:jc w:val="center"/>
        </w:trPr>
        <w:tc>
          <w:tcPr>
            <w:tcW w:w="933" w:type="dxa"/>
          </w:tcPr>
          <w:p w14:paraId="189EF6AA" w14:textId="77777777" w:rsidR="00B11855" w:rsidRPr="001F42D3" w:rsidRDefault="003D003E" w:rsidP="004824A8">
            <w:pPr>
              <w:pStyle w:val="TableEntry"/>
              <w:keepNext/>
            </w:pPr>
            <w:r w:rsidRPr="001F42D3">
              <w:t>4</w:t>
            </w:r>
          </w:p>
        </w:tc>
        <w:tc>
          <w:tcPr>
            <w:tcW w:w="2070" w:type="dxa"/>
          </w:tcPr>
          <w:p w14:paraId="256984B7" w14:textId="77777777" w:rsidR="00B11855" w:rsidRPr="001F42D3" w:rsidRDefault="003D003E" w:rsidP="004824A8">
            <w:pPr>
              <w:pStyle w:val="TableEntry"/>
              <w:keepNext/>
            </w:pPr>
            <w:r w:rsidRPr="001F42D3">
              <w:t>Alert state</w:t>
            </w:r>
          </w:p>
        </w:tc>
        <w:tc>
          <w:tcPr>
            <w:tcW w:w="4500" w:type="dxa"/>
          </w:tcPr>
          <w:p w14:paraId="5C1539B8" w14:textId="58777A4E" w:rsidR="00B11855" w:rsidRPr="001F42D3" w:rsidRDefault="004B004B" w:rsidP="004824A8">
            <w:pPr>
              <w:pStyle w:val="TableEntry"/>
              <w:keepNext/>
            </w:pPr>
            <w:r w:rsidRPr="001F42D3">
              <w:t>68482</w:t>
            </w:r>
            <w:r w:rsidR="003D003E" w:rsidRPr="001F42D3">
              <w:t>^MDC_ATTR_ALARM_STATE^MDC</w:t>
            </w:r>
          </w:p>
        </w:tc>
        <w:tc>
          <w:tcPr>
            <w:tcW w:w="2103" w:type="dxa"/>
          </w:tcPr>
          <w:p w14:paraId="35542E7F" w14:textId="77777777" w:rsidR="00B11855" w:rsidRPr="001F42D3" w:rsidRDefault="003D003E" w:rsidP="004824A8">
            <w:pPr>
              <w:pStyle w:val="TableEntry"/>
              <w:keepNext/>
            </w:pPr>
            <w:r w:rsidRPr="001F42D3">
              <w:t>Indicates the state of the underlying alert condition at the patient care device:</w:t>
            </w:r>
          </w:p>
          <w:p w14:paraId="79889221" w14:textId="77777777" w:rsidR="00B11855" w:rsidRPr="001F42D3" w:rsidRDefault="003D003E" w:rsidP="004824A8">
            <w:pPr>
              <w:pStyle w:val="TableEntry"/>
              <w:keepNext/>
            </w:pPr>
            <w:r w:rsidRPr="001F42D3">
              <w:t>inactive |</w:t>
            </w:r>
            <w:r w:rsidRPr="001F42D3">
              <w:br/>
              <w:t>active |</w:t>
            </w:r>
            <w:r w:rsidRPr="001F42D3">
              <w:br/>
              <w:t>latched (no longer active but persisted to allow caregivers to be notified of transient but significant events)</w:t>
            </w:r>
          </w:p>
        </w:tc>
      </w:tr>
      <w:tr w:rsidR="00B11855" w:rsidRPr="001F42D3" w14:paraId="3234739D" w14:textId="77777777" w:rsidTr="00CF5627">
        <w:trPr>
          <w:jc w:val="center"/>
        </w:trPr>
        <w:tc>
          <w:tcPr>
            <w:tcW w:w="933" w:type="dxa"/>
          </w:tcPr>
          <w:p w14:paraId="46592EB1" w14:textId="77777777" w:rsidR="00B11855" w:rsidRPr="001F42D3" w:rsidRDefault="003D003E" w:rsidP="004824A8">
            <w:pPr>
              <w:pStyle w:val="TableEntry"/>
              <w:keepNext/>
            </w:pPr>
            <w:r w:rsidRPr="001F42D3">
              <w:t>5</w:t>
            </w:r>
          </w:p>
        </w:tc>
        <w:tc>
          <w:tcPr>
            <w:tcW w:w="2070" w:type="dxa"/>
          </w:tcPr>
          <w:p w14:paraId="666113AA" w14:textId="77777777" w:rsidR="00B11855" w:rsidRPr="001F42D3" w:rsidRDefault="003D003E" w:rsidP="004824A8">
            <w:pPr>
              <w:pStyle w:val="TableEntry"/>
              <w:keepNext/>
            </w:pPr>
            <w:r w:rsidRPr="001F42D3">
              <w:t>Inactivation State</w:t>
            </w:r>
          </w:p>
        </w:tc>
        <w:tc>
          <w:tcPr>
            <w:tcW w:w="4500" w:type="dxa"/>
          </w:tcPr>
          <w:p w14:paraId="353C5905" w14:textId="7A9BD953" w:rsidR="00B11855" w:rsidRPr="001F42D3" w:rsidRDefault="004B004B" w:rsidP="004824A8">
            <w:pPr>
              <w:pStyle w:val="TableEntry"/>
              <w:keepNext/>
            </w:pPr>
            <w:r w:rsidRPr="001F42D3">
              <w:t>68483</w:t>
            </w:r>
            <w:r w:rsidR="003D003E" w:rsidRPr="001F42D3">
              <w:t>^MDC_ATTR_ALARM_INACTIVATION_STATE^MDC</w:t>
            </w:r>
          </w:p>
        </w:tc>
        <w:tc>
          <w:tcPr>
            <w:tcW w:w="2103" w:type="dxa"/>
          </w:tcPr>
          <w:p w14:paraId="672FDCBF" w14:textId="77777777" w:rsidR="00B11855" w:rsidRPr="001F42D3" w:rsidRDefault="003D003E" w:rsidP="004824A8">
            <w:pPr>
              <w:pStyle w:val="TableEntry"/>
              <w:keepNext/>
            </w:pPr>
            <w:r w:rsidRPr="001F42D3">
              <w:t>Indicates whether visual or aural indications at the patient care device are inactivated.</w:t>
            </w:r>
          </w:p>
        </w:tc>
      </w:tr>
      <w:tr w:rsidR="00B11855" w:rsidRPr="001F42D3" w14:paraId="27299ECE" w14:textId="77777777" w:rsidTr="00CF5627">
        <w:trPr>
          <w:jc w:val="center"/>
        </w:trPr>
        <w:tc>
          <w:tcPr>
            <w:tcW w:w="933" w:type="dxa"/>
          </w:tcPr>
          <w:p w14:paraId="21441AEA" w14:textId="77777777" w:rsidR="00B11855" w:rsidRPr="001F42D3" w:rsidRDefault="003D003E" w:rsidP="004824A8">
            <w:pPr>
              <w:pStyle w:val="TableEntry"/>
              <w:keepNext/>
            </w:pPr>
            <w:r w:rsidRPr="001F42D3">
              <w:t>6</w:t>
            </w:r>
          </w:p>
        </w:tc>
        <w:tc>
          <w:tcPr>
            <w:tcW w:w="2070" w:type="dxa"/>
          </w:tcPr>
          <w:p w14:paraId="4CC9446B" w14:textId="77777777" w:rsidR="00B11855" w:rsidRPr="001F42D3" w:rsidRDefault="003D003E" w:rsidP="004824A8">
            <w:pPr>
              <w:pStyle w:val="TableEntry"/>
              <w:keepNext/>
            </w:pPr>
            <w:r w:rsidRPr="001F42D3">
              <w:t>Alarm Priority*</w:t>
            </w:r>
          </w:p>
        </w:tc>
        <w:tc>
          <w:tcPr>
            <w:tcW w:w="4500" w:type="dxa"/>
          </w:tcPr>
          <w:p w14:paraId="6052ACAA" w14:textId="47ED40EF" w:rsidR="00B11855" w:rsidRPr="001F42D3" w:rsidRDefault="004B004B" w:rsidP="004824A8">
            <w:pPr>
              <w:pStyle w:val="TableEntry"/>
              <w:keepNext/>
            </w:pPr>
            <w:r w:rsidRPr="001F42D3">
              <w:t>68484</w:t>
            </w:r>
            <w:r w:rsidR="003D003E" w:rsidRPr="001F42D3">
              <w:t>^MDC_ATTR_ALARM_PRIORITY^MDC</w:t>
            </w:r>
          </w:p>
        </w:tc>
        <w:tc>
          <w:tcPr>
            <w:tcW w:w="2103" w:type="dxa"/>
          </w:tcPr>
          <w:p w14:paraId="5EB6CFE5" w14:textId="77777777" w:rsidR="00B11855" w:rsidRPr="001F42D3" w:rsidRDefault="00DA360B" w:rsidP="004824A8">
            <w:pPr>
              <w:pStyle w:val="TableEntry"/>
              <w:keepNext/>
            </w:pPr>
            <w:proofErr w:type="gramStart"/>
            <w:r w:rsidRPr="001F42D3">
              <w:t>Shall</w:t>
            </w:r>
            <w:proofErr w:type="gramEnd"/>
            <w:r w:rsidRPr="001F42D3">
              <w:t xml:space="preserve"> be a </w:t>
            </w:r>
            <w:r w:rsidR="003D003E" w:rsidRPr="001F42D3">
              <w:t>separate OBX segment occurrence if not a component OBX-8 Abnormal Flags:</w:t>
            </w:r>
          </w:p>
          <w:p w14:paraId="265271BD" w14:textId="77777777" w:rsidR="00B11855" w:rsidRPr="001F42D3" w:rsidRDefault="003D003E" w:rsidP="004824A8">
            <w:pPr>
              <w:pStyle w:val="TableEntry"/>
              <w:keepNext/>
            </w:pPr>
            <w:r w:rsidRPr="001F42D3">
              <w:t xml:space="preserve">This specifies the alarm priority, with possible values of </w:t>
            </w:r>
          </w:p>
          <w:p w14:paraId="43E22891" w14:textId="77777777" w:rsidR="00B11855" w:rsidRPr="001F42D3" w:rsidRDefault="003D003E" w:rsidP="004824A8">
            <w:pPr>
              <w:pStyle w:val="TableEntry"/>
              <w:keepNext/>
            </w:pPr>
            <w:r w:rsidRPr="001F42D3">
              <w:t>PN = not indicated</w:t>
            </w:r>
          </w:p>
          <w:p w14:paraId="563B1266" w14:textId="77777777" w:rsidR="00B11855" w:rsidRPr="001F42D3" w:rsidRDefault="003D003E" w:rsidP="004824A8">
            <w:pPr>
              <w:pStyle w:val="TableEntry"/>
              <w:keepNext/>
            </w:pPr>
            <w:r w:rsidRPr="001F42D3">
              <w:t>PL = Low</w:t>
            </w:r>
          </w:p>
          <w:p w14:paraId="333DB716" w14:textId="77777777" w:rsidR="00B11855" w:rsidRPr="001F42D3" w:rsidRDefault="003D003E" w:rsidP="004824A8">
            <w:pPr>
              <w:pStyle w:val="TableEntry"/>
              <w:keepNext/>
            </w:pPr>
            <w:r w:rsidRPr="001F42D3">
              <w:t>PM = Medium</w:t>
            </w:r>
          </w:p>
          <w:p w14:paraId="61A58D46" w14:textId="77777777" w:rsidR="00B11855" w:rsidRPr="001F42D3" w:rsidRDefault="003D003E" w:rsidP="004824A8">
            <w:pPr>
              <w:pStyle w:val="TableEntry"/>
              <w:keepNext/>
            </w:pPr>
            <w:r w:rsidRPr="001F42D3">
              <w:t>PH = High</w:t>
            </w:r>
          </w:p>
        </w:tc>
      </w:tr>
      <w:tr w:rsidR="00B11855" w:rsidRPr="001F42D3" w14:paraId="7B748CC4" w14:textId="77777777" w:rsidTr="00CF5627">
        <w:trPr>
          <w:jc w:val="center"/>
        </w:trPr>
        <w:tc>
          <w:tcPr>
            <w:tcW w:w="933" w:type="dxa"/>
          </w:tcPr>
          <w:p w14:paraId="02BE1FA7" w14:textId="77777777" w:rsidR="00B11855" w:rsidRPr="001F42D3" w:rsidRDefault="003D003E" w:rsidP="00A92110">
            <w:pPr>
              <w:pStyle w:val="TableEntry"/>
            </w:pPr>
            <w:r w:rsidRPr="001F42D3">
              <w:t>7</w:t>
            </w:r>
          </w:p>
        </w:tc>
        <w:tc>
          <w:tcPr>
            <w:tcW w:w="2070" w:type="dxa"/>
          </w:tcPr>
          <w:p w14:paraId="52D102D6" w14:textId="77777777" w:rsidR="00B11855" w:rsidRPr="001F42D3" w:rsidRDefault="003D003E" w:rsidP="00A92110">
            <w:pPr>
              <w:pStyle w:val="TableEntry"/>
            </w:pPr>
            <w:r w:rsidRPr="001F42D3">
              <w:t>Alert Type*</w:t>
            </w:r>
          </w:p>
        </w:tc>
        <w:tc>
          <w:tcPr>
            <w:tcW w:w="4500" w:type="dxa"/>
          </w:tcPr>
          <w:p w14:paraId="3766BC4A" w14:textId="73E0ED5C" w:rsidR="00B11855" w:rsidRPr="001F42D3" w:rsidRDefault="00742243" w:rsidP="00A92110">
            <w:pPr>
              <w:pStyle w:val="TableEntry"/>
            </w:pPr>
            <w:r w:rsidRPr="001F42D3">
              <w:t>68485</w:t>
            </w:r>
            <w:r w:rsidR="003D003E" w:rsidRPr="001F42D3">
              <w:t>^MDC_ATTR_ALERT_TYPE^MDC</w:t>
            </w:r>
          </w:p>
        </w:tc>
        <w:tc>
          <w:tcPr>
            <w:tcW w:w="2103" w:type="dxa"/>
          </w:tcPr>
          <w:p w14:paraId="7B52269D" w14:textId="77777777" w:rsidR="00B11855" w:rsidRPr="001F42D3" w:rsidRDefault="007C0ACA" w:rsidP="00A92110">
            <w:pPr>
              <w:pStyle w:val="TableEntry"/>
            </w:pPr>
            <w:r w:rsidRPr="001F42D3">
              <w:t xml:space="preserve">Shall be a </w:t>
            </w:r>
            <w:r w:rsidR="003D003E" w:rsidRPr="001F42D3">
              <w:t xml:space="preserve">separate OBX segment occurrence if not a component of OBX-8 Abnormal Flags:  This </w:t>
            </w:r>
            <w:r w:rsidR="003D003E" w:rsidRPr="001F42D3">
              <w:lastRenderedPageBreak/>
              <w:t>specifies the alert type, with possible values of</w:t>
            </w:r>
          </w:p>
          <w:p w14:paraId="19A05D08" w14:textId="77777777" w:rsidR="00B11855" w:rsidRPr="001F42D3" w:rsidRDefault="003D003E" w:rsidP="00A92110">
            <w:pPr>
              <w:pStyle w:val="TableEntry"/>
            </w:pPr>
            <w:r w:rsidRPr="001F42D3">
              <w:t>SP = Alert is Alarm – Physiological</w:t>
            </w:r>
          </w:p>
          <w:p w14:paraId="381DC975" w14:textId="77777777" w:rsidR="00B11855" w:rsidRPr="001F42D3" w:rsidRDefault="003D003E" w:rsidP="00A92110">
            <w:pPr>
              <w:pStyle w:val="TableEntry"/>
            </w:pPr>
            <w:r w:rsidRPr="001F42D3">
              <w:t>ST = Alert is Alarm – Technical</w:t>
            </w:r>
          </w:p>
          <w:p w14:paraId="69C66744" w14:textId="77777777" w:rsidR="00B11855" w:rsidRPr="001F42D3" w:rsidRDefault="003D003E" w:rsidP="00A92110">
            <w:pPr>
              <w:pStyle w:val="TableEntry"/>
            </w:pPr>
            <w:r w:rsidRPr="001F42D3">
              <w:t>SA = Alert is Advisory</w:t>
            </w:r>
          </w:p>
        </w:tc>
      </w:tr>
    </w:tbl>
    <w:p w14:paraId="41493F14" w14:textId="29C5A7F7" w:rsidR="00B11855" w:rsidRPr="001F42D3" w:rsidRDefault="003D003E" w:rsidP="00116FF2">
      <w:pPr>
        <w:pStyle w:val="Note"/>
        <w:ind w:left="0" w:hanging="2"/>
      </w:pPr>
      <w:r w:rsidRPr="001F42D3">
        <w:lastRenderedPageBreak/>
        <w:t>*Alarm Priority and Alert Type inclusion location is either-or</w:t>
      </w:r>
      <w:r w:rsidR="00CA3A2C" w:rsidRPr="001F42D3">
        <w:t xml:space="preserve">. </w:t>
      </w:r>
      <w:r w:rsidRPr="001F42D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1F42D3">
        <w:t xml:space="preserve">. </w:t>
      </w:r>
      <w:r w:rsidRPr="001F42D3">
        <w:t>The OBX-8 components approach is deprecated</w:t>
      </w:r>
      <w:r w:rsidR="00CA3A2C" w:rsidRPr="001F42D3">
        <w:t xml:space="preserve">. </w:t>
      </w:r>
      <w:r w:rsidRPr="001F42D3">
        <w:t>All new implementations are to use the separate OBX segments approach</w:t>
      </w:r>
      <w:r w:rsidR="00CA3A2C" w:rsidRPr="001F42D3">
        <w:t xml:space="preserve">. </w:t>
      </w:r>
      <w:r w:rsidRPr="001F42D3">
        <w:t xml:space="preserve">The </w:t>
      </w:r>
      <w:r w:rsidR="00DA0123" w:rsidRPr="001F42D3">
        <w:t>effectivity</w:t>
      </w:r>
      <w:r w:rsidRPr="001F42D3">
        <w:t xml:space="preserve"> is such that the </w:t>
      </w:r>
      <w:r w:rsidR="009E2B46" w:rsidRPr="001F42D3">
        <w:t>Alert Manager</w:t>
      </w:r>
      <w:r w:rsidRPr="001F42D3">
        <w:t xml:space="preserve"> shall implement the new approach in addition to the original approach</w:t>
      </w:r>
      <w:r w:rsidR="00CA3A2C" w:rsidRPr="001F42D3">
        <w:t xml:space="preserve">. </w:t>
      </w:r>
      <w:r w:rsidRPr="001F42D3">
        <w:t>The new approach takes precedent over the original approach</w:t>
      </w:r>
      <w:r w:rsidR="00CA3A2C" w:rsidRPr="001F42D3">
        <w:t xml:space="preserve">. </w:t>
      </w:r>
      <w:r w:rsidRPr="001F42D3">
        <w:t xml:space="preserve">If both approaches are </w:t>
      </w:r>
      <w:r w:rsidR="0028379E" w:rsidRPr="001F42D3">
        <w:t>present,</w:t>
      </w:r>
      <w:r w:rsidRPr="001F42D3">
        <w:t xml:space="preserve"> the </w:t>
      </w:r>
      <w:r w:rsidR="009E2B46" w:rsidRPr="001F42D3">
        <w:t>Alert Manager</w:t>
      </w:r>
      <w:r w:rsidRPr="001F42D3">
        <w:t xml:space="preserve"> shall ignore the original approach.</w:t>
      </w:r>
    </w:p>
    <w:p w14:paraId="2B180199" w14:textId="3BC6038E" w:rsidR="00AC7B6C" w:rsidRPr="001F42D3" w:rsidRDefault="00AC7B6C" w:rsidP="00CF5627">
      <w:pPr>
        <w:pStyle w:val="TableTitle"/>
      </w:pPr>
      <w:r w:rsidRPr="001F42D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1F42D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1F42D3" w:rsidRDefault="00AC7B6C" w:rsidP="00CF5627">
            <w:pPr>
              <w:pStyle w:val="TableEntryHeader"/>
            </w:pPr>
            <w:r w:rsidRPr="001F42D3">
              <w:t>Facet Name</w:t>
            </w:r>
          </w:p>
        </w:tc>
        <w:tc>
          <w:tcPr>
            <w:tcW w:w="3815" w:type="dxa"/>
            <w:gridSpan w:val="3"/>
            <w:shd w:val="clear" w:color="auto" w:fill="D9D9D9" w:themeFill="background1" w:themeFillShade="D9"/>
            <w:vAlign w:val="center"/>
            <w:hideMark/>
          </w:tcPr>
          <w:p w14:paraId="0F53ED6D" w14:textId="77777777" w:rsidR="00AC7B6C" w:rsidRPr="001F42D3" w:rsidRDefault="00AC7B6C" w:rsidP="00CF5627">
            <w:pPr>
              <w:pStyle w:val="TableEntryHeader"/>
            </w:pPr>
            <w:r w:rsidRPr="001F42D3">
              <w:t>Facet Usage by Alert Type</w:t>
            </w:r>
          </w:p>
        </w:tc>
      </w:tr>
      <w:tr w:rsidR="00AC7B6C" w:rsidRPr="001F42D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1F42D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1F42D3" w:rsidRDefault="00AC7B6C" w:rsidP="00CF5627">
            <w:pPr>
              <w:pStyle w:val="TableEntryHeader"/>
            </w:pPr>
            <w:r w:rsidRPr="001F42D3">
              <w:t>Alarm</w:t>
            </w:r>
          </w:p>
          <w:p w14:paraId="5FEEC6DF" w14:textId="77777777" w:rsidR="00AC7B6C" w:rsidRPr="001F42D3" w:rsidRDefault="00AC7B6C" w:rsidP="00CF5627">
            <w:pPr>
              <w:pStyle w:val="TableEntryHeader"/>
            </w:pPr>
            <w:r w:rsidRPr="001F42D3">
              <w:t>Physiologic</w:t>
            </w:r>
          </w:p>
        </w:tc>
        <w:tc>
          <w:tcPr>
            <w:tcW w:w="1243" w:type="dxa"/>
            <w:shd w:val="clear" w:color="auto" w:fill="D9D9D9" w:themeFill="background1" w:themeFillShade="D9"/>
            <w:vAlign w:val="center"/>
            <w:hideMark/>
          </w:tcPr>
          <w:p w14:paraId="6650534B" w14:textId="77777777" w:rsidR="00AC7B6C" w:rsidRPr="001F42D3" w:rsidRDefault="00AC7B6C" w:rsidP="00CF5627">
            <w:pPr>
              <w:pStyle w:val="TableEntryHeader"/>
            </w:pPr>
            <w:r w:rsidRPr="001F42D3">
              <w:t>Alarm</w:t>
            </w:r>
          </w:p>
          <w:p w14:paraId="32984EDF" w14:textId="77777777" w:rsidR="00AC7B6C" w:rsidRPr="001F42D3" w:rsidRDefault="00AC7B6C" w:rsidP="00CF5627">
            <w:pPr>
              <w:pStyle w:val="TableEntryHeader"/>
            </w:pPr>
            <w:r w:rsidRPr="001F42D3">
              <w:t>Technical</w:t>
            </w:r>
          </w:p>
        </w:tc>
        <w:tc>
          <w:tcPr>
            <w:tcW w:w="1182" w:type="dxa"/>
            <w:shd w:val="clear" w:color="auto" w:fill="D9D9D9" w:themeFill="background1" w:themeFillShade="D9"/>
            <w:vAlign w:val="center"/>
            <w:hideMark/>
          </w:tcPr>
          <w:p w14:paraId="181686B3" w14:textId="77777777" w:rsidR="00AC7B6C" w:rsidRPr="001F42D3" w:rsidRDefault="00AC7B6C" w:rsidP="00CF5627">
            <w:pPr>
              <w:pStyle w:val="TableEntryHeader"/>
            </w:pPr>
            <w:r w:rsidRPr="001F42D3">
              <w:t>Advisory</w:t>
            </w:r>
          </w:p>
        </w:tc>
      </w:tr>
      <w:tr w:rsidR="00AC7B6C" w:rsidRPr="001F42D3" w14:paraId="3A4D5DFD" w14:textId="77777777" w:rsidTr="00CF5627">
        <w:trPr>
          <w:jc w:val="center"/>
        </w:trPr>
        <w:tc>
          <w:tcPr>
            <w:tcW w:w="2177" w:type="dxa"/>
            <w:vAlign w:val="center"/>
            <w:hideMark/>
          </w:tcPr>
          <w:p w14:paraId="5A8FCF73" w14:textId="77777777" w:rsidR="00AC7B6C" w:rsidRPr="001F42D3" w:rsidRDefault="00AC7B6C" w:rsidP="00CF5627">
            <w:pPr>
              <w:pStyle w:val="TableEntry"/>
            </w:pPr>
            <w:r w:rsidRPr="001F42D3">
              <w:t>Event Identification</w:t>
            </w:r>
          </w:p>
        </w:tc>
        <w:tc>
          <w:tcPr>
            <w:tcW w:w="1390" w:type="dxa"/>
            <w:vAlign w:val="center"/>
            <w:hideMark/>
          </w:tcPr>
          <w:p w14:paraId="5A164B50" w14:textId="77777777" w:rsidR="00AC7B6C" w:rsidRPr="001F42D3" w:rsidRDefault="00AC7B6C" w:rsidP="00CF5627">
            <w:pPr>
              <w:pStyle w:val="TableEntry"/>
            </w:pPr>
            <w:r w:rsidRPr="001F42D3">
              <w:t>R</w:t>
            </w:r>
          </w:p>
        </w:tc>
        <w:tc>
          <w:tcPr>
            <w:tcW w:w="1243" w:type="dxa"/>
            <w:vAlign w:val="center"/>
            <w:hideMark/>
          </w:tcPr>
          <w:p w14:paraId="2454226B" w14:textId="77777777" w:rsidR="00AC7B6C" w:rsidRPr="001F42D3" w:rsidRDefault="00AC7B6C" w:rsidP="00CF5627">
            <w:pPr>
              <w:pStyle w:val="TableEntry"/>
            </w:pPr>
            <w:r w:rsidRPr="001F42D3">
              <w:t>R</w:t>
            </w:r>
          </w:p>
        </w:tc>
        <w:tc>
          <w:tcPr>
            <w:tcW w:w="1182" w:type="dxa"/>
            <w:vAlign w:val="center"/>
            <w:hideMark/>
          </w:tcPr>
          <w:p w14:paraId="4AB91AFE" w14:textId="77777777" w:rsidR="00AC7B6C" w:rsidRPr="001F42D3" w:rsidRDefault="00AC7B6C" w:rsidP="00CF5627">
            <w:pPr>
              <w:pStyle w:val="TableEntry"/>
            </w:pPr>
            <w:r w:rsidRPr="001F42D3">
              <w:t>R</w:t>
            </w:r>
          </w:p>
        </w:tc>
      </w:tr>
      <w:tr w:rsidR="00AC7B6C" w:rsidRPr="001F42D3" w14:paraId="31521084" w14:textId="77777777" w:rsidTr="00CF5627">
        <w:trPr>
          <w:jc w:val="center"/>
        </w:trPr>
        <w:tc>
          <w:tcPr>
            <w:tcW w:w="2177" w:type="dxa"/>
            <w:vAlign w:val="center"/>
            <w:hideMark/>
          </w:tcPr>
          <w:p w14:paraId="451B72F9" w14:textId="77777777" w:rsidR="00AC7B6C" w:rsidRPr="001F42D3" w:rsidRDefault="00AC7B6C" w:rsidP="00CF5627">
            <w:pPr>
              <w:pStyle w:val="TableEntry"/>
            </w:pPr>
            <w:r w:rsidRPr="001F42D3">
              <w:t>Source Identification</w:t>
            </w:r>
          </w:p>
        </w:tc>
        <w:tc>
          <w:tcPr>
            <w:tcW w:w="1390" w:type="dxa"/>
            <w:vAlign w:val="center"/>
            <w:hideMark/>
          </w:tcPr>
          <w:p w14:paraId="49169FE9" w14:textId="77777777" w:rsidR="00AC7B6C" w:rsidRPr="001F42D3" w:rsidRDefault="00AC7B6C" w:rsidP="00CF5627">
            <w:pPr>
              <w:pStyle w:val="TableEntry"/>
            </w:pPr>
            <w:r w:rsidRPr="001F42D3">
              <w:t>R</w:t>
            </w:r>
          </w:p>
        </w:tc>
        <w:tc>
          <w:tcPr>
            <w:tcW w:w="1243" w:type="dxa"/>
            <w:vAlign w:val="center"/>
            <w:hideMark/>
          </w:tcPr>
          <w:p w14:paraId="0401853D" w14:textId="77777777" w:rsidR="00AC7B6C" w:rsidRPr="001F42D3" w:rsidRDefault="00AC7B6C" w:rsidP="00CF5627">
            <w:pPr>
              <w:pStyle w:val="TableEntry"/>
            </w:pPr>
            <w:r w:rsidRPr="001F42D3">
              <w:t>R</w:t>
            </w:r>
          </w:p>
        </w:tc>
        <w:tc>
          <w:tcPr>
            <w:tcW w:w="1182" w:type="dxa"/>
            <w:vAlign w:val="center"/>
            <w:hideMark/>
          </w:tcPr>
          <w:p w14:paraId="49613599" w14:textId="77777777" w:rsidR="00AC7B6C" w:rsidRPr="001F42D3" w:rsidRDefault="00AC7B6C" w:rsidP="00CF5627">
            <w:pPr>
              <w:pStyle w:val="TableEntry"/>
            </w:pPr>
            <w:r w:rsidRPr="001F42D3">
              <w:t>R</w:t>
            </w:r>
          </w:p>
        </w:tc>
      </w:tr>
      <w:tr w:rsidR="00AC7B6C" w:rsidRPr="001F42D3" w14:paraId="75094AE2" w14:textId="77777777" w:rsidTr="00CF5627">
        <w:trPr>
          <w:jc w:val="center"/>
        </w:trPr>
        <w:tc>
          <w:tcPr>
            <w:tcW w:w="2177" w:type="dxa"/>
            <w:vAlign w:val="center"/>
            <w:hideMark/>
          </w:tcPr>
          <w:p w14:paraId="34505AF1" w14:textId="77777777" w:rsidR="00AC7B6C" w:rsidRPr="001F42D3" w:rsidRDefault="00AC7B6C" w:rsidP="00CF5627">
            <w:pPr>
              <w:pStyle w:val="TableEntry"/>
            </w:pPr>
            <w:r w:rsidRPr="001F42D3">
              <w:t>Event Phase</w:t>
            </w:r>
          </w:p>
        </w:tc>
        <w:tc>
          <w:tcPr>
            <w:tcW w:w="1390" w:type="dxa"/>
            <w:vAlign w:val="center"/>
            <w:hideMark/>
          </w:tcPr>
          <w:p w14:paraId="09BD91DE" w14:textId="77777777" w:rsidR="00AC7B6C" w:rsidRPr="001F42D3" w:rsidRDefault="00AC7B6C" w:rsidP="00CF5627">
            <w:pPr>
              <w:pStyle w:val="TableEntry"/>
            </w:pPr>
            <w:r w:rsidRPr="001F42D3">
              <w:t>R</w:t>
            </w:r>
          </w:p>
        </w:tc>
        <w:tc>
          <w:tcPr>
            <w:tcW w:w="1243" w:type="dxa"/>
            <w:vAlign w:val="center"/>
            <w:hideMark/>
          </w:tcPr>
          <w:p w14:paraId="48919B9C" w14:textId="77777777" w:rsidR="00AC7B6C" w:rsidRPr="001F42D3" w:rsidRDefault="00AC7B6C" w:rsidP="00CF5627">
            <w:pPr>
              <w:pStyle w:val="TableEntry"/>
            </w:pPr>
            <w:r w:rsidRPr="001F42D3">
              <w:t>R</w:t>
            </w:r>
          </w:p>
        </w:tc>
        <w:tc>
          <w:tcPr>
            <w:tcW w:w="1182" w:type="dxa"/>
            <w:vAlign w:val="center"/>
            <w:hideMark/>
          </w:tcPr>
          <w:p w14:paraId="150B7EB9" w14:textId="77777777" w:rsidR="00AC7B6C" w:rsidRPr="001F42D3" w:rsidRDefault="00AC7B6C" w:rsidP="00CF5627">
            <w:pPr>
              <w:pStyle w:val="TableEntry"/>
            </w:pPr>
            <w:r w:rsidRPr="001F42D3">
              <w:t>R</w:t>
            </w:r>
          </w:p>
        </w:tc>
      </w:tr>
      <w:tr w:rsidR="00AC7B6C" w:rsidRPr="001F42D3" w14:paraId="3814EC37" w14:textId="77777777" w:rsidTr="00CF5627">
        <w:trPr>
          <w:jc w:val="center"/>
        </w:trPr>
        <w:tc>
          <w:tcPr>
            <w:tcW w:w="2177" w:type="dxa"/>
            <w:vAlign w:val="center"/>
            <w:hideMark/>
          </w:tcPr>
          <w:p w14:paraId="008AAB7A" w14:textId="77777777" w:rsidR="00AC7B6C" w:rsidRPr="001F42D3" w:rsidRDefault="00AC7B6C" w:rsidP="00CF5627">
            <w:pPr>
              <w:pStyle w:val="TableEntry"/>
            </w:pPr>
            <w:r w:rsidRPr="001F42D3">
              <w:t>Alert State</w:t>
            </w:r>
          </w:p>
        </w:tc>
        <w:tc>
          <w:tcPr>
            <w:tcW w:w="1390" w:type="dxa"/>
            <w:vAlign w:val="center"/>
            <w:hideMark/>
          </w:tcPr>
          <w:p w14:paraId="62E12609" w14:textId="77777777" w:rsidR="00AC7B6C" w:rsidRPr="001F42D3" w:rsidRDefault="00AC7B6C" w:rsidP="00CF5627">
            <w:pPr>
              <w:pStyle w:val="TableEntry"/>
            </w:pPr>
            <w:r w:rsidRPr="001F42D3">
              <w:t>R</w:t>
            </w:r>
          </w:p>
        </w:tc>
        <w:tc>
          <w:tcPr>
            <w:tcW w:w="1243" w:type="dxa"/>
            <w:vAlign w:val="center"/>
            <w:hideMark/>
          </w:tcPr>
          <w:p w14:paraId="727D0261" w14:textId="77777777" w:rsidR="00AC7B6C" w:rsidRPr="001F42D3" w:rsidRDefault="00AC7B6C" w:rsidP="00CF5627">
            <w:pPr>
              <w:pStyle w:val="TableEntry"/>
            </w:pPr>
            <w:r w:rsidRPr="001F42D3">
              <w:t>R</w:t>
            </w:r>
          </w:p>
        </w:tc>
        <w:tc>
          <w:tcPr>
            <w:tcW w:w="1182" w:type="dxa"/>
            <w:vAlign w:val="center"/>
            <w:hideMark/>
          </w:tcPr>
          <w:p w14:paraId="40D14A1C" w14:textId="77777777" w:rsidR="00AC7B6C" w:rsidRPr="001F42D3" w:rsidRDefault="00AC7B6C" w:rsidP="00CF5627">
            <w:pPr>
              <w:pStyle w:val="TableEntry"/>
            </w:pPr>
            <w:r w:rsidRPr="001F42D3">
              <w:t>R</w:t>
            </w:r>
          </w:p>
        </w:tc>
      </w:tr>
      <w:tr w:rsidR="00AC7B6C" w:rsidRPr="001F42D3" w14:paraId="66FA3C06" w14:textId="77777777" w:rsidTr="00CF5627">
        <w:trPr>
          <w:jc w:val="center"/>
        </w:trPr>
        <w:tc>
          <w:tcPr>
            <w:tcW w:w="2177" w:type="dxa"/>
            <w:vAlign w:val="center"/>
            <w:hideMark/>
          </w:tcPr>
          <w:p w14:paraId="15B6BDDE" w14:textId="77777777" w:rsidR="00AC7B6C" w:rsidRPr="001F42D3" w:rsidRDefault="00AC7B6C" w:rsidP="00CF5627">
            <w:pPr>
              <w:pStyle w:val="TableEntry"/>
            </w:pPr>
            <w:r w:rsidRPr="001F42D3">
              <w:t>Inactivation State</w:t>
            </w:r>
          </w:p>
        </w:tc>
        <w:tc>
          <w:tcPr>
            <w:tcW w:w="1390" w:type="dxa"/>
            <w:vAlign w:val="center"/>
            <w:hideMark/>
          </w:tcPr>
          <w:p w14:paraId="1E9EB6DB" w14:textId="77777777" w:rsidR="00AC7B6C" w:rsidRPr="001F42D3" w:rsidRDefault="00AC7B6C" w:rsidP="00CF5627">
            <w:pPr>
              <w:pStyle w:val="TableEntry"/>
            </w:pPr>
            <w:r w:rsidRPr="001F42D3">
              <w:t>R</w:t>
            </w:r>
          </w:p>
        </w:tc>
        <w:tc>
          <w:tcPr>
            <w:tcW w:w="1243" w:type="dxa"/>
            <w:vAlign w:val="center"/>
            <w:hideMark/>
          </w:tcPr>
          <w:p w14:paraId="49D9B4CB" w14:textId="77777777" w:rsidR="00AC7B6C" w:rsidRPr="001F42D3" w:rsidRDefault="00AC7B6C" w:rsidP="00CF5627">
            <w:pPr>
              <w:pStyle w:val="TableEntry"/>
            </w:pPr>
            <w:r w:rsidRPr="001F42D3">
              <w:t>R</w:t>
            </w:r>
          </w:p>
        </w:tc>
        <w:tc>
          <w:tcPr>
            <w:tcW w:w="1182" w:type="dxa"/>
            <w:vAlign w:val="center"/>
            <w:hideMark/>
          </w:tcPr>
          <w:p w14:paraId="3FF9A34B" w14:textId="77777777" w:rsidR="00AC7B6C" w:rsidRPr="001F42D3" w:rsidRDefault="00AC7B6C" w:rsidP="00CF5627">
            <w:pPr>
              <w:pStyle w:val="TableEntry"/>
            </w:pPr>
            <w:r w:rsidRPr="001F42D3">
              <w:t>R</w:t>
            </w:r>
          </w:p>
        </w:tc>
      </w:tr>
      <w:tr w:rsidR="00AC7B6C" w:rsidRPr="001F42D3" w14:paraId="051D6AEC" w14:textId="77777777" w:rsidTr="00CF5627">
        <w:trPr>
          <w:jc w:val="center"/>
        </w:trPr>
        <w:tc>
          <w:tcPr>
            <w:tcW w:w="2177" w:type="dxa"/>
            <w:vAlign w:val="center"/>
            <w:hideMark/>
          </w:tcPr>
          <w:p w14:paraId="28DDB2D5" w14:textId="77777777" w:rsidR="00AC7B6C" w:rsidRPr="001F42D3" w:rsidRDefault="00AC7B6C" w:rsidP="00CF5627">
            <w:pPr>
              <w:pStyle w:val="TableEntry"/>
            </w:pPr>
            <w:r w:rsidRPr="001F42D3">
              <w:t>Alarm Priority*</w:t>
            </w:r>
          </w:p>
        </w:tc>
        <w:tc>
          <w:tcPr>
            <w:tcW w:w="1390" w:type="dxa"/>
            <w:vAlign w:val="center"/>
            <w:hideMark/>
          </w:tcPr>
          <w:p w14:paraId="5C226A7F" w14:textId="77777777" w:rsidR="00AC7B6C" w:rsidRPr="001F42D3" w:rsidRDefault="00AC7B6C" w:rsidP="00CF5627">
            <w:pPr>
              <w:pStyle w:val="TableEntry"/>
            </w:pPr>
            <w:r w:rsidRPr="001F42D3">
              <w:t>R</w:t>
            </w:r>
          </w:p>
        </w:tc>
        <w:tc>
          <w:tcPr>
            <w:tcW w:w="1243" w:type="dxa"/>
            <w:vAlign w:val="center"/>
            <w:hideMark/>
          </w:tcPr>
          <w:p w14:paraId="2F5C712A" w14:textId="77777777" w:rsidR="00AC7B6C" w:rsidRPr="001F42D3" w:rsidRDefault="00AC7B6C" w:rsidP="00CF5627">
            <w:pPr>
              <w:pStyle w:val="TableEntry"/>
            </w:pPr>
            <w:r w:rsidRPr="001F42D3">
              <w:t>R</w:t>
            </w:r>
          </w:p>
        </w:tc>
        <w:tc>
          <w:tcPr>
            <w:tcW w:w="1182" w:type="dxa"/>
            <w:vAlign w:val="center"/>
            <w:hideMark/>
          </w:tcPr>
          <w:p w14:paraId="086E28BC" w14:textId="77777777" w:rsidR="00AC7B6C" w:rsidRPr="001F42D3" w:rsidRDefault="00AC7B6C" w:rsidP="00CF5627">
            <w:pPr>
              <w:pStyle w:val="TableEntry"/>
            </w:pPr>
            <w:r w:rsidRPr="001F42D3">
              <w:t>R</w:t>
            </w:r>
          </w:p>
        </w:tc>
      </w:tr>
      <w:tr w:rsidR="00AC7B6C" w:rsidRPr="001F42D3" w14:paraId="61256961" w14:textId="77777777" w:rsidTr="00CF5627">
        <w:trPr>
          <w:jc w:val="center"/>
        </w:trPr>
        <w:tc>
          <w:tcPr>
            <w:tcW w:w="2177" w:type="dxa"/>
            <w:vAlign w:val="center"/>
            <w:hideMark/>
          </w:tcPr>
          <w:p w14:paraId="549BA32B" w14:textId="77777777" w:rsidR="00AC7B6C" w:rsidRPr="001F42D3" w:rsidRDefault="00AC7B6C" w:rsidP="00CF5627">
            <w:pPr>
              <w:pStyle w:val="TableEntry"/>
            </w:pPr>
            <w:r w:rsidRPr="001F42D3">
              <w:t>Alert Type*</w:t>
            </w:r>
          </w:p>
        </w:tc>
        <w:tc>
          <w:tcPr>
            <w:tcW w:w="1390" w:type="dxa"/>
            <w:vAlign w:val="center"/>
            <w:hideMark/>
          </w:tcPr>
          <w:p w14:paraId="71CF94BD" w14:textId="77777777" w:rsidR="00AC7B6C" w:rsidRPr="001F42D3" w:rsidRDefault="00AC7B6C" w:rsidP="00CF5627">
            <w:pPr>
              <w:pStyle w:val="TableEntry"/>
            </w:pPr>
            <w:r w:rsidRPr="001F42D3">
              <w:t>R</w:t>
            </w:r>
          </w:p>
        </w:tc>
        <w:tc>
          <w:tcPr>
            <w:tcW w:w="1243" w:type="dxa"/>
            <w:vAlign w:val="center"/>
            <w:hideMark/>
          </w:tcPr>
          <w:p w14:paraId="438A1AFC" w14:textId="77777777" w:rsidR="00AC7B6C" w:rsidRPr="001F42D3" w:rsidRDefault="00AC7B6C" w:rsidP="00CF5627">
            <w:pPr>
              <w:pStyle w:val="TableEntry"/>
            </w:pPr>
            <w:r w:rsidRPr="001F42D3">
              <w:t>R</w:t>
            </w:r>
          </w:p>
        </w:tc>
        <w:tc>
          <w:tcPr>
            <w:tcW w:w="1182" w:type="dxa"/>
            <w:vAlign w:val="center"/>
            <w:hideMark/>
          </w:tcPr>
          <w:p w14:paraId="243A06D9" w14:textId="77777777" w:rsidR="00AC7B6C" w:rsidRPr="001F42D3" w:rsidRDefault="00AC7B6C" w:rsidP="00CF5627">
            <w:pPr>
              <w:pStyle w:val="TableEntry"/>
            </w:pPr>
            <w:r w:rsidRPr="001F42D3">
              <w:t>R</w:t>
            </w:r>
          </w:p>
        </w:tc>
      </w:tr>
    </w:tbl>
    <w:p w14:paraId="73489111" w14:textId="77777777" w:rsidR="00AC7B6C" w:rsidRPr="001F42D3" w:rsidRDefault="00AC7B6C" w:rsidP="00AC7B6C">
      <w:pPr>
        <w:pStyle w:val="BodyText"/>
        <w:keepNext/>
        <w:keepLines/>
      </w:pPr>
      <w:r w:rsidRPr="001F42D3">
        <w:t>Where O = optional and R = required.</w:t>
      </w:r>
    </w:p>
    <w:p w14:paraId="664433C5" w14:textId="41F2296B" w:rsidR="00AC7B6C" w:rsidRPr="001F42D3" w:rsidRDefault="00AC7B6C" w:rsidP="00AC7B6C">
      <w:pPr>
        <w:pStyle w:val="BodyText"/>
        <w:rPr>
          <w:rStyle w:val="Strong"/>
          <w:b w:val="0"/>
          <w:bCs w:val="0"/>
        </w:rPr>
      </w:pPr>
      <w:r w:rsidRPr="001F42D3">
        <w:t>*Originally contained in OBX-8 Abnormal Flags, implementations going forward should include as separate OBX segments.</w:t>
      </w:r>
    </w:p>
    <w:p w14:paraId="15EF2920" w14:textId="36833F52" w:rsidR="00AC7B6C" w:rsidRPr="001F42D3" w:rsidRDefault="00AC7B6C" w:rsidP="002E102A">
      <w:pPr>
        <w:pStyle w:val="BodyText"/>
        <w:rPr>
          <w:rStyle w:val="Strong"/>
          <w:b w:val="0"/>
          <w:bCs w:val="0"/>
        </w:rPr>
      </w:pPr>
      <w:r w:rsidRPr="001F42D3">
        <w:rPr>
          <w:rStyle w:val="Strong"/>
          <w:b w:val="0"/>
          <w:bCs w:val="0"/>
        </w:rPr>
        <w:t xml:space="preserve">The following table maps ISO 60601-1-8 alarm signal states to IHE ACM </w:t>
      </w:r>
      <w:r w:rsidR="00647994" w:rsidRPr="001F42D3">
        <w:rPr>
          <w:rStyle w:val="Strong"/>
          <w:b w:val="0"/>
          <w:bCs w:val="0"/>
        </w:rPr>
        <w:t>PCD-04</w:t>
      </w:r>
      <w:r w:rsidRPr="001F42D3">
        <w:rPr>
          <w:rStyle w:val="Strong"/>
          <w:b w:val="0"/>
          <w:bCs w:val="0"/>
        </w:rPr>
        <w:t xml:space="preserve"> attributes and values.</w:t>
      </w:r>
    </w:p>
    <w:p w14:paraId="54585C9D" w14:textId="6420F35F" w:rsidR="00AC7B6C" w:rsidRPr="001F42D3" w:rsidRDefault="00AC7B6C" w:rsidP="00CF5627">
      <w:pPr>
        <w:pStyle w:val="TableTitle"/>
      </w:pPr>
      <w:r w:rsidRPr="001F42D3">
        <w:t xml:space="preserve">Table B.8.5-3: ISO 60601-1-8 Alarm condition and alarm signal states mapping to IHE ACM </w:t>
      </w:r>
      <w:r w:rsidR="00647994" w:rsidRPr="001F42D3">
        <w:t>PCD-04</w:t>
      </w:r>
      <w:r w:rsidRPr="001F42D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1F42D3" w14:paraId="52D024AD" w14:textId="77777777" w:rsidTr="00CF5627">
        <w:trPr>
          <w:cantSplit/>
          <w:tblHeader/>
        </w:trPr>
        <w:tc>
          <w:tcPr>
            <w:tcW w:w="1709" w:type="dxa"/>
            <w:shd w:val="clear" w:color="auto" w:fill="D9D9D9" w:themeFill="background1" w:themeFillShade="D9"/>
          </w:tcPr>
          <w:p w14:paraId="04F24425" w14:textId="77777777" w:rsidR="00AC7B6C" w:rsidRPr="001F42D3" w:rsidRDefault="00AC7B6C" w:rsidP="00CF5627">
            <w:pPr>
              <w:pStyle w:val="TableEntryHeader"/>
            </w:pPr>
            <w:r w:rsidRPr="001F42D3">
              <w:t>ISO 60601-1-8</w:t>
            </w:r>
          </w:p>
        </w:tc>
        <w:tc>
          <w:tcPr>
            <w:tcW w:w="1660" w:type="dxa"/>
            <w:shd w:val="clear" w:color="auto" w:fill="D9D9D9" w:themeFill="background1" w:themeFillShade="D9"/>
          </w:tcPr>
          <w:p w14:paraId="5D2CE7C0" w14:textId="77777777" w:rsidR="00AC7B6C" w:rsidRPr="001F42D3" w:rsidRDefault="00AC7B6C" w:rsidP="00CF5627">
            <w:pPr>
              <w:pStyle w:val="TableEntryHeader"/>
            </w:pPr>
            <w:r w:rsidRPr="001F42D3">
              <w:t>ISO Value</w:t>
            </w:r>
          </w:p>
        </w:tc>
        <w:tc>
          <w:tcPr>
            <w:tcW w:w="5919" w:type="dxa"/>
            <w:shd w:val="clear" w:color="auto" w:fill="D9D9D9" w:themeFill="background1" w:themeFillShade="D9"/>
          </w:tcPr>
          <w:p w14:paraId="1EC3A651" w14:textId="5F256165" w:rsidR="00AC7B6C" w:rsidRPr="001F42D3" w:rsidRDefault="00AC7B6C" w:rsidP="00CF5627">
            <w:pPr>
              <w:pStyle w:val="TableEntryHeader"/>
            </w:pPr>
            <w:r w:rsidRPr="001F42D3">
              <w:t xml:space="preserve">IHE ACM </w:t>
            </w:r>
            <w:r w:rsidR="00647994" w:rsidRPr="001F42D3">
              <w:t>PCD-04</w:t>
            </w:r>
            <w:r w:rsidRPr="001F42D3">
              <w:t xml:space="preserve"> IEEE 11073-10101a attribute and value</w:t>
            </w:r>
          </w:p>
        </w:tc>
      </w:tr>
      <w:tr w:rsidR="00AC7B6C" w:rsidRPr="001F42D3" w14:paraId="1F98DA2F" w14:textId="77777777" w:rsidTr="00CF5627">
        <w:trPr>
          <w:cantSplit/>
        </w:trPr>
        <w:tc>
          <w:tcPr>
            <w:tcW w:w="1709" w:type="dxa"/>
          </w:tcPr>
          <w:p w14:paraId="161BE3FB" w14:textId="77777777" w:rsidR="00AC7B6C" w:rsidRPr="001F42D3" w:rsidRDefault="00AC7B6C" w:rsidP="00CF5627">
            <w:pPr>
              <w:pStyle w:val="TableEntry"/>
              <w:rPr>
                <w:b/>
              </w:rPr>
            </w:pPr>
            <w:r w:rsidRPr="001F42D3">
              <w:rPr>
                <w:b/>
              </w:rPr>
              <w:t>Alarm Condition State</w:t>
            </w:r>
          </w:p>
        </w:tc>
        <w:tc>
          <w:tcPr>
            <w:tcW w:w="1660" w:type="dxa"/>
          </w:tcPr>
          <w:p w14:paraId="4705D393" w14:textId="77777777" w:rsidR="00AC7B6C" w:rsidRPr="001F42D3" w:rsidRDefault="00AC7B6C" w:rsidP="00CF5627">
            <w:pPr>
              <w:pStyle w:val="TableEntry"/>
              <w:rPr>
                <w:b/>
              </w:rPr>
            </w:pPr>
          </w:p>
        </w:tc>
        <w:tc>
          <w:tcPr>
            <w:tcW w:w="5919" w:type="dxa"/>
          </w:tcPr>
          <w:p w14:paraId="45927B81" w14:textId="77777777" w:rsidR="00AC7B6C" w:rsidRPr="001F42D3" w:rsidRDefault="00AC7B6C" w:rsidP="00CF5627">
            <w:pPr>
              <w:pStyle w:val="TableEntry"/>
              <w:rPr>
                <w:b/>
              </w:rPr>
            </w:pPr>
            <w:r w:rsidRPr="001F42D3">
              <w:rPr>
                <w:b/>
              </w:rPr>
              <w:t>68482^MDC_ATTR_ALARM_STATE^MDC (multiple is ok)</w:t>
            </w:r>
          </w:p>
        </w:tc>
      </w:tr>
      <w:tr w:rsidR="00AC7B6C" w:rsidRPr="001F42D3" w14:paraId="264D304F" w14:textId="77777777" w:rsidTr="00CF5627">
        <w:trPr>
          <w:cantSplit/>
        </w:trPr>
        <w:tc>
          <w:tcPr>
            <w:tcW w:w="1709" w:type="dxa"/>
          </w:tcPr>
          <w:p w14:paraId="45F6FA24" w14:textId="77777777" w:rsidR="00AC7B6C" w:rsidRPr="001F42D3" w:rsidRDefault="00AC7B6C" w:rsidP="00CF5627">
            <w:pPr>
              <w:pStyle w:val="TableEntry"/>
            </w:pPr>
          </w:p>
        </w:tc>
        <w:tc>
          <w:tcPr>
            <w:tcW w:w="1660" w:type="dxa"/>
          </w:tcPr>
          <w:p w14:paraId="2EE71258" w14:textId="77777777" w:rsidR="00AC7B6C" w:rsidRPr="001F42D3" w:rsidRDefault="00AC7B6C" w:rsidP="00CF5627">
            <w:pPr>
              <w:pStyle w:val="TableEntry"/>
            </w:pPr>
            <w:r w:rsidRPr="001F42D3">
              <w:t>Off</w:t>
            </w:r>
          </w:p>
        </w:tc>
        <w:tc>
          <w:tcPr>
            <w:tcW w:w="5919" w:type="dxa"/>
          </w:tcPr>
          <w:p w14:paraId="71B77695" w14:textId="025E0B52" w:rsidR="00AC7B6C" w:rsidRPr="001F42D3" w:rsidRDefault="00AC7B6C" w:rsidP="00CF5627">
            <w:pPr>
              <w:pStyle w:val="TableEntry"/>
            </w:pPr>
            <w:r w:rsidRPr="001F42D3">
              <w:t>(off – need to CP ACM/</w:t>
            </w:r>
            <w:r w:rsidR="007E67D4" w:rsidRPr="001F42D3">
              <w:t>DEV TF</w:t>
            </w:r>
            <w:r w:rsidRPr="001F42D3">
              <w:t xml:space="preserve"> to add value)</w:t>
            </w:r>
          </w:p>
        </w:tc>
      </w:tr>
      <w:tr w:rsidR="00AC7B6C" w:rsidRPr="001F42D3" w14:paraId="2EC3E235" w14:textId="77777777" w:rsidTr="00CF5627">
        <w:trPr>
          <w:cantSplit/>
        </w:trPr>
        <w:tc>
          <w:tcPr>
            <w:tcW w:w="1709" w:type="dxa"/>
          </w:tcPr>
          <w:p w14:paraId="7A431C0A" w14:textId="77777777" w:rsidR="00AC7B6C" w:rsidRPr="001F42D3" w:rsidRDefault="00AC7B6C" w:rsidP="00CF5627">
            <w:pPr>
              <w:pStyle w:val="TableEntry"/>
            </w:pPr>
          </w:p>
        </w:tc>
        <w:tc>
          <w:tcPr>
            <w:tcW w:w="1660" w:type="dxa"/>
          </w:tcPr>
          <w:p w14:paraId="7B97A790" w14:textId="77777777" w:rsidR="00AC7B6C" w:rsidRPr="001F42D3" w:rsidRDefault="00AC7B6C" w:rsidP="00CF5627">
            <w:pPr>
              <w:pStyle w:val="TableEntry"/>
            </w:pPr>
            <w:r w:rsidRPr="001F42D3">
              <w:t>Inactive</w:t>
            </w:r>
          </w:p>
        </w:tc>
        <w:tc>
          <w:tcPr>
            <w:tcW w:w="5919" w:type="dxa"/>
          </w:tcPr>
          <w:p w14:paraId="040429CA" w14:textId="77777777" w:rsidR="00AC7B6C" w:rsidRPr="001F42D3" w:rsidRDefault="00AC7B6C" w:rsidP="00CF5627">
            <w:pPr>
              <w:pStyle w:val="TableEntry"/>
            </w:pPr>
            <w:r w:rsidRPr="001F42D3">
              <w:t>Inactive</w:t>
            </w:r>
          </w:p>
        </w:tc>
      </w:tr>
      <w:tr w:rsidR="00AC7B6C" w:rsidRPr="001F42D3" w14:paraId="6670BEB5" w14:textId="77777777" w:rsidTr="00CF5627">
        <w:trPr>
          <w:cantSplit/>
        </w:trPr>
        <w:tc>
          <w:tcPr>
            <w:tcW w:w="1709" w:type="dxa"/>
          </w:tcPr>
          <w:p w14:paraId="2BC9CB18" w14:textId="77777777" w:rsidR="00AC7B6C" w:rsidRPr="001F42D3" w:rsidRDefault="00AC7B6C" w:rsidP="00CF5627">
            <w:pPr>
              <w:pStyle w:val="TableEntry"/>
            </w:pPr>
          </w:p>
        </w:tc>
        <w:tc>
          <w:tcPr>
            <w:tcW w:w="1660" w:type="dxa"/>
          </w:tcPr>
          <w:p w14:paraId="77812843" w14:textId="77777777" w:rsidR="00AC7B6C" w:rsidRPr="001F42D3" w:rsidRDefault="00AC7B6C" w:rsidP="00CF5627">
            <w:pPr>
              <w:pStyle w:val="TableEntry"/>
            </w:pPr>
            <w:r w:rsidRPr="001F42D3">
              <w:t>Active</w:t>
            </w:r>
          </w:p>
        </w:tc>
        <w:tc>
          <w:tcPr>
            <w:tcW w:w="5919" w:type="dxa"/>
          </w:tcPr>
          <w:p w14:paraId="30F29CA9" w14:textId="77777777" w:rsidR="00AC7B6C" w:rsidRPr="001F42D3" w:rsidRDefault="00AC7B6C" w:rsidP="00CF5627">
            <w:pPr>
              <w:pStyle w:val="TableEntry"/>
            </w:pPr>
            <w:r w:rsidRPr="001F42D3">
              <w:t>Active</w:t>
            </w:r>
          </w:p>
        </w:tc>
      </w:tr>
      <w:tr w:rsidR="00AC7B6C" w:rsidRPr="001F42D3" w14:paraId="64F2FC0E" w14:textId="77777777" w:rsidTr="00CF5627">
        <w:trPr>
          <w:cantSplit/>
        </w:trPr>
        <w:tc>
          <w:tcPr>
            <w:tcW w:w="1709" w:type="dxa"/>
          </w:tcPr>
          <w:p w14:paraId="0E511241" w14:textId="77777777" w:rsidR="00AC7B6C" w:rsidRPr="001F42D3" w:rsidRDefault="00AC7B6C" w:rsidP="00CF5627">
            <w:pPr>
              <w:pStyle w:val="TableEntry"/>
            </w:pPr>
          </w:p>
        </w:tc>
        <w:tc>
          <w:tcPr>
            <w:tcW w:w="1660" w:type="dxa"/>
          </w:tcPr>
          <w:p w14:paraId="5735FBB0" w14:textId="77777777" w:rsidR="00AC7B6C" w:rsidRPr="001F42D3" w:rsidRDefault="00AC7B6C" w:rsidP="00CF5627">
            <w:pPr>
              <w:pStyle w:val="TableEntry"/>
            </w:pPr>
            <w:r w:rsidRPr="001F42D3">
              <w:t>Latched</w:t>
            </w:r>
          </w:p>
        </w:tc>
        <w:tc>
          <w:tcPr>
            <w:tcW w:w="5919" w:type="dxa"/>
          </w:tcPr>
          <w:p w14:paraId="4D0571FE" w14:textId="77777777" w:rsidR="00AC7B6C" w:rsidRPr="001F42D3" w:rsidRDefault="00AC7B6C" w:rsidP="00CF5627">
            <w:pPr>
              <w:pStyle w:val="TableEntry"/>
            </w:pPr>
            <w:r w:rsidRPr="001F42D3">
              <w:t>Latched (may be indicated with other enumeration values)</w:t>
            </w:r>
          </w:p>
        </w:tc>
      </w:tr>
      <w:tr w:rsidR="00AC7B6C" w:rsidRPr="001F42D3" w14:paraId="2BB43EBB" w14:textId="77777777" w:rsidTr="00CF5627">
        <w:trPr>
          <w:cantSplit/>
        </w:trPr>
        <w:tc>
          <w:tcPr>
            <w:tcW w:w="1709" w:type="dxa"/>
          </w:tcPr>
          <w:p w14:paraId="58BC9CAC" w14:textId="77777777" w:rsidR="00AC7B6C" w:rsidRPr="001F42D3" w:rsidRDefault="00AC7B6C" w:rsidP="00CF5627">
            <w:pPr>
              <w:pStyle w:val="TableEntry"/>
              <w:rPr>
                <w:b/>
                <w:bCs/>
              </w:rPr>
            </w:pPr>
            <w:r w:rsidRPr="001F42D3">
              <w:rPr>
                <w:b/>
                <w:bCs/>
              </w:rPr>
              <w:t>Alarm condition type</w:t>
            </w:r>
          </w:p>
        </w:tc>
        <w:tc>
          <w:tcPr>
            <w:tcW w:w="1660" w:type="dxa"/>
          </w:tcPr>
          <w:p w14:paraId="56D3486D" w14:textId="77777777" w:rsidR="00AC7B6C" w:rsidRPr="001F42D3" w:rsidRDefault="00AC7B6C" w:rsidP="00CF5627">
            <w:pPr>
              <w:pStyle w:val="TableEntry"/>
            </w:pPr>
          </w:p>
        </w:tc>
        <w:tc>
          <w:tcPr>
            <w:tcW w:w="5919" w:type="dxa"/>
          </w:tcPr>
          <w:p w14:paraId="028E648E" w14:textId="77777777" w:rsidR="00AC7B6C" w:rsidRPr="001F42D3" w:rsidRDefault="00AC7B6C" w:rsidP="00CF5627">
            <w:pPr>
              <w:pStyle w:val="TableEntry"/>
              <w:rPr>
                <w:b/>
                <w:bCs/>
              </w:rPr>
            </w:pPr>
            <w:r w:rsidRPr="001F42D3">
              <w:rPr>
                <w:b/>
                <w:bCs/>
              </w:rPr>
              <w:t>8485^MDC_ATTR_ALERT_TYPE^MDC</w:t>
            </w:r>
          </w:p>
        </w:tc>
      </w:tr>
      <w:tr w:rsidR="00AC7B6C" w:rsidRPr="001F42D3" w14:paraId="5DD1E0C0" w14:textId="77777777" w:rsidTr="00CF5627">
        <w:trPr>
          <w:cantSplit/>
        </w:trPr>
        <w:tc>
          <w:tcPr>
            <w:tcW w:w="1709" w:type="dxa"/>
          </w:tcPr>
          <w:p w14:paraId="3CD746AE" w14:textId="77777777" w:rsidR="00AC7B6C" w:rsidRPr="001F42D3" w:rsidRDefault="00AC7B6C" w:rsidP="00CF5627">
            <w:pPr>
              <w:pStyle w:val="TableEntry"/>
            </w:pPr>
          </w:p>
        </w:tc>
        <w:tc>
          <w:tcPr>
            <w:tcW w:w="1660" w:type="dxa"/>
          </w:tcPr>
          <w:p w14:paraId="29BF5B47" w14:textId="77777777" w:rsidR="00AC7B6C" w:rsidRPr="001F42D3" w:rsidRDefault="00AC7B6C" w:rsidP="00CF5627">
            <w:pPr>
              <w:pStyle w:val="TableEntry"/>
            </w:pPr>
            <w:r w:rsidRPr="001F42D3">
              <w:t>Physiological</w:t>
            </w:r>
          </w:p>
        </w:tc>
        <w:tc>
          <w:tcPr>
            <w:tcW w:w="5919" w:type="dxa"/>
          </w:tcPr>
          <w:p w14:paraId="2D1D7302" w14:textId="77777777" w:rsidR="00AC7B6C" w:rsidRPr="001F42D3" w:rsidRDefault="00AC7B6C" w:rsidP="00CF5627">
            <w:pPr>
              <w:pStyle w:val="TableEntry"/>
            </w:pPr>
            <w:r w:rsidRPr="001F42D3">
              <w:t>SP – Physiological</w:t>
            </w:r>
          </w:p>
        </w:tc>
      </w:tr>
      <w:tr w:rsidR="00AC7B6C" w:rsidRPr="001F42D3" w14:paraId="547CBCFA" w14:textId="77777777" w:rsidTr="00CF5627">
        <w:trPr>
          <w:cantSplit/>
        </w:trPr>
        <w:tc>
          <w:tcPr>
            <w:tcW w:w="1709" w:type="dxa"/>
          </w:tcPr>
          <w:p w14:paraId="57A81B76" w14:textId="77777777" w:rsidR="00AC7B6C" w:rsidRPr="001F42D3" w:rsidRDefault="00AC7B6C" w:rsidP="00CF5627">
            <w:pPr>
              <w:pStyle w:val="TableEntry"/>
            </w:pPr>
          </w:p>
        </w:tc>
        <w:tc>
          <w:tcPr>
            <w:tcW w:w="1660" w:type="dxa"/>
          </w:tcPr>
          <w:p w14:paraId="6732656B" w14:textId="77777777" w:rsidR="00AC7B6C" w:rsidRPr="001F42D3" w:rsidRDefault="00AC7B6C" w:rsidP="00CF5627">
            <w:pPr>
              <w:pStyle w:val="TableEntry"/>
            </w:pPr>
            <w:r w:rsidRPr="001F42D3">
              <w:t>Technical</w:t>
            </w:r>
          </w:p>
        </w:tc>
        <w:tc>
          <w:tcPr>
            <w:tcW w:w="5919" w:type="dxa"/>
          </w:tcPr>
          <w:p w14:paraId="136994C3" w14:textId="77777777" w:rsidR="00AC7B6C" w:rsidRPr="001F42D3" w:rsidRDefault="00AC7B6C" w:rsidP="00CF5627">
            <w:pPr>
              <w:pStyle w:val="TableEntry"/>
            </w:pPr>
            <w:r w:rsidRPr="001F42D3">
              <w:t>ST – Technical</w:t>
            </w:r>
          </w:p>
        </w:tc>
      </w:tr>
      <w:tr w:rsidR="00AC7B6C" w:rsidRPr="001F42D3" w14:paraId="6FDF052F" w14:textId="77777777" w:rsidTr="00CF5627">
        <w:trPr>
          <w:cantSplit/>
        </w:trPr>
        <w:tc>
          <w:tcPr>
            <w:tcW w:w="1709" w:type="dxa"/>
          </w:tcPr>
          <w:p w14:paraId="506AAF3E" w14:textId="77777777" w:rsidR="00AC7B6C" w:rsidRPr="001F42D3" w:rsidRDefault="00AC7B6C" w:rsidP="00CF5627">
            <w:pPr>
              <w:pStyle w:val="TableEntry"/>
            </w:pPr>
          </w:p>
        </w:tc>
        <w:tc>
          <w:tcPr>
            <w:tcW w:w="1660" w:type="dxa"/>
          </w:tcPr>
          <w:p w14:paraId="27D1B0FF" w14:textId="77777777" w:rsidR="00AC7B6C" w:rsidRPr="001F42D3" w:rsidRDefault="00AC7B6C" w:rsidP="00CF5627">
            <w:pPr>
              <w:pStyle w:val="TableEntry"/>
            </w:pPr>
            <w:r w:rsidRPr="001F42D3">
              <w:t>(Information?)</w:t>
            </w:r>
          </w:p>
        </w:tc>
        <w:tc>
          <w:tcPr>
            <w:tcW w:w="5919" w:type="dxa"/>
          </w:tcPr>
          <w:p w14:paraId="327FE773" w14:textId="77777777" w:rsidR="00AC7B6C" w:rsidRPr="001F42D3" w:rsidRDefault="00AC7B6C" w:rsidP="00CF5627">
            <w:pPr>
              <w:pStyle w:val="TableEntry"/>
            </w:pPr>
            <w:r w:rsidRPr="001F42D3">
              <w:t>SA – Advisory [alert, but not an alarm]</w:t>
            </w:r>
          </w:p>
        </w:tc>
      </w:tr>
      <w:tr w:rsidR="00AC7B6C" w:rsidRPr="001F42D3" w14:paraId="63FD1D16" w14:textId="77777777" w:rsidTr="00CF5627">
        <w:trPr>
          <w:cantSplit/>
        </w:trPr>
        <w:tc>
          <w:tcPr>
            <w:tcW w:w="1709" w:type="dxa"/>
          </w:tcPr>
          <w:p w14:paraId="59D6D72E" w14:textId="77777777" w:rsidR="00AC7B6C" w:rsidRPr="001F42D3" w:rsidRDefault="00AC7B6C" w:rsidP="00CF5627">
            <w:pPr>
              <w:pStyle w:val="TableEntry"/>
              <w:rPr>
                <w:b/>
                <w:bCs/>
              </w:rPr>
            </w:pPr>
            <w:r w:rsidRPr="001F42D3">
              <w:rPr>
                <w:b/>
                <w:bCs/>
              </w:rPr>
              <w:t>Alarm type class</w:t>
            </w:r>
          </w:p>
        </w:tc>
        <w:tc>
          <w:tcPr>
            <w:tcW w:w="1660" w:type="dxa"/>
          </w:tcPr>
          <w:p w14:paraId="2209EA56" w14:textId="77777777" w:rsidR="00AC7B6C" w:rsidRPr="001F42D3" w:rsidRDefault="00AC7B6C" w:rsidP="00CF5627">
            <w:pPr>
              <w:pStyle w:val="TableEntry"/>
            </w:pPr>
          </w:p>
        </w:tc>
        <w:tc>
          <w:tcPr>
            <w:tcW w:w="5919" w:type="dxa"/>
          </w:tcPr>
          <w:p w14:paraId="716FAAEC" w14:textId="77777777" w:rsidR="00AC7B6C" w:rsidRPr="001F42D3" w:rsidRDefault="00AC7B6C" w:rsidP="00CF5627">
            <w:pPr>
              <w:pStyle w:val="TableEntry"/>
            </w:pPr>
            <w:r w:rsidRPr="001F42D3">
              <w:t>Indicated in alert indication MDC/REFID</w:t>
            </w:r>
          </w:p>
        </w:tc>
      </w:tr>
      <w:tr w:rsidR="00AC7B6C" w:rsidRPr="001F42D3" w14:paraId="17415835" w14:textId="77777777" w:rsidTr="00CF5627">
        <w:trPr>
          <w:cantSplit/>
        </w:trPr>
        <w:tc>
          <w:tcPr>
            <w:tcW w:w="1709" w:type="dxa"/>
          </w:tcPr>
          <w:p w14:paraId="0051D0DA" w14:textId="77777777" w:rsidR="00AC7B6C" w:rsidRPr="001F42D3" w:rsidRDefault="00AC7B6C" w:rsidP="00CF5627">
            <w:pPr>
              <w:pStyle w:val="TableEntry"/>
            </w:pPr>
          </w:p>
        </w:tc>
        <w:tc>
          <w:tcPr>
            <w:tcW w:w="1660" w:type="dxa"/>
          </w:tcPr>
          <w:p w14:paraId="5DC5F856" w14:textId="77777777" w:rsidR="00AC7B6C" w:rsidRPr="001F42D3" w:rsidRDefault="00AC7B6C" w:rsidP="00CF5627">
            <w:pPr>
              <w:pStyle w:val="TableEntry"/>
            </w:pPr>
            <w:r w:rsidRPr="001F42D3">
              <w:t>Threshold</w:t>
            </w:r>
          </w:p>
        </w:tc>
        <w:tc>
          <w:tcPr>
            <w:tcW w:w="5919" w:type="dxa"/>
          </w:tcPr>
          <w:p w14:paraId="0ED4DD7A" w14:textId="77777777" w:rsidR="00AC7B6C" w:rsidRPr="001F42D3" w:rsidRDefault="00AC7B6C" w:rsidP="00CF5627">
            <w:pPr>
              <w:pStyle w:val="TableEntry"/>
            </w:pPr>
          </w:p>
        </w:tc>
      </w:tr>
      <w:tr w:rsidR="00AC7B6C" w:rsidRPr="001F42D3" w14:paraId="338571D1" w14:textId="77777777" w:rsidTr="00CF5627">
        <w:trPr>
          <w:cantSplit/>
        </w:trPr>
        <w:tc>
          <w:tcPr>
            <w:tcW w:w="1709" w:type="dxa"/>
          </w:tcPr>
          <w:p w14:paraId="40E19649" w14:textId="77777777" w:rsidR="00AC7B6C" w:rsidRPr="001F42D3" w:rsidRDefault="00AC7B6C" w:rsidP="00CF5627">
            <w:pPr>
              <w:pStyle w:val="TableEntry"/>
            </w:pPr>
          </w:p>
        </w:tc>
        <w:tc>
          <w:tcPr>
            <w:tcW w:w="1660" w:type="dxa"/>
          </w:tcPr>
          <w:p w14:paraId="294F4EBB" w14:textId="77777777" w:rsidR="00AC7B6C" w:rsidRPr="001F42D3" w:rsidRDefault="00AC7B6C" w:rsidP="00CF5627">
            <w:pPr>
              <w:pStyle w:val="TableEntry"/>
            </w:pPr>
            <w:r w:rsidRPr="001F42D3">
              <w:t>Event</w:t>
            </w:r>
          </w:p>
        </w:tc>
        <w:tc>
          <w:tcPr>
            <w:tcW w:w="5919" w:type="dxa"/>
          </w:tcPr>
          <w:p w14:paraId="628C1819" w14:textId="77777777" w:rsidR="00AC7B6C" w:rsidRPr="001F42D3" w:rsidRDefault="00AC7B6C" w:rsidP="00CF5627">
            <w:pPr>
              <w:pStyle w:val="TableEntry"/>
            </w:pPr>
          </w:p>
        </w:tc>
      </w:tr>
      <w:tr w:rsidR="00AC7B6C" w:rsidRPr="001F42D3" w14:paraId="650BA65B" w14:textId="77777777" w:rsidTr="00CF5627">
        <w:trPr>
          <w:cantSplit/>
        </w:trPr>
        <w:tc>
          <w:tcPr>
            <w:tcW w:w="1709" w:type="dxa"/>
          </w:tcPr>
          <w:p w14:paraId="216C26A2" w14:textId="77777777" w:rsidR="00AC7B6C" w:rsidRPr="001F42D3" w:rsidRDefault="00AC7B6C" w:rsidP="00CF5627">
            <w:pPr>
              <w:pStyle w:val="TableEntry"/>
              <w:rPr>
                <w:b/>
                <w:bCs/>
              </w:rPr>
            </w:pPr>
            <w:r w:rsidRPr="001F42D3">
              <w:rPr>
                <w:b/>
                <w:bCs/>
              </w:rPr>
              <w:t>Alarm Limit Violation</w:t>
            </w:r>
          </w:p>
        </w:tc>
        <w:tc>
          <w:tcPr>
            <w:tcW w:w="1660" w:type="dxa"/>
          </w:tcPr>
          <w:p w14:paraId="4D12E82C" w14:textId="77777777" w:rsidR="00AC7B6C" w:rsidRPr="001F42D3" w:rsidRDefault="00AC7B6C" w:rsidP="00CF5627">
            <w:pPr>
              <w:pStyle w:val="TableEntry"/>
            </w:pPr>
          </w:p>
        </w:tc>
        <w:tc>
          <w:tcPr>
            <w:tcW w:w="5919" w:type="dxa"/>
          </w:tcPr>
          <w:p w14:paraId="6961B939" w14:textId="77777777" w:rsidR="00AC7B6C" w:rsidRPr="001F42D3" w:rsidRDefault="00AC7B6C" w:rsidP="00CF5627">
            <w:pPr>
              <w:pStyle w:val="TableEntry"/>
            </w:pPr>
            <w:r w:rsidRPr="001F42D3">
              <w:t>Indicated in the alert indication MDC/REFID</w:t>
            </w:r>
          </w:p>
        </w:tc>
      </w:tr>
      <w:tr w:rsidR="00AC7B6C" w:rsidRPr="001F42D3" w14:paraId="4E83DA18" w14:textId="77777777" w:rsidTr="00CF5627">
        <w:trPr>
          <w:cantSplit/>
        </w:trPr>
        <w:tc>
          <w:tcPr>
            <w:tcW w:w="1709" w:type="dxa"/>
          </w:tcPr>
          <w:p w14:paraId="0AF9EB6C" w14:textId="77777777" w:rsidR="00AC7B6C" w:rsidRPr="001F42D3" w:rsidRDefault="00AC7B6C" w:rsidP="00CF5627">
            <w:pPr>
              <w:pStyle w:val="TableEntry"/>
            </w:pPr>
          </w:p>
        </w:tc>
        <w:tc>
          <w:tcPr>
            <w:tcW w:w="1660" w:type="dxa"/>
          </w:tcPr>
          <w:p w14:paraId="30C9331A" w14:textId="77777777" w:rsidR="00AC7B6C" w:rsidRPr="001F42D3" w:rsidRDefault="00AC7B6C" w:rsidP="00CF5627">
            <w:pPr>
              <w:pStyle w:val="TableEntry"/>
            </w:pPr>
            <w:r w:rsidRPr="001F42D3">
              <w:t>High</w:t>
            </w:r>
          </w:p>
        </w:tc>
        <w:tc>
          <w:tcPr>
            <w:tcW w:w="5919" w:type="dxa"/>
          </w:tcPr>
          <w:p w14:paraId="31BA2E02" w14:textId="77777777" w:rsidR="00AC7B6C" w:rsidRPr="001F42D3" w:rsidRDefault="00AC7B6C" w:rsidP="00CF5627">
            <w:pPr>
              <w:pStyle w:val="TableEntry"/>
            </w:pPr>
          </w:p>
        </w:tc>
      </w:tr>
      <w:tr w:rsidR="00AC7B6C" w:rsidRPr="001F42D3" w14:paraId="5F9DF4E7" w14:textId="77777777" w:rsidTr="00CF5627">
        <w:trPr>
          <w:cantSplit/>
        </w:trPr>
        <w:tc>
          <w:tcPr>
            <w:tcW w:w="1709" w:type="dxa"/>
          </w:tcPr>
          <w:p w14:paraId="33529C9E" w14:textId="77777777" w:rsidR="00AC7B6C" w:rsidRPr="001F42D3" w:rsidRDefault="00AC7B6C" w:rsidP="00CF5627">
            <w:pPr>
              <w:pStyle w:val="TableEntry"/>
            </w:pPr>
          </w:p>
        </w:tc>
        <w:tc>
          <w:tcPr>
            <w:tcW w:w="1660" w:type="dxa"/>
          </w:tcPr>
          <w:p w14:paraId="034F2155" w14:textId="77777777" w:rsidR="00AC7B6C" w:rsidRPr="001F42D3" w:rsidRDefault="00AC7B6C" w:rsidP="00CF5627">
            <w:pPr>
              <w:pStyle w:val="TableEntry"/>
            </w:pPr>
            <w:r w:rsidRPr="001F42D3">
              <w:t>Low</w:t>
            </w:r>
          </w:p>
        </w:tc>
        <w:tc>
          <w:tcPr>
            <w:tcW w:w="5919" w:type="dxa"/>
          </w:tcPr>
          <w:p w14:paraId="0DBE7BBF" w14:textId="77777777" w:rsidR="00AC7B6C" w:rsidRPr="001F42D3" w:rsidRDefault="00AC7B6C" w:rsidP="00CF5627">
            <w:pPr>
              <w:pStyle w:val="TableEntry"/>
            </w:pPr>
          </w:p>
        </w:tc>
      </w:tr>
      <w:tr w:rsidR="00AC7B6C" w:rsidRPr="001F42D3" w14:paraId="1F06628A" w14:textId="77777777" w:rsidTr="00CF5627">
        <w:trPr>
          <w:cantSplit/>
        </w:trPr>
        <w:tc>
          <w:tcPr>
            <w:tcW w:w="1709" w:type="dxa"/>
          </w:tcPr>
          <w:p w14:paraId="49C91A55" w14:textId="77777777" w:rsidR="00AC7B6C" w:rsidRPr="001F42D3" w:rsidRDefault="00AC7B6C" w:rsidP="00CF5627">
            <w:pPr>
              <w:pStyle w:val="TableEntry"/>
            </w:pPr>
          </w:p>
        </w:tc>
        <w:tc>
          <w:tcPr>
            <w:tcW w:w="1660" w:type="dxa"/>
          </w:tcPr>
          <w:p w14:paraId="4304159B" w14:textId="77777777" w:rsidR="00AC7B6C" w:rsidRPr="001F42D3" w:rsidRDefault="00AC7B6C" w:rsidP="00CF5627">
            <w:pPr>
              <w:pStyle w:val="TableEntry"/>
            </w:pPr>
            <w:r w:rsidRPr="001F42D3">
              <w:t>event description</w:t>
            </w:r>
          </w:p>
        </w:tc>
        <w:tc>
          <w:tcPr>
            <w:tcW w:w="5919" w:type="dxa"/>
          </w:tcPr>
          <w:p w14:paraId="0EBDB646" w14:textId="77777777" w:rsidR="00AC7B6C" w:rsidRPr="001F42D3" w:rsidRDefault="00AC7B6C" w:rsidP="00CF5627">
            <w:pPr>
              <w:pStyle w:val="TableEntry"/>
            </w:pPr>
          </w:p>
        </w:tc>
      </w:tr>
      <w:tr w:rsidR="00AC7B6C" w:rsidRPr="001F42D3" w14:paraId="57D67CC8" w14:textId="77777777" w:rsidTr="00CF5627">
        <w:trPr>
          <w:cantSplit/>
        </w:trPr>
        <w:tc>
          <w:tcPr>
            <w:tcW w:w="1709" w:type="dxa"/>
          </w:tcPr>
          <w:p w14:paraId="52FF0A12" w14:textId="77777777" w:rsidR="00AC7B6C" w:rsidRPr="001F42D3" w:rsidRDefault="00AC7B6C" w:rsidP="00CF5627">
            <w:pPr>
              <w:pStyle w:val="TableEntry"/>
              <w:rPr>
                <w:b/>
                <w:bCs/>
              </w:rPr>
            </w:pPr>
            <w:r w:rsidRPr="001F42D3">
              <w:rPr>
                <w:b/>
                <w:bCs/>
              </w:rPr>
              <w:t>Alarm Condition Priority</w:t>
            </w:r>
          </w:p>
        </w:tc>
        <w:tc>
          <w:tcPr>
            <w:tcW w:w="1660" w:type="dxa"/>
          </w:tcPr>
          <w:p w14:paraId="1D322863" w14:textId="77777777" w:rsidR="00AC7B6C" w:rsidRPr="001F42D3" w:rsidRDefault="00AC7B6C" w:rsidP="00CF5627">
            <w:pPr>
              <w:pStyle w:val="TableEntry"/>
            </w:pPr>
          </w:p>
        </w:tc>
        <w:tc>
          <w:tcPr>
            <w:tcW w:w="5919" w:type="dxa"/>
          </w:tcPr>
          <w:p w14:paraId="28441B42" w14:textId="77777777" w:rsidR="00AC7B6C" w:rsidRPr="001F42D3" w:rsidRDefault="00AC7B6C" w:rsidP="00CF5627">
            <w:pPr>
              <w:pStyle w:val="TableEntry"/>
              <w:rPr>
                <w:b/>
                <w:bCs/>
              </w:rPr>
            </w:pPr>
            <w:r w:rsidRPr="001F42D3">
              <w:rPr>
                <w:b/>
                <w:bCs/>
              </w:rPr>
              <w:t>68484^MDC_ATTR_ALARM_PRIORITY^MDC</w:t>
            </w:r>
          </w:p>
        </w:tc>
      </w:tr>
      <w:tr w:rsidR="00AC7B6C" w:rsidRPr="001F42D3" w14:paraId="3951535D" w14:textId="77777777" w:rsidTr="00CF5627">
        <w:trPr>
          <w:cantSplit/>
        </w:trPr>
        <w:tc>
          <w:tcPr>
            <w:tcW w:w="1709" w:type="dxa"/>
          </w:tcPr>
          <w:p w14:paraId="5A7DDB46" w14:textId="77777777" w:rsidR="00AC7B6C" w:rsidRPr="001F42D3" w:rsidRDefault="00AC7B6C" w:rsidP="00CF5627">
            <w:pPr>
              <w:pStyle w:val="TableEntry"/>
            </w:pPr>
          </w:p>
        </w:tc>
        <w:tc>
          <w:tcPr>
            <w:tcW w:w="1660" w:type="dxa"/>
          </w:tcPr>
          <w:p w14:paraId="2951E55F" w14:textId="77777777" w:rsidR="00AC7B6C" w:rsidRPr="001F42D3" w:rsidRDefault="00AC7B6C" w:rsidP="00CF5627">
            <w:pPr>
              <w:pStyle w:val="TableEntry"/>
            </w:pPr>
            <w:r w:rsidRPr="001F42D3">
              <w:t>High</w:t>
            </w:r>
          </w:p>
        </w:tc>
        <w:tc>
          <w:tcPr>
            <w:tcW w:w="5919" w:type="dxa"/>
          </w:tcPr>
          <w:p w14:paraId="45D9384A" w14:textId="77777777" w:rsidR="00AC7B6C" w:rsidRPr="001F42D3" w:rsidRDefault="00AC7B6C" w:rsidP="00CF5627">
            <w:pPr>
              <w:pStyle w:val="TableEntry"/>
            </w:pPr>
            <w:r w:rsidRPr="001F42D3">
              <w:t>PH – High</w:t>
            </w:r>
          </w:p>
        </w:tc>
      </w:tr>
      <w:tr w:rsidR="00AC7B6C" w:rsidRPr="001F42D3" w14:paraId="18CD7301" w14:textId="77777777" w:rsidTr="00CF5627">
        <w:trPr>
          <w:cantSplit/>
        </w:trPr>
        <w:tc>
          <w:tcPr>
            <w:tcW w:w="1709" w:type="dxa"/>
          </w:tcPr>
          <w:p w14:paraId="7FF7E083" w14:textId="77777777" w:rsidR="00AC7B6C" w:rsidRPr="001F42D3" w:rsidRDefault="00AC7B6C" w:rsidP="00CF5627">
            <w:pPr>
              <w:pStyle w:val="TableEntry"/>
            </w:pPr>
          </w:p>
        </w:tc>
        <w:tc>
          <w:tcPr>
            <w:tcW w:w="1660" w:type="dxa"/>
          </w:tcPr>
          <w:p w14:paraId="636CF79A" w14:textId="77777777" w:rsidR="00AC7B6C" w:rsidRPr="001F42D3" w:rsidRDefault="00AC7B6C" w:rsidP="00CF5627">
            <w:pPr>
              <w:pStyle w:val="TableEntry"/>
            </w:pPr>
            <w:r w:rsidRPr="001F42D3">
              <w:t>Medium</w:t>
            </w:r>
          </w:p>
        </w:tc>
        <w:tc>
          <w:tcPr>
            <w:tcW w:w="5919" w:type="dxa"/>
          </w:tcPr>
          <w:p w14:paraId="6663AC14" w14:textId="77777777" w:rsidR="00AC7B6C" w:rsidRPr="001F42D3" w:rsidRDefault="00AC7B6C" w:rsidP="00CF5627">
            <w:pPr>
              <w:pStyle w:val="TableEntry"/>
            </w:pPr>
            <w:r w:rsidRPr="001F42D3">
              <w:t>PM – Medium</w:t>
            </w:r>
          </w:p>
        </w:tc>
      </w:tr>
      <w:tr w:rsidR="00AC7B6C" w:rsidRPr="001F42D3" w14:paraId="0AC452F9" w14:textId="77777777" w:rsidTr="00CF5627">
        <w:trPr>
          <w:cantSplit/>
        </w:trPr>
        <w:tc>
          <w:tcPr>
            <w:tcW w:w="1709" w:type="dxa"/>
          </w:tcPr>
          <w:p w14:paraId="1CC1AAE2" w14:textId="77777777" w:rsidR="00AC7B6C" w:rsidRPr="001F42D3" w:rsidRDefault="00AC7B6C" w:rsidP="00CF5627">
            <w:pPr>
              <w:pStyle w:val="TableEntry"/>
            </w:pPr>
          </w:p>
        </w:tc>
        <w:tc>
          <w:tcPr>
            <w:tcW w:w="1660" w:type="dxa"/>
          </w:tcPr>
          <w:p w14:paraId="4CC55872" w14:textId="77777777" w:rsidR="00AC7B6C" w:rsidRPr="001F42D3" w:rsidRDefault="00AC7B6C" w:rsidP="00CF5627">
            <w:pPr>
              <w:pStyle w:val="TableEntry"/>
            </w:pPr>
            <w:r w:rsidRPr="001F42D3">
              <w:t>Low</w:t>
            </w:r>
          </w:p>
        </w:tc>
        <w:tc>
          <w:tcPr>
            <w:tcW w:w="5919" w:type="dxa"/>
          </w:tcPr>
          <w:p w14:paraId="49DEFE08" w14:textId="77777777" w:rsidR="00AC7B6C" w:rsidRPr="001F42D3" w:rsidRDefault="00AC7B6C" w:rsidP="00CF5627">
            <w:pPr>
              <w:pStyle w:val="TableEntry"/>
            </w:pPr>
            <w:r w:rsidRPr="001F42D3">
              <w:t>PL – Low</w:t>
            </w:r>
          </w:p>
        </w:tc>
      </w:tr>
      <w:tr w:rsidR="00AC7B6C" w:rsidRPr="001F42D3" w14:paraId="1B293BD1" w14:textId="77777777" w:rsidTr="00CF5627">
        <w:trPr>
          <w:cantSplit/>
        </w:trPr>
        <w:tc>
          <w:tcPr>
            <w:tcW w:w="1709" w:type="dxa"/>
          </w:tcPr>
          <w:p w14:paraId="28AFDAAC" w14:textId="77777777" w:rsidR="00AC7B6C" w:rsidRPr="001F42D3" w:rsidRDefault="00AC7B6C" w:rsidP="00CF5627">
            <w:pPr>
              <w:pStyle w:val="TableEntry"/>
            </w:pPr>
          </w:p>
        </w:tc>
        <w:tc>
          <w:tcPr>
            <w:tcW w:w="1660" w:type="dxa"/>
          </w:tcPr>
          <w:p w14:paraId="7D64C582" w14:textId="77777777" w:rsidR="00AC7B6C" w:rsidRPr="001F42D3" w:rsidRDefault="00AC7B6C" w:rsidP="00CF5627">
            <w:pPr>
              <w:pStyle w:val="TableEntry"/>
            </w:pPr>
            <w:r w:rsidRPr="001F42D3">
              <w:t>Information</w:t>
            </w:r>
          </w:p>
        </w:tc>
        <w:tc>
          <w:tcPr>
            <w:tcW w:w="5919" w:type="dxa"/>
          </w:tcPr>
          <w:p w14:paraId="1DFA01F1" w14:textId="1EA80BDB" w:rsidR="00AC7B6C" w:rsidRPr="001F42D3" w:rsidRDefault="00AC7B6C" w:rsidP="00CF5627">
            <w:pPr>
              <w:pStyle w:val="TableEntry"/>
            </w:pPr>
            <w:r w:rsidRPr="001F42D3">
              <w:t>(PI – need to CP ACM/</w:t>
            </w:r>
            <w:r w:rsidR="007E67D4" w:rsidRPr="001F42D3">
              <w:t>DEV TF</w:t>
            </w:r>
            <w:r w:rsidRPr="001F42D3">
              <w:t xml:space="preserve"> to add value)</w:t>
            </w:r>
          </w:p>
        </w:tc>
      </w:tr>
      <w:tr w:rsidR="00AC7B6C" w:rsidRPr="001F42D3" w14:paraId="0E727F50" w14:textId="77777777" w:rsidTr="00CF5627">
        <w:trPr>
          <w:cantSplit/>
        </w:trPr>
        <w:tc>
          <w:tcPr>
            <w:tcW w:w="1709" w:type="dxa"/>
          </w:tcPr>
          <w:p w14:paraId="17E87C6C" w14:textId="77777777" w:rsidR="00AC7B6C" w:rsidRPr="001F42D3" w:rsidRDefault="00AC7B6C" w:rsidP="00CF5627">
            <w:pPr>
              <w:pStyle w:val="TableEntry"/>
            </w:pPr>
          </w:p>
        </w:tc>
        <w:tc>
          <w:tcPr>
            <w:tcW w:w="1660" w:type="dxa"/>
          </w:tcPr>
          <w:p w14:paraId="4CF9F740" w14:textId="77777777" w:rsidR="00AC7B6C" w:rsidRPr="001F42D3" w:rsidRDefault="00AC7B6C" w:rsidP="00CF5627">
            <w:pPr>
              <w:pStyle w:val="TableEntry"/>
            </w:pPr>
            <w:r w:rsidRPr="001F42D3">
              <w:t>(</w:t>
            </w:r>
            <w:proofErr w:type="gramStart"/>
            <w:r w:rsidRPr="001F42D3">
              <w:t>not-indicated</w:t>
            </w:r>
            <w:proofErr w:type="gramEnd"/>
            <w:r w:rsidRPr="001F42D3">
              <w:t>)</w:t>
            </w:r>
          </w:p>
        </w:tc>
        <w:tc>
          <w:tcPr>
            <w:tcW w:w="5919" w:type="dxa"/>
          </w:tcPr>
          <w:p w14:paraId="2C8F3F0C" w14:textId="77777777" w:rsidR="00AC7B6C" w:rsidRPr="001F42D3" w:rsidRDefault="00AC7B6C" w:rsidP="00CF5627">
            <w:pPr>
              <w:pStyle w:val="TableEntry"/>
            </w:pPr>
            <w:r w:rsidRPr="001F42D3">
              <w:t>PN – Not Indicated</w:t>
            </w:r>
          </w:p>
        </w:tc>
      </w:tr>
      <w:tr w:rsidR="00AC7B6C" w:rsidRPr="001F42D3" w14:paraId="1DFAC9A1" w14:textId="77777777" w:rsidTr="00CF5627">
        <w:trPr>
          <w:cantSplit/>
        </w:trPr>
        <w:tc>
          <w:tcPr>
            <w:tcW w:w="1709" w:type="dxa"/>
          </w:tcPr>
          <w:p w14:paraId="598ACC45" w14:textId="77777777" w:rsidR="00AC7B6C" w:rsidRPr="001F42D3" w:rsidRDefault="00AC7B6C" w:rsidP="00CF5627">
            <w:pPr>
              <w:pStyle w:val="TableEntry"/>
            </w:pPr>
          </w:p>
        </w:tc>
        <w:tc>
          <w:tcPr>
            <w:tcW w:w="1660" w:type="dxa"/>
          </w:tcPr>
          <w:p w14:paraId="3CCB535A" w14:textId="77777777" w:rsidR="00AC7B6C" w:rsidRPr="001F42D3" w:rsidRDefault="00AC7B6C" w:rsidP="00CF5627">
            <w:pPr>
              <w:pStyle w:val="TableEntry"/>
            </w:pPr>
            <w:r w:rsidRPr="001F42D3">
              <w:t>(not-known)</w:t>
            </w:r>
          </w:p>
        </w:tc>
        <w:tc>
          <w:tcPr>
            <w:tcW w:w="5919" w:type="dxa"/>
          </w:tcPr>
          <w:p w14:paraId="5F4966D4" w14:textId="637CD5AC" w:rsidR="00AC7B6C" w:rsidRPr="001F42D3" w:rsidRDefault="00AC7B6C" w:rsidP="00CF5627">
            <w:pPr>
              <w:pStyle w:val="TableEntry"/>
            </w:pPr>
            <w:r w:rsidRPr="001F42D3">
              <w:t>(PU – need to CP ACM/</w:t>
            </w:r>
            <w:r w:rsidR="007E67D4" w:rsidRPr="001F42D3">
              <w:t>DEV TF</w:t>
            </w:r>
            <w:r w:rsidRPr="001F42D3">
              <w:t xml:space="preserve"> to add value)</w:t>
            </w:r>
          </w:p>
        </w:tc>
      </w:tr>
      <w:tr w:rsidR="00AC7B6C" w:rsidRPr="001F42D3" w14:paraId="77AA982F" w14:textId="77777777" w:rsidTr="00CF5627">
        <w:trPr>
          <w:cantSplit/>
        </w:trPr>
        <w:tc>
          <w:tcPr>
            <w:tcW w:w="1709" w:type="dxa"/>
          </w:tcPr>
          <w:p w14:paraId="3915ED92" w14:textId="77777777" w:rsidR="00AC7B6C" w:rsidRPr="001F42D3" w:rsidRDefault="00AC7B6C" w:rsidP="00CF5627">
            <w:pPr>
              <w:pStyle w:val="TableEntry"/>
              <w:rPr>
                <w:b/>
                <w:bCs/>
              </w:rPr>
            </w:pPr>
            <w:r w:rsidRPr="001F42D3">
              <w:rPr>
                <w:b/>
                <w:bCs/>
              </w:rPr>
              <w:t>Alarm signal inactivation state</w:t>
            </w:r>
          </w:p>
        </w:tc>
        <w:tc>
          <w:tcPr>
            <w:tcW w:w="1660" w:type="dxa"/>
          </w:tcPr>
          <w:p w14:paraId="1947C9D7" w14:textId="77777777" w:rsidR="00AC7B6C" w:rsidRPr="001F42D3" w:rsidRDefault="00AC7B6C" w:rsidP="00CF5627">
            <w:pPr>
              <w:pStyle w:val="TableEntry"/>
              <w:rPr>
                <w:b/>
                <w:bCs/>
              </w:rPr>
            </w:pPr>
          </w:p>
        </w:tc>
        <w:tc>
          <w:tcPr>
            <w:tcW w:w="5919" w:type="dxa"/>
          </w:tcPr>
          <w:p w14:paraId="721701BD" w14:textId="77777777" w:rsidR="00AC7B6C" w:rsidRPr="001F42D3" w:rsidRDefault="00AC7B6C" w:rsidP="00CF5627">
            <w:pPr>
              <w:pStyle w:val="TableEntry"/>
              <w:rPr>
                <w:b/>
                <w:bCs/>
              </w:rPr>
            </w:pPr>
            <w:r w:rsidRPr="001F42D3">
              <w:rPr>
                <w:b/>
                <w:bCs/>
              </w:rPr>
              <w:t>68483^MDC_ATTR_ALARM_INACTIVATION_STATE^MDC</w:t>
            </w:r>
          </w:p>
        </w:tc>
      </w:tr>
      <w:tr w:rsidR="00AC7B6C" w:rsidRPr="001F42D3" w14:paraId="6498AE9D" w14:textId="77777777" w:rsidTr="00CF5627">
        <w:trPr>
          <w:cantSplit/>
        </w:trPr>
        <w:tc>
          <w:tcPr>
            <w:tcW w:w="1709" w:type="dxa"/>
          </w:tcPr>
          <w:p w14:paraId="669D2BE6" w14:textId="77777777" w:rsidR="00AC7B6C" w:rsidRPr="001F42D3" w:rsidRDefault="00AC7B6C" w:rsidP="00CF5627">
            <w:pPr>
              <w:pStyle w:val="TableEntry"/>
            </w:pPr>
          </w:p>
        </w:tc>
        <w:tc>
          <w:tcPr>
            <w:tcW w:w="1660" w:type="dxa"/>
          </w:tcPr>
          <w:p w14:paraId="36A9F4E4" w14:textId="77777777" w:rsidR="00AC7B6C" w:rsidRPr="001F42D3" w:rsidRDefault="00AC7B6C" w:rsidP="00CF5627">
            <w:pPr>
              <w:pStyle w:val="TableEntry"/>
            </w:pPr>
            <w:r w:rsidRPr="001F42D3">
              <w:t xml:space="preserve">none (enable?) </w:t>
            </w:r>
          </w:p>
        </w:tc>
        <w:tc>
          <w:tcPr>
            <w:tcW w:w="5919" w:type="dxa"/>
          </w:tcPr>
          <w:p w14:paraId="31249C9B" w14:textId="77777777" w:rsidR="00AC7B6C" w:rsidRPr="001F42D3" w:rsidRDefault="00AC7B6C" w:rsidP="00CF5627">
            <w:pPr>
              <w:pStyle w:val="TableEntry"/>
            </w:pPr>
            <w:r w:rsidRPr="001F42D3">
              <w:t>enabled (note the “d” on the end)</w:t>
            </w:r>
          </w:p>
        </w:tc>
      </w:tr>
      <w:tr w:rsidR="00AC7B6C" w:rsidRPr="001F42D3" w14:paraId="4F139B60" w14:textId="77777777" w:rsidTr="00CF5627">
        <w:trPr>
          <w:cantSplit/>
        </w:trPr>
        <w:tc>
          <w:tcPr>
            <w:tcW w:w="1709" w:type="dxa"/>
          </w:tcPr>
          <w:p w14:paraId="506FA1BD" w14:textId="77777777" w:rsidR="00AC7B6C" w:rsidRPr="001F42D3" w:rsidRDefault="00AC7B6C" w:rsidP="00CF5627">
            <w:pPr>
              <w:pStyle w:val="TableEntry"/>
            </w:pPr>
          </w:p>
        </w:tc>
        <w:tc>
          <w:tcPr>
            <w:tcW w:w="1660" w:type="dxa"/>
          </w:tcPr>
          <w:p w14:paraId="659CAE4B" w14:textId="77777777" w:rsidR="00AC7B6C" w:rsidRPr="001F42D3" w:rsidRDefault="00AC7B6C" w:rsidP="00CF5627">
            <w:pPr>
              <w:pStyle w:val="TableEntry"/>
            </w:pPr>
            <w:r w:rsidRPr="001F42D3">
              <w:t>audio-paused</w:t>
            </w:r>
          </w:p>
        </w:tc>
        <w:tc>
          <w:tcPr>
            <w:tcW w:w="5919" w:type="dxa"/>
          </w:tcPr>
          <w:p w14:paraId="46D75CE5" w14:textId="77777777" w:rsidR="00AC7B6C" w:rsidRPr="001F42D3" w:rsidRDefault="00AC7B6C" w:rsidP="00CF5627">
            <w:pPr>
              <w:pStyle w:val="TableEntry"/>
            </w:pPr>
            <w:r w:rsidRPr="001F42D3">
              <w:t>audio-paused</w:t>
            </w:r>
          </w:p>
        </w:tc>
      </w:tr>
      <w:tr w:rsidR="00AC7B6C" w:rsidRPr="001F42D3" w14:paraId="36879FA2" w14:textId="77777777" w:rsidTr="00CF5627">
        <w:trPr>
          <w:cantSplit/>
        </w:trPr>
        <w:tc>
          <w:tcPr>
            <w:tcW w:w="1709" w:type="dxa"/>
          </w:tcPr>
          <w:p w14:paraId="3E3C9814" w14:textId="77777777" w:rsidR="00AC7B6C" w:rsidRPr="001F42D3" w:rsidRDefault="00AC7B6C" w:rsidP="00CF5627">
            <w:pPr>
              <w:pStyle w:val="TableEntry"/>
            </w:pPr>
          </w:p>
        </w:tc>
        <w:tc>
          <w:tcPr>
            <w:tcW w:w="1660" w:type="dxa"/>
          </w:tcPr>
          <w:p w14:paraId="35A307D1" w14:textId="77777777" w:rsidR="00AC7B6C" w:rsidRPr="001F42D3" w:rsidRDefault="00AC7B6C" w:rsidP="00CF5627">
            <w:pPr>
              <w:pStyle w:val="TableEntry"/>
            </w:pPr>
            <w:r w:rsidRPr="001F42D3">
              <w:t>audio-off</w:t>
            </w:r>
          </w:p>
        </w:tc>
        <w:tc>
          <w:tcPr>
            <w:tcW w:w="5919" w:type="dxa"/>
          </w:tcPr>
          <w:p w14:paraId="4A6F9A84" w14:textId="77777777" w:rsidR="00AC7B6C" w:rsidRPr="001F42D3" w:rsidRDefault="00AC7B6C" w:rsidP="00CF5627">
            <w:pPr>
              <w:pStyle w:val="TableEntry"/>
            </w:pPr>
            <w:r w:rsidRPr="001F42D3">
              <w:t>audio-off</w:t>
            </w:r>
          </w:p>
        </w:tc>
      </w:tr>
      <w:tr w:rsidR="00AC7B6C" w:rsidRPr="001F42D3" w14:paraId="2F9F90BB" w14:textId="77777777" w:rsidTr="00CF5627">
        <w:trPr>
          <w:cantSplit/>
        </w:trPr>
        <w:tc>
          <w:tcPr>
            <w:tcW w:w="1709" w:type="dxa"/>
          </w:tcPr>
          <w:p w14:paraId="0C03CFFD" w14:textId="77777777" w:rsidR="00AC7B6C" w:rsidRPr="001F42D3" w:rsidRDefault="00AC7B6C" w:rsidP="00CF5627">
            <w:pPr>
              <w:pStyle w:val="TableEntry"/>
            </w:pPr>
          </w:p>
        </w:tc>
        <w:tc>
          <w:tcPr>
            <w:tcW w:w="1660" w:type="dxa"/>
          </w:tcPr>
          <w:p w14:paraId="094ED0FD" w14:textId="77777777" w:rsidR="00AC7B6C" w:rsidRPr="001F42D3" w:rsidRDefault="00AC7B6C" w:rsidP="00CF5627">
            <w:pPr>
              <w:pStyle w:val="TableEntry"/>
            </w:pPr>
            <w:r w:rsidRPr="001F42D3">
              <w:t>alarm-paused</w:t>
            </w:r>
          </w:p>
        </w:tc>
        <w:tc>
          <w:tcPr>
            <w:tcW w:w="5919" w:type="dxa"/>
          </w:tcPr>
          <w:p w14:paraId="2FB4369A" w14:textId="77777777" w:rsidR="00AC7B6C" w:rsidRPr="001F42D3" w:rsidRDefault="00AC7B6C" w:rsidP="00CF5627">
            <w:pPr>
              <w:pStyle w:val="TableEntry"/>
            </w:pPr>
            <w:r w:rsidRPr="001F42D3">
              <w:t>alarm-paused</w:t>
            </w:r>
          </w:p>
        </w:tc>
      </w:tr>
      <w:tr w:rsidR="00AC7B6C" w:rsidRPr="001F42D3" w14:paraId="1DEAD327" w14:textId="77777777" w:rsidTr="00CF5627">
        <w:trPr>
          <w:cantSplit/>
        </w:trPr>
        <w:tc>
          <w:tcPr>
            <w:tcW w:w="1709" w:type="dxa"/>
          </w:tcPr>
          <w:p w14:paraId="17802729" w14:textId="77777777" w:rsidR="00AC7B6C" w:rsidRPr="001F42D3" w:rsidRDefault="00AC7B6C" w:rsidP="00CF5627">
            <w:pPr>
              <w:pStyle w:val="TableEntry"/>
            </w:pPr>
          </w:p>
        </w:tc>
        <w:tc>
          <w:tcPr>
            <w:tcW w:w="1660" w:type="dxa"/>
          </w:tcPr>
          <w:p w14:paraId="2A6AFF7A" w14:textId="77777777" w:rsidR="00AC7B6C" w:rsidRPr="001F42D3" w:rsidRDefault="00AC7B6C" w:rsidP="00CF5627">
            <w:pPr>
              <w:pStyle w:val="TableEntry"/>
            </w:pPr>
            <w:r w:rsidRPr="001F42D3">
              <w:t>alarm-off</w:t>
            </w:r>
          </w:p>
        </w:tc>
        <w:tc>
          <w:tcPr>
            <w:tcW w:w="5919" w:type="dxa"/>
          </w:tcPr>
          <w:p w14:paraId="65D7ABE8" w14:textId="77777777" w:rsidR="00AC7B6C" w:rsidRPr="001F42D3" w:rsidRDefault="00AC7B6C" w:rsidP="00CF5627">
            <w:pPr>
              <w:pStyle w:val="TableEntry"/>
            </w:pPr>
            <w:r w:rsidRPr="001F42D3">
              <w:t>alarm-off</w:t>
            </w:r>
          </w:p>
        </w:tc>
      </w:tr>
      <w:tr w:rsidR="00AC7B6C" w:rsidRPr="001F42D3" w14:paraId="3727847E" w14:textId="77777777" w:rsidTr="00CF5627">
        <w:trPr>
          <w:cantSplit/>
        </w:trPr>
        <w:tc>
          <w:tcPr>
            <w:tcW w:w="1709" w:type="dxa"/>
          </w:tcPr>
          <w:p w14:paraId="54B339E9" w14:textId="77777777" w:rsidR="00AC7B6C" w:rsidRPr="001F42D3" w:rsidRDefault="00AC7B6C" w:rsidP="00CF5627">
            <w:pPr>
              <w:pStyle w:val="TableEntry"/>
            </w:pPr>
          </w:p>
        </w:tc>
        <w:tc>
          <w:tcPr>
            <w:tcW w:w="1660" w:type="dxa"/>
          </w:tcPr>
          <w:p w14:paraId="7AC18911" w14:textId="77777777" w:rsidR="00AC7B6C" w:rsidRPr="001F42D3" w:rsidRDefault="00AC7B6C" w:rsidP="00CF5627">
            <w:pPr>
              <w:pStyle w:val="TableEntry"/>
            </w:pPr>
            <w:r w:rsidRPr="001F42D3">
              <w:t>acknowledged</w:t>
            </w:r>
          </w:p>
        </w:tc>
        <w:tc>
          <w:tcPr>
            <w:tcW w:w="5919" w:type="dxa"/>
          </w:tcPr>
          <w:p w14:paraId="6DB440D1" w14:textId="471E097E" w:rsidR="00AC7B6C" w:rsidRPr="001F42D3" w:rsidRDefault="00AC7B6C" w:rsidP="00CF5627">
            <w:pPr>
              <w:pStyle w:val="TableEntry"/>
            </w:pPr>
            <w:r w:rsidRPr="001F42D3">
              <w:t>alert-acknowledged – per ACM/</w:t>
            </w:r>
            <w:r w:rsidR="007E67D4" w:rsidRPr="001F42D3">
              <w:t>DEV TF</w:t>
            </w:r>
            <w:r w:rsidRPr="001F42D3">
              <w:t xml:space="preserve"> CP #126</w:t>
            </w:r>
          </w:p>
        </w:tc>
      </w:tr>
      <w:tr w:rsidR="00AC7B6C" w:rsidRPr="001F42D3" w14:paraId="4D012CB0" w14:textId="77777777" w:rsidTr="00CF5627">
        <w:trPr>
          <w:cantSplit/>
        </w:trPr>
        <w:tc>
          <w:tcPr>
            <w:tcW w:w="1709" w:type="dxa"/>
          </w:tcPr>
          <w:p w14:paraId="0212A547" w14:textId="77777777" w:rsidR="00AC7B6C" w:rsidRPr="001F42D3" w:rsidRDefault="00AC7B6C" w:rsidP="00CF5627">
            <w:pPr>
              <w:pStyle w:val="TableEntry"/>
            </w:pPr>
            <w:r w:rsidRPr="001F42D3">
              <w:t>Phase is not an attribute</w:t>
            </w:r>
          </w:p>
        </w:tc>
        <w:tc>
          <w:tcPr>
            <w:tcW w:w="1660" w:type="dxa"/>
          </w:tcPr>
          <w:p w14:paraId="205B3D8E" w14:textId="77777777" w:rsidR="00AC7B6C" w:rsidRPr="001F42D3" w:rsidRDefault="00AC7B6C" w:rsidP="00CF5627">
            <w:pPr>
              <w:pStyle w:val="TableEntry"/>
            </w:pPr>
          </w:p>
        </w:tc>
        <w:tc>
          <w:tcPr>
            <w:tcW w:w="5919" w:type="dxa"/>
          </w:tcPr>
          <w:p w14:paraId="6755433B" w14:textId="77777777" w:rsidR="00AC7B6C" w:rsidRPr="001F42D3" w:rsidRDefault="00AC7B6C" w:rsidP="00CF5627">
            <w:pPr>
              <w:pStyle w:val="TableEntry"/>
              <w:rPr>
                <w:b/>
                <w:bCs/>
              </w:rPr>
            </w:pPr>
            <w:r w:rsidRPr="001F42D3">
              <w:rPr>
                <w:b/>
                <w:bCs/>
              </w:rPr>
              <w:t>68481^MDC_ATTR_EVENT_PHASE^MDC</w:t>
            </w:r>
          </w:p>
        </w:tc>
      </w:tr>
      <w:tr w:rsidR="00AC7B6C" w:rsidRPr="001F42D3" w14:paraId="3999172E" w14:textId="77777777" w:rsidTr="00CF5627">
        <w:trPr>
          <w:cantSplit/>
        </w:trPr>
        <w:tc>
          <w:tcPr>
            <w:tcW w:w="1709" w:type="dxa"/>
          </w:tcPr>
          <w:p w14:paraId="411C3840" w14:textId="77777777" w:rsidR="00AC7B6C" w:rsidRPr="001F42D3" w:rsidRDefault="00AC7B6C" w:rsidP="00CF5627">
            <w:pPr>
              <w:pStyle w:val="TableEntry"/>
            </w:pPr>
          </w:p>
        </w:tc>
        <w:tc>
          <w:tcPr>
            <w:tcW w:w="1660" w:type="dxa"/>
          </w:tcPr>
          <w:p w14:paraId="72A6C0B2" w14:textId="77777777" w:rsidR="00AC7B6C" w:rsidRPr="001F42D3" w:rsidRDefault="00AC7B6C" w:rsidP="00CF5627">
            <w:pPr>
              <w:pStyle w:val="TableEntry"/>
            </w:pPr>
          </w:p>
        </w:tc>
        <w:tc>
          <w:tcPr>
            <w:tcW w:w="5919" w:type="dxa"/>
          </w:tcPr>
          <w:p w14:paraId="023B5784" w14:textId="5EE6D089" w:rsidR="00AC7B6C" w:rsidRPr="001F42D3" w:rsidRDefault="00AC7B6C" w:rsidP="00CF5627">
            <w:pPr>
              <w:pStyle w:val="TableEntry"/>
            </w:pPr>
            <w:proofErr w:type="spellStart"/>
            <w:r w:rsidRPr="001F42D3">
              <w:t>tpoint</w:t>
            </w:r>
            <w:proofErr w:type="spellEnd"/>
            <w:r w:rsidRPr="001F42D3">
              <w:t xml:space="preserve">, start, </w:t>
            </w:r>
            <w:proofErr w:type="spellStart"/>
            <w:r w:rsidRPr="001F42D3">
              <w:t>start_only</w:t>
            </w:r>
            <w:proofErr w:type="spellEnd"/>
            <w:r w:rsidRPr="001F42D3">
              <w:t>, continue, end, present, update, escalate, inactivate, acknowledged – per ACM/</w:t>
            </w:r>
            <w:r w:rsidR="007E67D4" w:rsidRPr="001F42D3">
              <w:t>DEV TF</w:t>
            </w:r>
            <w:r w:rsidRPr="001F42D3">
              <w:t xml:space="preserve"> CP #126, deescalate, reset, stop, (ACM/</w:t>
            </w:r>
            <w:r w:rsidR="007E67D4" w:rsidRPr="001F42D3">
              <w:t>DEV TF</w:t>
            </w:r>
            <w:r w:rsidRPr="001F42D3">
              <w:t xml:space="preserve"> CP to add </w:t>
            </w:r>
            <w:r w:rsidRPr="001F42D3">
              <w:rPr>
                <w:b/>
                <w:i/>
              </w:rPr>
              <w:t>information</w:t>
            </w:r>
            <w:r w:rsidRPr="001F42D3">
              <w:t xml:space="preserve"> or maybe </w:t>
            </w:r>
            <w:proofErr w:type="spellStart"/>
            <w:r w:rsidRPr="001F42D3">
              <w:rPr>
                <w:b/>
                <w:i/>
              </w:rPr>
              <w:t>no_alert</w:t>
            </w:r>
            <w:proofErr w:type="spellEnd"/>
            <w:r w:rsidRPr="001F42D3">
              <w:t xml:space="preserve"> phase indication for signaling of AIS updates not in the presence of active alerts)</w:t>
            </w:r>
          </w:p>
        </w:tc>
      </w:tr>
      <w:tr w:rsidR="00AC7B6C" w:rsidRPr="001F42D3" w14:paraId="13CF46A1" w14:textId="77777777" w:rsidTr="00CF5627">
        <w:trPr>
          <w:cantSplit/>
        </w:trPr>
        <w:tc>
          <w:tcPr>
            <w:tcW w:w="1709" w:type="dxa"/>
          </w:tcPr>
          <w:p w14:paraId="411B0A58" w14:textId="77777777" w:rsidR="00AC7B6C" w:rsidRPr="001F42D3" w:rsidRDefault="00AC7B6C" w:rsidP="00CF5627">
            <w:pPr>
              <w:pStyle w:val="TableEntry"/>
            </w:pPr>
            <w:r w:rsidRPr="001F42D3">
              <w:t>Source is an implied attribute</w:t>
            </w:r>
          </w:p>
        </w:tc>
        <w:tc>
          <w:tcPr>
            <w:tcW w:w="1660" w:type="dxa"/>
          </w:tcPr>
          <w:p w14:paraId="45689927" w14:textId="77777777" w:rsidR="00AC7B6C" w:rsidRPr="001F42D3" w:rsidRDefault="00AC7B6C" w:rsidP="00CF5627">
            <w:pPr>
              <w:pStyle w:val="TableEntry"/>
            </w:pPr>
          </w:p>
        </w:tc>
        <w:tc>
          <w:tcPr>
            <w:tcW w:w="5919" w:type="dxa"/>
          </w:tcPr>
          <w:p w14:paraId="58C83612" w14:textId="77777777" w:rsidR="00AC7B6C" w:rsidRPr="001F42D3" w:rsidRDefault="00AC7B6C" w:rsidP="00CF5627">
            <w:pPr>
              <w:pStyle w:val="TableEntry"/>
              <w:rPr>
                <w:b/>
                <w:bCs/>
              </w:rPr>
            </w:pPr>
            <w:r w:rsidRPr="001F42D3">
              <w:rPr>
                <w:b/>
                <w:bCs/>
              </w:rPr>
              <w:t>68480^MDC_ATTR_ALERT_SOURCE^MDC</w:t>
            </w:r>
          </w:p>
        </w:tc>
      </w:tr>
      <w:tr w:rsidR="00AC7B6C" w:rsidRPr="001F42D3" w14:paraId="7E0018FF" w14:textId="77777777" w:rsidTr="00CF5627">
        <w:trPr>
          <w:cantSplit/>
        </w:trPr>
        <w:tc>
          <w:tcPr>
            <w:tcW w:w="1709" w:type="dxa"/>
          </w:tcPr>
          <w:p w14:paraId="11D54C28" w14:textId="77777777" w:rsidR="00AC7B6C" w:rsidRPr="001F42D3" w:rsidRDefault="00AC7B6C" w:rsidP="00CF5627">
            <w:pPr>
              <w:pStyle w:val="TableEntry"/>
            </w:pPr>
          </w:p>
        </w:tc>
        <w:tc>
          <w:tcPr>
            <w:tcW w:w="1660" w:type="dxa"/>
          </w:tcPr>
          <w:p w14:paraId="3ED760D0" w14:textId="77777777" w:rsidR="00AC7B6C" w:rsidRPr="001F42D3" w:rsidRDefault="00AC7B6C" w:rsidP="00CF5627">
            <w:pPr>
              <w:pStyle w:val="TableEntry"/>
            </w:pPr>
          </w:p>
        </w:tc>
        <w:tc>
          <w:tcPr>
            <w:tcW w:w="5919" w:type="dxa"/>
          </w:tcPr>
          <w:p w14:paraId="67A9F3EF" w14:textId="77777777" w:rsidR="00AC7B6C" w:rsidRPr="001F42D3" w:rsidRDefault="00AC7B6C" w:rsidP="00CF5627">
            <w:pPr>
              <w:pStyle w:val="TableEntry"/>
            </w:pPr>
            <w:r w:rsidRPr="001F42D3">
              <w:t>VMD, plus preferably CHAN</w:t>
            </w:r>
          </w:p>
        </w:tc>
      </w:tr>
    </w:tbl>
    <w:p w14:paraId="08F771F5" w14:textId="77777777" w:rsidR="00AC7B6C" w:rsidRPr="001F42D3" w:rsidRDefault="00AC7B6C" w:rsidP="002E102A">
      <w:pPr>
        <w:pStyle w:val="BodyText"/>
        <w:rPr>
          <w:rStyle w:val="Strong"/>
          <w:b w:val="0"/>
          <w:bCs w:val="0"/>
        </w:rPr>
      </w:pPr>
    </w:p>
    <w:p w14:paraId="1F423E2D" w14:textId="64C92881" w:rsidR="00B11855" w:rsidRPr="001F42D3" w:rsidRDefault="003D003E" w:rsidP="005C1693">
      <w:pPr>
        <w:pStyle w:val="BodyText"/>
        <w:keepNext/>
      </w:pPr>
      <w:r w:rsidRPr="001F42D3">
        <w:rPr>
          <w:b/>
          <w:bCs/>
        </w:rPr>
        <w:lastRenderedPageBreak/>
        <w:t xml:space="preserve">OBX-5 Observation Value </w:t>
      </w:r>
    </w:p>
    <w:p w14:paraId="4B57FE91" w14:textId="77777777" w:rsidR="00B11855" w:rsidRPr="001F42D3" w:rsidRDefault="003D003E" w:rsidP="005C1693">
      <w:pPr>
        <w:pStyle w:val="BodyText"/>
      </w:pPr>
      <w:r w:rsidRPr="001F42D3">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1F42D3">
        <w:t>ity or abnormality</w:t>
      </w:r>
      <w:r w:rsidRPr="001F42D3">
        <w:t xml:space="preserve"> (OBX-8), especially in product experience reporting. The length of the observation field is variable, depending upon OBX-3-value type. This field may </w:t>
      </w:r>
      <w:proofErr w:type="gramStart"/>
      <w:r w:rsidRPr="001F42D3">
        <w:t>repeat for</w:t>
      </w:r>
      <w:proofErr w:type="gramEnd"/>
      <w:r w:rsidRPr="001F42D3">
        <w:t xml:space="preserve"> multipart, single answer results with appropriate data types, e.g., CWE, TX, and FT data types.</w:t>
      </w:r>
    </w:p>
    <w:p w14:paraId="09CDDFB0" w14:textId="388928F1" w:rsidR="00B11855" w:rsidRPr="001F42D3" w:rsidRDefault="003D003E" w:rsidP="005C1693">
      <w:pPr>
        <w:pStyle w:val="BodyText"/>
      </w:pPr>
      <w:r w:rsidRPr="001F42D3">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w:t>
      </w:r>
      <w:r w:rsidR="00362C0D" w:rsidRPr="001F42D3">
        <w:t>,</w:t>
      </w:r>
      <w:r w:rsidRPr="001F42D3">
        <w:t xml:space="preserve">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184B3C26" w:rsidR="00B11855" w:rsidRPr="001F42D3" w:rsidRDefault="003D003E" w:rsidP="005C1693">
      <w:pPr>
        <w:pStyle w:val="BodyText"/>
      </w:pPr>
      <w:r w:rsidRPr="001F42D3">
        <w:t xml:space="preserve">For </w:t>
      </w:r>
      <w:proofErr w:type="gramStart"/>
      <w:r w:rsidRPr="001F42D3">
        <w:t xml:space="preserve">the </w:t>
      </w:r>
      <w:r w:rsidR="007E67D4" w:rsidRPr="001F42D3">
        <w:t>DEV</w:t>
      </w:r>
      <w:proofErr w:type="gramEnd"/>
      <w:r w:rsidR="007E67D4" w:rsidRPr="001F42D3">
        <w:t xml:space="preserve"> TF</w:t>
      </w:r>
      <w:r w:rsidRPr="001F42D3">
        <w:t xml:space="preserve"> this field is required for metric related segments and is null for device related segments. </w:t>
      </w:r>
    </w:p>
    <w:p w14:paraId="583F1CF8" w14:textId="38165062" w:rsidR="00B11855" w:rsidRPr="001F42D3" w:rsidRDefault="003D003E" w:rsidP="005C1693">
      <w:pPr>
        <w:pStyle w:val="BodyText"/>
      </w:pPr>
      <w:r w:rsidRPr="001F42D3">
        <w:rPr>
          <w:b/>
          <w:bCs/>
        </w:rPr>
        <w:t xml:space="preserve">OBX-5 Observation Value in </w:t>
      </w:r>
      <w:r w:rsidR="00647994" w:rsidRPr="001F42D3">
        <w:rPr>
          <w:b/>
          <w:bCs/>
        </w:rPr>
        <w:t>PCD-04</w:t>
      </w:r>
      <w:r w:rsidRPr="001F42D3">
        <w:rPr>
          <w:b/>
          <w:bCs/>
        </w:rPr>
        <w:t xml:space="preserve"> and other Alert Communications transactions</w:t>
      </w:r>
    </w:p>
    <w:p w14:paraId="08473E2C" w14:textId="77777777" w:rsidR="00B11855" w:rsidRPr="001F42D3" w:rsidRDefault="003D003E" w:rsidP="005C1693">
      <w:pPr>
        <w:pStyle w:val="BodyText"/>
      </w:pPr>
      <w:r w:rsidRPr="001F42D3">
        <w:t>This field contains the value observed by the Alert Reporter. Its meaning differs according to the facet identified in OBX-4 Sub-ID (see above). The following sections give the details for each facet.</w:t>
      </w:r>
    </w:p>
    <w:p w14:paraId="3028DCED" w14:textId="77777777" w:rsidR="00B11855" w:rsidRPr="001F42D3" w:rsidRDefault="003D003E" w:rsidP="005C1693">
      <w:pPr>
        <w:pStyle w:val="BodyText"/>
      </w:pPr>
      <w:r w:rsidRPr="001F42D3">
        <w:t xml:space="preserve">In all cases, OBX-2-value type contains the data type for this field according to which observation value is formatted. It is not a required field because some systems will report only the abnormal flags for </w:t>
      </w:r>
      <w:proofErr w:type="gramStart"/>
      <w:r w:rsidRPr="001F42D3">
        <w:t>the observation</w:t>
      </w:r>
      <w:proofErr w:type="gramEnd"/>
      <w:r w:rsidRPr="001F42D3">
        <w:t xml:space="preserve"> (OBX-8). The length of the observation field is variable, depending upon OBX-3-value type. This field may </w:t>
      </w:r>
      <w:proofErr w:type="gramStart"/>
      <w:r w:rsidRPr="001F42D3">
        <w:t>repeat for</w:t>
      </w:r>
      <w:proofErr w:type="gramEnd"/>
      <w:r w:rsidRPr="001F42D3">
        <w:t xml:space="preserve"> multipart, single answer results with appropriate data types, e.g., C</w:t>
      </w:r>
      <w:r w:rsidR="00E86B15" w:rsidRPr="001F42D3">
        <w:t>W</w:t>
      </w:r>
      <w:r w:rsidRPr="001F42D3">
        <w:t xml:space="preserve">E, TX, and FT data types. </w:t>
      </w:r>
    </w:p>
    <w:p w14:paraId="2AB039C1" w14:textId="77777777" w:rsidR="00B11855" w:rsidRPr="009843AA" w:rsidRDefault="003D003E" w:rsidP="005C1693">
      <w:pPr>
        <w:pStyle w:val="BodyText"/>
        <w:rPr>
          <w:bCs/>
        </w:rPr>
      </w:pPr>
      <w:r w:rsidRPr="005C1693">
        <w:rPr>
          <w:b/>
          <w:bCs/>
        </w:rPr>
        <w:t>Event Identification</w:t>
      </w:r>
      <w:r w:rsidR="00F6415B" w:rsidRPr="005C1693">
        <w:rPr>
          <w:b/>
          <w:bCs/>
        </w:rPr>
        <w:t xml:space="preserve"> Facet</w:t>
      </w:r>
    </w:p>
    <w:p w14:paraId="45A469CB" w14:textId="77777777" w:rsidR="009622F0" w:rsidRPr="001F42D3" w:rsidRDefault="003D003E" w:rsidP="005C1693">
      <w:pPr>
        <w:pStyle w:val="BodyText"/>
      </w:pPr>
      <w:r w:rsidRPr="001F42D3">
        <w:t>The identity of alerts is represented by event codes from ISO/IEEE 11073-10101 nomenclature for alerts (Block E).</w:t>
      </w:r>
    </w:p>
    <w:p w14:paraId="31C1C422" w14:textId="7A55EEA5" w:rsidR="00387700" w:rsidRPr="001F42D3" w:rsidRDefault="00387700" w:rsidP="005C1693">
      <w:pPr>
        <w:pStyle w:val="BodyText"/>
      </w:pPr>
      <w:r w:rsidRPr="001F42D3">
        <w:t xml:space="preserve">For the ACM Profile in the PCD-04 message, the OBX instance associated with the Event Identification Facet (where OBX-5 is equal to 196616^MDC_EVT_ALARM^MDC or the identification of the </w:t>
      </w:r>
      <w:proofErr w:type="gramStart"/>
      <w:r w:rsidRPr="001F42D3">
        <w:t>physiologic</w:t>
      </w:r>
      <w:proofErr w:type="gramEnd"/>
      <w:r w:rsidRPr="001F42D3">
        <w:t xml:space="preserve"> limit exceed for physiologic alarms), can be followed by an optional OBX instance to communicate Alert Reporter </w:t>
      </w:r>
      <w:r w:rsidR="005B0C7C" w:rsidRPr="001F42D3">
        <w:t>Actor</w:t>
      </w:r>
      <w:r w:rsidRPr="001F42D3">
        <w:t xml:space="preserve"> originated display text/print text</w:t>
      </w:r>
      <w:r w:rsidR="00621E63" w:rsidRPr="001F42D3">
        <w:t xml:space="preserve">. </w:t>
      </w:r>
      <w:r w:rsidR="009A2F5F" w:rsidRPr="001F42D3">
        <w:t>where OBX-3 is 68546^MDC_ATTR_ALERT_TEXT^MDC.</w:t>
      </w:r>
      <w:r w:rsidR="00621E63" w:rsidRPr="001F42D3">
        <w:t xml:space="preserve">. </w:t>
      </w:r>
      <w:r w:rsidRPr="001F42D3">
        <w:t>The data type for the OBX-5 value shall be either string (ST) or formatted text (FT)</w:t>
      </w:r>
      <w:r w:rsidR="00621E63" w:rsidRPr="001F42D3">
        <w:t xml:space="preserve">. </w:t>
      </w:r>
      <w:r w:rsidRPr="001F42D3">
        <w:t xml:space="preserve">The </w:t>
      </w:r>
      <w:proofErr w:type="gramStart"/>
      <w:r w:rsidRPr="001F42D3">
        <w:t>permits</w:t>
      </w:r>
      <w:proofErr w:type="gramEnd"/>
      <w:r w:rsidRPr="001F42D3">
        <w:t xml:space="preserve"> inclusion of text formatting indications or the inclusion of characters from international character sets</w:t>
      </w:r>
      <w:r w:rsidR="00621E63" w:rsidRPr="001F42D3">
        <w:t xml:space="preserve">. </w:t>
      </w:r>
      <w:r w:rsidRPr="001F42D3">
        <w:t>The Alert Manager will optionally use the Alert Reporter provided text as a suffix to the Alert Manager synthesized alert text to be included in the alert text to be communicated to the Alert Communicator alert notification recipients</w:t>
      </w:r>
      <w:r w:rsidR="00621E63" w:rsidRPr="001F42D3">
        <w:t xml:space="preserve">. </w:t>
      </w:r>
      <w:r w:rsidRPr="001F42D3">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1F42D3" w:rsidRDefault="00387700" w:rsidP="005C1693">
      <w:pPr>
        <w:pStyle w:val="BodyText"/>
      </w:pPr>
      <w:r w:rsidRPr="001F42D3">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1F42D3" w:rsidRDefault="00387700" w:rsidP="005C1693">
      <w:pPr>
        <w:pStyle w:val="BodyText"/>
      </w:pPr>
      <w:r w:rsidRPr="001F42D3">
        <w:t>The alert notification text is expected to be rapidly actionable</w:t>
      </w:r>
      <w:r w:rsidR="00621E63" w:rsidRPr="001F42D3">
        <w:t xml:space="preserve">. </w:t>
      </w:r>
      <w:r w:rsidRPr="001F42D3">
        <w:t xml:space="preserve">To that end the additional text supplied by </w:t>
      </w:r>
      <w:proofErr w:type="gramStart"/>
      <w:r w:rsidRPr="001F42D3">
        <w:t>the AR</w:t>
      </w:r>
      <w:proofErr w:type="gramEnd"/>
      <w:r w:rsidRPr="001F42D3">
        <w:t xml:space="preserve"> should be relatively short.</w:t>
      </w:r>
    </w:p>
    <w:p w14:paraId="0BEF1F20" w14:textId="401A8C09" w:rsidR="00387700" w:rsidRPr="001F42D3" w:rsidRDefault="00387700" w:rsidP="005C1693">
      <w:pPr>
        <w:pStyle w:val="BodyText"/>
      </w:pPr>
      <w:r w:rsidRPr="001F42D3">
        <w:t>The AR provided additional text is not expected to be utilized for communicating alert remedies</w:t>
      </w:r>
      <w:r w:rsidR="00621E63" w:rsidRPr="001F42D3">
        <w:t xml:space="preserve">. </w:t>
      </w:r>
      <w:r w:rsidRPr="001F42D3">
        <w:t>Remedies would be expected to utilize a distinctly different MDC and REFID.</w:t>
      </w:r>
    </w:p>
    <w:p w14:paraId="73B43466" w14:textId="77777777" w:rsidR="00B11855" w:rsidRPr="001F42D3" w:rsidRDefault="00F73333" w:rsidP="000209A7">
      <w:pPr>
        <w:pStyle w:val="BodyText"/>
      </w:pPr>
      <w:r w:rsidRPr="001F42D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1F42D3" w:rsidRDefault="003D003E" w:rsidP="00CF5627">
      <w:pPr>
        <w:pStyle w:val="FigureTitle"/>
      </w:pPr>
      <w:r w:rsidRPr="001F42D3">
        <w:t>Figure</w:t>
      </w:r>
      <w:r w:rsidR="00700617" w:rsidRPr="001F42D3">
        <w:t xml:space="preserve"> </w:t>
      </w:r>
      <w:r w:rsidR="00E86B15" w:rsidRPr="001F42D3">
        <w:t>B.8</w:t>
      </w:r>
      <w:r w:rsidR="004E547A" w:rsidRPr="001F42D3">
        <w:t>.5</w:t>
      </w:r>
      <w:r w:rsidR="00E86B15" w:rsidRPr="001F42D3">
        <w:t>-1</w:t>
      </w:r>
      <w:r w:rsidRPr="001F42D3">
        <w:t>: Event Identification Facet</w:t>
      </w:r>
      <w:r w:rsidR="00991ED6" w:rsidRPr="001F42D3">
        <w:t xml:space="preserve"> (</w:t>
      </w:r>
      <w:r w:rsidR="004C60BF" w:rsidRPr="001F42D3">
        <w:t>Informative</w:t>
      </w:r>
      <w:r w:rsidR="00991ED6" w:rsidRPr="001F42D3">
        <w:t>)</w:t>
      </w:r>
    </w:p>
    <w:p w14:paraId="3B5CBFE7" w14:textId="77777777" w:rsidR="00B11855" w:rsidRPr="001F42D3" w:rsidRDefault="003D003E" w:rsidP="00CF5627">
      <w:pPr>
        <w:pStyle w:val="BodyText"/>
        <w:rPr>
          <w:bCs/>
        </w:rPr>
      </w:pPr>
      <w:r w:rsidRPr="001F42D3">
        <w:rPr>
          <w:b/>
          <w:bCs/>
        </w:rPr>
        <w:t>Source identification</w:t>
      </w:r>
      <w:r w:rsidR="00F6415B" w:rsidRPr="001F42D3">
        <w:rPr>
          <w:b/>
          <w:bCs/>
        </w:rPr>
        <w:t xml:space="preserve"> Facet</w:t>
      </w:r>
    </w:p>
    <w:p w14:paraId="703AD210" w14:textId="45CBF4CF" w:rsidR="00B11855" w:rsidRPr="001F42D3" w:rsidRDefault="003D003E" w:rsidP="00BA3791">
      <w:pPr>
        <w:pStyle w:val="BodyText"/>
      </w:pPr>
      <w:r w:rsidRPr="001F42D3">
        <w:t xml:space="preserve">For an event code corresponding with a metric alarm, this segment identifies the </w:t>
      </w:r>
      <w:proofErr w:type="gramStart"/>
      <w:r w:rsidRPr="001F42D3">
        <w:t>particular measurement</w:t>
      </w:r>
      <w:proofErr w:type="gramEnd"/>
      <w:r w:rsidRPr="001F42D3">
        <w:t xml:space="preserve">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1F42D3">
        <w:t>e.</w:t>
      </w:r>
    </w:p>
    <w:p w14:paraId="1B99A527" w14:textId="77777777" w:rsidR="00B11855" w:rsidRPr="001F42D3" w:rsidRDefault="003D003E" w:rsidP="00BA3791">
      <w:pPr>
        <w:pStyle w:val="BodyText"/>
      </w:pPr>
      <w:r w:rsidRPr="001F42D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1F42D3" w:rsidRDefault="003D003E" w:rsidP="00CF5627">
      <w:pPr>
        <w:pStyle w:val="BodyText"/>
        <w:rPr>
          <w:bCs/>
        </w:rPr>
      </w:pPr>
      <w:r w:rsidRPr="001F42D3">
        <w:rPr>
          <w:b/>
          <w:bCs/>
        </w:rPr>
        <w:t>Event Phase</w:t>
      </w:r>
      <w:r w:rsidR="00F6415B" w:rsidRPr="001F42D3">
        <w:rPr>
          <w:b/>
          <w:bCs/>
        </w:rPr>
        <w:t xml:space="preserve"> Facet</w:t>
      </w:r>
    </w:p>
    <w:p w14:paraId="6992799C" w14:textId="77777777" w:rsidR="00B11855" w:rsidRPr="001F42D3" w:rsidRDefault="003D003E" w:rsidP="00BA3791">
      <w:pPr>
        <w:pStyle w:val="BodyText"/>
      </w:pPr>
      <w:r w:rsidRPr="001F42D3">
        <w:t xml:space="preserve">Each occurrence contains one of the following phase indications of the alert from the </w:t>
      </w:r>
      <w:proofErr w:type="spellStart"/>
      <w:r w:rsidRPr="001F42D3">
        <w:t>EventCurrentPhase</w:t>
      </w:r>
      <w:proofErr w:type="spellEnd"/>
      <w:r w:rsidRPr="001F42D3">
        <w:t xml:space="preserve"> enumeration:</w:t>
      </w:r>
    </w:p>
    <w:p w14:paraId="26A3019C" w14:textId="3E1D494F" w:rsidR="00B11855" w:rsidRPr="001F42D3" w:rsidRDefault="003D003E" w:rsidP="00CF5627">
      <w:pPr>
        <w:pStyle w:val="TableTitle"/>
      </w:pPr>
      <w:r w:rsidRPr="001F42D3">
        <w:lastRenderedPageBreak/>
        <w:t xml:space="preserve">Table </w:t>
      </w:r>
      <w:r w:rsidR="00E86B15" w:rsidRPr="001F42D3">
        <w:t>B.8</w:t>
      </w:r>
      <w:r w:rsidR="004E547A" w:rsidRPr="001F42D3">
        <w:t>.5</w:t>
      </w:r>
      <w:r w:rsidR="00E86B15" w:rsidRPr="001F42D3">
        <w:t>-</w:t>
      </w:r>
      <w:r w:rsidR="00B63979" w:rsidRPr="001F42D3">
        <w:t>4</w:t>
      </w:r>
      <w:r w:rsidRPr="001F42D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1F42D3" w14:paraId="7DE78DE9" w14:textId="77777777" w:rsidTr="00A92110">
        <w:trPr>
          <w:cantSplit/>
          <w:tblHeader/>
          <w:jc w:val="center"/>
        </w:trPr>
        <w:tc>
          <w:tcPr>
            <w:tcW w:w="1895" w:type="dxa"/>
            <w:shd w:val="clear" w:color="auto" w:fill="D9D9D9"/>
          </w:tcPr>
          <w:p w14:paraId="568175CB" w14:textId="77777777" w:rsidR="00B11855" w:rsidRPr="001F42D3" w:rsidRDefault="006C4608" w:rsidP="00286763">
            <w:pPr>
              <w:pStyle w:val="TableEntryHeader"/>
            </w:pPr>
            <w:r w:rsidRPr="001F42D3">
              <w:t>future assignment</w:t>
            </w:r>
          </w:p>
        </w:tc>
        <w:tc>
          <w:tcPr>
            <w:tcW w:w="1843" w:type="dxa"/>
            <w:shd w:val="clear" w:color="auto" w:fill="D9D9D9"/>
          </w:tcPr>
          <w:p w14:paraId="3F90C875" w14:textId="77777777" w:rsidR="00B11855" w:rsidRPr="001F42D3" w:rsidRDefault="006C4608" w:rsidP="00286763">
            <w:pPr>
              <w:pStyle w:val="TableEntryHeader"/>
            </w:pPr>
            <w:r w:rsidRPr="001F42D3">
              <w:t>assigned</w:t>
            </w:r>
          </w:p>
        </w:tc>
        <w:tc>
          <w:tcPr>
            <w:tcW w:w="5010" w:type="dxa"/>
            <w:shd w:val="clear" w:color="auto" w:fill="D9D9D9"/>
          </w:tcPr>
          <w:p w14:paraId="306716EF" w14:textId="77777777" w:rsidR="00B11855" w:rsidRPr="001F42D3" w:rsidRDefault="003D003E" w:rsidP="00286763">
            <w:pPr>
              <w:pStyle w:val="TableEntryHeader"/>
            </w:pPr>
            <w:r w:rsidRPr="001F42D3">
              <w:t>definition</w:t>
            </w:r>
          </w:p>
        </w:tc>
      </w:tr>
      <w:tr w:rsidR="00B11855" w:rsidRPr="001F42D3" w14:paraId="298B7AA6" w14:textId="77777777" w:rsidTr="006C0E8E">
        <w:trPr>
          <w:cantSplit/>
          <w:jc w:val="center"/>
        </w:trPr>
        <w:tc>
          <w:tcPr>
            <w:tcW w:w="1895" w:type="dxa"/>
          </w:tcPr>
          <w:p w14:paraId="373C219A" w14:textId="77777777" w:rsidR="00B11855" w:rsidRPr="001F42D3" w:rsidRDefault="003D003E" w:rsidP="00286763">
            <w:pPr>
              <w:pStyle w:val="TableEntry"/>
            </w:pPr>
            <w:proofErr w:type="spellStart"/>
            <w:r w:rsidRPr="001F42D3">
              <w:t>tpoint</w:t>
            </w:r>
            <w:proofErr w:type="spellEnd"/>
          </w:p>
        </w:tc>
        <w:tc>
          <w:tcPr>
            <w:tcW w:w="1843" w:type="dxa"/>
          </w:tcPr>
          <w:p w14:paraId="18E1D176" w14:textId="77777777" w:rsidR="00B11855" w:rsidRPr="001F42D3" w:rsidRDefault="00B11855" w:rsidP="00286763">
            <w:pPr>
              <w:pStyle w:val="TableEntry"/>
            </w:pPr>
          </w:p>
        </w:tc>
        <w:tc>
          <w:tcPr>
            <w:tcW w:w="5010" w:type="dxa"/>
          </w:tcPr>
          <w:p w14:paraId="2A2D5E68" w14:textId="77777777" w:rsidR="00B11855" w:rsidRPr="001F42D3" w:rsidRDefault="003D003E" w:rsidP="00286763">
            <w:pPr>
              <w:pStyle w:val="TableEntry"/>
            </w:pPr>
            <w:r w:rsidRPr="001F42D3">
              <w:t>time-point</w:t>
            </w:r>
          </w:p>
        </w:tc>
      </w:tr>
      <w:tr w:rsidR="00B11855" w:rsidRPr="001F42D3" w14:paraId="4DAD91AB" w14:textId="77777777" w:rsidTr="006C0E8E">
        <w:trPr>
          <w:cantSplit/>
          <w:jc w:val="center"/>
        </w:trPr>
        <w:tc>
          <w:tcPr>
            <w:tcW w:w="1895" w:type="dxa"/>
          </w:tcPr>
          <w:p w14:paraId="66ECF4FD" w14:textId="77777777" w:rsidR="00B11855" w:rsidRPr="001F42D3" w:rsidRDefault="003D003E" w:rsidP="00286763">
            <w:pPr>
              <w:pStyle w:val="TableEntry"/>
            </w:pPr>
            <w:r w:rsidRPr="001F42D3">
              <w:t>start</w:t>
            </w:r>
          </w:p>
        </w:tc>
        <w:tc>
          <w:tcPr>
            <w:tcW w:w="1843" w:type="dxa"/>
          </w:tcPr>
          <w:p w14:paraId="2B7F8114" w14:textId="77777777" w:rsidR="00B11855" w:rsidRPr="001F42D3" w:rsidRDefault="003D003E" w:rsidP="00286763">
            <w:pPr>
              <w:pStyle w:val="TableEntry"/>
            </w:pPr>
            <w:r w:rsidRPr="001F42D3">
              <w:t>_START</w:t>
            </w:r>
          </w:p>
        </w:tc>
        <w:tc>
          <w:tcPr>
            <w:tcW w:w="5010" w:type="dxa"/>
          </w:tcPr>
          <w:p w14:paraId="558796B5" w14:textId="77777777" w:rsidR="00B11855" w:rsidRPr="001F42D3" w:rsidRDefault="003D003E" w:rsidP="00286763">
            <w:pPr>
              <w:pStyle w:val="TableEntry"/>
            </w:pPr>
            <w:r w:rsidRPr="001F42D3">
              <w:t>start (of an interval event/alert) – an end is expected</w:t>
            </w:r>
          </w:p>
        </w:tc>
      </w:tr>
      <w:tr w:rsidR="00B11855" w:rsidRPr="001F42D3" w14:paraId="57B5DE33" w14:textId="77777777" w:rsidTr="006C0E8E">
        <w:trPr>
          <w:cantSplit/>
          <w:jc w:val="center"/>
        </w:trPr>
        <w:tc>
          <w:tcPr>
            <w:tcW w:w="1895" w:type="dxa"/>
          </w:tcPr>
          <w:p w14:paraId="16BA26E3" w14:textId="77777777" w:rsidR="00B11855" w:rsidRPr="001F42D3" w:rsidRDefault="003D003E" w:rsidP="00286763">
            <w:pPr>
              <w:pStyle w:val="TableEntry"/>
            </w:pPr>
            <w:proofErr w:type="spellStart"/>
            <w:r w:rsidRPr="001F42D3">
              <w:t>start_only</w:t>
            </w:r>
            <w:proofErr w:type="spellEnd"/>
          </w:p>
        </w:tc>
        <w:tc>
          <w:tcPr>
            <w:tcW w:w="1843" w:type="dxa"/>
          </w:tcPr>
          <w:p w14:paraId="7E729D2A" w14:textId="77777777" w:rsidR="00B11855" w:rsidRPr="001F42D3" w:rsidRDefault="00B11855" w:rsidP="00286763">
            <w:pPr>
              <w:pStyle w:val="TableEntry"/>
            </w:pPr>
          </w:p>
        </w:tc>
        <w:tc>
          <w:tcPr>
            <w:tcW w:w="5010" w:type="dxa"/>
          </w:tcPr>
          <w:p w14:paraId="0E045823" w14:textId="77777777" w:rsidR="00B11855" w:rsidRPr="001F42D3" w:rsidRDefault="003D003E" w:rsidP="00286763">
            <w:pPr>
              <w:pStyle w:val="TableEntry"/>
            </w:pPr>
            <w:r w:rsidRPr="001F42D3">
              <w:t>start – continue and end are not to be expected</w:t>
            </w:r>
          </w:p>
        </w:tc>
      </w:tr>
      <w:tr w:rsidR="00B11855" w:rsidRPr="001F42D3" w14:paraId="3F2E7C89" w14:textId="77777777" w:rsidTr="006C0E8E">
        <w:trPr>
          <w:cantSplit/>
          <w:jc w:val="center"/>
        </w:trPr>
        <w:tc>
          <w:tcPr>
            <w:tcW w:w="1895" w:type="dxa"/>
          </w:tcPr>
          <w:p w14:paraId="771A4029" w14:textId="77777777" w:rsidR="00B11855" w:rsidRPr="001F42D3" w:rsidRDefault="003D003E" w:rsidP="00286763">
            <w:pPr>
              <w:pStyle w:val="TableEntry"/>
            </w:pPr>
            <w:r w:rsidRPr="001F42D3">
              <w:t>continue</w:t>
            </w:r>
          </w:p>
        </w:tc>
        <w:tc>
          <w:tcPr>
            <w:tcW w:w="1843" w:type="dxa"/>
          </w:tcPr>
          <w:p w14:paraId="451C6BD7" w14:textId="77777777" w:rsidR="00B11855" w:rsidRPr="001F42D3" w:rsidRDefault="00B11855" w:rsidP="00286763">
            <w:pPr>
              <w:pStyle w:val="TableEntry"/>
            </w:pPr>
          </w:p>
        </w:tc>
        <w:tc>
          <w:tcPr>
            <w:tcW w:w="5010" w:type="dxa"/>
          </w:tcPr>
          <w:p w14:paraId="6E61F630" w14:textId="77777777" w:rsidR="00B11855" w:rsidRPr="001F42D3" w:rsidRDefault="003D003E" w:rsidP="00286763">
            <w:pPr>
              <w:pStyle w:val="TableEntry"/>
            </w:pPr>
            <w:r w:rsidRPr="001F42D3">
              <w:t>continuation  (of an ongoing interval event/alert)</w:t>
            </w:r>
          </w:p>
        </w:tc>
      </w:tr>
      <w:tr w:rsidR="00B11855" w:rsidRPr="001F42D3" w14:paraId="7D71C83C" w14:textId="77777777" w:rsidTr="006C0E8E">
        <w:trPr>
          <w:cantSplit/>
          <w:jc w:val="center"/>
        </w:trPr>
        <w:tc>
          <w:tcPr>
            <w:tcW w:w="1895" w:type="dxa"/>
          </w:tcPr>
          <w:p w14:paraId="756C593A" w14:textId="77777777" w:rsidR="00B11855" w:rsidRPr="001F42D3" w:rsidRDefault="003D003E" w:rsidP="00286763">
            <w:pPr>
              <w:pStyle w:val="TableEntry"/>
            </w:pPr>
            <w:r w:rsidRPr="001F42D3">
              <w:t>end</w:t>
            </w:r>
          </w:p>
        </w:tc>
        <w:tc>
          <w:tcPr>
            <w:tcW w:w="1843" w:type="dxa"/>
          </w:tcPr>
          <w:p w14:paraId="58A7EE85" w14:textId="77777777" w:rsidR="00B11855" w:rsidRPr="001F42D3" w:rsidRDefault="003D003E" w:rsidP="00286763">
            <w:pPr>
              <w:pStyle w:val="TableEntry"/>
            </w:pPr>
            <w:r w:rsidRPr="001F42D3">
              <w:t>_END</w:t>
            </w:r>
          </w:p>
        </w:tc>
        <w:tc>
          <w:tcPr>
            <w:tcW w:w="5010" w:type="dxa"/>
          </w:tcPr>
          <w:p w14:paraId="3D764640" w14:textId="77777777" w:rsidR="00B11855" w:rsidRPr="001F42D3" w:rsidRDefault="003D003E" w:rsidP="00286763">
            <w:pPr>
              <w:pStyle w:val="TableEntry"/>
            </w:pPr>
            <w:r w:rsidRPr="001F42D3">
              <w:t>end  (of an interval event/alert)</w:t>
            </w:r>
          </w:p>
        </w:tc>
      </w:tr>
      <w:tr w:rsidR="00B11855" w:rsidRPr="001F42D3" w14:paraId="7A1383D2" w14:textId="77777777" w:rsidTr="006C0E8E">
        <w:trPr>
          <w:cantSplit/>
          <w:jc w:val="center"/>
        </w:trPr>
        <w:tc>
          <w:tcPr>
            <w:tcW w:w="1895" w:type="dxa"/>
          </w:tcPr>
          <w:p w14:paraId="111B8E7A" w14:textId="77777777" w:rsidR="00B11855" w:rsidRPr="001F42D3" w:rsidRDefault="003D003E" w:rsidP="00286763">
            <w:pPr>
              <w:pStyle w:val="TableEntry"/>
            </w:pPr>
            <w:r w:rsidRPr="001F42D3">
              <w:t>present</w:t>
            </w:r>
          </w:p>
        </w:tc>
        <w:tc>
          <w:tcPr>
            <w:tcW w:w="1843" w:type="dxa"/>
          </w:tcPr>
          <w:p w14:paraId="6935885A" w14:textId="77777777" w:rsidR="00B11855" w:rsidRPr="001F42D3" w:rsidRDefault="00B11855" w:rsidP="00286763">
            <w:pPr>
              <w:pStyle w:val="TableEntry"/>
            </w:pPr>
          </w:p>
        </w:tc>
        <w:tc>
          <w:tcPr>
            <w:tcW w:w="5010" w:type="dxa"/>
          </w:tcPr>
          <w:p w14:paraId="45BCE114" w14:textId="77777777" w:rsidR="00B11855" w:rsidRPr="001F42D3" w:rsidRDefault="003D003E" w:rsidP="00286763">
            <w:pPr>
              <w:pStyle w:val="TableEntry"/>
            </w:pPr>
            <w:r w:rsidRPr="001F42D3">
              <w:t xml:space="preserve">event/alert is active </w:t>
            </w:r>
            <w:proofErr w:type="gramStart"/>
            <w:r w:rsidRPr="001F42D3">
              <w:t>at this time</w:t>
            </w:r>
            <w:proofErr w:type="gramEnd"/>
          </w:p>
        </w:tc>
      </w:tr>
      <w:tr w:rsidR="00B11855" w:rsidRPr="001F42D3" w14:paraId="0FD6457E" w14:textId="77777777" w:rsidTr="006C0E8E">
        <w:trPr>
          <w:cantSplit/>
          <w:jc w:val="center"/>
        </w:trPr>
        <w:tc>
          <w:tcPr>
            <w:tcW w:w="1895" w:type="dxa"/>
          </w:tcPr>
          <w:p w14:paraId="59B4FB09" w14:textId="77777777" w:rsidR="00B11855" w:rsidRPr="001F42D3" w:rsidRDefault="003D003E" w:rsidP="00286763">
            <w:pPr>
              <w:pStyle w:val="TableEntry"/>
            </w:pPr>
            <w:r w:rsidRPr="001F42D3">
              <w:t>update</w:t>
            </w:r>
          </w:p>
        </w:tc>
        <w:tc>
          <w:tcPr>
            <w:tcW w:w="1843" w:type="dxa"/>
          </w:tcPr>
          <w:p w14:paraId="0F0F69E8" w14:textId="77777777" w:rsidR="00B11855" w:rsidRPr="001F42D3" w:rsidRDefault="00B11855" w:rsidP="00286763">
            <w:pPr>
              <w:pStyle w:val="TableEntry"/>
            </w:pPr>
          </w:p>
        </w:tc>
        <w:tc>
          <w:tcPr>
            <w:tcW w:w="5010" w:type="dxa"/>
          </w:tcPr>
          <w:p w14:paraId="5D5E9064" w14:textId="77777777" w:rsidR="00B11855" w:rsidRPr="001F42D3" w:rsidRDefault="003D003E" w:rsidP="00286763">
            <w:pPr>
              <w:pStyle w:val="TableEntry"/>
            </w:pPr>
            <w:r w:rsidRPr="001F42D3">
              <w:t>Update</w:t>
            </w:r>
          </w:p>
        </w:tc>
      </w:tr>
      <w:tr w:rsidR="00B11855" w:rsidRPr="001F42D3" w14:paraId="6D046D0B" w14:textId="77777777" w:rsidTr="006C0E8E">
        <w:trPr>
          <w:cantSplit/>
          <w:jc w:val="center"/>
        </w:trPr>
        <w:tc>
          <w:tcPr>
            <w:tcW w:w="1895" w:type="dxa"/>
          </w:tcPr>
          <w:p w14:paraId="2A349B3D" w14:textId="77777777" w:rsidR="00B11855" w:rsidRPr="001F42D3" w:rsidRDefault="003D003E" w:rsidP="00286763">
            <w:pPr>
              <w:pStyle w:val="TableEntry"/>
            </w:pPr>
            <w:r w:rsidRPr="001F42D3">
              <w:t>escalate</w:t>
            </w:r>
          </w:p>
        </w:tc>
        <w:tc>
          <w:tcPr>
            <w:tcW w:w="1843" w:type="dxa"/>
          </w:tcPr>
          <w:p w14:paraId="3F3429EF" w14:textId="77777777" w:rsidR="00B11855" w:rsidRPr="001F42D3" w:rsidRDefault="00B11855" w:rsidP="00286763">
            <w:pPr>
              <w:pStyle w:val="TableEntry"/>
            </w:pPr>
          </w:p>
        </w:tc>
        <w:tc>
          <w:tcPr>
            <w:tcW w:w="5010" w:type="dxa"/>
          </w:tcPr>
          <w:p w14:paraId="4F398732" w14:textId="77777777" w:rsidR="00B11855" w:rsidRPr="001F42D3" w:rsidRDefault="003D003E" w:rsidP="00286763">
            <w:pPr>
              <w:pStyle w:val="TableEntry"/>
            </w:pPr>
            <w:r w:rsidRPr="001F42D3">
              <w:t>escalation of an ongoing alert/alarm</w:t>
            </w:r>
          </w:p>
        </w:tc>
      </w:tr>
      <w:tr w:rsidR="00B11855" w:rsidRPr="001F42D3" w14:paraId="558F44F5" w14:textId="77777777" w:rsidTr="006C0E8E">
        <w:trPr>
          <w:cantSplit/>
          <w:jc w:val="center"/>
        </w:trPr>
        <w:tc>
          <w:tcPr>
            <w:tcW w:w="1895" w:type="dxa"/>
          </w:tcPr>
          <w:p w14:paraId="5DD81DB4" w14:textId="77777777" w:rsidR="00B11855" w:rsidRPr="001F42D3" w:rsidRDefault="003D003E" w:rsidP="00286763">
            <w:pPr>
              <w:pStyle w:val="TableEntry"/>
            </w:pPr>
            <w:r w:rsidRPr="001F42D3">
              <w:t>inactivate</w:t>
            </w:r>
          </w:p>
        </w:tc>
        <w:tc>
          <w:tcPr>
            <w:tcW w:w="1843" w:type="dxa"/>
          </w:tcPr>
          <w:p w14:paraId="46F87302" w14:textId="77777777" w:rsidR="00B11855" w:rsidRPr="001F42D3" w:rsidRDefault="00B11855" w:rsidP="00286763">
            <w:pPr>
              <w:pStyle w:val="TableEntry"/>
            </w:pPr>
          </w:p>
        </w:tc>
        <w:tc>
          <w:tcPr>
            <w:tcW w:w="5010" w:type="dxa"/>
          </w:tcPr>
          <w:p w14:paraId="4460EDCA" w14:textId="77777777" w:rsidR="00B11855" w:rsidRPr="001F42D3" w:rsidRDefault="003D003E" w:rsidP="00286763">
            <w:pPr>
              <w:pStyle w:val="TableEntry"/>
            </w:pPr>
            <w:r w:rsidRPr="001F42D3">
              <w:t>Inactivation (</w:t>
            </w:r>
            <w:r w:rsidR="00CA3A2C" w:rsidRPr="001F42D3">
              <w:t>e.g.,</w:t>
            </w:r>
            <w:r w:rsidRPr="001F42D3">
              <w:t xml:space="preserve"> silence)</w:t>
            </w:r>
          </w:p>
        </w:tc>
      </w:tr>
      <w:tr w:rsidR="00D7018D" w:rsidRPr="001F42D3" w14:paraId="7C5208D4" w14:textId="77777777" w:rsidTr="006C0E8E">
        <w:trPr>
          <w:cantSplit/>
          <w:jc w:val="center"/>
        </w:trPr>
        <w:tc>
          <w:tcPr>
            <w:tcW w:w="1895" w:type="dxa"/>
          </w:tcPr>
          <w:p w14:paraId="74555E64" w14:textId="77777777" w:rsidR="00D7018D" w:rsidRPr="001F42D3" w:rsidRDefault="00D7018D" w:rsidP="00286763">
            <w:pPr>
              <w:pStyle w:val="TableEntry"/>
            </w:pPr>
            <w:r w:rsidRPr="001F42D3">
              <w:t>acknowledged</w:t>
            </w:r>
          </w:p>
        </w:tc>
        <w:tc>
          <w:tcPr>
            <w:tcW w:w="1843" w:type="dxa"/>
          </w:tcPr>
          <w:p w14:paraId="0A13180B" w14:textId="77777777" w:rsidR="00D7018D" w:rsidRPr="001F42D3" w:rsidRDefault="00D7018D" w:rsidP="00286763">
            <w:pPr>
              <w:pStyle w:val="TableEntry"/>
            </w:pPr>
          </w:p>
        </w:tc>
        <w:tc>
          <w:tcPr>
            <w:tcW w:w="5010" w:type="dxa"/>
          </w:tcPr>
          <w:p w14:paraId="198E1F43" w14:textId="77777777" w:rsidR="00D7018D" w:rsidRPr="001F42D3" w:rsidRDefault="00D7018D" w:rsidP="00286763">
            <w:pPr>
              <w:pStyle w:val="TableEntry"/>
            </w:pPr>
            <w:r w:rsidRPr="001F42D3">
              <w:t>Alert acknowledged at the source device</w:t>
            </w:r>
          </w:p>
        </w:tc>
      </w:tr>
      <w:tr w:rsidR="00B11855" w:rsidRPr="001F42D3" w14:paraId="6BBE5E91" w14:textId="77777777" w:rsidTr="006C0E8E">
        <w:trPr>
          <w:cantSplit/>
          <w:jc w:val="center"/>
        </w:trPr>
        <w:tc>
          <w:tcPr>
            <w:tcW w:w="1895" w:type="dxa"/>
          </w:tcPr>
          <w:p w14:paraId="7229B5C2" w14:textId="77777777" w:rsidR="00B11855" w:rsidRPr="001F42D3" w:rsidRDefault="003D003E" w:rsidP="00286763">
            <w:pPr>
              <w:pStyle w:val="TableEntry"/>
            </w:pPr>
            <w:r w:rsidRPr="001F42D3">
              <w:t>deescalate</w:t>
            </w:r>
          </w:p>
        </w:tc>
        <w:tc>
          <w:tcPr>
            <w:tcW w:w="1843" w:type="dxa"/>
          </w:tcPr>
          <w:p w14:paraId="452EC059" w14:textId="77777777" w:rsidR="00B11855" w:rsidRPr="001F42D3" w:rsidRDefault="00B11855" w:rsidP="00286763">
            <w:pPr>
              <w:pStyle w:val="TableEntry"/>
            </w:pPr>
          </w:p>
        </w:tc>
        <w:tc>
          <w:tcPr>
            <w:tcW w:w="5010" w:type="dxa"/>
          </w:tcPr>
          <w:p w14:paraId="2D95ED53" w14:textId="77777777" w:rsidR="00B11855" w:rsidRPr="001F42D3" w:rsidRDefault="003D003E" w:rsidP="00286763">
            <w:pPr>
              <w:pStyle w:val="TableEntry"/>
            </w:pPr>
            <w:r w:rsidRPr="001F42D3">
              <w:t>de-escalation of an ongoing alert/alarm</w:t>
            </w:r>
          </w:p>
        </w:tc>
      </w:tr>
      <w:tr w:rsidR="00B11855" w:rsidRPr="001F42D3" w14:paraId="468C24A6" w14:textId="77777777" w:rsidTr="006C0E8E">
        <w:trPr>
          <w:cantSplit/>
          <w:jc w:val="center"/>
        </w:trPr>
        <w:tc>
          <w:tcPr>
            <w:tcW w:w="1895" w:type="dxa"/>
          </w:tcPr>
          <w:p w14:paraId="013EE394" w14:textId="77777777" w:rsidR="00B11855" w:rsidRPr="001F42D3" w:rsidRDefault="003D003E" w:rsidP="00286763">
            <w:pPr>
              <w:pStyle w:val="TableEntry"/>
            </w:pPr>
            <w:r w:rsidRPr="001F42D3">
              <w:t>reset</w:t>
            </w:r>
          </w:p>
        </w:tc>
        <w:tc>
          <w:tcPr>
            <w:tcW w:w="1843" w:type="dxa"/>
          </w:tcPr>
          <w:p w14:paraId="64AD64D4" w14:textId="77777777" w:rsidR="00B11855" w:rsidRPr="001F42D3" w:rsidRDefault="00B11855" w:rsidP="00286763">
            <w:pPr>
              <w:pStyle w:val="TableEntry"/>
            </w:pPr>
          </w:p>
        </w:tc>
        <w:tc>
          <w:tcPr>
            <w:tcW w:w="5010" w:type="dxa"/>
          </w:tcPr>
          <w:p w14:paraId="6B01FE78" w14:textId="77777777" w:rsidR="00B11855" w:rsidRPr="001F42D3" w:rsidRDefault="003D003E" w:rsidP="00286763">
            <w:pPr>
              <w:pStyle w:val="TableEntry"/>
            </w:pPr>
            <w:r w:rsidRPr="001F42D3">
              <w:t>clear latched alarm</w:t>
            </w:r>
          </w:p>
        </w:tc>
      </w:tr>
      <w:tr w:rsidR="00B11855" w:rsidRPr="001F42D3" w14:paraId="5B00781C" w14:textId="77777777" w:rsidTr="006C0E8E">
        <w:trPr>
          <w:cantSplit/>
          <w:jc w:val="center"/>
        </w:trPr>
        <w:tc>
          <w:tcPr>
            <w:tcW w:w="1895" w:type="dxa"/>
          </w:tcPr>
          <w:p w14:paraId="0966D33E" w14:textId="77777777" w:rsidR="00B11855" w:rsidRPr="001F42D3" w:rsidRDefault="003D003E" w:rsidP="00286763">
            <w:pPr>
              <w:pStyle w:val="TableEntry"/>
            </w:pPr>
            <w:r w:rsidRPr="001F42D3">
              <w:t>stop</w:t>
            </w:r>
          </w:p>
        </w:tc>
        <w:tc>
          <w:tcPr>
            <w:tcW w:w="1843" w:type="dxa"/>
          </w:tcPr>
          <w:p w14:paraId="48C2AA52" w14:textId="77777777" w:rsidR="00B11855" w:rsidRPr="001F42D3" w:rsidRDefault="003D003E" w:rsidP="00286763">
            <w:pPr>
              <w:pStyle w:val="TableEntry"/>
            </w:pPr>
            <w:r w:rsidRPr="001F42D3">
              <w:t>_STOP</w:t>
            </w:r>
          </w:p>
        </w:tc>
        <w:tc>
          <w:tcPr>
            <w:tcW w:w="5010" w:type="dxa"/>
          </w:tcPr>
          <w:p w14:paraId="6F0CD97D" w14:textId="77777777" w:rsidR="00B11855" w:rsidRPr="001F42D3" w:rsidRDefault="003D003E" w:rsidP="00286763">
            <w:pPr>
              <w:pStyle w:val="TableEntry"/>
            </w:pPr>
            <w:r w:rsidRPr="001F42D3">
              <w:t>pause an event/alert; could restart with same ID later</w:t>
            </w:r>
          </w:p>
        </w:tc>
      </w:tr>
      <w:tr w:rsidR="00B11855" w:rsidRPr="001F42D3" w14:paraId="48A67036" w14:textId="77777777" w:rsidTr="006C0E8E">
        <w:trPr>
          <w:cantSplit/>
          <w:jc w:val="center"/>
        </w:trPr>
        <w:tc>
          <w:tcPr>
            <w:tcW w:w="1895" w:type="dxa"/>
          </w:tcPr>
          <w:p w14:paraId="3C0CB2FF" w14:textId="77777777" w:rsidR="00B11855" w:rsidRPr="001F42D3" w:rsidRDefault="003D003E" w:rsidP="00286763">
            <w:pPr>
              <w:pStyle w:val="TableEntry"/>
            </w:pPr>
            <w:r w:rsidRPr="001F42D3">
              <w:t>update</w:t>
            </w:r>
          </w:p>
        </w:tc>
        <w:tc>
          <w:tcPr>
            <w:tcW w:w="1843" w:type="dxa"/>
          </w:tcPr>
          <w:p w14:paraId="4E3BBEE5" w14:textId="77777777" w:rsidR="00B11855" w:rsidRPr="001F42D3" w:rsidRDefault="003D003E" w:rsidP="00286763">
            <w:pPr>
              <w:pStyle w:val="TableEntry"/>
            </w:pPr>
            <w:r w:rsidRPr="001F42D3">
              <w:t>_CHANGE</w:t>
            </w:r>
          </w:p>
        </w:tc>
        <w:tc>
          <w:tcPr>
            <w:tcW w:w="5010" w:type="dxa"/>
          </w:tcPr>
          <w:p w14:paraId="6517445C" w14:textId="77777777" w:rsidR="00B11855" w:rsidRPr="001F42D3" w:rsidRDefault="003D003E" w:rsidP="00286763">
            <w:pPr>
              <w:pStyle w:val="TableEntry"/>
            </w:pPr>
            <w:proofErr w:type="gramStart"/>
            <w:r w:rsidRPr="001F42D3">
              <w:t>similar to</w:t>
            </w:r>
            <w:proofErr w:type="gramEnd"/>
            <w:r w:rsidRPr="001F42D3">
              <w:t xml:space="preserve"> CHANGED</w:t>
            </w:r>
          </w:p>
        </w:tc>
      </w:tr>
      <w:tr w:rsidR="00B11855" w:rsidRPr="001F42D3" w14:paraId="4E55A746" w14:textId="77777777" w:rsidTr="006C0E8E">
        <w:trPr>
          <w:cantSplit/>
          <w:jc w:val="center"/>
        </w:trPr>
        <w:tc>
          <w:tcPr>
            <w:tcW w:w="1895" w:type="dxa"/>
          </w:tcPr>
          <w:p w14:paraId="342BABF2" w14:textId="77777777" w:rsidR="00B11855" w:rsidRPr="001F42D3" w:rsidRDefault="003D003E" w:rsidP="00286763">
            <w:pPr>
              <w:pStyle w:val="TableEntry"/>
            </w:pPr>
            <w:r w:rsidRPr="001F42D3">
              <w:t>update</w:t>
            </w:r>
          </w:p>
        </w:tc>
        <w:tc>
          <w:tcPr>
            <w:tcW w:w="1843" w:type="dxa"/>
          </w:tcPr>
          <w:p w14:paraId="0A704513" w14:textId="77777777" w:rsidR="00B11855" w:rsidRPr="001F42D3" w:rsidRDefault="003D003E" w:rsidP="00286763">
            <w:pPr>
              <w:pStyle w:val="TableEntry"/>
            </w:pPr>
            <w:r w:rsidRPr="001F42D3">
              <w:t>_CHANGED</w:t>
            </w:r>
          </w:p>
        </w:tc>
        <w:tc>
          <w:tcPr>
            <w:tcW w:w="5010" w:type="dxa"/>
          </w:tcPr>
          <w:p w14:paraId="10169B6F" w14:textId="77777777" w:rsidR="00B11855" w:rsidRPr="001F42D3" w:rsidRDefault="003D003E" w:rsidP="00286763">
            <w:pPr>
              <w:pStyle w:val="TableEntry"/>
            </w:pPr>
            <w:proofErr w:type="gramStart"/>
            <w:r w:rsidRPr="001F42D3">
              <w:t>similar to</w:t>
            </w:r>
            <w:proofErr w:type="gramEnd"/>
            <w:r w:rsidRPr="001F42D3">
              <w:t xml:space="preserve"> CHANGE</w:t>
            </w:r>
          </w:p>
        </w:tc>
      </w:tr>
      <w:tr w:rsidR="00B11855" w:rsidRPr="001F42D3" w14:paraId="1C6A183E" w14:textId="77777777" w:rsidTr="006C0E8E">
        <w:trPr>
          <w:cantSplit/>
          <w:jc w:val="center"/>
        </w:trPr>
        <w:tc>
          <w:tcPr>
            <w:tcW w:w="1895" w:type="dxa"/>
          </w:tcPr>
          <w:p w14:paraId="46FEF9E0" w14:textId="77777777" w:rsidR="00B11855" w:rsidRPr="001F42D3" w:rsidRDefault="003D003E" w:rsidP="00286763">
            <w:pPr>
              <w:pStyle w:val="TableEntry"/>
            </w:pPr>
            <w:r w:rsidRPr="001F42D3">
              <w:t>update</w:t>
            </w:r>
          </w:p>
        </w:tc>
        <w:tc>
          <w:tcPr>
            <w:tcW w:w="1843" w:type="dxa"/>
          </w:tcPr>
          <w:p w14:paraId="3EC4F139" w14:textId="77777777" w:rsidR="00B11855" w:rsidRPr="001F42D3" w:rsidRDefault="003D003E" w:rsidP="00286763">
            <w:pPr>
              <w:pStyle w:val="TableEntry"/>
            </w:pPr>
            <w:r w:rsidRPr="001F42D3">
              <w:t>_CLEARED</w:t>
            </w:r>
          </w:p>
        </w:tc>
        <w:tc>
          <w:tcPr>
            <w:tcW w:w="5010" w:type="dxa"/>
          </w:tcPr>
          <w:p w14:paraId="2466F24C" w14:textId="77777777" w:rsidR="00B11855" w:rsidRPr="001F42D3" w:rsidRDefault="003D003E" w:rsidP="00286763">
            <w:pPr>
              <w:pStyle w:val="TableEntry"/>
            </w:pPr>
            <w:proofErr w:type="gramStart"/>
            <w:r w:rsidRPr="001F42D3">
              <w:t>similar to</w:t>
            </w:r>
            <w:proofErr w:type="gramEnd"/>
            <w:r w:rsidRPr="001F42D3">
              <w:t xml:space="preserve"> _CHANGED, except implication that some aspect of the device has been cleared</w:t>
            </w:r>
          </w:p>
        </w:tc>
      </w:tr>
      <w:tr w:rsidR="00B11855" w:rsidRPr="001F42D3" w14:paraId="373300AE" w14:textId="77777777" w:rsidTr="006C0E8E">
        <w:trPr>
          <w:cantSplit/>
          <w:jc w:val="center"/>
        </w:trPr>
        <w:tc>
          <w:tcPr>
            <w:tcW w:w="1895" w:type="dxa"/>
          </w:tcPr>
          <w:p w14:paraId="2D30B2B4" w14:textId="77777777" w:rsidR="00B11855" w:rsidRPr="001F42D3" w:rsidRDefault="003D003E" w:rsidP="00286763">
            <w:pPr>
              <w:pStyle w:val="TableEntry"/>
            </w:pPr>
            <w:r w:rsidRPr="001F42D3">
              <w:t>stop</w:t>
            </w:r>
          </w:p>
        </w:tc>
        <w:tc>
          <w:tcPr>
            <w:tcW w:w="1843" w:type="dxa"/>
          </w:tcPr>
          <w:p w14:paraId="4044755D" w14:textId="77777777" w:rsidR="00B11855" w:rsidRPr="001F42D3" w:rsidRDefault="003D003E" w:rsidP="00286763">
            <w:pPr>
              <w:pStyle w:val="TableEntry"/>
            </w:pPr>
            <w:r w:rsidRPr="001F42D3">
              <w:t>_COMPL</w:t>
            </w:r>
          </w:p>
        </w:tc>
        <w:tc>
          <w:tcPr>
            <w:tcW w:w="5010" w:type="dxa"/>
          </w:tcPr>
          <w:p w14:paraId="1D573FB0" w14:textId="77777777" w:rsidR="00B11855" w:rsidRPr="001F42D3" w:rsidRDefault="003D003E" w:rsidP="00286763">
            <w:pPr>
              <w:pStyle w:val="TableEntry"/>
            </w:pPr>
            <w:r w:rsidRPr="001F42D3">
              <w:t>last phase of a START_, (_STOP, _START)*, _COMPL sequence</w:t>
            </w:r>
          </w:p>
        </w:tc>
      </w:tr>
    </w:tbl>
    <w:p w14:paraId="3AADE076" w14:textId="77777777" w:rsidR="00B11855" w:rsidRPr="001F42D3" w:rsidRDefault="00B11855" w:rsidP="00BA3791">
      <w:pPr>
        <w:pStyle w:val="BodyText"/>
      </w:pPr>
    </w:p>
    <w:p w14:paraId="3B88F31F" w14:textId="77777777" w:rsidR="00467BFE" w:rsidRPr="001F42D3" w:rsidRDefault="006C4608" w:rsidP="00490763">
      <w:pPr>
        <w:pStyle w:val="BodyText"/>
      </w:pPr>
      <w:r w:rsidRPr="001F42D3">
        <w:t>Values in the “Assigned” column are</w:t>
      </w:r>
      <w:r w:rsidR="003D003E" w:rsidRPr="001F42D3">
        <w:t xml:space="preserve"> in the 11073 </w:t>
      </w:r>
      <w:proofErr w:type="gramStart"/>
      <w:r w:rsidR="003D003E" w:rsidRPr="001F42D3">
        <w:t>standard</w:t>
      </w:r>
      <w:proofErr w:type="gramEnd"/>
      <w:r w:rsidR="00CA3A2C" w:rsidRPr="001F42D3">
        <w:t xml:space="preserve">. </w:t>
      </w:r>
      <w:r w:rsidRPr="001F42D3">
        <w:t>“Future assignments</w:t>
      </w:r>
      <w:r w:rsidR="004C60BF" w:rsidRPr="001F42D3">
        <w:t>”</w:t>
      </w:r>
      <w:r w:rsidR="003D003E" w:rsidRPr="001F42D3">
        <w:t xml:space="preserve"> indicates values in common use not yet in the 11073 </w:t>
      </w:r>
      <w:proofErr w:type="gramStart"/>
      <w:r w:rsidR="003D003E" w:rsidRPr="001F42D3">
        <w:t>standard</w:t>
      </w:r>
      <w:proofErr w:type="gramEnd"/>
      <w:r w:rsidR="003D003E" w:rsidRPr="001F42D3">
        <w:t>.</w:t>
      </w:r>
    </w:p>
    <w:p w14:paraId="0FE3C774" w14:textId="77777777" w:rsidR="00467BFE" w:rsidRPr="001F42D3" w:rsidRDefault="00F73333" w:rsidP="002E6C5E">
      <w:pPr>
        <w:pStyle w:val="BodyText"/>
      </w:pPr>
      <w:r w:rsidRPr="001F42D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1F42D3" w:rsidRDefault="003D003E" w:rsidP="00CF5627">
      <w:pPr>
        <w:pStyle w:val="FigureTitle"/>
        <w:rPr>
          <w:rStyle w:val="Emphasis"/>
          <w:i w:val="0"/>
        </w:rPr>
      </w:pPr>
      <w:r w:rsidRPr="001F42D3">
        <w:t xml:space="preserve">Figure </w:t>
      </w:r>
      <w:r w:rsidR="00E86B15" w:rsidRPr="001F42D3">
        <w:t>B.8</w:t>
      </w:r>
      <w:r w:rsidR="004E547A" w:rsidRPr="001F42D3">
        <w:t>.5</w:t>
      </w:r>
      <w:r w:rsidRPr="001F42D3">
        <w:t>-</w:t>
      </w:r>
      <w:r w:rsidR="00B63979" w:rsidRPr="001F42D3">
        <w:t>2</w:t>
      </w:r>
      <w:r w:rsidRPr="001F42D3">
        <w:t>: Event Phase</w:t>
      </w:r>
    </w:p>
    <w:p w14:paraId="53300DC2" w14:textId="77777777" w:rsidR="00B11855" w:rsidRPr="001F42D3" w:rsidRDefault="003D003E" w:rsidP="00BA3791">
      <w:pPr>
        <w:pStyle w:val="BodyText"/>
      </w:pPr>
      <w:r w:rsidRPr="001F42D3">
        <w:t xml:space="preserve">The </w:t>
      </w:r>
      <w:proofErr w:type="spellStart"/>
      <w:r w:rsidRPr="001F42D3">
        <w:t>EventCurrentPhase</w:t>
      </w:r>
      <w:proofErr w:type="spellEnd"/>
      <w:r w:rsidRPr="001F42D3">
        <w:t xml:space="preserve"> identifies the state transition or state that the current alert message is indicating: a </w:t>
      </w:r>
      <w:proofErr w:type="spellStart"/>
      <w:r w:rsidRPr="001F42D3">
        <w:rPr>
          <w:rStyle w:val="StrongEmphasis"/>
        </w:rPr>
        <w:t>tpoint</w:t>
      </w:r>
      <w:proofErr w:type="spellEnd"/>
      <w:r w:rsidRPr="001F42D3">
        <w:t xml:space="preserve"> event is a time point event with no duration, a </w:t>
      </w:r>
      <w:proofErr w:type="gramStart"/>
      <w:r w:rsidRPr="001F42D3">
        <w:rPr>
          <w:rStyle w:val="StrongEmphasis"/>
        </w:rPr>
        <w:t>continue</w:t>
      </w:r>
      <w:proofErr w:type="gramEnd"/>
      <w:r w:rsidRPr="001F42D3">
        <w:t xml:space="preserve"> event indicates that </w:t>
      </w:r>
      <w:r w:rsidRPr="001F42D3">
        <w:lastRenderedPageBreak/>
        <w:t xml:space="preserve">this message does not represent a state transition but rather reports the continuation of an event that started at some previous time. An </w:t>
      </w:r>
      <w:r w:rsidRPr="001F42D3">
        <w:rPr>
          <w:rStyle w:val="StrongEmphasis"/>
        </w:rPr>
        <w:t>update</w:t>
      </w:r>
      <w:r w:rsidRPr="001F42D3">
        <w:t xml:space="preserve"> indicates a change other than a state transition in a previously reported alert, such as a further change in an out-of-limit metric. The phases </w:t>
      </w:r>
      <w:r w:rsidRPr="001F42D3">
        <w:rPr>
          <w:rStyle w:val="StrongEmphasis"/>
        </w:rPr>
        <w:t>escalate</w:t>
      </w:r>
      <w:r w:rsidRPr="001F42D3">
        <w:t xml:space="preserve"> and </w:t>
      </w:r>
      <w:r w:rsidRPr="001F42D3">
        <w:rPr>
          <w:rStyle w:val="StrongEmphasis"/>
        </w:rPr>
        <w:t>de-escalate</w:t>
      </w:r>
      <w:r w:rsidRPr="001F42D3">
        <w:t xml:space="preserve"> represent changes in alert priority as assessed by the patient care device. </w:t>
      </w:r>
    </w:p>
    <w:p w14:paraId="758CA490" w14:textId="77777777" w:rsidR="00B11855" w:rsidRPr="001F42D3" w:rsidRDefault="003D003E" w:rsidP="00B50AA1">
      <w:pPr>
        <w:pStyle w:val="BodyText"/>
        <w:rPr>
          <w:bCs/>
        </w:rPr>
      </w:pPr>
      <w:r w:rsidRPr="001F42D3">
        <w:rPr>
          <w:b/>
          <w:bCs/>
        </w:rPr>
        <w:t>State transitions</w:t>
      </w:r>
    </w:p>
    <w:p w14:paraId="2F922764" w14:textId="77777777" w:rsidR="00B11855" w:rsidRPr="001F42D3" w:rsidRDefault="003D003E" w:rsidP="000F208B">
      <w:pPr>
        <w:pStyle w:val="BodyText"/>
      </w:pPr>
      <w:r w:rsidRPr="001F42D3">
        <w:t xml:space="preserve">A message representing an alert is sent </w:t>
      </w:r>
      <w:proofErr w:type="spellStart"/>
      <w:r w:rsidRPr="001F42D3">
        <w:t>aperiodically</w:t>
      </w:r>
      <w:proofErr w:type="spellEnd"/>
      <w:r w:rsidRPr="001F42D3">
        <w:t>, when the alert undergoes a state transition that may be significant for notification (alert start, alert end, escalation or de-escalation of priority as evaluated by the alert source).</w:t>
      </w:r>
    </w:p>
    <w:p w14:paraId="78CF5177" w14:textId="570A7241" w:rsidR="001612B3" w:rsidRPr="001F42D3" w:rsidRDefault="001612B3" w:rsidP="00CF5627">
      <w:pPr>
        <w:pStyle w:val="BodyText"/>
        <w:keepNext/>
      </w:pPr>
      <w:r w:rsidRPr="001F42D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w:t>
      </w:r>
      <w:r w:rsidR="00277D6B">
        <w:t>Actor</w:t>
      </w:r>
      <w:r w:rsidRPr="001F42D3">
        <w:t xml:space="preserve"> to refresh the Alert Manager (AM) </w:t>
      </w:r>
      <w:r w:rsidR="00277D6B">
        <w:t>Actor</w:t>
      </w:r>
      <w:r w:rsidRPr="001F42D3">
        <w:t xml:space="preserve">. </w:t>
      </w:r>
    </w:p>
    <w:p w14:paraId="21A79542" w14:textId="172CDFA0" w:rsidR="001612B3" w:rsidRPr="001F42D3" w:rsidRDefault="001612B3" w:rsidP="001612B3">
      <w:pPr>
        <w:pStyle w:val="HL7FieldIndent2"/>
        <w:ind w:left="0" w:hanging="2"/>
        <w:rPr>
          <w:noProof w:val="0"/>
          <w:sz w:val="23"/>
          <w:szCs w:val="23"/>
        </w:rPr>
      </w:pPr>
      <w:r w:rsidRPr="001F42D3">
        <w:rPr>
          <w:noProof w:val="0"/>
          <w:sz w:val="23"/>
          <w:szCs w:val="23"/>
        </w:rPr>
        <w:t xml:space="preserve">Additionally by site agreement, messages representing the last unacknowledged alert status updates from the Alert Manager (AM) </w:t>
      </w:r>
      <w:r w:rsidR="00277D6B">
        <w:rPr>
          <w:noProof w:val="0"/>
          <w:sz w:val="23"/>
          <w:szCs w:val="23"/>
        </w:rPr>
        <w:t>Actor</w:t>
      </w:r>
      <w:r w:rsidRPr="001F42D3">
        <w:rPr>
          <w:noProof w:val="0"/>
          <w:sz w:val="23"/>
          <w:szCs w:val="23"/>
        </w:rPr>
        <w:t xml:space="preserve"> to the Alert Reporter (AR) </w:t>
      </w:r>
      <w:r w:rsidR="00277D6B">
        <w:rPr>
          <w:noProof w:val="0"/>
          <w:sz w:val="23"/>
          <w:szCs w:val="23"/>
        </w:rPr>
        <w:t>Actor</w:t>
      </w:r>
      <w:r w:rsidRPr="001F42D3">
        <w:rPr>
          <w:noProof w:val="0"/>
          <w:sz w:val="23"/>
          <w:szCs w:val="23"/>
        </w:rPr>
        <w:t xml:space="preserve"> may optionally be sent as report alert status (Report Alert Status [PCD-05]) transactions at other times, as for example when systems are restarted, or after a loss of communication is restored and a list of unacknowledged report alert status transaction is sent out by the Alert Manager (AM) </w:t>
      </w:r>
      <w:r w:rsidR="00277D6B">
        <w:rPr>
          <w:noProof w:val="0"/>
          <w:sz w:val="23"/>
          <w:szCs w:val="23"/>
        </w:rPr>
        <w:t>Actor</w:t>
      </w:r>
      <w:r w:rsidRPr="001F42D3">
        <w:rPr>
          <w:noProof w:val="0"/>
          <w:sz w:val="23"/>
          <w:szCs w:val="23"/>
        </w:rPr>
        <w:t xml:space="preserve"> to update the Alert Reporter (AR) </w:t>
      </w:r>
      <w:r w:rsidR="00277D6B">
        <w:rPr>
          <w:noProof w:val="0"/>
          <w:sz w:val="23"/>
          <w:szCs w:val="23"/>
        </w:rPr>
        <w:t>Actor</w:t>
      </w:r>
      <w:r w:rsidRPr="001F42D3">
        <w:rPr>
          <w:noProof w:val="0"/>
          <w:sz w:val="23"/>
          <w:szCs w:val="23"/>
        </w:rPr>
        <w:t xml:space="preserve">. </w:t>
      </w:r>
    </w:p>
    <w:p w14:paraId="7C8BBA15" w14:textId="2F8BB480" w:rsidR="001612B3" w:rsidRPr="001F42D3" w:rsidRDefault="001612B3" w:rsidP="005C1693">
      <w:pPr>
        <w:pStyle w:val="HL7FieldIndent2"/>
        <w:ind w:left="0" w:hanging="2"/>
      </w:pPr>
      <w:r w:rsidRPr="001F42D3">
        <w:rPr>
          <w:noProof w:val="0"/>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w:t>
      </w:r>
      <w:r w:rsidR="001F42D3">
        <w:rPr>
          <w:noProof w:val="0"/>
          <w:sz w:val="23"/>
          <w:szCs w:val="23"/>
        </w:rPr>
        <w:t xml:space="preserve">. </w:t>
      </w:r>
      <w:r w:rsidRPr="001F42D3">
        <w:rPr>
          <w:noProof w:val="0"/>
          <w:sz w:val="23"/>
          <w:szCs w:val="23"/>
        </w:rPr>
        <w:t>This permits traceability and independent acknowledgement of the retransmission.</w:t>
      </w:r>
      <w:r w:rsidRPr="001F42D3">
        <w:rPr>
          <w:noProof w:val="0"/>
        </w:rPr>
        <w:t xml:space="preserve"> </w:t>
      </w:r>
    </w:p>
    <w:p w14:paraId="6FDB9C27" w14:textId="09EDA2D0" w:rsidR="00B11855" w:rsidRPr="001F42D3" w:rsidRDefault="003D003E" w:rsidP="00CF5627">
      <w:pPr>
        <w:pStyle w:val="BodyText"/>
        <w:keepNext/>
        <w:rPr>
          <w:bCs/>
        </w:rPr>
      </w:pPr>
      <w:r w:rsidRPr="001F42D3">
        <w:rPr>
          <w:b/>
          <w:bCs/>
        </w:rPr>
        <w:t>Alert current state</w:t>
      </w:r>
      <w:r w:rsidR="00F6415B" w:rsidRPr="001F42D3">
        <w:rPr>
          <w:b/>
          <w:bCs/>
        </w:rPr>
        <w:t xml:space="preserve"> facet</w:t>
      </w:r>
    </w:p>
    <w:p w14:paraId="57027323" w14:textId="77777777" w:rsidR="00C11AB9" w:rsidRPr="001F42D3" w:rsidRDefault="003D003E" w:rsidP="00C11AB9">
      <w:pPr>
        <w:pStyle w:val="BodyText"/>
      </w:pPr>
      <w:r w:rsidRPr="001F42D3">
        <w:t xml:space="preserve">The value of the </w:t>
      </w:r>
      <w:proofErr w:type="spellStart"/>
      <w:r w:rsidRPr="001F42D3">
        <w:t>AlertState</w:t>
      </w:r>
      <w:proofErr w:type="spellEnd"/>
      <w:r w:rsidRPr="001F42D3">
        <w:t xml:space="preserve"> facet reflects whether the alert condition currently exists (inactive or active) or if the alert condition formerly existed, does not now exist, but is “latched” or held by </w:t>
      </w:r>
      <w:r w:rsidR="00C11AB9" w:rsidRPr="001F42D3">
        <w:t>the alert source so that caregivers may be notified of transient but significant conditions.</w:t>
      </w:r>
    </w:p>
    <w:p w14:paraId="06A764B7" w14:textId="77777777" w:rsidR="00001023" w:rsidRPr="001F42D3" w:rsidRDefault="00001023" w:rsidP="002E6C5E">
      <w:pPr>
        <w:pStyle w:val="BodyText"/>
      </w:pPr>
    </w:p>
    <w:p w14:paraId="5ECF6A97" w14:textId="77777777" w:rsidR="00001023" w:rsidRPr="001F42D3" w:rsidRDefault="00F73333" w:rsidP="002E6C5E">
      <w:pPr>
        <w:pStyle w:val="BodyText"/>
      </w:pPr>
      <w:r w:rsidRPr="001F42D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1F42D3" w:rsidRDefault="003D003E" w:rsidP="00CF5627">
      <w:pPr>
        <w:pStyle w:val="FigureTitle"/>
      </w:pPr>
      <w:r w:rsidRPr="001F42D3">
        <w:t xml:space="preserve">Figure </w:t>
      </w:r>
      <w:r w:rsidR="00E86B15" w:rsidRPr="001F42D3">
        <w:t>B.8</w:t>
      </w:r>
      <w:r w:rsidR="004E547A" w:rsidRPr="001F42D3">
        <w:t>.5</w:t>
      </w:r>
      <w:r w:rsidR="00E86B15" w:rsidRPr="001F42D3">
        <w:t>-</w:t>
      </w:r>
      <w:r w:rsidR="00B63979" w:rsidRPr="001F42D3">
        <w:t>3</w:t>
      </w:r>
      <w:r w:rsidRPr="001F42D3">
        <w:t>: Alert Current State</w:t>
      </w:r>
    </w:p>
    <w:p w14:paraId="33F06398" w14:textId="77777777" w:rsidR="00B11855" w:rsidRPr="001F42D3" w:rsidRDefault="003D003E" w:rsidP="00CF5627">
      <w:pPr>
        <w:pStyle w:val="BodyText"/>
        <w:rPr>
          <w:bCs/>
        </w:rPr>
      </w:pPr>
      <w:r w:rsidRPr="001F42D3">
        <w:rPr>
          <w:b/>
          <w:bCs/>
        </w:rPr>
        <w:t>Inactivation state</w:t>
      </w:r>
      <w:r w:rsidR="00F6415B" w:rsidRPr="001F42D3">
        <w:rPr>
          <w:b/>
          <w:bCs/>
        </w:rPr>
        <w:t xml:space="preserve"> facet</w:t>
      </w:r>
    </w:p>
    <w:p w14:paraId="28298F85" w14:textId="77777777" w:rsidR="00B11855" w:rsidRPr="001F42D3" w:rsidRDefault="003D003E" w:rsidP="000F208B">
      <w:pPr>
        <w:pStyle w:val="BodyText"/>
      </w:pPr>
      <w:r w:rsidRPr="001F42D3">
        <w:t xml:space="preserve">The </w:t>
      </w:r>
      <w:proofErr w:type="spellStart"/>
      <w:r w:rsidRPr="001F42D3">
        <w:t>AlertInactivationState</w:t>
      </w:r>
      <w:proofErr w:type="spellEnd"/>
      <w:r w:rsidRPr="001F42D3">
        <w:t xml:space="preserve"> reflects the current state of the visual and aural alert indications at the alert source.</w:t>
      </w:r>
    </w:p>
    <w:p w14:paraId="5D7397DD" w14:textId="77777777" w:rsidR="00B11855" w:rsidRPr="001F42D3" w:rsidRDefault="003D003E" w:rsidP="000F208B">
      <w:pPr>
        <w:pStyle w:val="BodyText"/>
      </w:pPr>
      <w:r w:rsidRPr="001F42D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1F42D3" w:rsidRDefault="003D003E" w:rsidP="005C1693">
      <w:pPr>
        <w:pStyle w:val="ListBullet2"/>
      </w:pPr>
      <w:r w:rsidRPr="001F42D3">
        <w:t>alarm-paused</w:t>
      </w:r>
    </w:p>
    <w:p w14:paraId="2E2A34C7" w14:textId="77777777" w:rsidR="00B11855" w:rsidRPr="001F42D3" w:rsidRDefault="003D003E" w:rsidP="005C1693">
      <w:pPr>
        <w:pStyle w:val="ListBullet2"/>
      </w:pPr>
      <w:r w:rsidRPr="001F42D3">
        <w:t>alarm-off</w:t>
      </w:r>
    </w:p>
    <w:p w14:paraId="243793E1" w14:textId="77777777" w:rsidR="00B11855" w:rsidRPr="001F42D3" w:rsidRDefault="003D003E" w:rsidP="00736906">
      <w:pPr>
        <w:pStyle w:val="BodyText"/>
      </w:pPr>
      <w:r w:rsidRPr="001F42D3">
        <w:t>and zero or one of the values:</w:t>
      </w:r>
    </w:p>
    <w:p w14:paraId="0330F390" w14:textId="77777777" w:rsidR="00B11855" w:rsidRPr="001F42D3" w:rsidRDefault="003D003E" w:rsidP="005C1693">
      <w:pPr>
        <w:pStyle w:val="ListBullet2"/>
      </w:pPr>
      <w:r w:rsidRPr="001F42D3">
        <w:t>audio-paused</w:t>
      </w:r>
    </w:p>
    <w:p w14:paraId="07FC801B" w14:textId="77777777" w:rsidR="00B11855" w:rsidRPr="001F42D3" w:rsidRDefault="003D003E" w:rsidP="005C1693">
      <w:pPr>
        <w:pStyle w:val="ListBullet2"/>
      </w:pPr>
      <w:r w:rsidRPr="001F42D3">
        <w:t>audio-off</w:t>
      </w:r>
    </w:p>
    <w:p w14:paraId="7CCB4667" w14:textId="77777777" w:rsidR="00B11855" w:rsidRPr="001F42D3" w:rsidRDefault="003D003E" w:rsidP="00736906">
      <w:pPr>
        <w:pStyle w:val="BodyText"/>
      </w:pPr>
      <w:r w:rsidRPr="001F42D3">
        <w:t>If neither 'alarm-paused' nor 'alarm-off' is included, the visual alarm indication is assumed to be enabled regardless of whether 'enabled' is also present.</w:t>
      </w:r>
    </w:p>
    <w:p w14:paraId="1D58CFE7" w14:textId="77777777" w:rsidR="00B11855" w:rsidRPr="001F42D3" w:rsidRDefault="003D003E" w:rsidP="00736906">
      <w:pPr>
        <w:pStyle w:val="BodyText"/>
      </w:pPr>
      <w:r w:rsidRPr="001F42D3">
        <w:t>If neither 'audio-paused' nor 'audio-off' is included, the aural alert indication is assumed to be enabled regardless of whether 'enabled' is also present.</w:t>
      </w:r>
    </w:p>
    <w:p w14:paraId="732C8A3C" w14:textId="6AA93ED0" w:rsidR="00E65E4B" w:rsidRPr="001F42D3" w:rsidRDefault="00E65E4B" w:rsidP="00736906">
      <w:pPr>
        <w:pStyle w:val="BodyText"/>
      </w:pPr>
      <w:r w:rsidRPr="001F42D3">
        <w:t xml:space="preserve">If the optional state indication ‘acknowledged’ is </w:t>
      </w:r>
      <w:r w:rsidR="0028379E" w:rsidRPr="001F42D3">
        <w:t>included,</w:t>
      </w:r>
      <w:r w:rsidRPr="001F42D3">
        <w:t xml:space="preserve"> it indicates that the alert has been acknowledged at the alert source device</w:t>
      </w:r>
      <w:r w:rsidR="006D613E" w:rsidRPr="001F42D3">
        <w:t xml:space="preserve">. </w:t>
      </w:r>
      <w:r w:rsidRPr="001F42D3">
        <w:t>This indication offers no assurance of a resolution time for the active alert. This is independent of ‘audio-paused’ and ‘audio-off’ and is a latched status indication until the alert ends.</w:t>
      </w:r>
    </w:p>
    <w:p w14:paraId="0EC01E47" w14:textId="77777777" w:rsidR="00B11855" w:rsidRPr="001F42D3" w:rsidRDefault="003D003E" w:rsidP="005C1693">
      <w:pPr>
        <w:pStyle w:val="BodyText"/>
      </w:pPr>
      <w:r w:rsidRPr="001F42D3">
        <w:rPr>
          <w:b/>
          <w:bCs/>
        </w:rPr>
        <w:t>OBX-6   Units</w:t>
      </w:r>
    </w:p>
    <w:p w14:paraId="7B5654A5" w14:textId="79DBAFF7" w:rsidR="00B11855" w:rsidRPr="001F42D3" w:rsidRDefault="003D003E" w:rsidP="005C1693">
      <w:pPr>
        <w:pStyle w:val="BodyText"/>
      </w:pPr>
      <w:r w:rsidRPr="001F42D3">
        <w:t xml:space="preserve">See </w:t>
      </w:r>
      <w:r w:rsidR="006D613E" w:rsidRPr="001F42D3">
        <w:t>HL7</w:t>
      </w:r>
      <w:r w:rsidR="00995105" w:rsidRPr="001F42D3">
        <w:t xml:space="preserve"> </w:t>
      </w:r>
      <w:r w:rsidRPr="001F42D3">
        <w:t>2.6 Section 7.4.2.6 for further information.</w:t>
      </w:r>
    </w:p>
    <w:p w14:paraId="39FA2964" w14:textId="19B5053A" w:rsidR="00B11855" w:rsidRPr="001F42D3" w:rsidRDefault="003D003E" w:rsidP="005C1693">
      <w:pPr>
        <w:pStyle w:val="BodyText"/>
      </w:pPr>
      <w:r w:rsidRPr="001F42D3">
        <w:lastRenderedPageBreak/>
        <w:t xml:space="preserve">For the </w:t>
      </w:r>
      <w:r w:rsidR="007E67D4" w:rsidRPr="001F42D3">
        <w:t>DEV TF</w:t>
      </w:r>
      <w:r w:rsidRPr="001F42D3">
        <w:t>:</w:t>
      </w:r>
    </w:p>
    <w:p w14:paraId="4D12A716" w14:textId="77777777" w:rsidR="00B11855" w:rsidRPr="001F42D3" w:rsidRDefault="003D003E" w:rsidP="005C1693">
      <w:pPr>
        <w:pStyle w:val="BodyText"/>
      </w:pPr>
      <w:r w:rsidRPr="001F42D3">
        <w:t xml:space="preserve">Condition predicate: If OBX-5 is populated </w:t>
      </w:r>
      <w:r w:rsidR="00990F3E" w:rsidRPr="001F42D3">
        <w:t xml:space="preserve">with a numeric value </w:t>
      </w:r>
      <w:r w:rsidRPr="001F42D3">
        <w:t>then OBX-6 must contain an appropriate value. For Device Related if OBX-7 is being used for operating range then populate.</w:t>
      </w:r>
    </w:p>
    <w:p w14:paraId="5FA0D4F3" w14:textId="31B8A891" w:rsidR="00B11855" w:rsidRPr="001F42D3" w:rsidRDefault="003D003E" w:rsidP="005C1693">
      <w:pPr>
        <w:pStyle w:val="BodyText"/>
      </w:pPr>
      <w:r w:rsidRPr="001F42D3">
        <w:t xml:space="preserve">The units used should be in conformance with the Rosetta Terminology (see </w:t>
      </w:r>
      <w:r w:rsidR="007E67D4" w:rsidRPr="001F42D3">
        <w:t>DEV TF</w:t>
      </w:r>
      <w:r w:rsidR="0028379E" w:rsidRPr="001F42D3">
        <w:t>-3</w:t>
      </w:r>
      <w:r w:rsidR="00990F3E" w:rsidRPr="001F42D3">
        <w:t xml:space="preserve"> </w:t>
      </w:r>
      <w:r w:rsidR="0028379E" w:rsidRPr="001F42D3">
        <w:t>f</w:t>
      </w:r>
      <w:r w:rsidRPr="001F42D3">
        <w:t xml:space="preserve">or further details and references). The preferred format is </w:t>
      </w:r>
      <w:proofErr w:type="gramStart"/>
      <w:r w:rsidRPr="001F42D3">
        <w:t>an MDC</w:t>
      </w:r>
      <w:proofErr w:type="gramEnd"/>
      <w:r w:rsidRPr="001F42D3">
        <w:t xml:space="preserve"> value, secondly a UCUM value. </w:t>
      </w:r>
    </w:p>
    <w:p w14:paraId="381665F0" w14:textId="77777777" w:rsidR="00B11855" w:rsidRPr="001F42D3" w:rsidRDefault="00470496" w:rsidP="005C1693">
      <w:pPr>
        <w:pStyle w:val="BodyText"/>
      </w:pPr>
      <w:r w:rsidRPr="001F42D3">
        <w:rPr>
          <w:b/>
          <w:bCs/>
        </w:rPr>
        <w:t>OBX-7   Reference</w:t>
      </w:r>
      <w:r w:rsidR="003D003E" w:rsidRPr="001F42D3">
        <w:rPr>
          <w:b/>
          <w:bCs/>
        </w:rPr>
        <w:t xml:space="preserve"> Range</w:t>
      </w:r>
    </w:p>
    <w:p w14:paraId="4E518519" w14:textId="24269F9F" w:rsidR="00B11855" w:rsidRPr="001F42D3" w:rsidRDefault="003D003E" w:rsidP="005C1693">
      <w:pPr>
        <w:pStyle w:val="BodyText"/>
      </w:pPr>
      <w:r w:rsidRPr="001F42D3">
        <w:t xml:space="preserve">For metric related </w:t>
      </w:r>
      <w:r w:rsidR="0028379E" w:rsidRPr="001F42D3">
        <w:t>segments,</w:t>
      </w:r>
      <w:r w:rsidRPr="001F42D3">
        <w:t xml:space="preserve"> this should be used to provide the value ‘alarm’ ranges set with respect to the observed value metric in this OBX, although this is not strictly a reference range in the sense of the examples given in HL7.</w:t>
      </w:r>
    </w:p>
    <w:p w14:paraId="5052C4E3" w14:textId="1D984EE5" w:rsidR="00B11855" w:rsidRPr="001F42D3" w:rsidRDefault="003D003E" w:rsidP="005C1693">
      <w:pPr>
        <w:pStyle w:val="BodyText"/>
      </w:pPr>
      <w:r w:rsidRPr="001F42D3">
        <w:t>For device related segments this may be used to provide the device measurement range capability – NOT the metric value ‘alarm’ ranges which shall be in the appropriate observed value metric OBX, as indicated above.</w:t>
      </w:r>
    </w:p>
    <w:p w14:paraId="1258160E" w14:textId="77777777" w:rsidR="00B11855" w:rsidRPr="001F42D3" w:rsidRDefault="003D003E" w:rsidP="005C1693">
      <w:pPr>
        <w:pStyle w:val="BodyText"/>
      </w:pPr>
      <w:r w:rsidRPr="001F42D3">
        <w:rPr>
          <w:b/>
          <w:bCs/>
        </w:rPr>
        <w:t xml:space="preserve">OBX-8   Abnormal Flags </w:t>
      </w:r>
    </w:p>
    <w:p w14:paraId="5852C58A" w14:textId="77777777" w:rsidR="00B11855" w:rsidRPr="001F42D3" w:rsidRDefault="003D003E" w:rsidP="005C1693">
      <w:pPr>
        <w:pStyle w:val="BodyText"/>
      </w:pPr>
      <w:r w:rsidRPr="001F42D3">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1F42D3" w:rsidRDefault="003D003E" w:rsidP="005C1693">
      <w:pPr>
        <w:pStyle w:val="BodyText"/>
      </w:pPr>
      <w:r w:rsidRPr="001F42D3">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1F42D3" w:rsidRDefault="003D003E" w:rsidP="00CF5627">
      <w:pPr>
        <w:pStyle w:val="TableTitle"/>
      </w:pPr>
      <w:r w:rsidRPr="001F42D3">
        <w:t xml:space="preserve">Table </w:t>
      </w:r>
      <w:r w:rsidR="00990F3E" w:rsidRPr="001F42D3">
        <w:t>B.8</w:t>
      </w:r>
      <w:r w:rsidR="004E547A" w:rsidRPr="001F42D3">
        <w:t>.5</w:t>
      </w:r>
      <w:r w:rsidR="00990F3E" w:rsidRPr="001F42D3">
        <w:t>-</w:t>
      </w:r>
      <w:r w:rsidR="00E76CA1" w:rsidRPr="001F42D3">
        <w:t>5</w:t>
      </w:r>
      <w:r w:rsidR="00C11AB9" w:rsidRPr="001F42D3">
        <w:t xml:space="preserve">: </w:t>
      </w:r>
      <w:r w:rsidRPr="001F42D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5D78265D" w14:textId="77777777" w:rsidTr="00C10546">
        <w:trPr>
          <w:cantSplit/>
          <w:tblHeader/>
          <w:jc w:val="center"/>
        </w:trPr>
        <w:tc>
          <w:tcPr>
            <w:tcW w:w="4428" w:type="dxa"/>
            <w:shd w:val="clear" w:color="auto" w:fill="D9D9D9"/>
          </w:tcPr>
          <w:p w14:paraId="69590047" w14:textId="77777777" w:rsidR="00B11855" w:rsidRPr="001F42D3" w:rsidRDefault="003D003E" w:rsidP="00CA126A">
            <w:pPr>
              <w:pStyle w:val="TableEntryHeader"/>
            </w:pPr>
            <w:r w:rsidRPr="001F42D3">
              <w:t>Abnormality Type</w:t>
            </w:r>
          </w:p>
        </w:tc>
        <w:tc>
          <w:tcPr>
            <w:tcW w:w="4320" w:type="dxa"/>
            <w:shd w:val="clear" w:color="auto" w:fill="D9D9D9"/>
          </w:tcPr>
          <w:p w14:paraId="166C8D5F" w14:textId="77777777" w:rsidR="00B11855" w:rsidRPr="001F42D3" w:rsidRDefault="003D003E" w:rsidP="00CA126A">
            <w:pPr>
              <w:pStyle w:val="TableEntryHeader"/>
            </w:pPr>
            <w:r w:rsidRPr="001F42D3">
              <w:t>Abbreviation</w:t>
            </w:r>
          </w:p>
        </w:tc>
      </w:tr>
      <w:tr w:rsidR="00B11855" w:rsidRPr="001F42D3" w14:paraId="3AA3B972" w14:textId="77777777" w:rsidTr="006C0E8E">
        <w:trPr>
          <w:cantSplit/>
          <w:jc w:val="center"/>
        </w:trPr>
        <w:tc>
          <w:tcPr>
            <w:tcW w:w="4428" w:type="dxa"/>
          </w:tcPr>
          <w:p w14:paraId="6564A81B" w14:textId="77777777" w:rsidR="00B11855" w:rsidRPr="001F42D3" w:rsidRDefault="003D003E" w:rsidP="00CA126A">
            <w:pPr>
              <w:pStyle w:val="TableEntry"/>
            </w:pPr>
            <w:r w:rsidRPr="001F42D3">
              <w:t>Normal, not abnormal</w:t>
            </w:r>
          </w:p>
        </w:tc>
        <w:tc>
          <w:tcPr>
            <w:tcW w:w="4320" w:type="dxa"/>
          </w:tcPr>
          <w:p w14:paraId="61920A58" w14:textId="77777777" w:rsidR="00B11855" w:rsidRPr="001F42D3" w:rsidRDefault="003D003E" w:rsidP="00CA126A">
            <w:pPr>
              <w:pStyle w:val="TableEntry"/>
            </w:pPr>
            <w:r w:rsidRPr="001F42D3">
              <w:t>N</w:t>
            </w:r>
          </w:p>
        </w:tc>
      </w:tr>
      <w:tr w:rsidR="00B11855" w:rsidRPr="001F42D3" w14:paraId="0177538D" w14:textId="77777777" w:rsidTr="006C0E8E">
        <w:trPr>
          <w:cantSplit/>
          <w:jc w:val="center"/>
        </w:trPr>
        <w:tc>
          <w:tcPr>
            <w:tcW w:w="4428" w:type="dxa"/>
          </w:tcPr>
          <w:p w14:paraId="360E1E56" w14:textId="77777777" w:rsidR="00B11855" w:rsidRPr="001F42D3" w:rsidRDefault="003D003E" w:rsidP="00CA126A">
            <w:pPr>
              <w:pStyle w:val="TableEntry"/>
            </w:pPr>
            <w:r w:rsidRPr="001F42D3">
              <w:t>Below low normal</w:t>
            </w:r>
          </w:p>
        </w:tc>
        <w:tc>
          <w:tcPr>
            <w:tcW w:w="4320" w:type="dxa"/>
          </w:tcPr>
          <w:p w14:paraId="56AE8D80" w14:textId="77777777" w:rsidR="00B11855" w:rsidRPr="001F42D3" w:rsidRDefault="003D003E" w:rsidP="00CA126A">
            <w:pPr>
              <w:pStyle w:val="TableEntry"/>
            </w:pPr>
            <w:r w:rsidRPr="001F42D3">
              <w:t>L</w:t>
            </w:r>
          </w:p>
        </w:tc>
      </w:tr>
      <w:tr w:rsidR="00B11855" w:rsidRPr="001F42D3" w14:paraId="18B2A70A" w14:textId="77777777" w:rsidTr="006C0E8E">
        <w:trPr>
          <w:cantSplit/>
          <w:jc w:val="center"/>
        </w:trPr>
        <w:tc>
          <w:tcPr>
            <w:tcW w:w="4428" w:type="dxa"/>
          </w:tcPr>
          <w:p w14:paraId="59CCF8DA" w14:textId="77777777" w:rsidR="00B11855" w:rsidRPr="001F42D3" w:rsidRDefault="003D003E" w:rsidP="00CA126A">
            <w:pPr>
              <w:pStyle w:val="TableEntry"/>
            </w:pPr>
            <w:r w:rsidRPr="001F42D3">
              <w:t>Below lower panic limits</w:t>
            </w:r>
          </w:p>
        </w:tc>
        <w:tc>
          <w:tcPr>
            <w:tcW w:w="4320" w:type="dxa"/>
          </w:tcPr>
          <w:p w14:paraId="2773989E" w14:textId="77777777" w:rsidR="00B11855" w:rsidRPr="001F42D3" w:rsidRDefault="003D003E" w:rsidP="00CA126A">
            <w:pPr>
              <w:pStyle w:val="TableEntry"/>
            </w:pPr>
            <w:r w:rsidRPr="001F42D3">
              <w:t>LL</w:t>
            </w:r>
          </w:p>
        </w:tc>
      </w:tr>
      <w:tr w:rsidR="00B11855" w:rsidRPr="001F42D3" w14:paraId="49106E4C" w14:textId="77777777" w:rsidTr="006C0E8E">
        <w:trPr>
          <w:cantSplit/>
          <w:jc w:val="center"/>
        </w:trPr>
        <w:tc>
          <w:tcPr>
            <w:tcW w:w="4428" w:type="dxa"/>
          </w:tcPr>
          <w:p w14:paraId="18BEE29B" w14:textId="77777777" w:rsidR="00B11855" w:rsidRPr="001F42D3" w:rsidRDefault="003D003E" w:rsidP="00CA126A">
            <w:pPr>
              <w:pStyle w:val="TableEntry"/>
            </w:pPr>
            <w:r w:rsidRPr="001F42D3">
              <w:t>Above high normal</w:t>
            </w:r>
          </w:p>
        </w:tc>
        <w:tc>
          <w:tcPr>
            <w:tcW w:w="4320" w:type="dxa"/>
          </w:tcPr>
          <w:p w14:paraId="6E082215" w14:textId="77777777" w:rsidR="00B11855" w:rsidRPr="001F42D3" w:rsidRDefault="003D003E" w:rsidP="00CA126A">
            <w:pPr>
              <w:pStyle w:val="TableEntry"/>
            </w:pPr>
            <w:r w:rsidRPr="001F42D3">
              <w:t>H</w:t>
            </w:r>
          </w:p>
        </w:tc>
      </w:tr>
      <w:tr w:rsidR="00B11855" w:rsidRPr="001F42D3" w14:paraId="6A723D34" w14:textId="77777777" w:rsidTr="006C0E8E">
        <w:trPr>
          <w:cantSplit/>
          <w:jc w:val="center"/>
        </w:trPr>
        <w:tc>
          <w:tcPr>
            <w:tcW w:w="4428" w:type="dxa"/>
          </w:tcPr>
          <w:p w14:paraId="16643E64" w14:textId="77777777" w:rsidR="00B11855" w:rsidRPr="001F42D3" w:rsidRDefault="003D003E" w:rsidP="00CA126A">
            <w:pPr>
              <w:pStyle w:val="TableEntry"/>
            </w:pPr>
            <w:r w:rsidRPr="001F42D3">
              <w:t>Above higher panic limits</w:t>
            </w:r>
          </w:p>
        </w:tc>
        <w:tc>
          <w:tcPr>
            <w:tcW w:w="4320" w:type="dxa"/>
          </w:tcPr>
          <w:p w14:paraId="1EBA4192" w14:textId="77777777" w:rsidR="00B11855" w:rsidRPr="001F42D3" w:rsidRDefault="003D003E" w:rsidP="00CA126A">
            <w:pPr>
              <w:pStyle w:val="TableEntry"/>
            </w:pPr>
            <w:r w:rsidRPr="001F42D3">
              <w:t>HH</w:t>
            </w:r>
          </w:p>
        </w:tc>
      </w:tr>
      <w:tr w:rsidR="00B11855" w:rsidRPr="001F42D3" w14:paraId="236432D0" w14:textId="77777777" w:rsidTr="006C0E8E">
        <w:trPr>
          <w:cantSplit/>
          <w:jc w:val="center"/>
        </w:trPr>
        <w:tc>
          <w:tcPr>
            <w:tcW w:w="4428" w:type="dxa"/>
          </w:tcPr>
          <w:p w14:paraId="3BA2D273" w14:textId="77777777" w:rsidR="00B11855" w:rsidRPr="001F42D3" w:rsidRDefault="003D003E" w:rsidP="00CA126A">
            <w:pPr>
              <w:pStyle w:val="TableEntry"/>
            </w:pPr>
            <w:r w:rsidRPr="001F42D3">
              <w:t>Abnormal (for non-numeric results)</w:t>
            </w:r>
          </w:p>
        </w:tc>
        <w:tc>
          <w:tcPr>
            <w:tcW w:w="4320" w:type="dxa"/>
          </w:tcPr>
          <w:p w14:paraId="70706875" w14:textId="77777777" w:rsidR="00B11855" w:rsidRPr="001F42D3" w:rsidRDefault="003D003E" w:rsidP="00CA126A">
            <w:pPr>
              <w:pStyle w:val="TableEntry"/>
            </w:pPr>
            <w:r w:rsidRPr="001F42D3">
              <w:t>A</w:t>
            </w:r>
          </w:p>
        </w:tc>
      </w:tr>
    </w:tbl>
    <w:p w14:paraId="6A677437" w14:textId="77777777" w:rsidR="000209A7" w:rsidRPr="001F42D3" w:rsidRDefault="000209A7" w:rsidP="00225602">
      <w:pPr>
        <w:pStyle w:val="BodyText"/>
      </w:pPr>
    </w:p>
    <w:p w14:paraId="0F79819E" w14:textId="5105E678" w:rsidR="00B11855" w:rsidRPr="001F42D3" w:rsidRDefault="003D003E" w:rsidP="00225602">
      <w:pPr>
        <w:pStyle w:val="BodyText"/>
      </w:pPr>
      <w:r w:rsidRPr="001F42D3">
        <w:t xml:space="preserve">Correspondence between IEEE 11073-10201 </w:t>
      </w:r>
      <w:proofErr w:type="spellStart"/>
      <w:r w:rsidRPr="001F42D3">
        <w:t>MeasurementStatus</w:t>
      </w:r>
      <w:proofErr w:type="spellEnd"/>
      <w:r w:rsidRPr="001F42D3">
        <w:t xml:space="preserve"> and representation in Abnormal Flags Field</w:t>
      </w:r>
    </w:p>
    <w:p w14:paraId="436E363B" w14:textId="1A449F59" w:rsidR="00B11855" w:rsidRPr="001F42D3" w:rsidRDefault="00FE1495" w:rsidP="00CF5627">
      <w:pPr>
        <w:pStyle w:val="TableTitle"/>
      </w:pPr>
      <w:r w:rsidRPr="001F42D3">
        <w:lastRenderedPageBreak/>
        <w:t>Table B.8.5-</w:t>
      </w:r>
      <w:r w:rsidR="00E76CA1" w:rsidRPr="001F42D3">
        <w:t>6</w:t>
      </w:r>
      <w:r w:rsidRPr="001F42D3">
        <w:t xml:space="preserve">: </w:t>
      </w:r>
      <w:r w:rsidR="00C714D3" w:rsidRPr="001F42D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1F42D3" w14:paraId="102702CF" w14:textId="77777777" w:rsidTr="00CF5627">
        <w:trPr>
          <w:cantSplit/>
          <w:jc w:val="center"/>
        </w:trPr>
        <w:tc>
          <w:tcPr>
            <w:tcW w:w="6137" w:type="dxa"/>
            <w:shd w:val="clear" w:color="auto" w:fill="D9D9D9"/>
          </w:tcPr>
          <w:p w14:paraId="7623593C" w14:textId="77777777" w:rsidR="00B11855" w:rsidRPr="001F42D3" w:rsidRDefault="003D003E" w:rsidP="00225602">
            <w:pPr>
              <w:pStyle w:val="TableEntryHeader"/>
            </w:pPr>
            <w:proofErr w:type="spellStart"/>
            <w:r w:rsidRPr="001F42D3">
              <w:t>MeasurementStatus</w:t>
            </w:r>
            <w:proofErr w:type="spellEnd"/>
            <w:r w:rsidRPr="001F42D3">
              <w:t xml:space="preserve"> ::= BITS-16 { ... }</w:t>
            </w:r>
          </w:p>
        </w:tc>
        <w:tc>
          <w:tcPr>
            <w:tcW w:w="1260" w:type="dxa"/>
            <w:shd w:val="clear" w:color="auto" w:fill="D9D9D9"/>
          </w:tcPr>
          <w:p w14:paraId="452350E7" w14:textId="77777777" w:rsidR="00B11855" w:rsidRPr="001F42D3" w:rsidRDefault="003D003E" w:rsidP="00225602">
            <w:pPr>
              <w:pStyle w:val="TableEntryHeader"/>
            </w:pPr>
            <w:r w:rsidRPr="001F42D3">
              <w:t>OBX-8</w:t>
            </w:r>
            <w:r w:rsidRPr="001F42D3">
              <w:rPr>
                <w:vertAlign w:val="superscript"/>
              </w:rPr>
              <w:footnoteReference w:id="2"/>
            </w:r>
            <w:r w:rsidRPr="001F42D3">
              <w:rPr>
                <w:vertAlign w:val="superscript"/>
              </w:rPr>
              <w:t xml:space="preserve"> </w:t>
            </w:r>
          </w:p>
        </w:tc>
        <w:tc>
          <w:tcPr>
            <w:tcW w:w="1097" w:type="dxa"/>
            <w:shd w:val="clear" w:color="auto" w:fill="D9D9D9"/>
          </w:tcPr>
          <w:p w14:paraId="76E37C5D" w14:textId="77777777" w:rsidR="00B11855" w:rsidRPr="001F42D3" w:rsidRDefault="003D003E" w:rsidP="00225602">
            <w:pPr>
              <w:pStyle w:val="TableEntryHeader"/>
            </w:pPr>
            <w:r w:rsidRPr="001F42D3">
              <w:t>OBX-11</w:t>
            </w:r>
          </w:p>
        </w:tc>
      </w:tr>
      <w:tr w:rsidR="00B11855" w:rsidRPr="001F42D3" w14:paraId="1770024F" w14:textId="77777777" w:rsidTr="00CF5627">
        <w:trPr>
          <w:cantSplit/>
          <w:jc w:val="center"/>
        </w:trPr>
        <w:tc>
          <w:tcPr>
            <w:tcW w:w="6137" w:type="dxa"/>
          </w:tcPr>
          <w:p w14:paraId="43A37EF7" w14:textId="77777777" w:rsidR="00B11855" w:rsidRPr="001F42D3" w:rsidRDefault="003D003E" w:rsidP="00225602">
            <w:pPr>
              <w:pStyle w:val="TableEntry"/>
            </w:pPr>
            <w:r w:rsidRPr="001F42D3">
              <w:t xml:space="preserve">No bits set </w:t>
            </w:r>
            <w:r w:rsidRPr="001F42D3">
              <w:sym w:font="Helvetica" w:char="003F"/>
            </w:r>
            <w:r w:rsidRPr="001F42D3">
              <w:t xml:space="preserve"> raw device measurement; measurement okay, has not been reviewed nor validated</w:t>
            </w:r>
          </w:p>
        </w:tc>
        <w:tc>
          <w:tcPr>
            <w:tcW w:w="1260" w:type="dxa"/>
          </w:tcPr>
          <w:p w14:paraId="724A934F" w14:textId="77777777" w:rsidR="00B11855" w:rsidRPr="001F42D3" w:rsidRDefault="00B11855" w:rsidP="00225602">
            <w:pPr>
              <w:pStyle w:val="TableEntry"/>
            </w:pPr>
          </w:p>
        </w:tc>
        <w:tc>
          <w:tcPr>
            <w:tcW w:w="1097" w:type="dxa"/>
          </w:tcPr>
          <w:p w14:paraId="320225C7" w14:textId="77777777" w:rsidR="00B11855" w:rsidRPr="001F42D3" w:rsidRDefault="003D003E" w:rsidP="00225602">
            <w:pPr>
              <w:pStyle w:val="TableEntry"/>
            </w:pPr>
            <w:r w:rsidRPr="001F42D3">
              <w:t>R</w:t>
            </w:r>
          </w:p>
        </w:tc>
      </w:tr>
      <w:tr w:rsidR="00B11855" w:rsidRPr="001F42D3" w14:paraId="7EE7975A" w14:textId="77777777" w:rsidTr="00CF5627">
        <w:trPr>
          <w:cantSplit/>
          <w:jc w:val="center"/>
        </w:trPr>
        <w:tc>
          <w:tcPr>
            <w:tcW w:w="6137" w:type="dxa"/>
          </w:tcPr>
          <w:p w14:paraId="3F156153" w14:textId="77777777" w:rsidR="00B11855" w:rsidRPr="001F42D3" w:rsidRDefault="003D003E" w:rsidP="00225602">
            <w:pPr>
              <w:pStyle w:val="TableEntry"/>
            </w:pPr>
            <w:r w:rsidRPr="001F42D3">
              <w:t>invalid(0),</w:t>
            </w:r>
          </w:p>
        </w:tc>
        <w:tc>
          <w:tcPr>
            <w:tcW w:w="1260" w:type="dxa"/>
          </w:tcPr>
          <w:p w14:paraId="324371B7" w14:textId="77777777" w:rsidR="00B11855" w:rsidRPr="001F42D3" w:rsidRDefault="003D003E" w:rsidP="00225602">
            <w:pPr>
              <w:pStyle w:val="TableEntry"/>
            </w:pPr>
            <w:r w:rsidRPr="001F42D3">
              <w:t>INV</w:t>
            </w:r>
          </w:p>
        </w:tc>
        <w:tc>
          <w:tcPr>
            <w:tcW w:w="1097" w:type="dxa"/>
          </w:tcPr>
          <w:p w14:paraId="606E34AC" w14:textId="77777777" w:rsidR="00B11855" w:rsidRPr="001F42D3" w:rsidRDefault="003D003E" w:rsidP="00225602">
            <w:pPr>
              <w:pStyle w:val="TableEntry"/>
            </w:pPr>
            <w:r w:rsidRPr="001F42D3">
              <w:t>X</w:t>
            </w:r>
          </w:p>
        </w:tc>
      </w:tr>
      <w:tr w:rsidR="00B11855" w:rsidRPr="001F42D3" w14:paraId="710A6B2F" w14:textId="77777777" w:rsidTr="00CF5627">
        <w:trPr>
          <w:cantSplit/>
          <w:jc w:val="center"/>
        </w:trPr>
        <w:tc>
          <w:tcPr>
            <w:tcW w:w="6137" w:type="dxa"/>
          </w:tcPr>
          <w:p w14:paraId="15A654FA" w14:textId="77777777" w:rsidR="00B11855" w:rsidRPr="001F42D3" w:rsidRDefault="003D003E" w:rsidP="00225602">
            <w:pPr>
              <w:pStyle w:val="TableEntry"/>
            </w:pPr>
            <w:r w:rsidRPr="001F42D3">
              <w:t>questionable(1),</w:t>
            </w:r>
          </w:p>
        </w:tc>
        <w:tc>
          <w:tcPr>
            <w:tcW w:w="1260" w:type="dxa"/>
          </w:tcPr>
          <w:p w14:paraId="2916C946" w14:textId="77777777" w:rsidR="00B11855" w:rsidRPr="001F42D3" w:rsidRDefault="003D003E" w:rsidP="00225602">
            <w:pPr>
              <w:pStyle w:val="TableEntry"/>
            </w:pPr>
            <w:r w:rsidRPr="001F42D3">
              <w:t>QUES</w:t>
            </w:r>
          </w:p>
        </w:tc>
        <w:tc>
          <w:tcPr>
            <w:tcW w:w="1097" w:type="dxa"/>
          </w:tcPr>
          <w:p w14:paraId="6A343CB9" w14:textId="77777777" w:rsidR="00B11855" w:rsidRPr="001F42D3" w:rsidRDefault="003D003E" w:rsidP="00225602">
            <w:pPr>
              <w:pStyle w:val="TableEntry"/>
            </w:pPr>
            <w:r w:rsidRPr="001F42D3">
              <w:t>R</w:t>
            </w:r>
          </w:p>
        </w:tc>
      </w:tr>
      <w:tr w:rsidR="00B11855" w:rsidRPr="001F42D3" w14:paraId="4F520545" w14:textId="77777777" w:rsidTr="00CF5627">
        <w:trPr>
          <w:cantSplit/>
          <w:jc w:val="center"/>
        </w:trPr>
        <w:tc>
          <w:tcPr>
            <w:tcW w:w="6137" w:type="dxa"/>
          </w:tcPr>
          <w:p w14:paraId="37BECC15" w14:textId="77777777" w:rsidR="00B11855" w:rsidRPr="001F42D3" w:rsidRDefault="003D003E" w:rsidP="00225602">
            <w:pPr>
              <w:pStyle w:val="TableEntry"/>
            </w:pPr>
            <w:proofErr w:type="gramStart"/>
            <w:r w:rsidRPr="001F42D3">
              <w:t>not-available</w:t>
            </w:r>
            <w:proofErr w:type="gramEnd"/>
            <w:r w:rsidRPr="001F42D3">
              <w:t>(2),</w:t>
            </w:r>
          </w:p>
        </w:tc>
        <w:tc>
          <w:tcPr>
            <w:tcW w:w="1260" w:type="dxa"/>
          </w:tcPr>
          <w:p w14:paraId="2DA80B96" w14:textId="77777777" w:rsidR="00B11855" w:rsidRPr="001F42D3" w:rsidRDefault="003D003E" w:rsidP="00225602">
            <w:pPr>
              <w:pStyle w:val="TableEntry"/>
            </w:pPr>
            <w:r w:rsidRPr="001F42D3">
              <w:t>NAV</w:t>
            </w:r>
          </w:p>
        </w:tc>
        <w:tc>
          <w:tcPr>
            <w:tcW w:w="1097" w:type="dxa"/>
          </w:tcPr>
          <w:p w14:paraId="22D137AF" w14:textId="77777777" w:rsidR="00B11855" w:rsidRPr="001F42D3" w:rsidRDefault="003D003E" w:rsidP="00225602">
            <w:pPr>
              <w:pStyle w:val="TableEntry"/>
            </w:pPr>
            <w:r w:rsidRPr="001F42D3">
              <w:t>X</w:t>
            </w:r>
          </w:p>
        </w:tc>
      </w:tr>
      <w:tr w:rsidR="00B11855" w:rsidRPr="001F42D3" w14:paraId="2FB8165F" w14:textId="77777777" w:rsidTr="00CF5627">
        <w:trPr>
          <w:cantSplit/>
          <w:jc w:val="center"/>
        </w:trPr>
        <w:tc>
          <w:tcPr>
            <w:tcW w:w="6137" w:type="dxa"/>
          </w:tcPr>
          <w:p w14:paraId="18A119F6" w14:textId="77777777" w:rsidR="00B11855" w:rsidRPr="001F42D3" w:rsidRDefault="003D003E" w:rsidP="00225602">
            <w:pPr>
              <w:pStyle w:val="TableEntry"/>
            </w:pPr>
            <w:r w:rsidRPr="001F42D3">
              <w:t>calibration-ongoing(3),</w:t>
            </w:r>
          </w:p>
        </w:tc>
        <w:tc>
          <w:tcPr>
            <w:tcW w:w="1260" w:type="dxa"/>
          </w:tcPr>
          <w:p w14:paraId="776DA970" w14:textId="77777777" w:rsidR="00B11855" w:rsidRPr="001F42D3" w:rsidRDefault="003D003E" w:rsidP="00225602">
            <w:pPr>
              <w:pStyle w:val="TableEntry"/>
            </w:pPr>
            <w:r w:rsidRPr="001F42D3">
              <w:t>CAL</w:t>
            </w:r>
          </w:p>
        </w:tc>
        <w:tc>
          <w:tcPr>
            <w:tcW w:w="1097" w:type="dxa"/>
          </w:tcPr>
          <w:p w14:paraId="450A1AEF" w14:textId="77777777" w:rsidR="00B11855" w:rsidRPr="001F42D3" w:rsidRDefault="003D003E" w:rsidP="00225602">
            <w:pPr>
              <w:pStyle w:val="TableEntry"/>
            </w:pPr>
            <w:r w:rsidRPr="001F42D3">
              <w:t>R</w:t>
            </w:r>
          </w:p>
        </w:tc>
      </w:tr>
      <w:tr w:rsidR="00B11855" w:rsidRPr="001F42D3" w14:paraId="56A5707D" w14:textId="77777777" w:rsidTr="00CF5627">
        <w:trPr>
          <w:cantSplit/>
          <w:jc w:val="center"/>
        </w:trPr>
        <w:tc>
          <w:tcPr>
            <w:tcW w:w="6137" w:type="dxa"/>
          </w:tcPr>
          <w:p w14:paraId="443F024B" w14:textId="77777777" w:rsidR="00B11855" w:rsidRPr="001F42D3" w:rsidRDefault="003D003E" w:rsidP="00225602">
            <w:pPr>
              <w:pStyle w:val="TableEntry"/>
            </w:pPr>
            <w:r w:rsidRPr="001F42D3">
              <w:t>test-data(4),</w:t>
            </w:r>
          </w:p>
        </w:tc>
        <w:tc>
          <w:tcPr>
            <w:tcW w:w="1260" w:type="dxa"/>
          </w:tcPr>
          <w:p w14:paraId="4047D189" w14:textId="77777777" w:rsidR="00B11855" w:rsidRPr="001F42D3" w:rsidRDefault="003D003E" w:rsidP="00225602">
            <w:pPr>
              <w:pStyle w:val="TableEntry"/>
            </w:pPr>
            <w:r w:rsidRPr="001F42D3">
              <w:t>TEST</w:t>
            </w:r>
          </w:p>
        </w:tc>
        <w:tc>
          <w:tcPr>
            <w:tcW w:w="1097" w:type="dxa"/>
          </w:tcPr>
          <w:p w14:paraId="1E3E49E4" w14:textId="77777777" w:rsidR="00B11855" w:rsidRPr="001F42D3" w:rsidRDefault="003D003E" w:rsidP="00225602">
            <w:pPr>
              <w:pStyle w:val="TableEntry"/>
            </w:pPr>
            <w:r w:rsidRPr="001F42D3">
              <w:t>R</w:t>
            </w:r>
          </w:p>
        </w:tc>
      </w:tr>
      <w:tr w:rsidR="00B11855" w:rsidRPr="001F42D3" w14:paraId="57A2D452" w14:textId="77777777" w:rsidTr="00CF5627">
        <w:trPr>
          <w:cantSplit/>
          <w:jc w:val="center"/>
        </w:trPr>
        <w:tc>
          <w:tcPr>
            <w:tcW w:w="6137" w:type="dxa"/>
          </w:tcPr>
          <w:p w14:paraId="23D96240" w14:textId="77777777" w:rsidR="00B11855" w:rsidRPr="001F42D3" w:rsidRDefault="003D003E" w:rsidP="00225602">
            <w:pPr>
              <w:pStyle w:val="TableEntry"/>
            </w:pPr>
            <w:r w:rsidRPr="001F42D3">
              <w:t>demo-data(5),</w:t>
            </w:r>
          </w:p>
        </w:tc>
        <w:tc>
          <w:tcPr>
            <w:tcW w:w="1260" w:type="dxa"/>
          </w:tcPr>
          <w:p w14:paraId="659AE7DF" w14:textId="77777777" w:rsidR="00B11855" w:rsidRPr="001F42D3" w:rsidRDefault="003D003E" w:rsidP="00225602">
            <w:pPr>
              <w:pStyle w:val="TableEntry"/>
            </w:pPr>
            <w:r w:rsidRPr="001F42D3">
              <w:t>DEMO</w:t>
            </w:r>
          </w:p>
        </w:tc>
        <w:tc>
          <w:tcPr>
            <w:tcW w:w="1097" w:type="dxa"/>
          </w:tcPr>
          <w:p w14:paraId="02BE3FD1" w14:textId="77777777" w:rsidR="00B11855" w:rsidRPr="001F42D3" w:rsidRDefault="003D003E" w:rsidP="00225602">
            <w:pPr>
              <w:pStyle w:val="TableEntry"/>
            </w:pPr>
            <w:r w:rsidRPr="001F42D3">
              <w:t>R</w:t>
            </w:r>
          </w:p>
        </w:tc>
      </w:tr>
      <w:tr w:rsidR="00B11855" w:rsidRPr="001F42D3" w14:paraId="6E450154" w14:textId="77777777" w:rsidTr="00CF5627">
        <w:trPr>
          <w:cantSplit/>
          <w:jc w:val="center"/>
        </w:trPr>
        <w:tc>
          <w:tcPr>
            <w:tcW w:w="6137" w:type="dxa"/>
          </w:tcPr>
          <w:p w14:paraId="1CB82BC1" w14:textId="77777777" w:rsidR="00B11855" w:rsidRPr="001F42D3" w:rsidRDefault="003D003E" w:rsidP="00225602">
            <w:pPr>
              <w:pStyle w:val="TableEntry"/>
            </w:pPr>
            <w:r w:rsidRPr="001F42D3">
              <w:t>validated-data(8),</w:t>
            </w:r>
            <w:r w:rsidRPr="001F42D3">
              <w:tab/>
              <w:t>-- relevant, e.g., in an archive</w:t>
            </w:r>
          </w:p>
        </w:tc>
        <w:tc>
          <w:tcPr>
            <w:tcW w:w="1260" w:type="dxa"/>
          </w:tcPr>
          <w:p w14:paraId="60734D0C" w14:textId="77777777" w:rsidR="00B11855" w:rsidRPr="001F42D3" w:rsidRDefault="00B11855" w:rsidP="00225602">
            <w:pPr>
              <w:pStyle w:val="TableEntry"/>
            </w:pPr>
          </w:p>
        </w:tc>
        <w:tc>
          <w:tcPr>
            <w:tcW w:w="1097" w:type="dxa"/>
          </w:tcPr>
          <w:p w14:paraId="425FBF91" w14:textId="77777777" w:rsidR="00B11855" w:rsidRPr="001F42D3" w:rsidRDefault="003D003E" w:rsidP="00225602">
            <w:pPr>
              <w:pStyle w:val="TableEntry"/>
            </w:pPr>
            <w:r w:rsidRPr="001F42D3">
              <w:t>F</w:t>
            </w:r>
          </w:p>
        </w:tc>
      </w:tr>
      <w:tr w:rsidR="00B11855" w:rsidRPr="001F42D3" w14:paraId="4B4D1CB2" w14:textId="77777777" w:rsidTr="00CF5627">
        <w:trPr>
          <w:cantSplit/>
          <w:jc w:val="center"/>
        </w:trPr>
        <w:tc>
          <w:tcPr>
            <w:tcW w:w="6137" w:type="dxa"/>
          </w:tcPr>
          <w:p w14:paraId="6850E3AE" w14:textId="77777777" w:rsidR="00B11855" w:rsidRPr="001F42D3" w:rsidRDefault="003D003E" w:rsidP="00225602">
            <w:pPr>
              <w:pStyle w:val="TableEntry"/>
            </w:pPr>
            <w:r w:rsidRPr="001F42D3">
              <w:t>early-indication(9), -- early estimate of value</w:t>
            </w:r>
          </w:p>
        </w:tc>
        <w:tc>
          <w:tcPr>
            <w:tcW w:w="1260" w:type="dxa"/>
          </w:tcPr>
          <w:p w14:paraId="023B8745" w14:textId="77777777" w:rsidR="00B11855" w:rsidRPr="001F42D3" w:rsidRDefault="003D003E" w:rsidP="00225602">
            <w:pPr>
              <w:pStyle w:val="TableEntry"/>
            </w:pPr>
            <w:r w:rsidRPr="001F42D3">
              <w:t>EARLY</w:t>
            </w:r>
          </w:p>
        </w:tc>
        <w:tc>
          <w:tcPr>
            <w:tcW w:w="1097" w:type="dxa"/>
          </w:tcPr>
          <w:p w14:paraId="40C11B9D" w14:textId="77777777" w:rsidR="00B11855" w:rsidRPr="001F42D3" w:rsidRDefault="003D003E" w:rsidP="00225602">
            <w:pPr>
              <w:pStyle w:val="TableEntry"/>
            </w:pPr>
            <w:r w:rsidRPr="001F42D3">
              <w:t>R</w:t>
            </w:r>
          </w:p>
        </w:tc>
      </w:tr>
      <w:tr w:rsidR="00B11855" w:rsidRPr="001F42D3" w14:paraId="6848545B" w14:textId="77777777" w:rsidTr="00CF5627">
        <w:trPr>
          <w:cantSplit/>
          <w:jc w:val="center"/>
        </w:trPr>
        <w:tc>
          <w:tcPr>
            <w:tcW w:w="6137" w:type="dxa"/>
          </w:tcPr>
          <w:p w14:paraId="6852AE28" w14:textId="77777777" w:rsidR="00B11855" w:rsidRPr="001F42D3" w:rsidRDefault="003D003E" w:rsidP="00225602">
            <w:pPr>
              <w:pStyle w:val="TableEntry"/>
            </w:pPr>
            <w:proofErr w:type="spellStart"/>
            <w:r w:rsidRPr="001F42D3">
              <w:t>msmt</w:t>
            </w:r>
            <w:proofErr w:type="spellEnd"/>
            <w:r w:rsidRPr="001F42D3">
              <w:t>-ongoing(10), -- indicates that a new measurement is just being taken -- (episodic)</w:t>
            </w:r>
          </w:p>
        </w:tc>
        <w:tc>
          <w:tcPr>
            <w:tcW w:w="1260" w:type="dxa"/>
          </w:tcPr>
          <w:p w14:paraId="46F01809" w14:textId="77777777" w:rsidR="00B11855" w:rsidRPr="001F42D3" w:rsidRDefault="003D003E" w:rsidP="00225602">
            <w:pPr>
              <w:pStyle w:val="TableEntry"/>
            </w:pPr>
            <w:r w:rsidRPr="001F42D3">
              <w:t>BUSY</w:t>
            </w:r>
          </w:p>
        </w:tc>
        <w:tc>
          <w:tcPr>
            <w:tcW w:w="1097" w:type="dxa"/>
          </w:tcPr>
          <w:p w14:paraId="03D6F381" w14:textId="77777777" w:rsidR="00B11855" w:rsidRPr="001F42D3" w:rsidRDefault="003D003E" w:rsidP="00225602">
            <w:pPr>
              <w:pStyle w:val="TableEntry"/>
            </w:pPr>
            <w:r w:rsidRPr="001F42D3">
              <w:t>X</w:t>
            </w:r>
          </w:p>
        </w:tc>
      </w:tr>
      <w:tr w:rsidR="00B11855" w:rsidRPr="001F42D3" w14:paraId="55C17372" w14:textId="77777777" w:rsidTr="00CF5627">
        <w:trPr>
          <w:cantSplit/>
          <w:jc w:val="center"/>
        </w:trPr>
        <w:tc>
          <w:tcPr>
            <w:tcW w:w="6137" w:type="dxa"/>
          </w:tcPr>
          <w:p w14:paraId="39D9259D" w14:textId="77777777" w:rsidR="00B11855" w:rsidRPr="001F42D3" w:rsidRDefault="003D003E" w:rsidP="00225602">
            <w:pPr>
              <w:pStyle w:val="TableEntry"/>
            </w:pPr>
            <w:proofErr w:type="spellStart"/>
            <w:r w:rsidRPr="001F42D3">
              <w:t>msmt</w:t>
            </w:r>
            <w:proofErr w:type="spellEnd"/>
            <w:r w:rsidRPr="001F42D3">
              <w:t>-state-in-alarm(14), -- indicates that the metric has an active alarm condition</w:t>
            </w:r>
          </w:p>
        </w:tc>
        <w:tc>
          <w:tcPr>
            <w:tcW w:w="1260" w:type="dxa"/>
          </w:tcPr>
          <w:p w14:paraId="5A84C9DB" w14:textId="77777777" w:rsidR="00B11855" w:rsidRPr="001F42D3" w:rsidRDefault="003D003E" w:rsidP="00225602">
            <w:pPr>
              <w:pStyle w:val="TableEntry"/>
            </w:pPr>
            <w:r w:rsidRPr="001F42D3">
              <w:t>ALACT</w:t>
            </w:r>
          </w:p>
        </w:tc>
        <w:tc>
          <w:tcPr>
            <w:tcW w:w="1097" w:type="dxa"/>
          </w:tcPr>
          <w:p w14:paraId="3340BDE3" w14:textId="77777777" w:rsidR="00B11855" w:rsidRPr="001F42D3" w:rsidRDefault="003D003E" w:rsidP="00225602">
            <w:pPr>
              <w:pStyle w:val="TableEntry"/>
            </w:pPr>
            <w:r w:rsidRPr="001F42D3">
              <w:t>R</w:t>
            </w:r>
          </w:p>
        </w:tc>
      </w:tr>
      <w:tr w:rsidR="00B11855" w:rsidRPr="001F42D3" w14:paraId="05053699" w14:textId="77777777" w:rsidTr="00CF5627">
        <w:trPr>
          <w:cantSplit/>
          <w:jc w:val="center"/>
        </w:trPr>
        <w:tc>
          <w:tcPr>
            <w:tcW w:w="6137" w:type="dxa"/>
          </w:tcPr>
          <w:p w14:paraId="7976CF47" w14:textId="77777777" w:rsidR="00B11855" w:rsidRPr="001F42D3" w:rsidRDefault="003D003E" w:rsidP="00225602">
            <w:pPr>
              <w:pStyle w:val="TableEntry"/>
            </w:pPr>
            <w:proofErr w:type="spellStart"/>
            <w:r w:rsidRPr="001F42D3">
              <w:t>msmt</w:t>
            </w:r>
            <w:proofErr w:type="spellEnd"/>
            <w:r w:rsidRPr="001F42D3">
              <w:t>-state-</w:t>
            </w:r>
            <w:proofErr w:type="gramStart"/>
            <w:r w:rsidRPr="001F42D3">
              <w:t>al</w:t>
            </w:r>
            <w:proofErr w:type="gramEnd"/>
            <w:r w:rsidRPr="001F42D3">
              <w:t xml:space="preserve">-inhibited(15) -- metric supports </w:t>
            </w:r>
            <w:proofErr w:type="gramStart"/>
            <w:r w:rsidRPr="001F42D3">
              <w:t>alarming</w:t>
            </w:r>
            <w:proofErr w:type="gramEnd"/>
            <w:r w:rsidRPr="001F42D3">
              <w:t xml:space="preserve"> and alarms are turned off -- (optional)</w:t>
            </w:r>
          </w:p>
        </w:tc>
        <w:tc>
          <w:tcPr>
            <w:tcW w:w="1260" w:type="dxa"/>
          </w:tcPr>
          <w:p w14:paraId="5DFAC217" w14:textId="77777777" w:rsidR="00B11855" w:rsidRPr="001F42D3" w:rsidRDefault="003D003E" w:rsidP="00225602">
            <w:pPr>
              <w:pStyle w:val="TableEntry"/>
            </w:pPr>
            <w:r w:rsidRPr="001F42D3">
              <w:t>ALINH</w:t>
            </w:r>
          </w:p>
        </w:tc>
        <w:tc>
          <w:tcPr>
            <w:tcW w:w="1097" w:type="dxa"/>
          </w:tcPr>
          <w:p w14:paraId="77F4CA63" w14:textId="77777777" w:rsidR="00B11855" w:rsidRPr="001F42D3" w:rsidRDefault="003D003E" w:rsidP="00225602">
            <w:pPr>
              <w:pStyle w:val="TableEntry"/>
            </w:pPr>
            <w:r w:rsidRPr="001F42D3">
              <w:t>R</w:t>
            </w:r>
          </w:p>
        </w:tc>
      </w:tr>
    </w:tbl>
    <w:p w14:paraId="340C3E29" w14:textId="77777777" w:rsidR="00B11855" w:rsidRPr="001F42D3" w:rsidRDefault="00B11855" w:rsidP="00583053">
      <w:pPr>
        <w:pStyle w:val="BodyText"/>
      </w:pPr>
    </w:p>
    <w:p w14:paraId="54B975AC" w14:textId="77777777" w:rsidR="00B11855" w:rsidRPr="001F42D3" w:rsidRDefault="003D003E" w:rsidP="00583053">
      <w:pPr>
        <w:pStyle w:val="BodyText"/>
      </w:pPr>
      <w:r w:rsidRPr="001F42D3">
        <w:t xml:space="preserve">Further details of missing or invalid data can be given with codes based on </w:t>
      </w:r>
      <w:proofErr w:type="spellStart"/>
      <w:r w:rsidRPr="001F42D3">
        <w:t>nullFlavors</w:t>
      </w:r>
      <w:proofErr w:type="spellEnd"/>
      <w:r w:rsidRPr="001F42D3">
        <w:t>:</w:t>
      </w:r>
    </w:p>
    <w:p w14:paraId="69E42BF6" w14:textId="55A1C637" w:rsidR="00B11855" w:rsidRPr="001F42D3" w:rsidRDefault="00FE1495" w:rsidP="00CF5627">
      <w:pPr>
        <w:pStyle w:val="TableTitle"/>
      </w:pPr>
      <w:r w:rsidRPr="001F42D3">
        <w:t>Table B.8.5-</w:t>
      </w:r>
      <w:r w:rsidR="00E76CA1" w:rsidRPr="001F42D3">
        <w:t>7</w:t>
      </w:r>
      <w:r w:rsidRPr="001F42D3">
        <w:t xml:space="preserve">: </w:t>
      </w:r>
      <w:r w:rsidR="00C714D3" w:rsidRPr="001F42D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1F42D3" w14:paraId="51683717" w14:textId="77777777" w:rsidTr="00CF5627">
        <w:trPr>
          <w:cantSplit/>
          <w:tblHeader/>
          <w:jc w:val="center"/>
        </w:trPr>
        <w:tc>
          <w:tcPr>
            <w:tcW w:w="3798" w:type="dxa"/>
            <w:shd w:val="clear" w:color="auto" w:fill="D9D9D9"/>
          </w:tcPr>
          <w:p w14:paraId="71776C75" w14:textId="77777777" w:rsidR="00B11855" w:rsidRPr="001F42D3" w:rsidRDefault="003D003E" w:rsidP="00583053">
            <w:pPr>
              <w:pStyle w:val="TableEntryHeader"/>
            </w:pPr>
            <w:r w:rsidRPr="001F42D3">
              <w:t>Missing or Invalid Data Type</w:t>
            </w:r>
          </w:p>
        </w:tc>
        <w:tc>
          <w:tcPr>
            <w:tcW w:w="2340" w:type="dxa"/>
            <w:shd w:val="clear" w:color="auto" w:fill="D9D9D9"/>
          </w:tcPr>
          <w:p w14:paraId="0D88BA85" w14:textId="77777777" w:rsidR="00B11855" w:rsidRPr="001F42D3" w:rsidRDefault="003D003E" w:rsidP="00583053">
            <w:pPr>
              <w:pStyle w:val="TableEntryHeader"/>
            </w:pPr>
            <w:r w:rsidRPr="001F42D3">
              <w:t>Code</w:t>
            </w:r>
          </w:p>
        </w:tc>
      </w:tr>
      <w:tr w:rsidR="00B11855" w:rsidRPr="001F42D3" w14:paraId="1B1B9F7D" w14:textId="77777777" w:rsidTr="00CF5627">
        <w:trPr>
          <w:cantSplit/>
          <w:jc w:val="center"/>
        </w:trPr>
        <w:tc>
          <w:tcPr>
            <w:tcW w:w="3798" w:type="dxa"/>
          </w:tcPr>
          <w:p w14:paraId="26163EBB" w14:textId="77777777" w:rsidR="00B11855" w:rsidRPr="001F42D3" w:rsidRDefault="003D003E" w:rsidP="00583053">
            <w:pPr>
              <w:pStyle w:val="TableEntry"/>
            </w:pPr>
            <w:r w:rsidRPr="001F42D3">
              <w:t>No information</w:t>
            </w:r>
          </w:p>
        </w:tc>
        <w:tc>
          <w:tcPr>
            <w:tcW w:w="2340" w:type="dxa"/>
          </w:tcPr>
          <w:p w14:paraId="3E714973" w14:textId="77777777" w:rsidR="00B11855" w:rsidRPr="001F42D3" w:rsidRDefault="003D003E" w:rsidP="00583053">
            <w:pPr>
              <w:pStyle w:val="TableEntry"/>
            </w:pPr>
            <w:r w:rsidRPr="001F42D3">
              <w:t>NI</w:t>
            </w:r>
          </w:p>
        </w:tc>
      </w:tr>
      <w:tr w:rsidR="00B11855" w:rsidRPr="001F42D3" w14:paraId="1D1D0DDE" w14:textId="77777777" w:rsidTr="00CF5627">
        <w:trPr>
          <w:cantSplit/>
          <w:jc w:val="center"/>
        </w:trPr>
        <w:tc>
          <w:tcPr>
            <w:tcW w:w="3798" w:type="dxa"/>
          </w:tcPr>
          <w:p w14:paraId="0DC248AB" w14:textId="77777777" w:rsidR="00B11855" w:rsidRPr="001F42D3" w:rsidRDefault="003D003E" w:rsidP="00583053">
            <w:pPr>
              <w:pStyle w:val="TableEntry"/>
            </w:pPr>
            <w:r w:rsidRPr="001F42D3">
              <w:t>Not applicable, no proper value</w:t>
            </w:r>
          </w:p>
        </w:tc>
        <w:tc>
          <w:tcPr>
            <w:tcW w:w="2340" w:type="dxa"/>
          </w:tcPr>
          <w:p w14:paraId="716A7BD2" w14:textId="77777777" w:rsidR="00B11855" w:rsidRPr="001F42D3" w:rsidRDefault="003D003E" w:rsidP="00583053">
            <w:pPr>
              <w:pStyle w:val="TableEntry"/>
            </w:pPr>
            <w:r w:rsidRPr="001F42D3">
              <w:t>NA</w:t>
            </w:r>
          </w:p>
        </w:tc>
      </w:tr>
      <w:tr w:rsidR="00B11855" w:rsidRPr="001F42D3" w14:paraId="29C6B59B" w14:textId="77777777" w:rsidTr="00CF5627">
        <w:trPr>
          <w:cantSplit/>
          <w:jc w:val="center"/>
        </w:trPr>
        <w:tc>
          <w:tcPr>
            <w:tcW w:w="3798" w:type="dxa"/>
          </w:tcPr>
          <w:p w14:paraId="7EA9CABF" w14:textId="41996B17" w:rsidR="00B11855" w:rsidRPr="001F42D3" w:rsidRDefault="003D003E" w:rsidP="00583053">
            <w:pPr>
              <w:pStyle w:val="TableEntry"/>
            </w:pPr>
            <w:r w:rsidRPr="001F42D3">
              <w:t>Temporarily not available. Information is not available at this time</w:t>
            </w:r>
            <w:r w:rsidR="00064AAA" w:rsidRPr="001F42D3">
              <w:t>,</w:t>
            </w:r>
            <w:r w:rsidRPr="001F42D3">
              <w:t xml:space="preserve"> but it is expected that it will be available later.</w:t>
            </w:r>
          </w:p>
        </w:tc>
        <w:tc>
          <w:tcPr>
            <w:tcW w:w="2340" w:type="dxa"/>
          </w:tcPr>
          <w:p w14:paraId="52D3FE11" w14:textId="77777777" w:rsidR="00B11855" w:rsidRPr="001F42D3" w:rsidRDefault="003D003E" w:rsidP="00583053">
            <w:pPr>
              <w:pStyle w:val="TableEntry"/>
            </w:pPr>
            <w:r w:rsidRPr="001F42D3">
              <w:t>NAV</w:t>
            </w:r>
          </w:p>
        </w:tc>
      </w:tr>
      <w:tr w:rsidR="00B11855" w:rsidRPr="001F42D3" w14:paraId="7AE5D1A1" w14:textId="77777777" w:rsidTr="00CF5627">
        <w:trPr>
          <w:cantSplit/>
          <w:jc w:val="center"/>
        </w:trPr>
        <w:tc>
          <w:tcPr>
            <w:tcW w:w="3798" w:type="dxa"/>
          </w:tcPr>
          <w:p w14:paraId="4731D692" w14:textId="77777777" w:rsidR="00B11855" w:rsidRPr="001F42D3" w:rsidRDefault="003D003E" w:rsidP="00583053">
            <w:pPr>
              <w:pStyle w:val="TableEntry"/>
            </w:pPr>
            <w:r w:rsidRPr="001F42D3">
              <w:t>Numeric measurement function is available but has been deactivated by user.</w:t>
            </w:r>
          </w:p>
        </w:tc>
        <w:tc>
          <w:tcPr>
            <w:tcW w:w="2340" w:type="dxa"/>
          </w:tcPr>
          <w:p w14:paraId="5E018205" w14:textId="77777777" w:rsidR="00B11855" w:rsidRPr="001F42D3" w:rsidRDefault="003D003E" w:rsidP="00583053">
            <w:pPr>
              <w:pStyle w:val="TableEntry"/>
            </w:pPr>
            <w:r w:rsidRPr="001F42D3">
              <w:t>OFF</w:t>
            </w:r>
          </w:p>
        </w:tc>
      </w:tr>
      <w:tr w:rsidR="00B11855" w:rsidRPr="001F42D3" w14:paraId="44740847" w14:textId="77777777" w:rsidTr="00CF5627">
        <w:trPr>
          <w:cantSplit/>
          <w:jc w:val="center"/>
        </w:trPr>
        <w:tc>
          <w:tcPr>
            <w:tcW w:w="3798" w:type="dxa"/>
          </w:tcPr>
          <w:p w14:paraId="5DA80932" w14:textId="77777777" w:rsidR="00B11855" w:rsidRPr="001F42D3" w:rsidRDefault="003D003E" w:rsidP="00583053">
            <w:pPr>
              <w:pStyle w:val="TableEntry"/>
            </w:pPr>
            <w:r w:rsidRPr="001F42D3">
              <w:t>Masked (as for security)</w:t>
            </w:r>
          </w:p>
        </w:tc>
        <w:tc>
          <w:tcPr>
            <w:tcW w:w="2340" w:type="dxa"/>
          </w:tcPr>
          <w:p w14:paraId="127598CF" w14:textId="77777777" w:rsidR="00B11855" w:rsidRPr="001F42D3" w:rsidRDefault="003D003E" w:rsidP="00583053">
            <w:pPr>
              <w:pStyle w:val="TableEntry"/>
            </w:pPr>
            <w:r w:rsidRPr="001F42D3">
              <w:t>MSK</w:t>
            </w:r>
          </w:p>
        </w:tc>
      </w:tr>
      <w:tr w:rsidR="00B11855" w:rsidRPr="001F42D3" w14:paraId="49F5C6DA" w14:textId="77777777" w:rsidTr="00CF5627">
        <w:trPr>
          <w:cantSplit/>
          <w:jc w:val="center"/>
        </w:trPr>
        <w:tc>
          <w:tcPr>
            <w:tcW w:w="3798" w:type="dxa"/>
          </w:tcPr>
          <w:p w14:paraId="326E65C8" w14:textId="77777777" w:rsidR="00B11855" w:rsidRPr="001F42D3" w:rsidRDefault="003D003E" w:rsidP="00583053">
            <w:pPr>
              <w:pStyle w:val="TableEntry"/>
            </w:pPr>
            <w:r w:rsidRPr="001F42D3">
              <w:t>value not in domain</w:t>
            </w:r>
          </w:p>
        </w:tc>
        <w:tc>
          <w:tcPr>
            <w:tcW w:w="2340" w:type="dxa"/>
          </w:tcPr>
          <w:p w14:paraId="50438944" w14:textId="77777777" w:rsidR="00B11855" w:rsidRPr="001F42D3" w:rsidRDefault="003D003E" w:rsidP="00583053">
            <w:pPr>
              <w:pStyle w:val="TableEntry"/>
            </w:pPr>
            <w:r w:rsidRPr="001F42D3">
              <w:t>OTH</w:t>
            </w:r>
          </w:p>
        </w:tc>
      </w:tr>
      <w:tr w:rsidR="00B11855" w:rsidRPr="001F42D3" w14:paraId="671B89DE" w14:textId="77777777" w:rsidTr="00CF5627">
        <w:trPr>
          <w:cantSplit/>
          <w:jc w:val="center"/>
        </w:trPr>
        <w:tc>
          <w:tcPr>
            <w:tcW w:w="3798" w:type="dxa"/>
          </w:tcPr>
          <w:p w14:paraId="74DA682B" w14:textId="77777777" w:rsidR="00B11855" w:rsidRPr="001F42D3" w:rsidRDefault="003D003E" w:rsidP="00583053">
            <w:pPr>
              <w:pStyle w:val="TableEntry"/>
            </w:pPr>
            <w:r w:rsidRPr="001F42D3">
              <w:t>Not a number</w:t>
            </w:r>
          </w:p>
        </w:tc>
        <w:tc>
          <w:tcPr>
            <w:tcW w:w="2340" w:type="dxa"/>
          </w:tcPr>
          <w:p w14:paraId="79DB24B1" w14:textId="77777777" w:rsidR="00B11855" w:rsidRPr="001F42D3" w:rsidRDefault="003D003E" w:rsidP="00583053">
            <w:pPr>
              <w:pStyle w:val="TableEntry"/>
            </w:pPr>
            <w:r w:rsidRPr="001F42D3">
              <w:t>NAN</w:t>
            </w:r>
          </w:p>
        </w:tc>
      </w:tr>
      <w:tr w:rsidR="00B11855" w:rsidRPr="001F42D3" w14:paraId="60D7E4FF" w14:textId="77777777" w:rsidTr="00CF5627">
        <w:trPr>
          <w:cantSplit/>
          <w:jc w:val="center"/>
        </w:trPr>
        <w:tc>
          <w:tcPr>
            <w:tcW w:w="3798" w:type="dxa"/>
          </w:tcPr>
          <w:p w14:paraId="2684F553" w14:textId="77777777" w:rsidR="00B11855" w:rsidRPr="001F42D3" w:rsidRDefault="003D003E" w:rsidP="00583053">
            <w:pPr>
              <w:pStyle w:val="TableEntry"/>
            </w:pPr>
            <w:r w:rsidRPr="001F42D3">
              <w:t>Positive infinity</w:t>
            </w:r>
          </w:p>
        </w:tc>
        <w:tc>
          <w:tcPr>
            <w:tcW w:w="2340" w:type="dxa"/>
          </w:tcPr>
          <w:p w14:paraId="55C4254D" w14:textId="77777777" w:rsidR="00B11855" w:rsidRPr="001F42D3" w:rsidRDefault="003D003E" w:rsidP="00583053">
            <w:pPr>
              <w:pStyle w:val="TableEntry"/>
            </w:pPr>
            <w:r w:rsidRPr="001F42D3">
              <w:t>PINF</w:t>
            </w:r>
          </w:p>
        </w:tc>
      </w:tr>
      <w:tr w:rsidR="00B11855" w:rsidRPr="001F42D3" w14:paraId="487A8F76" w14:textId="77777777" w:rsidTr="00CF5627">
        <w:trPr>
          <w:cantSplit/>
          <w:jc w:val="center"/>
        </w:trPr>
        <w:tc>
          <w:tcPr>
            <w:tcW w:w="3798" w:type="dxa"/>
          </w:tcPr>
          <w:p w14:paraId="5578E54D" w14:textId="77777777" w:rsidR="00B11855" w:rsidRPr="001F42D3" w:rsidRDefault="003D003E" w:rsidP="00583053">
            <w:pPr>
              <w:pStyle w:val="TableEntry"/>
            </w:pPr>
            <w:r w:rsidRPr="001F42D3">
              <w:t>Negative infinity</w:t>
            </w:r>
          </w:p>
        </w:tc>
        <w:tc>
          <w:tcPr>
            <w:tcW w:w="2340" w:type="dxa"/>
          </w:tcPr>
          <w:p w14:paraId="1A018C92" w14:textId="77777777" w:rsidR="00B11855" w:rsidRPr="001F42D3" w:rsidRDefault="003D003E" w:rsidP="00583053">
            <w:pPr>
              <w:pStyle w:val="TableEntry"/>
            </w:pPr>
            <w:r w:rsidRPr="001F42D3">
              <w:t>NINF</w:t>
            </w:r>
          </w:p>
        </w:tc>
      </w:tr>
    </w:tbl>
    <w:p w14:paraId="429A508D" w14:textId="77777777" w:rsidR="00D53FC4" w:rsidRPr="001F42D3" w:rsidRDefault="00D53FC4" w:rsidP="00583053">
      <w:pPr>
        <w:pStyle w:val="BodyText"/>
      </w:pPr>
    </w:p>
    <w:p w14:paraId="111D2D5D" w14:textId="4DAB604D" w:rsidR="00B11855" w:rsidRPr="001F42D3" w:rsidRDefault="003D003E" w:rsidP="00583053">
      <w:pPr>
        <w:pStyle w:val="BodyText"/>
      </w:pPr>
      <w:r w:rsidRPr="001F42D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1F42D3" w:rsidRDefault="003D003E" w:rsidP="005C1693">
      <w:pPr>
        <w:pStyle w:val="BodyText"/>
      </w:pPr>
      <w:r w:rsidRPr="001F42D3">
        <w:rPr>
          <w:b/>
          <w:bCs/>
        </w:rPr>
        <w:t xml:space="preserve">OBX-8 Abnormal Flags in </w:t>
      </w:r>
      <w:r w:rsidR="00647994" w:rsidRPr="001F42D3">
        <w:rPr>
          <w:b/>
          <w:bCs/>
        </w:rPr>
        <w:t>PCD-04</w:t>
      </w:r>
      <w:r w:rsidRPr="001F42D3">
        <w:rPr>
          <w:b/>
          <w:bCs/>
        </w:rPr>
        <w:t xml:space="preserve"> and other Alert Communications transactions</w:t>
      </w:r>
    </w:p>
    <w:p w14:paraId="16F8BD2E" w14:textId="24328797" w:rsidR="00FE1495" w:rsidRPr="001F42D3" w:rsidRDefault="003D003E" w:rsidP="00784D15">
      <w:pPr>
        <w:pStyle w:val="BodyText"/>
      </w:pPr>
      <w:r w:rsidRPr="001F42D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1F42D3" w:rsidRDefault="00490763" w:rsidP="00EB7483">
      <w:pPr>
        <w:pStyle w:val="BodyText"/>
      </w:pPr>
    </w:p>
    <w:p w14:paraId="70414500" w14:textId="77777777" w:rsidR="00B11855" w:rsidRPr="001F42D3" w:rsidRDefault="00F73333" w:rsidP="002E6C5E">
      <w:pPr>
        <w:pStyle w:val="BodyText"/>
      </w:pPr>
      <w:r w:rsidRPr="001F42D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1F42D3" w:rsidRDefault="00991ED6" w:rsidP="00CF5627">
      <w:pPr>
        <w:pStyle w:val="FigureTitle"/>
      </w:pPr>
      <w:r w:rsidRPr="001F42D3">
        <w:t>Alarm Priority and Type (Informative)</w:t>
      </w:r>
    </w:p>
    <w:p w14:paraId="3E4C956B" w14:textId="3A3DFE41"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8</w:t>
      </w:r>
      <w:r w:rsidRPr="001F42D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3EB97EAD" w14:textId="77777777" w:rsidTr="00A92110">
        <w:trPr>
          <w:cantSplit/>
          <w:jc w:val="center"/>
        </w:trPr>
        <w:tc>
          <w:tcPr>
            <w:tcW w:w="4428" w:type="dxa"/>
            <w:shd w:val="clear" w:color="auto" w:fill="D9D9D9"/>
          </w:tcPr>
          <w:p w14:paraId="1B0CFFAB" w14:textId="77777777" w:rsidR="00B11855" w:rsidRPr="001F42D3" w:rsidRDefault="003D003E" w:rsidP="00583053">
            <w:pPr>
              <w:pStyle w:val="TableEntryHeader"/>
            </w:pPr>
            <w:r w:rsidRPr="001F42D3">
              <w:t>Alert Priority</w:t>
            </w:r>
          </w:p>
        </w:tc>
        <w:tc>
          <w:tcPr>
            <w:tcW w:w="4320" w:type="dxa"/>
            <w:shd w:val="clear" w:color="auto" w:fill="D9D9D9"/>
          </w:tcPr>
          <w:p w14:paraId="5CB8F5C5" w14:textId="77777777" w:rsidR="00B11855" w:rsidRPr="001F42D3" w:rsidRDefault="003D003E" w:rsidP="00583053">
            <w:pPr>
              <w:pStyle w:val="TableEntryHeader"/>
            </w:pPr>
            <w:r w:rsidRPr="001F42D3">
              <w:t>Abbreviation</w:t>
            </w:r>
          </w:p>
        </w:tc>
      </w:tr>
      <w:tr w:rsidR="00B11855" w:rsidRPr="001F42D3" w14:paraId="6D43EF9F" w14:textId="77777777" w:rsidTr="006C0E8E">
        <w:trPr>
          <w:cantSplit/>
          <w:jc w:val="center"/>
        </w:trPr>
        <w:tc>
          <w:tcPr>
            <w:tcW w:w="4428" w:type="dxa"/>
          </w:tcPr>
          <w:p w14:paraId="6D3D9334" w14:textId="77777777" w:rsidR="00B11855" w:rsidRPr="001F42D3" w:rsidRDefault="003D003E" w:rsidP="00583053">
            <w:pPr>
              <w:pStyle w:val="TableEntry"/>
            </w:pPr>
            <w:r w:rsidRPr="001F42D3">
              <w:t>no-alarm</w:t>
            </w:r>
          </w:p>
        </w:tc>
        <w:tc>
          <w:tcPr>
            <w:tcW w:w="4320" w:type="dxa"/>
          </w:tcPr>
          <w:p w14:paraId="6E45225B" w14:textId="77777777" w:rsidR="00B11855" w:rsidRPr="001F42D3" w:rsidRDefault="003D003E" w:rsidP="00583053">
            <w:pPr>
              <w:pStyle w:val="TableEntry"/>
            </w:pPr>
            <w:r w:rsidRPr="001F42D3">
              <w:t>PN</w:t>
            </w:r>
          </w:p>
        </w:tc>
      </w:tr>
      <w:tr w:rsidR="00B11855" w:rsidRPr="001F42D3" w14:paraId="0E9ECAC5" w14:textId="77777777" w:rsidTr="006C0E8E">
        <w:trPr>
          <w:cantSplit/>
          <w:jc w:val="center"/>
        </w:trPr>
        <w:tc>
          <w:tcPr>
            <w:tcW w:w="4428" w:type="dxa"/>
          </w:tcPr>
          <w:p w14:paraId="624C9C9F" w14:textId="77777777" w:rsidR="00B11855" w:rsidRPr="001F42D3" w:rsidRDefault="003D003E" w:rsidP="00583053">
            <w:pPr>
              <w:pStyle w:val="TableEntry"/>
            </w:pPr>
            <w:r w:rsidRPr="001F42D3">
              <w:t>low priority</w:t>
            </w:r>
          </w:p>
        </w:tc>
        <w:tc>
          <w:tcPr>
            <w:tcW w:w="4320" w:type="dxa"/>
          </w:tcPr>
          <w:p w14:paraId="30217553" w14:textId="77777777" w:rsidR="00B11855" w:rsidRPr="001F42D3" w:rsidRDefault="003D003E" w:rsidP="00583053">
            <w:pPr>
              <w:pStyle w:val="TableEntry"/>
            </w:pPr>
            <w:r w:rsidRPr="001F42D3">
              <w:t>PL</w:t>
            </w:r>
          </w:p>
        </w:tc>
      </w:tr>
      <w:tr w:rsidR="00B11855" w:rsidRPr="001F42D3" w14:paraId="5B52B21A" w14:textId="77777777" w:rsidTr="006C0E8E">
        <w:trPr>
          <w:cantSplit/>
          <w:jc w:val="center"/>
        </w:trPr>
        <w:tc>
          <w:tcPr>
            <w:tcW w:w="4428" w:type="dxa"/>
          </w:tcPr>
          <w:p w14:paraId="7CD5A454" w14:textId="77777777" w:rsidR="00B11855" w:rsidRPr="001F42D3" w:rsidRDefault="003D003E" w:rsidP="00583053">
            <w:pPr>
              <w:pStyle w:val="TableEntry"/>
            </w:pPr>
            <w:r w:rsidRPr="001F42D3">
              <w:t>medium priority</w:t>
            </w:r>
          </w:p>
        </w:tc>
        <w:tc>
          <w:tcPr>
            <w:tcW w:w="4320" w:type="dxa"/>
          </w:tcPr>
          <w:p w14:paraId="2B0E36A2" w14:textId="77777777" w:rsidR="00B11855" w:rsidRPr="001F42D3" w:rsidRDefault="003D003E" w:rsidP="00583053">
            <w:pPr>
              <w:pStyle w:val="TableEntry"/>
            </w:pPr>
            <w:r w:rsidRPr="001F42D3">
              <w:t>PM</w:t>
            </w:r>
          </w:p>
        </w:tc>
      </w:tr>
      <w:tr w:rsidR="00B11855" w:rsidRPr="001F42D3" w14:paraId="11939AFF" w14:textId="77777777" w:rsidTr="006C0E8E">
        <w:trPr>
          <w:cantSplit/>
          <w:jc w:val="center"/>
        </w:trPr>
        <w:tc>
          <w:tcPr>
            <w:tcW w:w="4428" w:type="dxa"/>
          </w:tcPr>
          <w:p w14:paraId="0E8773B4" w14:textId="77777777" w:rsidR="00B11855" w:rsidRPr="001F42D3" w:rsidRDefault="003D003E" w:rsidP="00583053">
            <w:pPr>
              <w:pStyle w:val="TableEntry"/>
            </w:pPr>
            <w:r w:rsidRPr="001F42D3">
              <w:t>high priority</w:t>
            </w:r>
          </w:p>
        </w:tc>
        <w:tc>
          <w:tcPr>
            <w:tcW w:w="4320" w:type="dxa"/>
          </w:tcPr>
          <w:p w14:paraId="7D6E7536" w14:textId="77777777" w:rsidR="00B11855" w:rsidRPr="001F42D3" w:rsidRDefault="003D003E" w:rsidP="00583053">
            <w:pPr>
              <w:pStyle w:val="TableEntry"/>
            </w:pPr>
            <w:r w:rsidRPr="001F42D3">
              <w:t>PH</w:t>
            </w:r>
          </w:p>
        </w:tc>
      </w:tr>
    </w:tbl>
    <w:p w14:paraId="37329296" w14:textId="774FC805" w:rsidR="00B11855" w:rsidRPr="001F42D3" w:rsidRDefault="003D003E" w:rsidP="00CF5627">
      <w:pPr>
        <w:pStyle w:val="TableTitle"/>
      </w:pPr>
      <w:r w:rsidRPr="001F42D3">
        <w:lastRenderedPageBreak/>
        <w:t>Table</w:t>
      </w:r>
      <w:r w:rsidR="00E86B15" w:rsidRPr="001F42D3">
        <w:t xml:space="preserve"> B.8</w:t>
      </w:r>
      <w:r w:rsidR="004E547A" w:rsidRPr="001F42D3">
        <w:t>.5</w:t>
      </w:r>
      <w:r w:rsidR="00E86B15" w:rsidRPr="001F42D3">
        <w:t>-</w:t>
      </w:r>
      <w:r w:rsidR="00E76CA1" w:rsidRPr="001F42D3">
        <w:t>9</w:t>
      </w:r>
      <w:r w:rsidRPr="001F42D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6B8C3BB4" w14:textId="77777777" w:rsidTr="00EB7483">
        <w:trPr>
          <w:cantSplit/>
          <w:tblHeader/>
          <w:jc w:val="center"/>
        </w:trPr>
        <w:tc>
          <w:tcPr>
            <w:tcW w:w="4428" w:type="dxa"/>
            <w:shd w:val="clear" w:color="auto" w:fill="D9D9D9"/>
          </w:tcPr>
          <w:p w14:paraId="2A2E5D95" w14:textId="77777777" w:rsidR="00B11855" w:rsidRPr="001F42D3" w:rsidRDefault="003D003E" w:rsidP="00F7428B">
            <w:pPr>
              <w:pStyle w:val="TableEntryHeader"/>
            </w:pPr>
            <w:r w:rsidRPr="001F42D3">
              <w:t>Alert Source</w:t>
            </w:r>
          </w:p>
        </w:tc>
        <w:tc>
          <w:tcPr>
            <w:tcW w:w="4320" w:type="dxa"/>
            <w:shd w:val="clear" w:color="auto" w:fill="D9D9D9"/>
          </w:tcPr>
          <w:p w14:paraId="4FC8F5D8" w14:textId="77777777" w:rsidR="00B11855" w:rsidRPr="001F42D3" w:rsidRDefault="003D003E" w:rsidP="00F7428B">
            <w:pPr>
              <w:pStyle w:val="TableEntryHeader"/>
            </w:pPr>
            <w:r w:rsidRPr="001F42D3">
              <w:t>Abbreviation</w:t>
            </w:r>
          </w:p>
        </w:tc>
      </w:tr>
      <w:tr w:rsidR="00B11855" w:rsidRPr="001F42D3" w14:paraId="565CD872" w14:textId="77777777" w:rsidTr="006C0E8E">
        <w:trPr>
          <w:cantSplit/>
          <w:jc w:val="center"/>
        </w:trPr>
        <w:tc>
          <w:tcPr>
            <w:tcW w:w="4428" w:type="dxa"/>
          </w:tcPr>
          <w:p w14:paraId="7DDB593B" w14:textId="77777777" w:rsidR="00B11855" w:rsidRPr="001F42D3" w:rsidRDefault="003D003E" w:rsidP="00F7428B">
            <w:pPr>
              <w:pStyle w:val="TableEntry"/>
              <w:keepNext/>
            </w:pPr>
            <w:r w:rsidRPr="001F42D3">
              <w:t>alarm – physiological</w:t>
            </w:r>
          </w:p>
        </w:tc>
        <w:tc>
          <w:tcPr>
            <w:tcW w:w="4320" w:type="dxa"/>
          </w:tcPr>
          <w:p w14:paraId="62FB1B8D" w14:textId="77777777" w:rsidR="00B11855" w:rsidRPr="001F42D3" w:rsidRDefault="003D003E" w:rsidP="00F7428B">
            <w:pPr>
              <w:pStyle w:val="TableEntry"/>
              <w:keepNext/>
            </w:pPr>
            <w:r w:rsidRPr="001F42D3">
              <w:t>SP</w:t>
            </w:r>
          </w:p>
        </w:tc>
      </w:tr>
      <w:tr w:rsidR="00B11855" w:rsidRPr="001F42D3" w14:paraId="4845D4D8" w14:textId="77777777" w:rsidTr="006C0E8E">
        <w:trPr>
          <w:cantSplit/>
          <w:jc w:val="center"/>
        </w:trPr>
        <w:tc>
          <w:tcPr>
            <w:tcW w:w="4428" w:type="dxa"/>
          </w:tcPr>
          <w:p w14:paraId="42E880A7" w14:textId="77777777" w:rsidR="00B11855" w:rsidRPr="001F42D3" w:rsidRDefault="003D003E" w:rsidP="00F7428B">
            <w:pPr>
              <w:pStyle w:val="TableEntry"/>
              <w:keepNext/>
            </w:pPr>
            <w:r w:rsidRPr="001F42D3">
              <w:t>alarm – technical</w:t>
            </w:r>
          </w:p>
        </w:tc>
        <w:tc>
          <w:tcPr>
            <w:tcW w:w="4320" w:type="dxa"/>
          </w:tcPr>
          <w:p w14:paraId="6C9C6E71" w14:textId="77777777" w:rsidR="00B11855" w:rsidRPr="001F42D3" w:rsidRDefault="003D003E" w:rsidP="00F7428B">
            <w:pPr>
              <w:pStyle w:val="TableEntry"/>
              <w:keepNext/>
            </w:pPr>
            <w:r w:rsidRPr="001F42D3">
              <w:t>ST</w:t>
            </w:r>
          </w:p>
        </w:tc>
      </w:tr>
      <w:tr w:rsidR="00B11855" w:rsidRPr="001F42D3" w14:paraId="08EFE178" w14:textId="77777777" w:rsidTr="006C0E8E">
        <w:trPr>
          <w:cantSplit/>
          <w:jc w:val="center"/>
        </w:trPr>
        <w:tc>
          <w:tcPr>
            <w:tcW w:w="4428" w:type="dxa"/>
          </w:tcPr>
          <w:p w14:paraId="3A033C9C" w14:textId="77777777" w:rsidR="00B11855" w:rsidRPr="001F42D3" w:rsidRDefault="003D003E" w:rsidP="00F7428B">
            <w:pPr>
              <w:pStyle w:val="TableEntry"/>
              <w:keepNext/>
            </w:pPr>
            <w:r w:rsidRPr="001F42D3">
              <w:t>advisory</w:t>
            </w:r>
          </w:p>
        </w:tc>
        <w:tc>
          <w:tcPr>
            <w:tcW w:w="4320" w:type="dxa"/>
          </w:tcPr>
          <w:p w14:paraId="2938F3DB" w14:textId="77777777" w:rsidR="00B11855" w:rsidRPr="001F42D3" w:rsidRDefault="003D003E" w:rsidP="00F7428B">
            <w:pPr>
              <w:pStyle w:val="TableEntry"/>
              <w:keepNext/>
            </w:pPr>
            <w:r w:rsidRPr="001F42D3">
              <w:t>SA</w:t>
            </w:r>
          </w:p>
        </w:tc>
      </w:tr>
    </w:tbl>
    <w:p w14:paraId="75A961F4" w14:textId="77777777" w:rsidR="002E102A" w:rsidRPr="001F42D3" w:rsidRDefault="002E102A" w:rsidP="00144946">
      <w:pPr>
        <w:pStyle w:val="BodyText"/>
      </w:pPr>
    </w:p>
    <w:p w14:paraId="20EFD9D8" w14:textId="4AB961CD" w:rsidR="00506FBD" w:rsidRPr="001F42D3" w:rsidRDefault="003D003E" w:rsidP="002E102A">
      <w:pPr>
        <w:pStyle w:val="BodyText"/>
      </w:pPr>
      <w:r w:rsidRPr="001F42D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1F42D3">
        <w:t xml:space="preserve">. </w:t>
      </w:r>
      <w:r w:rsidRPr="001F42D3">
        <w:t xml:space="preserve">These values shall be recorded in the OBX-8 field of the OBX segment occurrence associated with the OBX segment identified by the Facet value (1) associated </w:t>
      </w:r>
      <w:r w:rsidR="00506FBD" w:rsidRPr="001F42D3">
        <w:t>with Event</w:t>
      </w:r>
      <w:r w:rsidRPr="001F42D3">
        <w:t xml:space="preserve"> </w:t>
      </w:r>
      <w:r w:rsidR="00346BD0" w:rsidRPr="001F42D3">
        <w:t>Identification</w:t>
      </w:r>
      <w:r w:rsidRPr="001F42D3">
        <w:t>.</w:t>
      </w:r>
    </w:p>
    <w:p w14:paraId="2C84FC86" w14:textId="44E9C439"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10</w:t>
      </w:r>
      <w:r w:rsidRPr="001F42D3">
        <w:t xml:space="preserve">: 11073-10201 </w:t>
      </w:r>
      <w:proofErr w:type="spellStart"/>
      <w:r w:rsidRPr="001F42D3">
        <w:t>AlertType</w:t>
      </w:r>
      <w:proofErr w:type="spellEnd"/>
      <w:r w:rsidRPr="001F42D3">
        <w:t xml:space="preserv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708308B9" w14:textId="77777777" w:rsidTr="00A92110">
        <w:trPr>
          <w:cantSplit/>
          <w:jc w:val="center"/>
        </w:trPr>
        <w:tc>
          <w:tcPr>
            <w:tcW w:w="4428" w:type="dxa"/>
            <w:shd w:val="clear" w:color="auto" w:fill="D9D9D9"/>
          </w:tcPr>
          <w:p w14:paraId="04D87E58" w14:textId="77176A19" w:rsidR="00B11855" w:rsidRPr="001F42D3" w:rsidRDefault="000209A7" w:rsidP="00144946">
            <w:pPr>
              <w:pStyle w:val="TableEntryHeader"/>
            </w:pPr>
            <w:r w:rsidRPr="001F42D3">
              <w:t>Alert Type</w:t>
            </w:r>
          </w:p>
        </w:tc>
        <w:tc>
          <w:tcPr>
            <w:tcW w:w="4320" w:type="dxa"/>
            <w:shd w:val="clear" w:color="auto" w:fill="D9D9D9"/>
          </w:tcPr>
          <w:p w14:paraId="0073AB66" w14:textId="77777777" w:rsidR="00B11855" w:rsidRPr="001F42D3" w:rsidRDefault="003D003E" w:rsidP="00144946">
            <w:pPr>
              <w:pStyle w:val="TableEntryHeader"/>
            </w:pPr>
            <w:r w:rsidRPr="001F42D3">
              <w:t>OBX-8 Value</w:t>
            </w:r>
          </w:p>
        </w:tc>
      </w:tr>
      <w:tr w:rsidR="00B11855" w:rsidRPr="001F42D3" w14:paraId="4D41EE64" w14:textId="77777777" w:rsidTr="006C0E8E">
        <w:trPr>
          <w:cantSplit/>
          <w:jc w:val="center"/>
        </w:trPr>
        <w:tc>
          <w:tcPr>
            <w:tcW w:w="4428" w:type="dxa"/>
          </w:tcPr>
          <w:p w14:paraId="6DF2828A" w14:textId="77777777" w:rsidR="00B11855" w:rsidRPr="001F42D3" w:rsidRDefault="003D003E" w:rsidP="00144946">
            <w:pPr>
              <w:pStyle w:val="TableEntry"/>
            </w:pPr>
            <w:r w:rsidRPr="001F42D3">
              <w:t>no-alert</w:t>
            </w:r>
          </w:p>
        </w:tc>
        <w:tc>
          <w:tcPr>
            <w:tcW w:w="4320" w:type="dxa"/>
          </w:tcPr>
          <w:p w14:paraId="0B86CBB7" w14:textId="77777777" w:rsidR="00B11855" w:rsidRPr="001F42D3" w:rsidRDefault="003D003E" w:rsidP="00144946">
            <w:pPr>
              <w:pStyle w:val="TableEntry"/>
            </w:pPr>
            <w:r w:rsidRPr="001F42D3">
              <w:t>PN</w:t>
            </w:r>
          </w:p>
        </w:tc>
      </w:tr>
      <w:tr w:rsidR="00B11855" w:rsidRPr="001F42D3" w14:paraId="35FD883B" w14:textId="77777777" w:rsidTr="006C0E8E">
        <w:trPr>
          <w:cantSplit/>
          <w:jc w:val="center"/>
        </w:trPr>
        <w:tc>
          <w:tcPr>
            <w:tcW w:w="4428" w:type="dxa"/>
          </w:tcPr>
          <w:p w14:paraId="75635408" w14:textId="77777777" w:rsidR="00B11855" w:rsidRPr="001F42D3" w:rsidRDefault="003D003E" w:rsidP="00144946">
            <w:pPr>
              <w:pStyle w:val="TableEntry"/>
            </w:pPr>
            <w:r w:rsidRPr="001F42D3">
              <w:t>low-</w:t>
            </w:r>
            <w:proofErr w:type="spellStart"/>
            <w:r w:rsidRPr="001F42D3">
              <w:t>pri</w:t>
            </w:r>
            <w:proofErr w:type="spellEnd"/>
            <w:r w:rsidRPr="001F42D3">
              <w:t>-t-al</w:t>
            </w:r>
          </w:p>
        </w:tc>
        <w:tc>
          <w:tcPr>
            <w:tcW w:w="4320" w:type="dxa"/>
          </w:tcPr>
          <w:p w14:paraId="7E9BB1B6" w14:textId="77777777" w:rsidR="00B11855" w:rsidRPr="001F42D3" w:rsidRDefault="003D003E" w:rsidP="00144946">
            <w:pPr>
              <w:pStyle w:val="TableEntry"/>
            </w:pPr>
            <w:r w:rsidRPr="001F42D3">
              <w:t>PL~ST</w:t>
            </w:r>
          </w:p>
        </w:tc>
      </w:tr>
      <w:tr w:rsidR="00B11855" w:rsidRPr="001F42D3" w14:paraId="49F73815" w14:textId="77777777" w:rsidTr="006C0E8E">
        <w:trPr>
          <w:cantSplit/>
          <w:jc w:val="center"/>
        </w:trPr>
        <w:tc>
          <w:tcPr>
            <w:tcW w:w="4428" w:type="dxa"/>
          </w:tcPr>
          <w:p w14:paraId="5A6015AD" w14:textId="77777777" w:rsidR="00B11855" w:rsidRPr="001F42D3" w:rsidRDefault="003D003E" w:rsidP="00144946">
            <w:pPr>
              <w:pStyle w:val="TableEntry"/>
            </w:pPr>
            <w:r w:rsidRPr="001F42D3">
              <w:t>med-</w:t>
            </w:r>
            <w:proofErr w:type="spellStart"/>
            <w:r w:rsidRPr="001F42D3">
              <w:t>pri</w:t>
            </w:r>
            <w:proofErr w:type="spellEnd"/>
            <w:r w:rsidRPr="001F42D3">
              <w:t>-t-al</w:t>
            </w:r>
          </w:p>
        </w:tc>
        <w:tc>
          <w:tcPr>
            <w:tcW w:w="4320" w:type="dxa"/>
          </w:tcPr>
          <w:p w14:paraId="332C6A4F" w14:textId="77777777" w:rsidR="00B11855" w:rsidRPr="001F42D3" w:rsidRDefault="003D003E" w:rsidP="00144946">
            <w:pPr>
              <w:pStyle w:val="TableEntry"/>
            </w:pPr>
            <w:r w:rsidRPr="001F42D3">
              <w:t>PM~ST</w:t>
            </w:r>
          </w:p>
        </w:tc>
      </w:tr>
      <w:tr w:rsidR="00B11855" w:rsidRPr="001F42D3" w14:paraId="7B4A374C" w14:textId="77777777" w:rsidTr="006C0E8E">
        <w:trPr>
          <w:cantSplit/>
          <w:jc w:val="center"/>
        </w:trPr>
        <w:tc>
          <w:tcPr>
            <w:tcW w:w="4428" w:type="dxa"/>
          </w:tcPr>
          <w:p w14:paraId="2C2F603C" w14:textId="77777777" w:rsidR="00B11855" w:rsidRPr="001F42D3" w:rsidRDefault="003D003E" w:rsidP="00144946">
            <w:pPr>
              <w:pStyle w:val="TableEntry"/>
            </w:pPr>
            <w:proofErr w:type="gramStart"/>
            <w:r w:rsidRPr="001F42D3">
              <w:t>hi</w:t>
            </w:r>
            <w:proofErr w:type="gramEnd"/>
            <w:r w:rsidRPr="001F42D3">
              <w:t>-</w:t>
            </w:r>
            <w:proofErr w:type="spellStart"/>
            <w:r w:rsidRPr="001F42D3">
              <w:t>pri</w:t>
            </w:r>
            <w:proofErr w:type="spellEnd"/>
            <w:r w:rsidRPr="001F42D3">
              <w:t>-t-al</w:t>
            </w:r>
          </w:p>
        </w:tc>
        <w:tc>
          <w:tcPr>
            <w:tcW w:w="4320" w:type="dxa"/>
          </w:tcPr>
          <w:p w14:paraId="308BB923" w14:textId="77777777" w:rsidR="00B11855" w:rsidRPr="001F42D3" w:rsidRDefault="003D003E" w:rsidP="00144946">
            <w:pPr>
              <w:pStyle w:val="TableEntry"/>
            </w:pPr>
            <w:r w:rsidRPr="001F42D3">
              <w:t>PH~ST</w:t>
            </w:r>
          </w:p>
        </w:tc>
      </w:tr>
      <w:tr w:rsidR="00B11855" w:rsidRPr="001F42D3" w14:paraId="0BBB8307" w14:textId="77777777" w:rsidTr="006C0E8E">
        <w:trPr>
          <w:cantSplit/>
          <w:jc w:val="center"/>
        </w:trPr>
        <w:tc>
          <w:tcPr>
            <w:tcW w:w="4428" w:type="dxa"/>
          </w:tcPr>
          <w:p w14:paraId="693858AA" w14:textId="77777777" w:rsidR="00B11855" w:rsidRPr="001F42D3" w:rsidRDefault="003D003E" w:rsidP="00144946">
            <w:pPr>
              <w:pStyle w:val="TableEntry"/>
            </w:pPr>
            <w:r w:rsidRPr="001F42D3">
              <w:t>low-</w:t>
            </w:r>
            <w:proofErr w:type="spellStart"/>
            <w:r w:rsidRPr="001F42D3">
              <w:t>pri</w:t>
            </w:r>
            <w:proofErr w:type="spellEnd"/>
            <w:r w:rsidRPr="001F42D3">
              <w:t>-p-al</w:t>
            </w:r>
          </w:p>
        </w:tc>
        <w:tc>
          <w:tcPr>
            <w:tcW w:w="4320" w:type="dxa"/>
          </w:tcPr>
          <w:p w14:paraId="31AE6DEA" w14:textId="77777777" w:rsidR="00B11855" w:rsidRPr="001F42D3" w:rsidRDefault="003D003E" w:rsidP="00144946">
            <w:pPr>
              <w:pStyle w:val="TableEntry"/>
            </w:pPr>
            <w:r w:rsidRPr="001F42D3">
              <w:t>PL~SP</w:t>
            </w:r>
          </w:p>
        </w:tc>
      </w:tr>
      <w:tr w:rsidR="00B11855" w:rsidRPr="001F42D3" w14:paraId="436BE49C" w14:textId="77777777" w:rsidTr="006C0E8E">
        <w:trPr>
          <w:cantSplit/>
          <w:jc w:val="center"/>
        </w:trPr>
        <w:tc>
          <w:tcPr>
            <w:tcW w:w="4428" w:type="dxa"/>
          </w:tcPr>
          <w:p w14:paraId="339E4EED" w14:textId="77777777" w:rsidR="00B11855" w:rsidRPr="001F42D3" w:rsidRDefault="003D003E" w:rsidP="00144946">
            <w:pPr>
              <w:pStyle w:val="TableEntry"/>
            </w:pPr>
            <w:r w:rsidRPr="001F42D3">
              <w:t>med-</w:t>
            </w:r>
            <w:proofErr w:type="spellStart"/>
            <w:r w:rsidRPr="001F42D3">
              <w:t>pri</w:t>
            </w:r>
            <w:proofErr w:type="spellEnd"/>
            <w:r w:rsidRPr="001F42D3">
              <w:t>-p-al</w:t>
            </w:r>
          </w:p>
        </w:tc>
        <w:tc>
          <w:tcPr>
            <w:tcW w:w="4320" w:type="dxa"/>
          </w:tcPr>
          <w:p w14:paraId="5B46BA74" w14:textId="77777777" w:rsidR="00B11855" w:rsidRPr="001F42D3" w:rsidRDefault="003D003E" w:rsidP="00144946">
            <w:pPr>
              <w:pStyle w:val="TableEntry"/>
            </w:pPr>
            <w:r w:rsidRPr="001F42D3">
              <w:t>PM~SP</w:t>
            </w:r>
          </w:p>
        </w:tc>
      </w:tr>
      <w:tr w:rsidR="00B11855" w:rsidRPr="001F42D3" w14:paraId="4E1BF6BD" w14:textId="77777777" w:rsidTr="006C0E8E">
        <w:trPr>
          <w:cantSplit/>
          <w:jc w:val="center"/>
        </w:trPr>
        <w:tc>
          <w:tcPr>
            <w:tcW w:w="4428" w:type="dxa"/>
          </w:tcPr>
          <w:p w14:paraId="1D2E00CD" w14:textId="77777777" w:rsidR="00B11855" w:rsidRPr="001F42D3" w:rsidRDefault="003D003E" w:rsidP="00144946">
            <w:pPr>
              <w:pStyle w:val="TableEntry"/>
            </w:pPr>
            <w:proofErr w:type="gramStart"/>
            <w:r w:rsidRPr="001F42D3">
              <w:t>hi</w:t>
            </w:r>
            <w:proofErr w:type="gramEnd"/>
            <w:r w:rsidRPr="001F42D3">
              <w:t>-</w:t>
            </w:r>
            <w:proofErr w:type="spellStart"/>
            <w:r w:rsidRPr="001F42D3">
              <w:t>pri</w:t>
            </w:r>
            <w:proofErr w:type="spellEnd"/>
            <w:r w:rsidRPr="001F42D3">
              <w:t>-p-al</w:t>
            </w:r>
          </w:p>
        </w:tc>
        <w:tc>
          <w:tcPr>
            <w:tcW w:w="4320" w:type="dxa"/>
          </w:tcPr>
          <w:p w14:paraId="08E180EF" w14:textId="77777777" w:rsidR="00B11855" w:rsidRPr="001F42D3" w:rsidRDefault="003D003E" w:rsidP="00144946">
            <w:pPr>
              <w:pStyle w:val="TableEntry"/>
            </w:pPr>
            <w:r w:rsidRPr="001F42D3">
              <w:t>PH~SP</w:t>
            </w:r>
          </w:p>
        </w:tc>
      </w:tr>
    </w:tbl>
    <w:p w14:paraId="21D5870E" w14:textId="77777777" w:rsidR="00B11855" w:rsidRPr="001F42D3" w:rsidRDefault="00B11855" w:rsidP="002E102A">
      <w:pPr>
        <w:pStyle w:val="BodyText"/>
      </w:pPr>
    </w:p>
    <w:p w14:paraId="17AAE820" w14:textId="77777777" w:rsidR="00B11855" w:rsidRPr="001F42D3" w:rsidRDefault="003D003E" w:rsidP="005C1693">
      <w:pPr>
        <w:pStyle w:val="BodyText"/>
      </w:pPr>
      <w:r w:rsidRPr="001F42D3">
        <w:rPr>
          <w:b/>
          <w:bCs/>
        </w:rPr>
        <w:t>OBX-11   Observation Result Status</w:t>
      </w:r>
    </w:p>
    <w:p w14:paraId="1297C468" w14:textId="2AA7BC02" w:rsidR="00B11855" w:rsidRPr="001F42D3" w:rsidRDefault="003D003E" w:rsidP="005C1693">
      <w:pPr>
        <w:pStyle w:val="BodyText"/>
      </w:pPr>
      <w:r w:rsidRPr="001F42D3">
        <w:t xml:space="preserve">This field should be filled according to </w:t>
      </w:r>
      <w:r w:rsidR="006D613E" w:rsidRPr="001F42D3">
        <w:t>HL7</w:t>
      </w:r>
      <w:r w:rsidR="00995105" w:rsidRPr="001F42D3">
        <w:t xml:space="preserve"> </w:t>
      </w:r>
      <w:r w:rsidRPr="001F42D3">
        <w:t xml:space="preserve">Table 0085 described in Chapter 7 of HL7. For the IHE </w:t>
      </w:r>
      <w:r w:rsidR="007E67D4" w:rsidRPr="001F42D3">
        <w:t>DEV TF</w:t>
      </w:r>
      <w:r w:rsidRPr="001F42D3">
        <w:t>, the possible values for this field for this profile are shown in Table B.8</w:t>
      </w:r>
      <w:r w:rsidR="00305080" w:rsidRPr="001F42D3">
        <w:rPr>
          <w:rFonts w:eastAsia="MS Mincho"/>
        </w:rPr>
        <w:t>-</w:t>
      </w:r>
      <w:r w:rsidR="003570BC" w:rsidRPr="001F42D3">
        <w:t>7</w:t>
      </w:r>
      <w:r w:rsidRPr="001F42D3">
        <w:t xml:space="preserve">: </w:t>
      </w:r>
      <w:r w:rsidR="006D613E" w:rsidRPr="001F42D3">
        <w:t>HL7</w:t>
      </w:r>
      <w:r w:rsidR="00995105" w:rsidRPr="001F42D3">
        <w:t xml:space="preserve"> </w:t>
      </w:r>
      <w:r w:rsidRPr="001F42D3">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1F42D3" w:rsidRDefault="003D003E" w:rsidP="00CF5627">
      <w:pPr>
        <w:pStyle w:val="TableTitle"/>
      </w:pPr>
      <w:r w:rsidRPr="001F42D3">
        <w:t>Table B.8</w:t>
      </w:r>
      <w:r w:rsidR="004E547A" w:rsidRPr="001F42D3">
        <w:t>.5</w:t>
      </w:r>
      <w:r w:rsidR="003570BC" w:rsidRPr="001F42D3">
        <w:rPr>
          <w:rFonts w:eastAsia="MS Gothic"/>
        </w:rPr>
        <w:t>-</w:t>
      </w:r>
      <w:r w:rsidR="00E76CA1" w:rsidRPr="001F42D3">
        <w:rPr>
          <w:rFonts w:eastAsia="MS Gothic"/>
        </w:rPr>
        <w:t>11</w:t>
      </w:r>
      <w:r w:rsidRPr="001F42D3">
        <w:t xml:space="preserve">: </w:t>
      </w:r>
      <w:r w:rsidR="006D613E" w:rsidRPr="001F42D3">
        <w:t>HL7</w:t>
      </w:r>
      <w:r w:rsidR="00995105" w:rsidRPr="001F42D3">
        <w:t xml:space="preserve"> </w:t>
      </w:r>
      <w:r w:rsidRPr="001F42D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1F42D3" w14:paraId="2801943A" w14:textId="77777777" w:rsidTr="00A92110">
        <w:trPr>
          <w:cantSplit/>
          <w:tblHeader/>
          <w:jc w:val="center"/>
        </w:trPr>
        <w:tc>
          <w:tcPr>
            <w:tcW w:w="1530" w:type="dxa"/>
            <w:shd w:val="clear" w:color="auto" w:fill="D9D9D9"/>
          </w:tcPr>
          <w:p w14:paraId="226327CF" w14:textId="77777777" w:rsidR="00B11855" w:rsidRPr="001F42D3" w:rsidRDefault="003D003E">
            <w:pPr>
              <w:pStyle w:val="TableEntryHeader"/>
            </w:pPr>
            <w:r w:rsidRPr="001F42D3">
              <w:t>Value</w:t>
            </w:r>
          </w:p>
        </w:tc>
        <w:tc>
          <w:tcPr>
            <w:tcW w:w="2330" w:type="dxa"/>
            <w:shd w:val="clear" w:color="auto" w:fill="D9D9D9"/>
          </w:tcPr>
          <w:p w14:paraId="50FB07A4" w14:textId="77777777" w:rsidR="00B11855" w:rsidRPr="001F42D3" w:rsidRDefault="003D003E">
            <w:pPr>
              <w:pStyle w:val="TableEntryHeader"/>
            </w:pPr>
            <w:r w:rsidRPr="001F42D3">
              <w:t>Description</w:t>
            </w:r>
          </w:p>
        </w:tc>
        <w:tc>
          <w:tcPr>
            <w:tcW w:w="4420" w:type="dxa"/>
            <w:shd w:val="clear" w:color="auto" w:fill="D9D9D9"/>
          </w:tcPr>
          <w:p w14:paraId="4960F771" w14:textId="77777777" w:rsidR="00B11855" w:rsidRPr="001F42D3" w:rsidRDefault="003D003E">
            <w:pPr>
              <w:pStyle w:val="TableEntryHeader"/>
            </w:pPr>
            <w:r w:rsidRPr="001F42D3">
              <w:t>Comment</w:t>
            </w:r>
          </w:p>
        </w:tc>
      </w:tr>
      <w:tr w:rsidR="00B11855" w:rsidRPr="001F42D3" w14:paraId="59191E47" w14:textId="77777777" w:rsidTr="00A92110">
        <w:trPr>
          <w:cantSplit/>
          <w:jc w:val="center"/>
        </w:trPr>
        <w:tc>
          <w:tcPr>
            <w:tcW w:w="1530" w:type="dxa"/>
          </w:tcPr>
          <w:p w14:paraId="5FA0374E" w14:textId="77777777" w:rsidR="00B11855" w:rsidRPr="001F42D3" w:rsidRDefault="003D003E" w:rsidP="006C0E8E">
            <w:pPr>
              <w:pStyle w:val="TableEntry"/>
              <w:keepNext/>
            </w:pPr>
            <w:r w:rsidRPr="001F42D3">
              <w:t>C</w:t>
            </w:r>
          </w:p>
        </w:tc>
        <w:tc>
          <w:tcPr>
            <w:tcW w:w="2330" w:type="dxa"/>
          </w:tcPr>
          <w:p w14:paraId="20769B0E" w14:textId="77777777" w:rsidR="00B11855" w:rsidRPr="001F42D3" w:rsidRDefault="003D003E" w:rsidP="006C0E8E">
            <w:pPr>
              <w:pStyle w:val="TableEntry"/>
              <w:keepNext/>
            </w:pPr>
            <w:r w:rsidRPr="001F42D3">
              <w:t xml:space="preserve">Record coming over is a correction and thus replaces </w:t>
            </w:r>
            <w:proofErr w:type="gramStart"/>
            <w:r w:rsidRPr="001F42D3">
              <w:t>a final result</w:t>
            </w:r>
            <w:proofErr w:type="gramEnd"/>
          </w:p>
        </w:tc>
        <w:tc>
          <w:tcPr>
            <w:tcW w:w="4420" w:type="dxa"/>
          </w:tcPr>
          <w:p w14:paraId="01273B43" w14:textId="77777777" w:rsidR="00B11855" w:rsidRPr="001F42D3" w:rsidRDefault="00B11855" w:rsidP="006C0E8E">
            <w:pPr>
              <w:pStyle w:val="TableEntry"/>
              <w:keepNext/>
            </w:pPr>
          </w:p>
        </w:tc>
      </w:tr>
      <w:tr w:rsidR="00B11855" w:rsidRPr="001F42D3" w14:paraId="7BBC1002" w14:textId="77777777" w:rsidTr="00A92110">
        <w:trPr>
          <w:cantSplit/>
          <w:jc w:val="center"/>
        </w:trPr>
        <w:tc>
          <w:tcPr>
            <w:tcW w:w="1530" w:type="dxa"/>
          </w:tcPr>
          <w:p w14:paraId="33AB78B0" w14:textId="77777777" w:rsidR="00B11855" w:rsidRPr="001F42D3" w:rsidRDefault="003D003E" w:rsidP="00144946">
            <w:pPr>
              <w:pStyle w:val="TableEntry"/>
            </w:pPr>
            <w:r w:rsidRPr="001F42D3">
              <w:t>D</w:t>
            </w:r>
          </w:p>
        </w:tc>
        <w:tc>
          <w:tcPr>
            <w:tcW w:w="2330" w:type="dxa"/>
          </w:tcPr>
          <w:p w14:paraId="5441D6A5" w14:textId="77777777" w:rsidR="00B11855" w:rsidRPr="001F42D3" w:rsidRDefault="003D003E" w:rsidP="00144946">
            <w:pPr>
              <w:pStyle w:val="TableEntry"/>
            </w:pPr>
            <w:r w:rsidRPr="001F42D3">
              <w:t>Deletes the OBX record</w:t>
            </w:r>
          </w:p>
        </w:tc>
        <w:tc>
          <w:tcPr>
            <w:tcW w:w="4420" w:type="dxa"/>
          </w:tcPr>
          <w:p w14:paraId="7CD4688E" w14:textId="77777777" w:rsidR="00B11855" w:rsidRPr="001F42D3" w:rsidRDefault="00B11855" w:rsidP="00144946">
            <w:pPr>
              <w:pStyle w:val="TableEntry"/>
            </w:pPr>
          </w:p>
        </w:tc>
      </w:tr>
      <w:tr w:rsidR="00B11855" w:rsidRPr="001F42D3" w14:paraId="263BE8E3" w14:textId="77777777" w:rsidTr="00A92110">
        <w:trPr>
          <w:cantSplit/>
          <w:jc w:val="center"/>
        </w:trPr>
        <w:tc>
          <w:tcPr>
            <w:tcW w:w="1530" w:type="dxa"/>
          </w:tcPr>
          <w:p w14:paraId="78BF29D0" w14:textId="77777777" w:rsidR="00B11855" w:rsidRPr="001F42D3" w:rsidRDefault="003D003E" w:rsidP="00144946">
            <w:pPr>
              <w:pStyle w:val="TableEntry"/>
            </w:pPr>
            <w:r w:rsidRPr="001F42D3">
              <w:lastRenderedPageBreak/>
              <w:t>F</w:t>
            </w:r>
          </w:p>
        </w:tc>
        <w:tc>
          <w:tcPr>
            <w:tcW w:w="2330" w:type="dxa"/>
          </w:tcPr>
          <w:p w14:paraId="58B411F6" w14:textId="77777777" w:rsidR="00B11855" w:rsidRPr="001F42D3" w:rsidRDefault="003D003E" w:rsidP="00144946">
            <w:pPr>
              <w:pStyle w:val="TableEntry"/>
            </w:pPr>
            <w:proofErr w:type="gramStart"/>
            <w:r w:rsidRPr="001F42D3">
              <w:t>Final results</w:t>
            </w:r>
            <w:proofErr w:type="gramEnd"/>
            <w:r w:rsidRPr="001F42D3">
              <w:t>; Can only be changed with a corrected result.</w:t>
            </w:r>
          </w:p>
        </w:tc>
        <w:tc>
          <w:tcPr>
            <w:tcW w:w="4420" w:type="dxa"/>
          </w:tcPr>
          <w:p w14:paraId="0F21FEE2" w14:textId="77777777" w:rsidR="00B11855" w:rsidRPr="001F42D3" w:rsidRDefault="00B11855" w:rsidP="00144946">
            <w:pPr>
              <w:pStyle w:val="TableEntry"/>
            </w:pPr>
          </w:p>
        </w:tc>
      </w:tr>
      <w:tr w:rsidR="00B11855" w:rsidRPr="001F42D3" w14:paraId="028E30C5" w14:textId="77777777" w:rsidTr="00A92110">
        <w:trPr>
          <w:cantSplit/>
          <w:jc w:val="center"/>
        </w:trPr>
        <w:tc>
          <w:tcPr>
            <w:tcW w:w="1530" w:type="dxa"/>
          </w:tcPr>
          <w:p w14:paraId="63621C90" w14:textId="77777777" w:rsidR="00B11855" w:rsidRPr="001F42D3" w:rsidRDefault="003D003E" w:rsidP="00144946">
            <w:pPr>
              <w:pStyle w:val="TableEntry"/>
            </w:pPr>
            <w:r w:rsidRPr="001F42D3">
              <w:t>P</w:t>
            </w:r>
          </w:p>
        </w:tc>
        <w:tc>
          <w:tcPr>
            <w:tcW w:w="2330" w:type="dxa"/>
          </w:tcPr>
          <w:p w14:paraId="45EEA0D2" w14:textId="77777777" w:rsidR="00B11855" w:rsidRPr="001F42D3" w:rsidRDefault="003D003E" w:rsidP="00144946">
            <w:pPr>
              <w:pStyle w:val="TableEntry"/>
            </w:pPr>
            <w:r w:rsidRPr="001F42D3">
              <w:t>Preliminary results</w:t>
            </w:r>
          </w:p>
        </w:tc>
        <w:tc>
          <w:tcPr>
            <w:tcW w:w="4420" w:type="dxa"/>
          </w:tcPr>
          <w:p w14:paraId="6E9C7054" w14:textId="77777777" w:rsidR="00B11855" w:rsidRPr="001F42D3" w:rsidRDefault="00B11855" w:rsidP="00144946">
            <w:pPr>
              <w:pStyle w:val="TableEntry"/>
            </w:pPr>
          </w:p>
        </w:tc>
      </w:tr>
      <w:tr w:rsidR="00B11855" w:rsidRPr="001F42D3" w14:paraId="5BE4AC80" w14:textId="77777777" w:rsidTr="00A92110">
        <w:trPr>
          <w:cantSplit/>
          <w:jc w:val="center"/>
        </w:trPr>
        <w:tc>
          <w:tcPr>
            <w:tcW w:w="1530" w:type="dxa"/>
          </w:tcPr>
          <w:p w14:paraId="23F1988F" w14:textId="77777777" w:rsidR="00B11855" w:rsidRPr="001F42D3" w:rsidRDefault="003D003E" w:rsidP="00144946">
            <w:pPr>
              <w:pStyle w:val="TableEntry"/>
            </w:pPr>
            <w:r w:rsidRPr="001F42D3">
              <w:t>R</w:t>
            </w:r>
          </w:p>
        </w:tc>
        <w:tc>
          <w:tcPr>
            <w:tcW w:w="2330" w:type="dxa"/>
          </w:tcPr>
          <w:p w14:paraId="06767920" w14:textId="77777777" w:rsidR="00B11855" w:rsidRPr="001F42D3" w:rsidRDefault="003D003E" w:rsidP="00144946">
            <w:pPr>
              <w:pStyle w:val="TableEntry"/>
            </w:pPr>
            <w:r w:rsidRPr="001F42D3">
              <w:t>Results entered -- not verified</w:t>
            </w:r>
          </w:p>
        </w:tc>
        <w:tc>
          <w:tcPr>
            <w:tcW w:w="4420" w:type="dxa"/>
          </w:tcPr>
          <w:p w14:paraId="0A117C92" w14:textId="77777777" w:rsidR="00B11855" w:rsidRPr="001F42D3" w:rsidRDefault="00B11855" w:rsidP="00144946">
            <w:pPr>
              <w:pStyle w:val="TableEntry"/>
            </w:pPr>
          </w:p>
        </w:tc>
      </w:tr>
      <w:tr w:rsidR="00B11855" w:rsidRPr="001F42D3" w14:paraId="7999F15F" w14:textId="77777777" w:rsidTr="00A92110">
        <w:trPr>
          <w:cantSplit/>
          <w:jc w:val="center"/>
        </w:trPr>
        <w:tc>
          <w:tcPr>
            <w:tcW w:w="1530" w:type="dxa"/>
          </w:tcPr>
          <w:p w14:paraId="6EBAA4EE" w14:textId="77777777" w:rsidR="00B11855" w:rsidRPr="001F42D3" w:rsidRDefault="003D003E" w:rsidP="00144946">
            <w:pPr>
              <w:pStyle w:val="TableEntry"/>
            </w:pPr>
            <w:r w:rsidRPr="001F42D3">
              <w:t>S</w:t>
            </w:r>
          </w:p>
        </w:tc>
        <w:tc>
          <w:tcPr>
            <w:tcW w:w="2330" w:type="dxa"/>
          </w:tcPr>
          <w:p w14:paraId="09563706" w14:textId="77777777" w:rsidR="00B11855" w:rsidRPr="001F42D3" w:rsidRDefault="003D003E" w:rsidP="00144946">
            <w:pPr>
              <w:pStyle w:val="TableEntry"/>
            </w:pPr>
            <w:r w:rsidRPr="001F42D3">
              <w:t>Partial results</w:t>
            </w:r>
          </w:p>
        </w:tc>
        <w:tc>
          <w:tcPr>
            <w:tcW w:w="4420" w:type="dxa"/>
          </w:tcPr>
          <w:p w14:paraId="4B899EB2" w14:textId="77777777" w:rsidR="00B11855" w:rsidRPr="001F42D3" w:rsidRDefault="00B11855" w:rsidP="00144946">
            <w:pPr>
              <w:pStyle w:val="TableEntry"/>
            </w:pPr>
          </w:p>
        </w:tc>
      </w:tr>
      <w:tr w:rsidR="00B11855" w:rsidRPr="001F42D3" w14:paraId="5AE3640A" w14:textId="77777777" w:rsidTr="00A92110">
        <w:trPr>
          <w:cantSplit/>
          <w:jc w:val="center"/>
        </w:trPr>
        <w:tc>
          <w:tcPr>
            <w:tcW w:w="1530" w:type="dxa"/>
          </w:tcPr>
          <w:p w14:paraId="21CDBA22" w14:textId="77777777" w:rsidR="00B11855" w:rsidRPr="001F42D3" w:rsidRDefault="003D003E" w:rsidP="00144946">
            <w:pPr>
              <w:pStyle w:val="TableEntry"/>
            </w:pPr>
            <w:r w:rsidRPr="001F42D3">
              <w:t>U</w:t>
            </w:r>
          </w:p>
        </w:tc>
        <w:tc>
          <w:tcPr>
            <w:tcW w:w="2330" w:type="dxa"/>
          </w:tcPr>
          <w:p w14:paraId="6C6A5E20" w14:textId="77777777" w:rsidR="00B11855" w:rsidRPr="001F42D3" w:rsidRDefault="003D003E" w:rsidP="00144946">
            <w:pPr>
              <w:pStyle w:val="TableEntry"/>
            </w:pPr>
            <w:r w:rsidRPr="001F42D3">
              <w:t>Results status change to final without retransmitting results already sent as ‘preliminary.’</w:t>
            </w:r>
          </w:p>
        </w:tc>
        <w:tc>
          <w:tcPr>
            <w:tcW w:w="4420" w:type="dxa"/>
          </w:tcPr>
          <w:p w14:paraId="47A9DF2C" w14:textId="77777777" w:rsidR="00B11855" w:rsidRPr="001F42D3" w:rsidRDefault="00B11855" w:rsidP="00144946">
            <w:pPr>
              <w:pStyle w:val="TableEntry"/>
            </w:pPr>
          </w:p>
        </w:tc>
      </w:tr>
      <w:tr w:rsidR="00B11855" w:rsidRPr="001F42D3" w14:paraId="572B214E" w14:textId="77777777" w:rsidTr="00A92110">
        <w:trPr>
          <w:cantSplit/>
          <w:jc w:val="center"/>
        </w:trPr>
        <w:tc>
          <w:tcPr>
            <w:tcW w:w="1530" w:type="dxa"/>
          </w:tcPr>
          <w:p w14:paraId="6081B14B" w14:textId="77777777" w:rsidR="00B11855" w:rsidRPr="001F42D3" w:rsidRDefault="003D003E" w:rsidP="00144946">
            <w:pPr>
              <w:pStyle w:val="TableEntry"/>
            </w:pPr>
            <w:r w:rsidRPr="001F42D3">
              <w:t>W</w:t>
            </w:r>
          </w:p>
        </w:tc>
        <w:tc>
          <w:tcPr>
            <w:tcW w:w="2330" w:type="dxa"/>
          </w:tcPr>
          <w:p w14:paraId="6A7B6608" w14:textId="77777777" w:rsidR="00B11855" w:rsidRPr="001F42D3" w:rsidRDefault="003D003E" w:rsidP="00144946">
            <w:pPr>
              <w:pStyle w:val="TableEntry"/>
            </w:pPr>
            <w:r w:rsidRPr="001F42D3">
              <w:t>Post original as wrong, e.g., transmitted for wrong patient</w:t>
            </w:r>
          </w:p>
        </w:tc>
        <w:tc>
          <w:tcPr>
            <w:tcW w:w="4420" w:type="dxa"/>
          </w:tcPr>
          <w:p w14:paraId="1B062E4E" w14:textId="77777777" w:rsidR="00B11855" w:rsidRPr="001F42D3" w:rsidRDefault="00B11855" w:rsidP="00144946">
            <w:pPr>
              <w:pStyle w:val="TableEntry"/>
            </w:pPr>
          </w:p>
        </w:tc>
      </w:tr>
      <w:tr w:rsidR="00B11855" w:rsidRPr="001F42D3" w14:paraId="5ABB3269" w14:textId="77777777" w:rsidTr="00A92110">
        <w:trPr>
          <w:cantSplit/>
          <w:jc w:val="center"/>
        </w:trPr>
        <w:tc>
          <w:tcPr>
            <w:tcW w:w="1530" w:type="dxa"/>
          </w:tcPr>
          <w:p w14:paraId="2CA9854E" w14:textId="77777777" w:rsidR="00B11855" w:rsidRPr="001F42D3" w:rsidRDefault="003D003E" w:rsidP="00144946">
            <w:pPr>
              <w:pStyle w:val="TableEntry"/>
            </w:pPr>
            <w:r w:rsidRPr="001F42D3">
              <w:t>X</w:t>
            </w:r>
          </w:p>
        </w:tc>
        <w:tc>
          <w:tcPr>
            <w:tcW w:w="2330" w:type="dxa"/>
          </w:tcPr>
          <w:p w14:paraId="7E6BBE40" w14:textId="77777777" w:rsidR="00B11855" w:rsidRPr="001F42D3" w:rsidRDefault="003D003E" w:rsidP="00144946">
            <w:pPr>
              <w:pStyle w:val="TableEntry"/>
            </w:pPr>
            <w:r w:rsidRPr="001F42D3">
              <w:t>Results cannot be obtained for this observation</w:t>
            </w:r>
          </w:p>
        </w:tc>
        <w:tc>
          <w:tcPr>
            <w:tcW w:w="4420" w:type="dxa"/>
          </w:tcPr>
          <w:p w14:paraId="066E90F1" w14:textId="77777777" w:rsidR="00B11855" w:rsidRPr="001F42D3" w:rsidRDefault="00B11855" w:rsidP="00144946">
            <w:pPr>
              <w:pStyle w:val="TableEntry"/>
            </w:pPr>
          </w:p>
        </w:tc>
      </w:tr>
    </w:tbl>
    <w:p w14:paraId="5A89BD36" w14:textId="77777777" w:rsidR="002E102A" w:rsidRPr="001F42D3" w:rsidRDefault="002E102A" w:rsidP="00A17802">
      <w:pPr>
        <w:pStyle w:val="BodyText"/>
      </w:pPr>
    </w:p>
    <w:p w14:paraId="712C9D00" w14:textId="450671AA" w:rsidR="00596708" w:rsidRPr="001F42D3" w:rsidRDefault="00D53FC4" w:rsidP="00B34AEB">
      <w:pPr>
        <w:pStyle w:val="Heading3"/>
        <w:numPr>
          <w:ilvl w:val="0"/>
          <w:numId w:val="0"/>
        </w:numPr>
        <w:rPr>
          <w:noProof w:val="0"/>
        </w:rPr>
      </w:pPr>
      <w:bookmarkStart w:id="846" w:name="_Toc181625233"/>
      <w:r w:rsidRPr="001F42D3">
        <w:rPr>
          <w:noProof w:val="0"/>
        </w:rPr>
        <w:t xml:space="preserve">B.8.6 </w:t>
      </w:r>
      <w:r w:rsidR="00596708" w:rsidRPr="001F42D3">
        <w:rPr>
          <w:noProof w:val="0"/>
        </w:rPr>
        <w:t>OBX-11 Observation Result Status in Report Alert</w:t>
      </w:r>
      <w:r w:rsidR="00714B20" w:rsidRPr="001F42D3">
        <w:rPr>
          <w:noProof w:val="0"/>
        </w:rPr>
        <w:t xml:space="preserve"> [PCD-04]</w:t>
      </w:r>
      <w:bookmarkEnd w:id="846"/>
    </w:p>
    <w:p w14:paraId="579007C7" w14:textId="77777777" w:rsidR="00B11855" w:rsidRPr="001F42D3" w:rsidRDefault="003D003E" w:rsidP="00C10546">
      <w:pPr>
        <w:pStyle w:val="BodyText"/>
      </w:pPr>
      <w:r w:rsidRPr="001F42D3">
        <w:t>The field shall be populated with the result status of the Report Alert transaction</w:t>
      </w:r>
      <w:r w:rsidR="00CA3A2C" w:rsidRPr="001F42D3">
        <w:t xml:space="preserve">. </w:t>
      </w:r>
      <w:r w:rsidRPr="001F42D3">
        <w:t xml:space="preserve">Once a Report Alert transaction is sent it is </w:t>
      </w:r>
      <w:proofErr w:type="gramStart"/>
      <w:r w:rsidRPr="001F42D3">
        <w:t>by definition final</w:t>
      </w:r>
      <w:proofErr w:type="gramEnd"/>
      <w:r w:rsidRPr="001F42D3">
        <w:t xml:space="preserve">, not held for later revision, and given that state and status of indications are updated through additional Report Alert transactions specific to the ACM </w:t>
      </w:r>
      <w:r w:rsidR="00CA3A2C" w:rsidRPr="001F42D3">
        <w:t>Profile</w:t>
      </w:r>
      <w:r w:rsidRPr="001F42D3">
        <w:t xml:space="preserve"> the only possible value is “F” indicating final.</w:t>
      </w:r>
    </w:p>
    <w:p w14:paraId="4B874405" w14:textId="77777777" w:rsidR="00B11855" w:rsidRPr="001F42D3" w:rsidRDefault="003D003E" w:rsidP="005C1693">
      <w:pPr>
        <w:pStyle w:val="BodyText"/>
      </w:pPr>
      <w:r w:rsidRPr="001F42D3">
        <w:rPr>
          <w:b/>
          <w:bCs/>
        </w:rPr>
        <w:t>OBX-14   Date/Time of the Observation:</w:t>
      </w:r>
    </w:p>
    <w:p w14:paraId="1F494EC8" w14:textId="04F79016" w:rsidR="00B11855" w:rsidRPr="001F42D3" w:rsidRDefault="003D003E" w:rsidP="005C1693">
      <w:pPr>
        <w:pStyle w:val="BodyText"/>
      </w:pPr>
      <w:r w:rsidRPr="001F42D3">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1F42D3">
        <w:t xml:space="preserve"> See also Appendix Section </w:t>
      </w:r>
      <w:r w:rsidR="004824A8" w:rsidRPr="001F42D3">
        <w:fldChar w:fldCharType="begin"/>
      </w:r>
      <w:r w:rsidR="004824A8" w:rsidRPr="001F42D3">
        <w:instrText xml:space="preserve"> REF _Ref429944659 \r \h </w:instrText>
      </w:r>
      <w:r w:rsidR="002E102A" w:rsidRPr="001F42D3">
        <w:instrText xml:space="preserve"> \* MERGEFORMAT </w:instrText>
      </w:r>
      <w:r w:rsidR="004824A8" w:rsidRPr="001F42D3">
        <w:fldChar w:fldCharType="separate"/>
      </w:r>
      <w:r w:rsidR="00D021FA" w:rsidRPr="001F42D3">
        <w:t>0</w:t>
      </w:r>
      <w:r w:rsidR="004824A8" w:rsidRPr="001F42D3">
        <w:fldChar w:fldCharType="end"/>
      </w:r>
      <w:r w:rsidR="004824A8" w:rsidRPr="001F42D3">
        <w:t xml:space="preserve"> </w:t>
      </w:r>
      <w:r w:rsidR="004824A8" w:rsidRPr="001F42D3">
        <w:fldChar w:fldCharType="begin"/>
      </w:r>
      <w:r w:rsidR="004824A8" w:rsidRPr="001F42D3">
        <w:instrText xml:space="preserve"> REF _Ref429944639 \h </w:instrText>
      </w:r>
      <w:r w:rsidR="002E102A" w:rsidRPr="001F42D3">
        <w:instrText xml:space="preserve"> \* MERGEFORMAT </w:instrText>
      </w:r>
      <w:r w:rsidR="004824A8" w:rsidRPr="001F42D3">
        <w:fldChar w:fldCharType="separate"/>
      </w:r>
      <w:r w:rsidR="00D021FA" w:rsidRPr="001F42D3">
        <w:t>B.8.7 Time Stamps and Time Synchronization</w:t>
      </w:r>
      <w:r w:rsidR="004824A8" w:rsidRPr="001F42D3">
        <w:fldChar w:fldCharType="end"/>
      </w:r>
      <w:r w:rsidR="004824A8" w:rsidRPr="001F42D3">
        <w:t xml:space="preserve"> for a general discussion of time stamps in IHE PCD messages.</w:t>
      </w:r>
    </w:p>
    <w:p w14:paraId="5A6015C3" w14:textId="0A3AFD3D" w:rsidR="00B11855" w:rsidRPr="001F42D3" w:rsidRDefault="003D003E" w:rsidP="005C1693">
      <w:pPr>
        <w:pStyle w:val="BodyText"/>
      </w:pPr>
      <w:r w:rsidRPr="001F42D3">
        <w:t xml:space="preserve">This implies that time </w:t>
      </w:r>
      <w:proofErr w:type="gramStart"/>
      <w:r w:rsidRPr="001F42D3">
        <w:t>stamp</w:t>
      </w:r>
      <w:proofErr w:type="gramEnd"/>
      <w:r w:rsidRPr="001F42D3">
        <w:t xml:space="preserve"> may be 'inherited' from the OBR, which is in effect a higher-level grouping element for the OBX segments it contains (i.e., that form part of the same ORDER_OBSERVATION segment group), unless the time stamp is overridden. In a similar </w:t>
      </w:r>
      <w:r w:rsidR="0028379E" w:rsidRPr="001F42D3">
        <w:t>way,</w:t>
      </w:r>
      <w:r w:rsidRPr="001F42D3">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34AB5D5D" w:rsidR="00B11855" w:rsidRPr="001F42D3" w:rsidRDefault="003D003E" w:rsidP="005C1693">
      <w:pPr>
        <w:pStyle w:val="BodyText"/>
      </w:pPr>
      <w:r w:rsidRPr="001F42D3">
        <w:lastRenderedPageBreak/>
        <w:t xml:space="preserve">For the </w:t>
      </w:r>
      <w:r w:rsidR="007E67D4" w:rsidRPr="001F42D3">
        <w:t>DEV TF</w:t>
      </w:r>
      <w:r w:rsidRPr="001F42D3">
        <w:t xml:space="preserve"> the value is the same as OBX-19 Date/Time of the </w:t>
      </w:r>
      <w:proofErr w:type="gramStart"/>
      <w:r w:rsidRPr="001F42D3">
        <w:t>Analysis, but</w:t>
      </w:r>
      <w:proofErr w:type="gramEnd"/>
      <w:r w:rsidRPr="001F42D3">
        <w:t xml:space="preserve"> should be used in preference to OBX-19 if time of the </w:t>
      </w:r>
      <w:proofErr w:type="gramStart"/>
      <w:r w:rsidRPr="001F42D3">
        <w:t>particular observation</w:t>
      </w:r>
      <w:proofErr w:type="gramEnd"/>
      <w:r w:rsidRPr="001F42D3">
        <w:t xml:space="preserve"> is relevant and is different than OBR-7 (that is, in the case of an episodic observation). The OBX-</w:t>
      </w:r>
      <w:proofErr w:type="gramStart"/>
      <w:r w:rsidRPr="001F42D3">
        <w:t>14 time</w:t>
      </w:r>
      <w:proofErr w:type="gramEnd"/>
      <w:r w:rsidRPr="001F42D3">
        <w:t xml:space="preserve"> stamp may be duplicated in OBX-19 if local needs dictate.</w:t>
      </w:r>
    </w:p>
    <w:p w14:paraId="4A37B2EC" w14:textId="77777777" w:rsidR="00B11855" w:rsidRPr="001F42D3" w:rsidRDefault="003D003E" w:rsidP="005C1693">
      <w:pPr>
        <w:pStyle w:val="BodyText"/>
      </w:pPr>
      <w:r w:rsidRPr="001F42D3">
        <w:rPr>
          <w:b/>
          <w:bCs/>
        </w:rPr>
        <w:t>OBX-16   Responsible Observer</w:t>
      </w:r>
    </w:p>
    <w:p w14:paraId="55D7EB63" w14:textId="33AFED60" w:rsidR="00B11855" w:rsidRPr="001F42D3" w:rsidRDefault="003D003E" w:rsidP="005C1693">
      <w:pPr>
        <w:pStyle w:val="BodyText"/>
      </w:pPr>
      <w:r w:rsidRPr="001F42D3">
        <w:t xml:space="preserve">For the </w:t>
      </w:r>
      <w:r w:rsidR="007E67D4" w:rsidRPr="001F42D3">
        <w:t>DEV TF</w:t>
      </w:r>
      <w:r w:rsidRPr="001F42D3">
        <w:t>:</w:t>
      </w:r>
    </w:p>
    <w:p w14:paraId="37935FF8" w14:textId="0B712ADF" w:rsidR="00B11855" w:rsidRPr="001F42D3" w:rsidRDefault="003D003E" w:rsidP="005C1693">
      <w:pPr>
        <w:pStyle w:val="BodyText"/>
      </w:pPr>
      <w:r w:rsidRPr="001F42D3">
        <w:t>The identifier values for the Operator ID field may null, if unknown or unspecified at the sending device.</w:t>
      </w:r>
    </w:p>
    <w:p w14:paraId="2BD58609" w14:textId="77777777" w:rsidR="00B11855" w:rsidRPr="001F42D3" w:rsidRDefault="003D003E" w:rsidP="00CF5627">
      <w:pPr>
        <w:pStyle w:val="TableTitle"/>
      </w:pPr>
      <w:r w:rsidRPr="001F42D3">
        <w:t>Table B.8</w:t>
      </w:r>
      <w:r w:rsidR="004E547A" w:rsidRPr="001F42D3">
        <w:t>.6-1</w:t>
      </w:r>
      <w:r w:rsidRPr="001F42D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5EEA8328" w14:textId="77777777" w:rsidTr="00EB7483">
        <w:trPr>
          <w:cantSplit/>
          <w:tblHeader/>
          <w:jc w:val="center"/>
        </w:trPr>
        <w:tc>
          <w:tcPr>
            <w:tcW w:w="783" w:type="dxa"/>
            <w:shd w:val="clear" w:color="auto" w:fill="D9D9D9"/>
          </w:tcPr>
          <w:p w14:paraId="3983D20C" w14:textId="77777777" w:rsidR="00B11855" w:rsidRPr="001F42D3" w:rsidRDefault="003D003E" w:rsidP="00144946">
            <w:pPr>
              <w:pStyle w:val="TableEntryHeader"/>
            </w:pPr>
            <w:r w:rsidRPr="001F42D3">
              <w:t>SEQ</w:t>
            </w:r>
          </w:p>
        </w:tc>
        <w:tc>
          <w:tcPr>
            <w:tcW w:w="764" w:type="dxa"/>
            <w:shd w:val="clear" w:color="auto" w:fill="D9D9D9"/>
          </w:tcPr>
          <w:p w14:paraId="111DFAD7" w14:textId="77777777" w:rsidR="00B11855" w:rsidRPr="001F42D3" w:rsidRDefault="003D003E" w:rsidP="00144946">
            <w:pPr>
              <w:pStyle w:val="TableEntryHeader"/>
            </w:pPr>
            <w:r w:rsidRPr="001F42D3">
              <w:t>LEN</w:t>
            </w:r>
          </w:p>
        </w:tc>
        <w:tc>
          <w:tcPr>
            <w:tcW w:w="760" w:type="dxa"/>
            <w:shd w:val="clear" w:color="auto" w:fill="D9D9D9"/>
          </w:tcPr>
          <w:p w14:paraId="462CD3D6" w14:textId="77777777" w:rsidR="00B11855" w:rsidRPr="001F42D3" w:rsidRDefault="003D003E" w:rsidP="00144946">
            <w:pPr>
              <w:pStyle w:val="TableEntryHeader"/>
            </w:pPr>
            <w:r w:rsidRPr="001F42D3">
              <w:t>DT</w:t>
            </w:r>
          </w:p>
        </w:tc>
        <w:tc>
          <w:tcPr>
            <w:tcW w:w="961" w:type="dxa"/>
            <w:shd w:val="clear" w:color="auto" w:fill="D9D9D9"/>
          </w:tcPr>
          <w:p w14:paraId="40C78864" w14:textId="77777777" w:rsidR="00B11855" w:rsidRPr="001F42D3" w:rsidRDefault="003D003E" w:rsidP="00144946">
            <w:pPr>
              <w:pStyle w:val="TableEntryHeader"/>
            </w:pPr>
            <w:r w:rsidRPr="001F42D3">
              <w:t>Usage</w:t>
            </w:r>
          </w:p>
        </w:tc>
        <w:tc>
          <w:tcPr>
            <w:tcW w:w="1316" w:type="dxa"/>
            <w:shd w:val="clear" w:color="auto" w:fill="D9D9D9"/>
          </w:tcPr>
          <w:p w14:paraId="41C84164" w14:textId="77777777" w:rsidR="00B11855" w:rsidRPr="001F42D3" w:rsidRDefault="003D003E" w:rsidP="00144946">
            <w:pPr>
              <w:pStyle w:val="TableEntryHeader"/>
            </w:pPr>
            <w:r w:rsidRPr="001F42D3">
              <w:t>Card.</w:t>
            </w:r>
          </w:p>
        </w:tc>
        <w:tc>
          <w:tcPr>
            <w:tcW w:w="861" w:type="dxa"/>
            <w:shd w:val="clear" w:color="auto" w:fill="D9D9D9"/>
          </w:tcPr>
          <w:p w14:paraId="3A8163BC" w14:textId="77777777" w:rsidR="00B11855" w:rsidRPr="001F42D3" w:rsidRDefault="003D003E" w:rsidP="00144946">
            <w:pPr>
              <w:pStyle w:val="TableEntryHeader"/>
            </w:pPr>
            <w:r w:rsidRPr="001F42D3">
              <w:t>TBL#</w:t>
            </w:r>
          </w:p>
        </w:tc>
        <w:tc>
          <w:tcPr>
            <w:tcW w:w="2834" w:type="dxa"/>
            <w:shd w:val="clear" w:color="auto" w:fill="D9D9D9"/>
          </w:tcPr>
          <w:p w14:paraId="10DBE4F0" w14:textId="77777777" w:rsidR="00B11855" w:rsidRPr="001F42D3" w:rsidRDefault="003D003E" w:rsidP="00144946">
            <w:pPr>
              <w:pStyle w:val="TableEntryHeader"/>
            </w:pPr>
            <w:r w:rsidRPr="001F42D3">
              <w:t>Component name</w:t>
            </w:r>
          </w:p>
        </w:tc>
      </w:tr>
      <w:tr w:rsidR="00C40FD5" w:rsidRPr="001F42D3" w14:paraId="4F43B935" w14:textId="77777777" w:rsidTr="006C0E8E">
        <w:trPr>
          <w:cantSplit/>
          <w:jc w:val="center"/>
        </w:trPr>
        <w:tc>
          <w:tcPr>
            <w:tcW w:w="783" w:type="dxa"/>
          </w:tcPr>
          <w:p w14:paraId="65B689AB" w14:textId="77777777" w:rsidR="00B11855" w:rsidRPr="001F42D3" w:rsidRDefault="003D003E" w:rsidP="00144946">
            <w:pPr>
              <w:pStyle w:val="TableEntry"/>
            </w:pPr>
            <w:r w:rsidRPr="001F42D3">
              <w:t>1</w:t>
            </w:r>
          </w:p>
        </w:tc>
        <w:tc>
          <w:tcPr>
            <w:tcW w:w="764" w:type="dxa"/>
          </w:tcPr>
          <w:p w14:paraId="26CC53CB" w14:textId="77777777" w:rsidR="00B11855" w:rsidRPr="001F42D3" w:rsidRDefault="003D003E" w:rsidP="00144946">
            <w:pPr>
              <w:pStyle w:val="TableEntry"/>
            </w:pPr>
            <w:r w:rsidRPr="001F42D3">
              <w:t>15</w:t>
            </w:r>
          </w:p>
        </w:tc>
        <w:tc>
          <w:tcPr>
            <w:tcW w:w="760" w:type="dxa"/>
          </w:tcPr>
          <w:p w14:paraId="07B75117" w14:textId="77777777" w:rsidR="00B11855" w:rsidRPr="001F42D3" w:rsidRDefault="003D003E" w:rsidP="00144946">
            <w:pPr>
              <w:pStyle w:val="TableEntry"/>
            </w:pPr>
            <w:r w:rsidRPr="001F42D3">
              <w:t>ST</w:t>
            </w:r>
          </w:p>
        </w:tc>
        <w:tc>
          <w:tcPr>
            <w:tcW w:w="961" w:type="dxa"/>
          </w:tcPr>
          <w:p w14:paraId="1EAE97A1" w14:textId="77777777" w:rsidR="00B11855" w:rsidRPr="001F42D3" w:rsidRDefault="003D003E" w:rsidP="00144946">
            <w:pPr>
              <w:pStyle w:val="TableEntry"/>
            </w:pPr>
            <w:r w:rsidRPr="001F42D3">
              <w:t>R</w:t>
            </w:r>
          </w:p>
        </w:tc>
        <w:tc>
          <w:tcPr>
            <w:tcW w:w="1316" w:type="dxa"/>
          </w:tcPr>
          <w:p w14:paraId="2AFBBEC7" w14:textId="77777777" w:rsidR="00B11855" w:rsidRPr="001F42D3" w:rsidRDefault="003D003E" w:rsidP="00144946">
            <w:pPr>
              <w:pStyle w:val="TableEntry"/>
            </w:pPr>
            <w:r w:rsidRPr="001F42D3">
              <w:t>[1.1]</w:t>
            </w:r>
          </w:p>
        </w:tc>
        <w:tc>
          <w:tcPr>
            <w:tcW w:w="861" w:type="dxa"/>
          </w:tcPr>
          <w:p w14:paraId="16D2901E" w14:textId="77777777" w:rsidR="00B11855" w:rsidRPr="001F42D3" w:rsidRDefault="00B11855" w:rsidP="00144946">
            <w:pPr>
              <w:pStyle w:val="TableEntry"/>
            </w:pPr>
          </w:p>
        </w:tc>
        <w:tc>
          <w:tcPr>
            <w:tcW w:w="2834" w:type="dxa"/>
          </w:tcPr>
          <w:p w14:paraId="26EF8EBD" w14:textId="77777777" w:rsidR="00B11855" w:rsidRPr="001F42D3" w:rsidRDefault="003D003E" w:rsidP="00144946">
            <w:pPr>
              <w:pStyle w:val="TableEntry"/>
            </w:pPr>
            <w:r w:rsidRPr="001F42D3">
              <w:t>ID Number</w:t>
            </w:r>
          </w:p>
        </w:tc>
      </w:tr>
      <w:tr w:rsidR="00C40FD5" w:rsidRPr="001F42D3" w14:paraId="7BF174CA" w14:textId="77777777" w:rsidTr="006C0E8E">
        <w:trPr>
          <w:cantSplit/>
          <w:jc w:val="center"/>
        </w:trPr>
        <w:tc>
          <w:tcPr>
            <w:tcW w:w="783" w:type="dxa"/>
          </w:tcPr>
          <w:p w14:paraId="74250A35" w14:textId="77777777" w:rsidR="00B11855" w:rsidRPr="001F42D3" w:rsidRDefault="003D003E" w:rsidP="00144946">
            <w:pPr>
              <w:pStyle w:val="TableEntry"/>
            </w:pPr>
            <w:r w:rsidRPr="001F42D3">
              <w:t>2</w:t>
            </w:r>
          </w:p>
        </w:tc>
        <w:tc>
          <w:tcPr>
            <w:tcW w:w="764" w:type="dxa"/>
          </w:tcPr>
          <w:p w14:paraId="4C0578EE" w14:textId="77777777" w:rsidR="00B11855" w:rsidRPr="001F42D3" w:rsidRDefault="003D003E" w:rsidP="00144946">
            <w:pPr>
              <w:pStyle w:val="TableEntry"/>
            </w:pPr>
            <w:r w:rsidRPr="001F42D3">
              <w:t>194</w:t>
            </w:r>
          </w:p>
        </w:tc>
        <w:tc>
          <w:tcPr>
            <w:tcW w:w="760" w:type="dxa"/>
          </w:tcPr>
          <w:p w14:paraId="08FD2F09" w14:textId="77777777" w:rsidR="00B11855" w:rsidRPr="001F42D3" w:rsidRDefault="003D003E" w:rsidP="00144946">
            <w:pPr>
              <w:pStyle w:val="TableEntry"/>
            </w:pPr>
            <w:r w:rsidRPr="001F42D3">
              <w:t>FN</w:t>
            </w:r>
          </w:p>
        </w:tc>
        <w:tc>
          <w:tcPr>
            <w:tcW w:w="961" w:type="dxa"/>
          </w:tcPr>
          <w:p w14:paraId="7402274F" w14:textId="77777777" w:rsidR="00B11855" w:rsidRPr="001F42D3" w:rsidRDefault="003D003E" w:rsidP="00144946">
            <w:pPr>
              <w:pStyle w:val="TableEntry"/>
            </w:pPr>
            <w:r w:rsidRPr="001F42D3">
              <w:t>RE</w:t>
            </w:r>
          </w:p>
        </w:tc>
        <w:tc>
          <w:tcPr>
            <w:tcW w:w="1316" w:type="dxa"/>
          </w:tcPr>
          <w:p w14:paraId="11AB0700" w14:textId="77777777" w:rsidR="00B11855" w:rsidRPr="001F42D3" w:rsidRDefault="003D003E" w:rsidP="00144946">
            <w:pPr>
              <w:pStyle w:val="TableEntry"/>
            </w:pPr>
            <w:r w:rsidRPr="001F42D3">
              <w:t>[0..1]</w:t>
            </w:r>
          </w:p>
        </w:tc>
        <w:tc>
          <w:tcPr>
            <w:tcW w:w="861" w:type="dxa"/>
          </w:tcPr>
          <w:p w14:paraId="693843DE" w14:textId="77777777" w:rsidR="00B11855" w:rsidRPr="001F42D3" w:rsidRDefault="00B11855" w:rsidP="00144946">
            <w:pPr>
              <w:pStyle w:val="TableEntry"/>
            </w:pPr>
          </w:p>
        </w:tc>
        <w:tc>
          <w:tcPr>
            <w:tcW w:w="2834" w:type="dxa"/>
          </w:tcPr>
          <w:p w14:paraId="2E9096AF" w14:textId="77777777" w:rsidR="00B11855" w:rsidRPr="001F42D3" w:rsidRDefault="003D003E" w:rsidP="00144946">
            <w:pPr>
              <w:pStyle w:val="TableEntry"/>
            </w:pPr>
            <w:r w:rsidRPr="001F42D3">
              <w:t>Family Name</w:t>
            </w:r>
          </w:p>
        </w:tc>
      </w:tr>
      <w:tr w:rsidR="00C40FD5" w:rsidRPr="001F42D3" w14:paraId="79CE329F" w14:textId="77777777" w:rsidTr="006C0E8E">
        <w:trPr>
          <w:cantSplit/>
          <w:jc w:val="center"/>
        </w:trPr>
        <w:tc>
          <w:tcPr>
            <w:tcW w:w="783" w:type="dxa"/>
          </w:tcPr>
          <w:p w14:paraId="791A5294" w14:textId="77777777" w:rsidR="00B11855" w:rsidRPr="001F42D3" w:rsidRDefault="003D003E" w:rsidP="00144946">
            <w:pPr>
              <w:pStyle w:val="TableEntry"/>
            </w:pPr>
            <w:r w:rsidRPr="001F42D3">
              <w:t>3</w:t>
            </w:r>
          </w:p>
        </w:tc>
        <w:tc>
          <w:tcPr>
            <w:tcW w:w="764" w:type="dxa"/>
          </w:tcPr>
          <w:p w14:paraId="01DEF8DF" w14:textId="77777777" w:rsidR="00B11855" w:rsidRPr="001F42D3" w:rsidRDefault="003D003E" w:rsidP="00144946">
            <w:pPr>
              <w:pStyle w:val="TableEntry"/>
            </w:pPr>
            <w:r w:rsidRPr="001F42D3">
              <w:t>30</w:t>
            </w:r>
          </w:p>
        </w:tc>
        <w:tc>
          <w:tcPr>
            <w:tcW w:w="760" w:type="dxa"/>
          </w:tcPr>
          <w:p w14:paraId="61FE3549" w14:textId="77777777" w:rsidR="00B11855" w:rsidRPr="001F42D3" w:rsidRDefault="003D003E" w:rsidP="00144946">
            <w:pPr>
              <w:pStyle w:val="TableEntry"/>
            </w:pPr>
            <w:r w:rsidRPr="001F42D3">
              <w:t>ST</w:t>
            </w:r>
          </w:p>
        </w:tc>
        <w:tc>
          <w:tcPr>
            <w:tcW w:w="961" w:type="dxa"/>
          </w:tcPr>
          <w:p w14:paraId="704F2D27" w14:textId="77777777" w:rsidR="00B11855" w:rsidRPr="001F42D3" w:rsidRDefault="003D003E" w:rsidP="00144946">
            <w:pPr>
              <w:pStyle w:val="TableEntry"/>
            </w:pPr>
            <w:r w:rsidRPr="001F42D3">
              <w:t>RE</w:t>
            </w:r>
          </w:p>
        </w:tc>
        <w:tc>
          <w:tcPr>
            <w:tcW w:w="1316" w:type="dxa"/>
          </w:tcPr>
          <w:p w14:paraId="288416C6" w14:textId="77777777" w:rsidR="00B11855" w:rsidRPr="001F42D3" w:rsidRDefault="003D003E" w:rsidP="00144946">
            <w:pPr>
              <w:pStyle w:val="TableEntry"/>
            </w:pPr>
            <w:r w:rsidRPr="001F42D3">
              <w:t>[0..1]</w:t>
            </w:r>
          </w:p>
        </w:tc>
        <w:tc>
          <w:tcPr>
            <w:tcW w:w="861" w:type="dxa"/>
          </w:tcPr>
          <w:p w14:paraId="6E6A6917" w14:textId="77777777" w:rsidR="00B11855" w:rsidRPr="001F42D3" w:rsidRDefault="00B11855" w:rsidP="00144946">
            <w:pPr>
              <w:pStyle w:val="TableEntry"/>
            </w:pPr>
          </w:p>
        </w:tc>
        <w:tc>
          <w:tcPr>
            <w:tcW w:w="2834" w:type="dxa"/>
          </w:tcPr>
          <w:p w14:paraId="034E9C48" w14:textId="77777777" w:rsidR="00B11855" w:rsidRPr="001F42D3" w:rsidRDefault="003D003E" w:rsidP="00144946">
            <w:pPr>
              <w:pStyle w:val="TableEntry"/>
            </w:pPr>
            <w:r w:rsidRPr="001F42D3">
              <w:t>Given Name</w:t>
            </w:r>
          </w:p>
        </w:tc>
      </w:tr>
    </w:tbl>
    <w:p w14:paraId="7678EE01" w14:textId="77777777" w:rsidR="00B11855" w:rsidRPr="001F42D3" w:rsidRDefault="00B11855" w:rsidP="00A92110">
      <w:pPr>
        <w:pStyle w:val="BodyText"/>
      </w:pPr>
    </w:p>
    <w:p w14:paraId="184F9108" w14:textId="77777777" w:rsidR="00B11855" w:rsidRPr="001F42D3" w:rsidRDefault="003D003E" w:rsidP="005C1693">
      <w:pPr>
        <w:pStyle w:val="BodyText"/>
      </w:pPr>
      <w:r w:rsidRPr="001F42D3">
        <w:rPr>
          <w:b/>
          <w:bCs/>
        </w:rPr>
        <w:t>OBX-17   Observation Method</w:t>
      </w:r>
    </w:p>
    <w:p w14:paraId="3F7B8C57" w14:textId="77777777" w:rsidR="00B11855" w:rsidRPr="001F42D3" w:rsidRDefault="003D003E" w:rsidP="005C1693">
      <w:pPr>
        <w:pStyle w:val="BodyText"/>
      </w:pPr>
      <w:r w:rsidRPr="001F42D3">
        <w:t xml:space="preserve">For metric related segments observation methods are in many cases implicit in device related MDC </w:t>
      </w:r>
      <w:proofErr w:type="spellStart"/>
      <w:r w:rsidRPr="001F42D3">
        <w:t>Ref_ID</w:t>
      </w:r>
      <w:proofErr w:type="spellEnd"/>
      <w:r w:rsidRPr="001F42D3">
        <w:t>/codes; use of OBX17 is superfluous if given there. However, if observation method is needed and no device detail is shown then the method shall be given here.</w:t>
      </w:r>
    </w:p>
    <w:p w14:paraId="01C3B46F" w14:textId="77777777" w:rsidR="00B11855" w:rsidRPr="001F42D3" w:rsidRDefault="003D003E" w:rsidP="005C1693">
      <w:pPr>
        <w:pStyle w:val="BodyText"/>
      </w:pPr>
      <w:r w:rsidRPr="001F42D3">
        <w:t>The preferred format is an MDC value, secondly a LOINC value.</w:t>
      </w:r>
    </w:p>
    <w:p w14:paraId="4BEDBD19" w14:textId="1EA6E4B9" w:rsidR="00B11855" w:rsidRPr="001F42D3" w:rsidRDefault="003D003E" w:rsidP="005C1693">
      <w:pPr>
        <w:pStyle w:val="BodyText"/>
      </w:pPr>
      <w:r w:rsidRPr="001F42D3">
        <w:t xml:space="preserve">This field is repeatable and may be used with multiple coded elements to reflect different aspects of the methods used to </w:t>
      </w:r>
      <w:proofErr w:type="gramStart"/>
      <w:r w:rsidRPr="001F42D3">
        <w:t>make an observation</w:t>
      </w:r>
      <w:proofErr w:type="gramEnd"/>
      <w:r w:rsidRPr="001F42D3">
        <w:t xml:space="preserve"> (for example, an episodic as opposed to continuous, periodic measurement for, say, cardiac output).</w:t>
      </w:r>
    </w:p>
    <w:p w14:paraId="6A4DB1FF" w14:textId="02E2666F" w:rsidR="00FE1495" w:rsidRPr="001F42D3" w:rsidRDefault="003D003E" w:rsidP="005C1693">
      <w:pPr>
        <w:pStyle w:val="BodyText"/>
      </w:pPr>
      <w:r w:rsidRPr="001F42D3">
        <w:t xml:space="preserve">The observation may be identified as to whether it is measured, calculated, or a setting, using these codes based on </w:t>
      </w:r>
      <w:bookmarkStart w:id="847" w:name="OLE_LINK15"/>
      <w:bookmarkStart w:id="848" w:name="OLE_LINK16"/>
      <w:r w:rsidRPr="001F42D3">
        <w:t>IEE</w:t>
      </w:r>
      <w:r w:rsidR="0077420A" w:rsidRPr="001F42D3">
        <w:t>E</w:t>
      </w:r>
      <w:r w:rsidRPr="001F42D3">
        <w:t xml:space="preserve"> 11073 </w:t>
      </w:r>
      <w:proofErr w:type="spellStart"/>
      <w:r w:rsidRPr="001F42D3">
        <w:t>MetricCategory</w:t>
      </w:r>
      <w:bookmarkEnd w:id="847"/>
      <w:bookmarkEnd w:id="848"/>
      <w:proofErr w:type="spellEnd"/>
      <w:r w:rsidRPr="001F42D3">
        <w:t>:</w:t>
      </w:r>
    </w:p>
    <w:p w14:paraId="0AB51207" w14:textId="6FD0B8BC" w:rsidR="00B11855" w:rsidRPr="001F42D3" w:rsidRDefault="00FE1495" w:rsidP="00CF5627">
      <w:pPr>
        <w:pStyle w:val="TableTitle"/>
      </w:pPr>
      <w:r w:rsidRPr="001F42D3">
        <w:t xml:space="preserve">Table B.8.6-2: </w:t>
      </w:r>
      <w:proofErr w:type="spellStart"/>
      <w:r w:rsidR="00C714D3" w:rsidRPr="001F42D3">
        <w:t>MetricCategory</w:t>
      </w:r>
      <w:proofErr w:type="spellEnd"/>
      <w:r w:rsidR="00C714D3" w:rsidRPr="001F42D3">
        <w:t xml:space="preserve">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1F42D3" w14:paraId="795131EB" w14:textId="77777777" w:rsidTr="00CF5627">
        <w:trPr>
          <w:cantSplit/>
          <w:tblHeader/>
          <w:jc w:val="center"/>
        </w:trPr>
        <w:tc>
          <w:tcPr>
            <w:tcW w:w="5670" w:type="dxa"/>
            <w:shd w:val="clear" w:color="auto" w:fill="D9D9D9"/>
          </w:tcPr>
          <w:p w14:paraId="5F8145D2" w14:textId="77777777" w:rsidR="00B11855" w:rsidRPr="001F42D3" w:rsidRDefault="003D003E" w:rsidP="00144946">
            <w:pPr>
              <w:pStyle w:val="TableEntryHeader"/>
            </w:pPr>
            <w:proofErr w:type="spellStart"/>
            <w:r w:rsidRPr="001F42D3">
              <w:t>MetricCategory</w:t>
            </w:r>
            <w:proofErr w:type="spellEnd"/>
            <w:r w:rsidRPr="001F42D3">
              <w:t xml:space="preserve"> ::= BITS-16 { ... }</w:t>
            </w:r>
          </w:p>
        </w:tc>
        <w:tc>
          <w:tcPr>
            <w:tcW w:w="3210" w:type="dxa"/>
            <w:shd w:val="clear" w:color="auto" w:fill="D9D9D9"/>
          </w:tcPr>
          <w:p w14:paraId="7D607ABA" w14:textId="77777777" w:rsidR="00B11855" w:rsidRPr="001F42D3" w:rsidRDefault="003D003E" w:rsidP="00144946">
            <w:pPr>
              <w:pStyle w:val="TableEntryHeader"/>
            </w:pPr>
            <w:r w:rsidRPr="001F42D3">
              <w:t>OBX-17</w:t>
            </w:r>
          </w:p>
        </w:tc>
      </w:tr>
      <w:tr w:rsidR="00B11855" w:rsidRPr="001F42D3" w14:paraId="66B9CEA2" w14:textId="77777777" w:rsidTr="006C0E8E">
        <w:trPr>
          <w:cantSplit/>
          <w:jc w:val="center"/>
        </w:trPr>
        <w:tc>
          <w:tcPr>
            <w:tcW w:w="5670" w:type="dxa"/>
          </w:tcPr>
          <w:p w14:paraId="3AF50A6B" w14:textId="77777777" w:rsidR="00B11855" w:rsidRPr="001F42D3" w:rsidRDefault="003D003E" w:rsidP="00144946">
            <w:pPr>
              <w:pStyle w:val="TableEntry"/>
            </w:pPr>
            <w:proofErr w:type="spellStart"/>
            <w:r w:rsidRPr="001F42D3">
              <w:t>mcat-unspec</w:t>
            </w:r>
            <w:proofErr w:type="spellEnd"/>
            <w:r w:rsidRPr="001F42D3">
              <w:t>(0),</w:t>
            </w:r>
          </w:p>
        </w:tc>
        <w:tc>
          <w:tcPr>
            <w:tcW w:w="3210" w:type="dxa"/>
          </w:tcPr>
          <w:p w14:paraId="659D830F" w14:textId="77777777" w:rsidR="00B11855" w:rsidRPr="001F42D3" w:rsidRDefault="003D003E" w:rsidP="00506FBD">
            <w:pPr>
              <w:pStyle w:val="TableEntry"/>
            </w:pPr>
            <w:proofErr w:type="spellStart"/>
            <w:r w:rsidRPr="001F42D3">
              <w:t>UNSPEC^mcat-unspec^MDC</w:t>
            </w:r>
            <w:proofErr w:type="spellEnd"/>
          </w:p>
        </w:tc>
      </w:tr>
      <w:tr w:rsidR="00B11855" w:rsidRPr="001F42D3" w14:paraId="66405F2A" w14:textId="77777777" w:rsidTr="006C0E8E">
        <w:trPr>
          <w:cantSplit/>
          <w:jc w:val="center"/>
        </w:trPr>
        <w:tc>
          <w:tcPr>
            <w:tcW w:w="5670" w:type="dxa"/>
          </w:tcPr>
          <w:p w14:paraId="0139042F" w14:textId="77777777" w:rsidR="00B11855" w:rsidRPr="001F42D3" w:rsidRDefault="003D003E" w:rsidP="00144946">
            <w:pPr>
              <w:pStyle w:val="TableEntry"/>
            </w:pPr>
            <w:r w:rsidRPr="001F42D3">
              <w:t>auto-measurement(1),</w:t>
            </w:r>
          </w:p>
        </w:tc>
        <w:tc>
          <w:tcPr>
            <w:tcW w:w="3210" w:type="dxa"/>
          </w:tcPr>
          <w:p w14:paraId="03621EB3" w14:textId="77777777" w:rsidR="00B11855" w:rsidRPr="001F42D3" w:rsidRDefault="003D003E" w:rsidP="00506FBD">
            <w:pPr>
              <w:pStyle w:val="TableEntry"/>
            </w:pPr>
            <w:proofErr w:type="spellStart"/>
            <w:r w:rsidRPr="001F42D3">
              <w:t>AMEAS^auto-measurement^MDC</w:t>
            </w:r>
            <w:proofErr w:type="spellEnd"/>
          </w:p>
        </w:tc>
      </w:tr>
      <w:tr w:rsidR="00B11855" w:rsidRPr="001F42D3" w14:paraId="71CC5B95" w14:textId="77777777" w:rsidTr="006C0E8E">
        <w:trPr>
          <w:cantSplit/>
          <w:jc w:val="center"/>
        </w:trPr>
        <w:tc>
          <w:tcPr>
            <w:tcW w:w="5670" w:type="dxa"/>
          </w:tcPr>
          <w:p w14:paraId="4E8FC50D" w14:textId="77777777" w:rsidR="00B11855" w:rsidRPr="001F42D3" w:rsidRDefault="003D003E" w:rsidP="00144946">
            <w:pPr>
              <w:pStyle w:val="TableEntry"/>
            </w:pPr>
            <w:r w:rsidRPr="001F42D3">
              <w:t>manual-measurement(2),</w:t>
            </w:r>
          </w:p>
        </w:tc>
        <w:tc>
          <w:tcPr>
            <w:tcW w:w="3210" w:type="dxa"/>
          </w:tcPr>
          <w:p w14:paraId="7C8768CC" w14:textId="77777777" w:rsidR="00B11855" w:rsidRPr="001F42D3" w:rsidRDefault="003D003E" w:rsidP="00506FBD">
            <w:pPr>
              <w:pStyle w:val="TableEntry"/>
            </w:pPr>
            <w:proofErr w:type="spellStart"/>
            <w:r w:rsidRPr="001F42D3">
              <w:t>MMEAS^manual-measurement^MDC</w:t>
            </w:r>
            <w:proofErr w:type="spellEnd"/>
          </w:p>
        </w:tc>
      </w:tr>
      <w:tr w:rsidR="00B11855" w:rsidRPr="001F42D3" w14:paraId="1DBDB27C" w14:textId="77777777" w:rsidTr="006C0E8E">
        <w:trPr>
          <w:cantSplit/>
          <w:jc w:val="center"/>
        </w:trPr>
        <w:tc>
          <w:tcPr>
            <w:tcW w:w="5670" w:type="dxa"/>
          </w:tcPr>
          <w:p w14:paraId="47E25E89" w14:textId="77777777" w:rsidR="00B11855" w:rsidRPr="001F42D3" w:rsidRDefault="003D003E" w:rsidP="00144946">
            <w:pPr>
              <w:pStyle w:val="TableEntry"/>
            </w:pPr>
            <w:r w:rsidRPr="001F42D3">
              <w:t>auto-setting(3),</w:t>
            </w:r>
          </w:p>
        </w:tc>
        <w:tc>
          <w:tcPr>
            <w:tcW w:w="3210" w:type="dxa"/>
          </w:tcPr>
          <w:p w14:paraId="52518DE7" w14:textId="77777777" w:rsidR="00B11855" w:rsidRPr="001F42D3" w:rsidRDefault="003D003E" w:rsidP="00506FBD">
            <w:pPr>
              <w:pStyle w:val="TableEntry"/>
            </w:pPr>
            <w:proofErr w:type="spellStart"/>
            <w:r w:rsidRPr="001F42D3">
              <w:t>ASET^auto-setting^MDC</w:t>
            </w:r>
            <w:proofErr w:type="spellEnd"/>
          </w:p>
        </w:tc>
      </w:tr>
      <w:tr w:rsidR="00B11855" w:rsidRPr="001F42D3" w14:paraId="30BA740E" w14:textId="77777777" w:rsidTr="006C0E8E">
        <w:trPr>
          <w:cantSplit/>
          <w:jc w:val="center"/>
        </w:trPr>
        <w:tc>
          <w:tcPr>
            <w:tcW w:w="5670" w:type="dxa"/>
          </w:tcPr>
          <w:p w14:paraId="1174F12D" w14:textId="77777777" w:rsidR="00B11855" w:rsidRPr="001F42D3" w:rsidRDefault="003D003E" w:rsidP="00144946">
            <w:pPr>
              <w:pStyle w:val="TableEntry"/>
            </w:pPr>
            <w:r w:rsidRPr="001F42D3">
              <w:t>manual-setting(4),</w:t>
            </w:r>
          </w:p>
        </w:tc>
        <w:tc>
          <w:tcPr>
            <w:tcW w:w="3210" w:type="dxa"/>
          </w:tcPr>
          <w:p w14:paraId="4E5512AE" w14:textId="77777777" w:rsidR="00B11855" w:rsidRPr="001F42D3" w:rsidRDefault="003D003E" w:rsidP="00506FBD">
            <w:pPr>
              <w:pStyle w:val="TableEntry"/>
            </w:pPr>
            <w:proofErr w:type="spellStart"/>
            <w:r w:rsidRPr="001F42D3">
              <w:t>MSET^manual-setting^MDC</w:t>
            </w:r>
            <w:proofErr w:type="spellEnd"/>
          </w:p>
        </w:tc>
      </w:tr>
      <w:tr w:rsidR="00B11855" w:rsidRPr="001F42D3" w14:paraId="2E9E2ED2" w14:textId="77777777" w:rsidTr="006C0E8E">
        <w:trPr>
          <w:cantSplit/>
          <w:jc w:val="center"/>
        </w:trPr>
        <w:tc>
          <w:tcPr>
            <w:tcW w:w="5670" w:type="dxa"/>
          </w:tcPr>
          <w:p w14:paraId="7C030490" w14:textId="77777777" w:rsidR="00B11855" w:rsidRPr="001F42D3" w:rsidRDefault="003D003E" w:rsidP="00144946">
            <w:pPr>
              <w:pStyle w:val="TableEntry"/>
            </w:pPr>
            <w:r w:rsidRPr="001F42D3">
              <w:t>auto-calculation(5),</w:t>
            </w:r>
          </w:p>
        </w:tc>
        <w:tc>
          <w:tcPr>
            <w:tcW w:w="3210" w:type="dxa"/>
          </w:tcPr>
          <w:p w14:paraId="1AD31375" w14:textId="77777777" w:rsidR="00B11855" w:rsidRPr="001F42D3" w:rsidRDefault="003D003E" w:rsidP="00506FBD">
            <w:pPr>
              <w:pStyle w:val="TableEntry"/>
            </w:pPr>
            <w:proofErr w:type="spellStart"/>
            <w:r w:rsidRPr="001F42D3">
              <w:t>ACALC^auto-calculation^MDC</w:t>
            </w:r>
            <w:proofErr w:type="spellEnd"/>
          </w:p>
        </w:tc>
      </w:tr>
      <w:tr w:rsidR="00B11855" w:rsidRPr="001F42D3" w14:paraId="6C92828A" w14:textId="77777777" w:rsidTr="006C0E8E">
        <w:trPr>
          <w:cantSplit/>
          <w:jc w:val="center"/>
        </w:trPr>
        <w:tc>
          <w:tcPr>
            <w:tcW w:w="5670" w:type="dxa"/>
          </w:tcPr>
          <w:p w14:paraId="0576F46D" w14:textId="77777777" w:rsidR="00B11855" w:rsidRPr="001F42D3" w:rsidRDefault="003D003E" w:rsidP="00144946">
            <w:pPr>
              <w:pStyle w:val="TableEntry"/>
            </w:pPr>
            <w:r w:rsidRPr="001F42D3">
              <w:t>manual-calculation(6),</w:t>
            </w:r>
            <w:r w:rsidRPr="001F42D3">
              <w:tab/>
              <w:t>-- relevant, e.g., in an archive</w:t>
            </w:r>
          </w:p>
        </w:tc>
        <w:tc>
          <w:tcPr>
            <w:tcW w:w="3210" w:type="dxa"/>
          </w:tcPr>
          <w:p w14:paraId="3F8BADAC" w14:textId="77777777" w:rsidR="00B11855" w:rsidRPr="001F42D3" w:rsidRDefault="003D003E" w:rsidP="00506FBD">
            <w:pPr>
              <w:pStyle w:val="TableEntry"/>
            </w:pPr>
            <w:proofErr w:type="spellStart"/>
            <w:r w:rsidRPr="001F42D3">
              <w:t>MCALC^manual-calculation^MDC</w:t>
            </w:r>
            <w:proofErr w:type="spellEnd"/>
          </w:p>
        </w:tc>
      </w:tr>
    </w:tbl>
    <w:p w14:paraId="10C18854" w14:textId="77777777" w:rsidR="00FE1495" w:rsidRPr="001F42D3" w:rsidRDefault="00FE1495" w:rsidP="0034511D">
      <w:pPr>
        <w:pStyle w:val="BodyText"/>
      </w:pPr>
    </w:p>
    <w:p w14:paraId="4BA6C6EB" w14:textId="77777777" w:rsidR="00B11855" w:rsidRPr="001F42D3" w:rsidRDefault="003D003E" w:rsidP="005C1693">
      <w:pPr>
        <w:pStyle w:val="BodyText"/>
      </w:pPr>
      <w:r w:rsidRPr="001F42D3">
        <w:lastRenderedPageBreak/>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Pr="001F42D3" w:rsidRDefault="003D003E" w:rsidP="005C1693">
      <w:pPr>
        <w:pStyle w:val="BodyText"/>
      </w:pPr>
      <w:r w:rsidRPr="001F42D3">
        <w:t>If omitted, the default value is AMEAS.</w:t>
      </w:r>
    </w:p>
    <w:p w14:paraId="507B1763" w14:textId="77777777" w:rsidR="00627790" w:rsidRPr="001F42D3" w:rsidRDefault="00627790" w:rsidP="005C1693">
      <w:pPr>
        <w:pStyle w:val="BodyText"/>
      </w:pPr>
      <w:bookmarkStart w:id="849" w:name="OLE_LINK67"/>
      <w:bookmarkStart w:id="850" w:name="OLE_LINK68"/>
      <w:r w:rsidRPr="001F42D3">
        <w:t xml:space="preserve">The observation may provide additional information about the </w:t>
      </w:r>
      <w:proofErr w:type="gramStart"/>
      <w:r w:rsidRPr="001F42D3">
        <w:t>measure</w:t>
      </w:r>
      <w:proofErr w:type="gramEnd"/>
      <w:r w:rsidRPr="001F42D3">
        <w:t xml:space="preserve"> mode:</w:t>
      </w:r>
    </w:p>
    <w:p w14:paraId="4D4F6A6B" w14:textId="4E59319D" w:rsidR="00627790" w:rsidRPr="001F42D3" w:rsidRDefault="00627790" w:rsidP="005C1693">
      <w:pPr>
        <w:pStyle w:val="TableTitle"/>
      </w:pPr>
      <w:r w:rsidRPr="001F42D3">
        <w:t>Table B.8.6-</w:t>
      </w:r>
      <w:r w:rsidR="00277D6B">
        <w:t>3</w:t>
      </w:r>
      <w:r w:rsidRPr="001F42D3">
        <w:t xml:space="preserve">: </w:t>
      </w:r>
      <w:proofErr w:type="spellStart"/>
      <w:r w:rsidRPr="001F42D3">
        <w:t>MeasureMode</w:t>
      </w:r>
      <w:proofErr w:type="spellEnd"/>
      <w:r w:rsidRPr="001F42D3">
        <w:t xml:space="preserve"> Codes</w:t>
      </w:r>
    </w:p>
    <w:tbl>
      <w:tblPr>
        <w:tblStyle w:val="TableStyleJR1"/>
        <w:tblW w:w="8880" w:type="dxa"/>
        <w:tblLook w:val="04A0" w:firstRow="1" w:lastRow="0" w:firstColumn="1" w:lastColumn="0" w:noHBand="0" w:noVBand="1"/>
      </w:tblPr>
      <w:tblGrid>
        <w:gridCol w:w="5670"/>
        <w:gridCol w:w="3210"/>
      </w:tblGrid>
      <w:tr w:rsidR="00627790" w:rsidRPr="001F42D3"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Pr="001F42D3" w:rsidRDefault="00627790" w:rsidP="00627790">
            <w:pPr>
              <w:pStyle w:val="TableEntryHeader"/>
            </w:pPr>
            <w:proofErr w:type="spellStart"/>
            <w:r w:rsidRPr="001F42D3">
              <w:t>MeasureMode</w:t>
            </w:r>
            <w:proofErr w:type="spellEnd"/>
          </w:p>
        </w:tc>
        <w:tc>
          <w:tcPr>
            <w:tcW w:w="3210" w:type="dxa"/>
            <w:hideMark/>
          </w:tcPr>
          <w:p w14:paraId="2702807C" w14:textId="77777777" w:rsidR="00627790" w:rsidRPr="001F42D3" w:rsidRDefault="00627790" w:rsidP="00627790">
            <w:pPr>
              <w:pStyle w:val="TableEntryHeader"/>
            </w:pPr>
            <w:r w:rsidRPr="001F42D3">
              <w:t>OBX-17</w:t>
            </w:r>
          </w:p>
        </w:tc>
      </w:tr>
      <w:tr w:rsidR="00627790" w:rsidRPr="001F42D3" w14:paraId="66DBA8DF" w14:textId="77777777" w:rsidTr="000416B2">
        <w:tc>
          <w:tcPr>
            <w:tcW w:w="5670" w:type="dxa"/>
            <w:hideMark/>
          </w:tcPr>
          <w:p w14:paraId="14AD0275" w14:textId="77777777" w:rsidR="00627790" w:rsidRPr="001F42D3" w:rsidRDefault="00627790" w:rsidP="00627790">
            <w:pPr>
              <w:pStyle w:val="TableEntry"/>
            </w:pPr>
            <w:r w:rsidRPr="001F42D3">
              <w:t>mode-auscultatory-ref,</w:t>
            </w:r>
            <w:r w:rsidRPr="001F42D3">
              <w:br/>
              <w:t>mode-invasive-ref</w:t>
            </w:r>
          </w:p>
        </w:tc>
        <w:tc>
          <w:tcPr>
            <w:tcW w:w="3210" w:type="dxa"/>
            <w:hideMark/>
          </w:tcPr>
          <w:p w14:paraId="4C43FA06" w14:textId="77777777" w:rsidR="00627790" w:rsidRPr="001F42D3" w:rsidRDefault="00627790" w:rsidP="00627790">
            <w:pPr>
              <w:pStyle w:val="TableEntry"/>
            </w:pPr>
            <w:proofErr w:type="spellStart"/>
            <w:r w:rsidRPr="001F42D3">
              <w:t>AUSRFS^mode-auscultatory-ref^MDC</w:t>
            </w:r>
            <w:proofErr w:type="spellEnd"/>
            <w:r w:rsidRPr="001F42D3">
              <w:t>,</w:t>
            </w:r>
            <w:r w:rsidRPr="001F42D3">
              <w:br/>
            </w:r>
            <w:proofErr w:type="spellStart"/>
            <w:r w:rsidRPr="001F42D3">
              <w:t>INVRFS^mode-invasive-ref^MDC</w:t>
            </w:r>
            <w:proofErr w:type="spellEnd"/>
          </w:p>
        </w:tc>
      </w:tr>
      <w:bookmarkEnd w:id="849"/>
      <w:bookmarkEnd w:id="850"/>
    </w:tbl>
    <w:p w14:paraId="3086EA6D" w14:textId="77777777" w:rsidR="000209A7" w:rsidRPr="001F42D3" w:rsidRDefault="000209A7" w:rsidP="000209A7">
      <w:pPr>
        <w:pStyle w:val="BodyText"/>
      </w:pPr>
    </w:p>
    <w:p w14:paraId="2F2CC975" w14:textId="1D40EB54" w:rsidR="00627790" w:rsidRPr="001F42D3" w:rsidRDefault="000416B2" w:rsidP="005C1693">
      <w:pPr>
        <w:pStyle w:val="BodyText"/>
      </w:pPr>
      <w:r w:rsidRPr="001F42D3">
        <w:t xml:space="preserve">The </w:t>
      </w:r>
      <w:proofErr w:type="spellStart"/>
      <w:r w:rsidRPr="001F42D3">
        <w:t>MeasureMode</w:t>
      </w:r>
      <w:proofErr w:type="spellEnd"/>
      <w:r w:rsidRPr="001F42D3">
        <w:t xml:space="preserve"> “mode-auscultatory-ref” and “mode-invasive-ref” indicates the reference measurement method / equipment used in clinical investigations for this observation. An example is the Non-invasive Blood Pressure (NBP) measurement.</w:t>
      </w:r>
      <w:r w:rsidRPr="001F42D3">
        <w:br/>
        <w:t>When none of the reference modes are specified in the OBX-17, the reference measurement method / equipment is either unknown, does not apply for this observation, or the measurement is not involved in a clinical investigation.</w:t>
      </w:r>
    </w:p>
    <w:p w14:paraId="5CE8DB08" w14:textId="77777777" w:rsidR="00B11855" w:rsidRPr="001F42D3" w:rsidRDefault="003D003E" w:rsidP="005C1693">
      <w:pPr>
        <w:pStyle w:val="BodyText"/>
      </w:pPr>
      <w:r w:rsidRPr="001F42D3">
        <w:rPr>
          <w:b/>
          <w:bCs/>
        </w:rPr>
        <w:t>OBX-18   Equipment Instance Identifier</w:t>
      </w:r>
    </w:p>
    <w:p w14:paraId="6C27A4BC" w14:textId="77777777" w:rsidR="00B11855" w:rsidRPr="001F42D3" w:rsidRDefault="003D003E" w:rsidP="005C1693">
      <w:pPr>
        <w:pStyle w:val="BodyText"/>
      </w:pPr>
      <w:r w:rsidRPr="001F42D3">
        <w:t xml:space="preserve">This field identifies </w:t>
      </w:r>
      <w:proofErr w:type="gramStart"/>
      <w:r w:rsidRPr="001F42D3">
        <w:t>the Equipment</w:t>
      </w:r>
      <w:proofErr w:type="gramEnd"/>
      <w:r w:rsidRPr="001F42D3">
        <w:t xml:space="preserve"> Instance (e.g., infusion pump, physiological monitor) responsible </w:t>
      </w:r>
      <w:proofErr w:type="gramStart"/>
      <w:r w:rsidRPr="001F42D3">
        <w:t>for the production of</w:t>
      </w:r>
      <w:proofErr w:type="gramEnd"/>
      <w:r w:rsidRPr="001F42D3">
        <w:t xml:space="preserve">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60B2058E" w:rsidR="00B11855" w:rsidRPr="001F42D3" w:rsidRDefault="003D003E" w:rsidP="005C1693">
      <w:pPr>
        <w:pStyle w:val="BodyText"/>
      </w:pPr>
      <w:r w:rsidRPr="001F42D3">
        <w:t xml:space="preserve">Future </w:t>
      </w:r>
      <w:proofErr w:type="gramStart"/>
      <w:r w:rsidR="004C60BF" w:rsidRPr="001F42D3">
        <w:t>implementation</w:t>
      </w:r>
      <w:proofErr w:type="gramEnd"/>
      <w:r w:rsidRPr="001F42D3">
        <w:t xml:space="preserve"> </w:t>
      </w:r>
      <w:proofErr w:type="gramStart"/>
      <w:r w:rsidRPr="001F42D3">
        <w:t>note:</w:t>
      </w:r>
      <w:proofErr w:type="gramEnd"/>
      <w:r w:rsidRPr="001F42D3">
        <w:t xml:space="preserve"> as of </w:t>
      </w:r>
      <w:r w:rsidR="006D613E" w:rsidRPr="001F42D3">
        <w:t>HL7</w:t>
      </w:r>
      <w:r w:rsidR="00995105" w:rsidRPr="001F42D3">
        <w:t xml:space="preserve"> </w:t>
      </w:r>
      <w:r w:rsidRPr="001F42D3">
        <w:t xml:space="preserve">V2.7, this field is retained for backward compatibility only. This field will be represented through the PRT segment. Future versions of the </w:t>
      </w:r>
      <w:r w:rsidR="006E73C1" w:rsidRPr="001F42D3">
        <w:t>IHE Devices Technical Framework</w:t>
      </w:r>
      <w:r w:rsidRPr="001F42D3">
        <w:t xml:space="preserve"> will require the use of this segment, which will also provide for including the Unique Device Identification adopted by the U.S. F.D.A. and being considered by regulatory agencies in other jurisdictions.</w:t>
      </w:r>
    </w:p>
    <w:p w14:paraId="1E6C7BDF" w14:textId="04084FF1" w:rsidR="00B11855" w:rsidRPr="001F42D3" w:rsidRDefault="003D003E" w:rsidP="005C1693">
      <w:pPr>
        <w:pStyle w:val="BodyText"/>
      </w:pPr>
      <w:r w:rsidRPr="001F42D3">
        <w:t xml:space="preserve">For the </w:t>
      </w:r>
      <w:r w:rsidR="007E67D4" w:rsidRPr="001F42D3">
        <w:t>DEV TF</w:t>
      </w:r>
      <w:r w:rsidRPr="001F42D3">
        <w:t>:</w:t>
      </w:r>
    </w:p>
    <w:p w14:paraId="42D8D667" w14:textId="77777777" w:rsidR="00B11855" w:rsidRPr="001F42D3" w:rsidRDefault="003D003E" w:rsidP="005C1693">
      <w:pPr>
        <w:pStyle w:val="BodyText"/>
      </w:pPr>
      <w:r w:rsidRPr="001F42D3">
        <w:t xml:space="preserve">The preferred format is an EUI-64 Device ID. The Device Identifier should be globally unique. </w:t>
      </w:r>
    </w:p>
    <w:p w14:paraId="13A616B2" w14:textId="3A3782FB" w:rsidR="00B11855" w:rsidRPr="001F42D3" w:rsidRDefault="003D003E" w:rsidP="005C1693">
      <w:pPr>
        <w:pStyle w:val="BodyText"/>
      </w:pPr>
      <w:r w:rsidRPr="001F42D3">
        <w:t xml:space="preserve">Every device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w:t>
      </w:r>
      <w:r w:rsidRPr="001F42D3">
        <w:lastRenderedPageBreak/>
        <w:t>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1F42D3" w:rsidRDefault="003D003E" w:rsidP="005C1693">
      <w:pPr>
        <w:pStyle w:val="BodyText"/>
      </w:pPr>
      <w:r w:rsidRPr="001F42D3">
        <w:t xml:space="preserve">Note that OBX-18 is repeatable, and </w:t>
      </w:r>
      <w:r w:rsidR="006D613E" w:rsidRPr="001F42D3">
        <w:t>HL7</w:t>
      </w:r>
      <w:r w:rsidR="00995105" w:rsidRPr="001F42D3">
        <w:t xml:space="preserve"> </w:t>
      </w:r>
      <w:r w:rsidRPr="001F42D3">
        <w:t>suggests that where a hierarchical identification of the equipment is desired (e.g., module or VMD within Medical Device System) that the lowest-level equipment be sent first, followed by higher levels in succession.</w:t>
      </w:r>
    </w:p>
    <w:p w14:paraId="47732F2C" w14:textId="37A42CBB" w:rsidR="00B11855" w:rsidRPr="001F42D3" w:rsidRDefault="006C4608" w:rsidP="005C1693">
      <w:pPr>
        <w:pStyle w:val="BodyText"/>
      </w:pPr>
      <w:r w:rsidRPr="001F42D3">
        <w:t xml:space="preserve">A </w:t>
      </w:r>
      <w:r w:rsidR="004C60BF" w:rsidRPr="001F42D3">
        <w:t>permissible</w:t>
      </w:r>
      <w:r w:rsidRPr="001F42D3">
        <w:t xml:space="preserve"> </w:t>
      </w:r>
      <w:r w:rsidR="003D003E" w:rsidRPr="001F42D3">
        <w:t>optimization is to not send the full hierarchy with every observation, but rather the identification should be sent at the highest level of device related OBX possible: i.e., MDS, then VMD, and then Channel. Inheritance should be assumed</w:t>
      </w:r>
      <w:r w:rsidR="009D39AD" w:rsidRPr="001F42D3">
        <w:t xml:space="preserve">, </w:t>
      </w:r>
      <w:r w:rsidR="003D003E" w:rsidRPr="001F42D3">
        <w:t>i.e., for multivalued results from the same Device, this field is required only in the first OBX segment.</w:t>
      </w:r>
    </w:p>
    <w:p w14:paraId="28E579A9" w14:textId="2370A641" w:rsidR="00B11855" w:rsidRPr="001F42D3" w:rsidRDefault="003D003E" w:rsidP="005C1693">
      <w:pPr>
        <w:pStyle w:val="BodyText"/>
      </w:pPr>
      <w:r w:rsidRPr="001F42D3">
        <w:t>For metric related data this field is not required – unless no device hierarchy, and therefore related OBXs, is being declared; in which case the device ID should be provided here if available. Inheritance should be assumed</w:t>
      </w:r>
      <w:r w:rsidR="009D39AD" w:rsidRPr="001F42D3">
        <w:t xml:space="preserve">, </w:t>
      </w:r>
      <w:r w:rsidRPr="001F42D3">
        <w:t>i.e., for multivalued results from the same Device, this field is required only in the first OBX segment.</w:t>
      </w:r>
    </w:p>
    <w:p w14:paraId="6E8AFBD5" w14:textId="42807196" w:rsidR="00B11855" w:rsidRPr="001F42D3" w:rsidRDefault="003D003E" w:rsidP="005C1693">
      <w:pPr>
        <w:pStyle w:val="BodyText"/>
      </w:pPr>
      <w:r w:rsidRPr="001F42D3">
        <w:t>Device identifiers shall be reported in OBX-18, data type ‘EI’ (Entity Identifier), for the MDS level for PCD devices and DEV_SPEC_PROFILE for PHD devices.</w:t>
      </w:r>
    </w:p>
    <w:p w14:paraId="64EBFD82" w14:textId="5E90B80D" w:rsidR="00B11855" w:rsidRPr="001F42D3" w:rsidRDefault="003D003E" w:rsidP="00CF5627">
      <w:pPr>
        <w:pStyle w:val="TableTitle"/>
      </w:pPr>
      <w:r w:rsidRPr="001F42D3">
        <w:t>Table B.8</w:t>
      </w:r>
      <w:r w:rsidR="004E547A" w:rsidRPr="001F42D3">
        <w:t>.6-</w:t>
      </w:r>
      <w:r w:rsidR="00277D6B">
        <w:t>4</w:t>
      </w:r>
      <w:r w:rsidRPr="001F42D3">
        <w:t xml:space="preserve">: </w:t>
      </w:r>
      <w:r w:rsidR="006D613E" w:rsidRPr="001F42D3">
        <w:t>HL7</w:t>
      </w:r>
      <w:r w:rsidR="00995105" w:rsidRPr="001F42D3">
        <w:t xml:space="preserve"> </w:t>
      </w:r>
      <w:r w:rsidRPr="001F42D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1F42D3" w14:paraId="5FA150D2" w14:textId="77777777" w:rsidTr="00A92110">
        <w:trPr>
          <w:cantSplit/>
          <w:jc w:val="center"/>
        </w:trPr>
        <w:tc>
          <w:tcPr>
            <w:tcW w:w="1132" w:type="dxa"/>
            <w:shd w:val="clear" w:color="auto" w:fill="D9D9D9"/>
          </w:tcPr>
          <w:p w14:paraId="4C694A0E" w14:textId="77777777" w:rsidR="00B11855" w:rsidRPr="001F42D3" w:rsidRDefault="003D003E" w:rsidP="00F7428B">
            <w:pPr>
              <w:pStyle w:val="TableEntryHeader"/>
            </w:pPr>
            <w:r w:rsidRPr="001F42D3">
              <w:t>SEQ</w:t>
            </w:r>
          </w:p>
        </w:tc>
        <w:tc>
          <w:tcPr>
            <w:tcW w:w="887" w:type="dxa"/>
            <w:shd w:val="clear" w:color="auto" w:fill="D9D9D9"/>
          </w:tcPr>
          <w:p w14:paraId="7E4ACF27" w14:textId="77777777" w:rsidR="00B11855" w:rsidRPr="001F42D3" w:rsidRDefault="003D003E" w:rsidP="00F7428B">
            <w:pPr>
              <w:pStyle w:val="TableEntryHeader"/>
            </w:pPr>
            <w:r w:rsidRPr="001F42D3">
              <w:t>LEN</w:t>
            </w:r>
          </w:p>
        </w:tc>
        <w:tc>
          <w:tcPr>
            <w:tcW w:w="720" w:type="dxa"/>
            <w:shd w:val="clear" w:color="auto" w:fill="D9D9D9"/>
          </w:tcPr>
          <w:p w14:paraId="16FA03BB" w14:textId="77777777" w:rsidR="00B11855" w:rsidRPr="001F42D3" w:rsidRDefault="003D003E" w:rsidP="00F7428B">
            <w:pPr>
              <w:pStyle w:val="TableEntryHeader"/>
            </w:pPr>
            <w:r w:rsidRPr="001F42D3">
              <w:t>DT</w:t>
            </w:r>
          </w:p>
        </w:tc>
        <w:tc>
          <w:tcPr>
            <w:tcW w:w="932" w:type="dxa"/>
            <w:shd w:val="clear" w:color="auto" w:fill="D9D9D9"/>
          </w:tcPr>
          <w:p w14:paraId="106DDA74" w14:textId="77777777" w:rsidR="00B11855" w:rsidRPr="001F42D3" w:rsidRDefault="003D003E" w:rsidP="00F7428B">
            <w:pPr>
              <w:pStyle w:val="TableEntryHeader"/>
            </w:pPr>
            <w:r w:rsidRPr="001F42D3">
              <w:t xml:space="preserve">OPT </w:t>
            </w:r>
          </w:p>
        </w:tc>
        <w:tc>
          <w:tcPr>
            <w:tcW w:w="990" w:type="dxa"/>
            <w:shd w:val="clear" w:color="auto" w:fill="D9D9D9"/>
          </w:tcPr>
          <w:p w14:paraId="61624C7C" w14:textId="77777777" w:rsidR="00B11855" w:rsidRPr="001F42D3" w:rsidRDefault="003D003E" w:rsidP="00F7428B">
            <w:pPr>
              <w:pStyle w:val="TableEntryHeader"/>
            </w:pPr>
            <w:r w:rsidRPr="001F42D3">
              <w:t>TBL#</w:t>
            </w:r>
          </w:p>
        </w:tc>
        <w:tc>
          <w:tcPr>
            <w:tcW w:w="2861" w:type="dxa"/>
            <w:shd w:val="clear" w:color="auto" w:fill="D9D9D9"/>
          </w:tcPr>
          <w:p w14:paraId="131D21AB" w14:textId="77777777" w:rsidR="00B11855" w:rsidRPr="001F42D3" w:rsidRDefault="003D003E" w:rsidP="00F7428B">
            <w:pPr>
              <w:pStyle w:val="TableEntryHeader"/>
            </w:pPr>
            <w:r w:rsidRPr="001F42D3">
              <w:t>COMPONENT NAME</w:t>
            </w:r>
          </w:p>
        </w:tc>
      </w:tr>
      <w:tr w:rsidR="00C40FD5" w:rsidRPr="001F42D3" w14:paraId="2C0657EE" w14:textId="77777777" w:rsidTr="006C0E8E">
        <w:trPr>
          <w:cantSplit/>
          <w:jc w:val="center"/>
        </w:trPr>
        <w:tc>
          <w:tcPr>
            <w:tcW w:w="1132" w:type="dxa"/>
          </w:tcPr>
          <w:p w14:paraId="4AA66EDE" w14:textId="77777777" w:rsidR="00B11855" w:rsidRPr="001F42D3" w:rsidRDefault="003D003E" w:rsidP="00F7428B">
            <w:pPr>
              <w:pStyle w:val="TableEntry"/>
              <w:keepNext/>
            </w:pPr>
            <w:r w:rsidRPr="001F42D3">
              <w:t>1</w:t>
            </w:r>
          </w:p>
        </w:tc>
        <w:tc>
          <w:tcPr>
            <w:tcW w:w="887" w:type="dxa"/>
          </w:tcPr>
          <w:p w14:paraId="6DF807AC" w14:textId="77777777" w:rsidR="00B11855" w:rsidRPr="001F42D3" w:rsidRDefault="003D003E" w:rsidP="00F7428B">
            <w:pPr>
              <w:pStyle w:val="TableEntry"/>
              <w:keepNext/>
            </w:pPr>
            <w:r w:rsidRPr="001F42D3">
              <w:t>199</w:t>
            </w:r>
          </w:p>
        </w:tc>
        <w:tc>
          <w:tcPr>
            <w:tcW w:w="720" w:type="dxa"/>
          </w:tcPr>
          <w:p w14:paraId="5F4B4732" w14:textId="77777777" w:rsidR="00B11855" w:rsidRPr="001F42D3" w:rsidRDefault="003D003E" w:rsidP="00F7428B">
            <w:pPr>
              <w:pStyle w:val="TableEntry"/>
              <w:keepNext/>
            </w:pPr>
            <w:r w:rsidRPr="001F42D3">
              <w:t>ST</w:t>
            </w:r>
          </w:p>
        </w:tc>
        <w:tc>
          <w:tcPr>
            <w:tcW w:w="932" w:type="dxa"/>
          </w:tcPr>
          <w:p w14:paraId="65F730CA" w14:textId="77777777" w:rsidR="00B11855" w:rsidRPr="001F42D3" w:rsidRDefault="003D003E" w:rsidP="00F7428B">
            <w:pPr>
              <w:pStyle w:val="TableEntry"/>
              <w:keepNext/>
            </w:pPr>
            <w:r w:rsidRPr="001F42D3">
              <w:t>R</w:t>
            </w:r>
          </w:p>
        </w:tc>
        <w:tc>
          <w:tcPr>
            <w:tcW w:w="990" w:type="dxa"/>
          </w:tcPr>
          <w:p w14:paraId="5717973D" w14:textId="77777777" w:rsidR="00B11855" w:rsidRPr="001F42D3" w:rsidRDefault="00B11855" w:rsidP="00F7428B">
            <w:pPr>
              <w:pStyle w:val="TableEntry"/>
              <w:keepNext/>
            </w:pPr>
          </w:p>
        </w:tc>
        <w:tc>
          <w:tcPr>
            <w:tcW w:w="2861" w:type="dxa"/>
          </w:tcPr>
          <w:p w14:paraId="3F11E18B" w14:textId="77777777" w:rsidR="00B11855" w:rsidRPr="001F42D3" w:rsidRDefault="003D003E" w:rsidP="00F7428B">
            <w:pPr>
              <w:pStyle w:val="TableEntry"/>
              <w:keepNext/>
            </w:pPr>
            <w:r w:rsidRPr="001F42D3">
              <w:t>Entity Identifier</w:t>
            </w:r>
          </w:p>
        </w:tc>
      </w:tr>
      <w:tr w:rsidR="00C40FD5" w:rsidRPr="001F42D3" w14:paraId="71BA9260" w14:textId="77777777" w:rsidTr="006C0E8E">
        <w:trPr>
          <w:cantSplit/>
          <w:jc w:val="center"/>
        </w:trPr>
        <w:tc>
          <w:tcPr>
            <w:tcW w:w="1132" w:type="dxa"/>
          </w:tcPr>
          <w:p w14:paraId="0A68156A" w14:textId="77777777" w:rsidR="00B11855" w:rsidRPr="001F42D3" w:rsidRDefault="003D003E" w:rsidP="00F7428B">
            <w:pPr>
              <w:pStyle w:val="TableEntry"/>
              <w:keepNext/>
            </w:pPr>
            <w:r w:rsidRPr="001F42D3">
              <w:t>2</w:t>
            </w:r>
          </w:p>
        </w:tc>
        <w:tc>
          <w:tcPr>
            <w:tcW w:w="887" w:type="dxa"/>
          </w:tcPr>
          <w:p w14:paraId="560A2FB7" w14:textId="77777777" w:rsidR="00B11855" w:rsidRPr="001F42D3" w:rsidRDefault="003D003E" w:rsidP="00F7428B">
            <w:pPr>
              <w:pStyle w:val="TableEntry"/>
              <w:keepNext/>
            </w:pPr>
            <w:r w:rsidRPr="001F42D3">
              <w:t>20</w:t>
            </w:r>
          </w:p>
        </w:tc>
        <w:tc>
          <w:tcPr>
            <w:tcW w:w="720" w:type="dxa"/>
          </w:tcPr>
          <w:p w14:paraId="5FD55FC3" w14:textId="77777777" w:rsidR="00B11855" w:rsidRPr="001F42D3" w:rsidRDefault="003D003E" w:rsidP="00F7428B">
            <w:pPr>
              <w:pStyle w:val="TableEntry"/>
              <w:keepNext/>
            </w:pPr>
            <w:r w:rsidRPr="001F42D3">
              <w:t>IS</w:t>
            </w:r>
          </w:p>
        </w:tc>
        <w:tc>
          <w:tcPr>
            <w:tcW w:w="932" w:type="dxa"/>
          </w:tcPr>
          <w:p w14:paraId="17C7A557" w14:textId="77777777" w:rsidR="00B11855" w:rsidRPr="001F42D3" w:rsidRDefault="003D003E" w:rsidP="00F7428B">
            <w:pPr>
              <w:pStyle w:val="TableEntry"/>
              <w:keepNext/>
            </w:pPr>
            <w:r w:rsidRPr="001F42D3">
              <w:t>RE</w:t>
            </w:r>
          </w:p>
        </w:tc>
        <w:tc>
          <w:tcPr>
            <w:tcW w:w="990" w:type="dxa"/>
          </w:tcPr>
          <w:p w14:paraId="611ECADA" w14:textId="77777777" w:rsidR="00B11855" w:rsidRPr="001F42D3" w:rsidRDefault="003D003E" w:rsidP="00F7428B">
            <w:pPr>
              <w:pStyle w:val="TableEntry"/>
              <w:keepNext/>
            </w:pPr>
            <w:r w:rsidRPr="001F42D3">
              <w:t>0363</w:t>
            </w:r>
          </w:p>
        </w:tc>
        <w:tc>
          <w:tcPr>
            <w:tcW w:w="2861" w:type="dxa"/>
          </w:tcPr>
          <w:p w14:paraId="7558FBA3" w14:textId="77777777" w:rsidR="00B11855" w:rsidRPr="001F42D3" w:rsidRDefault="003D003E" w:rsidP="00F7428B">
            <w:pPr>
              <w:pStyle w:val="TableEntry"/>
              <w:keepNext/>
            </w:pPr>
            <w:r w:rsidRPr="001F42D3">
              <w:t>Namespace ID</w:t>
            </w:r>
          </w:p>
        </w:tc>
      </w:tr>
      <w:tr w:rsidR="00C40FD5" w:rsidRPr="001F42D3" w14:paraId="0490F071" w14:textId="77777777" w:rsidTr="006C0E8E">
        <w:trPr>
          <w:cantSplit/>
          <w:jc w:val="center"/>
        </w:trPr>
        <w:tc>
          <w:tcPr>
            <w:tcW w:w="1132" w:type="dxa"/>
          </w:tcPr>
          <w:p w14:paraId="1D8E57F3" w14:textId="77777777" w:rsidR="00B11855" w:rsidRPr="001F42D3" w:rsidRDefault="003D003E" w:rsidP="00F7428B">
            <w:pPr>
              <w:pStyle w:val="TableEntry"/>
              <w:keepNext/>
            </w:pPr>
            <w:r w:rsidRPr="001F42D3">
              <w:t>3</w:t>
            </w:r>
          </w:p>
        </w:tc>
        <w:tc>
          <w:tcPr>
            <w:tcW w:w="887" w:type="dxa"/>
          </w:tcPr>
          <w:p w14:paraId="78D0CE7B" w14:textId="77777777" w:rsidR="00B11855" w:rsidRPr="001F42D3" w:rsidRDefault="003D003E" w:rsidP="00F7428B">
            <w:pPr>
              <w:pStyle w:val="TableEntry"/>
              <w:keepNext/>
            </w:pPr>
            <w:r w:rsidRPr="001F42D3">
              <w:t>199</w:t>
            </w:r>
          </w:p>
        </w:tc>
        <w:tc>
          <w:tcPr>
            <w:tcW w:w="720" w:type="dxa"/>
          </w:tcPr>
          <w:p w14:paraId="7D8E3047" w14:textId="77777777" w:rsidR="00B11855" w:rsidRPr="001F42D3" w:rsidRDefault="003D003E" w:rsidP="00F7428B">
            <w:pPr>
              <w:pStyle w:val="TableEntry"/>
              <w:keepNext/>
            </w:pPr>
            <w:r w:rsidRPr="001F42D3">
              <w:t>ST</w:t>
            </w:r>
          </w:p>
        </w:tc>
        <w:tc>
          <w:tcPr>
            <w:tcW w:w="932" w:type="dxa"/>
          </w:tcPr>
          <w:p w14:paraId="52DF0DB3" w14:textId="77777777" w:rsidR="00B11855" w:rsidRPr="001F42D3" w:rsidRDefault="003D003E" w:rsidP="00F7428B">
            <w:pPr>
              <w:pStyle w:val="TableEntry"/>
              <w:keepNext/>
            </w:pPr>
            <w:r w:rsidRPr="001F42D3">
              <w:t>C</w:t>
            </w:r>
          </w:p>
        </w:tc>
        <w:tc>
          <w:tcPr>
            <w:tcW w:w="990" w:type="dxa"/>
          </w:tcPr>
          <w:p w14:paraId="521D7A3F" w14:textId="77777777" w:rsidR="00B11855" w:rsidRPr="001F42D3" w:rsidRDefault="00B11855" w:rsidP="00F7428B">
            <w:pPr>
              <w:pStyle w:val="TableEntry"/>
              <w:keepNext/>
            </w:pPr>
          </w:p>
        </w:tc>
        <w:tc>
          <w:tcPr>
            <w:tcW w:w="2861" w:type="dxa"/>
          </w:tcPr>
          <w:p w14:paraId="4FE7A425" w14:textId="77777777" w:rsidR="00B11855" w:rsidRPr="001F42D3" w:rsidRDefault="003D003E" w:rsidP="00F7428B">
            <w:pPr>
              <w:pStyle w:val="TableEntry"/>
              <w:keepNext/>
            </w:pPr>
            <w:r w:rsidRPr="001F42D3">
              <w:t>Universal ID</w:t>
            </w:r>
          </w:p>
        </w:tc>
      </w:tr>
      <w:tr w:rsidR="00C40FD5" w:rsidRPr="001F42D3" w14:paraId="0B415F93" w14:textId="77777777" w:rsidTr="006C0E8E">
        <w:trPr>
          <w:cantSplit/>
          <w:jc w:val="center"/>
        </w:trPr>
        <w:tc>
          <w:tcPr>
            <w:tcW w:w="1132" w:type="dxa"/>
          </w:tcPr>
          <w:p w14:paraId="4764E017" w14:textId="77777777" w:rsidR="00B11855" w:rsidRPr="001F42D3" w:rsidRDefault="003D003E" w:rsidP="00F7428B">
            <w:pPr>
              <w:pStyle w:val="TableEntry"/>
              <w:keepNext/>
            </w:pPr>
            <w:r w:rsidRPr="001F42D3">
              <w:t>4</w:t>
            </w:r>
          </w:p>
        </w:tc>
        <w:tc>
          <w:tcPr>
            <w:tcW w:w="887" w:type="dxa"/>
          </w:tcPr>
          <w:p w14:paraId="03F59F50" w14:textId="77777777" w:rsidR="00B11855" w:rsidRPr="001F42D3" w:rsidRDefault="003D003E" w:rsidP="00F7428B">
            <w:pPr>
              <w:pStyle w:val="TableEntry"/>
              <w:keepNext/>
            </w:pPr>
            <w:r w:rsidRPr="001F42D3">
              <w:t>6</w:t>
            </w:r>
          </w:p>
        </w:tc>
        <w:tc>
          <w:tcPr>
            <w:tcW w:w="720" w:type="dxa"/>
          </w:tcPr>
          <w:p w14:paraId="00ED6216" w14:textId="77777777" w:rsidR="00B11855" w:rsidRPr="001F42D3" w:rsidRDefault="003D003E" w:rsidP="00F7428B">
            <w:pPr>
              <w:pStyle w:val="TableEntry"/>
              <w:keepNext/>
            </w:pPr>
            <w:r w:rsidRPr="001F42D3">
              <w:t>ID</w:t>
            </w:r>
          </w:p>
        </w:tc>
        <w:tc>
          <w:tcPr>
            <w:tcW w:w="932" w:type="dxa"/>
          </w:tcPr>
          <w:p w14:paraId="2DD884F0" w14:textId="77777777" w:rsidR="00B11855" w:rsidRPr="001F42D3" w:rsidRDefault="003D003E" w:rsidP="00F7428B">
            <w:pPr>
              <w:pStyle w:val="TableEntry"/>
              <w:keepNext/>
            </w:pPr>
            <w:r w:rsidRPr="001F42D3">
              <w:t>C</w:t>
            </w:r>
          </w:p>
        </w:tc>
        <w:tc>
          <w:tcPr>
            <w:tcW w:w="990" w:type="dxa"/>
          </w:tcPr>
          <w:p w14:paraId="6670C5B3" w14:textId="77777777" w:rsidR="00B11855" w:rsidRPr="001F42D3" w:rsidRDefault="003D003E" w:rsidP="00F7428B">
            <w:pPr>
              <w:pStyle w:val="TableEntry"/>
              <w:keepNext/>
            </w:pPr>
            <w:r w:rsidRPr="001F42D3">
              <w:t>0301</w:t>
            </w:r>
          </w:p>
        </w:tc>
        <w:tc>
          <w:tcPr>
            <w:tcW w:w="2861" w:type="dxa"/>
          </w:tcPr>
          <w:p w14:paraId="0F5D598E" w14:textId="77777777" w:rsidR="00B11855" w:rsidRPr="001F42D3" w:rsidRDefault="003D003E" w:rsidP="00F7428B">
            <w:pPr>
              <w:pStyle w:val="TableEntry"/>
              <w:keepNext/>
            </w:pPr>
            <w:r w:rsidRPr="001F42D3">
              <w:t>Universal ID Type</w:t>
            </w:r>
          </w:p>
        </w:tc>
      </w:tr>
    </w:tbl>
    <w:p w14:paraId="5D41BC90" w14:textId="77777777" w:rsidR="00FE1495" w:rsidRPr="001F42D3" w:rsidRDefault="00FE1495" w:rsidP="0034511D">
      <w:pPr>
        <w:pStyle w:val="BodyText"/>
      </w:pPr>
    </w:p>
    <w:p w14:paraId="65FC4CB6" w14:textId="77777777" w:rsidR="00B11855" w:rsidRPr="001F42D3" w:rsidRDefault="003D003E" w:rsidP="00CF5627">
      <w:pPr>
        <w:pStyle w:val="BodyText"/>
        <w:ind w:left="720"/>
      </w:pPr>
      <w:r w:rsidRPr="001F42D3">
        <w:rPr>
          <w:b/>
        </w:rPr>
        <w:t>Example 1:</w:t>
      </w:r>
      <w:r w:rsidRPr="001F42D3">
        <w:rPr>
          <w:b/>
        </w:rPr>
        <w:tab/>
        <w:t>EUI-64</w:t>
      </w:r>
    </w:p>
    <w:p w14:paraId="1B17D8CE" w14:textId="77777777" w:rsidR="00B11855" w:rsidRPr="001F42D3" w:rsidRDefault="003D003E" w:rsidP="005C1693">
      <w:pPr>
        <w:pStyle w:val="BodyText"/>
      </w:pPr>
      <w:r w:rsidRPr="001F42D3">
        <w:t>This is the preferred and most concise representation of an EUI-64.</w:t>
      </w:r>
    </w:p>
    <w:p w14:paraId="7CE525E2" w14:textId="77777777" w:rsidR="009D16B6" w:rsidRPr="001F42D3" w:rsidRDefault="009D16B6" w:rsidP="005C1693">
      <w:pPr>
        <w:pStyle w:val="BodyText"/>
      </w:pPr>
    </w:p>
    <w:p w14:paraId="7DEB4124" w14:textId="77777777" w:rsidR="00B11855" w:rsidRPr="001F42D3" w:rsidRDefault="003D003E" w:rsidP="009D16B6">
      <w:pPr>
        <w:pStyle w:val="ExampleValue"/>
        <w:rPr>
          <w:noProof w:val="0"/>
        </w:rPr>
      </w:pPr>
      <w:r w:rsidRPr="001F42D3">
        <w:rPr>
          <w:noProof w:val="0"/>
        </w:rPr>
        <w:t>|0123456789ABCDEF^^0123456789ABCDEF^EUI-64|</w:t>
      </w:r>
    </w:p>
    <w:p w14:paraId="452EED9A" w14:textId="77777777" w:rsidR="00B11855" w:rsidRPr="001F42D3" w:rsidRDefault="003D003E" w:rsidP="00CF5627">
      <w:pPr>
        <w:pStyle w:val="BodyText"/>
        <w:ind w:left="720"/>
        <w:rPr>
          <w:bCs/>
        </w:rPr>
      </w:pPr>
      <w:r w:rsidRPr="001F42D3">
        <w:rPr>
          <w:b/>
          <w:bCs/>
        </w:rPr>
        <w:t xml:space="preserve">Example </w:t>
      </w:r>
      <w:r w:rsidR="006C4608" w:rsidRPr="001F42D3">
        <w:rPr>
          <w:b/>
          <w:bCs/>
        </w:rPr>
        <w:t>2</w:t>
      </w:r>
      <w:r w:rsidRPr="001F42D3">
        <w:rPr>
          <w:b/>
          <w:bCs/>
        </w:rPr>
        <w:t>: Vendor-specific identifier string in OBX-18.1</w:t>
      </w:r>
    </w:p>
    <w:p w14:paraId="345DF999" w14:textId="1D86CCC9" w:rsidR="00B11855" w:rsidRPr="001F42D3" w:rsidRDefault="003C5B97" w:rsidP="005C1693">
      <w:pPr>
        <w:pStyle w:val="BodyText"/>
      </w:pPr>
      <w:r w:rsidRPr="001F42D3">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1F42D3">
        <w:t xml:space="preserve">All four OBX-18 components may be used to indicate a vendor-specific identifier string plus an identifier from </w:t>
      </w:r>
      <w:r w:rsidR="006D613E" w:rsidRPr="001F42D3">
        <w:t>HL7</w:t>
      </w:r>
      <w:r w:rsidR="00995105" w:rsidRPr="001F42D3">
        <w:t xml:space="preserve"> </w:t>
      </w:r>
      <w:r w:rsidR="003D003E" w:rsidRPr="001F42D3">
        <w:t xml:space="preserve">Table 0301 - Universal ID type. Here EI-1 (Entity Identifier is the serial number of the equipment, EI-2 (Namespace ID) identifies the equipment model, EI-3 (Universal ID) identifies </w:t>
      </w:r>
      <w:r w:rsidR="003D003E" w:rsidRPr="001F42D3">
        <w:lastRenderedPageBreak/>
        <w:t>the manufacturer using a DNS domain name under the control of the manufacturer, and EI-4 (Universal ID Type) identifies the type of Universal ID contained in EI-3.</w:t>
      </w:r>
    </w:p>
    <w:p w14:paraId="143D3575" w14:textId="77777777" w:rsidR="00B11855" w:rsidRPr="001F42D3" w:rsidRDefault="00B11855" w:rsidP="009D16B6">
      <w:pPr>
        <w:pStyle w:val="ExampleValue"/>
        <w:rPr>
          <w:noProof w:val="0"/>
        </w:rPr>
      </w:pPr>
    </w:p>
    <w:p w14:paraId="0B3878F0" w14:textId="77777777" w:rsidR="00B11855" w:rsidRPr="001F42D3" w:rsidRDefault="003D003E" w:rsidP="009D16B6">
      <w:pPr>
        <w:pStyle w:val="ExampleValue"/>
        <w:rPr>
          <w:noProof w:val="0"/>
        </w:rPr>
      </w:pPr>
      <w:r w:rsidRPr="001F42D3">
        <w:rPr>
          <w:noProof w:val="0"/>
        </w:rPr>
        <w:t>|123456^ICU_MONITOR^megacorp.com^DNS|.</w:t>
      </w:r>
    </w:p>
    <w:p w14:paraId="108441D8" w14:textId="77777777" w:rsidR="00B11855" w:rsidRPr="001F42D3" w:rsidRDefault="00B11855" w:rsidP="009D16B6">
      <w:pPr>
        <w:pStyle w:val="ExampleValue"/>
        <w:rPr>
          <w:noProof w:val="0"/>
        </w:rPr>
      </w:pPr>
    </w:p>
    <w:p w14:paraId="3CDEA6DA" w14:textId="5492695A" w:rsidR="00B11855" w:rsidRPr="001F42D3" w:rsidRDefault="003D003E" w:rsidP="005C1693">
      <w:pPr>
        <w:pStyle w:val="BodyText"/>
      </w:pPr>
      <w:r w:rsidRPr="001F42D3">
        <w:t>See the discussion of the EI data type in Appendix C.5 for further details and examples.</w:t>
      </w:r>
    </w:p>
    <w:p w14:paraId="44B3D98E" w14:textId="77777777" w:rsidR="00B11855" w:rsidRPr="001F42D3" w:rsidRDefault="003D003E" w:rsidP="005C1693">
      <w:pPr>
        <w:pStyle w:val="BodyText"/>
        <w:keepNext/>
      </w:pPr>
      <w:r w:rsidRPr="001F42D3">
        <w:rPr>
          <w:b/>
          <w:bCs/>
        </w:rPr>
        <w:t>OBX-19   Date/Time of the Analysis</w:t>
      </w:r>
    </w:p>
    <w:p w14:paraId="42ADE6B1" w14:textId="77777777" w:rsidR="00B11855" w:rsidRPr="001F42D3" w:rsidRDefault="003D003E" w:rsidP="005C1693">
      <w:pPr>
        <w:pStyle w:val="BodyText"/>
      </w:pPr>
      <w:r w:rsidRPr="001F42D3">
        <w:t>Conditional Predicate: May be used if duplicate of OBX-14 is needed in this field by receiving system.</w:t>
      </w:r>
    </w:p>
    <w:p w14:paraId="2477E06E" w14:textId="77DF45C8" w:rsidR="00B11855" w:rsidRPr="001F42D3" w:rsidRDefault="003D003E" w:rsidP="005C1693">
      <w:pPr>
        <w:pStyle w:val="BodyText"/>
      </w:pPr>
      <w:r w:rsidRPr="001F42D3">
        <w:t xml:space="preserve">For </w:t>
      </w:r>
      <w:proofErr w:type="gramStart"/>
      <w:r w:rsidRPr="001F42D3">
        <w:t xml:space="preserve">the </w:t>
      </w:r>
      <w:r w:rsidR="007E67D4" w:rsidRPr="001F42D3">
        <w:t>DEV</w:t>
      </w:r>
      <w:proofErr w:type="gramEnd"/>
      <w:r w:rsidR="007E67D4" w:rsidRPr="001F42D3">
        <w:t xml:space="preserve"> TF</w:t>
      </w:r>
      <w:r w:rsidRPr="001F42D3">
        <w:t xml:space="preserve"> use OBX-14 preferentially if device time is relevant. Information in OBX-14 may be duplicated here if local needs </w:t>
      </w:r>
      <w:proofErr w:type="gramStart"/>
      <w:r w:rsidRPr="001F42D3">
        <w:t>dictate</w:t>
      </w:r>
      <w:proofErr w:type="gramEnd"/>
      <w:r w:rsidRPr="001F42D3">
        <w:t>.</w:t>
      </w:r>
    </w:p>
    <w:p w14:paraId="25E9A46B" w14:textId="77777777" w:rsidR="00B11855" w:rsidRPr="001F42D3" w:rsidRDefault="003D003E" w:rsidP="005C1693">
      <w:pPr>
        <w:pStyle w:val="BodyText"/>
      </w:pPr>
      <w:r w:rsidRPr="001F42D3">
        <w:rPr>
          <w:b/>
          <w:bCs/>
        </w:rPr>
        <w:t>OBX-20   Observation Site</w:t>
      </w:r>
    </w:p>
    <w:p w14:paraId="0F556927" w14:textId="77777777" w:rsidR="00B11855" w:rsidRPr="001F42D3" w:rsidRDefault="003D003E" w:rsidP="009D16B6">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1F42D3" w:rsidRDefault="003D003E" w:rsidP="005C1693">
      <w:pPr>
        <w:pStyle w:val="BodyText"/>
      </w:pPr>
      <w:r w:rsidRPr="001F42D3">
        <w:t xml:space="preserve">Definition: This field typically contains the body site(s) where the measurement being reported was obtained. This field should not be used for a specimen source or specimen collection site. </w:t>
      </w:r>
    </w:p>
    <w:p w14:paraId="20944191" w14:textId="77777777" w:rsidR="00B11855" w:rsidRPr="001F42D3" w:rsidRDefault="003D003E" w:rsidP="005C1693">
      <w:pPr>
        <w:pStyle w:val="BodyText"/>
      </w:pPr>
      <w:r w:rsidRPr="001F42D3">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1F42D3" w:rsidRDefault="003D003E" w:rsidP="005C1693">
      <w:pPr>
        <w:pStyle w:val="BodyText"/>
      </w:pPr>
      <w:r w:rsidRPr="001F42D3">
        <w:t xml:space="preserve">Any nationally recognized coding system might be used for this field including SNOMED or MDC; </w:t>
      </w:r>
      <w:r w:rsidR="0028379E" w:rsidRPr="001F42D3">
        <w:t>alternatively,</w:t>
      </w:r>
      <w:r w:rsidRPr="001F42D3">
        <w:t xml:space="preserve"> the </w:t>
      </w:r>
      <w:r w:rsidR="006D613E" w:rsidRPr="001F42D3">
        <w:t>HL7</w:t>
      </w:r>
      <w:r w:rsidR="00995105" w:rsidRPr="001F42D3">
        <w:t xml:space="preserve"> </w:t>
      </w:r>
      <w:r w:rsidRPr="001F42D3">
        <w:t>Table 0163 may be used. Veterinary medicine may choose the tables supported for the components of this field as decided by their industry.</w:t>
      </w:r>
    </w:p>
    <w:p w14:paraId="19E52D80" w14:textId="3A23851C" w:rsidR="00A32D52" w:rsidRPr="001F42D3" w:rsidRDefault="00D53FC4" w:rsidP="00B34AEB">
      <w:pPr>
        <w:pStyle w:val="Heading3"/>
        <w:numPr>
          <w:ilvl w:val="0"/>
          <w:numId w:val="0"/>
        </w:numPr>
        <w:rPr>
          <w:noProof w:val="0"/>
        </w:rPr>
      </w:pPr>
      <w:bookmarkStart w:id="851" w:name="_Toc401769863"/>
      <w:bookmarkStart w:id="852" w:name="_Ref429943940"/>
      <w:bookmarkStart w:id="853" w:name="_Ref429943954"/>
      <w:bookmarkStart w:id="854" w:name="_Ref429944113"/>
      <w:bookmarkStart w:id="855" w:name="_Ref429944139"/>
      <w:bookmarkStart w:id="856" w:name="_Ref429944639"/>
      <w:bookmarkStart w:id="857" w:name="_Ref429944659"/>
      <w:bookmarkStart w:id="858" w:name="_Toc181625234"/>
      <w:r w:rsidRPr="001F42D3">
        <w:rPr>
          <w:noProof w:val="0"/>
        </w:rPr>
        <w:t xml:space="preserve">B.8.7 </w:t>
      </w:r>
      <w:r w:rsidR="00A32D52" w:rsidRPr="001F42D3">
        <w:rPr>
          <w:noProof w:val="0"/>
        </w:rPr>
        <w:t>Time Stamps and Time Synchronization</w:t>
      </w:r>
      <w:bookmarkEnd w:id="851"/>
      <w:bookmarkEnd w:id="852"/>
      <w:bookmarkEnd w:id="853"/>
      <w:bookmarkEnd w:id="854"/>
      <w:bookmarkEnd w:id="855"/>
      <w:bookmarkEnd w:id="856"/>
      <w:bookmarkEnd w:id="857"/>
      <w:bookmarkEnd w:id="858"/>
    </w:p>
    <w:p w14:paraId="080F3596" w14:textId="77777777" w:rsidR="00A32D52" w:rsidRPr="001F42D3" w:rsidRDefault="00A32D52" w:rsidP="00A32D52">
      <w:pPr>
        <w:pStyle w:val="BodyText"/>
      </w:pPr>
      <w:r w:rsidRPr="001F42D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1F42D3" w:rsidRDefault="00A32D52" w:rsidP="00A32D52">
      <w:pPr>
        <w:pStyle w:val="BodyText"/>
      </w:pPr>
      <w:proofErr w:type="gramStart"/>
      <w:r w:rsidRPr="001F42D3">
        <w:t>In order to</w:t>
      </w:r>
      <w:proofErr w:type="gramEnd"/>
      <w:r w:rsidRPr="001F42D3">
        <w:t xml:space="preserve">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w:t>
      </w:r>
      <w:r w:rsidRPr="001F42D3">
        <w:lastRenderedPageBreak/>
        <w:t xml:space="preserve">correct time zone offset included in the timestamp representation since this can readily be converted to UTC whatever the time zone of the receiving system. </w:t>
      </w:r>
      <w:proofErr w:type="gramStart"/>
      <w:r w:rsidRPr="001F42D3">
        <w:t>In order to</w:t>
      </w:r>
      <w:proofErr w:type="gramEnd"/>
      <w:r w:rsidRPr="001F42D3">
        <w:t xml:space="preserve"> preserve the original time marking provided by the device, the Observation Result message SHALL </w:t>
      </w:r>
      <w:proofErr w:type="gramStart"/>
      <w:r w:rsidRPr="001F42D3">
        <w:t>contain</w:t>
      </w:r>
      <w:proofErr w:type="gramEnd"/>
      <w:r w:rsidRPr="001F42D3">
        <w:t xml:space="preserve"> a synchronization time element such as MDC_ATTR_TIME_ABS at the Medical Device System level which discloses the device’s notion of time, as described in the following table. The DOR SHALL </w:t>
      </w:r>
      <w:proofErr w:type="gramStart"/>
      <w:r w:rsidRPr="001F42D3">
        <w:t>use</w:t>
      </w:r>
      <w:proofErr w:type="gramEnd"/>
      <w:r w:rsidRPr="001F42D3">
        <w:t xml:space="preserve"> this device time as the basis for correcting the timestamps from the device (for example, for OBX-14) to the DOR’s ‘consistent time’.</w:t>
      </w:r>
    </w:p>
    <w:p w14:paraId="1346DF8B" w14:textId="77777777" w:rsidR="00A32D52" w:rsidRPr="001F42D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1F42D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462B2A35" w14:textId="77777777" w:rsidR="00A32D52" w:rsidRPr="001F42D3" w:rsidRDefault="00A32D52" w:rsidP="00A32D52">
            <w:pPr>
              <w:ind w:hanging="2"/>
              <w:rPr>
                <w:rFonts w:ascii="Verdana" w:hAnsi="Verdana"/>
                <w:sz w:val="16"/>
                <w:szCs w:val="16"/>
              </w:rPr>
            </w:pPr>
          </w:p>
        </w:tc>
        <w:tc>
          <w:tcPr>
            <w:tcW w:w="208" w:type="dxa"/>
            <w:tcBorders>
              <w:top w:val="nil"/>
              <w:left w:val="nil"/>
              <w:bottom w:val="nil"/>
              <w:right w:val="nil"/>
            </w:tcBorders>
          </w:tcPr>
          <w:p w14:paraId="00FF0E8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3DCC0EF"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56E268A4"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46D53C63"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7A6F8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D14F4B7" w14:textId="77777777" w:rsidR="00A32D52" w:rsidRPr="001F42D3" w:rsidRDefault="00A32D52" w:rsidP="00A32D52">
            <w:pPr>
              <w:ind w:hanging="2"/>
              <w:rPr>
                <w:rFonts w:ascii="Verdana" w:hAnsi="Verdana"/>
                <w:sz w:val="16"/>
                <w:szCs w:val="16"/>
              </w:rPr>
            </w:pPr>
          </w:p>
        </w:tc>
        <w:tc>
          <w:tcPr>
            <w:tcW w:w="1404" w:type="dxa"/>
            <w:shd w:val="clear" w:color="auto" w:fill="E6E6E6"/>
          </w:tcPr>
          <w:p w14:paraId="07FD01B3" w14:textId="77777777" w:rsidR="00A32D52" w:rsidRPr="001F42D3" w:rsidRDefault="00A32D52" w:rsidP="00A32D52">
            <w:pPr>
              <w:ind w:hanging="2"/>
            </w:pPr>
            <w:r w:rsidRPr="001F42D3">
              <w:rPr>
                <w:rFonts w:ascii="Verdana" w:hAnsi="Verdana"/>
                <w:b/>
                <w:bCs/>
                <w:sz w:val="16"/>
                <w:szCs w:val="16"/>
              </w:rPr>
              <w:t>Msg Segment</w:t>
            </w:r>
          </w:p>
        </w:tc>
        <w:tc>
          <w:tcPr>
            <w:tcW w:w="6349" w:type="dxa"/>
            <w:shd w:val="clear" w:color="auto" w:fill="E6E6E6"/>
          </w:tcPr>
          <w:p w14:paraId="1036F51D" w14:textId="77777777" w:rsidR="00A32D52" w:rsidRPr="001F42D3" w:rsidRDefault="00A32D52" w:rsidP="00A32D52">
            <w:pPr>
              <w:ind w:hanging="2"/>
            </w:pPr>
            <w:r w:rsidRPr="001F42D3">
              <w:rPr>
                <w:rFonts w:ascii="Verdana" w:hAnsi="Verdana"/>
                <w:b/>
                <w:bCs/>
                <w:sz w:val="16"/>
                <w:szCs w:val="16"/>
              </w:rPr>
              <w:t>Description and comments</w:t>
            </w:r>
          </w:p>
        </w:tc>
        <w:tc>
          <w:tcPr>
            <w:tcW w:w="720" w:type="dxa"/>
            <w:shd w:val="clear" w:color="auto" w:fill="E6E6E6"/>
          </w:tcPr>
          <w:p w14:paraId="27661F25" w14:textId="77777777" w:rsidR="00A32D52" w:rsidRPr="001F42D3" w:rsidRDefault="00A32D52" w:rsidP="00A32D52">
            <w:pPr>
              <w:ind w:hanging="2"/>
            </w:pPr>
            <w:r w:rsidRPr="001F42D3">
              <w:rPr>
                <w:rFonts w:ascii="Verdana" w:hAnsi="Verdana"/>
                <w:b/>
                <w:bCs/>
                <w:sz w:val="16"/>
                <w:szCs w:val="16"/>
              </w:rPr>
              <w:t>Status</w:t>
            </w:r>
          </w:p>
        </w:tc>
      </w:tr>
      <w:tr w:rsidR="00A32D52" w:rsidRPr="001F42D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50F2A5BA" w14:textId="77777777" w:rsidR="00A32D52" w:rsidRPr="001F42D3" w:rsidRDefault="00A32D52" w:rsidP="00A32D52">
            <w:pPr>
              <w:ind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4197424"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6F8962E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04A4A30C"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B0FB689"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64DA81EE" w14:textId="77777777" w:rsidR="00A32D52" w:rsidRPr="001F42D3" w:rsidRDefault="00A32D52" w:rsidP="00A32D52">
            <w:pPr>
              <w:ind w:hanging="2"/>
              <w:rPr>
                <w:rFonts w:ascii="Verdana" w:hAnsi="Verdana"/>
                <w:sz w:val="16"/>
                <w:szCs w:val="16"/>
              </w:rPr>
            </w:pPr>
          </w:p>
        </w:tc>
        <w:tc>
          <w:tcPr>
            <w:tcW w:w="1404" w:type="dxa"/>
          </w:tcPr>
          <w:p w14:paraId="2DB77156" w14:textId="77777777" w:rsidR="00A32D52" w:rsidRPr="001F42D3" w:rsidRDefault="00A32D52" w:rsidP="00A32D52">
            <w:pPr>
              <w:ind w:hanging="2"/>
            </w:pPr>
            <w:r w:rsidRPr="001F42D3">
              <w:rPr>
                <w:rFonts w:ascii="Verdana" w:hAnsi="Verdana"/>
                <w:sz w:val="16"/>
                <w:szCs w:val="16"/>
              </w:rPr>
              <w:t>MSH......</w:t>
            </w:r>
          </w:p>
        </w:tc>
        <w:tc>
          <w:tcPr>
            <w:tcW w:w="6349" w:type="dxa"/>
          </w:tcPr>
          <w:p w14:paraId="7183BCF7" w14:textId="77777777" w:rsidR="00A32D52" w:rsidRPr="001F42D3" w:rsidRDefault="00A32D52" w:rsidP="00A32D52">
            <w:pPr>
              <w:ind w:hanging="2"/>
            </w:pPr>
            <w:r w:rsidRPr="001F42D3">
              <w:rPr>
                <w:rFonts w:ascii="Verdana" w:hAnsi="Verdana"/>
                <w:b/>
                <w:bCs/>
                <w:sz w:val="16"/>
                <w:szCs w:val="16"/>
              </w:rPr>
              <w:t>MSH-7</w:t>
            </w:r>
            <w:r w:rsidRPr="001F42D3">
              <w:rPr>
                <w:rFonts w:ascii="Verdana" w:hAnsi="Verdana"/>
                <w:sz w:val="16"/>
                <w:szCs w:val="16"/>
              </w:rPr>
              <w:t xml:space="preserve"> Date/Time of Message created/sent (DTM</w:t>
            </w:r>
            <w:r w:rsidRPr="001F42D3">
              <w:rPr>
                <w:rFonts w:ascii="Verdana" w:hAnsi="Verdana"/>
                <w:i/>
                <w:sz w:val="16"/>
                <w:szCs w:val="16"/>
                <w:vertAlign w:val="subscript"/>
              </w:rPr>
              <w:t>DOR</w:t>
            </w:r>
            <w:r w:rsidRPr="001F42D3">
              <w:rPr>
                <w:rFonts w:ascii="Verdana" w:hAnsi="Verdana"/>
                <w:sz w:val="16"/>
                <w:szCs w:val="16"/>
              </w:rPr>
              <w:t>)</w:t>
            </w:r>
          </w:p>
        </w:tc>
        <w:tc>
          <w:tcPr>
            <w:tcW w:w="720" w:type="dxa"/>
          </w:tcPr>
          <w:p w14:paraId="65F54FEE" w14:textId="77777777" w:rsidR="00A32D52" w:rsidRPr="001F42D3" w:rsidRDefault="00A32D52" w:rsidP="00A32D52">
            <w:pPr>
              <w:ind w:hanging="2"/>
            </w:pPr>
            <w:r w:rsidRPr="001F42D3">
              <w:rPr>
                <w:rFonts w:ascii="Verdana" w:hAnsi="Verdana"/>
                <w:sz w:val="16"/>
                <w:szCs w:val="16"/>
              </w:rPr>
              <w:t>M</w:t>
            </w:r>
          </w:p>
        </w:tc>
      </w:tr>
      <w:tr w:rsidR="00A32D52" w:rsidRPr="001F42D3" w14:paraId="75571DC0" w14:textId="77777777" w:rsidTr="00A32D52">
        <w:tc>
          <w:tcPr>
            <w:tcW w:w="203" w:type="dxa"/>
            <w:tcBorders>
              <w:top w:val="nil"/>
              <w:left w:val="single" w:sz="8" w:space="0" w:color="auto"/>
              <w:bottom w:val="nil"/>
              <w:right w:val="nil"/>
            </w:tcBorders>
          </w:tcPr>
          <w:p w14:paraId="4DC7A265"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1F42D3" w:rsidRDefault="00A32D52" w:rsidP="00A32D52">
            <w:pPr>
              <w:ind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723D50A2" w14:textId="77777777" w:rsidR="00A32D52" w:rsidRPr="001F42D3" w:rsidRDefault="00A32D52" w:rsidP="00A32D52">
            <w:pPr>
              <w:ind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24521D1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33A86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1D0E444" w14:textId="77777777" w:rsidR="00A32D52" w:rsidRPr="001F42D3" w:rsidRDefault="00A32D52" w:rsidP="00A32D52">
            <w:pPr>
              <w:ind w:hanging="2"/>
              <w:rPr>
                <w:rFonts w:ascii="Verdana" w:hAnsi="Verdana"/>
                <w:sz w:val="16"/>
                <w:szCs w:val="16"/>
              </w:rPr>
            </w:pPr>
          </w:p>
        </w:tc>
        <w:tc>
          <w:tcPr>
            <w:tcW w:w="1404" w:type="dxa"/>
          </w:tcPr>
          <w:p w14:paraId="05D1E4FD" w14:textId="77777777" w:rsidR="00A32D52" w:rsidRPr="001F42D3" w:rsidRDefault="00A32D52" w:rsidP="00A32D52">
            <w:pPr>
              <w:ind w:hanging="2"/>
            </w:pPr>
            <w:r w:rsidRPr="001F42D3">
              <w:rPr>
                <w:rFonts w:ascii="Verdana" w:hAnsi="Verdana"/>
                <w:sz w:val="16"/>
                <w:szCs w:val="16"/>
              </w:rPr>
              <w:t>PID......</w:t>
            </w:r>
          </w:p>
        </w:tc>
        <w:tc>
          <w:tcPr>
            <w:tcW w:w="6349" w:type="dxa"/>
          </w:tcPr>
          <w:p w14:paraId="604A810B" w14:textId="77777777" w:rsidR="00A32D52" w:rsidRPr="001F42D3" w:rsidRDefault="00A32D52" w:rsidP="00A32D52">
            <w:pPr>
              <w:ind w:hanging="2"/>
              <w:rPr>
                <w:rFonts w:ascii="Verdana" w:hAnsi="Verdana"/>
                <w:sz w:val="16"/>
                <w:szCs w:val="16"/>
              </w:rPr>
            </w:pPr>
          </w:p>
        </w:tc>
        <w:tc>
          <w:tcPr>
            <w:tcW w:w="720" w:type="dxa"/>
          </w:tcPr>
          <w:p w14:paraId="2545799C" w14:textId="77777777" w:rsidR="00A32D52" w:rsidRPr="001F42D3" w:rsidRDefault="00A32D52" w:rsidP="00A32D52">
            <w:pPr>
              <w:ind w:hanging="2"/>
            </w:pPr>
            <w:r w:rsidRPr="001F42D3">
              <w:rPr>
                <w:rFonts w:ascii="Verdana" w:hAnsi="Verdana"/>
                <w:sz w:val="16"/>
                <w:szCs w:val="16"/>
              </w:rPr>
              <w:t>M</w:t>
            </w:r>
          </w:p>
        </w:tc>
      </w:tr>
      <w:tr w:rsidR="00A32D52" w:rsidRPr="001F42D3" w14:paraId="61950E08" w14:textId="77777777" w:rsidTr="00A32D52">
        <w:tc>
          <w:tcPr>
            <w:tcW w:w="203" w:type="dxa"/>
            <w:tcBorders>
              <w:top w:val="nil"/>
              <w:left w:val="single" w:sz="8" w:space="0" w:color="auto"/>
              <w:bottom w:val="nil"/>
              <w:right w:val="nil"/>
            </w:tcBorders>
          </w:tcPr>
          <w:p w14:paraId="2A1D44EA"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1F6DEEA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576A162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1BE18016" w14:textId="77777777" w:rsidR="00A32D52" w:rsidRPr="001F42D3" w:rsidRDefault="00A32D52" w:rsidP="00A32D52">
            <w:pPr>
              <w:ind w:hanging="2"/>
              <w:rPr>
                <w:rFonts w:ascii="Verdana" w:hAnsi="Verdana"/>
                <w:sz w:val="16"/>
                <w:szCs w:val="16"/>
              </w:rPr>
            </w:pPr>
          </w:p>
        </w:tc>
        <w:tc>
          <w:tcPr>
            <w:tcW w:w="1404" w:type="dxa"/>
            <w:shd w:val="clear" w:color="auto" w:fill="F3F3F3"/>
          </w:tcPr>
          <w:p w14:paraId="34FB8743"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3080E2D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5B8A3EB8" w14:textId="77777777" w:rsidR="00A32D52" w:rsidRPr="001F42D3" w:rsidRDefault="00A32D52" w:rsidP="00A32D52">
            <w:pPr>
              <w:ind w:hanging="2"/>
            </w:pPr>
            <w:r w:rsidRPr="001F42D3">
              <w:rPr>
                <w:rFonts w:ascii="Verdana" w:hAnsi="Verdana"/>
                <w:sz w:val="16"/>
                <w:szCs w:val="16"/>
              </w:rPr>
              <w:t>M</w:t>
            </w:r>
          </w:p>
        </w:tc>
      </w:tr>
      <w:tr w:rsidR="00A32D52" w:rsidRPr="001F42D3" w14:paraId="41330FEB" w14:textId="77777777" w:rsidTr="00A32D52">
        <w:tc>
          <w:tcPr>
            <w:tcW w:w="203" w:type="dxa"/>
            <w:tcBorders>
              <w:top w:val="nil"/>
              <w:left w:val="single" w:sz="8" w:space="0" w:color="auto"/>
              <w:bottom w:val="nil"/>
              <w:right w:val="nil"/>
            </w:tcBorders>
          </w:tcPr>
          <w:p w14:paraId="2E48260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E0DE3B6"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5E5A3B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5C5B0B1" w14:textId="77777777" w:rsidR="00A32D52" w:rsidRPr="001F42D3" w:rsidRDefault="00A32D52" w:rsidP="00A32D52">
            <w:pPr>
              <w:ind w:hanging="2"/>
              <w:rPr>
                <w:rFonts w:ascii="Verdana" w:hAnsi="Verdana"/>
                <w:sz w:val="16"/>
                <w:szCs w:val="16"/>
              </w:rPr>
            </w:pPr>
          </w:p>
        </w:tc>
        <w:tc>
          <w:tcPr>
            <w:tcW w:w="1404" w:type="dxa"/>
            <w:shd w:val="clear" w:color="auto" w:fill="F3F3F3"/>
          </w:tcPr>
          <w:p w14:paraId="4C1845A6" w14:textId="77777777" w:rsidR="00A32D52" w:rsidRPr="001F42D3" w:rsidRDefault="00A32D52" w:rsidP="00A32D52">
            <w:pPr>
              <w:ind w:hanging="2"/>
            </w:pPr>
            <w:r w:rsidRPr="001F42D3">
              <w:rPr>
                <w:rFonts w:ascii="Verdana" w:hAnsi="Verdana"/>
                <w:sz w:val="16"/>
                <w:szCs w:val="16"/>
              </w:rPr>
              <w:t>OBX.. 0.0.0.1</w:t>
            </w:r>
          </w:p>
        </w:tc>
        <w:tc>
          <w:tcPr>
            <w:tcW w:w="6349" w:type="dxa"/>
            <w:shd w:val="clear" w:color="auto" w:fill="F3F3F3"/>
          </w:tcPr>
          <w:p w14:paraId="5A34D8DB" w14:textId="77777777" w:rsidR="00A32D52" w:rsidRPr="001F42D3" w:rsidRDefault="00A32D52" w:rsidP="00A32D52">
            <w:pPr>
              <w:ind w:hanging="2"/>
            </w:pPr>
            <w:r w:rsidRPr="001F42D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1F42D3" w:rsidRDefault="00A32D52" w:rsidP="00A32D52">
            <w:pPr>
              <w:ind w:hanging="2"/>
            </w:pPr>
            <w:r w:rsidRPr="001F42D3">
              <w:rPr>
                <w:rFonts w:ascii="Verdana" w:hAnsi="Verdana"/>
                <w:sz w:val="16"/>
                <w:szCs w:val="16"/>
              </w:rPr>
              <w:t>O</w:t>
            </w:r>
          </w:p>
        </w:tc>
      </w:tr>
      <w:tr w:rsidR="00A32D52" w:rsidRPr="001F42D3" w14:paraId="49B6B565" w14:textId="77777777" w:rsidTr="00A32D52">
        <w:tc>
          <w:tcPr>
            <w:tcW w:w="203" w:type="dxa"/>
            <w:tcBorders>
              <w:top w:val="nil"/>
              <w:left w:val="single" w:sz="8" w:space="0" w:color="auto"/>
              <w:bottom w:val="nil"/>
              <w:right w:val="nil"/>
            </w:tcBorders>
          </w:tcPr>
          <w:p w14:paraId="5EF6706D"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9EB03B2"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07F9A8BF"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0FCB5C24" w14:textId="77777777" w:rsidR="00A32D52" w:rsidRPr="001F42D3" w:rsidRDefault="00A32D52" w:rsidP="00A32D52">
            <w:pPr>
              <w:ind w:hanging="2"/>
              <w:rPr>
                <w:rFonts w:ascii="Verdana" w:hAnsi="Verdana"/>
                <w:sz w:val="16"/>
                <w:szCs w:val="16"/>
              </w:rPr>
            </w:pPr>
          </w:p>
        </w:tc>
        <w:tc>
          <w:tcPr>
            <w:tcW w:w="1404" w:type="dxa"/>
            <w:shd w:val="clear" w:color="auto" w:fill="F3F3F3"/>
          </w:tcPr>
          <w:p w14:paraId="079A7FC3" w14:textId="77777777" w:rsidR="00A32D52" w:rsidRPr="001F42D3" w:rsidRDefault="00A32D52" w:rsidP="00A32D52">
            <w:pPr>
              <w:ind w:hanging="2"/>
            </w:pPr>
            <w:r w:rsidRPr="001F42D3">
              <w:rPr>
                <w:rFonts w:ascii="Verdana" w:hAnsi="Verdana"/>
                <w:sz w:val="16"/>
                <w:szCs w:val="16"/>
              </w:rPr>
              <w:t>OBX.. 0.0.0.2</w:t>
            </w:r>
          </w:p>
        </w:tc>
        <w:tc>
          <w:tcPr>
            <w:tcW w:w="6349" w:type="dxa"/>
            <w:shd w:val="clear" w:color="auto" w:fill="F3F3F3"/>
          </w:tcPr>
          <w:p w14:paraId="4D241589" w14:textId="77777777" w:rsidR="00A32D52" w:rsidRPr="001F42D3" w:rsidRDefault="00A32D52" w:rsidP="00A32D52">
            <w:pPr>
              <w:ind w:hanging="2"/>
            </w:pPr>
            <w:r w:rsidRPr="001F42D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1F42D3" w:rsidRDefault="00A32D52" w:rsidP="00A32D52">
            <w:pPr>
              <w:ind w:hanging="2"/>
            </w:pPr>
            <w:r w:rsidRPr="001F42D3">
              <w:rPr>
                <w:rFonts w:ascii="Verdana" w:hAnsi="Verdana"/>
                <w:sz w:val="16"/>
                <w:szCs w:val="16"/>
              </w:rPr>
              <w:t>O</w:t>
            </w:r>
          </w:p>
        </w:tc>
      </w:tr>
      <w:tr w:rsidR="00A32D52" w:rsidRPr="001F42D3" w14:paraId="25123CD0" w14:textId="77777777" w:rsidTr="00A32D52">
        <w:tc>
          <w:tcPr>
            <w:tcW w:w="203" w:type="dxa"/>
            <w:tcBorders>
              <w:top w:val="nil"/>
              <w:left w:val="single" w:sz="8" w:space="0" w:color="auto"/>
              <w:bottom w:val="nil"/>
              <w:right w:val="nil"/>
            </w:tcBorders>
          </w:tcPr>
          <w:p w14:paraId="0159D10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317B7C3" w14:textId="77777777" w:rsidR="00A32D52" w:rsidRPr="001F42D3" w:rsidRDefault="00A32D52" w:rsidP="00A32D52">
            <w:pPr>
              <w:ind w:hanging="2"/>
              <w:rPr>
                <w:rFonts w:ascii="Verdana" w:hAnsi="Verdana"/>
                <w:sz w:val="16"/>
                <w:szCs w:val="16"/>
              </w:rPr>
            </w:pPr>
          </w:p>
        </w:tc>
        <w:tc>
          <w:tcPr>
            <w:tcW w:w="1404" w:type="dxa"/>
          </w:tcPr>
          <w:p w14:paraId="6FF19CE3" w14:textId="77777777" w:rsidR="00A32D52" w:rsidRPr="001F42D3" w:rsidRDefault="00A32D52" w:rsidP="00A32D52">
            <w:pPr>
              <w:ind w:hanging="2"/>
            </w:pPr>
            <w:r w:rsidRPr="001F42D3">
              <w:rPr>
                <w:rFonts w:ascii="Verdana" w:hAnsi="Verdana"/>
                <w:b/>
                <w:bCs/>
                <w:sz w:val="16"/>
                <w:szCs w:val="16"/>
              </w:rPr>
              <w:t>OBX.. 1</w:t>
            </w:r>
          </w:p>
        </w:tc>
        <w:tc>
          <w:tcPr>
            <w:tcW w:w="6349" w:type="dxa"/>
          </w:tcPr>
          <w:p w14:paraId="231CA3C8" w14:textId="77777777" w:rsidR="00A32D52" w:rsidRPr="001F42D3" w:rsidRDefault="00A32D52" w:rsidP="00A32D52">
            <w:pPr>
              <w:ind w:hanging="2"/>
            </w:pPr>
            <w:r w:rsidRPr="001F42D3">
              <w:rPr>
                <w:rFonts w:ascii="Verdana" w:hAnsi="Verdana"/>
                <w:b/>
                <w:bCs/>
                <w:sz w:val="16"/>
                <w:szCs w:val="16"/>
              </w:rPr>
              <w:t>MDS for device #1</w:t>
            </w:r>
          </w:p>
        </w:tc>
        <w:tc>
          <w:tcPr>
            <w:tcW w:w="720" w:type="dxa"/>
          </w:tcPr>
          <w:p w14:paraId="1CC3F81D" w14:textId="77777777" w:rsidR="00A32D52" w:rsidRPr="001F42D3" w:rsidRDefault="00A32D52" w:rsidP="00A32D52">
            <w:pPr>
              <w:ind w:hanging="2"/>
            </w:pPr>
            <w:r w:rsidRPr="001F42D3">
              <w:rPr>
                <w:rFonts w:ascii="Verdana" w:hAnsi="Verdana"/>
                <w:sz w:val="16"/>
                <w:szCs w:val="16"/>
              </w:rPr>
              <w:t>M</w:t>
            </w:r>
          </w:p>
        </w:tc>
      </w:tr>
      <w:tr w:rsidR="00A32D52" w:rsidRPr="001F42D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1F42D3" w:rsidRDefault="00A32D52" w:rsidP="00A32D52">
            <w:pPr>
              <w:ind w:hanging="2"/>
              <w:rPr>
                <w:rFonts w:ascii="Verdana" w:hAnsi="Verdana"/>
                <w:sz w:val="16"/>
                <w:szCs w:val="16"/>
              </w:rPr>
            </w:pPr>
          </w:p>
        </w:tc>
        <w:tc>
          <w:tcPr>
            <w:tcW w:w="1404" w:type="dxa"/>
            <w:shd w:val="clear" w:color="auto" w:fill="FFFFFF"/>
          </w:tcPr>
          <w:p w14:paraId="23EE1381" w14:textId="77777777" w:rsidR="00A32D52" w:rsidRPr="001F42D3" w:rsidRDefault="00A32D52" w:rsidP="00A32D52">
            <w:pPr>
              <w:ind w:hanging="2"/>
            </w:pPr>
            <w:r w:rsidRPr="001F42D3">
              <w:rPr>
                <w:rFonts w:ascii="Verdana" w:hAnsi="Verdana"/>
                <w:sz w:val="16"/>
                <w:szCs w:val="16"/>
              </w:rPr>
              <w:t>OBX.. 1.0.0.1</w:t>
            </w:r>
          </w:p>
        </w:tc>
        <w:tc>
          <w:tcPr>
            <w:tcW w:w="6349" w:type="dxa"/>
            <w:shd w:val="clear" w:color="auto" w:fill="FFFFFF"/>
          </w:tcPr>
          <w:p w14:paraId="7F6EFE2C" w14:textId="77777777" w:rsidR="00A32D52" w:rsidRPr="001F42D3" w:rsidRDefault="00A32D52" w:rsidP="00A32D52">
            <w:pPr>
              <w:ind w:hanging="2"/>
            </w:pPr>
            <w:r w:rsidRPr="001F42D3">
              <w:rPr>
                <w:rFonts w:ascii="Verdana" w:hAnsi="Verdana"/>
                <w:sz w:val="16"/>
                <w:szCs w:val="16"/>
              </w:rPr>
              <w:t xml:space="preserve">MDC_TIME_CAP_STATE  (BITS-16, using </w:t>
            </w:r>
            <w:proofErr w:type="spellStart"/>
            <w:r w:rsidRPr="001F42D3">
              <w:rPr>
                <w:rFonts w:ascii="Verdana" w:hAnsi="Verdana"/>
                <w:sz w:val="16"/>
                <w:szCs w:val="16"/>
              </w:rPr>
              <w:t>MdsTimeCapState</w:t>
            </w:r>
            <w:proofErr w:type="spellEnd"/>
            <w:r w:rsidRPr="001F42D3">
              <w:rPr>
                <w:rFonts w:ascii="Verdana" w:hAnsi="Verdana"/>
                <w:sz w:val="16"/>
                <w:szCs w:val="16"/>
              </w:rPr>
              <w:t>)</w:t>
            </w:r>
          </w:p>
        </w:tc>
        <w:tc>
          <w:tcPr>
            <w:tcW w:w="720" w:type="dxa"/>
            <w:shd w:val="clear" w:color="auto" w:fill="FFFFFF"/>
          </w:tcPr>
          <w:p w14:paraId="6019D4AB" w14:textId="77777777" w:rsidR="00A32D52" w:rsidRPr="001F42D3" w:rsidRDefault="00A32D52" w:rsidP="00A32D52">
            <w:pPr>
              <w:ind w:hanging="2"/>
            </w:pPr>
            <w:r w:rsidRPr="001F42D3">
              <w:rPr>
                <w:rFonts w:ascii="Verdana" w:hAnsi="Verdana"/>
                <w:sz w:val="16"/>
                <w:szCs w:val="16"/>
              </w:rPr>
              <w:t>O</w:t>
            </w:r>
          </w:p>
        </w:tc>
      </w:tr>
      <w:tr w:rsidR="00A32D52" w:rsidRPr="001F42D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1F42D3" w:rsidRDefault="00A32D52" w:rsidP="00A32D52">
            <w:pPr>
              <w:ind w:hanging="2"/>
              <w:rPr>
                <w:rFonts w:ascii="Verdana" w:hAnsi="Verdana"/>
                <w:sz w:val="16"/>
                <w:szCs w:val="16"/>
              </w:rPr>
            </w:pPr>
          </w:p>
        </w:tc>
        <w:tc>
          <w:tcPr>
            <w:tcW w:w="1404" w:type="dxa"/>
            <w:shd w:val="clear" w:color="auto" w:fill="FFFFFF"/>
          </w:tcPr>
          <w:p w14:paraId="1F2DD4BF" w14:textId="77777777" w:rsidR="00A32D52" w:rsidRPr="001F42D3" w:rsidRDefault="00A32D52" w:rsidP="00A32D52">
            <w:pPr>
              <w:ind w:hanging="2"/>
            </w:pPr>
            <w:r w:rsidRPr="001F42D3">
              <w:rPr>
                <w:rFonts w:ascii="Verdana" w:hAnsi="Verdana"/>
                <w:sz w:val="16"/>
                <w:szCs w:val="16"/>
              </w:rPr>
              <w:t>OBX.. 1.0.0.2</w:t>
            </w:r>
          </w:p>
        </w:tc>
        <w:tc>
          <w:tcPr>
            <w:tcW w:w="6349" w:type="dxa"/>
            <w:shd w:val="clear" w:color="auto" w:fill="FFFFFF"/>
          </w:tcPr>
          <w:p w14:paraId="3C4768FF" w14:textId="77777777" w:rsidR="00A32D52" w:rsidRPr="001F42D3" w:rsidRDefault="00A32D52" w:rsidP="00A32D52">
            <w:pPr>
              <w:ind w:hanging="2"/>
            </w:pPr>
            <w:r w:rsidRPr="001F42D3">
              <w:rPr>
                <w:rFonts w:ascii="Verdana" w:hAnsi="Verdana"/>
                <w:sz w:val="16"/>
                <w:szCs w:val="16"/>
              </w:rPr>
              <w:t>MDC_TIME_SYNC_PROTOCOL  (from nom-part-infrastructure)</w:t>
            </w:r>
          </w:p>
        </w:tc>
        <w:tc>
          <w:tcPr>
            <w:tcW w:w="720" w:type="dxa"/>
            <w:shd w:val="clear" w:color="auto" w:fill="FFFFFF"/>
          </w:tcPr>
          <w:p w14:paraId="1A93CEAA" w14:textId="77777777" w:rsidR="00A32D52" w:rsidRPr="001F42D3" w:rsidRDefault="00A32D52" w:rsidP="00A32D52">
            <w:pPr>
              <w:ind w:hanging="2"/>
            </w:pPr>
            <w:r w:rsidRPr="001F42D3">
              <w:rPr>
                <w:rFonts w:ascii="Verdana" w:hAnsi="Verdana"/>
                <w:sz w:val="16"/>
                <w:szCs w:val="16"/>
              </w:rPr>
              <w:t>O</w:t>
            </w:r>
          </w:p>
        </w:tc>
      </w:tr>
      <w:tr w:rsidR="00A32D52" w:rsidRPr="001F42D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1F42D3" w:rsidRDefault="00A32D52" w:rsidP="00A32D52">
            <w:pPr>
              <w:ind w:hanging="2"/>
              <w:rPr>
                <w:rFonts w:ascii="Verdana" w:hAnsi="Verdana"/>
                <w:sz w:val="16"/>
                <w:szCs w:val="16"/>
              </w:rPr>
            </w:pPr>
          </w:p>
        </w:tc>
        <w:tc>
          <w:tcPr>
            <w:tcW w:w="1404" w:type="dxa"/>
            <w:shd w:val="clear" w:color="auto" w:fill="FFFFFF"/>
          </w:tcPr>
          <w:p w14:paraId="48EC5725" w14:textId="77777777" w:rsidR="00A32D52" w:rsidRPr="001F42D3" w:rsidRDefault="00A32D52" w:rsidP="00A32D52">
            <w:pPr>
              <w:ind w:hanging="2"/>
            </w:pPr>
            <w:r w:rsidRPr="001F42D3">
              <w:rPr>
                <w:rFonts w:ascii="Verdana" w:hAnsi="Verdana"/>
                <w:sz w:val="16"/>
                <w:szCs w:val="16"/>
              </w:rPr>
              <w:t>OBX.. 1.0.0.3</w:t>
            </w:r>
          </w:p>
        </w:tc>
        <w:tc>
          <w:tcPr>
            <w:tcW w:w="6349" w:type="dxa"/>
            <w:shd w:val="clear" w:color="auto" w:fill="FFFFFF"/>
          </w:tcPr>
          <w:p w14:paraId="2DD80E4B" w14:textId="77777777" w:rsidR="00A32D52" w:rsidRPr="001F42D3" w:rsidRDefault="00A32D52" w:rsidP="00A32D52">
            <w:pPr>
              <w:ind w:hanging="2"/>
            </w:pPr>
            <w:r w:rsidRPr="001F42D3">
              <w:rPr>
                <w:rFonts w:ascii="Verdana" w:hAnsi="Verdana"/>
                <w:sz w:val="16"/>
                <w:szCs w:val="16"/>
              </w:rPr>
              <w:t>MDC_TIME_SYNC_ACCURACY  (device absolute time accuracy)</w:t>
            </w:r>
          </w:p>
        </w:tc>
        <w:tc>
          <w:tcPr>
            <w:tcW w:w="720" w:type="dxa"/>
            <w:shd w:val="clear" w:color="auto" w:fill="FFFFFF"/>
          </w:tcPr>
          <w:p w14:paraId="54A923A5" w14:textId="77777777" w:rsidR="00A32D52" w:rsidRPr="001F42D3" w:rsidRDefault="00A32D52" w:rsidP="00A32D52">
            <w:pPr>
              <w:ind w:hanging="2"/>
            </w:pPr>
            <w:r w:rsidRPr="001F42D3">
              <w:rPr>
                <w:rFonts w:ascii="Verdana" w:hAnsi="Verdana"/>
                <w:sz w:val="16"/>
                <w:szCs w:val="16"/>
              </w:rPr>
              <w:t>O</w:t>
            </w:r>
          </w:p>
        </w:tc>
      </w:tr>
      <w:tr w:rsidR="00A32D52" w:rsidRPr="001F42D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1F42D3" w:rsidRDefault="00A32D52" w:rsidP="00A32D52">
            <w:pPr>
              <w:ind w:hanging="2"/>
              <w:rPr>
                <w:rFonts w:ascii="Verdana" w:hAnsi="Verdana"/>
                <w:sz w:val="16"/>
                <w:szCs w:val="16"/>
              </w:rPr>
            </w:pPr>
          </w:p>
        </w:tc>
        <w:tc>
          <w:tcPr>
            <w:tcW w:w="1404" w:type="dxa"/>
            <w:shd w:val="clear" w:color="auto" w:fill="FFFFFF"/>
          </w:tcPr>
          <w:p w14:paraId="64324598" w14:textId="77777777" w:rsidR="00A32D52" w:rsidRPr="001F42D3" w:rsidRDefault="00A32D52" w:rsidP="00A32D52">
            <w:pPr>
              <w:ind w:hanging="2"/>
            </w:pPr>
            <w:r w:rsidRPr="001F42D3">
              <w:rPr>
                <w:rFonts w:ascii="Verdana" w:hAnsi="Verdana"/>
                <w:sz w:val="16"/>
                <w:szCs w:val="16"/>
              </w:rPr>
              <w:t>OBX.. 1.0.0.4</w:t>
            </w:r>
          </w:p>
        </w:tc>
        <w:tc>
          <w:tcPr>
            <w:tcW w:w="6349" w:type="dxa"/>
            <w:shd w:val="clear" w:color="auto" w:fill="FFFFFF"/>
          </w:tcPr>
          <w:p w14:paraId="77A4D486" w14:textId="77777777" w:rsidR="00A32D52" w:rsidRPr="001F42D3" w:rsidRDefault="00A32D52" w:rsidP="00A32D52">
            <w:pPr>
              <w:ind w:hanging="2"/>
            </w:pPr>
            <w:r w:rsidRPr="001F42D3">
              <w:rPr>
                <w:rFonts w:ascii="Verdana" w:hAnsi="Verdana"/>
                <w:sz w:val="16"/>
                <w:szCs w:val="16"/>
              </w:rPr>
              <w:t>MDC_ATTR_TIME_ABS (</w:t>
            </w:r>
            <w:r w:rsidRPr="001F42D3">
              <w:rPr>
                <w:rFonts w:ascii="Verdana" w:hAnsi="Verdana"/>
                <w:b/>
                <w:bCs/>
                <w:sz w:val="16"/>
                <w:szCs w:val="16"/>
              </w:rPr>
              <w:t>displayed</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0979FFA3" w14:textId="77777777" w:rsidR="00A32D52" w:rsidRPr="001F42D3" w:rsidRDefault="00A32D52" w:rsidP="00A32D52">
            <w:pPr>
              <w:ind w:hanging="2"/>
            </w:pPr>
            <w:r w:rsidRPr="001F42D3">
              <w:rPr>
                <w:rFonts w:ascii="Verdana" w:hAnsi="Verdana"/>
                <w:sz w:val="16"/>
                <w:szCs w:val="16"/>
              </w:rPr>
              <w:t>C</w:t>
            </w:r>
            <w:bookmarkStart w:id="859" w:name="_Ref252183207"/>
            <w:r w:rsidRPr="001F42D3">
              <w:rPr>
                <w:rStyle w:val="FootnoteReference"/>
                <w:rFonts w:ascii="Verdana" w:hAnsi="Verdana"/>
              </w:rPr>
              <w:footnoteReference w:id="3"/>
            </w:r>
            <w:bookmarkEnd w:id="859"/>
          </w:p>
        </w:tc>
      </w:tr>
      <w:tr w:rsidR="00A32D52" w:rsidRPr="001F42D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1F42D3" w:rsidRDefault="00A32D52" w:rsidP="00A32D52">
            <w:pPr>
              <w:ind w:hanging="2"/>
              <w:rPr>
                <w:rFonts w:ascii="Verdana" w:hAnsi="Verdana"/>
                <w:sz w:val="16"/>
                <w:szCs w:val="16"/>
              </w:rPr>
            </w:pPr>
          </w:p>
        </w:tc>
        <w:tc>
          <w:tcPr>
            <w:tcW w:w="1404" w:type="dxa"/>
            <w:shd w:val="clear" w:color="auto" w:fill="FFFFFF"/>
          </w:tcPr>
          <w:p w14:paraId="26A5737D" w14:textId="77777777" w:rsidR="00A32D52" w:rsidRPr="001F42D3" w:rsidRDefault="00A32D52" w:rsidP="00A32D52">
            <w:pPr>
              <w:ind w:hanging="2"/>
            </w:pPr>
            <w:r w:rsidRPr="001F42D3">
              <w:rPr>
                <w:rFonts w:ascii="Verdana" w:hAnsi="Verdana"/>
                <w:sz w:val="16"/>
                <w:szCs w:val="16"/>
              </w:rPr>
              <w:t>OBX.. 1.0.0.5</w:t>
            </w:r>
          </w:p>
        </w:tc>
        <w:tc>
          <w:tcPr>
            <w:tcW w:w="6349" w:type="dxa"/>
            <w:shd w:val="clear" w:color="auto" w:fill="FFFFFF"/>
          </w:tcPr>
          <w:p w14:paraId="344C57FB" w14:textId="77777777" w:rsidR="00A32D52" w:rsidRPr="001F42D3" w:rsidRDefault="00A32D52" w:rsidP="00A32D52">
            <w:pPr>
              <w:ind w:hanging="2"/>
            </w:pPr>
            <w:r w:rsidRPr="001F42D3">
              <w:rPr>
                <w:rFonts w:ascii="Verdana" w:hAnsi="Verdana"/>
                <w:sz w:val="16"/>
                <w:szCs w:val="16"/>
              </w:rPr>
              <w:t>MDC_ATTR_TIME_REL (</w:t>
            </w:r>
            <w:r w:rsidRPr="001F42D3">
              <w:rPr>
                <w:rFonts w:ascii="Verdana" w:hAnsi="Verdana"/>
                <w:b/>
                <w:bCs/>
                <w:sz w:val="16"/>
                <w:szCs w:val="16"/>
              </w:rPr>
              <w:t>relative</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6FD7FC4A" w14:textId="77777777" w:rsidR="00A32D52" w:rsidRPr="001F42D3" w:rsidRDefault="00A32D52" w:rsidP="00A32D52">
            <w:pPr>
              <w:ind w:hanging="2"/>
            </w:pPr>
            <w:r w:rsidRPr="001F42D3">
              <w:rPr>
                <w:rFonts w:ascii="Verdana" w:hAnsi="Verdana"/>
                <w:sz w:val="16"/>
                <w:szCs w:val="16"/>
              </w:rPr>
              <w:t>C</w:t>
            </w:r>
          </w:p>
        </w:tc>
      </w:tr>
      <w:tr w:rsidR="00A32D52" w:rsidRPr="001F42D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1F42D3" w:rsidRDefault="00A32D52" w:rsidP="00A32D52">
            <w:pPr>
              <w:ind w:hanging="2"/>
              <w:rPr>
                <w:rFonts w:ascii="Verdana" w:hAnsi="Verdana"/>
                <w:sz w:val="16"/>
                <w:szCs w:val="16"/>
              </w:rPr>
            </w:pPr>
          </w:p>
        </w:tc>
        <w:tc>
          <w:tcPr>
            <w:tcW w:w="1404" w:type="dxa"/>
            <w:shd w:val="clear" w:color="auto" w:fill="FFFFFF"/>
          </w:tcPr>
          <w:p w14:paraId="6AC38D84" w14:textId="77777777" w:rsidR="00A32D52" w:rsidRPr="001F42D3" w:rsidRDefault="00A32D52" w:rsidP="00A32D52">
            <w:pPr>
              <w:ind w:hanging="2"/>
            </w:pPr>
            <w:r w:rsidRPr="001F42D3">
              <w:rPr>
                <w:rFonts w:ascii="Verdana" w:hAnsi="Verdana"/>
                <w:sz w:val="16"/>
                <w:szCs w:val="16"/>
              </w:rPr>
              <w:t>OBX.. 1.0.0.6</w:t>
            </w:r>
          </w:p>
        </w:tc>
        <w:tc>
          <w:tcPr>
            <w:tcW w:w="6349" w:type="dxa"/>
            <w:shd w:val="clear" w:color="auto" w:fill="FFFFFF"/>
          </w:tcPr>
          <w:p w14:paraId="6B18E235" w14:textId="77777777" w:rsidR="00A32D52" w:rsidRPr="001F42D3" w:rsidRDefault="00A32D52" w:rsidP="00A32D52">
            <w:pPr>
              <w:ind w:hanging="2"/>
            </w:pPr>
            <w:r w:rsidRPr="001F42D3">
              <w:rPr>
                <w:rFonts w:ascii="Verdana" w:hAnsi="Verdana"/>
                <w:sz w:val="16"/>
                <w:szCs w:val="16"/>
              </w:rPr>
              <w:t>MDC_ATTR_TIME_HI_RES (</w:t>
            </w:r>
            <w:r w:rsidRPr="001F42D3">
              <w:rPr>
                <w:rFonts w:ascii="Verdana" w:hAnsi="Verdana"/>
                <w:b/>
                <w:bCs/>
                <w:sz w:val="16"/>
                <w:szCs w:val="16"/>
              </w:rPr>
              <w:t xml:space="preserve">hi-res </w:t>
            </w:r>
            <w:proofErr w:type="spellStart"/>
            <w:r w:rsidRPr="001F42D3">
              <w:rPr>
                <w:rFonts w:ascii="Verdana" w:hAnsi="Verdana"/>
                <w:b/>
                <w:bCs/>
                <w:sz w:val="16"/>
                <w:szCs w:val="16"/>
              </w:rPr>
              <w:t>rel</w:t>
            </w:r>
            <w:proofErr w:type="spellEnd"/>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34AB029E" w14:textId="77777777" w:rsidR="00A32D52" w:rsidRPr="001F42D3" w:rsidRDefault="00A32D52" w:rsidP="00A32D52">
            <w:pPr>
              <w:ind w:hanging="2"/>
            </w:pPr>
            <w:r w:rsidRPr="001F42D3">
              <w:rPr>
                <w:rFonts w:ascii="Verdana" w:hAnsi="Verdana"/>
                <w:sz w:val="16"/>
                <w:szCs w:val="16"/>
              </w:rPr>
              <w:t>C</w:t>
            </w:r>
          </w:p>
        </w:tc>
      </w:tr>
      <w:tr w:rsidR="00A32D52" w:rsidRPr="001F42D3" w14:paraId="54CEFA8D" w14:textId="77777777" w:rsidTr="00A32D52">
        <w:tc>
          <w:tcPr>
            <w:tcW w:w="203" w:type="dxa"/>
            <w:tcBorders>
              <w:top w:val="nil"/>
              <w:left w:val="single" w:sz="8" w:space="0" w:color="auto"/>
              <w:bottom w:val="nil"/>
              <w:right w:val="nil"/>
            </w:tcBorders>
          </w:tcPr>
          <w:p w14:paraId="786EFD8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0AA4D68" w14:textId="77777777" w:rsidR="00A32D52" w:rsidRPr="001F42D3" w:rsidRDefault="00A32D52" w:rsidP="00A32D52">
            <w:pPr>
              <w:ind w:hanging="2"/>
              <w:rPr>
                <w:rFonts w:ascii="Verdana" w:hAnsi="Verdana"/>
                <w:sz w:val="16"/>
                <w:szCs w:val="16"/>
              </w:rPr>
            </w:pPr>
          </w:p>
        </w:tc>
        <w:tc>
          <w:tcPr>
            <w:tcW w:w="1404" w:type="dxa"/>
          </w:tcPr>
          <w:p w14:paraId="506892BB" w14:textId="77777777" w:rsidR="00A32D52" w:rsidRPr="001F42D3" w:rsidRDefault="00A32D52" w:rsidP="00A32D52">
            <w:pPr>
              <w:ind w:hanging="2"/>
            </w:pPr>
            <w:r w:rsidRPr="001F42D3">
              <w:rPr>
                <w:rFonts w:ascii="Verdana" w:hAnsi="Verdana"/>
                <w:sz w:val="16"/>
                <w:szCs w:val="16"/>
              </w:rPr>
              <w:t>OBX.. 1.0.0.7</w:t>
            </w:r>
          </w:p>
        </w:tc>
        <w:tc>
          <w:tcPr>
            <w:tcW w:w="6349" w:type="dxa"/>
          </w:tcPr>
          <w:p w14:paraId="56D1E4D4" w14:textId="77777777" w:rsidR="00A32D52" w:rsidRPr="001F42D3" w:rsidRDefault="00A32D52" w:rsidP="00A32D52">
            <w:pPr>
              <w:ind w:hanging="2"/>
            </w:pPr>
            <w:r w:rsidRPr="001F42D3">
              <w:rPr>
                <w:rFonts w:ascii="Verdana" w:hAnsi="Verdana"/>
                <w:sz w:val="16"/>
                <w:szCs w:val="16"/>
              </w:rPr>
              <w:t>OBX-14 (DTM</w:t>
            </w:r>
            <w:r w:rsidRPr="001F42D3">
              <w:rPr>
                <w:rFonts w:ascii="Verdana" w:hAnsi="Verdana"/>
                <w:i/>
                <w:sz w:val="16"/>
                <w:szCs w:val="16"/>
                <w:vertAlign w:val="subscript"/>
              </w:rPr>
              <w:t>DOR</w:t>
            </w:r>
            <w:r w:rsidRPr="001F42D3">
              <w:rPr>
                <w:rFonts w:ascii="Verdana" w:hAnsi="Verdana"/>
                <w:sz w:val="16"/>
                <w:szCs w:val="16"/>
              </w:rPr>
              <w:t xml:space="preserve">, </w:t>
            </w:r>
            <w:r w:rsidRPr="001F42D3">
              <w:rPr>
                <w:rFonts w:ascii="Verdana" w:hAnsi="Verdana"/>
                <w:i/>
                <w:iCs/>
                <w:sz w:val="16"/>
                <w:szCs w:val="16"/>
              </w:rPr>
              <w:t>optional</w:t>
            </w:r>
            <w:r w:rsidRPr="001F42D3">
              <w:rPr>
                <w:rFonts w:ascii="Verdana" w:hAnsi="Verdana"/>
                <w:sz w:val="16"/>
                <w:szCs w:val="16"/>
              </w:rPr>
              <w:t>, overrides default (OBR-7, OBR-8] time interval</w:t>
            </w:r>
          </w:p>
        </w:tc>
        <w:tc>
          <w:tcPr>
            <w:tcW w:w="720" w:type="dxa"/>
          </w:tcPr>
          <w:p w14:paraId="4D446B23" w14:textId="77777777" w:rsidR="00A32D52" w:rsidRPr="001F42D3" w:rsidRDefault="00A32D52" w:rsidP="00A32D52">
            <w:pPr>
              <w:ind w:hanging="2"/>
              <w:jc w:val="center"/>
              <w:rPr>
                <w:rFonts w:ascii="Verdana" w:hAnsi="Verdana"/>
                <w:sz w:val="16"/>
                <w:szCs w:val="16"/>
              </w:rPr>
            </w:pPr>
          </w:p>
        </w:tc>
      </w:tr>
      <w:tr w:rsidR="00A32D52" w:rsidRPr="001F42D3" w14:paraId="621386E5" w14:textId="77777777" w:rsidTr="00A32D52">
        <w:tc>
          <w:tcPr>
            <w:tcW w:w="203" w:type="dxa"/>
            <w:tcBorders>
              <w:top w:val="nil"/>
              <w:left w:val="single" w:sz="8" w:space="0" w:color="auto"/>
              <w:bottom w:val="nil"/>
              <w:right w:val="nil"/>
            </w:tcBorders>
          </w:tcPr>
          <w:p w14:paraId="236ECF1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5F90C83" w14:textId="77777777" w:rsidR="00A32D52" w:rsidRPr="001F42D3" w:rsidRDefault="00A32D52" w:rsidP="00A32D52">
            <w:pPr>
              <w:ind w:hanging="2"/>
              <w:rPr>
                <w:rFonts w:ascii="Verdana" w:hAnsi="Verdana"/>
                <w:sz w:val="16"/>
                <w:szCs w:val="16"/>
              </w:rPr>
            </w:pPr>
          </w:p>
        </w:tc>
        <w:tc>
          <w:tcPr>
            <w:tcW w:w="1404" w:type="dxa"/>
          </w:tcPr>
          <w:p w14:paraId="6E61E1EB" w14:textId="77777777" w:rsidR="00A32D52" w:rsidRPr="001F42D3" w:rsidRDefault="00A32D52" w:rsidP="00A32D52">
            <w:pPr>
              <w:ind w:hanging="2"/>
            </w:pPr>
            <w:r w:rsidRPr="001F42D3">
              <w:rPr>
                <w:rFonts w:ascii="Verdana" w:hAnsi="Verdana"/>
                <w:sz w:val="16"/>
                <w:szCs w:val="16"/>
              </w:rPr>
              <w:t>OBX.. 1.0.0.7.1</w:t>
            </w:r>
          </w:p>
        </w:tc>
        <w:tc>
          <w:tcPr>
            <w:tcW w:w="6349" w:type="dxa"/>
          </w:tcPr>
          <w:p w14:paraId="3C24D69A" w14:textId="77777777" w:rsidR="00A32D52" w:rsidRPr="001F42D3" w:rsidRDefault="00A32D52" w:rsidP="00A32D52">
            <w:pPr>
              <w:ind w:hanging="2"/>
            </w:pPr>
            <w:r w:rsidRPr="001F42D3">
              <w:rPr>
                <w:rFonts w:ascii="Verdana" w:hAnsi="Verdana"/>
                <w:sz w:val="16"/>
                <w:szCs w:val="16"/>
              </w:rPr>
              <w:t>OBX-14</w:t>
            </w:r>
          </w:p>
        </w:tc>
        <w:tc>
          <w:tcPr>
            <w:tcW w:w="720" w:type="dxa"/>
          </w:tcPr>
          <w:p w14:paraId="6C49B0E1" w14:textId="77777777" w:rsidR="00A32D52" w:rsidRPr="001F42D3" w:rsidRDefault="00A32D52" w:rsidP="00A32D52">
            <w:pPr>
              <w:ind w:hanging="2"/>
              <w:jc w:val="center"/>
              <w:rPr>
                <w:rFonts w:ascii="Verdana" w:hAnsi="Verdana"/>
                <w:sz w:val="16"/>
                <w:szCs w:val="16"/>
              </w:rPr>
            </w:pPr>
          </w:p>
        </w:tc>
      </w:tr>
      <w:tr w:rsidR="00A32D52" w:rsidRPr="001F42D3" w14:paraId="47D8D0C3" w14:textId="77777777" w:rsidTr="00A32D52">
        <w:tc>
          <w:tcPr>
            <w:tcW w:w="203" w:type="dxa"/>
            <w:tcBorders>
              <w:top w:val="nil"/>
              <w:left w:val="single" w:sz="8" w:space="0" w:color="auto"/>
              <w:bottom w:val="nil"/>
              <w:right w:val="nil"/>
            </w:tcBorders>
          </w:tcPr>
          <w:p w14:paraId="222AF36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A108144" w14:textId="77777777" w:rsidR="00A32D52" w:rsidRPr="001F42D3" w:rsidRDefault="00A32D52" w:rsidP="00A32D52">
            <w:pPr>
              <w:ind w:hanging="2"/>
              <w:rPr>
                <w:rFonts w:ascii="Verdana" w:hAnsi="Verdana"/>
                <w:sz w:val="16"/>
                <w:szCs w:val="16"/>
              </w:rPr>
            </w:pPr>
          </w:p>
        </w:tc>
        <w:tc>
          <w:tcPr>
            <w:tcW w:w="1404" w:type="dxa"/>
            <w:shd w:val="clear" w:color="auto" w:fill="F3F3F3"/>
          </w:tcPr>
          <w:p w14:paraId="763BEA50"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7398EC6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4CB1460A" w14:textId="77777777" w:rsidR="00A32D52" w:rsidRPr="001F42D3" w:rsidRDefault="00A32D52" w:rsidP="00A32D52">
            <w:pPr>
              <w:ind w:hanging="2"/>
            </w:pPr>
            <w:r w:rsidRPr="001F42D3">
              <w:rPr>
                <w:rFonts w:ascii="Verdana" w:hAnsi="Verdana"/>
                <w:sz w:val="16"/>
                <w:szCs w:val="16"/>
              </w:rPr>
              <w:t>M</w:t>
            </w:r>
          </w:p>
        </w:tc>
      </w:tr>
      <w:tr w:rsidR="00A32D52" w:rsidRPr="001F42D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2C17E66" w14:textId="77777777" w:rsidR="00A32D52" w:rsidRPr="001F42D3" w:rsidRDefault="00A32D52" w:rsidP="00A32D52">
            <w:pPr>
              <w:ind w:hanging="2"/>
              <w:rPr>
                <w:rFonts w:ascii="Verdana" w:hAnsi="Verdana"/>
                <w:sz w:val="16"/>
                <w:szCs w:val="16"/>
              </w:rPr>
            </w:pPr>
          </w:p>
        </w:tc>
        <w:tc>
          <w:tcPr>
            <w:tcW w:w="1404" w:type="dxa"/>
          </w:tcPr>
          <w:p w14:paraId="641AE778" w14:textId="77777777" w:rsidR="00A32D52" w:rsidRPr="001F42D3" w:rsidRDefault="00A32D52" w:rsidP="00A32D52">
            <w:pPr>
              <w:ind w:hanging="2"/>
            </w:pPr>
            <w:r w:rsidRPr="001F42D3">
              <w:rPr>
                <w:rFonts w:ascii="Verdana" w:hAnsi="Verdana"/>
                <w:b/>
                <w:bCs/>
                <w:sz w:val="16"/>
                <w:szCs w:val="16"/>
              </w:rPr>
              <w:t>OBX.. 2</w:t>
            </w:r>
          </w:p>
        </w:tc>
        <w:tc>
          <w:tcPr>
            <w:tcW w:w="6349" w:type="dxa"/>
          </w:tcPr>
          <w:p w14:paraId="772ECD51" w14:textId="77777777" w:rsidR="00A32D52" w:rsidRPr="001F42D3" w:rsidRDefault="00A32D52" w:rsidP="00A32D52">
            <w:pPr>
              <w:ind w:hanging="2"/>
            </w:pPr>
            <w:r w:rsidRPr="001F42D3">
              <w:rPr>
                <w:rFonts w:ascii="Verdana" w:hAnsi="Verdana"/>
                <w:b/>
                <w:bCs/>
                <w:sz w:val="16"/>
                <w:szCs w:val="16"/>
              </w:rPr>
              <w:t>MDS for device #2</w:t>
            </w:r>
          </w:p>
        </w:tc>
        <w:tc>
          <w:tcPr>
            <w:tcW w:w="720" w:type="dxa"/>
          </w:tcPr>
          <w:p w14:paraId="59879DC0" w14:textId="77777777" w:rsidR="00A32D52" w:rsidRPr="001F42D3" w:rsidRDefault="00A32D52" w:rsidP="00A32D52">
            <w:pPr>
              <w:ind w:hanging="2"/>
            </w:pPr>
            <w:r w:rsidRPr="001F42D3">
              <w:rPr>
                <w:rFonts w:ascii="Verdana" w:hAnsi="Verdana"/>
                <w:sz w:val="16"/>
                <w:szCs w:val="16"/>
              </w:rPr>
              <w:t>M</w:t>
            </w:r>
          </w:p>
        </w:tc>
      </w:tr>
    </w:tbl>
    <w:p w14:paraId="37365863" w14:textId="77777777" w:rsidR="00A32D52" w:rsidRPr="001F42D3" w:rsidRDefault="00A32D52" w:rsidP="00A32D52">
      <w:pPr>
        <w:pStyle w:val="Note"/>
        <w:ind w:left="0" w:hanging="2"/>
      </w:pPr>
      <w:r w:rsidRPr="001F42D3">
        <w:t>Notes:</w:t>
      </w:r>
    </w:p>
    <w:p w14:paraId="3AE99991" w14:textId="77777777" w:rsidR="00A32D52" w:rsidRPr="001F42D3" w:rsidRDefault="00A32D52" w:rsidP="00A32D52">
      <w:pPr>
        <w:pStyle w:val="Note"/>
        <w:ind w:left="0" w:hanging="2"/>
      </w:pPr>
      <w:r w:rsidRPr="001F42D3">
        <w:t>Status column gives Presence Qualifier, M: mandatory, O: option, C: conditional.</w:t>
      </w:r>
    </w:p>
    <w:p w14:paraId="2EB53415" w14:textId="77777777" w:rsidR="00A32D52" w:rsidRPr="001F42D3" w:rsidRDefault="00A32D52" w:rsidP="00A32D52">
      <w:pPr>
        <w:pStyle w:val="Note"/>
        <w:ind w:left="0" w:hanging="2"/>
      </w:pPr>
      <w:r w:rsidRPr="001F42D3">
        <w:t>The dotted numbers represent the object hierarchy value of OBX-4 and are provided as example values only.</w:t>
      </w:r>
    </w:p>
    <w:p w14:paraId="789BCC63" w14:textId="5E79047C" w:rsidR="00A32D52" w:rsidRPr="001F42D3" w:rsidRDefault="00A32D52" w:rsidP="00A32D52">
      <w:pPr>
        <w:pStyle w:val="Note"/>
        <w:ind w:left="0" w:hanging="2"/>
      </w:pPr>
      <w:r w:rsidRPr="001F42D3">
        <w:t>a.</w:t>
      </w:r>
      <w:r w:rsidRPr="001F42D3">
        <w:tab/>
        <w:t>DTM</w:t>
      </w:r>
      <w:r w:rsidRPr="001F42D3">
        <w:rPr>
          <w:i/>
          <w:vertAlign w:val="subscript"/>
        </w:rPr>
        <w:t>DOR</w:t>
      </w:r>
      <w:r w:rsidRPr="001F42D3">
        <w:t xml:space="preserve"> is the datetime of the DOR, reported with a</w:t>
      </w:r>
      <w:r w:rsidR="009753FB" w:rsidRPr="001F42D3">
        <w:t xml:space="preserve">n IHE PCD modification of the </w:t>
      </w:r>
      <w:r w:rsidR="006D613E" w:rsidRPr="001F42D3">
        <w:t>HL7</w:t>
      </w:r>
      <w:r w:rsidR="00995105" w:rsidRPr="001F42D3">
        <w:t xml:space="preserve"> </w:t>
      </w:r>
      <w:r w:rsidRPr="001F42D3">
        <w:t>V2.6 ‘date/time’ data type</w:t>
      </w:r>
      <w:r w:rsidR="009753FB" w:rsidRPr="001F42D3">
        <w:t xml:space="preserve"> differing in the specification of the time zone offset. See Appendix C.4 for details</w:t>
      </w:r>
      <w:r w:rsidRPr="001F42D3">
        <w:t xml:space="preserve">. A time stamp resolution of at least one second and a time zone offset are required, e.g., </w:t>
      </w:r>
      <w:r w:rsidRPr="001F42D3">
        <w:rPr>
          <w:rStyle w:val="Strong"/>
        </w:rPr>
        <w:t>YYYYMMDDHHMMSS</w:t>
      </w:r>
      <w:r w:rsidRPr="001F42D3">
        <w:t>[.S[S[S[S</w:t>
      </w:r>
      <w:r w:rsidRPr="001F42D3">
        <w:rPr>
          <w:rStyle w:val="Strong"/>
        </w:rPr>
        <w:t>]]]]+/-ZZZZ</w:t>
      </w:r>
      <w:r w:rsidRPr="001F42D3">
        <w:t xml:space="preserve"> (required items shown in bold font).</w:t>
      </w:r>
    </w:p>
    <w:p w14:paraId="0BFCEC1A" w14:textId="77777777" w:rsidR="00A32D52" w:rsidRPr="001F42D3" w:rsidRDefault="00A32D52" w:rsidP="00A32D52">
      <w:pPr>
        <w:pStyle w:val="Note"/>
        <w:ind w:left="0" w:hanging="2"/>
      </w:pPr>
      <w:r w:rsidRPr="001F42D3">
        <w:t>b.</w:t>
      </w:r>
      <w:r w:rsidRPr="001F42D3">
        <w:tab/>
        <w:t xml:space="preserve">Within the time scope of each OBR and the time interval expressed in [OBR-7, OBR-8), time discontinuities in the MDC_ATTR_TIME_ABS displayed time are prohibited. Discontinuities due to daylight savings or other clock adjustments require that data on the </w:t>
      </w:r>
      <w:proofErr w:type="gramStart"/>
      <w:r w:rsidRPr="001F42D3">
        <w:t>new</w:t>
      </w:r>
      <w:proofErr w:type="gramEnd"/>
      <w:r w:rsidRPr="001F42D3">
        <w:t xml:space="preserve"> displayed timeline shall be sent as a separate OBR.</w:t>
      </w:r>
    </w:p>
    <w:p w14:paraId="00FA57EC" w14:textId="0E0E75C5" w:rsidR="00A32D52" w:rsidRPr="001F42D3" w:rsidRDefault="00A32D52" w:rsidP="00A32D52">
      <w:pPr>
        <w:pStyle w:val="Note"/>
        <w:ind w:left="0" w:hanging="2"/>
      </w:pPr>
      <w:r w:rsidRPr="001F42D3">
        <w:lastRenderedPageBreak/>
        <w:t>c.</w:t>
      </w:r>
      <w:r w:rsidRPr="001F42D3">
        <w:tab/>
        <w:t>The OBR establishes the default time context for all its child OBXs but can be overridden by a time stamp in OBX-14.</w:t>
      </w:r>
    </w:p>
    <w:p w14:paraId="1F0BAE3C" w14:textId="77777777" w:rsidR="00A32D52" w:rsidRPr="001F42D3" w:rsidRDefault="00A32D52" w:rsidP="00A32D52">
      <w:pPr>
        <w:pStyle w:val="Note"/>
        <w:ind w:left="0" w:hanging="2"/>
      </w:pPr>
      <w:r w:rsidRPr="001F42D3">
        <w:t>d.</w:t>
      </w:r>
      <w:r w:rsidRPr="001F42D3">
        <w:tab/>
        <w:t xml:space="preserve">The time interval specified by [OBR-7, OBR-8) is a mathematically ‘closed’ interval for OBR-7 and ‘open’ for OBR-8. A datum that occurs exactly at the time specified by OBR-8 </w:t>
      </w:r>
      <w:proofErr w:type="gramStart"/>
      <w:r w:rsidRPr="001F42D3">
        <w:t>would</w:t>
      </w:r>
      <w:proofErr w:type="gramEnd"/>
      <w:r w:rsidRPr="001F42D3">
        <w:t xml:space="preserve"> be sent in the next time epoch. This allows subsequent OBR segments to represent a continuous sequence of time. For encoding a simple set of episodic </w:t>
      </w:r>
      <w:proofErr w:type="gramStart"/>
      <w:r w:rsidRPr="001F42D3">
        <w:t>measurement</w:t>
      </w:r>
      <w:proofErr w:type="gramEnd"/>
      <w:r w:rsidRPr="001F42D3">
        <w:t>, if there is no logical "end" of the observation period, OBR-8 may be set to the message creation time to indicate the logical upper limit for the contained observations.</w:t>
      </w:r>
    </w:p>
    <w:p w14:paraId="1E2801CD" w14:textId="77777777" w:rsidR="00A32D52" w:rsidRPr="001F42D3" w:rsidRDefault="00A32D52" w:rsidP="00A32D52">
      <w:pPr>
        <w:pStyle w:val="BodyText"/>
      </w:pPr>
    </w:p>
    <w:p w14:paraId="7FD9D7D1" w14:textId="7BE931F5" w:rsidR="00A32D52" w:rsidRPr="001F42D3" w:rsidRDefault="006D613E" w:rsidP="00A32D52">
      <w:pPr>
        <w:pStyle w:val="BodyText"/>
      </w:pPr>
      <w:r w:rsidRPr="001F42D3">
        <w:t>HL7</w:t>
      </w:r>
      <w:r w:rsidR="00995105" w:rsidRPr="001F42D3">
        <w:t xml:space="preserve"> </w:t>
      </w:r>
      <w:r w:rsidR="00A32D52" w:rsidRPr="001F42D3">
        <w:t xml:space="preserve">time stamps sent in MSH-7, OBR-7, OBR-8 and OBX-14 should in most situations be ‘consistent time’ based on NTP or any other reference time source that provides traceability to NTP when this is feasible. </w:t>
      </w:r>
      <w:proofErr w:type="gramStart"/>
      <w:r w:rsidR="00A32D52" w:rsidRPr="001F42D3">
        <w:t>As a consequence</w:t>
      </w:r>
      <w:proofErr w:type="gramEnd"/>
      <w:r w:rsidR="00A32D52" w:rsidRPr="001F42D3">
        <w:t>,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1F42D3" w:rsidRDefault="00A32D52" w:rsidP="00A32D52">
      <w:pPr>
        <w:pStyle w:val="BodyText"/>
      </w:pPr>
      <w:r w:rsidRPr="001F42D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1F42D3" w:rsidRDefault="00A32D52" w:rsidP="00A32D52">
      <w:pPr>
        <w:pStyle w:val="BodyText"/>
      </w:pPr>
      <w:r w:rsidRPr="001F42D3">
        <w:t xml:space="preserve">The MDC_ATTR_TIME_REL and MDC_ATTR_TIME_HI_RES (in OBX-3) observations provide traceability between the relative or hi-resolution relative values, reported as an integer value in OBX-5, and the corresponding AHD time reported in OBX-14. The units-of-measure are s or </w:t>
      </w:r>
      <w:proofErr w:type="spellStart"/>
      <w:r w:rsidRPr="001F42D3">
        <w:t>ms</w:t>
      </w:r>
      <w:proofErr w:type="spellEnd"/>
      <w:r w:rsidRPr="001F42D3">
        <w:t>, expressed as MDC units.</w:t>
      </w:r>
    </w:p>
    <w:p w14:paraId="4D658067" w14:textId="5169DB30" w:rsidR="00A32D52" w:rsidRPr="001F42D3" w:rsidRDefault="00D53FC4" w:rsidP="00B34AEB">
      <w:pPr>
        <w:pStyle w:val="Heading3"/>
        <w:numPr>
          <w:ilvl w:val="0"/>
          <w:numId w:val="0"/>
        </w:numPr>
        <w:rPr>
          <w:noProof w:val="0"/>
        </w:rPr>
      </w:pPr>
      <w:bookmarkStart w:id="860" w:name="_Toc401769864"/>
      <w:bookmarkStart w:id="861" w:name="_Toc181625235"/>
      <w:r w:rsidRPr="001F42D3">
        <w:rPr>
          <w:noProof w:val="0"/>
        </w:rPr>
        <w:t xml:space="preserve">B.8.8 </w:t>
      </w:r>
      <w:r w:rsidR="00A32D52" w:rsidRPr="001F42D3">
        <w:rPr>
          <w:noProof w:val="0"/>
        </w:rPr>
        <w:t>Device Time Synchronization Capabilities</w:t>
      </w:r>
      <w:bookmarkEnd w:id="860"/>
      <w:bookmarkEnd w:id="861"/>
    </w:p>
    <w:p w14:paraId="49FBBFAA" w14:textId="77777777" w:rsidR="00A32D52" w:rsidRPr="001F42D3" w:rsidRDefault="00A32D52" w:rsidP="00A32D52">
      <w:pPr>
        <w:pStyle w:val="BodyText"/>
      </w:pPr>
      <w:r w:rsidRPr="001F42D3">
        <w:t>OBX-2: CWE</w:t>
      </w:r>
    </w:p>
    <w:p w14:paraId="59F4CB33" w14:textId="77777777" w:rsidR="00A32D52" w:rsidRPr="001F42D3" w:rsidRDefault="00A32D52" w:rsidP="00A32D52">
      <w:pPr>
        <w:pStyle w:val="BodyText"/>
      </w:pPr>
      <w:r w:rsidRPr="001F42D3">
        <w:t>OBX-3: 68219^MDC_TIME_CAP_STATE^MDC</w:t>
      </w:r>
    </w:p>
    <w:p w14:paraId="50919FEF" w14:textId="0FE074B8" w:rsidR="00A32D52" w:rsidRPr="001F42D3" w:rsidRDefault="00A32D52" w:rsidP="00A32D52">
      <w:pPr>
        <w:pStyle w:val="BodyText"/>
      </w:pPr>
      <w:r w:rsidRPr="001F42D3">
        <w:t>OBX-5: Valid device time capabilities include (one or more):</w:t>
      </w:r>
    </w:p>
    <w:p w14:paraId="7DB17C59" w14:textId="77777777" w:rsidR="00A32D52" w:rsidRPr="001F42D3" w:rsidRDefault="00A32D52" w:rsidP="00CF5627">
      <w:pPr>
        <w:pStyle w:val="TableTitle"/>
      </w:pPr>
      <w:r w:rsidRPr="001F42D3">
        <w:t>Table B.</w:t>
      </w:r>
      <w:r w:rsidR="004E547A" w:rsidRPr="001F42D3">
        <w:t>8.8</w:t>
      </w:r>
      <w:r w:rsidRPr="001F42D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1F42D3" w14:paraId="49E25767" w14:textId="77777777" w:rsidTr="0034511D">
        <w:trPr>
          <w:cantSplit/>
          <w:tblHeader/>
          <w:jc w:val="center"/>
        </w:trPr>
        <w:tc>
          <w:tcPr>
            <w:tcW w:w="4320" w:type="dxa"/>
            <w:shd w:val="clear" w:color="auto" w:fill="D9D9D9"/>
          </w:tcPr>
          <w:p w14:paraId="1CFC4B16" w14:textId="77777777" w:rsidR="00A32D52" w:rsidRPr="001F42D3" w:rsidRDefault="00A32D52" w:rsidP="00A32D52">
            <w:pPr>
              <w:pStyle w:val="TableEntryHeader"/>
            </w:pPr>
            <w:r w:rsidRPr="001F42D3">
              <w:t>OBX-5 values  (one or more ...)</w:t>
            </w:r>
          </w:p>
        </w:tc>
        <w:tc>
          <w:tcPr>
            <w:tcW w:w="4200" w:type="dxa"/>
            <w:shd w:val="clear" w:color="auto" w:fill="D9D9D9"/>
          </w:tcPr>
          <w:p w14:paraId="15D93C13" w14:textId="77777777" w:rsidR="00A32D52" w:rsidRPr="001F42D3" w:rsidRDefault="00A32D52" w:rsidP="00A32D52">
            <w:pPr>
              <w:pStyle w:val="TableEntryHeader"/>
            </w:pPr>
            <w:r w:rsidRPr="001F42D3">
              <w:t>Description</w:t>
            </w:r>
          </w:p>
        </w:tc>
      </w:tr>
      <w:tr w:rsidR="00A32D52" w:rsidRPr="001F42D3" w14:paraId="55B7AADC" w14:textId="77777777" w:rsidTr="00A32D52">
        <w:trPr>
          <w:cantSplit/>
          <w:jc w:val="center"/>
        </w:trPr>
        <w:tc>
          <w:tcPr>
            <w:tcW w:w="4320" w:type="dxa"/>
          </w:tcPr>
          <w:p w14:paraId="0B3FF498"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-real-</w:t>
            </w:r>
            <w:proofErr w:type="gramStart"/>
            <w:r w:rsidRPr="001F42D3">
              <w:t>time-clock</w:t>
            </w:r>
            <w:proofErr w:type="gramEnd"/>
            <w:r w:rsidRPr="001F42D3">
              <w:t>(0),</w:t>
            </w:r>
          </w:p>
        </w:tc>
        <w:tc>
          <w:tcPr>
            <w:tcW w:w="4200" w:type="dxa"/>
          </w:tcPr>
          <w:p w14:paraId="2F972D75" w14:textId="77777777" w:rsidR="00A32D52" w:rsidRPr="001F42D3" w:rsidRDefault="00A32D52" w:rsidP="00A32D52">
            <w:pPr>
              <w:pStyle w:val="TableEntry"/>
            </w:pPr>
            <w:r w:rsidRPr="001F42D3">
              <w:t>device supports an internal RTC</w:t>
            </w:r>
          </w:p>
        </w:tc>
      </w:tr>
      <w:tr w:rsidR="00A32D52" w:rsidRPr="001F42D3" w14:paraId="4113B7B6" w14:textId="77777777" w:rsidTr="00A32D52">
        <w:trPr>
          <w:cantSplit/>
          <w:jc w:val="center"/>
        </w:trPr>
        <w:tc>
          <w:tcPr>
            <w:tcW w:w="4320" w:type="dxa"/>
          </w:tcPr>
          <w:p w14:paraId="02228D19"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-set-clock(1),</w:t>
            </w:r>
          </w:p>
        </w:tc>
        <w:tc>
          <w:tcPr>
            <w:tcW w:w="4200" w:type="dxa"/>
          </w:tcPr>
          <w:p w14:paraId="028B9D07" w14:textId="77777777" w:rsidR="00A32D52" w:rsidRPr="001F42D3" w:rsidRDefault="00A32D52" w:rsidP="00A32D52">
            <w:pPr>
              <w:pStyle w:val="TableEntry"/>
            </w:pPr>
            <w:r w:rsidRPr="001F42D3">
              <w:t>device supports Set Time Action</w:t>
            </w:r>
          </w:p>
        </w:tc>
      </w:tr>
      <w:tr w:rsidR="00A32D52" w:rsidRPr="001F42D3" w14:paraId="396ABDB3" w14:textId="77777777" w:rsidTr="00A32D52">
        <w:trPr>
          <w:cantSplit/>
          <w:jc w:val="center"/>
        </w:trPr>
        <w:tc>
          <w:tcPr>
            <w:tcW w:w="4320" w:type="dxa"/>
          </w:tcPr>
          <w:p w14:paraId="2C7BAB5D"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-relative-time(2),</w:t>
            </w:r>
          </w:p>
        </w:tc>
        <w:tc>
          <w:tcPr>
            <w:tcW w:w="4200" w:type="dxa"/>
          </w:tcPr>
          <w:p w14:paraId="1F69D05A" w14:textId="77777777" w:rsidR="00A32D52" w:rsidRPr="001F42D3" w:rsidRDefault="00A32D52" w:rsidP="00A32D52">
            <w:pPr>
              <w:pStyle w:val="TableEntry"/>
            </w:pPr>
            <w:r w:rsidRPr="001F42D3">
              <w:t xml:space="preserve">device supports </w:t>
            </w:r>
            <w:proofErr w:type="spellStart"/>
            <w:r w:rsidRPr="001F42D3">
              <w:t>RelativeTime</w:t>
            </w:r>
            <w:proofErr w:type="spellEnd"/>
          </w:p>
        </w:tc>
      </w:tr>
      <w:tr w:rsidR="00A32D52" w:rsidRPr="001F42D3" w14:paraId="62D305C4" w14:textId="77777777" w:rsidTr="00A32D52">
        <w:trPr>
          <w:cantSplit/>
          <w:jc w:val="center"/>
        </w:trPr>
        <w:tc>
          <w:tcPr>
            <w:tcW w:w="4320" w:type="dxa"/>
          </w:tcPr>
          <w:p w14:paraId="4EFC4DEC"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-high-res-relative-time(3),</w:t>
            </w:r>
          </w:p>
        </w:tc>
        <w:tc>
          <w:tcPr>
            <w:tcW w:w="4200" w:type="dxa"/>
          </w:tcPr>
          <w:p w14:paraId="40464507" w14:textId="77777777" w:rsidR="00A32D52" w:rsidRPr="001F42D3" w:rsidRDefault="00A32D52" w:rsidP="00A32D52">
            <w:pPr>
              <w:pStyle w:val="TableEntry"/>
            </w:pPr>
            <w:r w:rsidRPr="001F42D3">
              <w:t xml:space="preserve">device supports </w:t>
            </w:r>
            <w:proofErr w:type="spellStart"/>
            <w:r w:rsidRPr="001F42D3">
              <w:t>HighResRelativeTime</w:t>
            </w:r>
            <w:proofErr w:type="spellEnd"/>
          </w:p>
        </w:tc>
      </w:tr>
      <w:tr w:rsidR="00A32D52" w:rsidRPr="001F42D3" w14:paraId="0C92C773" w14:textId="77777777" w:rsidTr="00A32D52">
        <w:trPr>
          <w:cantSplit/>
          <w:jc w:val="center"/>
        </w:trPr>
        <w:tc>
          <w:tcPr>
            <w:tcW w:w="4320" w:type="dxa"/>
          </w:tcPr>
          <w:p w14:paraId="54912371"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-sync-abs-time(4),</w:t>
            </w:r>
          </w:p>
        </w:tc>
        <w:tc>
          <w:tcPr>
            <w:tcW w:w="4200" w:type="dxa"/>
          </w:tcPr>
          <w:p w14:paraId="5F098DD3" w14:textId="77777777" w:rsidR="00A32D52" w:rsidRPr="001F42D3" w:rsidRDefault="00A32D52" w:rsidP="00A32D52">
            <w:pPr>
              <w:pStyle w:val="TableEntry"/>
            </w:pPr>
            <w:r w:rsidRPr="001F42D3">
              <w:t xml:space="preserve">device syncs </w:t>
            </w:r>
            <w:proofErr w:type="spellStart"/>
            <w:r w:rsidRPr="001F42D3">
              <w:t>AbsoluteTime</w:t>
            </w:r>
            <w:proofErr w:type="spellEnd"/>
          </w:p>
        </w:tc>
      </w:tr>
      <w:tr w:rsidR="00A32D52" w:rsidRPr="001F42D3" w14:paraId="28E6EEA0" w14:textId="77777777" w:rsidTr="00A32D52">
        <w:trPr>
          <w:cantSplit/>
          <w:jc w:val="center"/>
        </w:trPr>
        <w:tc>
          <w:tcPr>
            <w:tcW w:w="4320" w:type="dxa"/>
          </w:tcPr>
          <w:p w14:paraId="75FA3A8D"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w:t>
            </w:r>
            <w:proofErr w:type="spellStart"/>
            <w:r w:rsidRPr="001F42D3">
              <w:t>rel</w:t>
            </w:r>
            <w:proofErr w:type="spellEnd"/>
            <w:r w:rsidRPr="001F42D3">
              <w:t>-time(5),</w:t>
            </w:r>
          </w:p>
        </w:tc>
        <w:tc>
          <w:tcPr>
            <w:tcW w:w="4200" w:type="dxa"/>
          </w:tcPr>
          <w:p w14:paraId="1BA520C5" w14:textId="77777777" w:rsidR="00A32D52" w:rsidRPr="001F42D3" w:rsidRDefault="00A32D52" w:rsidP="00A32D52">
            <w:pPr>
              <w:pStyle w:val="TableEntry"/>
            </w:pPr>
            <w:r w:rsidRPr="001F42D3">
              <w:t xml:space="preserve">device syncs </w:t>
            </w:r>
            <w:proofErr w:type="spellStart"/>
            <w:r w:rsidRPr="001F42D3">
              <w:t>RelativeTime</w:t>
            </w:r>
            <w:proofErr w:type="spellEnd"/>
          </w:p>
        </w:tc>
      </w:tr>
      <w:tr w:rsidR="00A32D52" w:rsidRPr="001F42D3" w14:paraId="1A2B4B37" w14:textId="77777777" w:rsidTr="00A32D52">
        <w:trPr>
          <w:cantSplit/>
          <w:jc w:val="center"/>
        </w:trPr>
        <w:tc>
          <w:tcPr>
            <w:tcW w:w="4320" w:type="dxa"/>
          </w:tcPr>
          <w:p w14:paraId="3E5D276C"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-sync-hi-res-relative-time(6),</w:t>
            </w:r>
          </w:p>
        </w:tc>
        <w:tc>
          <w:tcPr>
            <w:tcW w:w="4200" w:type="dxa"/>
          </w:tcPr>
          <w:p w14:paraId="16BE3606" w14:textId="77777777" w:rsidR="00A32D52" w:rsidRPr="001F42D3" w:rsidRDefault="00A32D52" w:rsidP="00A32D52">
            <w:pPr>
              <w:pStyle w:val="TableEntry"/>
            </w:pPr>
            <w:r w:rsidRPr="001F42D3">
              <w:t xml:space="preserve">device syncs </w:t>
            </w:r>
            <w:proofErr w:type="spellStart"/>
            <w:r w:rsidRPr="001F42D3">
              <w:t>HiResRelativeTime</w:t>
            </w:r>
            <w:proofErr w:type="spellEnd"/>
          </w:p>
        </w:tc>
      </w:tr>
      <w:tr w:rsidR="00A32D52" w:rsidRPr="001F42D3" w14:paraId="38C656CE" w14:textId="77777777" w:rsidTr="00A32D52">
        <w:trPr>
          <w:cantSplit/>
          <w:jc w:val="center"/>
        </w:trPr>
        <w:tc>
          <w:tcPr>
            <w:tcW w:w="4320" w:type="dxa"/>
          </w:tcPr>
          <w:p w14:paraId="09F137F4" w14:textId="77777777" w:rsidR="00A32D52" w:rsidRPr="001F42D3" w:rsidRDefault="00A32D52" w:rsidP="00A32D52">
            <w:pPr>
              <w:pStyle w:val="TableEntry"/>
            </w:pPr>
            <w:r w:rsidRPr="001F42D3">
              <w:t>&lt;0 or 1&gt;^</w:t>
            </w:r>
            <w:proofErr w:type="spellStart"/>
            <w:r w:rsidRPr="001F42D3">
              <w:t>mds</w:t>
            </w:r>
            <w:proofErr w:type="spellEnd"/>
            <w:r w:rsidRPr="001F42D3">
              <w:t>-time-state-abs-time-synced(8),</w:t>
            </w:r>
          </w:p>
        </w:tc>
        <w:tc>
          <w:tcPr>
            <w:tcW w:w="4200" w:type="dxa"/>
          </w:tcPr>
          <w:p w14:paraId="05FC3D3F" w14:textId="77777777" w:rsidR="00A32D52" w:rsidRPr="001F42D3" w:rsidRDefault="00A32D52" w:rsidP="00A32D52">
            <w:pPr>
              <w:pStyle w:val="TableEntry"/>
            </w:pPr>
            <w:proofErr w:type="spellStart"/>
            <w:r w:rsidRPr="001F42D3">
              <w:t>AbsoluteTime</w:t>
            </w:r>
            <w:proofErr w:type="spellEnd"/>
            <w:r w:rsidRPr="001F42D3">
              <w:t xml:space="preserve"> is synced</w:t>
            </w:r>
          </w:p>
        </w:tc>
      </w:tr>
      <w:tr w:rsidR="00A32D52" w:rsidRPr="001F42D3" w14:paraId="1DB3DFF8" w14:textId="77777777" w:rsidTr="00A32D52">
        <w:trPr>
          <w:cantSplit/>
          <w:jc w:val="center"/>
        </w:trPr>
        <w:tc>
          <w:tcPr>
            <w:tcW w:w="4320" w:type="dxa"/>
          </w:tcPr>
          <w:p w14:paraId="2BFCEA2A" w14:textId="77777777" w:rsidR="00A32D52" w:rsidRPr="001F42D3" w:rsidRDefault="00A32D52" w:rsidP="00A32D52">
            <w:pPr>
              <w:pStyle w:val="TableEntry"/>
            </w:pPr>
            <w:r w:rsidRPr="001F42D3">
              <w:t>&lt;0 or 1&gt;^</w:t>
            </w:r>
            <w:proofErr w:type="spellStart"/>
            <w:r w:rsidRPr="001F42D3">
              <w:t>mds</w:t>
            </w:r>
            <w:proofErr w:type="spellEnd"/>
            <w:r w:rsidRPr="001F42D3">
              <w:t>-time-state-</w:t>
            </w:r>
            <w:proofErr w:type="spellStart"/>
            <w:r w:rsidRPr="001F42D3">
              <w:t>rel</w:t>
            </w:r>
            <w:proofErr w:type="spellEnd"/>
            <w:r w:rsidRPr="001F42D3">
              <w:t>-time-synced(9),</w:t>
            </w:r>
          </w:p>
        </w:tc>
        <w:tc>
          <w:tcPr>
            <w:tcW w:w="4200" w:type="dxa"/>
          </w:tcPr>
          <w:p w14:paraId="20B0121F" w14:textId="77777777" w:rsidR="00A32D52" w:rsidRPr="001F42D3" w:rsidRDefault="00A32D52" w:rsidP="00A32D52">
            <w:pPr>
              <w:pStyle w:val="TableEntry"/>
            </w:pPr>
            <w:proofErr w:type="spellStart"/>
            <w:r w:rsidRPr="001F42D3">
              <w:t>RelativeTime</w:t>
            </w:r>
            <w:proofErr w:type="spellEnd"/>
            <w:r w:rsidRPr="001F42D3">
              <w:t xml:space="preserve"> is synced</w:t>
            </w:r>
            <w:r w:rsidRPr="001F42D3">
              <w:tab/>
            </w:r>
          </w:p>
        </w:tc>
      </w:tr>
      <w:tr w:rsidR="00A32D52" w:rsidRPr="001F42D3" w14:paraId="3793B9CA" w14:textId="77777777" w:rsidTr="00A32D52">
        <w:trPr>
          <w:cantSplit/>
          <w:jc w:val="center"/>
        </w:trPr>
        <w:tc>
          <w:tcPr>
            <w:tcW w:w="4320" w:type="dxa"/>
          </w:tcPr>
          <w:p w14:paraId="18A3E31F" w14:textId="77777777" w:rsidR="00A32D52" w:rsidRPr="001F42D3" w:rsidRDefault="00A32D52" w:rsidP="00A32D52">
            <w:pPr>
              <w:pStyle w:val="TableEntry"/>
            </w:pPr>
            <w:r w:rsidRPr="001F42D3">
              <w:t>&lt;0 or 1&gt;^</w:t>
            </w:r>
            <w:proofErr w:type="spellStart"/>
            <w:r w:rsidRPr="001F42D3">
              <w:t>mds</w:t>
            </w:r>
            <w:proofErr w:type="spellEnd"/>
            <w:r w:rsidRPr="001F42D3">
              <w:t>-time-state-hi-res-relative-time-synced(10),</w:t>
            </w:r>
          </w:p>
        </w:tc>
        <w:tc>
          <w:tcPr>
            <w:tcW w:w="4200" w:type="dxa"/>
          </w:tcPr>
          <w:p w14:paraId="624CCE50" w14:textId="77777777" w:rsidR="00A32D52" w:rsidRPr="001F42D3" w:rsidRDefault="00A32D52" w:rsidP="00A32D52">
            <w:pPr>
              <w:pStyle w:val="TableEntry"/>
            </w:pPr>
            <w:proofErr w:type="spellStart"/>
            <w:r w:rsidRPr="001F42D3">
              <w:t>HiResRelativeTime</w:t>
            </w:r>
            <w:proofErr w:type="spellEnd"/>
            <w:r w:rsidRPr="001F42D3">
              <w:t xml:space="preserve"> is synced</w:t>
            </w:r>
          </w:p>
        </w:tc>
      </w:tr>
      <w:tr w:rsidR="00A32D52" w:rsidRPr="001F42D3" w14:paraId="16E61BC2" w14:textId="77777777" w:rsidTr="00A32D52">
        <w:trPr>
          <w:cantSplit/>
          <w:jc w:val="center"/>
        </w:trPr>
        <w:tc>
          <w:tcPr>
            <w:tcW w:w="4320" w:type="dxa"/>
          </w:tcPr>
          <w:p w14:paraId="394B5559" w14:textId="77777777" w:rsidR="00A32D52" w:rsidRPr="001F42D3" w:rsidRDefault="00A32D52" w:rsidP="00A32D52">
            <w:pPr>
              <w:pStyle w:val="TableEntry"/>
            </w:pPr>
            <w:r w:rsidRPr="001F42D3">
              <w:lastRenderedPageBreak/>
              <w:t>&lt;0 or 1&gt;^</w:t>
            </w:r>
            <w:proofErr w:type="spellStart"/>
            <w:r w:rsidRPr="001F42D3">
              <w:t>mds</w:t>
            </w:r>
            <w:proofErr w:type="spellEnd"/>
            <w:r w:rsidRPr="001F42D3">
              <w:t>-time-</w:t>
            </w:r>
            <w:proofErr w:type="spellStart"/>
            <w:r w:rsidRPr="001F42D3">
              <w:t>mgr</w:t>
            </w:r>
            <w:proofErr w:type="spellEnd"/>
            <w:r w:rsidRPr="001F42D3">
              <w:t>-set-time(11)</w:t>
            </w:r>
          </w:p>
        </w:tc>
        <w:tc>
          <w:tcPr>
            <w:tcW w:w="4200" w:type="dxa"/>
          </w:tcPr>
          <w:p w14:paraId="1A15FE71" w14:textId="77777777" w:rsidR="00A32D52" w:rsidRPr="001F42D3" w:rsidRDefault="00A32D52" w:rsidP="00A32D52">
            <w:pPr>
              <w:pStyle w:val="TableEntry"/>
            </w:pPr>
            <w:r w:rsidRPr="001F42D3">
              <w:t>manager is encouraged to set the time</w:t>
            </w:r>
          </w:p>
          <w:p w14:paraId="58CEF6FD" w14:textId="77777777" w:rsidR="00A32D52" w:rsidRPr="001F42D3" w:rsidRDefault="00A32D52" w:rsidP="00A32D52">
            <w:pPr>
              <w:pStyle w:val="TableEntry"/>
            </w:pPr>
          </w:p>
        </w:tc>
      </w:tr>
    </w:tbl>
    <w:p w14:paraId="14C39EC5" w14:textId="77777777" w:rsidR="00A32D52" w:rsidRPr="001F42D3" w:rsidRDefault="00A32D52" w:rsidP="00A32D52">
      <w:pPr>
        <w:pStyle w:val="BodyText"/>
      </w:pPr>
    </w:p>
    <w:p w14:paraId="2FAEB55F" w14:textId="4A3E669B" w:rsidR="00A32D52" w:rsidRPr="001F42D3" w:rsidRDefault="00D53FC4" w:rsidP="00B34AEB">
      <w:pPr>
        <w:pStyle w:val="Heading3"/>
        <w:numPr>
          <w:ilvl w:val="0"/>
          <w:numId w:val="0"/>
        </w:numPr>
        <w:rPr>
          <w:noProof w:val="0"/>
        </w:rPr>
      </w:pPr>
      <w:bookmarkStart w:id="862" w:name="_Toc401769865"/>
      <w:bookmarkStart w:id="863" w:name="_Toc181625236"/>
      <w:r w:rsidRPr="001F42D3">
        <w:rPr>
          <w:noProof w:val="0"/>
        </w:rPr>
        <w:t xml:space="preserve">B.8.9 </w:t>
      </w:r>
      <w:r w:rsidR="00A32D52" w:rsidRPr="001F42D3">
        <w:rPr>
          <w:noProof w:val="0"/>
        </w:rPr>
        <w:t>Device and/or DOR Synchronization Protocol</w:t>
      </w:r>
      <w:bookmarkEnd w:id="862"/>
      <w:bookmarkEnd w:id="863"/>
      <w:r w:rsidR="00A32D52" w:rsidRPr="001F42D3">
        <w:rPr>
          <w:noProof w:val="0"/>
        </w:rPr>
        <w:t xml:space="preserve">  </w:t>
      </w:r>
    </w:p>
    <w:p w14:paraId="5C70D421" w14:textId="77777777" w:rsidR="00A32D52" w:rsidRPr="001F42D3" w:rsidRDefault="00A32D52" w:rsidP="00A32D52">
      <w:pPr>
        <w:pStyle w:val="BodyText"/>
      </w:pPr>
      <w:r w:rsidRPr="001F42D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1F42D3" w:rsidRDefault="00A32D52" w:rsidP="00CF5627">
      <w:pPr>
        <w:pStyle w:val="BodyText"/>
      </w:pPr>
      <w:r w:rsidRPr="001F42D3">
        <w:t>OBX-2: CWE</w:t>
      </w:r>
    </w:p>
    <w:p w14:paraId="21BD4B3E" w14:textId="77777777" w:rsidR="00A32D52" w:rsidRPr="001F42D3" w:rsidRDefault="00A32D52" w:rsidP="00CF5627">
      <w:pPr>
        <w:pStyle w:val="BodyText"/>
      </w:pPr>
      <w:r w:rsidRPr="001F42D3">
        <w:t>OBX-3: 68220^MDC_TIME_SYNC_PROTOCOL^MDC</w:t>
      </w:r>
    </w:p>
    <w:p w14:paraId="75FC47C9" w14:textId="77777777" w:rsidR="00A32D52" w:rsidRPr="001F42D3" w:rsidRDefault="00A32D52" w:rsidP="00742706">
      <w:pPr>
        <w:pStyle w:val="BodyText"/>
      </w:pPr>
      <w:r w:rsidRPr="001F42D3">
        <w:t>OBX-5: Valid synchronization profiles include (choice of one):</w:t>
      </w:r>
    </w:p>
    <w:p w14:paraId="3C850248" w14:textId="77777777" w:rsidR="00A32D52" w:rsidRPr="001F42D3" w:rsidRDefault="00A32D52" w:rsidP="00CF5627">
      <w:pPr>
        <w:pStyle w:val="TableTitle"/>
      </w:pPr>
      <w:r w:rsidRPr="001F42D3">
        <w:t>Table B.</w:t>
      </w:r>
      <w:r w:rsidR="004E547A" w:rsidRPr="001F42D3">
        <w:t>8.9</w:t>
      </w:r>
      <w:r w:rsidRPr="001F42D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1F42D3" w14:paraId="2811F926" w14:textId="77777777" w:rsidTr="00A32D52">
        <w:trPr>
          <w:cantSplit/>
          <w:tblHeader/>
          <w:jc w:val="center"/>
        </w:trPr>
        <w:tc>
          <w:tcPr>
            <w:tcW w:w="3780" w:type="dxa"/>
            <w:shd w:val="clear" w:color="auto" w:fill="D9D9D9"/>
          </w:tcPr>
          <w:p w14:paraId="55B5498A" w14:textId="77777777" w:rsidR="00A32D52" w:rsidRPr="001F42D3" w:rsidRDefault="00A32D52" w:rsidP="00A32D52">
            <w:pPr>
              <w:pStyle w:val="TableEntryHeader"/>
              <w:keepLines/>
            </w:pPr>
            <w:r w:rsidRPr="001F42D3">
              <w:t>OBX-5 values  (choice of one)</w:t>
            </w:r>
          </w:p>
        </w:tc>
        <w:tc>
          <w:tcPr>
            <w:tcW w:w="3685" w:type="dxa"/>
            <w:shd w:val="clear" w:color="auto" w:fill="D9D9D9"/>
          </w:tcPr>
          <w:p w14:paraId="26D3149E" w14:textId="77777777" w:rsidR="00A32D52" w:rsidRPr="001F42D3" w:rsidRDefault="00A32D52" w:rsidP="00A32D52">
            <w:pPr>
              <w:pStyle w:val="TableEntryHeader"/>
              <w:keepLines/>
            </w:pPr>
            <w:r w:rsidRPr="001F42D3">
              <w:t>Synchronization Protocol</w:t>
            </w:r>
          </w:p>
        </w:tc>
        <w:tc>
          <w:tcPr>
            <w:tcW w:w="1179" w:type="dxa"/>
            <w:shd w:val="clear" w:color="auto" w:fill="D9D9D9"/>
          </w:tcPr>
          <w:p w14:paraId="0ACAB0F1" w14:textId="77777777" w:rsidR="00A32D52" w:rsidRPr="001F42D3" w:rsidRDefault="00A32D52" w:rsidP="00A32D52">
            <w:pPr>
              <w:pStyle w:val="TableEntryHeader"/>
              <w:keepLines/>
            </w:pPr>
            <w:r w:rsidRPr="001F42D3">
              <w:t>Part::Code</w:t>
            </w:r>
          </w:p>
        </w:tc>
        <w:tc>
          <w:tcPr>
            <w:tcW w:w="1521" w:type="dxa"/>
            <w:shd w:val="clear" w:color="auto" w:fill="D9D9D9"/>
          </w:tcPr>
          <w:p w14:paraId="1CF2C23A" w14:textId="77777777" w:rsidR="00A32D52" w:rsidRPr="001F42D3" w:rsidRDefault="00A32D52" w:rsidP="00A32D52">
            <w:pPr>
              <w:pStyle w:val="TableEntryHeader"/>
              <w:keepLines/>
            </w:pPr>
            <w:r w:rsidRPr="001F42D3">
              <w:t>Default</w:t>
            </w:r>
          </w:p>
        </w:tc>
      </w:tr>
      <w:tr w:rsidR="00A32D52" w:rsidRPr="001F42D3" w14:paraId="4A4C9466" w14:textId="77777777" w:rsidTr="00A32D52">
        <w:trPr>
          <w:cantSplit/>
          <w:jc w:val="center"/>
        </w:trPr>
        <w:tc>
          <w:tcPr>
            <w:tcW w:w="3780" w:type="dxa"/>
          </w:tcPr>
          <w:p w14:paraId="548FE49F" w14:textId="77777777" w:rsidR="00A32D52" w:rsidRPr="001F42D3" w:rsidRDefault="00A32D52" w:rsidP="00A32D52">
            <w:pPr>
              <w:pStyle w:val="TableEntry"/>
              <w:keepNext/>
              <w:keepLines/>
            </w:pPr>
            <w:r w:rsidRPr="001F42D3">
              <w:t>532224^MDC_TIME_SYNC_NONE^MDC</w:t>
            </w:r>
          </w:p>
        </w:tc>
        <w:tc>
          <w:tcPr>
            <w:tcW w:w="3685" w:type="dxa"/>
          </w:tcPr>
          <w:p w14:paraId="2F427BFC" w14:textId="77777777" w:rsidR="00A32D52" w:rsidRPr="001F42D3" w:rsidRDefault="00A32D52" w:rsidP="00A32D52">
            <w:pPr>
              <w:pStyle w:val="TableEntry"/>
              <w:keepNext/>
              <w:keepLines/>
            </w:pPr>
            <w:r w:rsidRPr="001F42D3">
              <w:t>An uncalibrated and unsynchronized local clock source</w:t>
            </w:r>
          </w:p>
        </w:tc>
        <w:tc>
          <w:tcPr>
            <w:tcW w:w="1179" w:type="dxa"/>
          </w:tcPr>
          <w:p w14:paraId="249B2C52" w14:textId="77777777" w:rsidR="00A32D52" w:rsidRPr="001F42D3" w:rsidRDefault="00A32D52" w:rsidP="00A32D52">
            <w:pPr>
              <w:pStyle w:val="TableEntry"/>
              <w:keepNext/>
              <w:keepLines/>
            </w:pPr>
            <w:r w:rsidRPr="001F42D3">
              <w:t>8::7936</w:t>
            </w:r>
          </w:p>
        </w:tc>
        <w:tc>
          <w:tcPr>
            <w:tcW w:w="1521" w:type="dxa"/>
          </w:tcPr>
          <w:p w14:paraId="6FFFFAFC" w14:textId="77777777" w:rsidR="00A32D52" w:rsidRPr="001F42D3" w:rsidRDefault="00A32D52" w:rsidP="00A32D52">
            <w:pPr>
              <w:pStyle w:val="TableEntry"/>
              <w:keepNext/>
              <w:keepLines/>
            </w:pPr>
            <w:r w:rsidRPr="001F42D3">
              <w:t>± 300 s  (5 min)</w:t>
            </w:r>
          </w:p>
        </w:tc>
      </w:tr>
      <w:tr w:rsidR="00A32D52" w:rsidRPr="001F42D3" w14:paraId="5C2E9AAD" w14:textId="77777777" w:rsidTr="00A32D52">
        <w:trPr>
          <w:cantSplit/>
          <w:jc w:val="center"/>
        </w:trPr>
        <w:tc>
          <w:tcPr>
            <w:tcW w:w="3780" w:type="dxa"/>
          </w:tcPr>
          <w:p w14:paraId="76E5FAD2" w14:textId="77777777" w:rsidR="00A32D52" w:rsidRPr="001F42D3" w:rsidRDefault="00A32D52" w:rsidP="00A32D52">
            <w:pPr>
              <w:pStyle w:val="TableEntry"/>
              <w:keepNext/>
              <w:keepLines/>
            </w:pPr>
            <w:r w:rsidRPr="001F42D3">
              <w:t>––––––^MDC_TIME_SYNC_EBWW^MDC</w:t>
            </w:r>
          </w:p>
        </w:tc>
        <w:tc>
          <w:tcPr>
            <w:tcW w:w="3685" w:type="dxa"/>
          </w:tcPr>
          <w:p w14:paraId="6FD44E76" w14:textId="77777777" w:rsidR="00A32D52" w:rsidRPr="001F42D3" w:rsidRDefault="00A32D52" w:rsidP="00A32D52">
            <w:pPr>
              <w:pStyle w:val="TableEntry"/>
              <w:keepNext/>
              <w:keepLines/>
            </w:pPr>
            <w:r w:rsidRPr="001F42D3">
              <w:t>A manually set time, by ‘eyeball and wristwatch’</w:t>
            </w:r>
            <w:r w:rsidRPr="001F42D3">
              <w:footnoteReference w:id="4"/>
            </w:r>
            <w:r w:rsidRPr="001F42D3">
              <w:t xml:space="preserve"> </w:t>
            </w:r>
          </w:p>
        </w:tc>
        <w:tc>
          <w:tcPr>
            <w:tcW w:w="1179" w:type="dxa"/>
          </w:tcPr>
          <w:p w14:paraId="3ED2EE97" w14:textId="77777777" w:rsidR="00A32D52" w:rsidRPr="001F42D3" w:rsidRDefault="00A32D52" w:rsidP="00A32D52">
            <w:pPr>
              <w:pStyle w:val="TableEntry"/>
              <w:keepNext/>
              <w:keepLines/>
            </w:pPr>
            <w:r w:rsidRPr="001F42D3">
              <w:t>–:––––</w:t>
            </w:r>
          </w:p>
        </w:tc>
        <w:tc>
          <w:tcPr>
            <w:tcW w:w="1521" w:type="dxa"/>
          </w:tcPr>
          <w:p w14:paraId="3D17FC16" w14:textId="77777777" w:rsidR="00A32D52" w:rsidRPr="001F42D3" w:rsidRDefault="00A32D52" w:rsidP="00A32D52">
            <w:pPr>
              <w:pStyle w:val="TableEntry"/>
              <w:keepNext/>
              <w:keepLines/>
            </w:pPr>
            <w:r w:rsidRPr="001F42D3">
              <w:t>± 120 s  (2 min)</w:t>
            </w:r>
          </w:p>
        </w:tc>
      </w:tr>
      <w:tr w:rsidR="00A32D52" w:rsidRPr="001F42D3" w14:paraId="12F8B968" w14:textId="77777777" w:rsidTr="00A32D52">
        <w:trPr>
          <w:cantSplit/>
          <w:jc w:val="center"/>
        </w:trPr>
        <w:tc>
          <w:tcPr>
            <w:tcW w:w="3780" w:type="dxa"/>
          </w:tcPr>
          <w:p w14:paraId="02F0D204" w14:textId="77777777" w:rsidR="00A32D52" w:rsidRPr="001F42D3" w:rsidRDefault="00A32D52" w:rsidP="00A32D52">
            <w:pPr>
              <w:pStyle w:val="TableEntry"/>
              <w:keepNext/>
              <w:keepLines/>
            </w:pPr>
            <w:r w:rsidRPr="001F42D3">
              <w:t>532225^MDC_TIME_SYNC_NTPV3^MDC</w:t>
            </w:r>
          </w:p>
        </w:tc>
        <w:tc>
          <w:tcPr>
            <w:tcW w:w="3685" w:type="dxa"/>
          </w:tcPr>
          <w:p w14:paraId="6BB59DE5" w14:textId="30EA7436" w:rsidR="00A32D52" w:rsidRPr="001F42D3" w:rsidRDefault="00A32D52" w:rsidP="00EE799D">
            <w:pPr>
              <w:pStyle w:val="TableEntry"/>
              <w:keepNext/>
              <w:keepLines/>
            </w:pPr>
            <w:r w:rsidRPr="001F42D3">
              <w:t>Network Time Protocol Version 3.0 (RFC1305)</w:t>
            </w:r>
          </w:p>
        </w:tc>
        <w:tc>
          <w:tcPr>
            <w:tcW w:w="1179" w:type="dxa"/>
          </w:tcPr>
          <w:p w14:paraId="31774E1C" w14:textId="77777777" w:rsidR="00A32D52" w:rsidRPr="001F42D3" w:rsidRDefault="00A32D52" w:rsidP="00A32D52">
            <w:pPr>
              <w:pStyle w:val="TableEntry"/>
              <w:keepNext/>
              <w:keepLines/>
            </w:pPr>
            <w:r w:rsidRPr="001F42D3">
              <w:t>8::7937</w:t>
            </w:r>
          </w:p>
        </w:tc>
        <w:tc>
          <w:tcPr>
            <w:tcW w:w="1521" w:type="dxa"/>
          </w:tcPr>
          <w:p w14:paraId="48FC5293" w14:textId="77777777" w:rsidR="00A32D52" w:rsidRPr="001F42D3" w:rsidRDefault="00A32D52" w:rsidP="00A32D52">
            <w:pPr>
              <w:pStyle w:val="TableEntry"/>
              <w:keepNext/>
              <w:keepLines/>
            </w:pPr>
            <w:r w:rsidRPr="001F42D3">
              <w:t>calculate</w:t>
            </w:r>
          </w:p>
        </w:tc>
      </w:tr>
      <w:tr w:rsidR="00A32D52" w:rsidRPr="001F42D3" w14:paraId="7D843EA6" w14:textId="77777777" w:rsidTr="00A32D52">
        <w:trPr>
          <w:cantSplit/>
          <w:jc w:val="center"/>
        </w:trPr>
        <w:tc>
          <w:tcPr>
            <w:tcW w:w="3780" w:type="dxa"/>
          </w:tcPr>
          <w:p w14:paraId="6AED82C0" w14:textId="77777777" w:rsidR="00A32D52" w:rsidRPr="001F42D3" w:rsidRDefault="00A32D52" w:rsidP="00A32D52">
            <w:pPr>
              <w:pStyle w:val="TableEntry"/>
              <w:keepNext/>
              <w:keepLines/>
            </w:pPr>
            <w:r w:rsidRPr="001F42D3">
              <w:t>532226^MDC_TIME_SYNC_NTPV4^MDC</w:t>
            </w:r>
          </w:p>
        </w:tc>
        <w:tc>
          <w:tcPr>
            <w:tcW w:w="3685" w:type="dxa"/>
          </w:tcPr>
          <w:p w14:paraId="34BDF3E4" w14:textId="77777777" w:rsidR="00A32D52" w:rsidRPr="001F42D3" w:rsidRDefault="00A32D52" w:rsidP="00A32D52">
            <w:pPr>
              <w:pStyle w:val="TableEntry"/>
              <w:keepNext/>
              <w:keepLines/>
            </w:pPr>
            <w:r w:rsidRPr="001F42D3">
              <w:t>Network Time Protocol Version 4.0 (under dev)</w:t>
            </w:r>
          </w:p>
        </w:tc>
        <w:tc>
          <w:tcPr>
            <w:tcW w:w="1179" w:type="dxa"/>
          </w:tcPr>
          <w:p w14:paraId="76423A48" w14:textId="77777777" w:rsidR="00A32D52" w:rsidRPr="001F42D3" w:rsidRDefault="00A32D52" w:rsidP="00A32D52">
            <w:pPr>
              <w:pStyle w:val="TableEntry"/>
              <w:keepNext/>
              <w:keepLines/>
            </w:pPr>
            <w:r w:rsidRPr="001F42D3">
              <w:t>8::7938</w:t>
            </w:r>
          </w:p>
        </w:tc>
        <w:tc>
          <w:tcPr>
            <w:tcW w:w="1521" w:type="dxa"/>
          </w:tcPr>
          <w:p w14:paraId="65C2CECB" w14:textId="77777777" w:rsidR="00A32D52" w:rsidRPr="001F42D3" w:rsidRDefault="00A32D52" w:rsidP="00A32D52">
            <w:pPr>
              <w:pStyle w:val="TableEntry"/>
              <w:keepNext/>
              <w:keepLines/>
            </w:pPr>
            <w:r w:rsidRPr="001F42D3">
              <w:t>calculate</w:t>
            </w:r>
          </w:p>
        </w:tc>
      </w:tr>
      <w:tr w:rsidR="00A32D52" w:rsidRPr="001F42D3" w14:paraId="4C6A977E" w14:textId="77777777" w:rsidTr="00A32D52">
        <w:trPr>
          <w:cantSplit/>
          <w:jc w:val="center"/>
        </w:trPr>
        <w:tc>
          <w:tcPr>
            <w:tcW w:w="3780" w:type="dxa"/>
          </w:tcPr>
          <w:p w14:paraId="55645EA3" w14:textId="77777777" w:rsidR="00A32D52" w:rsidRPr="001F42D3" w:rsidRDefault="00A32D52" w:rsidP="00A32D52">
            <w:pPr>
              <w:pStyle w:val="TableEntry"/>
              <w:keepNext/>
              <w:keepLines/>
            </w:pPr>
            <w:r w:rsidRPr="001F42D3">
              <w:t>532227^MDC_TIME_SYNC_SNTPV4^MDC</w:t>
            </w:r>
          </w:p>
        </w:tc>
        <w:tc>
          <w:tcPr>
            <w:tcW w:w="3685" w:type="dxa"/>
          </w:tcPr>
          <w:p w14:paraId="068F88A2" w14:textId="2D790C64" w:rsidR="00A32D52" w:rsidRPr="001F42D3" w:rsidRDefault="00A32D52" w:rsidP="00EE799D">
            <w:pPr>
              <w:pStyle w:val="TableEntry"/>
              <w:keepNext/>
              <w:keepLines/>
            </w:pPr>
            <w:r w:rsidRPr="001F42D3">
              <w:t>Simple Network Time Protocol v4 (RFC2030)</w:t>
            </w:r>
          </w:p>
        </w:tc>
        <w:tc>
          <w:tcPr>
            <w:tcW w:w="1179" w:type="dxa"/>
          </w:tcPr>
          <w:p w14:paraId="4B79542A" w14:textId="77777777" w:rsidR="00A32D52" w:rsidRPr="001F42D3" w:rsidRDefault="00A32D52" w:rsidP="00A32D52">
            <w:pPr>
              <w:pStyle w:val="TableEntry"/>
              <w:keepNext/>
              <w:keepLines/>
            </w:pPr>
            <w:r w:rsidRPr="001F42D3">
              <w:t>8::7939</w:t>
            </w:r>
          </w:p>
        </w:tc>
        <w:tc>
          <w:tcPr>
            <w:tcW w:w="1521" w:type="dxa"/>
          </w:tcPr>
          <w:p w14:paraId="089EBAA2" w14:textId="77777777" w:rsidR="00A32D52" w:rsidRPr="001F42D3" w:rsidRDefault="00A32D52" w:rsidP="00A32D52">
            <w:pPr>
              <w:pStyle w:val="TableEntry"/>
              <w:keepNext/>
              <w:keepLines/>
            </w:pPr>
            <w:r w:rsidRPr="001F42D3">
              <w:t>estimate</w:t>
            </w:r>
          </w:p>
        </w:tc>
      </w:tr>
      <w:tr w:rsidR="00A32D52" w:rsidRPr="001F42D3" w14:paraId="33AA7FD5" w14:textId="77777777" w:rsidTr="00A32D52">
        <w:trPr>
          <w:cantSplit/>
          <w:jc w:val="center"/>
        </w:trPr>
        <w:tc>
          <w:tcPr>
            <w:tcW w:w="3780" w:type="dxa"/>
          </w:tcPr>
          <w:p w14:paraId="304290EB" w14:textId="77777777" w:rsidR="00A32D52" w:rsidRPr="001F42D3" w:rsidRDefault="00A32D52" w:rsidP="00A32D52">
            <w:pPr>
              <w:pStyle w:val="TableEntry"/>
              <w:keepNext/>
              <w:keepLines/>
            </w:pPr>
            <w:r w:rsidRPr="001F42D3">
              <w:t>532228^MDC_TIME_SYNC_SNTPV4330^MDC</w:t>
            </w:r>
          </w:p>
        </w:tc>
        <w:tc>
          <w:tcPr>
            <w:tcW w:w="3685" w:type="dxa"/>
          </w:tcPr>
          <w:p w14:paraId="04BE608A" w14:textId="17DD2AD4" w:rsidR="00A32D52" w:rsidRPr="001F42D3" w:rsidRDefault="00A32D52" w:rsidP="00EE799D">
            <w:pPr>
              <w:pStyle w:val="TableEntry"/>
              <w:keepNext/>
              <w:keepLines/>
            </w:pPr>
            <w:r w:rsidRPr="001F42D3">
              <w:t>Simple Network Time Protocol v4 (RFC4330)</w:t>
            </w:r>
          </w:p>
        </w:tc>
        <w:tc>
          <w:tcPr>
            <w:tcW w:w="1179" w:type="dxa"/>
          </w:tcPr>
          <w:p w14:paraId="168A4775" w14:textId="77777777" w:rsidR="00A32D52" w:rsidRPr="001F42D3" w:rsidRDefault="00A32D52" w:rsidP="00A32D52">
            <w:pPr>
              <w:pStyle w:val="TableEntry"/>
              <w:keepNext/>
              <w:keepLines/>
            </w:pPr>
            <w:r w:rsidRPr="001F42D3">
              <w:t>8::7940</w:t>
            </w:r>
          </w:p>
        </w:tc>
        <w:tc>
          <w:tcPr>
            <w:tcW w:w="1521" w:type="dxa"/>
          </w:tcPr>
          <w:p w14:paraId="51E40541" w14:textId="77777777" w:rsidR="00A32D52" w:rsidRPr="001F42D3" w:rsidRDefault="00A32D52" w:rsidP="00A32D52">
            <w:pPr>
              <w:pStyle w:val="TableEntry"/>
              <w:keepNext/>
              <w:keepLines/>
            </w:pPr>
            <w:r w:rsidRPr="001F42D3">
              <w:t>estimate</w:t>
            </w:r>
          </w:p>
        </w:tc>
      </w:tr>
      <w:tr w:rsidR="00A32D52" w:rsidRPr="001F42D3" w14:paraId="064D6335" w14:textId="77777777" w:rsidTr="00A32D52">
        <w:trPr>
          <w:cantSplit/>
          <w:jc w:val="center"/>
        </w:trPr>
        <w:tc>
          <w:tcPr>
            <w:tcW w:w="3780" w:type="dxa"/>
          </w:tcPr>
          <w:p w14:paraId="2EF6D377" w14:textId="77777777" w:rsidR="00A32D52" w:rsidRPr="001F42D3" w:rsidRDefault="00A32D52" w:rsidP="00A32D52">
            <w:pPr>
              <w:pStyle w:val="TableEntry"/>
              <w:keepNext/>
              <w:keepLines/>
            </w:pPr>
            <w:r w:rsidRPr="001F42D3">
              <w:t>532229^MDC_TIME_SYNC_BTV1^MDC</w:t>
            </w:r>
          </w:p>
        </w:tc>
        <w:tc>
          <w:tcPr>
            <w:tcW w:w="3685" w:type="dxa"/>
          </w:tcPr>
          <w:p w14:paraId="4E1B41D7" w14:textId="77777777" w:rsidR="00A32D52" w:rsidRPr="001F42D3" w:rsidRDefault="00A32D52" w:rsidP="00A32D52">
            <w:pPr>
              <w:pStyle w:val="TableEntry"/>
              <w:keepNext/>
              <w:keepLines/>
            </w:pPr>
            <w:r w:rsidRPr="001F42D3">
              <w:t>Bluetooth Medical Device Profile</w:t>
            </w:r>
          </w:p>
        </w:tc>
        <w:tc>
          <w:tcPr>
            <w:tcW w:w="1179" w:type="dxa"/>
          </w:tcPr>
          <w:p w14:paraId="06B9A522" w14:textId="77777777" w:rsidR="00A32D52" w:rsidRPr="001F42D3" w:rsidRDefault="00A32D52" w:rsidP="00A32D52">
            <w:pPr>
              <w:pStyle w:val="TableEntry"/>
              <w:keepNext/>
              <w:keepLines/>
            </w:pPr>
            <w:r w:rsidRPr="001F42D3">
              <w:t>8::7941</w:t>
            </w:r>
          </w:p>
        </w:tc>
        <w:tc>
          <w:tcPr>
            <w:tcW w:w="1521" w:type="dxa"/>
          </w:tcPr>
          <w:p w14:paraId="1B00BC88" w14:textId="77777777" w:rsidR="00A32D52" w:rsidRPr="001F42D3" w:rsidRDefault="00A32D52" w:rsidP="00A32D52">
            <w:pPr>
              <w:pStyle w:val="TableEntry"/>
              <w:keepNext/>
              <w:keepLines/>
            </w:pPr>
            <w:r w:rsidRPr="001F42D3">
              <w:t>not absolute</w:t>
            </w:r>
            <w:r w:rsidRPr="001F42D3">
              <w:footnoteReference w:id="5"/>
            </w:r>
            <w:r w:rsidRPr="001F42D3">
              <w:t xml:space="preserve"> </w:t>
            </w:r>
          </w:p>
        </w:tc>
      </w:tr>
      <w:tr w:rsidR="00A32D52" w:rsidRPr="001F42D3" w14:paraId="06259835" w14:textId="77777777" w:rsidTr="00A32D52">
        <w:trPr>
          <w:cantSplit/>
          <w:jc w:val="center"/>
        </w:trPr>
        <w:tc>
          <w:tcPr>
            <w:tcW w:w="3780" w:type="dxa"/>
          </w:tcPr>
          <w:p w14:paraId="61E3ABC3" w14:textId="77777777" w:rsidR="00A32D52" w:rsidRPr="001F42D3" w:rsidRDefault="00A32D52" w:rsidP="00A32D52">
            <w:pPr>
              <w:pStyle w:val="TableEntry"/>
              <w:keepNext/>
              <w:keepLines/>
            </w:pPr>
            <w:r w:rsidRPr="001F42D3">
              <w:t>––––––^MDC_TIME_SYNC_NCK^MDC</w:t>
            </w:r>
          </w:p>
        </w:tc>
        <w:tc>
          <w:tcPr>
            <w:tcW w:w="3685" w:type="dxa"/>
          </w:tcPr>
          <w:p w14:paraId="76414AED" w14:textId="77777777" w:rsidR="00A32D52" w:rsidRPr="001F42D3" w:rsidRDefault="00A32D52" w:rsidP="00A32D52">
            <w:pPr>
              <w:pStyle w:val="TableEntry"/>
              <w:keepNext/>
              <w:keepLines/>
            </w:pPr>
            <w:r w:rsidRPr="001F42D3">
              <w:t>HL7 V2 ‘NCK’ System Clock Segment in NMD msg</w:t>
            </w:r>
          </w:p>
        </w:tc>
        <w:tc>
          <w:tcPr>
            <w:tcW w:w="1179" w:type="dxa"/>
          </w:tcPr>
          <w:p w14:paraId="41E4664D" w14:textId="77777777" w:rsidR="00A32D52" w:rsidRPr="001F42D3" w:rsidRDefault="00A32D52" w:rsidP="00A32D52">
            <w:pPr>
              <w:pStyle w:val="TableEntry"/>
              <w:keepNext/>
              <w:keepLines/>
            </w:pPr>
            <w:r w:rsidRPr="001F42D3">
              <w:t>–:––––</w:t>
            </w:r>
          </w:p>
        </w:tc>
        <w:tc>
          <w:tcPr>
            <w:tcW w:w="1521" w:type="dxa"/>
          </w:tcPr>
          <w:p w14:paraId="723569B7" w14:textId="77777777" w:rsidR="00A32D52" w:rsidRPr="001F42D3" w:rsidRDefault="00A32D52" w:rsidP="00A32D52">
            <w:pPr>
              <w:pStyle w:val="TableEntry"/>
              <w:keepNext/>
              <w:keepLines/>
            </w:pPr>
            <w:r w:rsidRPr="001F42D3">
              <w:t>+ 5 s, - 0 s</w:t>
            </w:r>
          </w:p>
        </w:tc>
      </w:tr>
      <w:tr w:rsidR="00A32D52" w:rsidRPr="001F42D3" w14:paraId="1DA47745" w14:textId="77777777" w:rsidTr="00A32D52">
        <w:trPr>
          <w:cantSplit/>
          <w:jc w:val="center"/>
        </w:trPr>
        <w:tc>
          <w:tcPr>
            <w:tcW w:w="3780" w:type="dxa"/>
          </w:tcPr>
          <w:p w14:paraId="6B4CCD24" w14:textId="77777777" w:rsidR="00A32D52" w:rsidRPr="001F42D3" w:rsidRDefault="00A32D52" w:rsidP="00A32D52">
            <w:pPr>
              <w:pStyle w:val="TableEntry"/>
              <w:keepNext/>
              <w:keepLines/>
            </w:pPr>
            <w:r w:rsidRPr="001F42D3">
              <w:t>––––––^MDC_TIME_SYNC_GPS^MDC</w:t>
            </w:r>
          </w:p>
        </w:tc>
        <w:tc>
          <w:tcPr>
            <w:tcW w:w="3685" w:type="dxa"/>
          </w:tcPr>
          <w:p w14:paraId="7C66DE80" w14:textId="77777777" w:rsidR="00A32D52" w:rsidRPr="001F42D3" w:rsidRDefault="00A32D52" w:rsidP="00A32D52">
            <w:pPr>
              <w:pStyle w:val="TableEntry"/>
              <w:keepNext/>
              <w:keepLines/>
            </w:pPr>
            <w:r w:rsidRPr="001F42D3">
              <w:t>Global Positioning Service (GPS)</w:t>
            </w:r>
          </w:p>
        </w:tc>
        <w:tc>
          <w:tcPr>
            <w:tcW w:w="1179" w:type="dxa"/>
          </w:tcPr>
          <w:p w14:paraId="1172E198" w14:textId="77777777" w:rsidR="00A32D52" w:rsidRPr="001F42D3" w:rsidRDefault="00A32D52" w:rsidP="00A32D52">
            <w:pPr>
              <w:pStyle w:val="TableEntry"/>
              <w:keepNext/>
              <w:keepLines/>
            </w:pPr>
            <w:r w:rsidRPr="001F42D3">
              <w:t>–:––––</w:t>
            </w:r>
          </w:p>
        </w:tc>
        <w:tc>
          <w:tcPr>
            <w:tcW w:w="1521" w:type="dxa"/>
          </w:tcPr>
          <w:p w14:paraId="7F4538E4" w14:textId="77777777" w:rsidR="00A32D52" w:rsidRPr="001F42D3" w:rsidRDefault="00A32D52" w:rsidP="00A32D52">
            <w:pPr>
              <w:pStyle w:val="TableEntry"/>
              <w:keepNext/>
              <w:keepLines/>
            </w:pPr>
            <w:r w:rsidRPr="001F42D3">
              <w:t>calculate</w:t>
            </w:r>
          </w:p>
        </w:tc>
      </w:tr>
    </w:tbl>
    <w:p w14:paraId="49805008" w14:textId="77777777" w:rsidR="00A32D52" w:rsidRPr="001F42D3" w:rsidRDefault="00A32D52" w:rsidP="00C10546">
      <w:pPr>
        <w:pStyle w:val="BodyText"/>
      </w:pPr>
    </w:p>
    <w:p w14:paraId="5A8B2510" w14:textId="523F7D95" w:rsidR="00B11855" w:rsidRPr="001F42D3" w:rsidRDefault="00D53FC4" w:rsidP="00B34AEB">
      <w:pPr>
        <w:pStyle w:val="Heading2"/>
        <w:numPr>
          <w:ilvl w:val="0"/>
          <w:numId w:val="0"/>
        </w:numPr>
        <w:rPr>
          <w:noProof w:val="0"/>
        </w:rPr>
      </w:pPr>
      <w:bookmarkStart w:id="864" w:name="_Toc401769868"/>
      <w:bookmarkStart w:id="865" w:name="_Toc181625237"/>
      <w:r w:rsidRPr="001F42D3">
        <w:rPr>
          <w:noProof w:val="0"/>
        </w:rPr>
        <w:lastRenderedPageBreak/>
        <w:t>B.</w:t>
      </w:r>
      <w:r w:rsidR="0024732D" w:rsidRPr="001F42D3">
        <w:rPr>
          <w:noProof w:val="0"/>
        </w:rPr>
        <w:t>9</w:t>
      </w:r>
      <w:r w:rsidRPr="001F42D3">
        <w:rPr>
          <w:noProof w:val="0"/>
        </w:rPr>
        <w:t xml:space="preserve"> </w:t>
      </w:r>
      <w:r w:rsidR="003D003E" w:rsidRPr="001F42D3">
        <w:rPr>
          <w:noProof w:val="0"/>
        </w:rPr>
        <w:t>ORC – Common Order Segment</w:t>
      </w:r>
      <w:bookmarkEnd w:id="864"/>
      <w:bookmarkEnd w:id="865"/>
    </w:p>
    <w:p w14:paraId="1F500BB4" w14:textId="1A8B4A63" w:rsidR="00B11855" w:rsidRPr="001F42D3" w:rsidRDefault="003D003E" w:rsidP="00871B1F">
      <w:pPr>
        <w:pStyle w:val="BodyText"/>
      </w:pPr>
      <w:r w:rsidRPr="001F42D3">
        <w:t xml:space="preserve">In </w:t>
      </w:r>
      <w:r w:rsidR="00647994" w:rsidRPr="001F42D3">
        <w:t>[PCD-03]</w:t>
      </w:r>
      <w:r w:rsidRPr="001F42D3">
        <w:t xml:space="preserve">, the Common Order segment (ORC) is used to transmit fields that are common to all orders (all types of services that are requested). In </w:t>
      </w:r>
      <w:r w:rsidR="00647994" w:rsidRPr="001F42D3">
        <w:t>[PCD-01]</w:t>
      </w:r>
      <w:r w:rsidRPr="001F42D3">
        <w:t>, ORC segments are not sent.</w:t>
      </w:r>
    </w:p>
    <w:p w14:paraId="5CDDC9D6" w14:textId="3C2E8315" w:rsidR="00B11855" w:rsidRPr="001F42D3" w:rsidRDefault="003D003E" w:rsidP="00CF5627">
      <w:pPr>
        <w:pStyle w:val="TableTitle"/>
      </w:pPr>
      <w:r w:rsidRPr="001F42D3">
        <w:t xml:space="preserve">Table B.9-1: </w:t>
      </w:r>
      <w:r w:rsidR="006D613E" w:rsidRPr="001F42D3">
        <w:t>HL7</w:t>
      </w:r>
      <w:r w:rsidR="00995105" w:rsidRPr="001F42D3">
        <w:t xml:space="preserve"> </w:t>
      </w:r>
      <w:r w:rsidRPr="001F42D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1F42D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1F42D3" w:rsidRDefault="003D003E" w:rsidP="00A92110">
            <w:pPr>
              <w:pStyle w:val="TableEntryHeader"/>
            </w:pPr>
            <w:r w:rsidRPr="001F42D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1F42D3" w:rsidRDefault="003D003E" w:rsidP="00A92110">
            <w:pPr>
              <w:pStyle w:val="TableEntryHeader"/>
            </w:pPr>
            <w:r w:rsidRPr="001F42D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1F42D3" w:rsidRDefault="003D003E" w:rsidP="00A92110">
            <w:pPr>
              <w:pStyle w:val="TableEntryHeader"/>
            </w:pPr>
            <w:r w:rsidRPr="001F42D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1F42D3" w:rsidRDefault="003D003E" w:rsidP="00A92110">
            <w:pPr>
              <w:pStyle w:val="TableEntryHeader"/>
            </w:pPr>
            <w:r w:rsidRPr="001F42D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1F42D3" w:rsidRDefault="003D003E" w:rsidP="00A92110">
            <w:pPr>
              <w:pStyle w:val="TableEntryHeader"/>
            </w:pPr>
            <w:r w:rsidRPr="001F42D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1F42D3" w:rsidRDefault="003D003E" w:rsidP="00A92110">
            <w:pPr>
              <w:pStyle w:val="TableEntryHeader"/>
            </w:pPr>
            <w:r w:rsidRPr="001F42D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1F42D3" w:rsidRDefault="003D003E" w:rsidP="00A92110">
            <w:pPr>
              <w:pStyle w:val="TableEntryHeader"/>
            </w:pPr>
            <w:r w:rsidRPr="001F42D3">
              <w:t>ELEMENT NAME</w:t>
            </w:r>
          </w:p>
        </w:tc>
      </w:tr>
      <w:tr w:rsidR="00C40FD5" w:rsidRPr="001F42D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5126F821" w14:textId="77777777" w:rsidR="00B11855" w:rsidRPr="001F42D3" w:rsidRDefault="003D003E" w:rsidP="00A92110">
            <w:pPr>
              <w:pStyle w:val="TableEntry"/>
            </w:pPr>
            <w:r w:rsidRPr="001F42D3">
              <w:t>1</w:t>
            </w:r>
          </w:p>
        </w:tc>
        <w:tc>
          <w:tcPr>
            <w:tcW w:w="1080" w:type="dxa"/>
            <w:tcBorders>
              <w:top w:val="single" w:sz="4" w:space="0" w:color="auto"/>
              <w:left w:val="single" w:sz="4" w:space="0" w:color="auto"/>
              <w:bottom w:val="single" w:sz="4" w:space="0" w:color="auto"/>
              <w:right w:val="single" w:sz="4" w:space="0" w:color="auto"/>
            </w:tcBorders>
          </w:tcPr>
          <w:p w14:paraId="5F09E58D"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19B82AB7"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94B75D0"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EF38367"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0F04F444" w14:textId="77777777" w:rsidR="00B11855" w:rsidRPr="001F42D3" w:rsidRDefault="003D003E" w:rsidP="00A92110">
            <w:pPr>
              <w:pStyle w:val="TableEntry"/>
            </w:pPr>
            <w:r w:rsidRPr="001F42D3">
              <w:t>0119</w:t>
            </w:r>
          </w:p>
        </w:tc>
        <w:tc>
          <w:tcPr>
            <w:tcW w:w="2810" w:type="dxa"/>
            <w:tcBorders>
              <w:top w:val="single" w:sz="4" w:space="0" w:color="auto"/>
              <w:left w:val="single" w:sz="4" w:space="0" w:color="auto"/>
              <w:bottom w:val="single" w:sz="4" w:space="0" w:color="auto"/>
              <w:right w:val="single" w:sz="4" w:space="0" w:color="auto"/>
            </w:tcBorders>
          </w:tcPr>
          <w:p w14:paraId="4C1B9345" w14:textId="77777777" w:rsidR="00B11855" w:rsidRPr="001F42D3" w:rsidRDefault="003D003E" w:rsidP="00A92110">
            <w:pPr>
              <w:pStyle w:val="TableEntry"/>
            </w:pPr>
            <w:r w:rsidRPr="001F42D3">
              <w:t>Order Control</w:t>
            </w:r>
          </w:p>
        </w:tc>
      </w:tr>
      <w:tr w:rsidR="00C40FD5" w:rsidRPr="001F42D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C03A6D0" w14:textId="77777777" w:rsidR="00B11855" w:rsidRPr="001F42D3" w:rsidRDefault="003D003E" w:rsidP="00A92110">
            <w:pPr>
              <w:pStyle w:val="TableEntry"/>
            </w:pPr>
            <w:r w:rsidRPr="001F42D3">
              <w:t>2</w:t>
            </w:r>
          </w:p>
        </w:tc>
        <w:tc>
          <w:tcPr>
            <w:tcW w:w="1080" w:type="dxa"/>
            <w:tcBorders>
              <w:top w:val="single" w:sz="4" w:space="0" w:color="auto"/>
              <w:left w:val="single" w:sz="4" w:space="0" w:color="auto"/>
              <w:bottom w:val="single" w:sz="4" w:space="0" w:color="auto"/>
              <w:right w:val="single" w:sz="4" w:space="0" w:color="auto"/>
            </w:tcBorders>
          </w:tcPr>
          <w:p w14:paraId="23233283"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185580D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D7DBF"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090DCB9A"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714883C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05F51370" w14:textId="77777777" w:rsidR="00B11855" w:rsidRPr="001F42D3" w:rsidRDefault="003D003E" w:rsidP="00A92110">
            <w:pPr>
              <w:pStyle w:val="TableEntry"/>
            </w:pPr>
            <w:r w:rsidRPr="001F42D3">
              <w:t>Placer Order Number</w:t>
            </w:r>
          </w:p>
        </w:tc>
      </w:tr>
      <w:tr w:rsidR="00C40FD5" w:rsidRPr="001F42D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1D34247C" w14:textId="77777777" w:rsidR="00B11855" w:rsidRPr="001F42D3" w:rsidRDefault="003D003E" w:rsidP="00A92110">
            <w:pPr>
              <w:pStyle w:val="TableEntry"/>
            </w:pPr>
            <w:r w:rsidRPr="001F42D3">
              <w:t>3</w:t>
            </w:r>
          </w:p>
        </w:tc>
        <w:tc>
          <w:tcPr>
            <w:tcW w:w="1080" w:type="dxa"/>
            <w:tcBorders>
              <w:top w:val="single" w:sz="4" w:space="0" w:color="auto"/>
              <w:left w:val="single" w:sz="4" w:space="0" w:color="auto"/>
              <w:bottom w:val="single" w:sz="4" w:space="0" w:color="auto"/>
              <w:right w:val="single" w:sz="4" w:space="0" w:color="auto"/>
            </w:tcBorders>
          </w:tcPr>
          <w:p w14:paraId="746878D8"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66F0E177"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42067AC1"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DA026DE"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53FFC393"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5FECFB2" w14:textId="77777777" w:rsidR="00B11855" w:rsidRPr="001F42D3" w:rsidRDefault="003D003E" w:rsidP="00A92110">
            <w:pPr>
              <w:pStyle w:val="TableEntry"/>
            </w:pPr>
            <w:r w:rsidRPr="001F42D3">
              <w:t>Filler Order Number</w:t>
            </w:r>
          </w:p>
        </w:tc>
      </w:tr>
      <w:tr w:rsidR="00C40FD5" w:rsidRPr="001F42D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9327355" w14:textId="77777777" w:rsidR="00B11855" w:rsidRPr="001F42D3" w:rsidRDefault="003D003E" w:rsidP="00A92110">
            <w:pPr>
              <w:pStyle w:val="TableEntry"/>
            </w:pPr>
            <w:r w:rsidRPr="001F42D3">
              <w:t>4</w:t>
            </w:r>
          </w:p>
        </w:tc>
        <w:tc>
          <w:tcPr>
            <w:tcW w:w="1080" w:type="dxa"/>
            <w:tcBorders>
              <w:top w:val="single" w:sz="4" w:space="0" w:color="auto"/>
              <w:left w:val="single" w:sz="4" w:space="0" w:color="auto"/>
              <w:bottom w:val="single" w:sz="4" w:space="0" w:color="auto"/>
              <w:right w:val="single" w:sz="4" w:space="0" w:color="auto"/>
            </w:tcBorders>
          </w:tcPr>
          <w:p w14:paraId="0F7F546E" w14:textId="77777777" w:rsidR="00B11855" w:rsidRPr="001F42D3" w:rsidRDefault="003D003E" w:rsidP="00A92110">
            <w:pPr>
              <w:pStyle w:val="TableEntry"/>
            </w:pPr>
            <w:r w:rsidRPr="001F42D3">
              <w:t>22</w:t>
            </w:r>
          </w:p>
        </w:tc>
        <w:tc>
          <w:tcPr>
            <w:tcW w:w="990" w:type="dxa"/>
            <w:tcBorders>
              <w:top w:val="single" w:sz="4" w:space="0" w:color="auto"/>
              <w:left w:val="single" w:sz="4" w:space="0" w:color="auto"/>
              <w:bottom w:val="single" w:sz="4" w:space="0" w:color="auto"/>
              <w:right w:val="single" w:sz="4" w:space="0" w:color="auto"/>
            </w:tcBorders>
          </w:tcPr>
          <w:p w14:paraId="22D6BD8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2AFE7"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6A92F70C"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231C882A"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8A06FF4" w14:textId="77777777" w:rsidR="00B11855" w:rsidRPr="001F42D3" w:rsidRDefault="003D003E" w:rsidP="00A92110">
            <w:pPr>
              <w:pStyle w:val="TableEntry"/>
            </w:pPr>
            <w:r w:rsidRPr="001F42D3">
              <w:t>Placer Group Number</w:t>
            </w:r>
          </w:p>
        </w:tc>
      </w:tr>
      <w:tr w:rsidR="00C40FD5" w:rsidRPr="001F42D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65B6E308" w14:textId="77777777" w:rsidR="00B11855" w:rsidRPr="001F42D3" w:rsidRDefault="003D003E" w:rsidP="00A92110">
            <w:pPr>
              <w:pStyle w:val="TableEntry"/>
            </w:pPr>
            <w:r w:rsidRPr="001F42D3">
              <w:t>5</w:t>
            </w:r>
          </w:p>
        </w:tc>
        <w:tc>
          <w:tcPr>
            <w:tcW w:w="1080" w:type="dxa"/>
            <w:tcBorders>
              <w:top w:val="single" w:sz="4" w:space="0" w:color="auto"/>
              <w:left w:val="single" w:sz="4" w:space="0" w:color="auto"/>
              <w:bottom w:val="single" w:sz="4" w:space="0" w:color="auto"/>
              <w:right w:val="single" w:sz="4" w:space="0" w:color="auto"/>
            </w:tcBorders>
          </w:tcPr>
          <w:p w14:paraId="3430A637"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49654C92"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E37468B"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399A239B"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954B45E" w14:textId="77777777" w:rsidR="00B11855" w:rsidRPr="001F42D3" w:rsidRDefault="003D003E" w:rsidP="00A92110">
            <w:pPr>
              <w:pStyle w:val="TableEntry"/>
            </w:pPr>
            <w:r w:rsidRPr="001F42D3">
              <w:t>0038</w:t>
            </w:r>
          </w:p>
        </w:tc>
        <w:tc>
          <w:tcPr>
            <w:tcW w:w="2810" w:type="dxa"/>
            <w:tcBorders>
              <w:top w:val="single" w:sz="4" w:space="0" w:color="auto"/>
              <w:left w:val="single" w:sz="4" w:space="0" w:color="auto"/>
              <w:bottom w:val="single" w:sz="4" w:space="0" w:color="auto"/>
              <w:right w:val="single" w:sz="4" w:space="0" w:color="auto"/>
            </w:tcBorders>
          </w:tcPr>
          <w:p w14:paraId="719869CA" w14:textId="77777777" w:rsidR="00B11855" w:rsidRPr="001F42D3" w:rsidRDefault="003D003E" w:rsidP="00A92110">
            <w:pPr>
              <w:pStyle w:val="TableEntry"/>
            </w:pPr>
            <w:r w:rsidRPr="001F42D3">
              <w:t>Order Status</w:t>
            </w:r>
          </w:p>
        </w:tc>
      </w:tr>
      <w:tr w:rsidR="00C40FD5" w:rsidRPr="001F42D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13DA5C6" w14:textId="77777777" w:rsidR="00B11855" w:rsidRPr="001F42D3" w:rsidRDefault="003D003E" w:rsidP="00A92110">
            <w:pPr>
              <w:pStyle w:val="TableEntry"/>
            </w:pPr>
            <w:r w:rsidRPr="001F42D3">
              <w:t>6</w:t>
            </w:r>
          </w:p>
        </w:tc>
        <w:tc>
          <w:tcPr>
            <w:tcW w:w="1080" w:type="dxa"/>
            <w:tcBorders>
              <w:top w:val="single" w:sz="4" w:space="0" w:color="auto"/>
              <w:left w:val="single" w:sz="4" w:space="0" w:color="auto"/>
              <w:bottom w:val="single" w:sz="4" w:space="0" w:color="auto"/>
              <w:right w:val="single" w:sz="4" w:space="0" w:color="auto"/>
            </w:tcBorders>
          </w:tcPr>
          <w:p w14:paraId="650D927E" w14:textId="77777777" w:rsidR="00B11855" w:rsidRPr="001F42D3" w:rsidRDefault="003D003E" w:rsidP="00A92110">
            <w:pPr>
              <w:pStyle w:val="TableEntry"/>
            </w:pPr>
            <w:r w:rsidRPr="001F42D3">
              <w:t>1</w:t>
            </w:r>
          </w:p>
        </w:tc>
        <w:tc>
          <w:tcPr>
            <w:tcW w:w="990" w:type="dxa"/>
            <w:tcBorders>
              <w:top w:val="single" w:sz="4" w:space="0" w:color="auto"/>
              <w:left w:val="single" w:sz="4" w:space="0" w:color="auto"/>
              <w:bottom w:val="single" w:sz="4" w:space="0" w:color="auto"/>
              <w:right w:val="single" w:sz="4" w:space="0" w:color="auto"/>
            </w:tcBorders>
          </w:tcPr>
          <w:p w14:paraId="54B9C576"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75D929F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272BCA5D"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55FF1F56" w14:textId="77777777" w:rsidR="00B11855" w:rsidRPr="001F42D3" w:rsidRDefault="003D003E" w:rsidP="00A92110">
            <w:pPr>
              <w:pStyle w:val="TableEntry"/>
            </w:pPr>
            <w:r w:rsidRPr="001F42D3">
              <w:t>0121</w:t>
            </w:r>
          </w:p>
        </w:tc>
        <w:tc>
          <w:tcPr>
            <w:tcW w:w="2810" w:type="dxa"/>
            <w:tcBorders>
              <w:top w:val="single" w:sz="4" w:space="0" w:color="auto"/>
              <w:left w:val="single" w:sz="4" w:space="0" w:color="auto"/>
              <w:bottom w:val="single" w:sz="4" w:space="0" w:color="auto"/>
              <w:right w:val="single" w:sz="4" w:space="0" w:color="auto"/>
            </w:tcBorders>
          </w:tcPr>
          <w:p w14:paraId="37620002" w14:textId="77777777" w:rsidR="00B11855" w:rsidRPr="001F42D3" w:rsidRDefault="003D003E" w:rsidP="00A92110">
            <w:pPr>
              <w:pStyle w:val="TableEntry"/>
            </w:pPr>
            <w:r w:rsidRPr="001F42D3">
              <w:t>Response Flag</w:t>
            </w:r>
          </w:p>
        </w:tc>
      </w:tr>
      <w:tr w:rsidR="00C40FD5" w:rsidRPr="001F42D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363AB479" w14:textId="77777777" w:rsidR="00B11855" w:rsidRPr="001F42D3" w:rsidRDefault="003D003E" w:rsidP="00A92110">
            <w:pPr>
              <w:pStyle w:val="TableEntry"/>
            </w:pPr>
            <w:r w:rsidRPr="001F42D3">
              <w:t>7</w:t>
            </w:r>
          </w:p>
        </w:tc>
        <w:tc>
          <w:tcPr>
            <w:tcW w:w="1080" w:type="dxa"/>
            <w:tcBorders>
              <w:top w:val="single" w:sz="4" w:space="0" w:color="auto"/>
              <w:left w:val="single" w:sz="4" w:space="0" w:color="auto"/>
              <w:bottom w:val="single" w:sz="4" w:space="0" w:color="auto"/>
              <w:right w:val="single" w:sz="4" w:space="0" w:color="auto"/>
            </w:tcBorders>
          </w:tcPr>
          <w:p w14:paraId="052A53D0" w14:textId="77777777" w:rsidR="00B11855" w:rsidRPr="001F42D3" w:rsidRDefault="003D003E" w:rsidP="00A92110">
            <w:pPr>
              <w:pStyle w:val="TableEntry"/>
            </w:pPr>
            <w:r w:rsidRPr="001F42D3">
              <w:t>705</w:t>
            </w:r>
          </w:p>
        </w:tc>
        <w:tc>
          <w:tcPr>
            <w:tcW w:w="990" w:type="dxa"/>
            <w:tcBorders>
              <w:top w:val="single" w:sz="4" w:space="0" w:color="auto"/>
              <w:left w:val="single" w:sz="4" w:space="0" w:color="auto"/>
              <w:bottom w:val="single" w:sz="4" w:space="0" w:color="auto"/>
              <w:right w:val="single" w:sz="4" w:space="0" w:color="auto"/>
            </w:tcBorders>
          </w:tcPr>
          <w:p w14:paraId="43DDFB79" w14:textId="77777777" w:rsidR="00B11855" w:rsidRPr="001F42D3" w:rsidRDefault="003D003E" w:rsidP="00A92110">
            <w:pPr>
              <w:pStyle w:val="TableEntry"/>
            </w:pPr>
            <w:r w:rsidRPr="001F42D3">
              <w:t>TQ</w:t>
            </w:r>
          </w:p>
        </w:tc>
        <w:tc>
          <w:tcPr>
            <w:tcW w:w="1227" w:type="dxa"/>
            <w:tcBorders>
              <w:top w:val="single" w:sz="4" w:space="0" w:color="auto"/>
              <w:left w:val="single" w:sz="4" w:space="0" w:color="auto"/>
              <w:bottom w:val="single" w:sz="4" w:space="0" w:color="auto"/>
              <w:right w:val="single" w:sz="4" w:space="0" w:color="auto"/>
            </w:tcBorders>
          </w:tcPr>
          <w:p w14:paraId="3605318A"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04A5A25"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3F70FD35"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CAEA3D5" w14:textId="77777777" w:rsidR="00B11855" w:rsidRPr="001F42D3" w:rsidRDefault="003D003E" w:rsidP="00A92110">
            <w:pPr>
              <w:pStyle w:val="TableEntry"/>
            </w:pPr>
            <w:r w:rsidRPr="001F42D3">
              <w:t>Quantity/Timing</w:t>
            </w:r>
          </w:p>
        </w:tc>
      </w:tr>
      <w:tr w:rsidR="00C40FD5" w:rsidRPr="001F42D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0455D0B1" w14:textId="77777777" w:rsidR="00B11855" w:rsidRPr="001F42D3" w:rsidRDefault="003D003E" w:rsidP="00A92110">
            <w:pPr>
              <w:pStyle w:val="TableEntry"/>
            </w:pPr>
            <w:r w:rsidRPr="001F42D3">
              <w:t>8</w:t>
            </w:r>
          </w:p>
        </w:tc>
        <w:tc>
          <w:tcPr>
            <w:tcW w:w="1080" w:type="dxa"/>
            <w:tcBorders>
              <w:top w:val="single" w:sz="4" w:space="0" w:color="auto"/>
              <w:left w:val="single" w:sz="4" w:space="0" w:color="auto"/>
              <w:bottom w:val="single" w:sz="4" w:space="0" w:color="auto"/>
              <w:right w:val="single" w:sz="4" w:space="0" w:color="auto"/>
            </w:tcBorders>
          </w:tcPr>
          <w:p w14:paraId="6B33CEF2" w14:textId="77777777" w:rsidR="00B11855" w:rsidRPr="001F42D3" w:rsidRDefault="003D003E" w:rsidP="00A92110">
            <w:pPr>
              <w:pStyle w:val="TableEntry"/>
            </w:pPr>
            <w:r w:rsidRPr="001F42D3">
              <w:t>200</w:t>
            </w:r>
          </w:p>
        </w:tc>
        <w:tc>
          <w:tcPr>
            <w:tcW w:w="990" w:type="dxa"/>
            <w:tcBorders>
              <w:top w:val="single" w:sz="4" w:space="0" w:color="auto"/>
              <w:left w:val="single" w:sz="4" w:space="0" w:color="auto"/>
              <w:bottom w:val="single" w:sz="4" w:space="0" w:color="auto"/>
              <w:right w:val="single" w:sz="4" w:space="0" w:color="auto"/>
            </w:tcBorders>
          </w:tcPr>
          <w:p w14:paraId="3D971709" w14:textId="77777777" w:rsidR="00B11855" w:rsidRPr="001F42D3" w:rsidRDefault="003D003E" w:rsidP="00A92110">
            <w:pPr>
              <w:pStyle w:val="TableEntry"/>
            </w:pPr>
            <w:r w:rsidRPr="001F42D3">
              <w:t>EIP</w:t>
            </w:r>
          </w:p>
        </w:tc>
        <w:tc>
          <w:tcPr>
            <w:tcW w:w="1227" w:type="dxa"/>
            <w:tcBorders>
              <w:top w:val="single" w:sz="4" w:space="0" w:color="auto"/>
              <w:left w:val="single" w:sz="4" w:space="0" w:color="auto"/>
              <w:bottom w:val="single" w:sz="4" w:space="0" w:color="auto"/>
              <w:right w:val="single" w:sz="4" w:space="0" w:color="auto"/>
            </w:tcBorders>
          </w:tcPr>
          <w:p w14:paraId="685B8C02"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B171D78"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0D237EB"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BB81C77" w14:textId="77777777" w:rsidR="00B11855" w:rsidRPr="001F42D3" w:rsidRDefault="003D003E" w:rsidP="00A92110">
            <w:pPr>
              <w:pStyle w:val="TableEntry"/>
            </w:pPr>
            <w:r w:rsidRPr="001F42D3">
              <w:t>Parent</w:t>
            </w:r>
          </w:p>
        </w:tc>
      </w:tr>
      <w:tr w:rsidR="00C40FD5" w:rsidRPr="001F42D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E53C39E" w14:textId="77777777" w:rsidR="00B11855" w:rsidRPr="001F42D3" w:rsidRDefault="003D003E" w:rsidP="00A92110">
            <w:pPr>
              <w:pStyle w:val="TableEntry"/>
            </w:pPr>
            <w:r w:rsidRPr="001F42D3">
              <w:t>9</w:t>
            </w:r>
          </w:p>
        </w:tc>
        <w:tc>
          <w:tcPr>
            <w:tcW w:w="1080" w:type="dxa"/>
            <w:tcBorders>
              <w:top w:val="single" w:sz="4" w:space="0" w:color="auto"/>
              <w:left w:val="single" w:sz="4" w:space="0" w:color="auto"/>
              <w:bottom w:val="single" w:sz="4" w:space="0" w:color="auto"/>
              <w:right w:val="single" w:sz="4" w:space="0" w:color="auto"/>
            </w:tcBorders>
          </w:tcPr>
          <w:p w14:paraId="6E848486" w14:textId="77777777" w:rsidR="00B11855" w:rsidRPr="001F42D3" w:rsidRDefault="003D003E" w:rsidP="00A92110">
            <w:pPr>
              <w:pStyle w:val="TableEntry"/>
            </w:pPr>
            <w:r w:rsidRPr="001F42D3">
              <w:t>24</w:t>
            </w:r>
          </w:p>
        </w:tc>
        <w:tc>
          <w:tcPr>
            <w:tcW w:w="990" w:type="dxa"/>
            <w:tcBorders>
              <w:top w:val="single" w:sz="4" w:space="0" w:color="auto"/>
              <w:left w:val="single" w:sz="4" w:space="0" w:color="auto"/>
              <w:bottom w:val="single" w:sz="4" w:space="0" w:color="auto"/>
              <w:right w:val="single" w:sz="4" w:space="0" w:color="auto"/>
            </w:tcBorders>
          </w:tcPr>
          <w:p w14:paraId="6CDCF9E5" w14:textId="77777777" w:rsidR="00B11855" w:rsidRPr="001F42D3" w:rsidRDefault="003D003E" w:rsidP="00A92110">
            <w:pPr>
              <w:pStyle w:val="TableEntry"/>
            </w:pPr>
            <w:r w:rsidRPr="001F42D3">
              <w:t>DTM</w:t>
            </w:r>
          </w:p>
        </w:tc>
        <w:tc>
          <w:tcPr>
            <w:tcW w:w="1227" w:type="dxa"/>
            <w:tcBorders>
              <w:top w:val="single" w:sz="4" w:space="0" w:color="auto"/>
              <w:left w:val="single" w:sz="4" w:space="0" w:color="auto"/>
              <w:bottom w:val="single" w:sz="4" w:space="0" w:color="auto"/>
              <w:right w:val="single" w:sz="4" w:space="0" w:color="auto"/>
            </w:tcBorders>
          </w:tcPr>
          <w:p w14:paraId="746BB1B6"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28D8621"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6A5F994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088D55E" w14:textId="77777777" w:rsidR="00B11855" w:rsidRPr="001F42D3" w:rsidRDefault="003D003E" w:rsidP="00A92110">
            <w:pPr>
              <w:pStyle w:val="TableEntry"/>
            </w:pPr>
            <w:r w:rsidRPr="001F42D3">
              <w:t>Date/Time of Transaction</w:t>
            </w:r>
          </w:p>
        </w:tc>
      </w:tr>
      <w:tr w:rsidR="00C40FD5" w:rsidRPr="001F42D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4427D1FA" w14:textId="77777777" w:rsidR="00B11855" w:rsidRPr="001F42D3" w:rsidRDefault="003D003E" w:rsidP="00A92110">
            <w:pPr>
              <w:pStyle w:val="TableEntry"/>
            </w:pPr>
            <w:r w:rsidRPr="001F42D3">
              <w:t>10</w:t>
            </w:r>
          </w:p>
        </w:tc>
        <w:tc>
          <w:tcPr>
            <w:tcW w:w="1080" w:type="dxa"/>
            <w:tcBorders>
              <w:top w:val="single" w:sz="4" w:space="0" w:color="auto"/>
              <w:left w:val="single" w:sz="4" w:space="0" w:color="auto"/>
              <w:bottom w:val="single" w:sz="4" w:space="0" w:color="auto"/>
              <w:right w:val="single" w:sz="4" w:space="0" w:color="auto"/>
            </w:tcBorders>
          </w:tcPr>
          <w:p w14:paraId="46AF47A0" w14:textId="77777777" w:rsidR="00B11855" w:rsidRPr="001F42D3" w:rsidRDefault="003D003E" w:rsidP="00A92110">
            <w:pPr>
              <w:pStyle w:val="TableEntry"/>
            </w:pPr>
            <w:r w:rsidRPr="001F42D3">
              <w:t>3220</w:t>
            </w:r>
          </w:p>
        </w:tc>
        <w:tc>
          <w:tcPr>
            <w:tcW w:w="990" w:type="dxa"/>
            <w:tcBorders>
              <w:top w:val="single" w:sz="4" w:space="0" w:color="auto"/>
              <w:left w:val="single" w:sz="4" w:space="0" w:color="auto"/>
              <w:bottom w:val="single" w:sz="4" w:space="0" w:color="auto"/>
              <w:right w:val="single" w:sz="4" w:space="0" w:color="auto"/>
            </w:tcBorders>
          </w:tcPr>
          <w:p w14:paraId="4D5B9CDE" w14:textId="77777777" w:rsidR="00B11855" w:rsidRPr="001F42D3" w:rsidRDefault="003D003E" w:rsidP="00A92110">
            <w:pPr>
              <w:pStyle w:val="TableEntry"/>
            </w:pPr>
            <w:r w:rsidRPr="001F42D3">
              <w:t>XCN</w:t>
            </w:r>
          </w:p>
        </w:tc>
        <w:tc>
          <w:tcPr>
            <w:tcW w:w="1227" w:type="dxa"/>
            <w:tcBorders>
              <w:top w:val="single" w:sz="4" w:space="0" w:color="auto"/>
              <w:left w:val="single" w:sz="4" w:space="0" w:color="auto"/>
              <w:bottom w:val="single" w:sz="4" w:space="0" w:color="auto"/>
              <w:right w:val="single" w:sz="4" w:space="0" w:color="auto"/>
            </w:tcBorders>
          </w:tcPr>
          <w:p w14:paraId="4E9DBF0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4B622DF" w14:textId="77777777" w:rsidR="00B11855" w:rsidRPr="001F42D3" w:rsidRDefault="003D003E" w:rsidP="00A92110">
            <w:pPr>
              <w:pStyle w:val="TableEntry"/>
            </w:pPr>
            <w:r w:rsidRPr="001F42D3">
              <w:t>[0..*]</w:t>
            </w:r>
          </w:p>
        </w:tc>
        <w:tc>
          <w:tcPr>
            <w:tcW w:w="810" w:type="dxa"/>
            <w:tcBorders>
              <w:top w:val="single" w:sz="4" w:space="0" w:color="auto"/>
              <w:left w:val="single" w:sz="4" w:space="0" w:color="auto"/>
              <w:bottom w:val="single" w:sz="4" w:space="0" w:color="auto"/>
              <w:right w:val="single" w:sz="4" w:space="0" w:color="auto"/>
            </w:tcBorders>
          </w:tcPr>
          <w:p w14:paraId="2A6488C0"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DDEE904" w14:textId="77777777" w:rsidR="00B11855" w:rsidRPr="001F42D3" w:rsidRDefault="003D003E" w:rsidP="00A92110">
            <w:pPr>
              <w:pStyle w:val="TableEntry"/>
            </w:pPr>
            <w:r w:rsidRPr="001F42D3">
              <w:t>Entered By</w:t>
            </w:r>
          </w:p>
        </w:tc>
      </w:tr>
      <w:tr w:rsidR="00C40FD5" w:rsidRPr="001F42D3" w14:paraId="55CCF57F" w14:textId="77777777" w:rsidTr="00CF5627">
        <w:trPr>
          <w:cantSplit/>
          <w:jc w:val="center"/>
        </w:trPr>
        <w:tc>
          <w:tcPr>
            <w:tcW w:w="990" w:type="dxa"/>
            <w:tcBorders>
              <w:top w:val="single" w:sz="4" w:space="0" w:color="auto"/>
            </w:tcBorders>
          </w:tcPr>
          <w:p w14:paraId="1EFC3A32" w14:textId="77777777" w:rsidR="00B11855" w:rsidRPr="001F42D3" w:rsidRDefault="003D003E" w:rsidP="00A92110">
            <w:pPr>
              <w:pStyle w:val="TableEntry"/>
            </w:pPr>
            <w:r w:rsidRPr="001F42D3">
              <w:t>11</w:t>
            </w:r>
          </w:p>
        </w:tc>
        <w:tc>
          <w:tcPr>
            <w:tcW w:w="1080" w:type="dxa"/>
            <w:tcBorders>
              <w:top w:val="single" w:sz="4" w:space="0" w:color="auto"/>
            </w:tcBorders>
          </w:tcPr>
          <w:p w14:paraId="4D514690" w14:textId="77777777" w:rsidR="00B11855" w:rsidRPr="001F42D3" w:rsidRDefault="003D003E" w:rsidP="00A92110">
            <w:pPr>
              <w:pStyle w:val="TableEntry"/>
            </w:pPr>
            <w:r w:rsidRPr="001F42D3">
              <w:t>250</w:t>
            </w:r>
          </w:p>
        </w:tc>
        <w:tc>
          <w:tcPr>
            <w:tcW w:w="990" w:type="dxa"/>
            <w:tcBorders>
              <w:top w:val="single" w:sz="4" w:space="0" w:color="auto"/>
            </w:tcBorders>
          </w:tcPr>
          <w:p w14:paraId="420CD735" w14:textId="77777777" w:rsidR="00B11855" w:rsidRPr="001F42D3" w:rsidRDefault="003D003E" w:rsidP="00A92110">
            <w:pPr>
              <w:pStyle w:val="TableEntry"/>
            </w:pPr>
            <w:r w:rsidRPr="001F42D3">
              <w:t>XCN</w:t>
            </w:r>
          </w:p>
        </w:tc>
        <w:tc>
          <w:tcPr>
            <w:tcW w:w="1227" w:type="dxa"/>
            <w:tcBorders>
              <w:top w:val="single" w:sz="4" w:space="0" w:color="auto"/>
            </w:tcBorders>
          </w:tcPr>
          <w:p w14:paraId="01A8DE61" w14:textId="77777777" w:rsidR="00B11855" w:rsidRPr="001F42D3" w:rsidRDefault="003D003E" w:rsidP="00A92110">
            <w:pPr>
              <w:pStyle w:val="TableEntry"/>
            </w:pPr>
            <w:r w:rsidRPr="001F42D3">
              <w:t>RE</w:t>
            </w:r>
          </w:p>
        </w:tc>
        <w:tc>
          <w:tcPr>
            <w:tcW w:w="940" w:type="dxa"/>
            <w:tcBorders>
              <w:top w:val="single" w:sz="4" w:space="0" w:color="auto"/>
            </w:tcBorders>
          </w:tcPr>
          <w:p w14:paraId="4667E5B6" w14:textId="77777777" w:rsidR="00B11855" w:rsidRPr="001F42D3" w:rsidRDefault="003D003E" w:rsidP="00A92110">
            <w:pPr>
              <w:pStyle w:val="TableEntry"/>
            </w:pPr>
            <w:r w:rsidRPr="001F42D3">
              <w:t>[0..*]</w:t>
            </w:r>
          </w:p>
        </w:tc>
        <w:tc>
          <w:tcPr>
            <w:tcW w:w="810" w:type="dxa"/>
            <w:tcBorders>
              <w:top w:val="single" w:sz="4" w:space="0" w:color="auto"/>
            </w:tcBorders>
          </w:tcPr>
          <w:p w14:paraId="1AE452FC" w14:textId="77777777" w:rsidR="00B11855" w:rsidRPr="001F42D3" w:rsidRDefault="00B11855" w:rsidP="00A92110">
            <w:pPr>
              <w:pStyle w:val="TableEntry"/>
            </w:pPr>
          </w:p>
        </w:tc>
        <w:tc>
          <w:tcPr>
            <w:tcW w:w="2810" w:type="dxa"/>
            <w:tcBorders>
              <w:top w:val="single" w:sz="4" w:space="0" w:color="auto"/>
            </w:tcBorders>
          </w:tcPr>
          <w:p w14:paraId="445040A6" w14:textId="77777777" w:rsidR="00B11855" w:rsidRPr="001F42D3" w:rsidRDefault="003D003E" w:rsidP="00A92110">
            <w:pPr>
              <w:pStyle w:val="TableEntry"/>
            </w:pPr>
            <w:r w:rsidRPr="001F42D3">
              <w:t>Verified By</w:t>
            </w:r>
          </w:p>
        </w:tc>
      </w:tr>
      <w:tr w:rsidR="00C40FD5" w:rsidRPr="001F42D3" w14:paraId="6260A63A" w14:textId="77777777" w:rsidTr="00A92110">
        <w:trPr>
          <w:cantSplit/>
          <w:jc w:val="center"/>
        </w:trPr>
        <w:tc>
          <w:tcPr>
            <w:tcW w:w="990" w:type="dxa"/>
          </w:tcPr>
          <w:p w14:paraId="32F2F722" w14:textId="77777777" w:rsidR="00B11855" w:rsidRPr="001F42D3" w:rsidRDefault="003D003E" w:rsidP="00A92110">
            <w:pPr>
              <w:pStyle w:val="TableEntry"/>
            </w:pPr>
            <w:r w:rsidRPr="001F42D3">
              <w:t>12</w:t>
            </w:r>
          </w:p>
        </w:tc>
        <w:tc>
          <w:tcPr>
            <w:tcW w:w="1080" w:type="dxa"/>
          </w:tcPr>
          <w:p w14:paraId="2DFF9FB4" w14:textId="77777777" w:rsidR="00B11855" w:rsidRPr="001F42D3" w:rsidRDefault="003D003E" w:rsidP="00A92110">
            <w:pPr>
              <w:pStyle w:val="TableEntry"/>
            </w:pPr>
            <w:r w:rsidRPr="001F42D3">
              <w:t>3220</w:t>
            </w:r>
          </w:p>
        </w:tc>
        <w:tc>
          <w:tcPr>
            <w:tcW w:w="990" w:type="dxa"/>
          </w:tcPr>
          <w:p w14:paraId="429E99C0" w14:textId="77777777" w:rsidR="00B11855" w:rsidRPr="001F42D3" w:rsidRDefault="003D003E" w:rsidP="00A92110">
            <w:pPr>
              <w:pStyle w:val="TableEntry"/>
            </w:pPr>
            <w:r w:rsidRPr="001F42D3">
              <w:t>XCN</w:t>
            </w:r>
          </w:p>
        </w:tc>
        <w:tc>
          <w:tcPr>
            <w:tcW w:w="1227" w:type="dxa"/>
          </w:tcPr>
          <w:p w14:paraId="597D4107" w14:textId="77777777" w:rsidR="00B11855" w:rsidRPr="001F42D3" w:rsidRDefault="003D003E" w:rsidP="00A92110">
            <w:pPr>
              <w:pStyle w:val="TableEntry"/>
            </w:pPr>
            <w:r w:rsidRPr="001F42D3">
              <w:t>RE</w:t>
            </w:r>
          </w:p>
        </w:tc>
        <w:tc>
          <w:tcPr>
            <w:tcW w:w="940" w:type="dxa"/>
          </w:tcPr>
          <w:p w14:paraId="3534810F" w14:textId="77777777" w:rsidR="00B11855" w:rsidRPr="001F42D3" w:rsidRDefault="003D003E" w:rsidP="00A92110">
            <w:pPr>
              <w:pStyle w:val="TableEntry"/>
            </w:pPr>
            <w:r w:rsidRPr="001F42D3">
              <w:t>[0..*]</w:t>
            </w:r>
          </w:p>
        </w:tc>
        <w:tc>
          <w:tcPr>
            <w:tcW w:w="810" w:type="dxa"/>
          </w:tcPr>
          <w:p w14:paraId="3A47FC48" w14:textId="77777777" w:rsidR="00B11855" w:rsidRPr="001F42D3" w:rsidRDefault="00B11855" w:rsidP="00A92110">
            <w:pPr>
              <w:pStyle w:val="TableEntry"/>
            </w:pPr>
          </w:p>
        </w:tc>
        <w:tc>
          <w:tcPr>
            <w:tcW w:w="2810" w:type="dxa"/>
          </w:tcPr>
          <w:p w14:paraId="76A63C35" w14:textId="77777777" w:rsidR="00B11855" w:rsidRPr="001F42D3" w:rsidRDefault="003D003E" w:rsidP="00A92110">
            <w:pPr>
              <w:pStyle w:val="TableEntry"/>
            </w:pPr>
            <w:r w:rsidRPr="001F42D3">
              <w:t>Ordering Provider</w:t>
            </w:r>
          </w:p>
        </w:tc>
      </w:tr>
      <w:tr w:rsidR="00C40FD5" w:rsidRPr="001F42D3" w14:paraId="3FFB0A9A" w14:textId="77777777" w:rsidTr="00A92110">
        <w:trPr>
          <w:cantSplit/>
          <w:jc w:val="center"/>
        </w:trPr>
        <w:tc>
          <w:tcPr>
            <w:tcW w:w="990" w:type="dxa"/>
          </w:tcPr>
          <w:p w14:paraId="30D5EB58" w14:textId="77777777" w:rsidR="00B11855" w:rsidRPr="001F42D3" w:rsidRDefault="003D003E" w:rsidP="00A92110">
            <w:pPr>
              <w:pStyle w:val="TableEntry"/>
            </w:pPr>
            <w:r w:rsidRPr="001F42D3">
              <w:t>13</w:t>
            </w:r>
          </w:p>
        </w:tc>
        <w:tc>
          <w:tcPr>
            <w:tcW w:w="1080" w:type="dxa"/>
          </w:tcPr>
          <w:p w14:paraId="19B25481" w14:textId="77777777" w:rsidR="00B11855" w:rsidRPr="001F42D3" w:rsidRDefault="003D003E" w:rsidP="00A92110">
            <w:pPr>
              <w:pStyle w:val="TableEntry"/>
            </w:pPr>
            <w:r w:rsidRPr="001F42D3">
              <w:t>80</w:t>
            </w:r>
          </w:p>
        </w:tc>
        <w:tc>
          <w:tcPr>
            <w:tcW w:w="990" w:type="dxa"/>
          </w:tcPr>
          <w:p w14:paraId="6960A1EB" w14:textId="77777777" w:rsidR="00B11855" w:rsidRPr="001F42D3" w:rsidRDefault="003D003E" w:rsidP="00A92110">
            <w:pPr>
              <w:pStyle w:val="TableEntry"/>
            </w:pPr>
            <w:r w:rsidRPr="001F42D3">
              <w:t>PL</w:t>
            </w:r>
          </w:p>
        </w:tc>
        <w:tc>
          <w:tcPr>
            <w:tcW w:w="1227" w:type="dxa"/>
          </w:tcPr>
          <w:p w14:paraId="3B309208" w14:textId="77777777" w:rsidR="00B11855" w:rsidRPr="001F42D3" w:rsidRDefault="003D003E" w:rsidP="00A92110">
            <w:pPr>
              <w:pStyle w:val="TableEntry"/>
            </w:pPr>
            <w:r w:rsidRPr="001F42D3">
              <w:t>RE</w:t>
            </w:r>
          </w:p>
        </w:tc>
        <w:tc>
          <w:tcPr>
            <w:tcW w:w="940" w:type="dxa"/>
          </w:tcPr>
          <w:p w14:paraId="515F18B1" w14:textId="77777777" w:rsidR="00B11855" w:rsidRPr="001F42D3" w:rsidRDefault="003D003E" w:rsidP="00A92110">
            <w:pPr>
              <w:pStyle w:val="TableEntry"/>
            </w:pPr>
            <w:r w:rsidRPr="001F42D3">
              <w:t>[0..1]</w:t>
            </w:r>
          </w:p>
        </w:tc>
        <w:tc>
          <w:tcPr>
            <w:tcW w:w="810" w:type="dxa"/>
          </w:tcPr>
          <w:p w14:paraId="48432BB2" w14:textId="77777777" w:rsidR="00B11855" w:rsidRPr="001F42D3" w:rsidRDefault="00B11855" w:rsidP="00A92110">
            <w:pPr>
              <w:pStyle w:val="TableEntry"/>
            </w:pPr>
          </w:p>
        </w:tc>
        <w:tc>
          <w:tcPr>
            <w:tcW w:w="2810" w:type="dxa"/>
          </w:tcPr>
          <w:p w14:paraId="53F02CFF" w14:textId="77777777" w:rsidR="00B11855" w:rsidRPr="001F42D3" w:rsidRDefault="003D003E" w:rsidP="00A92110">
            <w:pPr>
              <w:pStyle w:val="TableEntry"/>
            </w:pPr>
            <w:r w:rsidRPr="001F42D3">
              <w:t>Enterer's Location</w:t>
            </w:r>
          </w:p>
        </w:tc>
      </w:tr>
      <w:tr w:rsidR="00C40FD5" w:rsidRPr="001F42D3" w14:paraId="27128619" w14:textId="77777777" w:rsidTr="00A92110">
        <w:trPr>
          <w:cantSplit/>
          <w:jc w:val="center"/>
        </w:trPr>
        <w:tc>
          <w:tcPr>
            <w:tcW w:w="990" w:type="dxa"/>
          </w:tcPr>
          <w:p w14:paraId="1CD2993A" w14:textId="77777777" w:rsidR="00B11855" w:rsidRPr="001F42D3" w:rsidRDefault="003D003E" w:rsidP="00A92110">
            <w:pPr>
              <w:pStyle w:val="TableEntry"/>
            </w:pPr>
            <w:r w:rsidRPr="001F42D3">
              <w:t>14</w:t>
            </w:r>
          </w:p>
        </w:tc>
        <w:tc>
          <w:tcPr>
            <w:tcW w:w="1080" w:type="dxa"/>
          </w:tcPr>
          <w:p w14:paraId="564D1365" w14:textId="77777777" w:rsidR="00B11855" w:rsidRPr="001F42D3" w:rsidRDefault="003D003E" w:rsidP="00A92110">
            <w:pPr>
              <w:pStyle w:val="TableEntry"/>
            </w:pPr>
            <w:r w:rsidRPr="001F42D3">
              <w:t>250</w:t>
            </w:r>
          </w:p>
        </w:tc>
        <w:tc>
          <w:tcPr>
            <w:tcW w:w="990" w:type="dxa"/>
          </w:tcPr>
          <w:p w14:paraId="65EDF4E9" w14:textId="77777777" w:rsidR="00B11855" w:rsidRPr="001F42D3" w:rsidRDefault="003D003E" w:rsidP="00A92110">
            <w:pPr>
              <w:pStyle w:val="TableEntry"/>
            </w:pPr>
            <w:r w:rsidRPr="001F42D3">
              <w:t>XTN</w:t>
            </w:r>
          </w:p>
        </w:tc>
        <w:tc>
          <w:tcPr>
            <w:tcW w:w="1227" w:type="dxa"/>
          </w:tcPr>
          <w:p w14:paraId="74D98C12" w14:textId="77777777" w:rsidR="00B11855" w:rsidRPr="001F42D3" w:rsidRDefault="003D003E" w:rsidP="00A92110">
            <w:pPr>
              <w:pStyle w:val="TableEntry"/>
            </w:pPr>
            <w:r w:rsidRPr="001F42D3">
              <w:t>RE</w:t>
            </w:r>
          </w:p>
        </w:tc>
        <w:tc>
          <w:tcPr>
            <w:tcW w:w="940" w:type="dxa"/>
          </w:tcPr>
          <w:p w14:paraId="58DF914A" w14:textId="77777777" w:rsidR="00B11855" w:rsidRPr="001F42D3" w:rsidRDefault="003D003E" w:rsidP="00A92110">
            <w:pPr>
              <w:pStyle w:val="TableEntry"/>
            </w:pPr>
            <w:r w:rsidRPr="001F42D3">
              <w:t>[0..2]</w:t>
            </w:r>
          </w:p>
        </w:tc>
        <w:tc>
          <w:tcPr>
            <w:tcW w:w="810" w:type="dxa"/>
          </w:tcPr>
          <w:p w14:paraId="13D59C60" w14:textId="77777777" w:rsidR="00B11855" w:rsidRPr="001F42D3" w:rsidRDefault="00B11855" w:rsidP="00A92110">
            <w:pPr>
              <w:pStyle w:val="TableEntry"/>
            </w:pPr>
          </w:p>
        </w:tc>
        <w:tc>
          <w:tcPr>
            <w:tcW w:w="2810" w:type="dxa"/>
          </w:tcPr>
          <w:p w14:paraId="04DCD636" w14:textId="77777777" w:rsidR="00B11855" w:rsidRPr="001F42D3" w:rsidRDefault="003D003E" w:rsidP="00A92110">
            <w:pPr>
              <w:pStyle w:val="TableEntry"/>
            </w:pPr>
            <w:r w:rsidRPr="001F42D3">
              <w:t>Call Back Phone Number</w:t>
            </w:r>
          </w:p>
        </w:tc>
      </w:tr>
      <w:tr w:rsidR="00C40FD5" w:rsidRPr="001F42D3" w14:paraId="6733549A" w14:textId="77777777" w:rsidTr="00A92110">
        <w:trPr>
          <w:cantSplit/>
          <w:jc w:val="center"/>
        </w:trPr>
        <w:tc>
          <w:tcPr>
            <w:tcW w:w="990" w:type="dxa"/>
          </w:tcPr>
          <w:p w14:paraId="0CAF3491" w14:textId="77777777" w:rsidR="00B11855" w:rsidRPr="001F42D3" w:rsidRDefault="003D003E" w:rsidP="00A92110">
            <w:pPr>
              <w:pStyle w:val="TableEntry"/>
            </w:pPr>
            <w:r w:rsidRPr="001F42D3">
              <w:t>15</w:t>
            </w:r>
          </w:p>
        </w:tc>
        <w:tc>
          <w:tcPr>
            <w:tcW w:w="1080" w:type="dxa"/>
          </w:tcPr>
          <w:p w14:paraId="38805D18" w14:textId="77777777" w:rsidR="00B11855" w:rsidRPr="001F42D3" w:rsidRDefault="003D003E" w:rsidP="00A92110">
            <w:pPr>
              <w:pStyle w:val="TableEntry"/>
            </w:pPr>
            <w:r w:rsidRPr="001F42D3">
              <w:t>24</w:t>
            </w:r>
          </w:p>
        </w:tc>
        <w:tc>
          <w:tcPr>
            <w:tcW w:w="990" w:type="dxa"/>
          </w:tcPr>
          <w:p w14:paraId="2F8020F6" w14:textId="77777777" w:rsidR="00B11855" w:rsidRPr="001F42D3" w:rsidRDefault="003D003E" w:rsidP="00A92110">
            <w:pPr>
              <w:pStyle w:val="TableEntry"/>
            </w:pPr>
            <w:r w:rsidRPr="001F42D3">
              <w:t>DTM</w:t>
            </w:r>
          </w:p>
        </w:tc>
        <w:tc>
          <w:tcPr>
            <w:tcW w:w="1227" w:type="dxa"/>
          </w:tcPr>
          <w:p w14:paraId="617D3C88" w14:textId="77777777" w:rsidR="00B11855" w:rsidRPr="001F42D3" w:rsidRDefault="003D003E" w:rsidP="00A92110">
            <w:pPr>
              <w:pStyle w:val="TableEntry"/>
            </w:pPr>
            <w:r w:rsidRPr="001F42D3">
              <w:t>RE</w:t>
            </w:r>
          </w:p>
        </w:tc>
        <w:tc>
          <w:tcPr>
            <w:tcW w:w="940" w:type="dxa"/>
          </w:tcPr>
          <w:p w14:paraId="1C880BF8" w14:textId="77777777" w:rsidR="00B11855" w:rsidRPr="001F42D3" w:rsidRDefault="003D003E" w:rsidP="00A92110">
            <w:pPr>
              <w:pStyle w:val="TableEntry"/>
            </w:pPr>
            <w:r w:rsidRPr="001F42D3">
              <w:t>[0..1]</w:t>
            </w:r>
          </w:p>
        </w:tc>
        <w:tc>
          <w:tcPr>
            <w:tcW w:w="810" w:type="dxa"/>
          </w:tcPr>
          <w:p w14:paraId="2A3FE56A" w14:textId="77777777" w:rsidR="00B11855" w:rsidRPr="001F42D3" w:rsidRDefault="00B11855" w:rsidP="00A92110">
            <w:pPr>
              <w:pStyle w:val="TableEntry"/>
            </w:pPr>
          </w:p>
        </w:tc>
        <w:tc>
          <w:tcPr>
            <w:tcW w:w="2810" w:type="dxa"/>
          </w:tcPr>
          <w:p w14:paraId="7050CF73" w14:textId="77777777" w:rsidR="00B11855" w:rsidRPr="001F42D3" w:rsidRDefault="003D003E" w:rsidP="00A92110">
            <w:pPr>
              <w:pStyle w:val="TableEntry"/>
            </w:pPr>
            <w:r w:rsidRPr="001F42D3">
              <w:t>Order Effective Date/Time</w:t>
            </w:r>
          </w:p>
        </w:tc>
      </w:tr>
      <w:tr w:rsidR="00C40FD5" w:rsidRPr="001F42D3" w14:paraId="009E0C5F" w14:textId="77777777" w:rsidTr="00A92110">
        <w:trPr>
          <w:cantSplit/>
          <w:jc w:val="center"/>
        </w:trPr>
        <w:tc>
          <w:tcPr>
            <w:tcW w:w="990" w:type="dxa"/>
          </w:tcPr>
          <w:p w14:paraId="37419274" w14:textId="77777777" w:rsidR="00B11855" w:rsidRPr="001F42D3" w:rsidRDefault="003D003E" w:rsidP="00A92110">
            <w:pPr>
              <w:pStyle w:val="TableEntry"/>
            </w:pPr>
            <w:r w:rsidRPr="001F42D3">
              <w:t>16</w:t>
            </w:r>
          </w:p>
        </w:tc>
        <w:tc>
          <w:tcPr>
            <w:tcW w:w="1080" w:type="dxa"/>
          </w:tcPr>
          <w:p w14:paraId="699C454E" w14:textId="77777777" w:rsidR="00B11855" w:rsidRPr="001F42D3" w:rsidRDefault="003D003E" w:rsidP="00A92110">
            <w:pPr>
              <w:pStyle w:val="TableEntry"/>
            </w:pPr>
            <w:r w:rsidRPr="001F42D3">
              <w:t>705</w:t>
            </w:r>
          </w:p>
        </w:tc>
        <w:tc>
          <w:tcPr>
            <w:tcW w:w="990" w:type="dxa"/>
          </w:tcPr>
          <w:p w14:paraId="2B1BA105" w14:textId="77777777" w:rsidR="00B11855" w:rsidRPr="001F42D3" w:rsidRDefault="003D003E" w:rsidP="00A92110">
            <w:pPr>
              <w:pStyle w:val="TableEntry"/>
            </w:pPr>
            <w:r w:rsidRPr="001F42D3">
              <w:t>CWE</w:t>
            </w:r>
          </w:p>
        </w:tc>
        <w:tc>
          <w:tcPr>
            <w:tcW w:w="1227" w:type="dxa"/>
          </w:tcPr>
          <w:p w14:paraId="5DFD14EE" w14:textId="77777777" w:rsidR="00B11855" w:rsidRPr="001F42D3" w:rsidRDefault="003D003E" w:rsidP="00A92110">
            <w:pPr>
              <w:pStyle w:val="TableEntry"/>
            </w:pPr>
            <w:r w:rsidRPr="001F42D3">
              <w:t>RE</w:t>
            </w:r>
          </w:p>
        </w:tc>
        <w:tc>
          <w:tcPr>
            <w:tcW w:w="940" w:type="dxa"/>
          </w:tcPr>
          <w:p w14:paraId="5118DFAD" w14:textId="77777777" w:rsidR="00B11855" w:rsidRPr="001F42D3" w:rsidRDefault="003D003E" w:rsidP="00A92110">
            <w:pPr>
              <w:pStyle w:val="TableEntry"/>
            </w:pPr>
            <w:r w:rsidRPr="001F42D3">
              <w:t>[0..1]</w:t>
            </w:r>
          </w:p>
        </w:tc>
        <w:tc>
          <w:tcPr>
            <w:tcW w:w="810" w:type="dxa"/>
          </w:tcPr>
          <w:p w14:paraId="4249DB4C" w14:textId="77777777" w:rsidR="00B11855" w:rsidRPr="001F42D3" w:rsidRDefault="00B11855" w:rsidP="00A92110">
            <w:pPr>
              <w:pStyle w:val="TableEntry"/>
            </w:pPr>
          </w:p>
        </w:tc>
        <w:tc>
          <w:tcPr>
            <w:tcW w:w="2810" w:type="dxa"/>
          </w:tcPr>
          <w:p w14:paraId="266EB838" w14:textId="77777777" w:rsidR="00B11855" w:rsidRPr="001F42D3" w:rsidRDefault="003D003E" w:rsidP="00A92110">
            <w:pPr>
              <w:pStyle w:val="TableEntry"/>
            </w:pPr>
            <w:r w:rsidRPr="001F42D3">
              <w:t>Order Control Code Reason</w:t>
            </w:r>
          </w:p>
        </w:tc>
      </w:tr>
      <w:tr w:rsidR="00C40FD5" w:rsidRPr="001F42D3" w14:paraId="6919C527" w14:textId="77777777" w:rsidTr="00A92110">
        <w:trPr>
          <w:cantSplit/>
          <w:jc w:val="center"/>
        </w:trPr>
        <w:tc>
          <w:tcPr>
            <w:tcW w:w="990" w:type="dxa"/>
          </w:tcPr>
          <w:p w14:paraId="4A4D4BB0" w14:textId="77777777" w:rsidR="00B11855" w:rsidRPr="001F42D3" w:rsidRDefault="003D003E" w:rsidP="00A92110">
            <w:pPr>
              <w:pStyle w:val="TableEntry"/>
            </w:pPr>
            <w:r w:rsidRPr="001F42D3">
              <w:t>17</w:t>
            </w:r>
          </w:p>
        </w:tc>
        <w:tc>
          <w:tcPr>
            <w:tcW w:w="1080" w:type="dxa"/>
          </w:tcPr>
          <w:p w14:paraId="125D7B1B" w14:textId="77777777" w:rsidR="00B11855" w:rsidRPr="001F42D3" w:rsidRDefault="003D003E" w:rsidP="00A92110">
            <w:pPr>
              <w:pStyle w:val="TableEntry"/>
            </w:pPr>
            <w:r w:rsidRPr="001F42D3">
              <w:t>705</w:t>
            </w:r>
          </w:p>
        </w:tc>
        <w:tc>
          <w:tcPr>
            <w:tcW w:w="990" w:type="dxa"/>
          </w:tcPr>
          <w:p w14:paraId="2748636C" w14:textId="77777777" w:rsidR="00B11855" w:rsidRPr="001F42D3" w:rsidRDefault="003D003E" w:rsidP="00A92110">
            <w:pPr>
              <w:pStyle w:val="TableEntry"/>
            </w:pPr>
            <w:r w:rsidRPr="001F42D3">
              <w:t>CWE</w:t>
            </w:r>
          </w:p>
        </w:tc>
        <w:tc>
          <w:tcPr>
            <w:tcW w:w="1227" w:type="dxa"/>
          </w:tcPr>
          <w:p w14:paraId="1F1AEAF2" w14:textId="77777777" w:rsidR="00B11855" w:rsidRPr="001F42D3" w:rsidRDefault="003D003E" w:rsidP="00A92110">
            <w:pPr>
              <w:pStyle w:val="TableEntry"/>
            </w:pPr>
            <w:r w:rsidRPr="001F42D3">
              <w:t>RE</w:t>
            </w:r>
          </w:p>
        </w:tc>
        <w:tc>
          <w:tcPr>
            <w:tcW w:w="940" w:type="dxa"/>
          </w:tcPr>
          <w:p w14:paraId="66B40F0B" w14:textId="77777777" w:rsidR="00B11855" w:rsidRPr="001F42D3" w:rsidRDefault="003D003E" w:rsidP="00A92110">
            <w:pPr>
              <w:pStyle w:val="TableEntry"/>
            </w:pPr>
            <w:r w:rsidRPr="001F42D3">
              <w:t>[0..1]</w:t>
            </w:r>
          </w:p>
        </w:tc>
        <w:tc>
          <w:tcPr>
            <w:tcW w:w="810" w:type="dxa"/>
          </w:tcPr>
          <w:p w14:paraId="24B1FDA0" w14:textId="77777777" w:rsidR="00B11855" w:rsidRPr="001F42D3" w:rsidRDefault="00B11855" w:rsidP="00A92110">
            <w:pPr>
              <w:pStyle w:val="TableEntry"/>
            </w:pPr>
          </w:p>
        </w:tc>
        <w:tc>
          <w:tcPr>
            <w:tcW w:w="2810" w:type="dxa"/>
          </w:tcPr>
          <w:p w14:paraId="5B5BBACA" w14:textId="77777777" w:rsidR="00B11855" w:rsidRPr="001F42D3" w:rsidRDefault="003D003E" w:rsidP="00A92110">
            <w:pPr>
              <w:pStyle w:val="TableEntry"/>
            </w:pPr>
            <w:r w:rsidRPr="001F42D3">
              <w:t>Entering Organization</w:t>
            </w:r>
          </w:p>
        </w:tc>
      </w:tr>
      <w:tr w:rsidR="00C40FD5" w:rsidRPr="001F42D3" w14:paraId="09131780" w14:textId="77777777" w:rsidTr="00A92110">
        <w:trPr>
          <w:cantSplit/>
          <w:jc w:val="center"/>
        </w:trPr>
        <w:tc>
          <w:tcPr>
            <w:tcW w:w="990" w:type="dxa"/>
          </w:tcPr>
          <w:p w14:paraId="1CAD46FB" w14:textId="77777777" w:rsidR="00B11855" w:rsidRPr="001F42D3" w:rsidRDefault="003D003E" w:rsidP="00A92110">
            <w:pPr>
              <w:pStyle w:val="TableEntry"/>
            </w:pPr>
            <w:r w:rsidRPr="001F42D3">
              <w:t>18</w:t>
            </w:r>
          </w:p>
        </w:tc>
        <w:tc>
          <w:tcPr>
            <w:tcW w:w="1080" w:type="dxa"/>
          </w:tcPr>
          <w:p w14:paraId="3E88CE8B" w14:textId="77777777" w:rsidR="00B11855" w:rsidRPr="001F42D3" w:rsidRDefault="003D003E" w:rsidP="00A92110">
            <w:pPr>
              <w:pStyle w:val="TableEntry"/>
            </w:pPr>
            <w:r w:rsidRPr="001F42D3">
              <w:t>705</w:t>
            </w:r>
          </w:p>
        </w:tc>
        <w:tc>
          <w:tcPr>
            <w:tcW w:w="990" w:type="dxa"/>
          </w:tcPr>
          <w:p w14:paraId="21688FA7" w14:textId="77777777" w:rsidR="00B11855" w:rsidRPr="001F42D3" w:rsidRDefault="003D003E" w:rsidP="00A92110">
            <w:pPr>
              <w:pStyle w:val="TableEntry"/>
            </w:pPr>
            <w:r w:rsidRPr="001F42D3">
              <w:t>CWE</w:t>
            </w:r>
          </w:p>
        </w:tc>
        <w:tc>
          <w:tcPr>
            <w:tcW w:w="1227" w:type="dxa"/>
          </w:tcPr>
          <w:p w14:paraId="435BB563" w14:textId="77777777" w:rsidR="00B11855" w:rsidRPr="001F42D3" w:rsidRDefault="003D003E" w:rsidP="00A92110">
            <w:pPr>
              <w:pStyle w:val="TableEntry"/>
            </w:pPr>
            <w:r w:rsidRPr="001F42D3">
              <w:t>RE</w:t>
            </w:r>
          </w:p>
        </w:tc>
        <w:tc>
          <w:tcPr>
            <w:tcW w:w="940" w:type="dxa"/>
          </w:tcPr>
          <w:p w14:paraId="304A67E4" w14:textId="77777777" w:rsidR="00B11855" w:rsidRPr="001F42D3" w:rsidRDefault="003D003E" w:rsidP="00A92110">
            <w:pPr>
              <w:pStyle w:val="TableEntry"/>
            </w:pPr>
            <w:r w:rsidRPr="001F42D3">
              <w:t>[0..1]</w:t>
            </w:r>
          </w:p>
        </w:tc>
        <w:tc>
          <w:tcPr>
            <w:tcW w:w="810" w:type="dxa"/>
          </w:tcPr>
          <w:p w14:paraId="31804FE6" w14:textId="77777777" w:rsidR="00B11855" w:rsidRPr="001F42D3" w:rsidRDefault="00B11855" w:rsidP="00A92110">
            <w:pPr>
              <w:pStyle w:val="TableEntry"/>
            </w:pPr>
          </w:p>
        </w:tc>
        <w:tc>
          <w:tcPr>
            <w:tcW w:w="2810" w:type="dxa"/>
          </w:tcPr>
          <w:p w14:paraId="2285FBA1" w14:textId="77777777" w:rsidR="00B11855" w:rsidRPr="001F42D3" w:rsidRDefault="003D003E" w:rsidP="00A92110">
            <w:pPr>
              <w:pStyle w:val="TableEntry"/>
            </w:pPr>
            <w:r w:rsidRPr="001F42D3">
              <w:t>Entering Device</w:t>
            </w:r>
          </w:p>
        </w:tc>
      </w:tr>
      <w:tr w:rsidR="00C40FD5" w:rsidRPr="001F42D3" w14:paraId="35194E93" w14:textId="77777777" w:rsidTr="00A92110">
        <w:trPr>
          <w:cantSplit/>
          <w:jc w:val="center"/>
        </w:trPr>
        <w:tc>
          <w:tcPr>
            <w:tcW w:w="990" w:type="dxa"/>
          </w:tcPr>
          <w:p w14:paraId="3C792BF8" w14:textId="77777777" w:rsidR="00B11855" w:rsidRPr="001F42D3" w:rsidRDefault="003D003E" w:rsidP="00A92110">
            <w:pPr>
              <w:pStyle w:val="TableEntry"/>
            </w:pPr>
            <w:r w:rsidRPr="001F42D3">
              <w:t>19</w:t>
            </w:r>
          </w:p>
        </w:tc>
        <w:tc>
          <w:tcPr>
            <w:tcW w:w="1080" w:type="dxa"/>
          </w:tcPr>
          <w:p w14:paraId="0F9891DA" w14:textId="77777777" w:rsidR="00B11855" w:rsidRPr="001F42D3" w:rsidRDefault="003D003E" w:rsidP="00A92110">
            <w:pPr>
              <w:pStyle w:val="TableEntry"/>
            </w:pPr>
            <w:r w:rsidRPr="001F42D3">
              <w:t>705</w:t>
            </w:r>
          </w:p>
        </w:tc>
        <w:tc>
          <w:tcPr>
            <w:tcW w:w="990" w:type="dxa"/>
          </w:tcPr>
          <w:p w14:paraId="6B2019FB" w14:textId="77777777" w:rsidR="00B11855" w:rsidRPr="001F42D3" w:rsidRDefault="003D003E" w:rsidP="00A92110">
            <w:pPr>
              <w:pStyle w:val="TableEntry"/>
            </w:pPr>
            <w:r w:rsidRPr="001F42D3">
              <w:t>XCN</w:t>
            </w:r>
          </w:p>
        </w:tc>
        <w:tc>
          <w:tcPr>
            <w:tcW w:w="1227" w:type="dxa"/>
          </w:tcPr>
          <w:p w14:paraId="49919E74" w14:textId="77777777" w:rsidR="00B11855" w:rsidRPr="001F42D3" w:rsidRDefault="003D003E" w:rsidP="00A92110">
            <w:pPr>
              <w:pStyle w:val="TableEntry"/>
            </w:pPr>
            <w:r w:rsidRPr="001F42D3">
              <w:t>R</w:t>
            </w:r>
          </w:p>
        </w:tc>
        <w:tc>
          <w:tcPr>
            <w:tcW w:w="940" w:type="dxa"/>
          </w:tcPr>
          <w:p w14:paraId="7278B41C" w14:textId="77777777" w:rsidR="00B11855" w:rsidRPr="001F42D3" w:rsidRDefault="003D003E" w:rsidP="00A92110">
            <w:pPr>
              <w:pStyle w:val="TableEntry"/>
            </w:pPr>
            <w:r w:rsidRPr="001F42D3">
              <w:t>[1..1]</w:t>
            </w:r>
          </w:p>
        </w:tc>
        <w:tc>
          <w:tcPr>
            <w:tcW w:w="810" w:type="dxa"/>
          </w:tcPr>
          <w:p w14:paraId="1BA28C90" w14:textId="77777777" w:rsidR="00B11855" w:rsidRPr="001F42D3" w:rsidRDefault="00B11855" w:rsidP="00A92110">
            <w:pPr>
              <w:pStyle w:val="TableEntry"/>
            </w:pPr>
          </w:p>
        </w:tc>
        <w:tc>
          <w:tcPr>
            <w:tcW w:w="2810" w:type="dxa"/>
          </w:tcPr>
          <w:p w14:paraId="45F7237D" w14:textId="77777777" w:rsidR="00B11855" w:rsidRPr="001F42D3" w:rsidRDefault="003D003E" w:rsidP="00A92110">
            <w:pPr>
              <w:pStyle w:val="TableEntry"/>
            </w:pPr>
            <w:r w:rsidRPr="001F42D3">
              <w:t>Action By</w:t>
            </w:r>
          </w:p>
        </w:tc>
      </w:tr>
      <w:tr w:rsidR="00C40FD5" w:rsidRPr="001F42D3" w14:paraId="60C98C7B" w14:textId="77777777" w:rsidTr="00A92110">
        <w:trPr>
          <w:cantSplit/>
          <w:jc w:val="center"/>
        </w:trPr>
        <w:tc>
          <w:tcPr>
            <w:tcW w:w="990" w:type="dxa"/>
          </w:tcPr>
          <w:p w14:paraId="26E820EA" w14:textId="77777777" w:rsidR="00B11855" w:rsidRPr="001F42D3" w:rsidRDefault="003D003E" w:rsidP="00A92110">
            <w:pPr>
              <w:pStyle w:val="TableEntry"/>
            </w:pPr>
            <w:r w:rsidRPr="001F42D3">
              <w:t>20</w:t>
            </w:r>
          </w:p>
        </w:tc>
        <w:tc>
          <w:tcPr>
            <w:tcW w:w="1080" w:type="dxa"/>
          </w:tcPr>
          <w:p w14:paraId="32437DBC" w14:textId="77777777" w:rsidR="00B11855" w:rsidRPr="001F42D3" w:rsidRDefault="003D003E" w:rsidP="00A92110">
            <w:pPr>
              <w:pStyle w:val="TableEntry"/>
            </w:pPr>
            <w:r w:rsidRPr="001F42D3">
              <w:t>705</w:t>
            </w:r>
          </w:p>
        </w:tc>
        <w:tc>
          <w:tcPr>
            <w:tcW w:w="990" w:type="dxa"/>
          </w:tcPr>
          <w:p w14:paraId="623B6F22" w14:textId="77777777" w:rsidR="00B11855" w:rsidRPr="001F42D3" w:rsidRDefault="003D003E" w:rsidP="00A92110">
            <w:pPr>
              <w:pStyle w:val="TableEntry"/>
            </w:pPr>
            <w:r w:rsidRPr="001F42D3">
              <w:t>CWE</w:t>
            </w:r>
          </w:p>
        </w:tc>
        <w:tc>
          <w:tcPr>
            <w:tcW w:w="1227" w:type="dxa"/>
          </w:tcPr>
          <w:p w14:paraId="1D236364" w14:textId="77777777" w:rsidR="00B11855" w:rsidRPr="001F42D3" w:rsidRDefault="003D003E" w:rsidP="00A92110">
            <w:pPr>
              <w:pStyle w:val="TableEntry"/>
            </w:pPr>
            <w:r w:rsidRPr="001F42D3">
              <w:t>RE</w:t>
            </w:r>
          </w:p>
        </w:tc>
        <w:tc>
          <w:tcPr>
            <w:tcW w:w="940" w:type="dxa"/>
          </w:tcPr>
          <w:p w14:paraId="71A8A65A" w14:textId="77777777" w:rsidR="00B11855" w:rsidRPr="001F42D3" w:rsidRDefault="003D003E" w:rsidP="00A92110">
            <w:pPr>
              <w:pStyle w:val="TableEntry"/>
            </w:pPr>
            <w:r w:rsidRPr="001F42D3">
              <w:t>[0..1]</w:t>
            </w:r>
          </w:p>
        </w:tc>
        <w:tc>
          <w:tcPr>
            <w:tcW w:w="810" w:type="dxa"/>
          </w:tcPr>
          <w:p w14:paraId="6E02BF48" w14:textId="77777777" w:rsidR="00B11855" w:rsidRPr="001F42D3" w:rsidRDefault="003D003E" w:rsidP="00A92110">
            <w:pPr>
              <w:pStyle w:val="TableEntry"/>
            </w:pPr>
            <w:r w:rsidRPr="001F42D3">
              <w:t>0339</w:t>
            </w:r>
          </w:p>
        </w:tc>
        <w:tc>
          <w:tcPr>
            <w:tcW w:w="2810" w:type="dxa"/>
          </w:tcPr>
          <w:p w14:paraId="7A711F45" w14:textId="77777777" w:rsidR="00B11855" w:rsidRPr="001F42D3" w:rsidRDefault="003D003E" w:rsidP="00A92110">
            <w:pPr>
              <w:pStyle w:val="TableEntry"/>
            </w:pPr>
            <w:r w:rsidRPr="001F42D3">
              <w:t>Advanced Beneficiary Notice Code</w:t>
            </w:r>
          </w:p>
        </w:tc>
      </w:tr>
      <w:tr w:rsidR="00C40FD5" w:rsidRPr="001F42D3" w14:paraId="2C4683F1" w14:textId="77777777" w:rsidTr="00A92110">
        <w:trPr>
          <w:cantSplit/>
          <w:jc w:val="center"/>
        </w:trPr>
        <w:tc>
          <w:tcPr>
            <w:tcW w:w="990" w:type="dxa"/>
          </w:tcPr>
          <w:p w14:paraId="2F1F329C" w14:textId="77777777" w:rsidR="00B11855" w:rsidRPr="001F42D3" w:rsidRDefault="003D003E" w:rsidP="00A92110">
            <w:pPr>
              <w:pStyle w:val="TableEntry"/>
            </w:pPr>
            <w:r w:rsidRPr="001F42D3">
              <w:t>21</w:t>
            </w:r>
          </w:p>
        </w:tc>
        <w:tc>
          <w:tcPr>
            <w:tcW w:w="1080" w:type="dxa"/>
          </w:tcPr>
          <w:p w14:paraId="5AE56209" w14:textId="77777777" w:rsidR="00B11855" w:rsidRPr="001F42D3" w:rsidRDefault="003D003E" w:rsidP="00A92110">
            <w:pPr>
              <w:pStyle w:val="TableEntry"/>
            </w:pPr>
            <w:r w:rsidRPr="001F42D3">
              <w:t>250</w:t>
            </w:r>
          </w:p>
        </w:tc>
        <w:tc>
          <w:tcPr>
            <w:tcW w:w="990" w:type="dxa"/>
          </w:tcPr>
          <w:p w14:paraId="2CEEEB88" w14:textId="77777777" w:rsidR="00B11855" w:rsidRPr="001F42D3" w:rsidRDefault="003D003E" w:rsidP="00A92110">
            <w:pPr>
              <w:pStyle w:val="TableEntry"/>
            </w:pPr>
            <w:r w:rsidRPr="001F42D3">
              <w:t>XON</w:t>
            </w:r>
          </w:p>
        </w:tc>
        <w:tc>
          <w:tcPr>
            <w:tcW w:w="1227" w:type="dxa"/>
          </w:tcPr>
          <w:p w14:paraId="64CE8856" w14:textId="77777777" w:rsidR="00B11855" w:rsidRPr="001F42D3" w:rsidRDefault="003D003E" w:rsidP="00A92110">
            <w:pPr>
              <w:pStyle w:val="TableEntry"/>
            </w:pPr>
            <w:r w:rsidRPr="001F42D3">
              <w:t>RE</w:t>
            </w:r>
          </w:p>
        </w:tc>
        <w:tc>
          <w:tcPr>
            <w:tcW w:w="940" w:type="dxa"/>
          </w:tcPr>
          <w:p w14:paraId="62513377" w14:textId="77777777" w:rsidR="00B11855" w:rsidRPr="001F42D3" w:rsidRDefault="003D003E" w:rsidP="00A92110">
            <w:pPr>
              <w:pStyle w:val="TableEntry"/>
            </w:pPr>
            <w:r w:rsidRPr="001F42D3">
              <w:t>[0..*]</w:t>
            </w:r>
          </w:p>
        </w:tc>
        <w:tc>
          <w:tcPr>
            <w:tcW w:w="810" w:type="dxa"/>
          </w:tcPr>
          <w:p w14:paraId="60304F78" w14:textId="77777777" w:rsidR="00B11855" w:rsidRPr="001F42D3" w:rsidRDefault="00B11855" w:rsidP="00A92110">
            <w:pPr>
              <w:pStyle w:val="TableEntry"/>
            </w:pPr>
          </w:p>
        </w:tc>
        <w:tc>
          <w:tcPr>
            <w:tcW w:w="2810" w:type="dxa"/>
          </w:tcPr>
          <w:p w14:paraId="3865965F" w14:textId="77777777" w:rsidR="00B11855" w:rsidRPr="001F42D3" w:rsidRDefault="003D003E" w:rsidP="00A92110">
            <w:pPr>
              <w:pStyle w:val="TableEntry"/>
            </w:pPr>
            <w:r w:rsidRPr="001F42D3">
              <w:t>Ordering Facility Name</w:t>
            </w:r>
          </w:p>
        </w:tc>
      </w:tr>
      <w:tr w:rsidR="00C40FD5" w:rsidRPr="001F42D3" w14:paraId="75712B0A" w14:textId="77777777" w:rsidTr="00A92110">
        <w:trPr>
          <w:cantSplit/>
          <w:jc w:val="center"/>
        </w:trPr>
        <w:tc>
          <w:tcPr>
            <w:tcW w:w="990" w:type="dxa"/>
          </w:tcPr>
          <w:p w14:paraId="28408EB1" w14:textId="77777777" w:rsidR="00B11855" w:rsidRPr="001F42D3" w:rsidRDefault="003D003E" w:rsidP="00A92110">
            <w:pPr>
              <w:pStyle w:val="TableEntry"/>
            </w:pPr>
            <w:r w:rsidRPr="001F42D3">
              <w:t>22</w:t>
            </w:r>
          </w:p>
        </w:tc>
        <w:tc>
          <w:tcPr>
            <w:tcW w:w="1080" w:type="dxa"/>
          </w:tcPr>
          <w:p w14:paraId="4FAEE37B" w14:textId="77777777" w:rsidR="00B11855" w:rsidRPr="001F42D3" w:rsidRDefault="003D003E" w:rsidP="00A92110">
            <w:pPr>
              <w:pStyle w:val="TableEntry"/>
            </w:pPr>
            <w:r w:rsidRPr="001F42D3">
              <w:t>250</w:t>
            </w:r>
          </w:p>
        </w:tc>
        <w:tc>
          <w:tcPr>
            <w:tcW w:w="990" w:type="dxa"/>
          </w:tcPr>
          <w:p w14:paraId="0359D4F5" w14:textId="77777777" w:rsidR="00B11855" w:rsidRPr="001F42D3" w:rsidRDefault="003D003E" w:rsidP="00A92110">
            <w:pPr>
              <w:pStyle w:val="TableEntry"/>
            </w:pPr>
            <w:r w:rsidRPr="001F42D3">
              <w:t>XAD</w:t>
            </w:r>
          </w:p>
        </w:tc>
        <w:tc>
          <w:tcPr>
            <w:tcW w:w="1227" w:type="dxa"/>
          </w:tcPr>
          <w:p w14:paraId="284B645E" w14:textId="77777777" w:rsidR="00B11855" w:rsidRPr="001F42D3" w:rsidRDefault="003D003E" w:rsidP="00A92110">
            <w:pPr>
              <w:pStyle w:val="TableEntry"/>
            </w:pPr>
            <w:r w:rsidRPr="001F42D3">
              <w:t>RE</w:t>
            </w:r>
          </w:p>
        </w:tc>
        <w:tc>
          <w:tcPr>
            <w:tcW w:w="940" w:type="dxa"/>
          </w:tcPr>
          <w:p w14:paraId="6F5627D0" w14:textId="77777777" w:rsidR="00B11855" w:rsidRPr="001F42D3" w:rsidRDefault="003D003E" w:rsidP="00A92110">
            <w:pPr>
              <w:pStyle w:val="TableEntry"/>
            </w:pPr>
            <w:r w:rsidRPr="001F42D3">
              <w:t>[0..*]</w:t>
            </w:r>
          </w:p>
        </w:tc>
        <w:tc>
          <w:tcPr>
            <w:tcW w:w="810" w:type="dxa"/>
          </w:tcPr>
          <w:p w14:paraId="57424335" w14:textId="77777777" w:rsidR="00B11855" w:rsidRPr="001F42D3" w:rsidRDefault="00B11855" w:rsidP="00A92110">
            <w:pPr>
              <w:pStyle w:val="TableEntry"/>
            </w:pPr>
          </w:p>
        </w:tc>
        <w:tc>
          <w:tcPr>
            <w:tcW w:w="2810" w:type="dxa"/>
          </w:tcPr>
          <w:p w14:paraId="241930C8" w14:textId="77777777" w:rsidR="00B11855" w:rsidRPr="001F42D3" w:rsidRDefault="003D003E" w:rsidP="00A92110">
            <w:pPr>
              <w:pStyle w:val="TableEntry"/>
            </w:pPr>
            <w:r w:rsidRPr="001F42D3">
              <w:t>Ordering Facility Address</w:t>
            </w:r>
          </w:p>
        </w:tc>
      </w:tr>
      <w:tr w:rsidR="00C40FD5" w:rsidRPr="001F42D3" w14:paraId="0B0787BC" w14:textId="77777777" w:rsidTr="00A92110">
        <w:trPr>
          <w:cantSplit/>
          <w:jc w:val="center"/>
        </w:trPr>
        <w:tc>
          <w:tcPr>
            <w:tcW w:w="990" w:type="dxa"/>
          </w:tcPr>
          <w:p w14:paraId="118D1C4A" w14:textId="77777777" w:rsidR="00B11855" w:rsidRPr="001F42D3" w:rsidRDefault="003D003E" w:rsidP="00A92110">
            <w:pPr>
              <w:pStyle w:val="TableEntry"/>
            </w:pPr>
            <w:r w:rsidRPr="001F42D3">
              <w:t>23</w:t>
            </w:r>
          </w:p>
        </w:tc>
        <w:tc>
          <w:tcPr>
            <w:tcW w:w="1080" w:type="dxa"/>
          </w:tcPr>
          <w:p w14:paraId="6D830DE2" w14:textId="77777777" w:rsidR="00B11855" w:rsidRPr="001F42D3" w:rsidRDefault="003D003E" w:rsidP="00A92110">
            <w:pPr>
              <w:pStyle w:val="TableEntry"/>
            </w:pPr>
            <w:r w:rsidRPr="001F42D3">
              <w:t>250</w:t>
            </w:r>
          </w:p>
        </w:tc>
        <w:tc>
          <w:tcPr>
            <w:tcW w:w="990" w:type="dxa"/>
          </w:tcPr>
          <w:p w14:paraId="57B8907C" w14:textId="77777777" w:rsidR="00B11855" w:rsidRPr="001F42D3" w:rsidRDefault="003D003E" w:rsidP="00A92110">
            <w:pPr>
              <w:pStyle w:val="TableEntry"/>
            </w:pPr>
            <w:r w:rsidRPr="001F42D3">
              <w:t>XTN</w:t>
            </w:r>
          </w:p>
        </w:tc>
        <w:tc>
          <w:tcPr>
            <w:tcW w:w="1227" w:type="dxa"/>
          </w:tcPr>
          <w:p w14:paraId="5E8BC8C6" w14:textId="77777777" w:rsidR="00B11855" w:rsidRPr="001F42D3" w:rsidRDefault="003D003E" w:rsidP="00A92110">
            <w:pPr>
              <w:pStyle w:val="TableEntry"/>
            </w:pPr>
            <w:r w:rsidRPr="001F42D3">
              <w:t>RE</w:t>
            </w:r>
          </w:p>
        </w:tc>
        <w:tc>
          <w:tcPr>
            <w:tcW w:w="940" w:type="dxa"/>
          </w:tcPr>
          <w:p w14:paraId="33A24B11" w14:textId="77777777" w:rsidR="00B11855" w:rsidRPr="001F42D3" w:rsidRDefault="003D003E" w:rsidP="00A92110">
            <w:pPr>
              <w:pStyle w:val="TableEntry"/>
            </w:pPr>
            <w:r w:rsidRPr="001F42D3">
              <w:t>[0..*]</w:t>
            </w:r>
          </w:p>
        </w:tc>
        <w:tc>
          <w:tcPr>
            <w:tcW w:w="810" w:type="dxa"/>
          </w:tcPr>
          <w:p w14:paraId="74269DAB" w14:textId="77777777" w:rsidR="00B11855" w:rsidRPr="001F42D3" w:rsidRDefault="00B11855" w:rsidP="00A92110">
            <w:pPr>
              <w:pStyle w:val="TableEntry"/>
            </w:pPr>
          </w:p>
        </w:tc>
        <w:tc>
          <w:tcPr>
            <w:tcW w:w="2810" w:type="dxa"/>
          </w:tcPr>
          <w:p w14:paraId="087BA8CD" w14:textId="77777777" w:rsidR="00B11855" w:rsidRPr="001F42D3" w:rsidRDefault="003D003E" w:rsidP="00A92110">
            <w:pPr>
              <w:pStyle w:val="TableEntry"/>
            </w:pPr>
            <w:r w:rsidRPr="001F42D3">
              <w:t>Ordering Facility Phone Number</w:t>
            </w:r>
          </w:p>
        </w:tc>
      </w:tr>
      <w:tr w:rsidR="00C40FD5" w:rsidRPr="001F42D3" w14:paraId="03D7B2E1" w14:textId="77777777" w:rsidTr="00A92110">
        <w:trPr>
          <w:cantSplit/>
          <w:jc w:val="center"/>
        </w:trPr>
        <w:tc>
          <w:tcPr>
            <w:tcW w:w="990" w:type="dxa"/>
          </w:tcPr>
          <w:p w14:paraId="3AEEE0CF" w14:textId="77777777" w:rsidR="00B11855" w:rsidRPr="001F42D3" w:rsidRDefault="003D003E" w:rsidP="00A92110">
            <w:pPr>
              <w:pStyle w:val="TableEntry"/>
            </w:pPr>
            <w:r w:rsidRPr="001F42D3">
              <w:t>24</w:t>
            </w:r>
          </w:p>
        </w:tc>
        <w:tc>
          <w:tcPr>
            <w:tcW w:w="1080" w:type="dxa"/>
          </w:tcPr>
          <w:p w14:paraId="793330CC" w14:textId="77777777" w:rsidR="00B11855" w:rsidRPr="001F42D3" w:rsidRDefault="003D003E" w:rsidP="00A92110">
            <w:pPr>
              <w:pStyle w:val="TableEntry"/>
            </w:pPr>
            <w:r w:rsidRPr="001F42D3">
              <w:t>250</w:t>
            </w:r>
          </w:p>
        </w:tc>
        <w:tc>
          <w:tcPr>
            <w:tcW w:w="990" w:type="dxa"/>
          </w:tcPr>
          <w:p w14:paraId="3BE40CE1" w14:textId="77777777" w:rsidR="00B11855" w:rsidRPr="001F42D3" w:rsidRDefault="003D003E" w:rsidP="00A92110">
            <w:pPr>
              <w:pStyle w:val="TableEntry"/>
            </w:pPr>
            <w:r w:rsidRPr="001F42D3">
              <w:t>XAD</w:t>
            </w:r>
          </w:p>
        </w:tc>
        <w:tc>
          <w:tcPr>
            <w:tcW w:w="1227" w:type="dxa"/>
          </w:tcPr>
          <w:p w14:paraId="36CED680" w14:textId="77777777" w:rsidR="00B11855" w:rsidRPr="001F42D3" w:rsidRDefault="003D003E" w:rsidP="00A92110">
            <w:pPr>
              <w:pStyle w:val="TableEntry"/>
            </w:pPr>
            <w:r w:rsidRPr="001F42D3">
              <w:t>RE</w:t>
            </w:r>
          </w:p>
        </w:tc>
        <w:tc>
          <w:tcPr>
            <w:tcW w:w="940" w:type="dxa"/>
          </w:tcPr>
          <w:p w14:paraId="3807C045" w14:textId="77777777" w:rsidR="00B11855" w:rsidRPr="001F42D3" w:rsidRDefault="003D003E" w:rsidP="00A92110">
            <w:pPr>
              <w:pStyle w:val="TableEntry"/>
            </w:pPr>
            <w:r w:rsidRPr="001F42D3">
              <w:t>[0..*]</w:t>
            </w:r>
          </w:p>
        </w:tc>
        <w:tc>
          <w:tcPr>
            <w:tcW w:w="810" w:type="dxa"/>
          </w:tcPr>
          <w:p w14:paraId="1C67F3C1" w14:textId="77777777" w:rsidR="00B11855" w:rsidRPr="001F42D3" w:rsidRDefault="00B11855" w:rsidP="00A92110">
            <w:pPr>
              <w:pStyle w:val="TableEntry"/>
            </w:pPr>
          </w:p>
        </w:tc>
        <w:tc>
          <w:tcPr>
            <w:tcW w:w="2810" w:type="dxa"/>
          </w:tcPr>
          <w:p w14:paraId="5AFF010A" w14:textId="77777777" w:rsidR="00B11855" w:rsidRPr="001F42D3" w:rsidRDefault="003D003E" w:rsidP="00A92110">
            <w:pPr>
              <w:pStyle w:val="TableEntry"/>
            </w:pPr>
            <w:r w:rsidRPr="001F42D3">
              <w:t>Ordering Provider Address</w:t>
            </w:r>
          </w:p>
        </w:tc>
      </w:tr>
      <w:tr w:rsidR="00C40FD5" w:rsidRPr="001F42D3" w14:paraId="60509F4D" w14:textId="77777777" w:rsidTr="00A92110">
        <w:trPr>
          <w:cantSplit/>
          <w:jc w:val="center"/>
        </w:trPr>
        <w:tc>
          <w:tcPr>
            <w:tcW w:w="990" w:type="dxa"/>
          </w:tcPr>
          <w:p w14:paraId="04F617D7" w14:textId="77777777" w:rsidR="00B11855" w:rsidRPr="001F42D3" w:rsidRDefault="003D003E" w:rsidP="00A92110">
            <w:pPr>
              <w:pStyle w:val="TableEntry"/>
            </w:pPr>
            <w:r w:rsidRPr="001F42D3">
              <w:t>25</w:t>
            </w:r>
          </w:p>
        </w:tc>
        <w:tc>
          <w:tcPr>
            <w:tcW w:w="1080" w:type="dxa"/>
          </w:tcPr>
          <w:p w14:paraId="6FFD4C20" w14:textId="77777777" w:rsidR="00B11855" w:rsidRPr="001F42D3" w:rsidRDefault="003D003E" w:rsidP="00A92110">
            <w:pPr>
              <w:pStyle w:val="TableEntry"/>
            </w:pPr>
            <w:r w:rsidRPr="001F42D3">
              <w:t>705</w:t>
            </w:r>
          </w:p>
        </w:tc>
        <w:tc>
          <w:tcPr>
            <w:tcW w:w="990" w:type="dxa"/>
          </w:tcPr>
          <w:p w14:paraId="635E4A3B" w14:textId="77777777" w:rsidR="00B11855" w:rsidRPr="001F42D3" w:rsidRDefault="003D003E" w:rsidP="00A92110">
            <w:pPr>
              <w:pStyle w:val="TableEntry"/>
            </w:pPr>
            <w:r w:rsidRPr="001F42D3">
              <w:t>CWE</w:t>
            </w:r>
          </w:p>
        </w:tc>
        <w:tc>
          <w:tcPr>
            <w:tcW w:w="1227" w:type="dxa"/>
          </w:tcPr>
          <w:p w14:paraId="335294C6" w14:textId="77777777" w:rsidR="00B11855" w:rsidRPr="001F42D3" w:rsidRDefault="003D003E" w:rsidP="00A92110">
            <w:pPr>
              <w:pStyle w:val="TableEntry"/>
            </w:pPr>
            <w:r w:rsidRPr="001F42D3">
              <w:t>RE</w:t>
            </w:r>
          </w:p>
        </w:tc>
        <w:tc>
          <w:tcPr>
            <w:tcW w:w="940" w:type="dxa"/>
          </w:tcPr>
          <w:p w14:paraId="02223385" w14:textId="77777777" w:rsidR="00B11855" w:rsidRPr="001F42D3" w:rsidRDefault="003D003E" w:rsidP="00A92110">
            <w:pPr>
              <w:pStyle w:val="TableEntry"/>
            </w:pPr>
            <w:r w:rsidRPr="001F42D3">
              <w:t>[0..1]</w:t>
            </w:r>
          </w:p>
        </w:tc>
        <w:tc>
          <w:tcPr>
            <w:tcW w:w="810" w:type="dxa"/>
          </w:tcPr>
          <w:p w14:paraId="751F22A5" w14:textId="77777777" w:rsidR="00B11855" w:rsidRPr="001F42D3" w:rsidRDefault="00B11855" w:rsidP="00A92110">
            <w:pPr>
              <w:pStyle w:val="TableEntry"/>
            </w:pPr>
          </w:p>
        </w:tc>
        <w:tc>
          <w:tcPr>
            <w:tcW w:w="2810" w:type="dxa"/>
          </w:tcPr>
          <w:p w14:paraId="46811006" w14:textId="77777777" w:rsidR="00B11855" w:rsidRPr="001F42D3" w:rsidRDefault="003D003E" w:rsidP="00A92110">
            <w:pPr>
              <w:pStyle w:val="TableEntry"/>
            </w:pPr>
            <w:r w:rsidRPr="001F42D3">
              <w:t>Order Status Modifier</w:t>
            </w:r>
          </w:p>
        </w:tc>
      </w:tr>
      <w:tr w:rsidR="00C40FD5" w:rsidRPr="001F42D3" w14:paraId="6D8A8241" w14:textId="77777777" w:rsidTr="00A92110">
        <w:trPr>
          <w:cantSplit/>
          <w:jc w:val="center"/>
        </w:trPr>
        <w:tc>
          <w:tcPr>
            <w:tcW w:w="990" w:type="dxa"/>
          </w:tcPr>
          <w:p w14:paraId="0FFC471C" w14:textId="77777777" w:rsidR="00B11855" w:rsidRPr="001F42D3" w:rsidRDefault="003D003E" w:rsidP="00A92110">
            <w:pPr>
              <w:pStyle w:val="TableEntry"/>
            </w:pPr>
            <w:r w:rsidRPr="001F42D3">
              <w:t>26</w:t>
            </w:r>
          </w:p>
        </w:tc>
        <w:tc>
          <w:tcPr>
            <w:tcW w:w="1080" w:type="dxa"/>
          </w:tcPr>
          <w:p w14:paraId="5C40B37E" w14:textId="77777777" w:rsidR="00B11855" w:rsidRPr="001F42D3" w:rsidRDefault="003D003E" w:rsidP="00A92110">
            <w:pPr>
              <w:pStyle w:val="TableEntry"/>
            </w:pPr>
            <w:r w:rsidRPr="001F42D3">
              <w:t>60</w:t>
            </w:r>
          </w:p>
        </w:tc>
        <w:tc>
          <w:tcPr>
            <w:tcW w:w="990" w:type="dxa"/>
          </w:tcPr>
          <w:p w14:paraId="3932DD10" w14:textId="77777777" w:rsidR="00B11855" w:rsidRPr="001F42D3" w:rsidRDefault="003D003E" w:rsidP="00A92110">
            <w:pPr>
              <w:pStyle w:val="TableEntry"/>
            </w:pPr>
            <w:r w:rsidRPr="001F42D3">
              <w:t>CWE</w:t>
            </w:r>
          </w:p>
        </w:tc>
        <w:tc>
          <w:tcPr>
            <w:tcW w:w="1227" w:type="dxa"/>
          </w:tcPr>
          <w:p w14:paraId="6F57850D" w14:textId="77777777" w:rsidR="00B11855" w:rsidRPr="001F42D3" w:rsidRDefault="003D003E" w:rsidP="00A92110">
            <w:pPr>
              <w:pStyle w:val="TableEntry"/>
            </w:pPr>
            <w:r w:rsidRPr="001F42D3">
              <w:t>RE</w:t>
            </w:r>
          </w:p>
        </w:tc>
        <w:tc>
          <w:tcPr>
            <w:tcW w:w="940" w:type="dxa"/>
          </w:tcPr>
          <w:p w14:paraId="0B98468D" w14:textId="77777777" w:rsidR="00B11855" w:rsidRPr="001F42D3" w:rsidRDefault="003D003E" w:rsidP="00A92110">
            <w:pPr>
              <w:pStyle w:val="TableEntry"/>
            </w:pPr>
            <w:r w:rsidRPr="001F42D3">
              <w:t>[0..1]</w:t>
            </w:r>
          </w:p>
        </w:tc>
        <w:tc>
          <w:tcPr>
            <w:tcW w:w="810" w:type="dxa"/>
          </w:tcPr>
          <w:p w14:paraId="6BD74864" w14:textId="77777777" w:rsidR="00B11855" w:rsidRPr="001F42D3" w:rsidRDefault="003D003E" w:rsidP="00A92110">
            <w:pPr>
              <w:pStyle w:val="TableEntry"/>
            </w:pPr>
            <w:r w:rsidRPr="001F42D3">
              <w:t>0552</w:t>
            </w:r>
          </w:p>
        </w:tc>
        <w:tc>
          <w:tcPr>
            <w:tcW w:w="2810" w:type="dxa"/>
          </w:tcPr>
          <w:p w14:paraId="3D0114DF" w14:textId="77777777" w:rsidR="00B11855" w:rsidRPr="001F42D3" w:rsidRDefault="003D003E" w:rsidP="00A92110">
            <w:pPr>
              <w:pStyle w:val="TableEntry"/>
            </w:pPr>
            <w:r w:rsidRPr="001F42D3">
              <w:t>Advanced Beneficiary Notice Override Reason</w:t>
            </w:r>
          </w:p>
        </w:tc>
      </w:tr>
      <w:tr w:rsidR="00C40FD5" w:rsidRPr="001F42D3" w14:paraId="0E0D8A8A" w14:textId="77777777" w:rsidTr="00A92110">
        <w:trPr>
          <w:cantSplit/>
          <w:jc w:val="center"/>
        </w:trPr>
        <w:tc>
          <w:tcPr>
            <w:tcW w:w="990" w:type="dxa"/>
          </w:tcPr>
          <w:p w14:paraId="75B3F03F" w14:textId="77777777" w:rsidR="00B11855" w:rsidRPr="001F42D3" w:rsidRDefault="003D003E" w:rsidP="00A92110">
            <w:pPr>
              <w:pStyle w:val="TableEntry"/>
            </w:pPr>
            <w:r w:rsidRPr="001F42D3">
              <w:t>27</w:t>
            </w:r>
          </w:p>
        </w:tc>
        <w:tc>
          <w:tcPr>
            <w:tcW w:w="1080" w:type="dxa"/>
          </w:tcPr>
          <w:p w14:paraId="13148BD0" w14:textId="77777777" w:rsidR="00B11855" w:rsidRPr="001F42D3" w:rsidRDefault="003D003E" w:rsidP="00A92110">
            <w:pPr>
              <w:pStyle w:val="TableEntry"/>
            </w:pPr>
            <w:r w:rsidRPr="001F42D3">
              <w:t>24</w:t>
            </w:r>
          </w:p>
        </w:tc>
        <w:tc>
          <w:tcPr>
            <w:tcW w:w="990" w:type="dxa"/>
          </w:tcPr>
          <w:p w14:paraId="164465D5" w14:textId="77777777" w:rsidR="00B11855" w:rsidRPr="001F42D3" w:rsidRDefault="003D003E" w:rsidP="00A92110">
            <w:pPr>
              <w:pStyle w:val="TableEntry"/>
            </w:pPr>
            <w:r w:rsidRPr="001F42D3">
              <w:t>DTM</w:t>
            </w:r>
          </w:p>
        </w:tc>
        <w:tc>
          <w:tcPr>
            <w:tcW w:w="1227" w:type="dxa"/>
          </w:tcPr>
          <w:p w14:paraId="590369DB" w14:textId="77777777" w:rsidR="00B11855" w:rsidRPr="001F42D3" w:rsidRDefault="003D003E" w:rsidP="00A92110">
            <w:pPr>
              <w:pStyle w:val="TableEntry"/>
            </w:pPr>
            <w:r w:rsidRPr="001F42D3">
              <w:t>RE</w:t>
            </w:r>
          </w:p>
        </w:tc>
        <w:tc>
          <w:tcPr>
            <w:tcW w:w="940" w:type="dxa"/>
          </w:tcPr>
          <w:p w14:paraId="7300C95A" w14:textId="77777777" w:rsidR="00B11855" w:rsidRPr="001F42D3" w:rsidRDefault="003D003E" w:rsidP="00A92110">
            <w:pPr>
              <w:pStyle w:val="TableEntry"/>
            </w:pPr>
            <w:r w:rsidRPr="001F42D3">
              <w:t>[0..1]</w:t>
            </w:r>
          </w:p>
        </w:tc>
        <w:tc>
          <w:tcPr>
            <w:tcW w:w="810" w:type="dxa"/>
          </w:tcPr>
          <w:p w14:paraId="003976E3" w14:textId="77777777" w:rsidR="00B11855" w:rsidRPr="001F42D3" w:rsidRDefault="00B11855" w:rsidP="006C0E8E">
            <w:pPr>
              <w:pStyle w:val="TableEntry"/>
              <w:spacing w:before="0" w:after="0"/>
              <w:ind w:left="29" w:right="29"/>
              <w:contextualSpacing/>
            </w:pPr>
          </w:p>
        </w:tc>
        <w:tc>
          <w:tcPr>
            <w:tcW w:w="2810" w:type="dxa"/>
          </w:tcPr>
          <w:p w14:paraId="3792993D" w14:textId="77777777" w:rsidR="00B11855" w:rsidRPr="001F42D3" w:rsidRDefault="003D003E" w:rsidP="00A92110">
            <w:pPr>
              <w:pStyle w:val="TableEntry"/>
            </w:pPr>
            <w:r w:rsidRPr="001F42D3">
              <w:t>Filler's Expected Availability Date/Time</w:t>
            </w:r>
          </w:p>
        </w:tc>
      </w:tr>
      <w:tr w:rsidR="00C40FD5" w:rsidRPr="001F42D3" w14:paraId="4CA2E365" w14:textId="77777777" w:rsidTr="00A92110">
        <w:trPr>
          <w:cantSplit/>
          <w:jc w:val="center"/>
        </w:trPr>
        <w:tc>
          <w:tcPr>
            <w:tcW w:w="990" w:type="dxa"/>
          </w:tcPr>
          <w:p w14:paraId="388875AC" w14:textId="77777777" w:rsidR="00B11855" w:rsidRPr="001F42D3" w:rsidRDefault="003D003E" w:rsidP="00A92110">
            <w:pPr>
              <w:pStyle w:val="TableEntry"/>
            </w:pPr>
            <w:r w:rsidRPr="001F42D3">
              <w:t>28</w:t>
            </w:r>
          </w:p>
        </w:tc>
        <w:tc>
          <w:tcPr>
            <w:tcW w:w="1080" w:type="dxa"/>
          </w:tcPr>
          <w:p w14:paraId="66172165" w14:textId="77777777" w:rsidR="00B11855" w:rsidRPr="001F42D3" w:rsidRDefault="003D003E" w:rsidP="00A92110">
            <w:pPr>
              <w:pStyle w:val="TableEntry"/>
            </w:pPr>
            <w:r w:rsidRPr="001F42D3">
              <w:t>705</w:t>
            </w:r>
          </w:p>
        </w:tc>
        <w:tc>
          <w:tcPr>
            <w:tcW w:w="990" w:type="dxa"/>
          </w:tcPr>
          <w:p w14:paraId="20691EB2" w14:textId="77777777" w:rsidR="00B11855" w:rsidRPr="001F42D3" w:rsidRDefault="003D003E" w:rsidP="00A92110">
            <w:pPr>
              <w:pStyle w:val="TableEntry"/>
            </w:pPr>
            <w:r w:rsidRPr="001F42D3">
              <w:t>CWE</w:t>
            </w:r>
          </w:p>
        </w:tc>
        <w:tc>
          <w:tcPr>
            <w:tcW w:w="1227" w:type="dxa"/>
          </w:tcPr>
          <w:p w14:paraId="7BCB67EE" w14:textId="77777777" w:rsidR="00B11855" w:rsidRPr="001F42D3" w:rsidRDefault="003D003E" w:rsidP="00A92110">
            <w:pPr>
              <w:pStyle w:val="TableEntry"/>
            </w:pPr>
            <w:r w:rsidRPr="001F42D3">
              <w:t>RE</w:t>
            </w:r>
          </w:p>
        </w:tc>
        <w:tc>
          <w:tcPr>
            <w:tcW w:w="940" w:type="dxa"/>
          </w:tcPr>
          <w:p w14:paraId="455F0A6D" w14:textId="77777777" w:rsidR="00B11855" w:rsidRPr="001F42D3" w:rsidRDefault="003D003E" w:rsidP="00A92110">
            <w:pPr>
              <w:pStyle w:val="TableEntry"/>
            </w:pPr>
            <w:r w:rsidRPr="001F42D3">
              <w:t>[0..1]</w:t>
            </w:r>
          </w:p>
        </w:tc>
        <w:tc>
          <w:tcPr>
            <w:tcW w:w="810" w:type="dxa"/>
          </w:tcPr>
          <w:p w14:paraId="6A1FBFE7" w14:textId="77777777" w:rsidR="00B11855" w:rsidRPr="001F42D3" w:rsidRDefault="003D003E" w:rsidP="00A92110">
            <w:pPr>
              <w:pStyle w:val="TableEntry"/>
            </w:pPr>
            <w:r w:rsidRPr="001F42D3">
              <w:t>0177</w:t>
            </w:r>
          </w:p>
        </w:tc>
        <w:tc>
          <w:tcPr>
            <w:tcW w:w="2810" w:type="dxa"/>
          </w:tcPr>
          <w:p w14:paraId="5F11E59F" w14:textId="77777777" w:rsidR="00B11855" w:rsidRPr="001F42D3" w:rsidRDefault="003D003E" w:rsidP="00A92110">
            <w:pPr>
              <w:pStyle w:val="TableEntry"/>
            </w:pPr>
            <w:r w:rsidRPr="001F42D3">
              <w:t>Confidentiality Code</w:t>
            </w:r>
          </w:p>
        </w:tc>
      </w:tr>
      <w:tr w:rsidR="00C40FD5" w:rsidRPr="001F42D3" w14:paraId="099DD9FE" w14:textId="77777777" w:rsidTr="00A92110">
        <w:trPr>
          <w:cantSplit/>
          <w:jc w:val="center"/>
        </w:trPr>
        <w:tc>
          <w:tcPr>
            <w:tcW w:w="990" w:type="dxa"/>
          </w:tcPr>
          <w:p w14:paraId="1FFA8358" w14:textId="77777777" w:rsidR="00B11855" w:rsidRPr="001F42D3" w:rsidRDefault="003D003E" w:rsidP="00A92110">
            <w:pPr>
              <w:pStyle w:val="TableEntry"/>
            </w:pPr>
            <w:r w:rsidRPr="001F42D3">
              <w:t>29</w:t>
            </w:r>
          </w:p>
        </w:tc>
        <w:tc>
          <w:tcPr>
            <w:tcW w:w="1080" w:type="dxa"/>
          </w:tcPr>
          <w:p w14:paraId="688D7ECA" w14:textId="77777777" w:rsidR="00B11855" w:rsidRPr="001F42D3" w:rsidRDefault="003D003E" w:rsidP="00A92110">
            <w:pPr>
              <w:pStyle w:val="TableEntry"/>
            </w:pPr>
            <w:r w:rsidRPr="001F42D3">
              <w:t>705</w:t>
            </w:r>
          </w:p>
        </w:tc>
        <w:tc>
          <w:tcPr>
            <w:tcW w:w="990" w:type="dxa"/>
          </w:tcPr>
          <w:p w14:paraId="1745F196" w14:textId="77777777" w:rsidR="00B11855" w:rsidRPr="001F42D3" w:rsidRDefault="003D003E" w:rsidP="00A92110">
            <w:pPr>
              <w:pStyle w:val="TableEntry"/>
            </w:pPr>
            <w:r w:rsidRPr="001F42D3">
              <w:t>CWE</w:t>
            </w:r>
          </w:p>
        </w:tc>
        <w:tc>
          <w:tcPr>
            <w:tcW w:w="1227" w:type="dxa"/>
          </w:tcPr>
          <w:p w14:paraId="7151D80A" w14:textId="77777777" w:rsidR="00B11855" w:rsidRPr="001F42D3" w:rsidRDefault="003D003E" w:rsidP="00A92110">
            <w:pPr>
              <w:pStyle w:val="TableEntry"/>
            </w:pPr>
            <w:r w:rsidRPr="001F42D3">
              <w:t>RE</w:t>
            </w:r>
          </w:p>
        </w:tc>
        <w:tc>
          <w:tcPr>
            <w:tcW w:w="940" w:type="dxa"/>
          </w:tcPr>
          <w:p w14:paraId="6BD9DB96" w14:textId="77777777" w:rsidR="00B11855" w:rsidRPr="001F42D3" w:rsidRDefault="003D003E" w:rsidP="00A92110">
            <w:pPr>
              <w:pStyle w:val="TableEntry"/>
            </w:pPr>
            <w:r w:rsidRPr="001F42D3">
              <w:t>[0..1]</w:t>
            </w:r>
          </w:p>
        </w:tc>
        <w:tc>
          <w:tcPr>
            <w:tcW w:w="810" w:type="dxa"/>
          </w:tcPr>
          <w:p w14:paraId="1FC9EF52" w14:textId="77777777" w:rsidR="00B11855" w:rsidRPr="001F42D3" w:rsidRDefault="003D003E" w:rsidP="00A92110">
            <w:pPr>
              <w:pStyle w:val="TableEntry"/>
            </w:pPr>
            <w:r w:rsidRPr="001F42D3">
              <w:t>0482</w:t>
            </w:r>
          </w:p>
        </w:tc>
        <w:tc>
          <w:tcPr>
            <w:tcW w:w="2810" w:type="dxa"/>
          </w:tcPr>
          <w:p w14:paraId="20EEF0F0" w14:textId="77777777" w:rsidR="00B11855" w:rsidRPr="001F42D3" w:rsidRDefault="003D003E" w:rsidP="00A92110">
            <w:pPr>
              <w:pStyle w:val="TableEntry"/>
            </w:pPr>
            <w:r w:rsidRPr="001F42D3">
              <w:t>Order Type</w:t>
            </w:r>
          </w:p>
        </w:tc>
      </w:tr>
      <w:tr w:rsidR="00C40FD5" w:rsidRPr="001F42D3" w14:paraId="7145054D" w14:textId="77777777" w:rsidTr="00A92110">
        <w:trPr>
          <w:cantSplit/>
          <w:jc w:val="center"/>
        </w:trPr>
        <w:tc>
          <w:tcPr>
            <w:tcW w:w="990" w:type="dxa"/>
          </w:tcPr>
          <w:p w14:paraId="07C09E99" w14:textId="77777777" w:rsidR="00B11855" w:rsidRPr="001F42D3" w:rsidRDefault="003D003E" w:rsidP="00A92110">
            <w:pPr>
              <w:pStyle w:val="TableEntry"/>
            </w:pPr>
            <w:r w:rsidRPr="001F42D3">
              <w:t>30</w:t>
            </w:r>
          </w:p>
        </w:tc>
        <w:tc>
          <w:tcPr>
            <w:tcW w:w="1080" w:type="dxa"/>
          </w:tcPr>
          <w:p w14:paraId="03910557" w14:textId="77777777" w:rsidR="00B11855" w:rsidRPr="001F42D3" w:rsidRDefault="003D003E" w:rsidP="00A92110">
            <w:pPr>
              <w:pStyle w:val="TableEntry"/>
            </w:pPr>
            <w:r w:rsidRPr="001F42D3">
              <w:t>705</w:t>
            </w:r>
          </w:p>
        </w:tc>
        <w:tc>
          <w:tcPr>
            <w:tcW w:w="990" w:type="dxa"/>
          </w:tcPr>
          <w:p w14:paraId="6D867F18" w14:textId="77777777" w:rsidR="00B11855" w:rsidRPr="001F42D3" w:rsidRDefault="003D003E" w:rsidP="00A92110">
            <w:pPr>
              <w:pStyle w:val="TableEntry"/>
            </w:pPr>
            <w:r w:rsidRPr="001F42D3">
              <w:t>CNE</w:t>
            </w:r>
          </w:p>
        </w:tc>
        <w:tc>
          <w:tcPr>
            <w:tcW w:w="1227" w:type="dxa"/>
          </w:tcPr>
          <w:p w14:paraId="5BC6A72A" w14:textId="77777777" w:rsidR="00B11855" w:rsidRPr="001F42D3" w:rsidRDefault="003D003E" w:rsidP="00A92110">
            <w:pPr>
              <w:pStyle w:val="TableEntry"/>
            </w:pPr>
            <w:r w:rsidRPr="001F42D3">
              <w:t>RE</w:t>
            </w:r>
          </w:p>
        </w:tc>
        <w:tc>
          <w:tcPr>
            <w:tcW w:w="940" w:type="dxa"/>
          </w:tcPr>
          <w:p w14:paraId="6F07E260" w14:textId="77777777" w:rsidR="00B11855" w:rsidRPr="001F42D3" w:rsidRDefault="003D003E" w:rsidP="00A92110">
            <w:pPr>
              <w:pStyle w:val="TableEntry"/>
            </w:pPr>
            <w:r w:rsidRPr="001F42D3">
              <w:t>[0..1]</w:t>
            </w:r>
          </w:p>
        </w:tc>
        <w:tc>
          <w:tcPr>
            <w:tcW w:w="810" w:type="dxa"/>
          </w:tcPr>
          <w:p w14:paraId="1C848133" w14:textId="77777777" w:rsidR="00B11855" w:rsidRPr="001F42D3" w:rsidRDefault="003D003E" w:rsidP="00A92110">
            <w:pPr>
              <w:pStyle w:val="TableEntry"/>
            </w:pPr>
            <w:r w:rsidRPr="001F42D3">
              <w:t>0483</w:t>
            </w:r>
          </w:p>
        </w:tc>
        <w:tc>
          <w:tcPr>
            <w:tcW w:w="2810" w:type="dxa"/>
          </w:tcPr>
          <w:p w14:paraId="225D52FA" w14:textId="77777777" w:rsidR="00B11855" w:rsidRPr="001F42D3" w:rsidRDefault="003D003E" w:rsidP="00A92110">
            <w:pPr>
              <w:pStyle w:val="TableEntry"/>
            </w:pPr>
            <w:r w:rsidRPr="001F42D3">
              <w:t>Enterer Authorization Mode</w:t>
            </w:r>
          </w:p>
        </w:tc>
      </w:tr>
    </w:tbl>
    <w:p w14:paraId="5549E417" w14:textId="77777777" w:rsidR="00264692" w:rsidRPr="001F42D3" w:rsidRDefault="00264692" w:rsidP="00C10546">
      <w:pPr>
        <w:pStyle w:val="BodyText"/>
      </w:pPr>
    </w:p>
    <w:p w14:paraId="7FE95BEC" w14:textId="77777777" w:rsidR="00B11855" w:rsidRPr="001F42D3" w:rsidRDefault="003D003E" w:rsidP="00C10546">
      <w:pPr>
        <w:pStyle w:val="BodyText"/>
      </w:pPr>
      <w:r w:rsidRPr="001F42D3">
        <w:t>The following describes the IHE PCD usage of those fields which have a usage other than X in the above table.</w:t>
      </w:r>
    </w:p>
    <w:p w14:paraId="36785DCD" w14:textId="77777777" w:rsidR="00B11855" w:rsidRPr="001F42D3" w:rsidRDefault="003D003E" w:rsidP="005C1693">
      <w:pPr>
        <w:pStyle w:val="BodyText"/>
      </w:pPr>
      <w:r w:rsidRPr="001F42D3">
        <w:rPr>
          <w:b/>
          <w:bCs/>
        </w:rPr>
        <w:t xml:space="preserve">ORC-1   Order Control </w:t>
      </w:r>
    </w:p>
    <w:p w14:paraId="42B35F0F" w14:textId="59A6B576" w:rsidR="00B11855" w:rsidRPr="001F42D3" w:rsidRDefault="003D003E" w:rsidP="005C1693">
      <w:pPr>
        <w:pStyle w:val="BodyText"/>
      </w:pPr>
      <w:r w:rsidRPr="001F42D3">
        <w:t xml:space="preserve">Definition: Determines the function of the order segment. </w:t>
      </w:r>
      <w:proofErr w:type="gramStart"/>
      <w:r w:rsidRPr="001F42D3">
        <w:t xml:space="preserve">The </w:t>
      </w:r>
      <w:r w:rsidR="007E67D4" w:rsidRPr="001F42D3">
        <w:t>DEV</w:t>
      </w:r>
      <w:proofErr w:type="gramEnd"/>
      <w:r w:rsidR="007E67D4" w:rsidRPr="001F42D3">
        <w:t xml:space="preserve"> TF</w:t>
      </w:r>
      <w:r w:rsidRPr="001F42D3">
        <w:t xml:space="preserve"> requires that this field be valued as RE</w:t>
      </w:r>
      <w:r w:rsidR="00D44BAE" w:rsidRPr="001F42D3">
        <w:t xml:space="preserve">, </w:t>
      </w:r>
      <w:r w:rsidR="00E86B15" w:rsidRPr="001F42D3">
        <w:t>XO</w:t>
      </w:r>
      <w:r w:rsidR="00D44BAE" w:rsidRPr="001F42D3">
        <w:t>, or CH</w:t>
      </w:r>
      <w:r w:rsidR="00E86B15" w:rsidRPr="001F42D3">
        <w:t xml:space="preserve"> </w:t>
      </w:r>
      <w:r w:rsidRPr="001F42D3">
        <w:t>according to the table below when the RGV^O15^RGV_O15 Pharmacy/Treatment Give Message is used to send information from the Infusion Order Programmer (IOP) to the Infusion Order Consumer (IOC).</w:t>
      </w:r>
    </w:p>
    <w:p w14:paraId="76529744" w14:textId="77777777" w:rsidR="00B11855" w:rsidRPr="001F42D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1F42D3" w14:paraId="1BEBFB55" w14:textId="77777777" w:rsidTr="00A92110">
        <w:trPr>
          <w:cantSplit/>
          <w:jc w:val="center"/>
        </w:trPr>
        <w:tc>
          <w:tcPr>
            <w:tcW w:w="1845" w:type="dxa"/>
            <w:shd w:val="clear" w:color="auto" w:fill="D9D9D9"/>
          </w:tcPr>
          <w:p w14:paraId="5981FD38" w14:textId="77777777" w:rsidR="00B11855" w:rsidRPr="001F42D3" w:rsidRDefault="003D003E" w:rsidP="003A64E3">
            <w:pPr>
              <w:pStyle w:val="TableEntryHeader"/>
            </w:pPr>
            <w:r w:rsidRPr="001F42D3">
              <w:t>ORC-1 Value</w:t>
            </w:r>
          </w:p>
        </w:tc>
        <w:tc>
          <w:tcPr>
            <w:tcW w:w="5625" w:type="dxa"/>
            <w:shd w:val="clear" w:color="auto" w:fill="D9D9D9"/>
          </w:tcPr>
          <w:p w14:paraId="6ADC2E60" w14:textId="77777777" w:rsidR="00B11855" w:rsidRPr="001F42D3" w:rsidRDefault="003D003E" w:rsidP="003A64E3">
            <w:pPr>
              <w:pStyle w:val="TableEntryHeader"/>
            </w:pPr>
            <w:r w:rsidRPr="001F42D3">
              <w:t>Use</w:t>
            </w:r>
          </w:p>
        </w:tc>
      </w:tr>
      <w:tr w:rsidR="00B11855" w:rsidRPr="001F42D3" w14:paraId="3011CC46" w14:textId="77777777" w:rsidTr="00A92110">
        <w:trPr>
          <w:cantSplit/>
          <w:jc w:val="center"/>
        </w:trPr>
        <w:tc>
          <w:tcPr>
            <w:tcW w:w="1845" w:type="dxa"/>
          </w:tcPr>
          <w:p w14:paraId="4715B96E" w14:textId="77777777" w:rsidR="00B11855" w:rsidRPr="001F42D3" w:rsidRDefault="003D003E" w:rsidP="003A64E3">
            <w:pPr>
              <w:pStyle w:val="TableEntry"/>
            </w:pPr>
            <w:r w:rsidRPr="001F42D3">
              <w:t>RE</w:t>
            </w:r>
          </w:p>
        </w:tc>
        <w:tc>
          <w:tcPr>
            <w:tcW w:w="5625" w:type="dxa"/>
          </w:tcPr>
          <w:p w14:paraId="27778ABA" w14:textId="77777777" w:rsidR="00B11855" w:rsidRPr="001F42D3" w:rsidRDefault="003D003E" w:rsidP="003A64E3">
            <w:pPr>
              <w:pStyle w:val="TableEntry"/>
            </w:pPr>
            <w:r w:rsidRPr="001F42D3">
              <w:t>Start of a new bag, bottle, or container</w:t>
            </w:r>
          </w:p>
        </w:tc>
      </w:tr>
      <w:tr w:rsidR="00B11855" w:rsidRPr="001F42D3" w14:paraId="634443B1" w14:textId="77777777" w:rsidTr="00A92110">
        <w:trPr>
          <w:cantSplit/>
          <w:jc w:val="center"/>
        </w:trPr>
        <w:tc>
          <w:tcPr>
            <w:tcW w:w="1845" w:type="dxa"/>
          </w:tcPr>
          <w:p w14:paraId="35D676F1" w14:textId="77777777" w:rsidR="00B11855" w:rsidRPr="001F42D3" w:rsidRDefault="00E86B15" w:rsidP="003A64E3">
            <w:pPr>
              <w:pStyle w:val="TableEntry"/>
            </w:pPr>
            <w:r w:rsidRPr="001F42D3">
              <w:t>XO</w:t>
            </w:r>
          </w:p>
        </w:tc>
        <w:tc>
          <w:tcPr>
            <w:tcW w:w="5625" w:type="dxa"/>
          </w:tcPr>
          <w:p w14:paraId="7F9DC966" w14:textId="77777777" w:rsidR="00B11855" w:rsidRPr="001F42D3" w:rsidRDefault="003D003E" w:rsidP="003A64E3">
            <w:pPr>
              <w:pStyle w:val="TableEntry"/>
            </w:pPr>
            <w:r w:rsidRPr="001F42D3">
              <w:t>Change of dose or rate on a currently programmed infusion</w:t>
            </w:r>
            <w:r w:rsidR="00E86B15" w:rsidRPr="001F42D3">
              <w:t xml:space="preserve"> (not valid for PCA)</w:t>
            </w:r>
            <w:r w:rsidR="00A25FE4" w:rsidRPr="001F42D3">
              <w:t xml:space="preserve"> </w:t>
            </w:r>
          </w:p>
        </w:tc>
      </w:tr>
      <w:tr w:rsidR="00D44BAE" w:rsidRPr="001F42D3" w14:paraId="0D36F4EB" w14:textId="77777777" w:rsidTr="00A92110">
        <w:trPr>
          <w:cantSplit/>
          <w:jc w:val="center"/>
        </w:trPr>
        <w:tc>
          <w:tcPr>
            <w:tcW w:w="1845" w:type="dxa"/>
          </w:tcPr>
          <w:p w14:paraId="61F00BC3" w14:textId="29ADC771" w:rsidR="00D44BAE" w:rsidRPr="001F42D3" w:rsidRDefault="00D44BAE" w:rsidP="00D44BAE">
            <w:pPr>
              <w:pStyle w:val="TableEntry"/>
            </w:pPr>
            <w:r w:rsidRPr="001F42D3">
              <w:t>CH</w:t>
            </w:r>
          </w:p>
        </w:tc>
        <w:tc>
          <w:tcPr>
            <w:tcW w:w="5625" w:type="dxa"/>
          </w:tcPr>
          <w:p w14:paraId="51002276" w14:textId="210995E6" w:rsidR="00D44BAE" w:rsidRPr="001F42D3" w:rsidRDefault="00D44BAE" w:rsidP="00D44BAE">
            <w:pPr>
              <w:pStyle w:val="TableEntry"/>
            </w:pPr>
            <w:r w:rsidRPr="001F42D3">
              <w:t>Program a bolus from an existing infusion</w:t>
            </w:r>
          </w:p>
        </w:tc>
      </w:tr>
    </w:tbl>
    <w:p w14:paraId="4CE5BE08" w14:textId="77777777" w:rsidR="00B11855" w:rsidRPr="001F42D3" w:rsidRDefault="00B11855" w:rsidP="003A64E3">
      <w:pPr>
        <w:pStyle w:val="HL7FieldIndent2"/>
        <w:ind w:left="0" w:hanging="2"/>
        <w:rPr>
          <w:noProof w:val="0"/>
        </w:rPr>
      </w:pPr>
    </w:p>
    <w:p w14:paraId="24B825DB" w14:textId="77777777" w:rsidR="00B11855" w:rsidRPr="001F42D3" w:rsidRDefault="003D003E" w:rsidP="005C1693">
      <w:pPr>
        <w:pStyle w:val="BodyText"/>
      </w:pPr>
      <w:r w:rsidRPr="001F42D3">
        <w:rPr>
          <w:b/>
          <w:bCs/>
        </w:rPr>
        <w:t>ORC-2   Placer Order Number</w:t>
      </w:r>
    </w:p>
    <w:p w14:paraId="4790FA15" w14:textId="77777777" w:rsidR="00B11855" w:rsidRPr="001F42D3" w:rsidRDefault="003D003E" w:rsidP="005C1693">
      <w:pPr>
        <w:pStyle w:val="BodyText"/>
      </w:pPr>
      <w:r w:rsidRPr="001F42D3">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1F42D3">
        <w:t>r</w:t>
      </w:r>
      <w:r w:rsidRPr="001F42D3">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1F42D3" w:rsidRDefault="003D003E" w:rsidP="005C1693">
      <w:pPr>
        <w:pStyle w:val="BodyText"/>
      </w:pPr>
      <w:r w:rsidRPr="001F42D3">
        <w:t>See Appendix C.5, "EI Data Type" for further information.</w:t>
      </w:r>
    </w:p>
    <w:p w14:paraId="0CDBB50A" w14:textId="6EF1EE8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7.4.1.2 for details. This field is required for </w:t>
      </w:r>
      <w:r w:rsidR="00647994" w:rsidRPr="001F42D3">
        <w:t>[PCD-03]</w:t>
      </w:r>
      <w:r w:rsidRPr="001F42D3">
        <w:t>.</w:t>
      </w:r>
    </w:p>
    <w:p w14:paraId="63BCFCB9" w14:textId="77777777" w:rsidR="00B11855" w:rsidRPr="001F42D3" w:rsidRDefault="003D003E" w:rsidP="005C1693">
      <w:pPr>
        <w:pStyle w:val="BodyText"/>
      </w:pPr>
      <w:r w:rsidRPr="001F42D3">
        <w:rPr>
          <w:b/>
          <w:bCs/>
        </w:rPr>
        <w:t>ORC-3</w:t>
      </w:r>
      <w:r w:rsidR="00506FBD" w:rsidRPr="001F42D3">
        <w:rPr>
          <w:b/>
          <w:bCs/>
        </w:rPr>
        <w:t xml:space="preserve">   </w:t>
      </w:r>
      <w:r w:rsidRPr="001F42D3">
        <w:rPr>
          <w:b/>
          <w:bCs/>
        </w:rPr>
        <w:t>Filler Order Number</w:t>
      </w:r>
    </w:p>
    <w:p w14:paraId="643838F8" w14:textId="77777777" w:rsidR="00B11855" w:rsidRPr="001F42D3" w:rsidRDefault="003D003E" w:rsidP="003A64E3">
      <w:pPr>
        <w:pStyle w:val="Components"/>
        <w:ind w:left="0" w:hanging="2"/>
      </w:pPr>
      <w:r w:rsidRPr="001F42D3">
        <w:t>Components: &lt;Entity Identifier (ST)&gt; ^ &lt;Namespace ID (IS)&gt; ^ &lt;Universal ID (ST)&gt; ^ &lt;Universal ID Type (ID)&gt;</w:t>
      </w:r>
    </w:p>
    <w:p w14:paraId="5BEE7448" w14:textId="0E6FE7EC"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5EFE777" w14:textId="77777777" w:rsidR="00B11855" w:rsidRPr="001F42D3" w:rsidRDefault="003D003E" w:rsidP="005C1693">
      <w:pPr>
        <w:pStyle w:val="BodyText"/>
      </w:pPr>
      <w:r w:rsidRPr="001F42D3">
        <w:rPr>
          <w:b/>
          <w:bCs/>
        </w:rPr>
        <w:t>ORC-4</w:t>
      </w:r>
      <w:r w:rsidR="00506FBD" w:rsidRPr="001F42D3">
        <w:rPr>
          <w:b/>
          <w:bCs/>
        </w:rPr>
        <w:t xml:space="preserve">   </w:t>
      </w:r>
      <w:r w:rsidRPr="001F42D3">
        <w:rPr>
          <w:b/>
          <w:bCs/>
        </w:rPr>
        <w:t>Placer Group Number</w:t>
      </w:r>
    </w:p>
    <w:p w14:paraId="3F8F9CFE" w14:textId="460A83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386912C" w14:textId="77777777" w:rsidR="00B11855" w:rsidRPr="001F42D3" w:rsidRDefault="003D003E" w:rsidP="005C1693">
      <w:pPr>
        <w:pStyle w:val="BodyText"/>
      </w:pPr>
      <w:r w:rsidRPr="001F42D3">
        <w:rPr>
          <w:b/>
          <w:bCs/>
        </w:rPr>
        <w:t>ORC-5   Order Status</w:t>
      </w:r>
    </w:p>
    <w:p w14:paraId="5C7BF0BE" w14:textId="1405388D"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9CF85DD" w14:textId="77777777" w:rsidR="00B11855" w:rsidRPr="001F42D3" w:rsidRDefault="003D003E" w:rsidP="005C1693">
      <w:pPr>
        <w:pStyle w:val="BodyText"/>
      </w:pPr>
      <w:r w:rsidRPr="001F42D3">
        <w:rPr>
          <w:b/>
          <w:bCs/>
        </w:rPr>
        <w:lastRenderedPageBreak/>
        <w:t>ORC-6   Response Flag</w:t>
      </w:r>
    </w:p>
    <w:p w14:paraId="6747EFC8" w14:textId="1D7EDF7F" w:rsidR="00D44BAE" w:rsidRPr="001F42D3" w:rsidRDefault="003D003E" w:rsidP="00F641DB">
      <w:pPr>
        <w:pStyle w:val="BodyText"/>
        <w:rPr>
          <w:lang w:eastAsia="zh-CN"/>
        </w:rPr>
      </w:pPr>
      <w:r w:rsidRPr="001F42D3">
        <w:t xml:space="preserve">See </w:t>
      </w:r>
      <w:r w:rsidR="006D613E" w:rsidRPr="001F42D3">
        <w:t>HL7</w:t>
      </w:r>
      <w:r w:rsidR="00995105" w:rsidRPr="001F42D3">
        <w:t xml:space="preserve"> </w:t>
      </w:r>
      <w:r w:rsidRPr="001F42D3">
        <w:t xml:space="preserve">V2.6 Section 4.5.1.6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DC6C843" w14:textId="77777777" w:rsidR="00D44BAE" w:rsidRPr="001F42D3" w:rsidRDefault="00D44BAE" w:rsidP="005C1693">
      <w:pPr>
        <w:pStyle w:val="BodyText"/>
      </w:pPr>
      <w:r w:rsidRPr="001F42D3">
        <w:rPr>
          <w:b/>
          <w:bCs/>
        </w:rPr>
        <w:t xml:space="preserve">ORC-8 Parent (EIP) 00222 </w:t>
      </w:r>
    </w:p>
    <w:p w14:paraId="5DFD8ECD" w14:textId="77777777" w:rsidR="00D44BAE" w:rsidRPr="005C1693" w:rsidRDefault="00D44BAE" w:rsidP="005C1693">
      <w:pPr>
        <w:pStyle w:val="Components"/>
        <w:ind w:left="0" w:hanging="2"/>
      </w:pPr>
      <w:r w:rsidRPr="005C1693">
        <w:t xml:space="preserve">Components: &lt;Placer Assigned Identifier (EI)&gt; ^ &lt;Filler Assigned Identifier (EI)&gt; </w:t>
      </w:r>
    </w:p>
    <w:p w14:paraId="635C2DDB" w14:textId="77777777" w:rsidR="00D44BAE" w:rsidRPr="005C1693" w:rsidRDefault="00D44BAE" w:rsidP="005C1693">
      <w:pPr>
        <w:pStyle w:val="Components"/>
        <w:ind w:left="0" w:hanging="2"/>
      </w:pPr>
      <w:r w:rsidRPr="005C1693">
        <w:t xml:space="preserve">Subcomponents for Placer Assigned Identifier (EI): &lt;Entity Identifier (ST)&gt; &amp; &lt;Namespace ID (IS)&gt; &amp; &lt;Universal ID (ST)&gt; &amp; &lt;Universal ID Type (ID)&gt; </w:t>
      </w:r>
    </w:p>
    <w:p w14:paraId="62580D2A" w14:textId="77777777" w:rsidR="00D44BAE" w:rsidRPr="005C1693" w:rsidRDefault="00D44BAE" w:rsidP="005C1693">
      <w:pPr>
        <w:pStyle w:val="Components"/>
        <w:ind w:left="0" w:hanging="2"/>
      </w:pPr>
      <w:r w:rsidRPr="005C1693">
        <w:t xml:space="preserve">Subcomponents for Filler Assigned Identifier (EI): &lt;Entity Identifier (ST)&gt; &amp; &lt;Namespace ID (IS)&gt; &amp; &lt;Universal ID (ST)&gt; &amp; &lt;Universal ID Type (ID)&gt; </w:t>
      </w:r>
    </w:p>
    <w:p w14:paraId="66FDDF98" w14:textId="77777777" w:rsidR="00D44BAE" w:rsidRPr="001F42D3" w:rsidRDefault="00D44BAE" w:rsidP="005C1693">
      <w:pPr>
        <w:pStyle w:val="BodyText"/>
      </w:pPr>
      <w:r w:rsidRPr="001F42D3">
        <w:t xml:space="preserve">Definition: This field relates a child to its parent when a parent-child relationship exists. The parent-child mechanism is described under </w:t>
      </w:r>
      <w:r w:rsidRPr="001F42D3">
        <w:rPr>
          <w:i/>
          <w:iCs/>
        </w:rPr>
        <w:t xml:space="preserve">HL7 Table 0119 - Order control codes </w:t>
      </w:r>
      <w:r w:rsidRPr="001F42D3">
        <w:t xml:space="preserve">. </w:t>
      </w:r>
    </w:p>
    <w:p w14:paraId="3477B42B" w14:textId="77777777" w:rsidR="00D44BAE" w:rsidRPr="001F42D3" w:rsidRDefault="00D44BAE" w:rsidP="005C1693">
      <w:pPr>
        <w:pStyle w:val="BodyText"/>
      </w:pPr>
      <w:r w:rsidRPr="001F42D3">
        <w:t xml:space="preserve">The first component has the same format as ORC-2-placer order number (Section </w:t>
      </w:r>
      <w:r w:rsidRPr="001F42D3">
        <w:rPr>
          <w:i/>
          <w:iCs/>
        </w:rPr>
        <w:t xml:space="preserve">4.5.1.2, </w:t>
      </w:r>
      <w:r w:rsidRPr="001F42D3">
        <w:t>"</w:t>
      </w:r>
      <w:r w:rsidRPr="001F42D3">
        <w:rPr>
          <w:i/>
          <w:iCs/>
        </w:rPr>
        <w:t xml:space="preserve">Placer Order Number </w:t>
      </w:r>
      <w:r w:rsidRPr="001F42D3">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3DA85449" w:rsidR="00D44BAE" w:rsidRPr="005C1693" w:rsidRDefault="00D44BAE" w:rsidP="005C1693">
      <w:pPr>
        <w:pStyle w:val="BodyText"/>
      </w:pPr>
      <w:r w:rsidRPr="001F42D3">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w:t>
      </w:r>
      <w:r w:rsidR="00091726" w:rsidRPr="001F42D3">
        <w:t>,</w:t>
      </w:r>
      <w:r w:rsidRPr="001F42D3">
        <w:t xml:space="preserve"> and the identifying filler order number must be present in the OBR segments.</w:t>
      </w:r>
    </w:p>
    <w:p w14:paraId="3BA6B6E2" w14:textId="77777777" w:rsidR="00B11855" w:rsidRPr="001F42D3" w:rsidRDefault="003D003E" w:rsidP="005C1693">
      <w:pPr>
        <w:pStyle w:val="BodyText"/>
      </w:pPr>
      <w:r w:rsidRPr="001F42D3">
        <w:rPr>
          <w:b/>
          <w:bCs/>
        </w:rPr>
        <w:t>ORC-9   Date/Time of Transaction</w:t>
      </w:r>
    </w:p>
    <w:p w14:paraId="05C2DBDD" w14:textId="77777777" w:rsidR="00B11855" w:rsidRPr="001F42D3" w:rsidRDefault="003D003E"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1F796602" w14:textId="102F3C7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F4B2176" w14:textId="77777777" w:rsidR="00B11855" w:rsidRPr="001F42D3" w:rsidRDefault="003D003E" w:rsidP="005C1693">
      <w:pPr>
        <w:pStyle w:val="BodyText"/>
      </w:pPr>
      <w:r w:rsidRPr="001F42D3">
        <w:rPr>
          <w:b/>
          <w:bCs/>
        </w:rPr>
        <w:t xml:space="preserve">ORC-10   Entered By </w:t>
      </w:r>
    </w:p>
    <w:p w14:paraId="504F7153" w14:textId="5DB7995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2BB659B" w14:textId="77777777" w:rsidR="00B11855" w:rsidRPr="001F42D3" w:rsidRDefault="003D003E" w:rsidP="005C1693">
      <w:pPr>
        <w:pStyle w:val="BodyText"/>
      </w:pPr>
      <w:r w:rsidRPr="001F42D3">
        <w:rPr>
          <w:b/>
          <w:bCs/>
        </w:rPr>
        <w:t>ORC-11   Verified By</w:t>
      </w:r>
    </w:p>
    <w:p w14:paraId="3A35A6BA" w14:textId="47B016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4.5.1.11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74A08FC" w14:textId="77777777" w:rsidR="00B11855" w:rsidRPr="001F42D3" w:rsidRDefault="003D003E" w:rsidP="005C1693">
      <w:pPr>
        <w:pStyle w:val="BodyText"/>
      </w:pPr>
      <w:r w:rsidRPr="001F42D3">
        <w:rPr>
          <w:b/>
          <w:bCs/>
        </w:rPr>
        <w:t>ORC-12   Ordering Provider</w:t>
      </w:r>
    </w:p>
    <w:p w14:paraId="2E47761A" w14:textId="1A19E27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4.5.1.12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68A9306" w14:textId="77777777" w:rsidR="00B11855" w:rsidRPr="001F42D3" w:rsidRDefault="003D003E" w:rsidP="005C1693">
      <w:pPr>
        <w:pStyle w:val="BodyText"/>
      </w:pPr>
      <w:r w:rsidRPr="001F42D3">
        <w:rPr>
          <w:b/>
          <w:bCs/>
        </w:rPr>
        <w:t>ORC-13   Enterer's Location</w:t>
      </w:r>
    </w:p>
    <w:p w14:paraId="0D36FCEA" w14:textId="2B16F5F1"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 </w:t>
      </w:r>
    </w:p>
    <w:p w14:paraId="1191452C" w14:textId="77777777" w:rsidR="00B11855" w:rsidRPr="001F42D3" w:rsidRDefault="003D003E" w:rsidP="005C1693">
      <w:pPr>
        <w:pStyle w:val="BodyText"/>
      </w:pPr>
      <w:r w:rsidRPr="001F42D3">
        <w:rPr>
          <w:b/>
          <w:bCs/>
        </w:rPr>
        <w:t>ORC-14   Call Back Phone Number</w:t>
      </w:r>
    </w:p>
    <w:p w14:paraId="0D176A40" w14:textId="3C688B0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5653D4BE" w14:textId="77777777" w:rsidR="00B11855" w:rsidRPr="001F42D3" w:rsidRDefault="003D003E" w:rsidP="005C1693">
      <w:pPr>
        <w:pStyle w:val="BodyText"/>
      </w:pPr>
      <w:r w:rsidRPr="001F42D3">
        <w:rPr>
          <w:b/>
          <w:bCs/>
        </w:rPr>
        <w:lastRenderedPageBreak/>
        <w:t>ORC-15   Order Effective Date/Time</w:t>
      </w:r>
    </w:p>
    <w:p w14:paraId="69155F67" w14:textId="25310C8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73F9DF36" w14:textId="77777777" w:rsidR="00B11855" w:rsidRPr="001F42D3" w:rsidRDefault="003D003E" w:rsidP="005C1693">
      <w:pPr>
        <w:pStyle w:val="BodyText"/>
      </w:pPr>
      <w:r w:rsidRPr="001F42D3">
        <w:rPr>
          <w:b/>
          <w:bCs/>
        </w:rPr>
        <w:t>ORC-16   Order Control Code Reason</w:t>
      </w:r>
    </w:p>
    <w:p w14:paraId="53F510EE" w14:textId="3E9D161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7B974D1B" w14:textId="77777777" w:rsidR="00B11855" w:rsidRPr="001F42D3" w:rsidRDefault="003D003E" w:rsidP="005C1693">
      <w:pPr>
        <w:pStyle w:val="BodyText"/>
      </w:pPr>
      <w:r w:rsidRPr="001F42D3">
        <w:rPr>
          <w:b/>
          <w:bCs/>
        </w:rPr>
        <w:t>ORC-17   Entering Organization</w:t>
      </w:r>
    </w:p>
    <w:p w14:paraId="7675EC0F" w14:textId="219C2E1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4.5.1.17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4EDE0FB" w14:textId="77777777" w:rsidR="00B11855" w:rsidRPr="001F42D3" w:rsidRDefault="003D003E" w:rsidP="005C1693">
      <w:pPr>
        <w:pStyle w:val="BodyText"/>
        <w:keepNext/>
      </w:pPr>
      <w:r w:rsidRPr="001F42D3">
        <w:rPr>
          <w:b/>
          <w:bCs/>
        </w:rPr>
        <w:t>ORC-18   Entering Device</w:t>
      </w:r>
    </w:p>
    <w:p w14:paraId="54DCB574" w14:textId="67AF4CA2"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4.5.1.18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22A0CCA" w14:textId="77777777" w:rsidR="00B11855" w:rsidRPr="001F42D3" w:rsidRDefault="003D003E" w:rsidP="005C1693">
      <w:pPr>
        <w:pStyle w:val="BodyText"/>
      </w:pPr>
      <w:r w:rsidRPr="001F42D3">
        <w:rPr>
          <w:b/>
          <w:bCs/>
        </w:rPr>
        <w:t>ORC-19   Action By</w:t>
      </w:r>
    </w:p>
    <w:p w14:paraId="12397F92" w14:textId="77777777" w:rsidR="00B11855" w:rsidRPr="001F42D3" w:rsidRDefault="003D003E" w:rsidP="003A64E3">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1F42D3" w:rsidRDefault="003D003E" w:rsidP="005C1693">
      <w:pPr>
        <w:pStyle w:val="BodyText"/>
      </w:pPr>
      <w:r w:rsidRPr="001F42D3">
        <w:t>Definition: This field contains the identity of the caregiver who initiated the event.</w:t>
      </w:r>
    </w:p>
    <w:p w14:paraId="1D6A5F4A" w14:textId="77777777" w:rsidR="00B11855" w:rsidRPr="001F42D3" w:rsidRDefault="003D003E" w:rsidP="005C1693">
      <w:pPr>
        <w:pStyle w:val="BodyText"/>
      </w:pPr>
      <w:r w:rsidRPr="001F42D3">
        <w:t xml:space="preserve">Subfield XCN-1 "ID number" is required for each identifier. </w:t>
      </w:r>
    </w:p>
    <w:p w14:paraId="14D6577A" w14:textId="77777777" w:rsidR="00B11855" w:rsidRPr="001F42D3" w:rsidRDefault="003D003E" w:rsidP="005C1693">
      <w:pPr>
        <w:pStyle w:val="BodyText"/>
      </w:pPr>
      <w:r w:rsidRPr="001F42D3">
        <w:rPr>
          <w:b/>
          <w:bCs/>
        </w:rPr>
        <w:t>ORC-20   Advanced Beneficiary Notice Code</w:t>
      </w:r>
    </w:p>
    <w:p w14:paraId="7DE6A2A2" w14:textId="3C35B61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3FA0D5A" w14:textId="77777777" w:rsidR="00B11855" w:rsidRPr="001F42D3" w:rsidRDefault="003D003E" w:rsidP="005C1693">
      <w:pPr>
        <w:pStyle w:val="BodyText"/>
      </w:pPr>
      <w:r w:rsidRPr="001F42D3">
        <w:rPr>
          <w:b/>
          <w:bCs/>
        </w:rPr>
        <w:t>ORC-21   Ordering Facility Name</w:t>
      </w:r>
    </w:p>
    <w:p w14:paraId="7ADEE9C4" w14:textId="68FE29D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4.5.1.21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54BB0D9F" w14:textId="77777777" w:rsidR="00B11855" w:rsidRPr="001F42D3" w:rsidRDefault="003D003E" w:rsidP="005C1693">
      <w:pPr>
        <w:pStyle w:val="BodyText"/>
      </w:pPr>
      <w:r w:rsidRPr="001F42D3">
        <w:rPr>
          <w:b/>
          <w:bCs/>
        </w:rPr>
        <w:t>ORC-22   Ordering Facility Address</w:t>
      </w:r>
    </w:p>
    <w:p w14:paraId="27066BB3" w14:textId="18988A4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4.5.1.22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C5E6AD3" w14:textId="77777777" w:rsidR="00B11855" w:rsidRPr="001F42D3" w:rsidRDefault="003D003E" w:rsidP="005C1693">
      <w:pPr>
        <w:pStyle w:val="BodyText"/>
      </w:pPr>
      <w:r w:rsidRPr="001F42D3">
        <w:rPr>
          <w:b/>
          <w:bCs/>
        </w:rPr>
        <w:t>ORC-23   Ordering Facility Phone Number</w:t>
      </w:r>
    </w:p>
    <w:p w14:paraId="0D34EE5B" w14:textId="4411E4F9"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2A8DA65" w14:textId="77777777" w:rsidR="00B11855" w:rsidRPr="001F42D3" w:rsidRDefault="003D003E" w:rsidP="005C1693">
      <w:pPr>
        <w:pStyle w:val="BodyText"/>
      </w:pPr>
      <w:r w:rsidRPr="001F42D3">
        <w:rPr>
          <w:b/>
          <w:bCs/>
        </w:rPr>
        <w:t>ORC-24   Ordering Provider Address</w:t>
      </w:r>
    </w:p>
    <w:p w14:paraId="62CF3D84" w14:textId="123E1FBE"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377CF37" w14:textId="77777777" w:rsidR="00B11855" w:rsidRPr="001F42D3" w:rsidRDefault="003D003E" w:rsidP="005C1693">
      <w:pPr>
        <w:pStyle w:val="BodyText"/>
      </w:pPr>
      <w:r w:rsidRPr="001F42D3">
        <w:rPr>
          <w:b/>
          <w:bCs/>
        </w:rPr>
        <w:t>ORC-25   Order Status Modifier</w:t>
      </w:r>
    </w:p>
    <w:p w14:paraId="665537C9" w14:textId="7C1F992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E4A0CCF" w14:textId="77777777" w:rsidR="00B11855" w:rsidRPr="001F42D3" w:rsidRDefault="003D003E" w:rsidP="005C1693">
      <w:pPr>
        <w:pStyle w:val="BodyText"/>
      </w:pPr>
      <w:r w:rsidRPr="001F42D3">
        <w:rPr>
          <w:b/>
          <w:bCs/>
        </w:rPr>
        <w:t>ORC-26   Advanced Beneficiary Notice Override Reason</w:t>
      </w:r>
    </w:p>
    <w:p w14:paraId="29DA4588" w14:textId="6809927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5AA2E46" w14:textId="77777777" w:rsidR="00B11855" w:rsidRPr="001F42D3" w:rsidRDefault="003D003E" w:rsidP="005C1693">
      <w:pPr>
        <w:pStyle w:val="BodyText"/>
      </w:pPr>
      <w:r w:rsidRPr="001F42D3">
        <w:rPr>
          <w:b/>
          <w:bCs/>
        </w:rPr>
        <w:t>ORC-27   Filler's Expected Availability Date/Time</w:t>
      </w:r>
    </w:p>
    <w:p w14:paraId="5CBE124A" w14:textId="4D710289" w:rsidR="00B11855" w:rsidRPr="001F42D3" w:rsidRDefault="003D003E" w:rsidP="005C1693">
      <w:pPr>
        <w:pStyle w:val="BodyText"/>
      </w:pPr>
      <w:r w:rsidRPr="001F42D3">
        <w:lastRenderedPageBreak/>
        <w:t xml:space="preserve">See </w:t>
      </w:r>
      <w:r w:rsidR="006D613E" w:rsidRPr="001F42D3">
        <w:t>HL7</w:t>
      </w:r>
      <w:r w:rsidR="00995105" w:rsidRPr="001F42D3">
        <w:t xml:space="preserve"> </w:t>
      </w:r>
      <w:r w:rsidRPr="001F42D3">
        <w:t xml:space="preserve">V2.6 Section 4.5.1.27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2D07914" w14:textId="77777777" w:rsidR="00B11855" w:rsidRPr="001F42D3" w:rsidRDefault="003D003E" w:rsidP="005C1693">
      <w:pPr>
        <w:pStyle w:val="BodyText"/>
      </w:pPr>
      <w:r w:rsidRPr="001F42D3">
        <w:rPr>
          <w:b/>
          <w:bCs/>
        </w:rPr>
        <w:t>ORC–28   Confidentiality Code</w:t>
      </w:r>
    </w:p>
    <w:p w14:paraId="12C19FBA" w14:textId="18CA9E2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4.5.1.28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919638A" w14:textId="77777777" w:rsidR="00B11855" w:rsidRPr="001F42D3" w:rsidRDefault="003D003E" w:rsidP="005C1693">
      <w:pPr>
        <w:pStyle w:val="BodyText"/>
      </w:pPr>
      <w:r w:rsidRPr="001F42D3">
        <w:rPr>
          <w:b/>
          <w:bCs/>
        </w:rPr>
        <w:t>ORC–29   Order Type</w:t>
      </w:r>
    </w:p>
    <w:p w14:paraId="4E0C5BC1" w14:textId="365666E0"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B28E4E9" w14:textId="77777777" w:rsidR="00B11855" w:rsidRPr="001F42D3" w:rsidRDefault="003D003E" w:rsidP="005C1693">
      <w:pPr>
        <w:pStyle w:val="BodyText"/>
        <w:keepNext/>
      </w:pPr>
      <w:r w:rsidRPr="001F42D3">
        <w:rPr>
          <w:b/>
          <w:bCs/>
        </w:rPr>
        <w:t>ORC–30   Enterer Authorization Mode</w:t>
      </w:r>
    </w:p>
    <w:p w14:paraId="7AE2AAC3" w14:textId="6D4C95B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4BDFF29" w14:textId="55EA5B38" w:rsidR="00B11855" w:rsidRPr="001F42D3" w:rsidRDefault="00D53FC4" w:rsidP="00B34AEB">
      <w:pPr>
        <w:pStyle w:val="Heading3"/>
        <w:numPr>
          <w:ilvl w:val="0"/>
          <w:numId w:val="0"/>
        </w:numPr>
        <w:rPr>
          <w:noProof w:val="0"/>
        </w:rPr>
      </w:pPr>
      <w:bookmarkStart w:id="866" w:name="_Toc401769869"/>
      <w:bookmarkStart w:id="867" w:name="_Toc181625238"/>
      <w:r w:rsidRPr="001F42D3">
        <w:rPr>
          <w:noProof w:val="0"/>
        </w:rPr>
        <w:t>B.</w:t>
      </w:r>
      <w:r w:rsidR="007226F4" w:rsidRPr="001F42D3">
        <w:rPr>
          <w:noProof w:val="0"/>
        </w:rPr>
        <w:t>9</w:t>
      </w:r>
      <w:r w:rsidRPr="001F42D3">
        <w:rPr>
          <w:noProof w:val="0"/>
        </w:rPr>
        <w:t xml:space="preserve">.1 </w:t>
      </w:r>
      <w:r w:rsidR="003D003E" w:rsidRPr="001F42D3">
        <w:rPr>
          <w:noProof w:val="0"/>
        </w:rPr>
        <w:t xml:space="preserve">ORC Observation Control Segment in ACM Transaction </w:t>
      </w:r>
      <w:bookmarkEnd w:id="866"/>
      <w:r w:rsidR="00647994" w:rsidRPr="001F42D3">
        <w:rPr>
          <w:noProof w:val="0"/>
        </w:rPr>
        <w:t>[PCD-04]</w:t>
      </w:r>
      <w:bookmarkEnd w:id="867"/>
    </w:p>
    <w:p w14:paraId="66B1473D" w14:textId="6EAB2659" w:rsidR="00B11855" w:rsidRPr="001F42D3" w:rsidRDefault="003D003E" w:rsidP="003A64E3">
      <w:pPr>
        <w:pStyle w:val="BodyText"/>
      </w:pPr>
      <w:r w:rsidRPr="001F42D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681E76B" w:rsidR="00B11855" w:rsidRPr="001F42D3" w:rsidRDefault="003D003E" w:rsidP="00CF5627">
      <w:pPr>
        <w:pStyle w:val="TableTitle"/>
      </w:pPr>
      <w:r w:rsidRPr="001F42D3">
        <w:t>Table B.</w:t>
      </w:r>
      <w:r w:rsidR="004B2D77" w:rsidRPr="001F42D3">
        <w:t>9</w:t>
      </w:r>
      <w:r w:rsidRPr="001F42D3">
        <w:t xml:space="preserve">.1-1: </w:t>
      </w:r>
      <w:r w:rsidR="006D613E" w:rsidRPr="001F42D3">
        <w:t>HL7</w:t>
      </w:r>
      <w:r w:rsidR="00995105" w:rsidRPr="001F42D3">
        <w:t xml:space="preserve"> </w:t>
      </w:r>
      <w:r w:rsidRPr="001F42D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1F42D3" w14:paraId="7A883E67" w14:textId="77777777" w:rsidTr="0034511D">
        <w:trPr>
          <w:cantSplit/>
          <w:jc w:val="center"/>
        </w:trPr>
        <w:tc>
          <w:tcPr>
            <w:tcW w:w="815" w:type="dxa"/>
            <w:shd w:val="clear" w:color="auto" w:fill="D9D9D9" w:themeFill="background1" w:themeFillShade="D9"/>
          </w:tcPr>
          <w:p w14:paraId="31769561" w14:textId="77777777" w:rsidR="00B11855" w:rsidRPr="001F42D3" w:rsidRDefault="003D003E" w:rsidP="003A64E3">
            <w:pPr>
              <w:pStyle w:val="TableEntryHeader"/>
            </w:pPr>
            <w:r w:rsidRPr="001F42D3">
              <w:t>SEQ</w:t>
            </w:r>
          </w:p>
        </w:tc>
        <w:tc>
          <w:tcPr>
            <w:tcW w:w="827" w:type="dxa"/>
            <w:shd w:val="clear" w:color="auto" w:fill="D9D9D9" w:themeFill="background1" w:themeFillShade="D9"/>
          </w:tcPr>
          <w:p w14:paraId="2D4D80C8" w14:textId="77777777" w:rsidR="00B11855" w:rsidRPr="001F42D3" w:rsidRDefault="003D003E" w:rsidP="003A64E3">
            <w:pPr>
              <w:pStyle w:val="TableEntryHeader"/>
            </w:pPr>
            <w:r w:rsidRPr="001F42D3">
              <w:t>LEN</w:t>
            </w:r>
          </w:p>
        </w:tc>
        <w:tc>
          <w:tcPr>
            <w:tcW w:w="741" w:type="dxa"/>
            <w:shd w:val="clear" w:color="auto" w:fill="D9D9D9" w:themeFill="background1" w:themeFillShade="D9"/>
          </w:tcPr>
          <w:p w14:paraId="11524AA2" w14:textId="77777777" w:rsidR="00B11855" w:rsidRPr="001F42D3" w:rsidRDefault="003D003E" w:rsidP="003A64E3">
            <w:pPr>
              <w:pStyle w:val="TableEntryHeader"/>
            </w:pPr>
            <w:r w:rsidRPr="001F42D3">
              <w:t>DT</w:t>
            </w:r>
          </w:p>
        </w:tc>
        <w:tc>
          <w:tcPr>
            <w:tcW w:w="828" w:type="dxa"/>
            <w:shd w:val="clear" w:color="auto" w:fill="D9D9D9" w:themeFill="background1" w:themeFillShade="D9"/>
          </w:tcPr>
          <w:p w14:paraId="1D05D164" w14:textId="77777777" w:rsidR="00B11855" w:rsidRPr="001F42D3" w:rsidRDefault="003D003E" w:rsidP="003A64E3">
            <w:pPr>
              <w:pStyle w:val="TableEntryHeader"/>
            </w:pPr>
            <w:r w:rsidRPr="001F42D3">
              <w:t>OPT</w:t>
            </w:r>
          </w:p>
        </w:tc>
        <w:tc>
          <w:tcPr>
            <w:tcW w:w="841" w:type="dxa"/>
            <w:shd w:val="clear" w:color="auto" w:fill="D9D9D9" w:themeFill="background1" w:themeFillShade="D9"/>
          </w:tcPr>
          <w:p w14:paraId="033EA713" w14:textId="77777777" w:rsidR="00B11855" w:rsidRPr="001F42D3" w:rsidRDefault="003D003E" w:rsidP="003A64E3">
            <w:pPr>
              <w:pStyle w:val="TableEntryHeader"/>
            </w:pPr>
            <w:r w:rsidRPr="001F42D3">
              <w:t>RP/#</w:t>
            </w:r>
          </w:p>
        </w:tc>
        <w:tc>
          <w:tcPr>
            <w:tcW w:w="935" w:type="dxa"/>
            <w:shd w:val="clear" w:color="auto" w:fill="D9D9D9" w:themeFill="background1" w:themeFillShade="D9"/>
          </w:tcPr>
          <w:p w14:paraId="159C2ACB" w14:textId="77777777" w:rsidR="00B11855" w:rsidRPr="001F42D3" w:rsidRDefault="003D003E" w:rsidP="003A64E3">
            <w:pPr>
              <w:pStyle w:val="TableEntryHeader"/>
            </w:pPr>
            <w:r w:rsidRPr="001F42D3">
              <w:t>TBL#</w:t>
            </w:r>
          </w:p>
        </w:tc>
        <w:tc>
          <w:tcPr>
            <w:tcW w:w="3658" w:type="dxa"/>
            <w:shd w:val="clear" w:color="auto" w:fill="D9D9D9" w:themeFill="background1" w:themeFillShade="D9"/>
          </w:tcPr>
          <w:p w14:paraId="23226BA4" w14:textId="77777777" w:rsidR="00B11855" w:rsidRPr="001F42D3" w:rsidRDefault="003D003E" w:rsidP="003A64E3">
            <w:pPr>
              <w:pStyle w:val="TableEntryHeader"/>
            </w:pPr>
            <w:r w:rsidRPr="001F42D3">
              <w:t>ELEMENT NAME</w:t>
            </w:r>
          </w:p>
        </w:tc>
      </w:tr>
      <w:tr w:rsidR="00C40FD5" w:rsidRPr="001F42D3" w14:paraId="33A8FFD4" w14:textId="77777777" w:rsidTr="006C0E8E">
        <w:trPr>
          <w:cantSplit/>
          <w:jc w:val="center"/>
        </w:trPr>
        <w:tc>
          <w:tcPr>
            <w:tcW w:w="815" w:type="dxa"/>
          </w:tcPr>
          <w:p w14:paraId="57CEEEBA" w14:textId="77777777" w:rsidR="00B11855" w:rsidRPr="001F42D3" w:rsidRDefault="003D003E" w:rsidP="003A64E3">
            <w:pPr>
              <w:pStyle w:val="TableEntry"/>
            </w:pPr>
            <w:r w:rsidRPr="001F42D3">
              <w:t>2</w:t>
            </w:r>
          </w:p>
        </w:tc>
        <w:tc>
          <w:tcPr>
            <w:tcW w:w="827" w:type="dxa"/>
          </w:tcPr>
          <w:p w14:paraId="38A93268" w14:textId="77777777" w:rsidR="00B11855" w:rsidRPr="001F42D3" w:rsidRDefault="003D003E" w:rsidP="003A64E3">
            <w:pPr>
              <w:pStyle w:val="TableEntry"/>
            </w:pPr>
            <w:r w:rsidRPr="001F42D3">
              <w:t>22</w:t>
            </w:r>
          </w:p>
        </w:tc>
        <w:tc>
          <w:tcPr>
            <w:tcW w:w="741" w:type="dxa"/>
          </w:tcPr>
          <w:p w14:paraId="4DFF9BA5" w14:textId="77777777" w:rsidR="00B11855" w:rsidRPr="001F42D3" w:rsidRDefault="003D003E" w:rsidP="003A64E3">
            <w:pPr>
              <w:pStyle w:val="TableEntry"/>
            </w:pPr>
            <w:r w:rsidRPr="001F42D3">
              <w:t>EI</w:t>
            </w:r>
          </w:p>
        </w:tc>
        <w:tc>
          <w:tcPr>
            <w:tcW w:w="828" w:type="dxa"/>
          </w:tcPr>
          <w:p w14:paraId="6202D6F1" w14:textId="77777777" w:rsidR="00B11855" w:rsidRPr="001F42D3" w:rsidRDefault="003D003E" w:rsidP="003A64E3">
            <w:pPr>
              <w:pStyle w:val="TableEntry"/>
            </w:pPr>
            <w:r w:rsidRPr="001F42D3">
              <w:t>O</w:t>
            </w:r>
          </w:p>
        </w:tc>
        <w:tc>
          <w:tcPr>
            <w:tcW w:w="841" w:type="dxa"/>
          </w:tcPr>
          <w:p w14:paraId="21FCB8C4" w14:textId="77777777" w:rsidR="00B11855" w:rsidRPr="001F42D3" w:rsidRDefault="00B11855" w:rsidP="003A64E3">
            <w:pPr>
              <w:pStyle w:val="TableEntry"/>
            </w:pPr>
          </w:p>
        </w:tc>
        <w:tc>
          <w:tcPr>
            <w:tcW w:w="935" w:type="dxa"/>
          </w:tcPr>
          <w:p w14:paraId="7748E92D" w14:textId="77777777" w:rsidR="00B11855" w:rsidRPr="001F42D3" w:rsidRDefault="00B11855" w:rsidP="003A64E3">
            <w:pPr>
              <w:pStyle w:val="TableEntry"/>
            </w:pPr>
          </w:p>
        </w:tc>
        <w:tc>
          <w:tcPr>
            <w:tcW w:w="3658" w:type="dxa"/>
          </w:tcPr>
          <w:p w14:paraId="43266978" w14:textId="77777777" w:rsidR="00B11855" w:rsidRPr="001F42D3" w:rsidRDefault="003D003E" w:rsidP="003A64E3">
            <w:pPr>
              <w:pStyle w:val="TableEntry"/>
            </w:pPr>
            <w:r w:rsidRPr="001F42D3">
              <w:t>Placer Order Number</w:t>
            </w:r>
          </w:p>
        </w:tc>
      </w:tr>
      <w:tr w:rsidR="00C40FD5" w:rsidRPr="001F42D3" w14:paraId="22C19054" w14:textId="77777777" w:rsidTr="006C0E8E">
        <w:trPr>
          <w:cantSplit/>
          <w:jc w:val="center"/>
        </w:trPr>
        <w:tc>
          <w:tcPr>
            <w:tcW w:w="815" w:type="dxa"/>
          </w:tcPr>
          <w:p w14:paraId="756B3CAF" w14:textId="77777777" w:rsidR="00B11855" w:rsidRPr="001F42D3" w:rsidRDefault="003D003E" w:rsidP="003A64E3">
            <w:pPr>
              <w:pStyle w:val="TableEntry"/>
            </w:pPr>
            <w:r w:rsidRPr="001F42D3">
              <w:t>12</w:t>
            </w:r>
          </w:p>
        </w:tc>
        <w:tc>
          <w:tcPr>
            <w:tcW w:w="827" w:type="dxa"/>
          </w:tcPr>
          <w:p w14:paraId="2E03E928" w14:textId="77777777" w:rsidR="00B11855" w:rsidRPr="001F42D3" w:rsidRDefault="003D003E" w:rsidP="003A64E3">
            <w:pPr>
              <w:pStyle w:val="TableEntry"/>
            </w:pPr>
            <w:r w:rsidRPr="001F42D3">
              <w:t>250</w:t>
            </w:r>
          </w:p>
        </w:tc>
        <w:tc>
          <w:tcPr>
            <w:tcW w:w="741" w:type="dxa"/>
          </w:tcPr>
          <w:p w14:paraId="67146671" w14:textId="77777777" w:rsidR="00B11855" w:rsidRPr="001F42D3" w:rsidRDefault="003D003E" w:rsidP="003A64E3">
            <w:pPr>
              <w:pStyle w:val="TableEntry"/>
            </w:pPr>
            <w:r w:rsidRPr="001F42D3">
              <w:t>XCN</w:t>
            </w:r>
          </w:p>
        </w:tc>
        <w:tc>
          <w:tcPr>
            <w:tcW w:w="828" w:type="dxa"/>
          </w:tcPr>
          <w:p w14:paraId="14AADEC3" w14:textId="77777777" w:rsidR="00B11855" w:rsidRPr="001F42D3" w:rsidRDefault="003D003E" w:rsidP="003A64E3">
            <w:pPr>
              <w:pStyle w:val="TableEntry"/>
            </w:pPr>
            <w:r w:rsidRPr="001F42D3">
              <w:t>O</w:t>
            </w:r>
          </w:p>
        </w:tc>
        <w:tc>
          <w:tcPr>
            <w:tcW w:w="841" w:type="dxa"/>
          </w:tcPr>
          <w:p w14:paraId="7A308CEB" w14:textId="77777777" w:rsidR="00B11855" w:rsidRPr="001F42D3" w:rsidRDefault="003D003E" w:rsidP="003A64E3">
            <w:pPr>
              <w:pStyle w:val="TableEntry"/>
            </w:pPr>
            <w:r w:rsidRPr="001F42D3">
              <w:t>Y</w:t>
            </w:r>
          </w:p>
        </w:tc>
        <w:tc>
          <w:tcPr>
            <w:tcW w:w="935" w:type="dxa"/>
          </w:tcPr>
          <w:p w14:paraId="339B0869" w14:textId="77777777" w:rsidR="00B11855" w:rsidRPr="001F42D3" w:rsidRDefault="00B11855" w:rsidP="003A64E3">
            <w:pPr>
              <w:pStyle w:val="TableEntry"/>
            </w:pPr>
          </w:p>
        </w:tc>
        <w:tc>
          <w:tcPr>
            <w:tcW w:w="3658" w:type="dxa"/>
          </w:tcPr>
          <w:p w14:paraId="5D9E737E" w14:textId="77777777" w:rsidR="00B11855" w:rsidRPr="001F42D3" w:rsidRDefault="003D003E" w:rsidP="003A64E3">
            <w:pPr>
              <w:pStyle w:val="TableEntry"/>
            </w:pPr>
            <w:r w:rsidRPr="001F42D3">
              <w:t>Ordering Provider</w:t>
            </w:r>
          </w:p>
        </w:tc>
      </w:tr>
      <w:tr w:rsidR="00C40FD5" w:rsidRPr="001F42D3" w14:paraId="5436100E" w14:textId="77777777" w:rsidTr="006C0E8E">
        <w:trPr>
          <w:cantSplit/>
          <w:jc w:val="center"/>
        </w:trPr>
        <w:tc>
          <w:tcPr>
            <w:tcW w:w="815" w:type="dxa"/>
          </w:tcPr>
          <w:p w14:paraId="76CA9B0A" w14:textId="77777777" w:rsidR="00B11855" w:rsidRPr="001F42D3" w:rsidRDefault="003D003E" w:rsidP="003A64E3">
            <w:pPr>
              <w:pStyle w:val="TableEntry"/>
            </w:pPr>
            <w:r w:rsidRPr="001F42D3">
              <w:t>14</w:t>
            </w:r>
          </w:p>
        </w:tc>
        <w:tc>
          <w:tcPr>
            <w:tcW w:w="827" w:type="dxa"/>
          </w:tcPr>
          <w:p w14:paraId="55AAB522" w14:textId="77777777" w:rsidR="00B11855" w:rsidRPr="001F42D3" w:rsidRDefault="003D003E" w:rsidP="003A64E3">
            <w:pPr>
              <w:pStyle w:val="TableEntry"/>
            </w:pPr>
            <w:r w:rsidRPr="001F42D3">
              <w:t>250</w:t>
            </w:r>
          </w:p>
        </w:tc>
        <w:tc>
          <w:tcPr>
            <w:tcW w:w="741" w:type="dxa"/>
          </w:tcPr>
          <w:p w14:paraId="10F3C5C7" w14:textId="77777777" w:rsidR="00B11855" w:rsidRPr="001F42D3" w:rsidRDefault="003D003E" w:rsidP="003A64E3">
            <w:pPr>
              <w:pStyle w:val="TableEntry"/>
            </w:pPr>
            <w:r w:rsidRPr="001F42D3">
              <w:t>XTN</w:t>
            </w:r>
          </w:p>
        </w:tc>
        <w:tc>
          <w:tcPr>
            <w:tcW w:w="828" w:type="dxa"/>
          </w:tcPr>
          <w:p w14:paraId="72F71066" w14:textId="77777777" w:rsidR="00B11855" w:rsidRPr="001F42D3" w:rsidRDefault="003D003E" w:rsidP="003A64E3">
            <w:pPr>
              <w:pStyle w:val="TableEntry"/>
            </w:pPr>
            <w:r w:rsidRPr="001F42D3">
              <w:t>O</w:t>
            </w:r>
          </w:p>
        </w:tc>
        <w:tc>
          <w:tcPr>
            <w:tcW w:w="841" w:type="dxa"/>
          </w:tcPr>
          <w:p w14:paraId="0B3D003C" w14:textId="77777777" w:rsidR="00B11855" w:rsidRPr="001F42D3" w:rsidRDefault="003D003E" w:rsidP="003A64E3">
            <w:pPr>
              <w:pStyle w:val="TableEntry"/>
            </w:pPr>
            <w:r w:rsidRPr="001F42D3">
              <w:t>Y/2</w:t>
            </w:r>
          </w:p>
        </w:tc>
        <w:tc>
          <w:tcPr>
            <w:tcW w:w="935" w:type="dxa"/>
          </w:tcPr>
          <w:p w14:paraId="3E3EB5EB" w14:textId="77777777" w:rsidR="00B11855" w:rsidRPr="001F42D3" w:rsidRDefault="00B11855" w:rsidP="003A64E3">
            <w:pPr>
              <w:pStyle w:val="TableEntry"/>
            </w:pPr>
          </w:p>
        </w:tc>
        <w:tc>
          <w:tcPr>
            <w:tcW w:w="3658" w:type="dxa"/>
          </w:tcPr>
          <w:p w14:paraId="06D5D416" w14:textId="77777777" w:rsidR="00B11855" w:rsidRPr="001F42D3" w:rsidRDefault="003D003E" w:rsidP="003A64E3">
            <w:pPr>
              <w:pStyle w:val="TableEntry"/>
            </w:pPr>
            <w:r w:rsidRPr="001F42D3">
              <w:t>Call Back Phone Number</w:t>
            </w:r>
          </w:p>
        </w:tc>
      </w:tr>
    </w:tbl>
    <w:p w14:paraId="3912CE8A" w14:textId="77777777" w:rsidR="00B11855" w:rsidRPr="001F42D3" w:rsidRDefault="00B11855" w:rsidP="003A64E3">
      <w:pPr>
        <w:pStyle w:val="BodyText"/>
      </w:pPr>
    </w:p>
    <w:p w14:paraId="218A5BBA" w14:textId="77777777" w:rsidR="00B11855" w:rsidRPr="001F42D3" w:rsidRDefault="003D003E" w:rsidP="005C1693">
      <w:pPr>
        <w:pStyle w:val="BodyText"/>
      </w:pPr>
      <w:r w:rsidRPr="001F42D3">
        <w:rPr>
          <w:b/>
          <w:bCs/>
        </w:rPr>
        <w:t>ORC-2 Placer Order Number (EI) 00216</w:t>
      </w:r>
    </w:p>
    <w:p w14:paraId="53EDAF02" w14:textId="77777777" w:rsidR="00B11855" w:rsidRPr="001F42D3" w:rsidRDefault="003D003E" w:rsidP="005C1693">
      <w:pPr>
        <w:pStyle w:val="BodyText"/>
      </w:pPr>
      <w:r w:rsidRPr="001F42D3">
        <w:t>This field is the placer application's order number.</w:t>
      </w:r>
    </w:p>
    <w:p w14:paraId="605FC1A8" w14:textId="77777777" w:rsidR="00B11855" w:rsidRPr="001F42D3" w:rsidRDefault="003D003E" w:rsidP="005C1693">
      <w:pPr>
        <w:pStyle w:val="BodyText"/>
      </w:pPr>
      <w:r w:rsidRPr="001F42D3">
        <w:rPr>
          <w:b/>
          <w:bCs/>
        </w:rPr>
        <w:t>ORC-12 Ordering Provider (XCN) 00226</w:t>
      </w:r>
    </w:p>
    <w:p w14:paraId="54953361" w14:textId="6740A131" w:rsidR="00B11855" w:rsidRPr="001F42D3" w:rsidRDefault="003D003E" w:rsidP="005C1693">
      <w:pPr>
        <w:pStyle w:val="BodyText"/>
      </w:pPr>
      <w:r w:rsidRPr="001F42D3">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w:t>
      </w:r>
      <w:r w:rsidR="00091726" w:rsidRPr="001F42D3">
        <w:t>,</w:t>
      </w:r>
      <w:r w:rsidRPr="001F42D3">
        <w:t xml:space="preserve"> and </w:t>
      </w:r>
      <w:proofErr w:type="gramStart"/>
      <w:r w:rsidRPr="001F42D3">
        <w:t>the identifying</w:t>
      </w:r>
      <w:proofErr w:type="gramEnd"/>
      <w:r w:rsidRPr="001F42D3">
        <w:t xml:space="preserve"> filler order number may be present in the OBR segment.</w:t>
      </w:r>
    </w:p>
    <w:p w14:paraId="7AE0F8E9" w14:textId="77777777" w:rsidR="00B11855" w:rsidRPr="001F42D3" w:rsidRDefault="003D003E" w:rsidP="005C1693">
      <w:pPr>
        <w:pStyle w:val="BodyText"/>
      </w:pPr>
      <w:r w:rsidRPr="001F42D3">
        <w:rPr>
          <w:b/>
          <w:bCs/>
        </w:rPr>
        <w:t>ORC-14 Call Back Phone Number (XTN) 00228</w:t>
      </w:r>
    </w:p>
    <w:p w14:paraId="23B9F955" w14:textId="77777777" w:rsidR="00B11855" w:rsidRPr="001F42D3" w:rsidRDefault="003D003E" w:rsidP="005C1693">
      <w:pPr>
        <w:pStyle w:val="BodyText"/>
      </w:pPr>
      <w:r w:rsidRPr="001F42D3">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1F42D3" w:rsidRDefault="00D53FC4" w:rsidP="00B34AEB">
      <w:pPr>
        <w:pStyle w:val="Heading3"/>
        <w:numPr>
          <w:ilvl w:val="0"/>
          <w:numId w:val="0"/>
        </w:numPr>
        <w:rPr>
          <w:noProof w:val="0"/>
        </w:rPr>
      </w:pPr>
      <w:bookmarkStart w:id="868" w:name="_Toc428889193"/>
      <w:bookmarkStart w:id="869" w:name="_Toc429498868"/>
      <w:bookmarkStart w:id="870" w:name="_Toc429499759"/>
      <w:bookmarkStart w:id="871" w:name="_Toc429499990"/>
      <w:bookmarkStart w:id="872" w:name="_Toc429730306"/>
      <w:bookmarkStart w:id="873" w:name="_Toc181625239"/>
      <w:bookmarkStart w:id="874" w:name="_Toc401769870"/>
      <w:bookmarkStart w:id="875" w:name="B10_PRT_Participation_Informat"/>
      <w:bookmarkEnd w:id="868"/>
      <w:bookmarkEnd w:id="869"/>
      <w:bookmarkEnd w:id="870"/>
      <w:bookmarkEnd w:id="871"/>
      <w:bookmarkEnd w:id="872"/>
      <w:r w:rsidRPr="001F42D3">
        <w:rPr>
          <w:noProof w:val="0"/>
        </w:rPr>
        <w:lastRenderedPageBreak/>
        <w:t>B.</w:t>
      </w:r>
      <w:r w:rsidR="007226F4" w:rsidRPr="001F42D3">
        <w:rPr>
          <w:noProof w:val="0"/>
        </w:rPr>
        <w:t>9</w:t>
      </w:r>
      <w:r w:rsidRPr="001F42D3">
        <w:rPr>
          <w:noProof w:val="0"/>
        </w:rPr>
        <w:t xml:space="preserve">.2 </w:t>
      </w:r>
      <w:r w:rsidR="00995849" w:rsidRPr="001F42D3">
        <w:rPr>
          <w:noProof w:val="0"/>
        </w:rPr>
        <w:t>O</w:t>
      </w:r>
      <w:r w:rsidR="00D84706" w:rsidRPr="001F42D3">
        <w:rPr>
          <w:noProof w:val="0"/>
        </w:rPr>
        <w:t>RC Observation Control Segment in PIV Application Acknowledgment (RRG^O16^RRG_O16 Pharmacy/Treatment Give Acknowledgement)</w:t>
      </w:r>
      <w:bookmarkEnd w:id="873"/>
    </w:p>
    <w:p w14:paraId="3D080816" w14:textId="7FE5B073" w:rsidR="00D84706" w:rsidRPr="001F42D3" w:rsidRDefault="00D84706" w:rsidP="00C44528">
      <w:pPr>
        <w:pStyle w:val="BodyText"/>
      </w:pPr>
      <w:r w:rsidRPr="001F42D3">
        <w:t xml:space="preserve">In the PIV application </w:t>
      </w:r>
      <w:r w:rsidR="0028379E" w:rsidRPr="001F42D3">
        <w:t>acknowledgement,</w:t>
      </w:r>
      <w:r w:rsidRPr="001F42D3">
        <w:t xml:space="preserve"> this segment is optionally used by the IOC to contain the order number and other information that is provided in the </w:t>
      </w:r>
      <w:r w:rsidR="00647994" w:rsidRPr="001F42D3">
        <w:t>PCD-03</w:t>
      </w:r>
      <w:r w:rsidRPr="001F42D3">
        <w:t xml:space="preserve"> message.</w:t>
      </w:r>
    </w:p>
    <w:p w14:paraId="782B18FE" w14:textId="341A8031" w:rsidR="00D84706" w:rsidRPr="001F42D3" w:rsidRDefault="00D84706" w:rsidP="00CF5627">
      <w:pPr>
        <w:pStyle w:val="TableTitle"/>
      </w:pPr>
      <w:r w:rsidRPr="001F42D3">
        <w:t>Table B.9.</w:t>
      </w:r>
      <w:r w:rsidR="004E547A" w:rsidRPr="001F42D3">
        <w:t>2-1</w:t>
      </w:r>
      <w:r w:rsidRPr="001F42D3">
        <w:t xml:space="preserve">: </w:t>
      </w:r>
      <w:r w:rsidR="006D613E" w:rsidRPr="001F42D3">
        <w:t>HL7</w:t>
      </w:r>
      <w:r w:rsidR="00995105" w:rsidRPr="001F42D3">
        <w:t xml:space="preserve"> </w:t>
      </w:r>
      <w:r w:rsidRPr="001F42D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1F42D3" w14:paraId="17FDAF91" w14:textId="77777777" w:rsidTr="005C1693">
        <w:trPr>
          <w:tblHeader/>
        </w:trPr>
        <w:tc>
          <w:tcPr>
            <w:tcW w:w="738" w:type="dxa"/>
            <w:shd w:val="clear" w:color="auto" w:fill="D9D9D9"/>
          </w:tcPr>
          <w:p w14:paraId="286AC2C8" w14:textId="77777777" w:rsidR="000B3A40" w:rsidRPr="001F42D3" w:rsidRDefault="000B3A40" w:rsidP="00430F57">
            <w:pPr>
              <w:pStyle w:val="TableEntryHeader"/>
            </w:pPr>
            <w:r w:rsidRPr="001F42D3">
              <w:t>SEQ</w:t>
            </w:r>
          </w:p>
        </w:tc>
        <w:tc>
          <w:tcPr>
            <w:tcW w:w="900" w:type="dxa"/>
            <w:shd w:val="clear" w:color="auto" w:fill="D9D9D9"/>
          </w:tcPr>
          <w:p w14:paraId="22BF4BE6" w14:textId="77777777" w:rsidR="000B3A40" w:rsidRPr="001F42D3" w:rsidRDefault="000B3A40" w:rsidP="00430F57">
            <w:pPr>
              <w:pStyle w:val="TableEntryHeader"/>
            </w:pPr>
            <w:r w:rsidRPr="001F42D3">
              <w:t>LEN</w:t>
            </w:r>
          </w:p>
        </w:tc>
        <w:tc>
          <w:tcPr>
            <w:tcW w:w="810" w:type="dxa"/>
            <w:shd w:val="clear" w:color="auto" w:fill="D9D9D9"/>
          </w:tcPr>
          <w:p w14:paraId="1FCF76D8" w14:textId="77777777" w:rsidR="000B3A40" w:rsidRPr="001F42D3" w:rsidRDefault="000B3A40" w:rsidP="00430F57">
            <w:pPr>
              <w:pStyle w:val="TableEntryHeader"/>
            </w:pPr>
            <w:r w:rsidRPr="001F42D3">
              <w:t>DT</w:t>
            </w:r>
          </w:p>
        </w:tc>
        <w:tc>
          <w:tcPr>
            <w:tcW w:w="810" w:type="dxa"/>
            <w:shd w:val="clear" w:color="auto" w:fill="D9D9D9"/>
          </w:tcPr>
          <w:p w14:paraId="750F1076" w14:textId="77777777" w:rsidR="000B3A40" w:rsidRPr="001F42D3" w:rsidRDefault="000B3A40" w:rsidP="00430F57">
            <w:pPr>
              <w:pStyle w:val="TableEntryHeader"/>
            </w:pPr>
            <w:r w:rsidRPr="001F42D3">
              <w:t>OPT</w:t>
            </w:r>
          </w:p>
        </w:tc>
        <w:tc>
          <w:tcPr>
            <w:tcW w:w="990" w:type="dxa"/>
            <w:shd w:val="clear" w:color="auto" w:fill="D9D9D9"/>
          </w:tcPr>
          <w:p w14:paraId="5DF77075" w14:textId="77777777" w:rsidR="000B3A40" w:rsidRPr="001F42D3" w:rsidRDefault="000B3A40" w:rsidP="00430F57">
            <w:pPr>
              <w:pStyle w:val="TableEntryHeader"/>
            </w:pPr>
            <w:r w:rsidRPr="001F42D3">
              <w:t>RP/#</w:t>
            </w:r>
          </w:p>
        </w:tc>
        <w:tc>
          <w:tcPr>
            <w:tcW w:w="990" w:type="dxa"/>
            <w:shd w:val="clear" w:color="auto" w:fill="D9D9D9"/>
          </w:tcPr>
          <w:p w14:paraId="78A2206D" w14:textId="77777777" w:rsidR="000B3A40" w:rsidRPr="001F42D3" w:rsidRDefault="000B3A40" w:rsidP="00430F57">
            <w:pPr>
              <w:pStyle w:val="TableEntryHeader"/>
            </w:pPr>
            <w:r w:rsidRPr="001F42D3">
              <w:t>TBL#</w:t>
            </w:r>
          </w:p>
        </w:tc>
        <w:tc>
          <w:tcPr>
            <w:tcW w:w="3618" w:type="dxa"/>
            <w:shd w:val="clear" w:color="auto" w:fill="D9D9D9"/>
          </w:tcPr>
          <w:p w14:paraId="7EC2F353" w14:textId="77777777" w:rsidR="000B3A40" w:rsidRPr="001F42D3" w:rsidRDefault="000B3A40" w:rsidP="00430F57">
            <w:pPr>
              <w:pStyle w:val="TableEntryHeader"/>
            </w:pPr>
            <w:r w:rsidRPr="001F42D3">
              <w:t>ELEMENT NAME</w:t>
            </w:r>
          </w:p>
        </w:tc>
      </w:tr>
      <w:tr w:rsidR="000B3A40" w:rsidRPr="001F42D3" w14:paraId="3926FDB0" w14:textId="77777777" w:rsidTr="00430F57">
        <w:tc>
          <w:tcPr>
            <w:tcW w:w="738" w:type="dxa"/>
          </w:tcPr>
          <w:p w14:paraId="7A44FD41" w14:textId="77777777" w:rsidR="000B3A40" w:rsidRPr="001F42D3" w:rsidRDefault="000B3A40" w:rsidP="0034367E">
            <w:pPr>
              <w:pStyle w:val="TableEntry"/>
            </w:pPr>
            <w:r w:rsidRPr="001F42D3">
              <w:t>2</w:t>
            </w:r>
          </w:p>
        </w:tc>
        <w:tc>
          <w:tcPr>
            <w:tcW w:w="900" w:type="dxa"/>
          </w:tcPr>
          <w:p w14:paraId="43B48D91" w14:textId="77777777" w:rsidR="000B3A40" w:rsidRPr="001F42D3" w:rsidRDefault="000B3A40" w:rsidP="0034367E">
            <w:pPr>
              <w:pStyle w:val="TableEntry"/>
            </w:pPr>
            <w:r w:rsidRPr="001F42D3">
              <w:t>22</w:t>
            </w:r>
          </w:p>
        </w:tc>
        <w:tc>
          <w:tcPr>
            <w:tcW w:w="810" w:type="dxa"/>
          </w:tcPr>
          <w:p w14:paraId="00A7BD56" w14:textId="77777777" w:rsidR="000B3A40" w:rsidRPr="001F42D3" w:rsidRDefault="000B3A40" w:rsidP="0034367E">
            <w:pPr>
              <w:pStyle w:val="TableEntry"/>
            </w:pPr>
            <w:r w:rsidRPr="001F42D3">
              <w:t>EI</w:t>
            </w:r>
          </w:p>
        </w:tc>
        <w:tc>
          <w:tcPr>
            <w:tcW w:w="810" w:type="dxa"/>
          </w:tcPr>
          <w:p w14:paraId="3E172E8F" w14:textId="77777777" w:rsidR="000B3A40" w:rsidRPr="001F42D3" w:rsidRDefault="000B3A40" w:rsidP="0034367E">
            <w:pPr>
              <w:pStyle w:val="TableEntry"/>
            </w:pPr>
            <w:r w:rsidRPr="001F42D3">
              <w:t>R</w:t>
            </w:r>
          </w:p>
        </w:tc>
        <w:tc>
          <w:tcPr>
            <w:tcW w:w="990" w:type="dxa"/>
          </w:tcPr>
          <w:p w14:paraId="1A620523" w14:textId="77777777" w:rsidR="000B3A40" w:rsidRPr="001F42D3" w:rsidRDefault="000B3A40" w:rsidP="0034367E">
            <w:pPr>
              <w:pStyle w:val="TableEntry"/>
            </w:pPr>
            <w:r w:rsidRPr="001F42D3">
              <w:t>[1..1]</w:t>
            </w:r>
          </w:p>
        </w:tc>
        <w:tc>
          <w:tcPr>
            <w:tcW w:w="990" w:type="dxa"/>
          </w:tcPr>
          <w:p w14:paraId="3D6BBED8" w14:textId="77777777" w:rsidR="000B3A40" w:rsidRPr="001F42D3" w:rsidRDefault="000B3A40" w:rsidP="0034367E">
            <w:pPr>
              <w:pStyle w:val="TableEntry"/>
            </w:pPr>
          </w:p>
        </w:tc>
        <w:tc>
          <w:tcPr>
            <w:tcW w:w="3618" w:type="dxa"/>
          </w:tcPr>
          <w:p w14:paraId="698547F9" w14:textId="77777777" w:rsidR="000B3A40" w:rsidRPr="001F42D3" w:rsidRDefault="000B3A40" w:rsidP="0034367E">
            <w:pPr>
              <w:pStyle w:val="TableEntry"/>
            </w:pPr>
            <w:r w:rsidRPr="001F42D3">
              <w:t>Placer Order Number</w:t>
            </w:r>
          </w:p>
        </w:tc>
      </w:tr>
      <w:tr w:rsidR="000B3A40" w:rsidRPr="001F42D3" w14:paraId="6293B294" w14:textId="77777777" w:rsidTr="00430F57">
        <w:tc>
          <w:tcPr>
            <w:tcW w:w="738" w:type="dxa"/>
          </w:tcPr>
          <w:p w14:paraId="27DF27CC" w14:textId="77777777" w:rsidR="000B3A40" w:rsidRPr="001F42D3" w:rsidRDefault="000B3A40" w:rsidP="0034367E">
            <w:pPr>
              <w:pStyle w:val="TableEntry"/>
            </w:pPr>
            <w:r w:rsidRPr="001F42D3">
              <w:t>9</w:t>
            </w:r>
          </w:p>
        </w:tc>
        <w:tc>
          <w:tcPr>
            <w:tcW w:w="900" w:type="dxa"/>
          </w:tcPr>
          <w:p w14:paraId="3706954D" w14:textId="77777777" w:rsidR="000B3A40" w:rsidRPr="001F42D3" w:rsidRDefault="000B3A40" w:rsidP="0034367E">
            <w:pPr>
              <w:pStyle w:val="TableEntry"/>
            </w:pPr>
            <w:r w:rsidRPr="001F42D3">
              <w:t>24</w:t>
            </w:r>
          </w:p>
        </w:tc>
        <w:tc>
          <w:tcPr>
            <w:tcW w:w="810" w:type="dxa"/>
          </w:tcPr>
          <w:p w14:paraId="129A7CCC" w14:textId="77777777" w:rsidR="000B3A40" w:rsidRPr="001F42D3" w:rsidRDefault="000B3A40" w:rsidP="0034367E">
            <w:pPr>
              <w:pStyle w:val="TableEntry"/>
            </w:pPr>
            <w:r w:rsidRPr="001F42D3">
              <w:t>DTM</w:t>
            </w:r>
          </w:p>
        </w:tc>
        <w:tc>
          <w:tcPr>
            <w:tcW w:w="810" w:type="dxa"/>
          </w:tcPr>
          <w:p w14:paraId="4BB25F12" w14:textId="77777777" w:rsidR="000B3A40" w:rsidRPr="001F42D3" w:rsidRDefault="000B3A40" w:rsidP="0034367E">
            <w:pPr>
              <w:pStyle w:val="TableEntry"/>
            </w:pPr>
            <w:r w:rsidRPr="001F42D3">
              <w:t>O</w:t>
            </w:r>
          </w:p>
        </w:tc>
        <w:tc>
          <w:tcPr>
            <w:tcW w:w="990" w:type="dxa"/>
          </w:tcPr>
          <w:p w14:paraId="14F621E3" w14:textId="77777777" w:rsidR="000B3A40" w:rsidRPr="001F42D3" w:rsidRDefault="000B3A40" w:rsidP="0034367E">
            <w:pPr>
              <w:pStyle w:val="TableEntry"/>
            </w:pPr>
            <w:r w:rsidRPr="001F42D3">
              <w:t>[0..1]</w:t>
            </w:r>
          </w:p>
        </w:tc>
        <w:tc>
          <w:tcPr>
            <w:tcW w:w="990" w:type="dxa"/>
          </w:tcPr>
          <w:p w14:paraId="417ECDF8" w14:textId="77777777" w:rsidR="000B3A40" w:rsidRPr="001F42D3" w:rsidRDefault="000B3A40" w:rsidP="0034367E">
            <w:pPr>
              <w:pStyle w:val="TableEntry"/>
            </w:pPr>
          </w:p>
        </w:tc>
        <w:tc>
          <w:tcPr>
            <w:tcW w:w="3618" w:type="dxa"/>
          </w:tcPr>
          <w:p w14:paraId="38B06807" w14:textId="77777777" w:rsidR="000B3A40" w:rsidRPr="001F42D3" w:rsidRDefault="000B3A40" w:rsidP="0034367E">
            <w:pPr>
              <w:pStyle w:val="TableEntry"/>
            </w:pPr>
            <w:r w:rsidRPr="001F42D3">
              <w:t>Date/Time of Transaction</w:t>
            </w:r>
          </w:p>
        </w:tc>
      </w:tr>
      <w:tr w:rsidR="000B3A40" w:rsidRPr="001F42D3" w14:paraId="5A7264BC" w14:textId="77777777" w:rsidTr="00430F57">
        <w:tc>
          <w:tcPr>
            <w:tcW w:w="738" w:type="dxa"/>
          </w:tcPr>
          <w:p w14:paraId="5736B008" w14:textId="77777777" w:rsidR="000B3A40" w:rsidRPr="001F42D3" w:rsidRDefault="000B3A40" w:rsidP="0034367E">
            <w:pPr>
              <w:pStyle w:val="TableEntry"/>
            </w:pPr>
            <w:r w:rsidRPr="001F42D3">
              <w:t>19</w:t>
            </w:r>
          </w:p>
        </w:tc>
        <w:tc>
          <w:tcPr>
            <w:tcW w:w="900" w:type="dxa"/>
          </w:tcPr>
          <w:p w14:paraId="680BFBB2" w14:textId="77777777" w:rsidR="000B3A40" w:rsidRPr="001F42D3" w:rsidRDefault="000B3A40" w:rsidP="0034367E">
            <w:pPr>
              <w:pStyle w:val="TableEntry"/>
            </w:pPr>
            <w:r w:rsidRPr="001F42D3">
              <w:t>705</w:t>
            </w:r>
          </w:p>
        </w:tc>
        <w:tc>
          <w:tcPr>
            <w:tcW w:w="810" w:type="dxa"/>
          </w:tcPr>
          <w:p w14:paraId="2EC3BEDF" w14:textId="77777777" w:rsidR="000B3A40" w:rsidRPr="001F42D3" w:rsidRDefault="000B3A40" w:rsidP="0034367E">
            <w:pPr>
              <w:pStyle w:val="TableEntry"/>
            </w:pPr>
            <w:r w:rsidRPr="001F42D3">
              <w:t>XCN</w:t>
            </w:r>
          </w:p>
        </w:tc>
        <w:tc>
          <w:tcPr>
            <w:tcW w:w="810" w:type="dxa"/>
          </w:tcPr>
          <w:p w14:paraId="267E375F" w14:textId="77777777" w:rsidR="000B3A40" w:rsidRPr="001F42D3" w:rsidRDefault="000B3A40" w:rsidP="0034367E">
            <w:pPr>
              <w:pStyle w:val="TableEntry"/>
            </w:pPr>
            <w:r w:rsidRPr="001F42D3">
              <w:t>O</w:t>
            </w:r>
          </w:p>
        </w:tc>
        <w:tc>
          <w:tcPr>
            <w:tcW w:w="990" w:type="dxa"/>
          </w:tcPr>
          <w:p w14:paraId="531F007E" w14:textId="77777777" w:rsidR="000B3A40" w:rsidRPr="001F42D3" w:rsidRDefault="000B3A40" w:rsidP="0034367E">
            <w:pPr>
              <w:pStyle w:val="TableEntry"/>
            </w:pPr>
            <w:r w:rsidRPr="001F42D3">
              <w:t>[0..1]</w:t>
            </w:r>
          </w:p>
        </w:tc>
        <w:tc>
          <w:tcPr>
            <w:tcW w:w="990" w:type="dxa"/>
          </w:tcPr>
          <w:p w14:paraId="6762B877" w14:textId="77777777" w:rsidR="000B3A40" w:rsidRPr="001F42D3" w:rsidRDefault="000B3A40" w:rsidP="0034367E">
            <w:pPr>
              <w:pStyle w:val="TableEntry"/>
            </w:pPr>
          </w:p>
        </w:tc>
        <w:tc>
          <w:tcPr>
            <w:tcW w:w="3618" w:type="dxa"/>
          </w:tcPr>
          <w:p w14:paraId="514B8D23" w14:textId="77777777" w:rsidR="000B3A40" w:rsidRPr="001F42D3" w:rsidRDefault="000B3A40" w:rsidP="0034367E">
            <w:pPr>
              <w:pStyle w:val="TableEntry"/>
            </w:pPr>
            <w:r w:rsidRPr="001F42D3">
              <w:t>Action By</w:t>
            </w:r>
          </w:p>
        </w:tc>
      </w:tr>
    </w:tbl>
    <w:p w14:paraId="6A18A707" w14:textId="77777777" w:rsidR="004B2D77" w:rsidRPr="001F42D3" w:rsidRDefault="004B2D77" w:rsidP="005C1693">
      <w:pPr>
        <w:pStyle w:val="BodyText"/>
      </w:pPr>
    </w:p>
    <w:p w14:paraId="25284F61" w14:textId="66050834" w:rsidR="00D84706" w:rsidRPr="001F42D3" w:rsidRDefault="00D84706" w:rsidP="005C1693">
      <w:pPr>
        <w:pStyle w:val="BodyText"/>
      </w:pPr>
      <w:r w:rsidRPr="001F42D3">
        <w:rPr>
          <w:b/>
          <w:bCs/>
        </w:rPr>
        <w:t>ORC-2 Placer Order Number (EI) 00216</w:t>
      </w:r>
    </w:p>
    <w:p w14:paraId="1679F75C" w14:textId="77777777" w:rsidR="00D84706" w:rsidRPr="001F42D3" w:rsidRDefault="00D84706" w:rsidP="005C1693">
      <w:pPr>
        <w:pStyle w:val="BodyText"/>
      </w:pPr>
      <w:r w:rsidRPr="001F42D3">
        <w:t>This field is the placer application's order number.</w:t>
      </w:r>
    </w:p>
    <w:p w14:paraId="601343F6" w14:textId="77777777" w:rsidR="00D84706" w:rsidRPr="001F42D3" w:rsidRDefault="00D84706" w:rsidP="005C1693">
      <w:pPr>
        <w:pStyle w:val="BodyText"/>
      </w:pPr>
      <w:r w:rsidRPr="001F42D3">
        <w:rPr>
          <w:b/>
          <w:bCs/>
        </w:rPr>
        <w:t>ORC-9   Date/Time of Transaction</w:t>
      </w:r>
    </w:p>
    <w:p w14:paraId="5E230F67" w14:textId="77777777" w:rsidR="00D84706" w:rsidRPr="001F42D3" w:rsidRDefault="00D84706"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0212D6DC" w14:textId="7E238049" w:rsidR="00D84706" w:rsidRPr="001F42D3" w:rsidRDefault="00D84706" w:rsidP="005C1693">
      <w:pPr>
        <w:pStyle w:val="BodyText"/>
      </w:pPr>
      <w:r w:rsidRPr="001F42D3">
        <w:t xml:space="preserve">See </w:t>
      </w:r>
      <w:r w:rsidR="006D613E" w:rsidRPr="001F42D3">
        <w:t>HL7</w:t>
      </w:r>
      <w:r w:rsidR="00995105" w:rsidRPr="001F42D3">
        <w:t xml:space="preserve"> </w:t>
      </w:r>
      <w:r w:rsidRPr="001F42D3">
        <w:t xml:space="preserve">V2.6 Section 4.5.1.9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7C973BD" w14:textId="77777777" w:rsidR="00D84706" w:rsidRPr="001F42D3" w:rsidRDefault="00D84706" w:rsidP="005C1693">
      <w:pPr>
        <w:pStyle w:val="BodyText"/>
      </w:pPr>
      <w:r w:rsidRPr="001F42D3">
        <w:rPr>
          <w:b/>
          <w:bCs/>
        </w:rPr>
        <w:t>ORC-19   Action By</w:t>
      </w:r>
    </w:p>
    <w:p w14:paraId="7669EDE1" w14:textId="77777777" w:rsidR="00D84706" w:rsidRPr="001F42D3" w:rsidRDefault="00D84706" w:rsidP="005F16F9">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1F42D3" w:rsidRDefault="00D84706" w:rsidP="005C1693">
      <w:pPr>
        <w:pStyle w:val="BodyText"/>
      </w:pPr>
      <w:r w:rsidRPr="001F42D3">
        <w:t>Definition: This field contains the identity of the caregiver who initiated the event.</w:t>
      </w:r>
    </w:p>
    <w:p w14:paraId="691BAF05" w14:textId="77777777" w:rsidR="00D84706" w:rsidRPr="001F42D3" w:rsidRDefault="00D84706" w:rsidP="005C1693">
      <w:pPr>
        <w:pStyle w:val="BodyText"/>
      </w:pPr>
      <w:r w:rsidRPr="001F42D3">
        <w:t xml:space="preserve">Subfield XCN-1 "ID number" is required for each identifier. </w:t>
      </w:r>
    </w:p>
    <w:p w14:paraId="66163A11" w14:textId="2AFA651C" w:rsidR="00F67594" w:rsidRPr="001F42D3" w:rsidRDefault="00D53FC4" w:rsidP="00B34AEB">
      <w:pPr>
        <w:pStyle w:val="Heading2"/>
        <w:numPr>
          <w:ilvl w:val="0"/>
          <w:numId w:val="0"/>
        </w:numPr>
        <w:rPr>
          <w:noProof w:val="0"/>
        </w:rPr>
      </w:pPr>
      <w:bookmarkStart w:id="876" w:name="_Toc428881955"/>
      <w:bookmarkStart w:id="877" w:name="_Toc428883244"/>
      <w:bookmarkStart w:id="878" w:name="_Toc428883447"/>
      <w:bookmarkStart w:id="879" w:name="_Toc428884959"/>
      <w:bookmarkStart w:id="880" w:name="_Toc428889195"/>
      <w:bookmarkStart w:id="881" w:name="_Toc429498870"/>
      <w:bookmarkStart w:id="882" w:name="_Toc429499761"/>
      <w:bookmarkStart w:id="883" w:name="_Toc429499992"/>
      <w:bookmarkStart w:id="884" w:name="_Toc429730308"/>
      <w:bookmarkStart w:id="885" w:name="_Toc428881956"/>
      <w:bookmarkStart w:id="886" w:name="_Toc428883245"/>
      <w:bookmarkStart w:id="887" w:name="_Toc428883448"/>
      <w:bookmarkStart w:id="888" w:name="_Toc428884960"/>
      <w:bookmarkStart w:id="889" w:name="_Toc428889196"/>
      <w:bookmarkStart w:id="890" w:name="_Toc429498871"/>
      <w:bookmarkStart w:id="891" w:name="_Toc429499762"/>
      <w:bookmarkStart w:id="892" w:name="_Toc429499993"/>
      <w:bookmarkStart w:id="893" w:name="_Toc429730309"/>
      <w:bookmarkStart w:id="894" w:name="_Toc428881957"/>
      <w:bookmarkStart w:id="895" w:name="_Toc428883246"/>
      <w:bookmarkStart w:id="896" w:name="_Toc428883449"/>
      <w:bookmarkStart w:id="897" w:name="_Toc428884961"/>
      <w:bookmarkStart w:id="898" w:name="_Toc428889197"/>
      <w:bookmarkStart w:id="899" w:name="_Toc429498872"/>
      <w:bookmarkStart w:id="900" w:name="_Toc429499763"/>
      <w:bookmarkStart w:id="901" w:name="_Toc429499994"/>
      <w:bookmarkStart w:id="902" w:name="_Toc429730310"/>
      <w:bookmarkStart w:id="903" w:name="_Ref429942609"/>
      <w:bookmarkStart w:id="904" w:name="_Ref429942611"/>
      <w:bookmarkStart w:id="905" w:name="_Ref429942669"/>
      <w:bookmarkStart w:id="906" w:name="_Toc181625240"/>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r w:rsidRPr="001F42D3">
        <w:rPr>
          <w:noProof w:val="0"/>
        </w:rPr>
        <w:t xml:space="preserve">B.10 </w:t>
      </w:r>
      <w:r w:rsidR="00F67594" w:rsidRPr="001F42D3">
        <w:rPr>
          <w:noProof w:val="0"/>
        </w:rPr>
        <w:t>PRT Participation Information Segment</w:t>
      </w:r>
      <w:bookmarkEnd w:id="874"/>
      <w:bookmarkEnd w:id="903"/>
      <w:bookmarkEnd w:id="904"/>
      <w:bookmarkEnd w:id="905"/>
      <w:bookmarkEnd w:id="906"/>
    </w:p>
    <w:p w14:paraId="6A319BCD" w14:textId="1097A70D" w:rsidR="0024732D" w:rsidRPr="001F42D3" w:rsidRDefault="0024732D" w:rsidP="005C1693">
      <w:pPr>
        <w:pStyle w:val="BodyText"/>
      </w:pPr>
      <w:r w:rsidRPr="001F42D3">
        <w:t xml:space="preserve">The PRT section is currently prescribed only in certain </w:t>
      </w:r>
      <w:r w:rsidR="00A429E5" w:rsidRPr="001F42D3">
        <w:t>transitions</w:t>
      </w:r>
      <w:r w:rsidRPr="001F42D3">
        <w:t xml:space="preserve"> in the ACM </w:t>
      </w:r>
      <w:r w:rsidR="00277D6B">
        <w:t>Profile</w:t>
      </w:r>
      <w:r w:rsidRPr="001F42D3">
        <w:t>, as follows.</w:t>
      </w:r>
      <w:r w:rsidR="007226F4" w:rsidRPr="001F42D3">
        <w:t xml:space="preserve"> In the future, it may be used to contain identifying information from the Unique Device Identification pattern of the US FDA</w:t>
      </w:r>
      <w:r w:rsidR="003F55BE" w:rsidRPr="001F42D3">
        <w:t>. (see Section B.10.3).</w:t>
      </w:r>
    </w:p>
    <w:p w14:paraId="7DBE838D" w14:textId="77777777" w:rsidR="00CD5A43" w:rsidRPr="001F42D3" w:rsidRDefault="00CD5A43" w:rsidP="004B2D77">
      <w:pPr>
        <w:pStyle w:val="BodyText"/>
      </w:pPr>
      <w:r w:rsidRPr="001F42D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1F42D3" w:rsidRDefault="00A4326F" w:rsidP="004B2D77">
      <w:pPr>
        <w:pStyle w:val="BodyText"/>
      </w:pPr>
      <w:r w:rsidRPr="001F42D3">
        <w:lastRenderedPageBreak/>
        <w:t xml:space="preserve">The hierarchical positional location of the PRT segment within the </w:t>
      </w:r>
      <w:r w:rsidR="006D613E" w:rsidRPr="001F42D3">
        <w:t>HL7</w:t>
      </w:r>
      <w:r w:rsidR="00995105" w:rsidRPr="001F42D3">
        <w:t xml:space="preserve"> </w:t>
      </w:r>
      <w:r w:rsidRPr="001F42D3">
        <w:t xml:space="preserve">message indicates the relationship. When the segment is used following the OBR segment, then the </w:t>
      </w:r>
      <w:proofErr w:type="gramStart"/>
      <w:r w:rsidRPr="001F42D3">
        <w:t>participations relate</w:t>
      </w:r>
      <w:proofErr w:type="gramEnd"/>
      <w:r w:rsidRPr="001F42D3">
        <w:t xml:space="preserve"> to the relevant </w:t>
      </w:r>
      <w:proofErr w:type="gramStart"/>
      <w:r w:rsidRPr="001F42D3">
        <w:t>participations</w:t>
      </w:r>
      <w:proofErr w:type="gramEnd"/>
      <w:r w:rsidRPr="001F42D3">
        <w:t xml:space="preserve"> in the observation.</w:t>
      </w:r>
    </w:p>
    <w:p w14:paraId="24536F2E" w14:textId="17138B4B" w:rsidR="00CD5A43" w:rsidRPr="001F42D3" w:rsidRDefault="00CD5A43" w:rsidP="004B2D77">
      <w:pPr>
        <w:pStyle w:val="BodyText"/>
      </w:pPr>
      <w:r w:rsidRPr="001F42D3">
        <w:t xml:space="preserve">The base version of </w:t>
      </w:r>
      <w:r w:rsidR="006D613E" w:rsidRPr="001F42D3">
        <w:t>HL7</w:t>
      </w:r>
      <w:r w:rsidR="00995105" w:rsidRPr="001F42D3">
        <w:t xml:space="preserve"> </w:t>
      </w:r>
      <w:r w:rsidRPr="001F42D3">
        <w:t xml:space="preserve">for IHE PCD transactions is version 2.6. The PRT segment was not included in version </w:t>
      </w:r>
      <w:proofErr w:type="gramStart"/>
      <w:r w:rsidRPr="001F42D3">
        <w:t>2.6, but</w:t>
      </w:r>
      <w:proofErr w:type="gramEnd"/>
      <w:r w:rsidRPr="001F42D3">
        <w:t xml:space="preserve"> rather was newly added in version 2.7</w:t>
      </w:r>
      <w:r w:rsidR="000967DE" w:rsidRPr="001F42D3">
        <w:t xml:space="preserve"> and extended significantly </w:t>
      </w:r>
      <w:proofErr w:type="gramStart"/>
      <w:r w:rsidR="000967DE" w:rsidRPr="001F42D3">
        <w:t>in</w:t>
      </w:r>
      <w:proofErr w:type="gramEnd"/>
      <w:r w:rsidR="000967DE" w:rsidRPr="001F42D3">
        <w:t xml:space="preserve"> version 2.8.2</w:t>
      </w:r>
      <w:r w:rsidRPr="001F42D3">
        <w:t xml:space="preserve">. </w:t>
      </w:r>
      <w:r w:rsidR="00D41741" w:rsidRPr="001F42D3">
        <w:t>To avoid unnecessary changes to other profiles, the IHE PCD Technical Committee determined that the base version would continue to be 2.6 for the present, but the PRT segment would draw on balloted later versions for needed semantics.</w:t>
      </w:r>
    </w:p>
    <w:p w14:paraId="05390B7B" w14:textId="24F05386" w:rsidR="00980552" w:rsidRPr="001F42D3" w:rsidRDefault="004B2D77" w:rsidP="005C1693">
      <w:pPr>
        <w:pStyle w:val="Heading3"/>
        <w:numPr>
          <w:ilvl w:val="0"/>
          <w:numId w:val="0"/>
        </w:numPr>
        <w:rPr>
          <w:noProof w:val="0"/>
        </w:rPr>
      </w:pPr>
      <w:bookmarkStart w:id="907" w:name="_Toc181625241"/>
      <w:bookmarkStart w:id="908" w:name="OLE_LINK6"/>
      <w:bookmarkStart w:id="909" w:name="OLE_LINK41"/>
      <w:bookmarkStart w:id="910" w:name="OLE_LINK48"/>
      <w:bookmarkStart w:id="911" w:name="OLE_LINK49"/>
      <w:r w:rsidRPr="001F42D3">
        <w:rPr>
          <w:noProof w:val="0"/>
        </w:rPr>
        <w:t xml:space="preserve">B.10.1 </w:t>
      </w:r>
      <w:r w:rsidR="00980552" w:rsidRPr="001F42D3">
        <w:rPr>
          <w:noProof w:val="0"/>
        </w:rPr>
        <w:t>PRT Participation Information Segment in ACM Transaction [PCD-04]</w:t>
      </w:r>
      <w:bookmarkEnd w:id="907"/>
    </w:p>
    <w:bookmarkEnd w:id="908"/>
    <w:bookmarkEnd w:id="909"/>
    <w:bookmarkEnd w:id="910"/>
    <w:bookmarkEnd w:id="911"/>
    <w:p w14:paraId="787A26DA" w14:textId="77777777" w:rsidR="00980552" w:rsidRPr="001F42D3" w:rsidRDefault="00980552" w:rsidP="005C1693">
      <w:pPr>
        <w:pStyle w:val="BodyText"/>
      </w:pPr>
      <w:r w:rsidRPr="001F42D3">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Pr="001F42D3" w:rsidRDefault="00980552" w:rsidP="005C1693">
      <w:pPr>
        <w:pStyle w:val="BodyText"/>
      </w:pPr>
      <w:r w:rsidRPr="001F42D3">
        <w:t xml:space="preserve">The content of a PRT segment shall </w:t>
      </w:r>
      <w:proofErr w:type="gramStart"/>
      <w:r w:rsidRPr="001F42D3">
        <w:t>resolve to</w:t>
      </w:r>
      <w:proofErr w:type="gramEnd"/>
      <w:r w:rsidRPr="001F42D3">
        <w:t xml:space="preserve">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5C1693" w:rsidRDefault="00980552" w:rsidP="005C1693">
      <w:pPr>
        <w:pStyle w:val="BodyText"/>
        <w:rPr>
          <w:b/>
          <w:bCs/>
        </w:rPr>
      </w:pPr>
      <w:r w:rsidRPr="005C1693">
        <w:rPr>
          <w:b/>
          <w:bCs/>
        </w:rPr>
        <w:t>Use of OBX segment instance to filter PCD-05 transactions sent from AM to AR</w:t>
      </w:r>
    </w:p>
    <w:p w14:paraId="054DAF77" w14:textId="0AC7C8F3" w:rsidR="00980552" w:rsidRPr="001F42D3" w:rsidRDefault="00980552" w:rsidP="005C1693">
      <w:pPr>
        <w:pStyle w:val="BodyText"/>
      </w:pPr>
      <w:r w:rsidRPr="001F42D3">
        <w:t>In an ACM Report Alert [PCD-04] transaction an optional instance of the OBX segment with an OBX-3 Observation Identifier indication of MDC_</w:t>
      </w:r>
      <w:r w:rsidR="0028214A" w:rsidRPr="001F42D3">
        <w:t>ATTR_</w:t>
      </w:r>
      <w:r w:rsidRPr="001F42D3">
        <w:t xml:space="preserve">ALERT_DISSEM_STATUS_FILTER provides for communication of a filter to constrain the types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Pr="001F42D3">
        <w:t xml:space="preserve">. The value in OBX-5 Observation Value of the OBX instance is a recurrence of string data type values indicating the only alert dissemination status update Report Alert Status [PCD-05] transactions to be sent to the Alert Reporter (AR) </w:t>
      </w:r>
      <w:r w:rsidR="00277D6B">
        <w:t>Actor</w:t>
      </w:r>
      <w:r w:rsidRPr="001F42D3">
        <w:t xml:space="preserve"> by the Alert Manager (AM) </w:t>
      </w:r>
      <w:r w:rsidR="00277D6B">
        <w:t>Actor</w:t>
      </w:r>
      <w:r w:rsidR="001F42D3">
        <w:t xml:space="preserve">. </w:t>
      </w:r>
      <w:r w:rsidRPr="001F42D3">
        <w:t xml:space="preserve">The string values used in the filter are </w:t>
      </w:r>
      <w:proofErr w:type="gramStart"/>
      <w:r w:rsidRPr="001F42D3">
        <w:t>defined</w:t>
      </w:r>
      <w:proofErr w:type="gramEnd"/>
      <w:r w:rsidRPr="001F42D3">
        <w:t xml:space="preserve"> the Participation (PRT) segment values of the Report Alert Status [PCD-05] transaction</w:t>
      </w:r>
      <w:r w:rsidR="001F42D3">
        <w:t xml:space="preserve">. </w:t>
      </w:r>
      <w:r w:rsidRPr="001F42D3">
        <w:t xml:space="preserve">If the OBX-5 Observation Value field is empty then no Report Alert Status [PCD-05] transactions will be sent to the Alert Reporter (AR) by the Alert Manager (AM) </w:t>
      </w:r>
      <w:r w:rsidR="00277D6B">
        <w:t>Actor</w:t>
      </w:r>
      <w:r w:rsidRPr="001F42D3">
        <w:t xml:space="preserve"> in association with the carrying Report Alert [PCD-04] transaction</w:t>
      </w:r>
      <w:r w:rsidR="001F42D3">
        <w:t xml:space="preserve">. </w:t>
      </w:r>
      <w:r w:rsidRPr="001F42D3">
        <w:t xml:space="preserve">If there is no such indicating OBX segment instance in the Report Alert [PCD-04] transaction then the Alert Manager (AM) </w:t>
      </w:r>
      <w:r w:rsidR="00277D6B">
        <w:t>Actor</w:t>
      </w:r>
      <w:r w:rsidRPr="001F42D3">
        <w:t xml:space="preserve"> is not filtered and may send as many types of alert status </w:t>
      </w:r>
      <w:proofErr w:type="spellStart"/>
      <w:r w:rsidRPr="001F42D3">
        <w:t>indcating</w:t>
      </w:r>
      <w:proofErr w:type="spellEnd"/>
      <w:r w:rsidRPr="001F42D3">
        <w:t xml:space="preserve"> Report Alert Status [PCD-05] transactions as defined for the deployed Alert Manager (AM) </w:t>
      </w:r>
      <w:r w:rsidR="00277D6B">
        <w:t>Actor</w:t>
      </w:r>
      <w:r w:rsidRPr="001F42D3">
        <w:t>.</w:t>
      </w:r>
    </w:p>
    <w:p w14:paraId="10510D79" w14:textId="16036F96" w:rsidR="00980552" w:rsidRPr="001F42D3" w:rsidRDefault="00980552" w:rsidP="00980552">
      <w:pPr>
        <w:pStyle w:val="TableTitle"/>
      </w:pPr>
      <w:r w:rsidRPr="001F42D3">
        <w:lastRenderedPageBreak/>
        <w:t>Table B.</w:t>
      </w:r>
      <w:r w:rsidR="003F55BE" w:rsidRPr="001F42D3">
        <w:t>10</w:t>
      </w:r>
      <w:r w:rsidRPr="001F42D3">
        <w:t>.1-1: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1F42D3" w:rsidRDefault="00980552" w:rsidP="00532E95">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1F42D3" w:rsidRDefault="00980552" w:rsidP="00532E95">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1F42D3" w:rsidRDefault="00980552" w:rsidP="00532E95">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1F42D3" w:rsidRDefault="00980552" w:rsidP="00532E95">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1F42D3" w:rsidRDefault="00980552" w:rsidP="00532E95">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1F42D3" w:rsidRDefault="00980552" w:rsidP="00532E95">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1F42D3" w:rsidRDefault="00980552" w:rsidP="00532E95">
            <w:pPr>
              <w:pStyle w:val="TableEntryHeader"/>
            </w:pPr>
            <w:r w:rsidRPr="001F42D3">
              <w:t>ELEMENT NAME</w:t>
            </w:r>
          </w:p>
        </w:tc>
      </w:tr>
      <w:tr w:rsidR="00980552" w:rsidRPr="001F42D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1F42D3" w:rsidRDefault="00980552" w:rsidP="00532E95">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1F42D3" w:rsidRDefault="00980552" w:rsidP="00532E95">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1F42D3" w:rsidRDefault="00980552" w:rsidP="00532E95">
            <w:pPr>
              <w:pStyle w:val="TableEntry"/>
            </w:pPr>
            <w:r w:rsidRPr="001F42D3">
              <w:t>Participation Instance ID</w:t>
            </w:r>
          </w:p>
        </w:tc>
      </w:tr>
      <w:tr w:rsidR="00980552" w:rsidRPr="001F42D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1F42D3" w:rsidRDefault="00980552" w:rsidP="00532E95">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1F42D3" w:rsidRDefault="00980552" w:rsidP="00532E95">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1F42D3" w:rsidRDefault="00980552" w:rsidP="00532E95">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1F42D3" w:rsidRDefault="00980552" w:rsidP="00532E95">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1F42D3" w:rsidRDefault="00980552" w:rsidP="00532E95">
            <w:pPr>
              <w:pStyle w:val="TableEntry"/>
            </w:pPr>
            <w:r w:rsidRPr="001F42D3">
              <w:t>Action Code</w:t>
            </w:r>
          </w:p>
        </w:tc>
      </w:tr>
      <w:tr w:rsidR="00980552" w:rsidRPr="001F42D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1F42D3" w:rsidRDefault="00980552" w:rsidP="00532E95">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1F42D3" w:rsidRDefault="00980552" w:rsidP="00532E95">
            <w:pPr>
              <w:pStyle w:val="TableEntry"/>
            </w:pPr>
            <w:r w:rsidRPr="001F42D3">
              <w:t>Action Reason</w:t>
            </w:r>
          </w:p>
        </w:tc>
      </w:tr>
      <w:tr w:rsidR="00980552" w:rsidRPr="001F42D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1F42D3" w:rsidRDefault="00980552" w:rsidP="00532E95">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1F42D3" w:rsidRDefault="00980552" w:rsidP="00532E95">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1F42D3" w:rsidRDefault="00980552" w:rsidP="00532E95">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1F42D3" w:rsidRDefault="00980552" w:rsidP="00532E95">
            <w:pPr>
              <w:pStyle w:val="TableEntry"/>
            </w:pPr>
            <w:r w:rsidRPr="001F42D3">
              <w:t>Participation</w:t>
            </w:r>
          </w:p>
        </w:tc>
      </w:tr>
      <w:tr w:rsidR="00980552" w:rsidRPr="001F42D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1F42D3" w:rsidRDefault="00980552" w:rsidP="00532E95">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1F42D3" w:rsidRDefault="00980552" w:rsidP="00532E95">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1F42D3" w:rsidRDefault="00980552" w:rsidP="00532E95">
            <w:pPr>
              <w:pStyle w:val="TableEntry"/>
            </w:pPr>
            <w:r w:rsidRPr="001F42D3">
              <w:t>Participation Person</w:t>
            </w:r>
          </w:p>
        </w:tc>
      </w:tr>
      <w:tr w:rsidR="00980552" w:rsidRPr="001F42D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1F42D3" w:rsidRDefault="00980552" w:rsidP="00532E95">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1F42D3" w:rsidRDefault="00980552" w:rsidP="00532E95">
            <w:pPr>
              <w:pStyle w:val="TableEntry"/>
            </w:pPr>
            <w:r w:rsidRPr="001F42D3">
              <w:t>Participation Person Provider Type</w:t>
            </w:r>
          </w:p>
        </w:tc>
      </w:tr>
      <w:tr w:rsidR="00980552" w:rsidRPr="001F42D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1F42D3" w:rsidRDefault="00980552" w:rsidP="00532E95">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1F42D3" w:rsidRDefault="00980552" w:rsidP="00532E95">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1F42D3" w:rsidRDefault="00980552" w:rsidP="00532E95">
            <w:pPr>
              <w:pStyle w:val="TableEntry"/>
            </w:pPr>
            <w:r w:rsidRPr="001F42D3">
              <w:t>Participation Organization Unit Type</w:t>
            </w:r>
          </w:p>
        </w:tc>
      </w:tr>
      <w:tr w:rsidR="00980552" w:rsidRPr="001F42D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1F42D3" w:rsidRDefault="00980552" w:rsidP="00532E95">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1F42D3" w:rsidRDefault="00980552" w:rsidP="00532E95">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1F42D3" w:rsidRDefault="00980552" w:rsidP="00532E95">
            <w:pPr>
              <w:pStyle w:val="TableEntry"/>
            </w:pPr>
            <w:r w:rsidRPr="001F42D3">
              <w:t>Participation Organization</w:t>
            </w:r>
          </w:p>
        </w:tc>
      </w:tr>
      <w:tr w:rsidR="00980552" w:rsidRPr="001F42D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1F42D3" w:rsidRDefault="00980552" w:rsidP="00532E95">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1F42D3" w:rsidRDefault="00980552" w:rsidP="00532E95">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1F42D3" w:rsidRDefault="00980552" w:rsidP="00532E95">
            <w:pPr>
              <w:pStyle w:val="TableEntry"/>
            </w:pPr>
            <w:r w:rsidRPr="001F42D3">
              <w:t>Participation Location</w:t>
            </w:r>
          </w:p>
        </w:tc>
      </w:tr>
      <w:tr w:rsidR="00980552" w:rsidRPr="001F42D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1F42D3" w:rsidRDefault="00980552" w:rsidP="00532E95">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1F42D3" w:rsidRDefault="00980552" w:rsidP="00532E95">
            <w:pPr>
              <w:pStyle w:val="TableEntry"/>
            </w:pPr>
            <w:r w:rsidRPr="001F42D3">
              <w:t>Participation Device</w:t>
            </w:r>
          </w:p>
        </w:tc>
      </w:tr>
      <w:tr w:rsidR="00980552" w:rsidRPr="001F42D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1F42D3" w:rsidRDefault="00980552" w:rsidP="00532E95">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1F42D3" w:rsidRDefault="00980552" w:rsidP="00532E95">
            <w:pPr>
              <w:pStyle w:val="TableEntry"/>
            </w:pPr>
            <w:r w:rsidRPr="001F42D3">
              <w:t>Participation Begin Date/Time (arrival Time)</w:t>
            </w:r>
          </w:p>
        </w:tc>
      </w:tr>
      <w:tr w:rsidR="00980552" w:rsidRPr="001F42D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1F42D3" w:rsidRDefault="00980552" w:rsidP="00532E95">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1F42D3" w:rsidRDefault="00980552" w:rsidP="00532E95">
            <w:pPr>
              <w:pStyle w:val="TableEntry"/>
            </w:pPr>
            <w:r w:rsidRPr="001F42D3">
              <w:t>Participation End Date/Time (departure time)</w:t>
            </w:r>
          </w:p>
        </w:tc>
      </w:tr>
      <w:tr w:rsidR="00980552" w:rsidRPr="001F42D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1F42D3" w:rsidRDefault="00980552" w:rsidP="00532E95">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1F42D3" w:rsidRDefault="00980552" w:rsidP="00532E95">
            <w:pPr>
              <w:pStyle w:val="TableEntry"/>
            </w:pPr>
            <w:r w:rsidRPr="001F42D3">
              <w:t>Participation Qualitative Duration</w:t>
            </w:r>
          </w:p>
        </w:tc>
      </w:tr>
      <w:tr w:rsidR="00980552" w:rsidRPr="001F42D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1F42D3" w:rsidRDefault="00980552" w:rsidP="00532E95">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1F42D3" w:rsidRDefault="00980552" w:rsidP="00532E95">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1F42D3" w:rsidRDefault="00980552" w:rsidP="00532E95">
            <w:pPr>
              <w:pStyle w:val="TableEntry"/>
            </w:pPr>
            <w:r w:rsidRPr="001F42D3">
              <w:t>Participation Address</w:t>
            </w:r>
          </w:p>
        </w:tc>
      </w:tr>
      <w:tr w:rsidR="00980552" w:rsidRPr="001F42D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1F42D3" w:rsidRDefault="00980552" w:rsidP="00532E95">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1F42D3" w:rsidRDefault="00980552" w:rsidP="00532E95">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1F42D3" w:rsidRDefault="00980552" w:rsidP="00532E95">
            <w:pPr>
              <w:pStyle w:val="TableEntry"/>
            </w:pPr>
            <w:r w:rsidRPr="001F42D3">
              <w:t>Participation Telecommunication Address</w:t>
            </w:r>
          </w:p>
        </w:tc>
      </w:tr>
    </w:tbl>
    <w:p w14:paraId="2164930A" w14:textId="77777777" w:rsidR="00980552" w:rsidRPr="001F42D3" w:rsidRDefault="00980552" w:rsidP="00980552">
      <w:pPr>
        <w:pStyle w:val="BodyText"/>
      </w:pPr>
    </w:p>
    <w:p w14:paraId="2A69B755" w14:textId="77777777" w:rsidR="00980552" w:rsidRPr="005C1693" w:rsidRDefault="00980552" w:rsidP="005C1693">
      <w:pPr>
        <w:pStyle w:val="BodyText"/>
      </w:pPr>
      <w:r w:rsidRPr="005C1693">
        <w:rPr>
          <w:b/>
          <w:bCs/>
        </w:rPr>
        <w:t>PRT-1 Participation Instance ID (EI) 02379</w:t>
      </w:r>
    </w:p>
    <w:p w14:paraId="34AB0368" w14:textId="77777777" w:rsidR="00980552" w:rsidRPr="001F42D3" w:rsidRDefault="00980552" w:rsidP="005C1693">
      <w:pPr>
        <w:pStyle w:val="BodyText"/>
      </w:pPr>
      <w:r w:rsidRPr="001F42D3">
        <w:t>This field contains a unique identifier of the specific participation record.</w:t>
      </w:r>
    </w:p>
    <w:p w14:paraId="1FAE8A38" w14:textId="77777777" w:rsidR="00980552" w:rsidRPr="001F42D3" w:rsidRDefault="00980552" w:rsidP="005C1693">
      <w:pPr>
        <w:pStyle w:val="BodyText"/>
      </w:pPr>
      <w:r w:rsidRPr="001F42D3">
        <w:rPr>
          <w:b/>
          <w:bCs/>
        </w:rPr>
        <w:t>PRT-2 Action Code (ID) 00816</w:t>
      </w:r>
    </w:p>
    <w:p w14:paraId="05F94D3B" w14:textId="77777777" w:rsidR="00980552" w:rsidRPr="001F42D3" w:rsidRDefault="00980552" w:rsidP="005C1693">
      <w:pPr>
        <w:pStyle w:val="BodyText"/>
      </w:pPr>
      <w:r w:rsidRPr="001F42D3">
        <w:t>For the PCD-04 message this field shall contain the value AD indicating Add.</w:t>
      </w:r>
    </w:p>
    <w:p w14:paraId="48147D77" w14:textId="77777777" w:rsidR="00980552" w:rsidRPr="001F42D3" w:rsidRDefault="00980552" w:rsidP="005C1693">
      <w:pPr>
        <w:pStyle w:val="BodyText"/>
      </w:pPr>
      <w:r w:rsidRPr="001F42D3">
        <w:rPr>
          <w:b/>
          <w:bCs/>
        </w:rPr>
        <w:t>PRT-3 Action Reason (CWE) 02380</w:t>
      </w:r>
    </w:p>
    <w:p w14:paraId="551E1E70" w14:textId="77777777" w:rsidR="00980552" w:rsidRPr="001F42D3" w:rsidRDefault="00980552" w:rsidP="005C1693">
      <w:pPr>
        <w:pStyle w:val="BodyText"/>
      </w:pPr>
      <w:r w:rsidRPr="001F42D3">
        <w:t>For the PCD-04 message this field is optional.</w:t>
      </w:r>
    </w:p>
    <w:p w14:paraId="7F829137" w14:textId="77777777" w:rsidR="00980552" w:rsidRPr="001F42D3" w:rsidRDefault="00980552" w:rsidP="005C1693">
      <w:pPr>
        <w:pStyle w:val="BodyText"/>
      </w:pPr>
      <w:r w:rsidRPr="001F42D3">
        <w:rPr>
          <w:b/>
          <w:bCs/>
        </w:rPr>
        <w:t>PRT-4 Participation (CWE) 02381</w:t>
      </w:r>
    </w:p>
    <w:p w14:paraId="4F09E5B6" w14:textId="77777777" w:rsidR="00980552" w:rsidRPr="001F42D3" w:rsidRDefault="00980552" w:rsidP="005C1693">
      <w:pPr>
        <w:pStyle w:val="BodyText"/>
      </w:pPr>
      <w:r w:rsidRPr="001F42D3">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1F42D3" w:rsidRDefault="00980552" w:rsidP="005C1693">
      <w:pPr>
        <w:pStyle w:val="BodyText"/>
      </w:pPr>
      <w:r w:rsidRPr="001F42D3">
        <w:rPr>
          <w:b/>
          <w:bCs/>
        </w:rPr>
        <w:t>PRT-5 Participation Person (XCN) 02382</w:t>
      </w:r>
    </w:p>
    <w:p w14:paraId="28427580" w14:textId="77777777" w:rsidR="00980552" w:rsidRPr="001F42D3" w:rsidRDefault="00980552" w:rsidP="005C1693">
      <w:pPr>
        <w:pStyle w:val="BodyText"/>
      </w:pPr>
      <w:r w:rsidRPr="001F42D3">
        <w:t xml:space="preserve">This is the identification of the person that is the recipient of the alert notification. If this field is populated it shall unambiguously resolve to one person. If this field is populated and PRT-15 is </w:t>
      </w:r>
      <w:r w:rsidRPr="001F42D3">
        <w:lastRenderedPageBreak/>
        <w:t>not populated it presumes the Alert Manager will internally resolve the person to their currently assigned endpoint communication device or devices.</w:t>
      </w:r>
    </w:p>
    <w:p w14:paraId="18A28080" w14:textId="77777777" w:rsidR="00980552" w:rsidRPr="001F42D3" w:rsidRDefault="00980552" w:rsidP="005C1693">
      <w:pPr>
        <w:pStyle w:val="BodyText"/>
      </w:pPr>
      <w:r w:rsidRPr="001F42D3">
        <w:rPr>
          <w:b/>
          <w:bCs/>
        </w:rPr>
        <w:t>PRT-6 Participation Person Provider Type (CWE) 02383</w:t>
      </w:r>
    </w:p>
    <w:p w14:paraId="2D286F8A" w14:textId="77777777" w:rsidR="00980552" w:rsidRPr="001F42D3" w:rsidRDefault="00980552" w:rsidP="005C1693">
      <w:pPr>
        <w:pStyle w:val="BodyText"/>
      </w:pPr>
      <w:r w:rsidRPr="001F42D3">
        <w:t>For the PCD-04 message this field is optional.</w:t>
      </w:r>
    </w:p>
    <w:p w14:paraId="034BCE17" w14:textId="77777777" w:rsidR="00980552" w:rsidRPr="001F42D3" w:rsidRDefault="00980552" w:rsidP="005C1693">
      <w:pPr>
        <w:pStyle w:val="BodyText"/>
      </w:pPr>
      <w:r w:rsidRPr="001F42D3">
        <w:rPr>
          <w:b/>
          <w:bCs/>
        </w:rPr>
        <w:t>PRT-7 Participation Organization Unit Type (CWE) 02384</w:t>
      </w:r>
    </w:p>
    <w:p w14:paraId="0E2DEA60" w14:textId="77777777" w:rsidR="00980552" w:rsidRPr="001F42D3" w:rsidRDefault="00980552" w:rsidP="005C1693">
      <w:pPr>
        <w:pStyle w:val="BodyText"/>
      </w:pPr>
      <w:r w:rsidRPr="001F42D3">
        <w:t>For the PCD-04 message this field is optional.</w:t>
      </w:r>
    </w:p>
    <w:p w14:paraId="12852A30" w14:textId="77777777" w:rsidR="00980552" w:rsidRPr="001F42D3" w:rsidRDefault="00980552" w:rsidP="005C1693">
      <w:pPr>
        <w:pStyle w:val="BodyText"/>
      </w:pPr>
      <w:r w:rsidRPr="001F42D3">
        <w:rPr>
          <w:b/>
          <w:bCs/>
        </w:rPr>
        <w:t>PRT-8 Participation Organization (XON) 02385</w:t>
      </w:r>
    </w:p>
    <w:p w14:paraId="19B03E98" w14:textId="77777777" w:rsidR="00980552" w:rsidRPr="001F42D3" w:rsidRDefault="00980552" w:rsidP="005C1693">
      <w:pPr>
        <w:pStyle w:val="BodyText"/>
      </w:pPr>
      <w:r w:rsidRPr="001F42D3">
        <w:t>For the PCD-04 message this field is optional.</w:t>
      </w:r>
    </w:p>
    <w:p w14:paraId="195E07D1" w14:textId="77777777" w:rsidR="00980552" w:rsidRPr="001F42D3" w:rsidRDefault="00980552" w:rsidP="005C1693">
      <w:pPr>
        <w:pStyle w:val="BodyText"/>
      </w:pPr>
      <w:r w:rsidRPr="001F42D3">
        <w:rPr>
          <w:b/>
          <w:bCs/>
        </w:rPr>
        <w:t>PRT-9 Participation Location (PL) 02386</w:t>
      </w:r>
    </w:p>
    <w:p w14:paraId="475E920D" w14:textId="77777777" w:rsidR="00980552" w:rsidRPr="001F42D3" w:rsidRDefault="00980552" w:rsidP="005C1693">
      <w:pPr>
        <w:pStyle w:val="BodyText"/>
      </w:pPr>
      <w:r w:rsidRPr="001F42D3">
        <w:t>For the PCD-04 message this field is not used.</w:t>
      </w:r>
    </w:p>
    <w:p w14:paraId="1215CE3F" w14:textId="77777777" w:rsidR="00980552" w:rsidRPr="001F42D3" w:rsidRDefault="00980552" w:rsidP="005C1693">
      <w:pPr>
        <w:pStyle w:val="BodyText"/>
      </w:pPr>
      <w:r w:rsidRPr="001F42D3">
        <w:rPr>
          <w:b/>
          <w:bCs/>
        </w:rPr>
        <w:t>PRT-10 Participation Device (EI) 02348</w:t>
      </w:r>
    </w:p>
    <w:p w14:paraId="69961256" w14:textId="77777777" w:rsidR="00980552" w:rsidRPr="001F42D3" w:rsidRDefault="00980552" w:rsidP="005C1693">
      <w:pPr>
        <w:pStyle w:val="BodyText"/>
      </w:pPr>
      <w:r w:rsidRPr="001F42D3">
        <w:t>For the PCD-04 message this field is not used.</w:t>
      </w:r>
    </w:p>
    <w:p w14:paraId="3D4A6A13" w14:textId="77777777" w:rsidR="00980552" w:rsidRPr="001F42D3" w:rsidRDefault="00980552" w:rsidP="005C1693">
      <w:pPr>
        <w:pStyle w:val="BodyText"/>
      </w:pPr>
      <w:r w:rsidRPr="001F42D3">
        <w:rPr>
          <w:b/>
          <w:bCs/>
        </w:rPr>
        <w:t>PRT-11 Participation Begin Date/Time (DTM) 02387</w:t>
      </w:r>
    </w:p>
    <w:p w14:paraId="6AD425E7" w14:textId="77777777" w:rsidR="00980552" w:rsidRPr="001F42D3" w:rsidRDefault="00980552" w:rsidP="005C1693">
      <w:pPr>
        <w:pStyle w:val="BodyText"/>
      </w:pPr>
      <w:r w:rsidRPr="001F42D3">
        <w:t>For the PCD-04 message this field is not used.</w:t>
      </w:r>
    </w:p>
    <w:p w14:paraId="67BF084D" w14:textId="77777777" w:rsidR="00980552" w:rsidRPr="001F42D3" w:rsidRDefault="00980552" w:rsidP="005C1693">
      <w:pPr>
        <w:pStyle w:val="BodyText"/>
      </w:pPr>
      <w:r w:rsidRPr="001F42D3">
        <w:rPr>
          <w:b/>
          <w:bCs/>
        </w:rPr>
        <w:t>PRT-12 Participation End Date/Time (DTM) 02388</w:t>
      </w:r>
    </w:p>
    <w:p w14:paraId="26AE55B4" w14:textId="77777777" w:rsidR="00980552" w:rsidRPr="001F42D3" w:rsidRDefault="00980552" w:rsidP="005C1693">
      <w:pPr>
        <w:pStyle w:val="BodyText"/>
      </w:pPr>
      <w:r w:rsidRPr="001F42D3">
        <w:t>For the PCD-04 message this field is not used.</w:t>
      </w:r>
    </w:p>
    <w:p w14:paraId="091AAB2B" w14:textId="77777777" w:rsidR="00980552" w:rsidRPr="005C1693" w:rsidRDefault="00980552" w:rsidP="005C1693">
      <w:pPr>
        <w:pStyle w:val="BodyText"/>
      </w:pPr>
      <w:r w:rsidRPr="005C1693">
        <w:rPr>
          <w:b/>
          <w:bCs/>
        </w:rPr>
        <w:t>PRT-13 Participation Qualitative Duration (CWE) 02389</w:t>
      </w:r>
    </w:p>
    <w:p w14:paraId="5F253CC1" w14:textId="77777777" w:rsidR="00980552" w:rsidRPr="001F42D3" w:rsidRDefault="00980552" w:rsidP="005C1693">
      <w:pPr>
        <w:pStyle w:val="BodyText"/>
      </w:pPr>
      <w:r w:rsidRPr="001F42D3">
        <w:t>For the PCD-04 message this field is not used.</w:t>
      </w:r>
    </w:p>
    <w:p w14:paraId="3298916E" w14:textId="77777777" w:rsidR="00980552" w:rsidRPr="001F42D3" w:rsidRDefault="00980552" w:rsidP="005C1693">
      <w:pPr>
        <w:pStyle w:val="BodyText"/>
      </w:pPr>
      <w:r w:rsidRPr="001F42D3">
        <w:rPr>
          <w:b/>
          <w:bCs/>
        </w:rPr>
        <w:t>PRT-14 Participation Address (XAD) 02390</w:t>
      </w:r>
    </w:p>
    <w:p w14:paraId="220FF038" w14:textId="77777777" w:rsidR="00980552" w:rsidRPr="001F42D3" w:rsidRDefault="00980552" w:rsidP="005C1693">
      <w:pPr>
        <w:pStyle w:val="BodyText"/>
      </w:pPr>
      <w:r w:rsidRPr="001F42D3">
        <w:t>For the PCD-04 message this field is not used.</w:t>
      </w:r>
    </w:p>
    <w:p w14:paraId="587F6437" w14:textId="77777777" w:rsidR="00980552" w:rsidRPr="001F42D3" w:rsidRDefault="00980552" w:rsidP="005C1693">
      <w:pPr>
        <w:pStyle w:val="BodyText"/>
      </w:pPr>
      <w:r w:rsidRPr="001F42D3">
        <w:rPr>
          <w:b/>
          <w:bCs/>
        </w:rPr>
        <w:t>PRT-15 Participation Telecommunication Address (XTN) 02391</w:t>
      </w:r>
    </w:p>
    <w:p w14:paraId="2A3483F3" w14:textId="087E1BC3" w:rsidR="00980552" w:rsidRPr="001F42D3" w:rsidRDefault="00980552" w:rsidP="005C1693">
      <w:pPr>
        <w:pStyle w:val="BodyText"/>
      </w:pPr>
      <w:r w:rsidRPr="001F42D3">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w:t>
      </w:r>
      <w:r w:rsidR="00091726" w:rsidRPr="001F42D3">
        <w:t>,</w:t>
      </w:r>
      <w:r w:rsidRPr="001F42D3">
        <w:t xml:space="preserve"> and it is presumed the Alert Manager will internally resolve the person to their currently assigned endpoint communication device or devices.</w:t>
      </w:r>
    </w:p>
    <w:p w14:paraId="3BB6BF52" w14:textId="77777777"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2D74C18F" w:rsidR="00980552" w:rsidRPr="001F42D3" w:rsidRDefault="00D5185F" w:rsidP="005C1693">
      <w:pPr>
        <w:pStyle w:val="Heading3"/>
        <w:numPr>
          <w:ilvl w:val="0"/>
          <w:numId w:val="0"/>
        </w:numPr>
        <w:rPr>
          <w:noProof w:val="0"/>
        </w:rPr>
      </w:pPr>
      <w:bookmarkStart w:id="912" w:name="_Toc181625242"/>
      <w:bookmarkStart w:id="913" w:name="OLE_LINK42"/>
      <w:bookmarkStart w:id="914" w:name="OLE_LINK43"/>
      <w:r w:rsidRPr="001F42D3">
        <w:rPr>
          <w:noProof w:val="0"/>
        </w:rPr>
        <w:lastRenderedPageBreak/>
        <w:t>B.10.2</w:t>
      </w:r>
      <w:bookmarkStart w:id="915" w:name="OLE_LINK50"/>
      <w:bookmarkStart w:id="916" w:name="OLE_LINK51"/>
      <w:r w:rsidRPr="001F42D3">
        <w:rPr>
          <w:noProof w:val="0"/>
        </w:rPr>
        <w:t xml:space="preserve"> </w:t>
      </w:r>
      <w:r w:rsidR="00980552" w:rsidRPr="001F42D3">
        <w:rPr>
          <w:noProof w:val="0"/>
        </w:rPr>
        <w:t>PRT Participation Information Segment</w:t>
      </w:r>
      <w:bookmarkEnd w:id="915"/>
      <w:bookmarkEnd w:id="916"/>
      <w:r w:rsidR="00980552" w:rsidRPr="001F42D3">
        <w:rPr>
          <w:noProof w:val="0"/>
        </w:rPr>
        <w:t xml:space="preserve"> in ACM Transaction [PCD-05]</w:t>
      </w:r>
      <w:bookmarkEnd w:id="912"/>
    </w:p>
    <w:bookmarkEnd w:id="913"/>
    <w:bookmarkEnd w:id="914"/>
    <w:p w14:paraId="7FDF1D05" w14:textId="45555517" w:rsidR="00980552" w:rsidRPr="001F42D3" w:rsidRDefault="00980552" w:rsidP="00D5185F">
      <w:pPr>
        <w:pStyle w:val="BodyText"/>
      </w:pPr>
      <w:r w:rsidRPr="001F42D3">
        <w:t xml:space="preserve">A Report Alert Dissemination [PCD-05] </w:t>
      </w:r>
      <w:proofErr w:type="gramStart"/>
      <w:r w:rsidRPr="001F42D3">
        <w:t>transaction can</w:t>
      </w:r>
      <w:proofErr w:type="gramEnd"/>
      <w:r w:rsidRPr="001F42D3">
        <w:t xml:space="preserve">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w:t>
      </w:r>
      <w:r w:rsidR="001F42D3">
        <w:t xml:space="preserve">. </w:t>
      </w:r>
      <w:r w:rsidRPr="001F42D3">
        <w:t xml:space="preserve">Whether or not the Alert Manager (AM) includes this information in a PCD-05 transaction is dependent upon the AM </w:t>
      </w:r>
      <w:r w:rsidR="00277D6B">
        <w:t>Actor</w:t>
      </w:r>
      <w:r w:rsidRPr="001F42D3">
        <w:t xml:space="preserve"> having a source for this information</w:t>
      </w:r>
      <w:r w:rsidR="001F42D3">
        <w:t xml:space="preserve">. </w:t>
      </w:r>
      <w:r w:rsidRPr="001F42D3">
        <w:t xml:space="preserve">The source can be either from the Alert Communicator (AC) </w:t>
      </w:r>
      <w:r w:rsidR="00277D6B">
        <w:t>Actor</w:t>
      </w:r>
      <w:r w:rsidRPr="001F42D3">
        <w:t xml:space="preserve"> in PCD-07 Report Dissemination Alert Status transaction content or by the AM </w:t>
      </w:r>
      <w:r w:rsidR="00277D6B">
        <w:t>Actor</w:t>
      </w:r>
      <w:r w:rsidRPr="001F42D3">
        <w:t xml:space="preserve">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1F42D3" w:rsidRDefault="00980552" w:rsidP="005C1693">
      <w:pPr>
        <w:pStyle w:val="BodyText"/>
      </w:pPr>
      <w:r w:rsidRPr="001F42D3">
        <w:t>Use of the PRT segment is an extraction from HL7 v2.8 with field optionality and cardinality specific to the PCD-05 message.</w:t>
      </w:r>
    </w:p>
    <w:p w14:paraId="3D0BC094" w14:textId="69019877" w:rsidR="00980552" w:rsidRPr="001F42D3" w:rsidRDefault="00980552" w:rsidP="00980552">
      <w:pPr>
        <w:pStyle w:val="TableTitle"/>
      </w:pPr>
      <w:r w:rsidRPr="001F42D3">
        <w:t>Table B.</w:t>
      </w:r>
      <w:r w:rsidR="003F55BE" w:rsidRPr="001F42D3">
        <w:t>10</w:t>
      </w:r>
      <w:r w:rsidRPr="001F42D3">
        <w:t>.2-1: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1F42D3" w:rsidRDefault="00980552" w:rsidP="00980552">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1F42D3" w:rsidRDefault="00980552" w:rsidP="00980552">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1F42D3" w:rsidRDefault="00980552" w:rsidP="00980552">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1F42D3" w:rsidRDefault="00980552" w:rsidP="00980552">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1F42D3" w:rsidRDefault="00980552" w:rsidP="00980552">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1F42D3" w:rsidRDefault="00980552" w:rsidP="00980552">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1F42D3" w:rsidRDefault="00980552" w:rsidP="00980552">
            <w:pPr>
              <w:pStyle w:val="TableEntryHeader"/>
            </w:pPr>
            <w:r w:rsidRPr="001F42D3">
              <w:t>ELEMENT NAME</w:t>
            </w:r>
          </w:p>
        </w:tc>
      </w:tr>
      <w:tr w:rsidR="00980552" w:rsidRPr="001F42D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1F42D3" w:rsidRDefault="00980552" w:rsidP="00980552">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1F42D3" w:rsidRDefault="00980552" w:rsidP="00980552">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1F42D3" w:rsidRDefault="00980552" w:rsidP="00980552">
            <w:pPr>
              <w:pStyle w:val="TableEntry"/>
            </w:pPr>
            <w:r w:rsidRPr="001F42D3">
              <w:t>Participation Instance ID</w:t>
            </w:r>
          </w:p>
        </w:tc>
      </w:tr>
      <w:tr w:rsidR="00980552" w:rsidRPr="001F42D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1F42D3" w:rsidRDefault="00980552" w:rsidP="00980552">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1F42D3" w:rsidRDefault="00980552" w:rsidP="00980552">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1F42D3" w:rsidRDefault="00980552" w:rsidP="00980552">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1F42D3" w:rsidRDefault="00980552" w:rsidP="00980552">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1F42D3" w:rsidRDefault="00980552" w:rsidP="00980552">
            <w:pPr>
              <w:pStyle w:val="TableEntry"/>
            </w:pPr>
            <w:r w:rsidRPr="001F42D3">
              <w:t>Action Code</w:t>
            </w:r>
          </w:p>
        </w:tc>
      </w:tr>
      <w:tr w:rsidR="00980552" w:rsidRPr="001F42D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1F42D3" w:rsidRDefault="00980552" w:rsidP="00980552">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1F42D3" w:rsidRDefault="00980552" w:rsidP="00980552">
            <w:pPr>
              <w:pStyle w:val="TableEntry"/>
            </w:pPr>
            <w:r w:rsidRPr="001F42D3">
              <w:t>Action Reason</w:t>
            </w:r>
          </w:p>
        </w:tc>
      </w:tr>
      <w:tr w:rsidR="00980552" w:rsidRPr="001F42D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1F42D3" w:rsidRDefault="00980552" w:rsidP="00980552">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1F42D3" w:rsidRDefault="00980552" w:rsidP="00980552">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1F42D3" w:rsidRDefault="00980552" w:rsidP="00980552">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1F42D3" w:rsidRDefault="00980552" w:rsidP="00980552">
            <w:pPr>
              <w:pStyle w:val="TableEntry"/>
            </w:pPr>
            <w:r w:rsidRPr="001F42D3">
              <w:t>Participation</w:t>
            </w:r>
          </w:p>
        </w:tc>
      </w:tr>
      <w:tr w:rsidR="00980552" w:rsidRPr="001F42D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1F42D3" w:rsidRDefault="00980552" w:rsidP="00980552">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1F42D3" w:rsidRDefault="00980552" w:rsidP="00980552">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1F42D3" w:rsidRDefault="00980552" w:rsidP="00980552">
            <w:pPr>
              <w:pStyle w:val="TableEntry"/>
            </w:pPr>
            <w:r w:rsidRPr="001F42D3">
              <w:t>Participation Person</w:t>
            </w:r>
          </w:p>
        </w:tc>
      </w:tr>
      <w:tr w:rsidR="00980552" w:rsidRPr="001F42D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1F42D3" w:rsidRDefault="00980552" w:rsidP="00980552">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1F42D3" w:rsidRDefault="00980552" w:rsidP="00980552">
            <w:pPr>
              <w:pStyle w:val="TableEntry"/>
            </w:pPr>
            <w:r w:rsidRPr="001F42D3">
              <w:t>Participation Person Provider Type</w:t>
            </w:r>
          </w:p>
        </w:tc>
      </w:tr>
      <w:tr w:rsidR="00980552" w:rsidRPr="001F42D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1F42D3" w:rsidRDefault="00980552" w:rsidP="00980552">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1F42D3" w:rsidRDefault="00980552" w:rsidP="00980552">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1F42D3" w:rsidRDefault="00980552" w:rsidP="00980552">
            <w:pPr>
              <w:pStyle w:val="TableEntry"/>
            </w:pPr>
            <w:r w:rsidRPr="001F42D3">
              <w:t>Participation Organization Unit Type</w:t>
            </w:r>
          </w:p>
        </w:tc>
      </w:tr>
      <w:tr w:rsidR="00980552" w:rsidRPr="001F42D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1F42D3" w:rsidRDefault="00980552" w:rsidP="00980552">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1F42D3" w:rsidRDefault="00980552" w:rsidP="00980552">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1F42D3" w:rsidRDefault="00980552" w:rsidP="00980552">
            <w:pPr>
              <w:pStyle w:val="TableEntry"/>
            </w:pPr>
            <w:r w:rsidRPr="001F42D3">
              <w:t>Participation Organization</w:t>
            </w:r>
          </w:p>
        </w:tc>
      </w:tr>
      <w:tr w:rsidR="00980552" w:rsidRPr="001F42D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1F42D3" w:rsidRDefault="00980552" w:rsidP="00980552">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1F42D3" w:rsidRDefault="00980552" w:rsidP="00980552">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1F42D3" w:rsidRDefault="00980552" w:rsidP="00980552">
            <w:pPr>
              <w:pStyle w:val="TableEntry"/>
            </w:pPr>
            <w:r w:rsidRPr="001F42D3">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1F42D3" w:rsidRDefault="00980552" w:rsidP="00980552">
            <w:pPr>
              <w:pStyle w:val="TableEntry"/>
            </w:pPr>
            <w:r w:rsidRPr="001F42D3">
              <w:t>Participation Location</w:t>
            </w:r>
          </w:p>
        </w:tc>
      </w:tr>
      <w:tr w:rsidR="00980552" w:rsidRPr="001F42D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1F42D3" w:rsidRDefault="00980552" w:rsidP="00980552">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1F42D3" w:rsidRDefault="00980552" w:rsidP="00980552">
            <w:pPr>
              <w:pStyle w:val="TableEntry"/>
            </w:pPr>
            <w:r w:rsidRPr="001F42D3">
              <w:t>Participation Device</w:t>
            </w:r>
          </w:p>
        </w:tc>
      </w:tr>
      <w:tr w:rsidR="00980552" w:rsidRPr="001F42D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1F42D3" w:rsidRDefault="00980552" w:rsidP="00980552">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1F42D3" w:rsidRDefault="00980552" w:rsidP="00980552">
            <w:pPr>
              <w:pStyle w:val="TableEntry"/>
            </w:pPr>
            <w:r w:rsidRPr="001F42D3">
              <w:t>Participation Begin Date/Time (arrival Time)</w:t>
            </w:r>
          </w:p>
        </w:tc>
      </w:tr>
      <w:tr w:rsidR="00980552" w:rsidRPr="001F42D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1F42D3" w:rsidRDefault="00980552" w:rsidP="00980552">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1F42D3" w:rsidRDefault="00980552" w:rsidP="00980552">
            <w:pPr>
              <w:pStyle w:val="TableEntry"/>
            </w:pPr>
            <w:r w:rsidRPr="001F42D3">
              <w:t>Participation End Date/Time (departure time)</w:t>
            </w:r>
          </w:p>
        </w:tc>
      </w:tr>
      <w:tr w:rsidR="00980552" w:rsidRPr="001F42D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1F42D3" w:rsidRDefault="00980552" w:rsidP="00980552">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1F42D3" w:rsidRDefault="00980552" w:rsidP="00980552">
            <w:pPr>
              <w:pStyle w:val="TableEntry"/>
            </w:pPr>
            <w:r w:rsidRPr="001F42D3">
              <w:t>Participation Qualitative Duration</w:t>
            </w:r>
          </w:p>
        </w:tc>
      </w:tr>
      <w:tr w:rsidR="00980552" w:rsidRPr="001F42D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1F42D3" w:rsidRDefault="00980552" w:rsidP="00980552">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1F42D3" w:rsidRDefault="00980552" w:rsidP="00980552">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1F42D3" w:rsidRDefault="00980552" w:rsidP="00980552">
            <w:pPr>
              <w:pStyle w:val="TableEntry"/>
            </w:pPr>
            <w:r w:rsidRPr="001F42D3">
              <w:t>Participation Address (postal address)</w:t>
            </w:r>
          </w:p>
        </w:tc>
      </w:tr>
      <w:tr w:rsidR="00980552" w:rsidRPr="001F42D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1F42D3" w:rsidRDefault="00980552" w:rsidP="00980552">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1F42D3" w:rsidRDefault="00980552" w:rsidP="00980552">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1F42D3" w:rsidRDefault="00980552" w:rsidP="00980552">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1F42D3" w:rsidRDefault="00980552" w:rsidP="00980552">
            <w:pPr>
              <w:pStyle w:val="TableEntry"/>
            </w:pPr>
            <w:r w:rsidRPr="001F42D3">
              <w:t>Participation Telecommunication Address</w:t>
            </w:r>
          </w:p>
        </w:tc>
      </w:tr>
    </w:tbl>
    <w:p w14:paraId="7EFC6AEF" w14:textId="77777777" w:rsidR="00980552" w:rsidRPr="001F42D3" w:rsidRDefault="00980552" w:rsidP="00980552">
      <w:pPr>
        <w:pStyle w:val="BodyText"/>
      </w:pPr>
    </w:p>
    <w:p w14:paraId="349F4445" w14:textId="77777777" w:rsidR="00980552" w:rsidRPr="005C1693" w:rsidRDefault="00980552" w:rsidP="005C1693">
      <w:pPr>
        <w:pStyle w:val="BodyText"/>
      </w:pPr>
      <w:r w:rsidRPr="005C1693">
        <w:rPr>
          <w:b/>
          <w:bCs/>
        </w:rPr>
        <w:t>PRT-1 Participation Instance ID (EI) 02379</w:t>
      </w:r>
    </w:p>
    <w:p w14:paraId="5D0ACC7A" w14:textId="77777777" w:rsidR="00980552" w:rsidRPr="001F42D3" w:rsidRDefault="00980552" w:rsidP="005C1693">
      <w:pPr>
        <w:pStyle w:val="BodyText"/>
      </w:pPr>
      <w:r w:rsidRPr="001F42D3">
        <w:t>This field contains a unique identifier of the specific participation record.</w:t>
      </w:r>
    </w:p>
    <w:p w14:paraId="0253541E" w14:textId="77777777" w:rsidR="00980552" w:rsidRPr="001F42D3" w:rsidRDefault="00980552" w:rsidP="005C1693">
      <w:pPr>
        <w:pStyle w:val="BodyText"/>
      </w:pPr>
      <w:r w:rsidRPr="001F42D3">
        <w:rPr>
          <w:b/>
          <w:bCs/>
        </w:rPr>
        <w:lastRenderedPageBreak/>
        <w:t>PRT-2 Action Code (ID) 00816</w:t>
      </w:r>
    </w:p>
    <w:p w14:paraId="51CEB6AC" w14:textId="77777777" w:rsidR="00980552" w:rsidRPr="001F42D3" w:rsidRDefault="00980552" w:rsidP="005C1693">
      <w:pPr>
        <w:pStyle w:val="BodyText"/>
      </w:pPr>
      <w:r w:rsidRPr="001F42D3">
        <w:t>For the PCD-05 message this field shall contain the value AD indicating Add.</w:t>
      </w:r>
    </w:p>
    <w:p w14:paraId="0242D209" w14:textId="77777777" w:rsidR="00980552" w:rsidRPr="001F42D3" w:rsidRDefault="00980552" w:rsidP="005C1693">
      <w:pPr>
        <w:pStyle w:val="BodyText"/>
      </w:pPr>
      <w:r w:rsidRPr="001F42D3">
        <w:rPr>
          <w:b/>
          <w:bCs/>
        </w:rPr>
        <w:t>PRT-3 Action Reason (CWE) 02380</w:t>
      </w:r>
    </w:p>
    <w:p w14:paraId="58805CD0" w14:textId="77777777" w:rsidR="00980552" w:rsidRPr="001F42D3" w:rsidRDefault="00980552" w:rsidP="005C1693">
      <w:pPr>
        <w:pStyle w:val="BodyText"/>
      </w:pPr>
      <w:r w:rsidRPr="001F42D3">
        <w:t xml:space="preserve">For the PCD-05 message the PRT-3.1 Action Reason – Identifier component </w:t>
      </w:r>
      <w:r w:rsidRPr="001F42D3">
        <w:rPr>
          <w:i/>
        </w:rPr>
        <w:t>shall</w:t>
      </w:r>
      <w:r w:rsidRPr="001F42D3">
        <w:t xml:space="preserve"> be populated with the string RESPONSE. For the PCD-05 message the PRT-3.2 Action Reason – Text component </w:t>
      </w:r>
      <w:r w:rsidRPr="001F42D3">
        <w:rPr>
          <w:i/>
        </w:rPr>
        <w:t>shall</w:t>
      </w:r>
      <w:r w:rsidRPr="001F42D3">
        <w:t xml:space="preserve"> be populated with a string value from the following table which correlates with values from the PCD-07 response status and shall be one of the following.</w:t>
      </w:r>
    </w:p>
    <w:p w14:paraId="7735BB69" w14:textId="77777777" w:rsidR="00D5185F" w:rsidRPr="001F42D3" w:rsidRDefault="00D5185F" w:rsidP="005C1693">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1F42D3" w14:paraId="5678FE0D" w14:textId="77777777" w:rsidTr="005C1693">
        <w:trPr>
          <w:cantSplit/>
          <w:tblHeader/>
          <w:jc w:val="center"/>
        </w:trPr>
        <w:tc>
          <w:tcPr>
            <w:tcW w:w="2367" w:type="dxa"/>
            <w:shd w:val="clear" w:color="auto" w:fill="D9D9D9" w:themeFill="background1" w:themeFillShade="D9"/>
          </w:tcPr>
          <w:p w14:paraId="4F758496" w14:textId="77777777" w:rsidR="00980552" w:rsidRPr="001F42D3" w:rsidRDefault="00980552" w:rsidP="00980552">
            <w:pPr>
              <w:pStyle w:val="TableEntryHeader"/>
            </w:pPr>
            <w:r w:rsidRPr="001F42D3">
              <w:t>PRT-3.2 value</w:t>
            </w:r>
          </w:p>
        </w:tc>
        <w:tc>
          <w:tcPr>
            <w:tcW w:w="4494" w:type="dxa"/>
            <w:shd w:val="clear" w:color="auto" w:fill="D9D9D9" w:themeFill="background1" w:themeFillShade="D9"/>
          </w:tcPr>
          <w:p w14:paraId="6A6C43FC" w14:textId="77777777" w:rsidR="00980552" w:rsidRPr="001F42D3" w:rsidRDefault="00980552" w:rsidP="00980552">
            <w:pPr>
              <w:pStyle w:val="TableEntryHeader"/>
            </w:pPr>
            <w:r w:rsidRPr="001F42D3">
              <w:t>PCD-07 response status</w:t>
            </w:r>
          </w:p>
        </w:tc>
      </w:tr>
      <w:tr w:rsidR="00980552" w:rsidRPr="001F42D3" w14:paraId="4084C3D7" w14:textId="77777777" w:rsidTr="009926F3">
        <w:trPr>
          <w:jc w:val="center"/>
        </w:trPr>
        <w:tc>
          <w:tcPr>
            <w:tcW w:w="2367" w:type="dxa"/>
            <w:vAlign w:val="center"/>
          </w:tcPr>
          <w:p w14:paraId="7AB71AF3" w14:textId="77777777" w:rsidR="00980552" w:rsidRPr="001F42D3" w:rsidRDefault="00980552" w:rsidP="00980552">
            <w:pPr>
              <w:pStyle w:val="TableEntry"/>
            </w:pPr>
            <w:r w:rsidRPr="001F42D3">
              <w:t>RECEIVED</w:t>
            </w:r>
          </w:p>
        </w:tc>
        <w:tc>
          <w:tcPr>
            <w:tcW w:w="4494" w:type="dxa"/>
            <w:vAlign w:val="center"/>
          </w:tcPr>
          <w:p w14:paraId="5D91E180" w14:textId="75AE2B8B" w:rsidR="00980552" w:rsidRPr="001F42D3" w:rsidRDefault="00980552" w:rsidP="00980552">
            <w:pPr>
              <w:pStyle w:val="TableEntry"/>
            </w:pPr>
            <w:r w:rsidRPr="001F42D3">
              <w:t xml:space="preserve">PCD-06 received and verified by ACM AC </w:t>
            </w:r>
            <w:r w:rsidR="00277D6B">
              <w:t>Actor</w:t>
            </w:r>
          </w:p>
        </w:tc>
      </w:tr>
      <w:tr w:rsidR="00980552" w:rsidRPr="001F42D3" w14:paraId="4BAFCA3E" w14:textId="77777777" w:rsidTr="009926F3">
        <w:trPr>
          <w:jc w:val="center"/>
        </w:trPr>
        <w:tc>
          <w:tcPr>
            <w:tcW w:w="2367" w:type="dxa"/>
            <w:vAlign w:val="center"/>
          </w:tcPr>
          <w:p w14:paraId="4059EEDD" w14:textId="77777777" w:rsidR="00980552" w:rsidRPr="001F42D3" w:rsidRDefault="00980552" w:rsidP="00980552">
            <w:pPr>
              <w:pStyle w:val="TableEntry"/>
            </w:pPr>
            <w:r w:rsidRPr="001F42D3">
              <w:t>UNDELIVERABLE</w:t>
            </w:r>
          </w:p>
        </w:tc>
        <w:tc>
          <w:tcPr>
            <w:tcW w:w="4494" w:type="dxa"/>
            <w:vAlign w:val="center"/>
          </w:tcPr>
          <w:p w14:paraId="552D735E" w14:textId="35C96BAF" w:rsidR="00980552" w:rsidRPr="001F42D3" w:rsidRDefault="00980552" w:rsidP="00980552">
            <w:pPr>
              <w:pStyle w:val="TableEntry"/>
            </w:pPr>
            <w:r w:rsidRPr="001F42D3">
              <w:t xml:space="preserve">ACM AC </w:t>
            </w:r>
            <w:r w:rsidR="00277D6B">
              <w:t>Actor</w:t>
            </w:r>
            <w:r w:rsidRPr="001F42D3">
              <w:t xml:space="preserve"> unable to deliver notification to endpoint communication device</w:t>
            </w:r>
          </w:p>
        </w:tc>
      </w:tr>
      <w:tr w:rsidR="00980552" w:rsidRPr="001F42D3" w14:paraId="15B4FAA8" w14:textId="77777777" w:rsidTr="009926F3">
        <w:trPr>
          <w:jc w:val="center"/>
        </w:trPr>
        <w:tc>
          <w:tcPr>
            <w:tcW w:w="2367" w:type="dxa"/>
            <w:vAlign w:val="center"/>
          </w:tcPr>
          <w:p w14:paraId="31EE9859" w14:textId="77777777" w:rsidR="00980552" w:rsidRPr="001F42D3" w:rsidRDefault="00980552" w:rsidP="00980552">
            <w:pPr>
              <w:pStyle w:val="TableEntry"/>
            </w:pPr>
            <w:r w:rsidRPr="001F42D3">
              <w:t>DELIVERED</w:t>
            </w:r>
          </w:p>
        </w:tc>
        <w:tc>
          <w:tcPr>
            <w:tcW w:w="4494" w:type="dxa"/>
            <w:vAlign w:val="center"/>
          </w:tcPr>
          <w:p w14:paraId="2957506C" w14:textId="77777777" w:rsidR="00980552" w:rsidRPr="001F42D3" w:rsidRDefault="00980552" w:rsidP="00980552">
            <w:pPr>
              <w:pStyle w:val="TableEntry"/>
            </w:pPr>
            <w:r w:rsidRPr="001F42D3">
              <w:t>ACM AC delivered notification to endpoint communication device</w:t>
            </w:r>
          </w:p>
        </w:tc>
      </w:tr>
      <w:tr w:rsidR="00980552" w:rsidRPr="001F42D3" w14:paraId="11EF5EA7" w14:textId="77777777" w:rsidTr="009926F3">
        <w:trPr>
          <w:jc w:val="center"/>
        </w:trPr>
        <w:tc>
          <w:tcPr>
            <w:tcW w:w="2367" w:type="dxa"/>
            <w:vAlign w:val="center"/>
          </w:tcPr>
          <w:p w14:paraId="5B00B414" w14:textId="77777777" w:rsidR="00980552" w:rsidRPr="001F42D3" w:rsidRDefault="00980552" w:rsidP="00980552">
            <w:pPr>
              <w:pStyle w:val="TableEntry"/>
            </w:pPr>
            <w:r w:rsidRPr="001F42D3">
              <w:t>READ</w:t>
            </w:r>
          </w:p>
        </w:tc>
        <w:tc>
          <w:tcPr>
            <w:tcW w:w="4494" w:type="dxa"/>
            <w:vAlign w:val="center"/>
          </w:tcPr>
          <w:p w14:paraId="4509542F" w14:textId="77777777" w:rsidR="00980552" w:rsidRPr="001F42D3" w:rsidRDefault="00980552" w:rsidP="00980552">
            <w:pPr>
              <w:pStyle w:val="TableEntry"/>
            </w:pPr>
            <w:r w:rsidRPr="001F42D3">
              <w:t>Application on endpoint communication device has presented the notification to the operator and the operator may have manually indicated read receipt</w:t>
            </w:r>
          </w:p>
        </w:tc>
      </w:tr>
      <w:tr w:rsidR="00980552" w:rsidRPr="001F42D3" w14:paraId="66D82C64" w14:textId="77777777" w:rsidTr="009926F3">
        <w:trPr>
          <w:jc w:val="center"/>
        </w:trPr>
        <w:tc>
          <w:tcPr>
            <w:tcW w:w="2367" w:type="dxa"/>
            <w:vAlign w:val="center"/>
          </w:tcPr>
          <w:p w14:paraId="270EDC66" w14:textId="77777777" w:rsidR="00980552" w:rsidRPr="001F42D3" w:rsidRDefault="00980552" w:rsidP="00980552">
            <w:pPr>
              <w:pStyle w:val="TableEntry"/>
            </w:pPr>
            <w:r w:rsidRPr="001F42D3">
              <w:t>CALLBACKSTART</w:t>
            </w:r>
          </w:p>
        </w:tc>
        <w:tc>
          <w:tcPr>
            <w:tcW w:w="4494" w:type="dxa"/>
            <w:vAlign w:val="center"/>
          </w:tcPr>
          <w:p w14:paraId="002A0395" w14:textId="77777777" w:rsidR="00980552" w:rsidRPr="001F42D3" w:rsidRDefault="00980552" w:rsidP="00980552">
            <w:pPr>
              <w:pStyle w:val="TableEntry"/>
            </w:pPr>
            <w:r w:rsidRPr="001F42D3">
              <w:t xml:space="preserve">Endpoint communication device telephony </w:t>
            </w:r>
            <w:proofErr w:type="gramStart"/>
            <w:r w:rsidRPr="001F42D3">
              <w:t>dial</w:t>
            </w:r>
            <w:proofErr w:type="gramEnd"/>
            <w:r w:rsidRPr="001F42D3">
              <w:t xml:space="preserve"> back started</w:t>
            </w:r>
          </w:p>
        </w:tc>
      </w:tr>
      <w:tr w:rsidR="00980552" w:rsidRPr="001F42D3" w14:paraId="0F11791C" w14:textId="77777777" w:rsidTr="009926F3">
        <w:trPr>
          <w:jc w:val="center"/>
        </w:trPr>
        <w:tc>
          <w:tcPr>
            <w:tcW w:w="2367" w:type="dxa"/>
            <w:vAlign w:val="center"/>
          </w:tcPr>
          <w:p w14:paraId="0E2BDA30" w14:textId="77777777" w:rsidR="00980552" w:rsidRPr="001F42D3" w:rsidRDefault="00980552" w:rsidP="00980552">
            <w:pPr>
              <w:pStyle w:val="TableEntry"/>
            </w:pPr>
            <w:r w:rsidRPr="001F42D3">
              <w:t>CALLBACKEND</w:t>
            </w:r>
          </w:p>
        </w:tc>
        <w:tc>
          <w:tcPr>
            <w:tcW w:w="4494" w:type="dxa"/>
            <w:vAlign w:val="center"/>
          </w:tcPr>
          <w:p w14:paraId="435E2DD7" w14:textId="77777777" w:rsidR="00980552" w:rsidRPr="001F42D3" w:rsidRDefault="00980552" w:rsidP="00980552">
            <w:pPr>
              <w:pStyle w:val="TableEntry"/>
            </w:pPr>
            <w:r w:rsidRPr="001F42D3">
              <w:t xml:space="preserve">Endpoint communication device telephony </w:t>
            </w:r>
            <w:proofErr w:type="gramStart"/>
            <w:r w:rsidRPr="001F42D3">
              <w:t>dial</w:t>
            </w:r>
            <w:proofErr w:type="gramEnd"/>
            <w:r w:rsidRPr="001F42D3">
              <w:t xml:space="preserve"> back ended</w:t>
            </w:r>
          </w:p>
        </w:tc>
      </w:tr>
      <w:tr w:rsidR="00980552" w:rsidRPr="001F42D3" w14:paraId="29DE98A7" w14:textId="77777777" w:rsidTr="009926F3">
        <w:trPr>
          <w:jc w:val="center"/>
        </w:trPr>
        <w:tc>
          <w:tcPr>
            <w:tcW w:w="2367" w:type="dxa"/>
            <w:vAlign w:val="center"/>
          </w:tcPr>
          <w:p w14:paraId="2C5FDF25" w14:textId="77777777" w:rsidR="00980552" w:rsidRPr="001F42D3" w:rsidRDefault="00980552" w:rsidP="00980552">
            <w:pPr>
              <w:pStyle w:val="TableEntry"/>
            </w:pPr>
            <w:r w:rsidRPr="001F42D3">
              <w:t>ACCEPTED</w:t>
            </w:r>
          </w:p>
        </w:tc>
        <w:tc>
          <w:tcPr>
            <w:tcW w:w="4494" w:type="dxa"/>
            <w:vAlign w:val="center"/>
          </w:tcPr>
          <w:p w14:paraId="75005C37" w14:textId="77777777" w:rsidR="00980552" w:rsidRPr="001F42D3" w:rsidRDefault="00980552" w:rsidP="00980552">
            <w:pPr>
              <w:pStyle w:val="TableEntry"/>
            </w:pPr>
            <w:r w:rsidRPr="001F42D3">
              <w:t>Endpoint communication device operator has accepted responsibility for the alert</w:t>
            </w:r>
          </w:p>
        </w:tc>
      </w:tr>
      <w:tr w:rsidR="00980552" w:rsidRPr="001F42D3" w14:paraId="7FBD60F5" w14:textId="77777777" w:rsidTr="009926F3">
        <w:trPr>
          <w:jc w:val="center"/>
        </w:trPr>
        <w:tc>
          <w:tcPr>
            <w:tcW w:w="2367" w:type="dxa"/>
            <w:vAlign w:val="center"/>
          </w:tcPr>
          <w:p w14:paraId="5B92FD15" w14:textId="77777777" w:rsidR="00980552" w:rsidRPr="001F42D3" w:rsidRDefault="00980552" w:rsidP="00980552">
            <w:pPr>
              <w:pStyle w:val="TableEntry"/>
            </w:pPr>
            <w:r w:rsidRPr="001F42D3">
              <w:t>ACCEPTEDPOSITIVE</w:t>
            </w:r>
          </w:p>
        </w:tc>
        <w:tc>
          <w:tcPr>
            <w:tcW w:w="4494" w:type="dxa"/>
            <w:vAlign w:val="center"/>
          </w:tcPr>
          <w:p w14:paraId="3103F43C" w14:textId="77777777" w:rsidR="00980552" w:rsidRPr="001F42D3" w:rsidRDefault="00980552" w:rsidP="00980552">
            <w:pPr>
              <w:pStyle w:val="TableEntry"/>
            </w:pPr>
            <w:r w:rsidRPr="001F42D3">
              <w:t>Endpoint communication device operator has accepted responsibility for the alert and has indicated that the alert is actionable</w:t>
            </w:r>
          </w:p>
        </w:tc>
      </w:tr>
      <w:tr w:rsidR="00980552" w:rsidRPr="001F42D3" w14:paraId="52B73557" w14:textId="77777777" w:rsidTr="009926F3">
        <w:trPr>
          <w:jc w:val="center"/>
        </w:trPr>
        <w:tc>
          <w:tcPr>
            <w:tcW w:w="2367" w:type="dxa"/>
            <w:vAlign w:val="center"/>
          </w:tcPr>
          <w:p w14:paraId="1F3D9BEE" w14:textId="77777777" w:rsidR="00980552" w:rsidRPr="001F42D3" w:rsidRDefault="00980552" w:rsidP="00980552">
            <w:pPr>
              <w:pStyle w:val="TableEntry"/>
            </w:pPr>
            <w:r w:rsidRPr="001F42D3">
              <w:t>ACCEPTEDNOTRELEVANT</w:t>
            </w:r>
          </w:p>
        </w:tc>
        <w:tc>
          <w:tcPr>
            <w:tcW w:w="4494" w:type="dxa"/>
            <w:vAlign w:val="center"/>
          </w:tcPr>
          <w:p w14:paraId="1993B5EE" w14:textId="77777777" w:rsidR="00980552" w:rsidRPr="001F42D3" w:rsidRDefault="00980552" w:rsidP="00980552">
            <w:pPr>
              <w:pStyle w:val="TableEntry"/>
            </w:pPr>
            <w:r w:rsidRPr="001F42D3">
              <w:t>Endpoint communication device operator has accepted responsibility for the alert and has indicated it as not actionable</w:t>
            </w:r>
          </w:p>
        </w:tc>
      </w:tr>
      <w:tr w:rsidR="00980552" w:rsidRPr="001F42D3" w14:paraId="1DDE02EB" w14:textId="77777777" w:rsidTr="009926F3">
        <w:trPr>
          <w:jc w:val="center"/>
        </w:trPr>
        <w:tc>
          <w:tcPr>
            <w:tcW w:w="2367" w:type="dxa"/>
            <w:vAlign w:val="center"/>
          </w:tcPr>
          <w:p w14:paraId="59862831" w14:textId="77777777" w:rsidR="00980552" w:rsidRPr="001F42D3" w:rsidRDefault="00980552" w:rsidP="00980552">
            <w:pPr>
              <w:pStyle w:val="TableEntry"/>
            </w:pPr>
            <w:r w:rsidRPr="001F42D3">
              <w:t>ACCEPTEDFALSE</w:t>
            </w:r>
          </w:p>
        </w:tc>
        <w:tc>
          <w:tcPr>
            <w:tcW w:w="4494" w:type="dxa"/>
            <w:vAlign w:val="center"/>
          </w:tcPr>
          <w:p w14:paraId="0AC0B4A0" w14:textId="77777777" w:rsidR="00980552" w:rsidRPr="001F42D3" w:rsidRDefault="00980552" w:rsidP="00980552">
            <w:pPr>
              <w:pStyle w:val="TableEntry"/>
            </w:pPr>
            <w:r w:rsidRPr="001F42D3">
              <w:t xml:space="preserve">Endpoint communication device  operator has accepted responsibility for the </w:t>
            </w:r>
            <w:proofErr w:type="gramStart"/>
            <w:r w:rsidRPr="001F42D3">
              <w:t>alert</w:t>
            </w:r>
            <w:proofErr w:type="gramEnd"/>
            <w:r w:rsidRPr="001F42D3">
              <w:t xml:space="preserve"> has indicated that it is not a true alert</w:t>
            </w:r>
          </w:p>
        </w:tc>
      </w:tr>
      <w:tr w:rsidR="00980552" w:rsidRPr="001F42D3" w14:paraId="1CC47BDE" w14:textId="77777777" w:rsidTr="009926F3">
        <w:trPr>
          <w:jc w:val="center"/>
        </w:trPr>
        <w:tc>
          <w:tcPr>
            <w:tcW w:w="2367" w:type="dxa"/>
            <w:vAlign w:val="center"/>
          </w:tcPr>
          <w:p w14:paraId="6922ABF6" w14:textId="77777777" w:rsidR="00980552" w:rsidRPr="001F42D3" w:rsidRDefault="00980552" w:rsidP="00980552">
            <w:pPr>
              <w:pStyle w:val="TableEntry"/>
            </w:pPr>
            <w:r w:rsidRPr="001F42D3">
              <w:t>REJECTED</w:t>
            </w:r>
          </w:p>
        </w:tc>
        <w:tc>
          <w:tcPr>
            <w:tcW w:w="4494" w:type="dxa"/>
            <w:vAlign w:val="center"/>
          </w:tcPr>
          <w:p w14:paraId="722BFE37" w14:textId="77777777" w:rsidR="00980552" w:rsidRPr="001F42D3" w:rsidRDefault="00980552" w:rsidP="00980552">
            <w:pPr>
              <w:pStyle w:val="TableEntry"/>
            </w:pPr>
            <w:r w:rsidRPr="001F42D3">
              <w:t>Endpoint communication device  operator has declined responsibility for the alert</w:t>
            </w:r>
          </w:p>
        </w:tc>
      </w:tr>
      <w:tr w:rsidR="00980552" w:rsidRPr="001F42D3" w14:paraId="25EEC203" w14:textId="77777777" w:rsidTr="009926F3">
        <w:trPr>
          <w:jc w:val="center"/>
        </w:trPr>
        <w:tc>
          <w:tcPr>
            <w:tcW w:w="2367" w:type="dxa"/>
            <w:vAlign w:val="center"/>
          </w:tcPr>
          <w:p w14:paraId="38D0BF1A" w14:textId="77777777" w:rsidR="00980552" w:rsidRPr="001F42D3" w:rsidRDefault="00980552" w:rsidP="00980552">
            <w:pPr>
              <w:pStyle w:val="TableEntry"/>
            </w:pPr>
            <w:r w:rsidRPr="001F42D3">
              <w:t>CANCELLED</w:t>
            </w:r>
          </w:p>
        </w:tc>
        <w:tc>
          <w:tcPr>
            <w:tcW w:w="4494" w:type="dxa"/>
            <w:vAlign w:val="center"/>
          </w:tcPr>
          <w:p w14:paraId="3B401EEA" w14:textId="77777777" w:rsidR="00980552" w:rsidRPr="001F42D3" w:rsidRDefault="00980552" w:rsidP="00980552">
            <w:pPr>
              <w:pStyle w:val="TableEntry"/>
            </w:pPr>
            <w:r w:rsidRPr="001F42D3">
              <w:t>[reserved, not implemented]</w:t>
            </w:r>
          </w:p>
        </w:tc>
      </w:tr>
      <w:tr w:rsidR="00980552" w:rsidRPr="001F42D3" w14:paraId="68D5CFB0" w14:textId="77777777" w:rsidTr="009926F3">
        <w:trPr>
          <w:jc w:val="center"/>
        </w:trPr>
        <w:tc>
          <w:tcPr>
            <w:tcW w:w="2367" w:type="dxa"/>
            <w:vAlign w:val="center"/>
          </w:tcPr>
          <w:p w14:paraId="5395C01C" w14:textId="77777777" w:rsidR="00980552" w:rsidRPr="001F42D3" w:rsidRDefault="00980552" w:rsidP="00980552">
            <w:pPr>
              <w:pStyle w:val="TableEntry"/>
            </w:pPr>
            <w:r w:rsidRPr="001F42D3">
              <w:t>COMPLETED</w:t>
            </w:r>
          </w:p>
        </w:tc>
        <w:tc>
          <w:tcPr>
            <w:tcW w:w="4494" w:type="dxa"/>
            <w:vAlign w:val="center"/>
          </w:tcPr>
          <w:p w14:paraId="32F7D5E7" w14:textId="77777777" w:rsidR="00980552" w:rsidRPr="001F42D3" w:rsidRDefault="00980552" w:rsidP="00980552">
            <w:pPr>
              <w:pStyle w:val="TableEntry"/>
            </w:pPr>
            <w:r w:rsidRPr="001F42D3">
              <w:t>Endpoint communication device operator has indicated completion of the clinical workflow step associated with the alert notification</w:t>
            </w:r>
          </w:p>
        </w:tc>
      </w:tr>
      <w:tr w:rsidR="00980552" w:rsidRPr="001F42D3" w14:paraId="30CE0081" w14:textId="77777777" w:rsidTr="009926F3">
        <w:trPr>
          <w:jc w:val="center"/>
        </w:trPr>
        <w:tc>
          <w:tcPr>
            <w:tcW w:w="2367" w:type="dxa"/>
            <w:vAlign w:val="center"/>
          </w:tcPr>
          <w:p w14:paraId="6D8D8BCB" w14:textId="77777777" w:rsidR="00980552" w:rsidRPr="001F42D3" w:rsidRDefault="00980552" w:rsidP="00980552">
            <w:pPr>
              <w:pStyle w:val="TableEntry"/>
            </w:pPr>
            <w:r w:rsidRPr="001F42D3">
              <w:t>ACTIONURI</w:t>
            </w:r>
          </w:p>
        </w:tc>
        <w:tc>
          <w:tcPr>
            <w:tcW w:w="4494" w:type="dxa"/>
            <w:vAlign w:val="center"/>
          </w:tcPr>
          <w:p w14:paraId="6A38EA6C" w14:textId="77777777" w:rsidR="00980552" w:rsidRPr="001F42D3" w:rsidRDefault="00980552" w:rsidP="00980552">
            <w:pPr>
              <w:pStyle w:val="TableEntry"/>
            </w:pPr>
            <w:r w:rsidRPr="001F42D3">
              <w:t xml:space="preserve">An </w:t>
            </w:r>
            <w:proofErr w:type="spellStart"/>
            <w:r w:rsidRPr="001F42D3">
              <w:t>actionURI</w:t>
            </w:r>
            <w:proofErr w:type="spellEnd"/>
            <w:r w:rsidRPr="001F42D3">
              <w:t xml:space="preserve"> provided in the PCD-06 associated with the PCD-07 has been activated (the endpoint device operator clicked on the provided link and therefore activated it) in which case PRT-3.2 </w:t>
            </w:r>
            <w:r w:rsidRPr="001F42D3">
              <w:rPr>
                <w:i/>
              </w:rPr>
              <w:t>shall</w:t>
            </w:r>
            <w:r w:rsidRPr="001F42D3">
              <w:t xml:space="preserve"> have three repeated occurrences.</w:t>
            </w:r>
          </w:p>
          <w:p w14:paraId="24861EDB" w14:textId="5EA71911" w:rsidR="00980552" w:rsidRPr="001F42D3" w:rsidRDefault="00980552" w:rsidP="00980552">
            <w:pPr>
              <w:pStyle w:val="TableEntry"/>
            </w:pPr>
            <w:r w:rsidRPr="001F42D3">
              <w:lastRenderedPageBreak/>
              <w:t>The second occurrence – Identifier shall contain the string ACTIONURI</w:t>
            </w:r>
            <w:r w:rsidR="001F42D3">
              <w:t xml:space="preserve">. </w:t>
            </w:r>
            <w:r w:rsidRPr="001F42D3">
              <w:t xml:space="preserve">The – Text </w:t>
            </w:r>
            <w:r w:rsidRPr="001F42D3">
              <w:rPr>
                <w:i/>
              </w:rPr>
              <w:t>shall</w:t>
            </w:r>
            <w:r w:rsidRPr="001F42D3">
              <w:t xml:space="preserve"> contain the </w:t>
            </w:r>
            <w:proofErr w:type="spellStart"/>
            <w:r w:rsidRPr="001F42D3">
              <w:t>actionURL</w:t>
            </w:r>
            <w:proofErr w:type="spellEnd"/>
            <w:r w:rsidRPr="001F42D3">
              <w:t xml:space="preserve"> from the PCD-0</w:t>
            </w:r>
          </w:p>
          <w:p w14:paraId="485A876F" w14:textId="77777777" w:rsidR="00980552" w:rsidRPr="001F42D3" w:rsidRDefault="00980552" w:rsidP="00980552">
            <w:pPr>
              <w:pStyle w:val="TableEntry"/>
            </w:pPr>
            <w:r w:rsidRPr="001F42D3">
              <w:t>6.</w:t>
            </w:r>
          </w:p>
          <w:p w14:paraId="540A78ED" w14:textId="06267D74" w:rsidR="00980552" w:rsidRPr="001F42D3" w:rsidRDefault="00980552" w:rsidP="00980552">
            <w:pPr>
              <w:pStyle w:val="TableEntry"/>
            </w:pPr>
            <w:r w:rsidRPr="001F42D3">
              <w:t>The third occurrence – Identifier shall contain the string ACTIONURIPURPOSE</w:t>
            </w:r>
            <w:r w:rsidR="001F42D3">
              <w:t xml:space="preserve">. </w:t>
            </w:r>
            <w:r w:rsidRPr="001F42D3">
              <w:t xml:space="preserve">The – Text </w:t>
            </w:r>
            <w:r w:rsidRPr="001F42D3">
              <w:rPr>
                <w:i/>
              </w:rPr>
              <w:t>shall</w:t>
            </w:r>
            <w:r w:rsidRPr="001F42D3">
              <w:t xml:space="preserve"> contain the </w:t>
            </w:r>
            <w:proofErr w:type="spellStart"/>
            <w:r w:rsidRPr="001F42D3">
              <w:t>actionURIPurpose</w:t>
            </w:r>
            <w:proofErr w:type="spellEnd"/>
            <w:r w:rsidRPr="001F42D3">
              <w:t xml:space="preserve"> from the PCD-07</w:t>
            </w:r>
          </w:p>
        </w:tc>
      </w:tr>
    </w:tbl>
    <w:p w14:paraId="711DA4D1" w14:textId="77777777" w:rsidR="00D5185F" w:rsidRPr="001F42D3" w:rsidRDefault="00D5185F" w:rsidP="005C1693">
      <w:pPr>
        <w:pStyle w:val="BodyText"/>
      </w:pPr>
    </w:p>
    <w:p w14:paraId="69F6179F" w14:textId="1276C2D8" w:rsidR="00980552" w:rsidRPr="001F42D3" w:rsidRDefault="00980552" w:rsidP="005C1693">
      <w:pPr>
        <w:pStyle w:val="BodyText"/>
      </w:pPr>
      <w:r w:rsidRPr="001F42D3">
        <w:t>PRT-3.3 Name of Coding System is IHE_PCD_ACM.</w:t>
      </w:r>
    </w:p>
    <w:p w14:paraId="20F528E6" w14:textId="77777777" w:rsidR="00980552" w:rsidRPr="001F42D3" w:rsidRDefault="00980552" w:rsidP="005C1693">
      <w:pPr>
        <w:pStyle w:val="BodyText"/>
      </w:pPr>
      <w:r w:rsidRPr="001F42D3">
        <w:rPr>
          <w:b/>
          <w:bCs/>
        </w:rPr>
        <w:t>PRT-4 Participation (CWE) 02381</w:t>
      </w:r>
    </w:p>
    <w:p w14:paraId="782EB5E0" w14:textId="77777777" w:rsidR="00980552" w:rsidRPr="001F42D3" w:rsidRDefault="00980552" w:rsidP="005C1693">
      <w:pPr>
        <w:pStyle w:val="BodyText"/>
      </w:pPr>
      <w:r w:rsidRPr="001F42D3">
        <w:t>Identifier = ‘AAP” Alert Acknowledging Provider</w:t>
      </w:r>
    </w:p>
    <w:p w14:paraId="330446AA" w14:textId="77777777" w:rsidR="00980552" w:rsidRPr="001F42D3" w:rsidRDefault="00980552" w:rsidP="005C1693">
      <w:pPr>
        <w:pStyle w:val="BodyText"/>
      </w:pPr>
      <w:r w:rsidRPr="001F42D3">
        <w:t>Text = “Alert Acknowledging Provider”</w:t>
      </w:r>
    </w:p>
    <w:p w14:paraId="4617BE00" w14:textId="77777777" w:rsidR="00980552" w:rsidRPr="001F42D3" w:rsidRDefault="00980552" w:rsidP="005C1693">
      <w:pPr>
        <w:pStyle w:val="BodyText"/>
      </w:pPr>
      <w:r w:rsidRPr="001F42D3">
        <w:rPr>
          <w:b/>
          <w:bCs/>
        </w:rPr>
        <w:t>PRT-5 Participation Person (XCN) 02382</w:t>
      </w:r>
    </w:p>
    <w:p w14:paraId="17E0E277" w14:textId="0B34D98A" w:rsidR="00980552" w:rsidRPr="001F42D3" w:rsidRDefault="00980552" w:rsidP="005C1693">
      <w:pPr>
        <w:pStyle w:val="BodyText"/>
      </w:pPr>
      <w:r w:rsidRPr="001F42D3">
        <w:t xml:space="preserve">This is the identification of the person that was the intended recipient of the alert notification as communicated by the values </w:t>
      </w:r>
      <w:proofErr w:type="spellStart"/>
      <w:r w:rsidRPr="001F42D3">
        <w:t>ParticipantName</w:t>
      </w:r>
      <w:proofErr w:type="spellEnd"/>
      <w:r w:rsidRPr="001F42D3">
        <w:t xml:space="preserve"> and </w:t>
      </w:r>
      <w:proofErr w:type="spellStart"/>
      <w:r w:rsidRPr="001F42D3">
        <w:t>ParticipantID</w:t>
      </w:r>
      <w:proofErr w:type="spellEnd"/>
      <w:r w:rsidRPr="001F42D3">
        <w:t xml:space="preserve">. This may refer to a specific person or it may refer to a shift changed shared device or a display </w:t>
      </w:r>
      <w:proofErr w:type="gramStart"/>
      <w:r w:rsidRPr="001F42D3">
        <w:t>device</w:t>
      </w:r>
      <w:proofErr w:type="gramEnd"/>
      <w:r w:rsidRPr="001F42D3">
        <w:t xml:space="preserve"> or it may refer to a person or device known only to the AC </w:t>
      </w:r>
      <w:r w:rsidR="00277D6B">
        <w:t>Actor</w:t>
      </w:r>
      <w:r w:rsidR="001F42D3">
        <w:t xml:space="preserve">. </w:t>
      </w:r>
      <w:r w:rsidRPr="001F42D3">
        <w:t>If this field is populated it shall unambiguously resolve to one person. When this field is populated and PRT-15 is not populated it presumes the Alert Manager has internally resolved the person to their currently assigned endpoint communication device or devices.</w:t>
      </w:r>
    </w:p>
    <w:p w14:paraId="295CA841" w14:textId="77777777" w:rsidR="00980552" w:rsidRPr="001F42D3" w:rsidRDefault="00980552" w:rsidP="005C1693">
      <w:pPr>
        <w:pStyle w:val="BodyText"/>
      </w:pPr>
      <w:r w:rsidRPr="001F42D3">
        <w:rPr>
          <w:b/>
          <w:bCs/>
        </w:rPr>
        <w:t>PRT-6 Participation Person Provider Type (CWE) 02383</w:t>
      </w:r>
    </w:p>
    <w:p w14:paraId="62AF81DB" w14:textId="6ACFCD34" w:rsidR="00980552" w:rsidRPr="001F42D3" w:rsidRDefault="00980552" w:rsidP="005C1693">
      <w:pPr>
        <w:pStyle w:val="BodyText"/>
      </w:pPr>
      <w:r w:rsidRPr="001F42D3">
        <w:t xml:space="preserve">For the PCD-05 message this is STF-4 </w:t>
      </w:r>
      <w:proofErr w:type="spellStart"/>
      <w:r w:rsidRPr="001F42D3">
        <w:t>StaffType</w:t>
      </w:r>
      <w:proofErr w:type="spellEnd"/>
      <w:r w:rsidR="001F42D3">
        <w:t xml:space="preserve">. </w:t>
      </w:r>
      <w:r w:rsidRPr="001F42D3">
        <w:t>For example, to encode a nurse as the type of provider person consider using</w:t>
      </w:r>
    </w:p>
    <w:p w14:paraId="021589E6" w14:textId="77777777" w:rsidR="00980552" w:rsidRPr="001F42D3" w:rsidRDefault="00980552" w:rsidP="005C1693">
      <w:pPr>
        <w:pStyle w:val="BodyText"/>
      </w:pPr>
      <w:r w:rsidRPr="001F42D3">
        <w:tab/>
        <w:t>NURSE^Nurse^HL70182</w:t>
      </w:r>
    </w:p>
    <w:p w14:paraId="0F580025" w14:textId="77777777" w:rsidR="00980552" w:rsidRPr="001F42D3" w:rsidRDefault="00980552" w:rsidP="005C1693">
      <w:pPr>
        <w:pStyle w:val="BodyText"/>
      </w:pPr>
      <w:r w:rsidRPr="001F42D3">
        <w:t>If table HL70182 has not been loaded in the verification tool use “HL7nnnn”.</w:t>
      </w:r>
    </w:p>
    <w:p w14:paraId="3E0A38C7" w14:textId="77777777" w:rsidR="00980552" w:rsidRPr="001F42D3" w:rsidRDefault="00980552" w:rsidP="005C1693">
      <w:pPr>
        <w:pStyle w:val="BodyText"/>
      </w:pPr>
      <w:r w:rsidRPr="001F42D3">
        <w:rPr>
          <w:b/>
          <w:bCs/>
        </w:rPr>
        <w:t>PRT-7 Participation Organization Unit Type (CWE) 02384</w:t>
      </w:r>
    </w:p>
    <w:p w14:paraId="2930F0A7" w14:textId="77777777" w:rsidR="00980552" w:rsidRPr="001F42D3" w:rsidRDefault="00980552" w:rsidP="005C1693">
      <w:pPr>
        <w:pStyle w:val="BodyText"/>
      </w:pPr>
      <w:r w:rsidRPr="001F42D3">
        <w:t>For the PCD-05 message this field is optional.</w:t>
      </w:r>
    </w:p>
    <w:p w14:paraId="558CFFA6" w14:textId="77777777" w:rsidR="00980552" w:rsidRPr="001F42D3" w:rsidRDefault="00980552" w:rsidP="005C1693">
      <w:pPr>
        <w:pStyle w:val="BodyText"/>
      </w:pPr>
      <w:r w:rsidRPr="001F42D3">
        <w:rPr>
          <w:b/>
          <w:bCs/>
        </w:rPr>
        <w:t>PRT-8 Participation Organization (XON) 02385</w:t>
      </w:r>
    </w:p>
    <w:p w14:paraId="1D385A00" w14:textId="77777777" w:rsidR="00980552" w:rsidRPr="001F42D3" w:rsidRDefault="00980552" w:rsidP="005C1693">
      <w:pPr>
        <w:pStyle w:val="BodyText"/>
      </w:pPr>
      <w:r w:rsidRPr="001F42D3">
        <w:t>For the PCD-05 message this field is optional.</w:t>
      </w:r>
    </w:p>
    <w:p w14:paraId="15E16B8C" w14:textId="77777777" w:rsidR="00980552" w:rsidRPr="001F42D3" w:rsidRDefault="00980552" w:rsidP="005C1693">
      <w:pPr>
        <w:pStyle w:val="BodyText"/>
      </w:pPr>
      <w:r w:rsidRPr="001F42D3">
        <w:rPr>
          <w:b/>
          <w:bCs/>
        </w:rPr>
        <w:t>PRT-9 Participation Location (PL) 02386</w:t>
      </w:r>
    </w:p>
    <w:p w14:paraId="03E7A085" w14:textId="77777777" w:rsidR="00980552" w:rsidRPr="001F42D3" w:rsidRDefault="00980552" w:rsidP="005C1693">
      <w:pPr>
        <w:pStyle w:val="BodyText"/>
      </w:pPr>
      <w:r w:rsidRPr="001F42D3">
        <w:t>For the PCD-05 message this field 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p>
    <w:p w14:paraId="6805CCCE" w14:textId="77777777" w:rsidR="00980552" w:rsidRPr="001F42D3" w:rsidRDefault="00980552" w:rsidP="005C1693">
      <w:pPr>
        <w:pStyle w:val="BodyText"/>
      </w:pPr>
      <w:r w:rsidRPr="001F42D3">
        <w:rPr>
          <w:b/>
          <w:bCs/>
        </w:rPr>
        <w:t>PRT-10 Participation Device (EI) 02348</w:t>
      </w:r>
    </w:p>
    <w:p w14:paraId="418EE768" w14:textId="77777777" w:rsidR="00980552" w:rsidRPr="001F42D3" w:rsidRDefault="00980552" w:rsidP="005C1693">
      <w:pPr>
        <w:pStyle w:val="BodyText"/>
      </w:pPr>
      <w:r w:rsidRPr="001F42D3">
        <w:lastRenderedPageBreak/>
        <w:t>For the PCD-05 this is the world unique identification of the endpoint communication device and not of the alerting medical device.</w:t>
      </w:r>
    </w:p>
    <w:p w14:paraId="22506231" w14:textId="77777777" w:rsidR="00980552" w:rsidRPr="001F42D3" w:rsidRDefault="00980552" w:rsidP="005C1693">
      <w:pPr>
        <w:pStyle w:val="BodyText"/>
      </w:pPr>
      <w:r w:rsidRPr="001F42D3">
        <w:rPr>
          <w:b/>
          <w:bCs/>
        </w:rPr>
        <w:t>PRT-11 Participation Begin Date/Time (DTM) 02387</w:t>
      </w:r>
    </w:p>
    <w:p w14:paraId="00D3AA60" w14:textId="77777777" w:rsidR="00980552" w:rsidRPr="001F42D3" w:rsidRDefault="00980552" w:rsidP="005C1693">
      <w:pPr>
        <w:pStyle w:val="BodyText"/>
      </w:pPr>
      <w:r w:rsidRPr="001F42D3">
        <w:t>For the PCD-05 this contains the reformatted for conformance timestamp from the underlying WCTP status update message of the PCD-07 transaction.</w:t>
      </w:r>
    </w:p>
    <w:p w14:paraId="533BDDAB" w14:textId="04777689" w:rsidR="00980552" w:rsidRPr="001F42D3" w:rsidRDefault="00980552" w:rsidP="005C1693">
      <w:pPr>
        <w:pStyle w:val="BodyText"/>
      </w:pPr>
      <w:r w:rsidRPr="001F42D3">
        <w:t>The syntax of WCTP timestamps and PCD (HL7) timestamps is not identical</w:t>
      </w:r>
      <w:r w:rsidR="001F42D3">
        <w:t xml:space="preserve">. </w:t>
      </w:r>
      <w:r w:rsidRPr="001F42D3">
        <w:t>Some reformatting is required to map the WCTP timestamp to a PCD timestamp.</w:t>
      </w:r>
    </w:p>
    <w:p w14:paraId="3AB3DD30" w14:textId="77777777" w:rsidR="00980552" w:rsidRPr="001F42D3" w:rsidRDefault="00980552" w:rsidP="005C1693">
      <w:pPr>
        <w:pStyle w:val="BodyText"/>
      </w:pPr>
      <w:r w:rsidRPr="001F42D3">
        <w:rPr>
          <w:b/>
          <w:bCs/>
        </w:rPr>
        <w:t>PRT-12 Participation End Date/Time (DTM) 02388</w:t>
      </w:r>
    </w:p>
    <w:p w14:paraId="2139473E" w14:textId="77777777" w:rsidR="00980552" w:rsidRPr="001F42D3" w:rsidRDefault="00980552" w:rsidP="005C1693">
      <w:pPr>
        <w:pStyle w:val="BodyText"/>
      </w:pPr>
      <w:r w:rsidRPr="001F42D3">
        <w:t>For the PCD-05 message this field is not used.</w:t>
      </w:r>
    </w:p>
    <w:p w14:paraId="2D6ECFF8" w14:textId="77777777" w:rsidR="00980552" w:rsidRPr="005C1693" w:rsidRDefault="00980552" w:rsidP="005C1693">
      <w:pPr>
        <w:pStyle w:val="BodyText"/>
      </w:pPr>
      <w:r w:rsidRPr="005C1693">
        <w:rPr>
          <w:b/>
          <w:bCs/>
        </w:rPr>
        <w:t>PRT-13 Participation Qualitative Duration (CWE) 02389</w:t>
      </w:r>
    </w:p>
    <w:p w14:paraId="0F2D2AA6" w14:textId="77777777" w:rsidR="00980552" w:rsidRPr="001F42D3" w:rsidRDefault="00980552" w:rsidP="005C1693">
      <w:pPr>
        <w:pStyle w:val="BodyText"/>
      </w:pPr>
      <w:r w:rsidRPr="001F42D3">
        <w:t>For the PCD-05 message this field is not used.</w:t>
      </w:r>
    </w:p>
    <w:p w14:paraId="52C9D5B4" w14:textId="77777777" w:rsidR="00980552" w:rsidRPr="001F42D3" w:rsidRDefault="00980552" w:rsidP="005C1693">
      <w:pPr>
        <w:pStyle w:val="BodyText"/>
      </w:pPr>
      <w:r w:rsidRPr="001F42D3">
        <w:rPr>
          <w:b/>
          <w:bCs/>
        </w:rPr>
        <w:t>PRT-14 Participation Address (XAD) 02390</w:t>
      </w:r>
    </w:p>
    <w:p w14:paraId="24184B76" w14:textId="058A491F" w:rsidR="00980552" w:rsidRPr="001F42D3" w:rsidRDefault="00980552" w:rsidP="005C1693">
      <w:pPr>
        <w:pStyle w:val="BodyText"/>
      </w:pPr>
      <w:r w:rsidRPr="001F42D3">
        <w:t>For the PCD-05 message this field is optional</w:t>
      </w:r>
      <w:r w:rsidR="001F42D3">
        <w:t xml:space="preserve">. </w:t>
      </w:r>
      <w:r w:rsidRPr="001F42D3">
        <w:t xml:space="preserve">A value in this field may be useful if the endpoint communication device operator is accessing the communication device from outside the healthcare facility in which case the AC </w:t>
      </w:r>
      <w:r w:rsidR="00277D6B">
        <w:t>Actor</w:t>
      </w:r>
      <w:r w:rsidRPr="001F42D3">
        <w:t xml:space="preserve"> may be able to optionally provide a value for the field in the form of an XAD data type conformant postal service address.</w:t>
      </w:r>
    </w:p>
    <w:p w14:paraId="5313A503" w14:textId="77777777" w:rsidR="00980552" w:rsidRPr="001F42D3" w:rsidRDefault="00980552" w:rsidP="005C1693">
      <w:pPr>
        <w:pStyle w:val="BodyText"/>
      </w:pPr>
      <w:r w:rsidRPr="001F42D3">
        <w:rPr>
          <w:b/>
          <w:bCs/>
        </w:rPr>
        <w:t>PRT-15 Participation Telecommunication Address (XTN) 02391</w:t>
      </w:r>
    </w:p>
    <w:p w14:paraId="33AE584E" w14:textId="1ECC6952" w:rsidR="00980552" w:rsidRPr="001F42D3" w:rsidRDefault="00980552" w:rsidP="005C1693">
      <w:pPr>
        <w:pStyle w:val="BodyText"/>
      </w:pPr>
      <w:r w:rsidRPr="001F42D3">
        <w:t>This field contains the telecommunication identification of the alert notification recipient’s telecommunication device (phone #, carrier and PIN, etc.) from the WCTP recipientID from the PCD-07 transaction. If this field is populated it shall unambiguously resolve to one endpoint communication device. If this field is not populated then PRT-5 Participation Person shall be populated</w:t>
      </w:r>
      <w:r w:rsidR="002C7EFF" w:rsidRPr="001F42D3">
        <w:t>,</w:t>
      </w:r>
      <w:r w:rsidRPr="001F42D3">
        <w:t xml:space="preserve"> and it is presumed that the Alert Manager has internally resolved the person to their currently assigned endpoint communication device or devices.</w:t>
      </w:r>
    </w:p>
    <w:p w14:paraId="427E779C" w14:textId="701F575D"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sidR="001F42D3">
        <w:t xml:space="preserve">. </w:t>
      </w:r>
    </w:p>
    <w:p w14:paraId="08BF7C42" w14:textId="6A33BFFC" w:rsidR="00980552" w:rsidRPr="001F42D3" w:rsidRDefault="00980552" w:rsidP="005C1693">
      <w:pPr>
        <w:pStyle w:val="BodyText"/>
      </w:pPr>
      <w:r w:rsidRPr="001F42D3">
        <w:t>Note that XTN.1 was withdrawn as of HL7 v2.6</w:t>
      </w:r>
      <w:r w:rsidR="001F42D3">
        <w:t xml:space="preserve">. </w:t>
      </w:r>
      <w:r w:rsidRPr="001F42D3">
        <w:t>The field value should be formatted as per the HL7 2.6 form of the XGN datatype and leave XTN.1 empty.</w:t>
      </w:r>
    </w:p>
    <w:p w14:paraId="497F986C" w14:textId="4493E2FA" w:rsidR="00CD5A43" w:rsidRPr="001F42D3" w:rsidRDefault="00D53FC4" w:rsidP="00B34AEB">
      <w:pPr>
        <w:pStyle w:val="Heading3"/>
        <w:numPr>
          <w:ilvl w:val="0"/>
          <w:numId w:val="0"/>
        </w:numPr>
        <w:rPr>
          <w:noProof w:val="0"/>
        </w:rPr>
      </w:pPr>
      <w:bookmarkStart w:id="917" w:name="_Toc181625243"/>
      <w:r w:rsidRPr="001F42D3">
        <w:rPr>
          <w:noProof w:val="0"/>
        </w:rPr>
        <w:t>B.10.</w:t>
      </w:r>
      <w:r w:rsidR="003F55BE" w:rsidRPr="001F42D3">
        <w:rPr>
          <w:noProof w:val="0"/>
        </w:rPr>
        <w:t>3</w:t>
      </w:r>
      <w:r w:rsidRPr="001F42D3">
        <w:rPr>
          <w:noProof w:val="0"/>
        </w:rPr>
        <w:t xml:space="preserve"> </w:t>
      </w:r>
      <w:r w:rsidR="00CD5A43" w:rsidRPr="001F42D3">
        <w:rPr>
          <w:noProof w:val="0"/>
        </w:rPr>
        <w:t xml:space="preserve">Future PRT segment </w:t>
      </w:r>
      <w:proofErr w:type="gramStart"/>
      <w:r w:rsidR="00CD5A43" w:rsidRPr="001F42D3">
        <w:rPr>
          <w:noProof w:val="0"/>
        </w:rPr>
        <w:t>use</w:t>
      </w:r>
      <w:proofErr w:type="gramEnd"/>
      <w:r w:rsidR="00CD5A43" w:rsidRPr="001F42D3">
        <w:rPr>
          <w:noProof w:val="0"/>
        </w:rPr>
        <w:t xml:space="preserve"> to support Unique Device Identifiers in the PCD Profiles</w:t>
      </w:r>
      <w:bookmarkEnd w:id="917"/>
    </w:p>
    <w:p w14:paraId="3F0747E4" w14:textId="07514351" w:rsidR="00A4326F" w:rsidRPr="001F42D3" w:rsidRDefault="00D41741" w:rsidP="003A64E3">
      <w:pPr>
        <w:pStyle w:val="BodyText"/>
      </w:pPr>
      <w:r w:rsidRPr="001F42D3">
        <w:t xml:space="preserve">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w:t>
      </w:r>
      <w:r w:rsidRPr="001F42D3">
        <w:lastRenderedPageBreak/>
        <w:t>device identification. This relies on changes and additions to the PRT segment</w:t>
      </w:r>
      <w:r w:rsidR="00A4326F" w:rsidRPr="001F42D3">
        <w:t xml:space="preserve"> added in </w:t>
      </w:r>
      <w:r w:rsidR="006D613E" w:rsidRPr="001F42D3">
        <w:t>HL7</w:t>
      </w:r>
      <w:r w:rsidR="00995105" w:rsidRPr="001F42D3">
        <w:t xml:space="preserve"> </w:t>
      </w:r>
      <w:r w:rsidR="00A4326F" w:rsidRPr="001F42D3">
        <w:t xml:space="preserve">version 2.8.2. </w:t>
      </w:r>
      <w:r w:rsidR="0084235B" w:rsidRPr="001F42D3">
        <w:t>For the usage of PRT fields in ACM transactions PCD-04 and PCD-05, the instructions in sections B.10.01 (for PCD-04) and B.10.2 (for PCD-05) take precedence over this section in the case of conflict.</w:t>
      </w:r>
    </w:p>
    <w:p w14:paraId="4CC64FD7" w14:textId="209CEB4F" w:rsidR="00B11855" w:rsidRPr="001F42D3" w:rsidRDefault="00A4326F" w:rsidP="003A64E3">
      <w:pPr>
        <w:pStyle w:val="BodyText"/>
      </w:pPr>
      <w:r w:rsidRPr="001F42D3">
        <w:t xml:space="preserve">In future versions of this Technical Framework, the PRT segment will be used to convey device identification information formerly in the OBX-18 field of the OBX segment, which from V2.7 of </w:t>
      </w:r>
      <w:r w:rsidR="006D613E" w:rsidRPr="001F42D3">
        <w:t>HL7</w:t>
      </w:r>
      <w:r w:rsidR="00995105" w:rsidRPr="001F42D3">
        <w:t xml:space="preserve"> </w:t>
      </w:r>
      <w:r w:rsidRPr="001F42D3">
        <w:t xml:space="preserve">is retained for backward compatibility </w:t>
      </w:r>
      <w:r w:rsidR="00DF4204" w:rsidRPr="001F42D3">
        <w:t>only. The</w:t>
      </w:r>
      <w:r w:rsidR="00FF0C11" w:rsidRPr="001F42D3">
        <w:t xml:space="preserve"> material discussed under PRT-10 and PRT-16-20 below covers semantics to support inclusion of the FDA Universal Device Identifier (UDI)</w:t>
      </w:r>
      <w:r w:rsidRPr="001F42D3">
        <w:t>. The use of UDI</w:t>
      </w:r>
      <w:r w:rsidR="00FF0C11" w:rsidRPr="001F42D3">
        <w:t xml:space="preserve"> </w:t>
      </w:r>
      <w:r w:rsidRPr="001F42D3">
        <w:t>is</w:t>
      </w:r>
      <w:r w:rsidR="00FF0C11" w:rsidRPr="001F42D3">
        <w:t xml:space="preserve"> not yet required in this version of the Technical Framework but are expected to be required </w:t>
      </w:r>
      <w:r w:rsidR="00CD5A43" w:rsidRPr="001F42D3">
        <w:t>when the requirement is considered timely by the IHE PCD Technical and Planning Committees</w:t>
      </w:r>
      <w:r w:rsidR="00FF0C11" w:rsidRPr="001F42D3">
        <w:t>. In this revision, this information</w:t>
      </w:r>
      <w:r w:rsidR="00C45AB6" w:rsidRPr="001F42D3">
        <w:t xml:space="preserve"> is</w:t>
      </w:r>
      <w:r w:rsidR="003D003E" w:rsidRPr="001F42D3">
        <w:t xml:space="preserve"> </w:t>
      </w:r>
      <w:r w:rsidR="00C45AB6" w:rsidRPr="001F42D3">
        <w:t xml:space="preserve">informative only and </w:t>
      </w:r>
      <w:r w:rsidRPr="001F42D3">
        <w:t xml:space="preserve">this use of the PRI segment </w:t>
      </w:r>
      <w:r w:rsidR="00C45AB6" w:rsidRPr="001F42D3">
        <w:t xml:space="preserve">is not required </w:t>
      </w:r>
      <w:proofErr w:type="gramStart"/>
      <w:r w:rsidRPr="001F42D3">
        <w:t xml:space="preserve">in order </w:t>
      </w:r>
      <w:r w:rsidR="00C45AB6" w:rsidRPr="001F42D3">
        <w:t>to</w:t>
      </w:r>
      <w:proofErr w:type="gramEnd"/>
      <w:r w:rsidR="00C45AB6" w:rsidRPr="001F42D3">
        <w:t xml:space="preserve"> make a valid message in the current version of this Technical Framework.</w:t>
      </w:r>
      <w:r w:rsidR="00FF0C11" w:rsidRPr="001F42D3">
        <w:t xml:space="preserve"> Implementers should take </w:t>
      </w:r>
      <w:proofErr w:type="gramStart"/>
      <w:r w:rsidR="00FF0C11" w:rsidRPr="001F42D3">
        <w:t>note</w:t>
      </w:r>
      <w:proofErr w:type="gramEnd"/>
      <w:r w:rsidR="00FF0C11" w:rsidRPr="001F42D3">
        <w:t xml:space="preserve"> and prepare to support this segment</w:t>
      </w:r>
      <w:bookmarkEnd w:id="875"/>
      <w:r w:rsidRPr="001F42D3">
        <w:t>.</w:t>
      </w:r>
      <w:r w:rsidR="009E6C9B" w:rsidRPr="001F42D3">
        <w:t xml:space="preserve"> </w:t>
      </w:r>
      <w:r w:rsidRPr="001F42D3">
        <w:t xml:space="preserve">Implementers should consider supporting this optional usage as soon as </w:t>
      </w:r>
      <w:r w:rsidR="006D48A4" w:rsidRPr="001F42D3">
        <w:t xml:space="preserve">is </w:t>
      </w:r>
      <w:r w:rsidRPr="001F42D3">
        <w:t xml:space="preserve">practicable for them, to prepare for early testing. For a Device Observation Consumer, it is advisable </w:t>
      </w:r>
      <w:r w:rsidR="006D48A4" w:rsidRPr="001F42D3">
        <w:t xml:space="preserve">as a first step </w:t>
      </w:r>
      <w:r w:rsidRPr="001F42D3">
        <w:t xml:space="preserve">to </w:t>
      </w:r>
      <w:r w:rsidR="006D48A4" w:rsidRPr="001F42D3">
        <w:t>check at a minimum that the PRT segments are accepted without causing unexpected behavior or error messages even if they are not yet semantically processed.</w:t>
      </w:r>
    </w:p>
    <w:p w14:paraId="6EF1DB6C" w14:textId="5CF936AB" w:rsidR="00B11855" w:rsidRPr="001F42D3" w:rsidRDefault="003D003E" w:rsidP="00CF5627">
      <w:pPr>
        <w:pStyle w:val="TableTitle"/>
      </w:pPr>
      <w:r w:rsidRPr="001F42D3">
        <w:t xml:space="preserve">Table </w:t>
      </w:r>
      <w:r w:rsidR="00E86B15" w:rsidRPr="001F42D3">
        <w:t>B</w:t>
      </w:r>
      <w:r w:rsidR="00506FBD" w:rsidRPr="001F42D3">
        <w:t>.10</w:t>
      </w:r>
      <w:r w:rsidR="004E547A" w:rsidRPr="001F42D3">
        <w:t>.</w:t>
      </w:r>
      <w:r w:rsidR="00ED73DD" w:rsidRPr="001F42D3">
        <w:t>3</w:t>
      </w:r>
      <w:r w:rsidR="00E86B15" w:rsidRPr="001F42D3">
        <w:t>-1</w:t>
      </w:r>
      <w:r w:rsidRPr="001F42D3">
        <w:t xml:space="preserve">: </w:t>
      </w:r>
      <w:r w:rsidR="006D613E" w:rsidRPr="001F42D3">
        <w:t>HL7</w:t>
      </w:r>
      <w:r w:rsidR="00995105" w:rsidRPr="001F42D3">
        <w:t xml:space="preserve"> </w:t>
      </w:r>
      <w:r w:rsidRPr="001F42D3">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1F42D3" w14:paraId="7EB8EC7A" w14:textId="77777777" w:rsidTr="00C10546">
        <w:trPr>
          <w:cantSplit/>
          <w:jc w:val="center"/>
        </w:trPr>
        <w:tc>
          <w:tcPr>
            <w:tcW w:w="1044" w:type="dxa"/>
            <w:shd w:val="clear" w:color="auto" w:fill="D9D9D9"/>
            <w:hideMark/>
          </w:tcPr>
          <w:p w14:paraId="4F7BA2CA" w14:textId="77777777" w:rsidR="0012698E" w:rsidRPr="001F42D3" w:rsidRDefault="0012698E" w:rsidP="001371EA">
            <w:pPr>
              <w:pStyle w:val="TableEntryHeader"/>
              <w:keepLines/>
              <w:suppressAutoHyphens/>
              <w:rPr>
                <w:rFonts w:cs="PMingLiU"/>
              </w:rPr>
            </w:pPr>
            <w:r w:rsidRPr="001F42D3">
              <w:rPr>
                <w:rFonts w:cs="PMingLiU"/>
              </w:rPr>
              <w:t>SEQ</w:t>
            </w:r>
          </w:p>
        </w:tc>
        <w:tc>
          <w:tcPr>
            <w:tcW w:w="990" w:type="dxa"/>
            <w:shd w:val="clear" w:color="auto" w:fill="D9D9D9"/>
            <w:hideMark/>
          </w:tcPr>
          <w:p w14:paraId="5520F03B" w14:textId="77777777" w:rsidR="0012698E" w:rsidRPr="001F42D3" w:rsidRDefault="0012698E" w:rsidP="001371EA">
            <w:pPr>
              <w:pStyle w:val="TableEntryHeader"/>
              <w:keepLines/>
              <w:suppressAutoHyphens/>
              <w:rPr>
                <w:rFonts w:cs="PMingLiU"/>
              </w:rPr>
            </w:pPr>
            <w:r w:rsidRPr="001F42D3">
              <w:rPr>
                <w:rFonts w:cs="PMingLiU"/>
              </w:rPr>
              <w:t>LEN</w:t>
            </w:r>
          </w:p>
        </w:tc>
        <w:tc>
          <w:tcPr>
            <w:tcW w:w="900" w:type="dxa"/>
            <w:shd w:val="clear" w:color="auto" w:fill="D9D9D9"/>
            <w:hideMark/>
          </w:tcPr>
          <w:p w14:paraId="6BACE0E5" w14:textId="77777777" w:rsidR="0012698E" w:rsidRPr="001F42D3" w:rsidRDefault="0012698E" w:rsidP="001371EA">
            <w:pPr>
              <w:pStyle w:val="TableEntryHeader"/>
              <w:keepLines/>
              <w:suppressAutoHyphens/>
              <w:rPr>
                <w:rFonts w:cs="PMingLiU"/>
              </w:rPr>
            </w:pPr>
            <w:r w:rsidRPr="001F42D3">
              <w:rPr>
                <w:rFonts w:cs="PMingLiU"/>
              </w:rPr>
              <w:t>DT</w:t>
            </w:r>
          </w:p>
        </w:tc>
        <w:tc>
          <w:tcPr>
            <w:tcW w:w="822" w:type="dxa"/>
            <w:shd w:val="clear" w:color="auto" w:fill="D9D9D9"/>
            <w:hideMark/>
          </w:tcPr>
          <w:p w14:paraId="623CACBF" w14:textId="77777777" w:rsidR="0012698E" w:rsidRPr="001F42D3" w:rsidRDefault="0012698E" w:rsidP="001371EA">
            <w:pPr>
              <w:pStyle w:val="TableEntryHeader"/>
              <w:keepLines/>
              <w:suppressAutoHyphens/>
              <w:rPr>
                <w:rFonts w:cs="PMingLiU"/>
              </w:rPr>
            </w:pPr>
            <w:r w:rsidRPr="001F42D3">
              <w:rPr>
                <w:rFonts w:cs="PMingLiU"/>
              </w:rPr>
              <w:t>OPT</w:t>
            </w:r>
          </w:p>
        </w:tc>
        <w:tc>
          <w:tcPr>
            <w:tcW w:w="834" w:type="dxa"/>
            <w:shd w:val="clear" w:color="auto" w:fill="D9D9D9"/>
            <w:hideMark/>
          </w:tcPr>
          <w:p w14:paraId="4CBC0975" w14:textId="77777777" w:rsidR="0012698E" w:rsidRPr="001F42D3" w:rsidRDefault="0012698E" w:rsidP="001371EA">
            <w:pPr>
              <w:pStyle w:val="TableEntryHeader"/>
              <w:keepLines/>
              <w:suppressAutoHyphens/>
              <w:rPr>
                <w:rFonts w:cs="PMingLiU"/>
              </w:rPr>
            </w:pPr>
            <w:r w:rsidRPr="001F42D3">
              <w:rPr>
                <w:rFonts w:cs="PMingLiU"/>
              </w:rPr>
              <w:t>RP/#</w:t>
            </w:r>
          </w:p>
        </w:tc>
        <w:tc>
          <w:tcPr>
            <w:tcW w:w="900" w:type="dxa"/>
            <w:shd w:val="clear" w:color="auto" w:fill="D9D9D9"/>
            <w:hideMark/>
          </w:tcPr>
          <w:p w14:paraId="64C3A0D2" w14:textId="77777777" w:rsidR="0012698E" w:rsidRPr="001F42D3" w:rsidRDefault="0012698E" w:rsidP="001371EA">
            <w:pPr>
              <w:pStyle w:val="TableEntryHeader"/>
              <w:keepLines/>
              <w:suppressAutoHyphens/>
              <w:rPr>
                <w:rFonts w:cs="PMingLiU"/>
              </w:rPr>
            </w:pPr>
            <w:r w:rsidRPr="001F42D3">
              <w:rPr>
                <w:rFonts w:cs="PMingLiU"/>
              </w:rPr>
              <w:t>TBL#</w:t>
            </w:r>
          </w:p>
        </w:tc>
        <w:tc>
          <w:tcPr>
            <w:tcW w:w="2898" w:type="dxa"/>
            <w:shd w:val="clear" w:color="auto" w:fill="D9D9D9"/>
            <w:hideMark/>
          </w:tcPr>
          <w:p w14:paraId="3FFD97E4" w14:textId="77777777" w:rsidR="0012698E" w:rsidRPr="001F42D3" w:rsidRDefault="0012698E" w:rsidP="001371EA">
            <w:pPr>
              <w:pStyle w:val="TableEntryHeader"/>
              <w:keepLines/>
              <w:suppressAutoHyphens/>
              <w:rPr>
                <w:rFonts w:cs="PMingLiU"/>
              </w:rPr>
            </w:pPr>
            <w:r w:rsidRPr="001F42D3">
              <w:rPr>
                <w:rFonts w:cs="PMingLiU"/>
              </w:rPr>
              <w:t>ELEMENT NAME</w:t>
            </w:r>
          </w:p>
        </w:tc>
      </w:tr>
      <w:tr w:rsidR="0012698E" w:rsidRPr="001F42D3" w14:paraId="559CF68D" w14:textId="77777777" w:rsidTr="00C10546">
        <w:trPr>
          <w:cantSplit/>
          <w:jc w:val="center"/>
        </w:trPr>
        <w:tc>
          <w:tcPr>
            <w:tcW w:w="1044" w:type="dxa"/>
            <w:hideMark/>
          </w:tcPr>
          <w:p w14:paraId="1754FEAE" w14:textId="77777777" w:rsidR="0012698E" w:rsidRPr="001F42D3" w:rsidRDefault="0012698E" w:rsidP="00B34AEB">
            <w:pPr>
              <w:pStyle w:val="TableEntry"/>
            </w:pPr>
            <w:r w:rsidRPr="001F42D3">
              <w:t>1</w:t>
            </w:r>
          </w:p>
        </w:tc>
        <w:tc>
          <w:tcPr>
            <w:tcW w:w="990" w:type="dxa"/>
            <w:hideMark/>
          </w:tcPr>
          <w:p w14:paraId="32BB2484" w14:textId="77777777" w:rsidR="0012698E" w:rsidRPr="001F42D3" w:rsidRDefault="0012698E" w:rsidP="001371EA">
            <w:pPr>
              <w:pStyle w:val="TableEntry"/>
              <w:keepNext/>
              <w:keepLines/>
              <w:suppressAutoHyphens/>
              <w:rPr>
                <w:rFonts w:cs="TimesNewRomanPSMT"/>
              </w:rPr>
            </w:pPr>
            <w:r w:rsidRPr="001F42D3">
              <w:rPr>
                <w:rFonts w:cs="TimesNewRomanPSMT"/>
              </w:rPr>
              <w:t>1..4</w:t>
            </w:r>
          </w:p>
        </w:tc>
        <w:tc>
          <w:tcPr>
            <w:tcW w:w="900" w:type="dxa"/>
            <w:hideMark/>
          </w:tcPr>
          <w:p w14:paraId="5074A47C"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5D6FC4B"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43999B84" w14:textId="77777777" w:rsidR="0012698E" w:rsidRPr="001F42D3" w:rsidRDefault="0012698E" w:rsidP="001371EA">
            <w:pPr>
              <w:pStyle w:val="TableEntry"/>
              <w:keepNext/>
              <w:keepLines/>
              <w:suppressAutoHyphens/>
              <w:rPr>
                <w:rFonts w:cs="TimesNewRomanPSMT"/>
              </w:rPr>
            </w:pPr>
            <w:r w:rsidRPr="001F42D3">
              <w:rPr>
                <w:rFonts w:cs="TimesNewRomanPSMT"/>
              </w:rPr>
              <w:t>N</w:t>
            </w:r>
          </w:p>
        </w:tc>
        <w:tc>
          <w:tcPr>
            <w:tcW w:w="900" w:type="dxa"/>
          </w:tcPr>
          <w:p w14:paraId="76F001B9" w14:textId="77777777" w:rsidR="0012698E" w:rsidRPr="001F42D3" w:rsidRDefault="0012698E" w:rsidP="001371EA">
            <w:pPr>
              <w:pStyle w:val="TableEntry"/>
              <w:keepNext/>
              <w:keepLines/>
              <w:suppressAutoHyphens/>
              <w:rPr>
                <w:rFonts w:cs="TimesNewRomanPSMT"/>
              </w:rPr>
            </w:pPr>
          </w:p>
        </w:tc>
        <w:tc>
          <w:tcPr>
            <w:tcW w:w="2898" w:type="dxa"/>
            <w:hideMark/>
          </w:tcPr>
          <w:p w14:paraId="707F1030" w14:textId="77777777" w:rsidR="0012698E" w:rsidRPr="001F42D3" w:rsidRDefault="0012698E" w:rsidP="001371EA">
            <w:pPr>
              <w:pStyle w:val="TableEntry"/>
              <w:keepNext/>
              <w:keepLines/>
              <w:suppressAutoHyphens/>
              <w:rPr>
                <w:rFonts w:cs="TimesNewRomanPSMT"/>
              </w:rPr>
            </w:pPr>
            <w:r w:rsidRPr="001F42D3">
              <w:rPr>
                <w:rFonts w:cs="TimesNewRomanPSMT"/>
              </w:rPr>
              <w:t>Participation Instance ID</w:t>
            </w:r>
          </w:p>
        </w:tc>
      </w:tr>
      <w:tr w:rsidR="0012698E" w:rsidRPr="001F42D3" w14:paraId="556C45B1" w14:textId="77777777" w:rsidTr="00C10546">
        <w:trPr>
          <w:cantSplit/>
          <w:jc w:val="center"/>
        </w:trPr>
        <w:tc>
          <w:tcPr>
            <w:tcW w:w="1044" w:type="dxa"/>
            <w:hideMark/>
          </w:tcPr>
          <w:p w14:paraId="01AB5578" w14:textId="77777777" w:rsidR="0012698E" w:rsidRPr="001F42D3" w:rsidRDefault="0012698E" w:rsidP="00B34AEB">
            <w:pPr>
              <w:pStyle w:val="TableEntry"/>
            </w:pPr>
            <w:r w:rsidRPr="001F42D3">
              <w:t>2</w:t>
            </w:r>
          </w:p>
        </w:tc>
        <w:tc>
          <w:tcPr>
            <w:tcW w:w="990" w:type="dxa"/>
            <w:hideMark/>
          </w:tcPr>
          <w:p w14:paraId="24FA92B2" w14:textId="77777777" w:rsidR="0012698E" w:rsidRPr="001F42D3" w:rsidRDefault="0012698E" w:rsidP="001371EA">
            <w:pPr>
              <w:pStyle w:val="TableEntry"/>
              <w:keepNext/>
              <w:keepLines/>
              <w:suppressAutoHyphens/>
              <w:rPr>
                <w:rFonts w:cs="TimesNewRomanPSMT"/>
              </w:rPr>
            </w:pPr>
            <w:r w:rsidRPr="001F42D3">
              <w:rPr>
                <w:rFonts w:cs="TimesNewRomanPSMT"/>
              </w:rPr>
              <w:t>2..2</w:t>
            </w:r>
          </w:p>
        </w:tc>
        <w:tc>
          <w:tcPr>
            <w:tcW w:w="900" w:type="dxa"/>
            <w:hideMark/>
          </w:tcPr>
          <w:p w14:paraId="3BDA6FB0" w14:textId="77777777" w:rsidR="0012698E" w:rsidRPr="001F42D3" w:rsidRDefault="0012698E" w:rsidP="001371EA">
            <w:pPr>
              <w:pStyle w:val="TableEntry"/>
              <w:keepNext/>
              <w:keepLines/>
              <w:suppressAutoHyphens/>
              <w:rPr>
                <w:rFonts w:cs="TimesNewRomanPSMT"/>
              </w:rPr>
            </w:pPr>
            <w:r w:rsidRPr="001F42D3">
              <w:rPr>
                <w:rFonts w:cs="TimesNewRomanPSMT"/>
              </w:rPr>
              <w:t>ID</w:t>
            </w:r>
          </w:p>
        </w:tc>
        <w:tc>
          <w:tcPr>
            <w:tcW w:w="822" w:type="dxa"/>
            <w:hideMark/>
          </w:tcPr>
          <w:p w14:paraId="45FB862F"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5D578B58" w14:textId="77777777" w:rsidR="0012698E" w:rsidRPr="001F42D3" w:rsidRDefault="0012698E" w:rsidP="001371EA">
            <w:pPr>
              <w:pStyle w:val="TableEntry"/>
              <w:keepNext/>
              <w:keepLines/>
              <w:suppressAutoHyphens/>
              <w:rPr>
                <w:rFonts w:cs="TimesNewRomanPSMT"/>
              </w:rPr>
            </w:pPr>
          </w:p>
        </w:tc>
        <w:tc>
          <w:tcPr>
            <w:tcW w:w="900" w:type="dxa"/>
            <w:hideMark/>
          </w:tcPr>
          <w:p w14:paraId="028999BF" w14:textId="77777777" w:rsidR="0012698E" w:rsidRPr="001F42D3" w:rsidRDefault="0012698E" w:rsidP="001371EA">
            <w:pPr>
              <w:pStyle w:val="TableEntry"/>
              <w:keepNext/>
              <w:keepLines/>
              <w:suppressAutoHyphens/>
              <w:rPr>
                <w:rFonts w:cs="TimesNewRomanPSMT"/>
              </w:rPr>
            </w:pPr>
            <w:hyperlink r:id="rId68" w:anchor="HL70287" w:history="1">
              <w:r w:rsidRPr="001F42D3">
                <w:rPr>
                  <w:rStyle w:val="Hyperlink"/>
                  <w:rFonts w:cs="TimesNewRomanPSMT"/>
                </w:rPr>
                <w:t>0287</w:t>
              </w:r>
            </w:hyperlink>
          </w:p>
        </w:tc>
        <w:tc>
          <w:tcPr>
            <w:tcW w:w="2898" w:type="dxa"/>
            <w:hideMark/>
          </w:tcPr>
          <w:p w14:paraId="73DBE1A4" w14:textId="77777777" w:rsidR="0012698E" w:rsidRPr="001F42D3" w:rsidRDefault="0012698E" w:rsidP="001371EA">
            <w:pPr>
              <w:pStyle w:val="TableEntry"/>
              <w:keepNext/>
              <w:keepLines/>
              <w:suppressAutoHyphens/>
              <w:rPr>
                <w:rFonts w:cs="TimesNewRomanPSMT"/>
              </w:rPr>
            </w:pPr>
            <w:r w:rsidRPr="001F42D3">
              <w:rPr>
                <w:rFonts w:cs="TimesNewRomanPSMT"/>
              </w:rPr>
              <w:t>Action Code</w:t>
            </w:r>
          </w:p>
        </w:tc>
      </w:tr>
      <w:tr w:rsidR="0012698E" w:rsidRPr="001F42D3" w14:paraId="4D8A77ED" w14:textId="77777777" w:rsidTr="00C10546">
        <w:trPr>
          <w:cantSplit/>
          <w:jc w:val="center"/>
        </w:trPr>
        <w:tc>
          <w:tcPr>
            <w:tcW w:w="1044" w:type="dxa"/>
            <w:hideMark/>
          </w:tcPr>
          <w:p w14:paraId="35BA8479" w14:textId="77777777" w:rsidR="0012698E" w:rsidRPr="001F42D3" w:rsidRDefault="0012698E" w:rsidP="00B34AEB">
            <w:pPr>
              <w:pStyle w:val="TableEntry"/>
            </w:pPr>
            <w:r w:rsidRPr="001F42D3">
              <w:t>3</w:t>
            </w:r>
          </w:p>
        </w:tc>
        <w:tc>
          <w:tcPr>
            <w:tcW w:w="990" w:type="dxa"/>
          </w:tcPr>
          <w:p w14:paraId="4F78E262" w14:textId="77777777" w:rsidR="0012698E" w:rsidRPr="001F42D3" w:rsidRDefault="0012698E" w:rsidP="001371EA">
            <w:pPr>
              <w:pStyle w:val="TableEntry"/>
              <w:keepNext/>
              <w:keepLines/>
              <w:suppressAutoHyphens/>
              <w:rPr>
                <w:rFonts w:cs="TimesNewRomanPSMT"/>
              </w:rPr>
            </w:pPr>
          </w:p>
        </w:tc>
        <w:tc>
          <w:tcPr>
            <w:tcW w:w="900" w:type="dxa"/>
            <w:hideMark/>
          </w:tcPr>
          <w:p w14:paraId="6B91ADEE"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4ECA659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5A93670" w14:textId="77777777" w:rsidR="0012698E" w:rsidRPr="001F42D3" w:rsidRDefault="0012698E" w:rsidP="001371EA">
            <w:pPr>
              <w:pStyle w:val="TableEntry"/>
              <w:keepNext/>
              <w:keepLines/>
              <w:suppressAutoHyphens/>
              <w:rPr>
                <w:rFonts w:cs="TimesNewRomanPSMT"/>
              </w:rPr>
            </w:pPr>
          </w:p>
        </w:tc>
        <w:tc>
          <w:tcPr>
            <w:tcW w:w="900" w:type="dxa"/>
          </w:tcPr>
          <w:p w14:paraId="079A50F1" w14:textId="77777777" w:rsidR="0012698E" w:rsidRPr="001F42D3" w:rsidRDefault="0012698E" w:rsidP="001371EA">
            <w:pPr>
              <w:pStyle w:val="TableEntry"/>
              <w:keepNext/>
              <w:keepLines/>
              <w:suppressAutoHyphens/>
              <w:rPr>
                <w:rFonts w:cs="TimesNewRomanPSMT"/>
              </w:rPr>
            </w:pPr>
          </w:p>
        </w:tc>
        <w:tc>
          <w:tcPr>
            <w:tcW w:w="2898" w:type="dxa"/>
            <w:hideMark/>
          </w:tcPr>
          <w:p w14:paraId="461FD064" w14:textId="77777777" w:rsidR="0012698E" w:rsidRPr="001F42D3" w:rsidRDefault="0012698E" w:rsidP="001371EA">
            <w:pPr>
              <w:pStyle w:val="TableEntry"/>
              <w:keepNext/>
              <w:keepLines/>
              <w:suppressAutoHyphens/>
              <w:rPr>
                <w:rFonts w:cs="TimesNewRomanPSMT"/>
              </w:rPr>
            </w:pPr>
            <w:r w:rsidRPr="001F42D3">
              <w:rPr>
                <w:rFonts w:cs="TimesNewRomanPSMT"/>
              </w:rPr>
              <w:t>Action Reason</w:t>
            </w:r>
          </w:p>
        </w:tc>
      </w:tr>
      <w:tr w:rsidR="0012698E" w:rsidRPr="001F42D3" w14:paraId="403D0BA1" w14:textId="77777777" w:rsidTr="00C10546">
        <w:trPr>
          <w:cantSplit/>
          <w:jc w:val="center"/>
        </w:trPr>
        <w:tc>
          <w:tcPr>
            <w:tcW w:w="1044" w:type="dxa"/>
            <w:hideMark/>
          </w:tcPr>
          <w:p w14:paraId="542792A4" w14:textId="77777777" w:rsidR="0012698E" w:rsidRPr="001F42D3" w:rsidRDefault="0012698E" w:rsidP="00B34AEB">
            <w:pPr>
              <w:pStyle w:val="TableEntry"/>
            </w:pPr>
            <w:r w:rsidRPr="001F42D3">
              <w:t>4</w:t>
            </w:r>
          </w:p>
        </w:tc>
        <w:tc>
          <w:tcPr>
            <w:tcW w:w="990" w:type="dxa"/>
          </w:tcPr>
          <w:p w14:paraId="0D318BBA" w14:textId="77777777" w:rsidR="0012698E" w:rsidRPr="001F42D3" w:rsidRDefault="0012698E" w:rsidP="001371EA">
            <w:pPr>
              <w:pStyle w:val="TableEntry"/>
              <w:keepNext/>
              <w:keepLines/>
              <w:suppressAutoHyphens/>
              <w:rPr>
                <w:rFonts w:cs="TimesNewRomanPSMT"/>
              </w:rPr>
            </w:pPr>
          </w:p>
        </w:tc>
        <w:tc>
          <w:tcPr>
            <w:tcW w:w="900" w:type="dxa"/>
            <w:hideMark/>
          </w:tcPr>
          <w:p w14:paraId="40CA127F"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346742"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2C6A0FA4" w14:textId="77777777" w:rsidR="0012698E" w:rsidRPr="001F42D3" w:rsidRDefault="0012698E" w:rsidP="001371EA">
            <w:pPr>
              <w:pStyle w:val="TableEntry"/>
              <w:keepNext/>
              <w:keepLines/>
              <w:suppressAutoHyphens/>
              <w:rPr>
                <w:rFonts w:cs="TimesNewRomanPSMT"/>
              </w:rPr>
            </w:pPr>
          </w:p>
        </w:tc>
        <w:tc>
          <w:tcPr>
            <w:tcW w:w="900" w:type="dxa"/>
            <w:hideMark/>
          </w:tcPr>
          <w:p w14:paraId="7BE6D70C" w14:textId="77777777" w:rsidR="0012698E" w:rsidRPr="001F42D3" w:rsidRDefault="0012698E" w:rsidP="001371EA">
            <w:pPr>
              <w:pStyle w:val="TableEntry"/>
              <w:keepNext/>
              <w:keepLines/>
              <w:suppressAutoHyphens/>
              <w:rPr>
                <w:rStyle w:val="HyperlinkTable"/>
              </w:rPr>
            </w:pPr>
            <w:hyperlink r:id="rId69" w:anchor="HL70912" w:history="1">
              <w:r w:rsidRPr="001F42D3">
                <w:rPr>
                  <w:rStyle w:val="Hyperlink"/>
                  <w:rFonts w:cs="TimesNewRomanPSMT"/>
                </w:rPr>
                <w:t>0912</w:t>
              </w:r>
            </w:hyperlink>
          </w:p>
        </w:tc>
        <w:tc>
          <w:tcPr>
            <w:tcW w:w="2898" w:type="dxa"/>
            <w:hideMark/>
          </w:tcPr>
          <w:p w14:paraId="61D4EAB5" w14:textId="77777777" w:rsidR="0012698E" w:rsidRPr="001F42D3" w:rsidRDefault="0012698E" w:rsidP="001371EA">
            <w:pPr>
              <w:pStyle w:val="TableEntry"/>
              <w:keepNext/>
              <w:keepLines/>
              <w:suppressAutoHyphens/>
              <w:rPr>
                <w:rFonts w:cs="TimesNewRomanPSMT"/>
              </w:rPr>
            </w:pPr>
            <w:r w:rsidRPr="001F42D3">
              <w:rPr>
                <w:rFonts w:cs="TimesNewRomanPSMT"/>
              </w:rPr>
              <w:t xml:space="preserve">Participation </w:t>
            </w:r>
          </w:p>
        </w:tc>
      </w:tr>
      <w:tr w:rsidR="0012698E" w:rsidRPr="001F42D3" w14:paraId="4490F333" w14:textId="77777777" w:rsidTr="00C10546">
        <w:trPr>
          <w:cantSplit/>
          <w:jc w:val="center"/>
        </w:trPr>
        <w:tc>
          <w:tcPr>
            <w:tcW w:w="1044" w:type="dxa"/>
            <w:hideMark/>
          </w:tcPr>
          <w:p w14:paraId="00F3EC38" w14:textId="77777777" w:rsidR="0012698E" w:rsidRPr="001F42D3" w:rsidRDefault="0012698E" w:rsidP="00B34AEB">
            <w:pPr>
              <w:pStyle w:val="TableEntry"/>
            </w:pPr>
            <w:r w:rsidRPr="001F42D3">
              <w:t>5</w:t>
            </w:r>
          </w:p>
        </w:tc>
        <w:tc>
          <w:tcPr>
            <w:tcW w:w="990" w:type="dxa"/>
          </w:tcPr>
          <w:p w14:paraId="28B9D3D2" w14:textId="77777777" w:rsidR="0012698E" w:rsidRPr="001F42D3" w:rsidRDefault="0012698E" w:rsidP="001371EA">
            <w:pPr>
              <w:pStyle w:val="TableEntry"/>
              <w:keepNext/>
              <w:keepLines/>
              <w:suppressAutoHyphens/>
              <w:rPr>
                <w:rFonts w:cs="TimesNewRomanPSMT"/>
              </w:rPr>
            </w:pPr>
          </w:p>
        </w:tc>
        <w:tc>
          <w:tcPr>
            <w:tcW w:w="900" w:type="dxa"/>
            <w:hideMark/>
          </w:tcPr>
          <w:p w14:paraId="7BFFF0F5" w14:textId="77777777" w:rsidR="0012698E" w:rsidRPr="001F42D3" w:rsidRDefault="0012698E" w:rsidP="001371EA">
            <w:pPr>
              <w:pStyle w:val="TableEntry"/>
              <w:keepNext/>
              <w:keepLines/>
              <w:suppressAutoHyphens/>
              <w:rPr>
                <w:rFonts w:cs="TimesNewRomanPSMT"/>
              </w:rPr>
            </w:pPr>
            <w:r w:rsidRPr="001F42D3">
              <w:rPr>
                <w:rFonts w:cs="TimesNewRomanPSMT"/>
              </w:rPr>
              <w:t>XCN</w:t>
            </w:r>
          </w:p>
        </w:tc>
        <w:tc>
          <w:tcPr>
            <w:tcW w:w="822" w:type="dxa"/>
            <w:hideMark/>
          </w:tcPr>
          <w:p w14:paraId="24CBF24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3F19AAF7"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56C0892A" w14:textId="77777777" w:rsidR="0012698E" w:rsidRPr="001F42D3" w:rsidRDefault="0012698E" w:rsidP="001371EA">
            <w:pPr>
              <w:pStyle w:val="TableEntry"/>
              <w:keepNext/>
              <w:keepLines/>
              <w:suppressAutoHyphens/>
              <w:rPr>
                <w:rFonts w:cs="TimesNewRomanPSMT"/>
              </w:rPr>
            </w:pPr>
          </w:p>
        </w:tc>
        <w:tc>
          <w:tcPr>
            <w:tcW w:w="2898" w:type="dxa"/>
            <w:hideMark/>
          </w:tcPr>
          <w:p w14:paraId="335AFC61"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w:t>
            </w:r>
          </w:p>
        </w:tc>
      </w:tr>
      <w:tr w:rsidR="0012698E" w:rsidRPr="001F42D3" w14:paraId="1CD35EE3" w14:textId="77777777" w:rsidTr="00C10546">
        <w:trPr>
          <w:cantSplit/>
          <w:jc w:val="center"/>
        </w:trPr>
        <w:tc>
          <w:tcPr>
            <w:tcW w:w="1044" w:type="dxa"/>
            <w:hideMark/>
          </w:tcPr>
          <w:p w14:paraId="07CEBCD4" w14:textId="77777777" w:rsidR="0012698E" w:rsidRPr="001F42D3" w:rsidRDefault="0012698E" w:rsidP="00B34AEB">
            <w:pPr>
              <w:pStyle w:val="TableEntry"/>
            </w:pPr>
            <w:r w:rsidRPr="001F42D3">
              <w:t>6</w:t>
            </w:r>
          </w:p>
        </w:tc>
        <w:tc>
          <w:tcPr>
            <w:tcW w:w="990" w:type="dxa"/>
          </w:tcPr>
          <w:p w14:paraId="212EC791" w14:textId="77777777" w:rsidR="0012698E" w:rsidRPr="001F42D3" w:rsidRDefault="0012698E" w:rsidP="001371EA">
            <w:pPr>
              <w:pStyle w:val="TableEntry"/>
              <w:keepNext/>
              <w:keepLines/>
              <w:suppressAutoHyphens/>
              <w:rPr>
                <w:rFonts w:cs="TimesNewRomanPSMT"/>
              </w:rPr>
            </w:pPr>
          </w:p>
        </w:tc>
        <w:tc>
          <w:tcPr>
            <w:tcW w:w="900" w:type="dxa"/>
            <w:hideMark/>
          </w:tcPr>
          <w:p w14:paraId="1AAAC225"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E6CF5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68AC5A5F" w14:textId="77777777" w:rsidR="0012698E" w:rsidRPr="001F42D3" w:rsidRDefault="0012698E" w:rsidP="001371EA">
            <w:pPr>
              <w:pStyle w:val="TableEntry"/>
              <w:keepNext/>
              <w:keepLines/>
              <w:suppressAutoHyphens/>
              <w:rPr>
                <w:rFonts w:cs="TimesNewRomanPSMT"/>
              </w:rPr>
            </w:pPr>
          </w:p>
        </w:tc>
        <w:tc>
          <w:tcPr>
            <w:tcW w:w="900" w:type="dxa"/>
          </w:tcPr>
          <w:p w14:paraId="3713E9B2" w14:textId="77777777" w:rsidR="0012698E" w:rsidRPr="001F42D3" w:rsidRDefault="0012698E" w:rsidP="001371EA">
            <w:pPr>
              <w:pStyle w:val="TableEntry"/>
              <w:keepNext/>
              <w:keepLines/>
              <w:suppressAutoHyphens/>
              <w:rPr>
                <w:rStyle w:val="HyperlinkTable"/>
              </w:rPr>
            </w:pPr>
          </w:p>
        </w:tc>
        <w:tc>
          <w:tcPr>
            <w:tcW w:w="2898" w:type="dxa"/>
            <w:hideMark/>
          </w:tcPr>
          <w:p w14:paraId="11F91CD2"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 Provider Type</w:t>
            </w:r>
          </w:p>
        </w:tc>
      </w:tr>
      <w:tr w:rsidR="0012698E" w:rsidRPr="001F42D3" w14:paraId="2A9F9D7C" w14:textId="77777777" w:rsidTr="00C10546">
        <w:trPr>
          <w:cantSplit/>
          <w:jc w:val="center"/>
        </w:trPr>
        <w:tc>
          <w:tcPr>
            <w:tcW w:w="1044" w:type="dxa"/>
            <w:hideMark/>
          </w:tcPr>
          <w:p w14:paraId="73EBDF96" w14:textId="77777777" w:rsidR="0012698E" w:rsidRPr="001F42D3" w:rsidRDefault="0012698E" w:rsidP="00B34AEB">
            <w:pPr>
              <w:pStyle w:val="TableEntry"/>
            </w:pPr>
            <w:r w:rsidRPr="001F42D3">
              <w:t>7</w:t>
            </w:r>
          </w:p>
        </w:tc>
        <w:tc>
          <w:tcPr>
            <w:tcW w:w="990" w:type="dxa"/>
          </w:tcPr>
          <w:p w14:paraId="3AED7561" w14:textId="77777777" w:rsidR="0012698E" w:rsidRPr="001F42D3" w:rsidRDefault="0012698E" w:rsidP="001371EA">
            <w:pPr>
              <w:pStyle w:val="TableEntry"/>
              <w:keepNext/>
              <w:keepLines/>
              <w:suppressAutoHyphens/>
              <w:rPr>
                <w:rFonts w:cs="TimesNewRomanPSMT"/>
              </w:rPr>
            </w:pPr>
          </w:p>
        </w:tc>
        <w:tc>
          <w:tcPr>
            <w:tcW w:w="900" w:type="dxa"/>
            <w:hideMark/>
          </w:tcPr>
          <w:p w14:paraId="42BCD5B1"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15EBDC4"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0AA2F993" w14:textId="77777777" w:rsidR="0012698E" w:rsidRPr="001F42D3" w:rsidRDefault="0012698E" w:rsidP="001371EA">
            <w:pPr>
              <w:pStyle w:val="TableEntry"/>
              <w:keepNext/>
              <w:keepLines/>
              <w:suppressAutoHyphens/>
              <w:rPr>
                <w:rFonts w:cs="TimesNewRomanPSMT"/>
              </w:rPr>
            </w:pPr>
          </w:p>
        </w:tc>
        <w:tc>
          <w:tcPr>
            <w:tcW w:w="900" w:type="dxa"/>
            <w:hideMark/>
          </w:tcPr>
          <w:p w14:paraId="294D2910" w14:textId="77777777" w:rsidR="0012698E" w:rsidRPr="001F42D3" w:rsidRDefault="0012698E" w:rsidP="001371EA">
            <w:pPr>
              <w:pStyle w:val="TableEntry"/>
              <w:keepNext/>
              <w:keepLines/>
              <w:suppressAutoHyphens/>
              <w:rPr>
                <w:rStyle w:val="HyperlinkTable"/>
              </w:rPr>
            </w:pPr>
            <w:hyperlink r:id="rId70" w:anchor="HL70406" w:history="1">
              <w:r w:rsidRPr="001F42D3">
                <w:rPr>
                  <w:rStyle w:val="Hyperlink"/>
                  <w:rFonts w:cs="TimesNewRomanPSMT"/>
                </w:rPr>
                <w:t>0406</w:t>
              </w:r>
            </w:hyperlink>
          </w:p>
        </w:tc>
        <w:tc>
          <w:tcPr>
            <w:tcW w:w="2898" w:type="dxa"/>
            <w:hideMark/>
          </w:tcPr>
          <w:p w14:paraId="102D082F" w14:textId="77777777" w:rsidR="0012698E" w:rsidRPr="001F42D3" w:rsidRDefault="0012698E" w:rsidP="001371EA">
            <w:pPr>
              <w:pStyle w:val="TableEntry"/>
              <w:keepNext/>
              <w:keepLines/>
              <w:suppressAutoHyphens/>
              <w:rPr>
                <w:rFonts w:cs="TimesNewRomanPSMT"/>
              </w:rPr>
            </w:pPr>
            <w:r w:rsidRPr="001F42D3">
              <w:rPr>
                <w:rFonts w:cs="TimesNewRomanPSMT"/>
              </w:rPr>
              <w:t>Participant Organization Unit Type</w:t>
            </w:r>
          </w:p>
        </w:tc>
      </w:tr>
      <w:tr w:rsidR="0012698E" w:rsidRPr="001F42D3" w14:paraId="6715DD90" w14:textId="77777777" w:rsidTr="00C10546">
        <w:trPr>
          <w:cantSplit/>
          <w:jc w:val="center"/>
        </w:trPr>
        <w:tc>
          <w:tcPr>
            <w:tcW w:w="1044" w:type="dxa"/>
            <w:hideMark/>
          </w:tcPr>
          <w:p w14:paraId="4869708B" w14:textId="77777777" w:rsidR="0012698E" w:rsidRPr="001F42D3" w:rsidRDefault="0012698E" w:rsidP="00B34AEB">
            <w:pPr>
              <w:pStyle w:val="TableEntry"/>
            </w:pPr>
            <w:r w:rsidRPr="001F42D3">
              <w:t>8</w:t>
            </w:r>
          </w:p>
        </w:tc>
        <w:tc>
          <w:tcPr>
            <w:tcW w:w="990" w:type="dxa"/>
          </w:tcPr>
          <w:p w14:paraId="100F5DD0" w14:textId="77777777" w:rsidR="0012698E" w:rsidRPr="001F42D3" w:rsidRDefault="0012698E" w:rsidP="001371EA">
            <w:pPr>
              <w:pStyle w:val="TableEntry"/>
              <w:keepNext/>
              <w:keepLines/>
              <w:suppressAutoHyphens/>
              <w:rPr>
                <w:rFonts w:cs="TimesNewRomanPSMT"/>
              </w:rPr>
            </w:pPr>
          </w:p>
        </w:tc>
        <w:tc>
          <w:tcPr>
            <w:tcW w:w="900" w:type="dxa"/>
            <w:hideMark/>
          </w:tcPr>
          <w:p w14:paraId="388EBBD2" w14:textId="77777777" w:rsidR="0012698E" w:rsidRPr="001F42D3" w:rsidRDefault="0012698E" w:rsidP="001371EA">
            <w:pPr>
              <w:pStyle w:val="TableEntry"/>
              <w:keepNext/>
              <w:keepLines/>
              <w:suppressAutoHyphens/>
              <w:rPr>
                <w:rFonts w:cs="TimesNewRomanPSMT"/>
              </w:rPr>
            </w:pPr>
            <w:r w:rsidRPr="001F42D3">
              <w:rPr>
                <w:rFonts w:cs="TimesNewRomanPSMT"/>
              </w:rPr>
              <w:t>XON</w:t>
            </w:r>
          </w:p>
        </w:tc>
        <w:tc>
          <w:tcPr>
            <w:tcW w:w="822" w:type="dxa"/>
            <w:hideMark/>
          </w:tcPr>
          <w:p w14:paraId="56C83729"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9F911D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432F0953" w14:textId="77777777" w:rsidR="0012698E" w:rsidRPr="001F42D3" w:rsidRDefault="0012698E" w:rsidP="001371EA">
            <w:pPr>
              <w:pStyle w:val="TableEntry"/>
              <w:keepNext/>
              <w:keepLines/>
              <w:suppressAutoHyphens/>
              <w:rPr>
                <w:rFonts w:cs="TimesNewRomanPSMT"/>
              </w:rPr>
            </w:pPr>
          </w:p>
        </w:tc>
        <w:tc>
          <w:tcPr>
            <w:tcW w:w="2898" w:type="dxa"/>
            <w:hideMark/>
          </w:tcPr>
          <w:p w14:paraId="7E859E46" w14:textId="77777777" w:rsidR="0012698E" w:rsidRPr="001F42D3" w:rsidRDefault="0012698E" w:rsidP="001371EA">
            <w:pPr>
              <w:pStyle w:val="TableEntry"/>
              <w:keepNext/>
              <w:keepLines/>
              <w:suppressAutoHyphens/>
              <w:rPr>
                <w:rFonts w:cs="TimesNewRomanPSMT"/>
              </w:rPr>
            </w:pPr>
            <w:r w:rsidRPr="001F42D3">
              <w:rPr>
                <w:rFonts w:cs="TimesNewRomanPSMT"/>
              </w:rPr>
              <w:t>Participation Organization</w:t>
            </w:r>
          </w:p>
        </w:tc>
      </w:tr>
      <w:tr w:rsidR="0012698E" w:rsidRPr="001F42D3" w14:paraId="4B32AB6C" w14:textId="77777777" w:rsidTr="00C10546">
        <w:trPr>
          <w:cantSplit/>
          <w:jc w:val="center"/>
        </w:trPr>
        <w:tc>
          <w:tcPr>
            <w:tcW w:w="1044" w:type="dxa"/>
            <w:hideMark/>
          </w:tcPr>
          <w:p w14:paraId="4CE1BA26" w14:textId="77777777" w:rsidR="0012698E" w:rsidRPr="001F42D3" w:rsidRDefault="0012698E" w:rsidP="00B34AEB">
            <w:pPr>
              <w:pStyle w:val="TableEntry"/>
            </w:pPr>
            <w:r w:rsidRPr="001F42D3">
              <w:t>9</w:t>
            </w:r>
          </w:p>
        </w:tc>
        <w:tc>
          <w:tcPr>
            <w:tcW w:w="990" w:type="dxa"/>
          </w:tcPr>
          <w:p w14:paraId="0AAF1FAC" w14:textId="77777777" w:rsidR="0012698E" w:rsidRPr="001F42D3" w:rsidRDefault="0012698E" w:rsidP="001371EA">
            <w:pPr>
              <w:pStyle w:val="TableEntry"/>
              <w:keepNext/>
              <w:keepLines/>
              <w:suppressAutoHyphens/>
              <w:rPr>
                <w:rFonts w:cs="TimesNewRomanPSMT"/>
              </w:rPr>
            </w:pPr>
          </w:p>
        </w:tc>
        <w:tc>
          <w:tcPr>
            <w:tcW w:w="900" w:type="dxa"/>
            <w:hideMark/>
          </w:tcPr>
          <w:p w14:paraId="7B5EB11E" w14:textId="77777777" w:rsidR="0012698E" w:rsidRPr="001F42D3" w:rsidRDefault="0012698E" w:rsidP="001371EA">
            <w:pPr>
              <w:pStyle w:val="TableEntry"/>
              <w:keepNext/>
              <w:keepLines/>
              <w:suppressAutoHyphens/>
              <w:rPr>
                <w:rFonts w:cs="TimesNewRomanPSMT"/>
              </w:rPr>
            </w:pPr>
            <w:r w:rsidRPr="001F42D3">
              <w:rPr>
                <w:rFonts w:cs="TimesNewRomanPSMT"/>
              </w:rPr>
              <w:t>PL</w:t>
            </w:r>
          </w:p>
        </w:tc>
        <w:tc>
          <w:tcPr>
            <w:tcW w:w="822" w:type="dxa"/>
            <w:hideMark/>
          </w:tcPr>
          <w:p w14:paraId="7ABDCF7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ECD2D4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04F9C72" w14:textId="77777777" w:rsidR="0012698E" w:rsidRPr="001F42D3" w:rsidRDefault="0012698E" w:rsidP="001371EA">
            <w:pPr>
              <w:pStyle w:val="TableEntry"/>
              <w:keepNext/>
              <w:keepLines/>
              <w:suppressAutoHyphens/>
              <w:rPr>
                <w:rFonts w:cs="TimesNewRomanPSMT"/>
              </w:rPr>
            </w:pPr>
          </w:p>
        </w:tc>
        <w:tc>
          <w:tcPr>
            <w:tcW w:w="2898" w:type="dxa"/>
            <w:hideMark/>
          </w:tcPr>
          <w:p w14:paraId="0931811B" w14:textId="77777777" w:rsidR="0012698E" w:rsidRPr="001F42D3" w:rsidRDefault="0012698E" w:rsidP="001371EA">
            <w:pPr>
              <w:pStyle w:val="TableEntry"/>
              <w:keepNext/>
              <w:keepLines/>
              <w:suppressAutoHyphens/>
              <w:rPr>
                <w:rFonts w:cs="TimesNewRomanPSMT"/>
              </w:rPr>
            </w:pPr>
            <w:r w:rsidRPr="001F42D3">
              <w:rPr>
                <w:rFonts w:cs="TimesNewRomanPSMT"/>
              </w:rPr>
              <w:t>Participant Location</w:t>
            </w:r>
          </w:p>
        </w:tc>
      </w:tr>
      <w:tr w:rsidR="0012698E" w:rsidRPr="001F42D3" w14:paraId="7F092FF6" w14:textId="77777777" w:rsidTr="00C10546">
        <w:trPr>
          <w:cantSplit/>
          <w:jc w:val="center"/>
        </w:trPr>
        <w:tc>
          <w:tcPr>
            <w:tcW w:w="1044" w:type="dxa"/>
            <w:hideMark/>
          </w:tcPr>
          <w:p w14:paraId="71E72271" w14:textId="77777777" w:rsidR="0012698E" w:rsidRPr="001F42D3" w:rsidRDefault="0012698E" w:rsidP="00B34AEB">
            <w:pPr>
              <w:pStyle w:val="TableEntry"/>
            </w:pPr>
            <w:r w:rsidRPr="001F42D3">
              <w:t>10</w:t>
            </w:r>
          </w:p>
        </w:tc>
        <w:tc>
          <w:tcPr>
            <w:tcW w:w="990" w:type="dxa"/>
          </w:tcPr>
          <w:p w14:paraId="4B214043" w14:textId="77777777" w:rsidR="0012698E" w:rsidRPr="001F42D3" w:rsidRDefault="0012698E" w:rsidP="001371EA">
            <w:pPr>
              <w:pStyle w:val="TableEntry"/>
              <w:keepNext/>
              <w:keepLines/>
              <w:suppressAutoHyphens/>
              <w:rPr>
                <w:rFonts w:cs="TimesNewRomanPSMT"/>
              </w:rPr>
            </w:pPr>
          </w:p>
        </w:tc>
        <w:tc>
          <w:tcPr>
            <w:tcW w:w="900" w:type="dxa"/>
            <w:hideMark/>
          </w:tcPr>
          <w:p w14:paraId="55AB23E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18C4AE7"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1E22436E"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23819FB1" w14:textId="77777777" w:rsidR="0012698E" w:rsidRPr="001F42D3" w:rsidRDefault="0012698E" w:rsidP="001371EA">
            <w:pPr>
              <w:pStyle w:val="TableEntry"/>
              <w:keepNext/>
              <w:keepLines/>
              <w:suppressAutoHyphens/>
              <w:rPr>
                <w:rFonts w:cs="TimesNewRomanPSMT"/>
              </w:rPr>
            </w:pPr>
          </w:p>
        </w:tc>
        <w:tc>
          <w:tcPr>
            <w:tcW w:w="2898" w:type="dxa"/>
            <w:hideMark/>
          </w:tcPr>
          <w:p w14:paraId="3ED7FCC7" w14:textId="77777777" w:rsidR="0012698E" w:rsidRPr="001F42D3" w:rsidRDefault="0012698E" w:rsidP="001371EA">
            <w:pPr>
              <w:pStyle w:val="TableEntry"/>
              <w:keepNext/>
              <w:keepLines/>
              <w:suppressAutoHyphens/>
              <w:rPr>
                <w:rFonts w:cs="TimesNewRomanPSMT"/>
              </w:rPr>
            </w:pPr>
            <w:r w:rsidRPr="001F42D3">
              <w:rPr>
                <w:rFonts w:cs="TimesNewRomanPSMT"/>
              </w:rPr>
              <w:t>Participation Device</w:t>
            </w:r>
          </w:p>
        </w:tc>
      </w:tr>
      <w:tr w:rsidR="0012698E" w:rsidRPr="001F42D3" w14:paraId="491F643E" w14:textId="77777777" w:rsidTr="00C10546">
        <w:trPr>
          <w:cantSplit/>
          <w:jc w:val="center"/>
        </w:trPr>
        <w:tc>
          <w:tcPr>
            <w:tcW w:w="1044" w:type="dxa"/>
            <w:hideMark/>
          </w:tcPr>
          <w:p w14:paraId="1E81F01F" w14:textId="77777777" w:rsidR="0012698E" w:rsidRPr="001F42D3" w:rsidRDefault="0012698E" w:rsidP="00B34AEB">
            <w:pPr>
              <w:pStyle w:val="TableEntry"/>
            </w:pPr>
            <w:r w:rsidRPr="001F42D3">
              <w:t>11</w:t>
            </w:r>
          </w:p>
        </w:tc>
        <w:tc>
          <w:tcPr>
            <w:tcW w:w="990" w:type="dxa"/>
          </w:tcPr>
          <w:p w14:paraId="79E5A38F" w14:textId="77777777" w:rsidR="0012698E" w:rsidRPr="001F42D3" w:rsidRDefault="0012698E" w:rsidP="001371EA">
            <w:pPr>
              <w:pStyle w:val="TableEntry"/>
              <w:keepNext/>
              <w:keepLines/>
              <w:suppressAutoHyphens/>
              <w:rPr>
                <w:rFonts w:cs="TimesNewRomanPSMT"/>
              </w:rPr>
            </w:pPr>
          </w:p>
        </w:tc>
        <w:tc>
          <w:tcPr>
            <w:tcW w:w="900" w:type="dxa"/>
            <w:hideMark/>
          </w:tcPr>
          <w:p w14:paraId="79C09E0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D7B8720"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6FBB7F5" w14:textId="77777777" w:rsidR="0012698E" w:rsidRPr="001F42D3" w:rsidRDefault="0012698E" w:rsidP="001371EA">
            <w:pPr>
              <w:pStyle w:val="TableEntry"/>
              <w:keepNext/>
              <w:keepLines/>
              <w:suppressAutoHyphens/>
              <w:rPr>
                <w:rFonts w:cs="TimesNewRomanPSMT"/>
              </w:rPr>
            </w:pPr>
          </w:p>
        </w:tc>
        <w:tc>
          <w:tcPr>
            <w:tcW w:w="900" w:type="dxa"/>
          </w:tcPr>
          <w:p w14:paraId="71CD0A0B" w14:textId="77777777" w:rsidR="0012698E" w:rsidRPr="001F42D3" w:rsidRDefault="0012698E" w:rsidP="001371EA">
            <w:pPr>
              <w:pStyle w:val="TableEntry"/>
              <w:keepNext/>
              <w:keepLines/>
              <w:suppressAutoHyphens/>
              <w:rPr>
                <w:rFonts w:cs="TimesNewRomanPSMT"/>
              </w:rPr>
            </w:pPr>
          </w:p>
        </w:tc>
        <w:tc>
          <w:tcPr>
            <w:tcW w:w="2898" w:type="dxa"/>
            <w:hideMark/>
          </w:tcPr>
          <w:p w14:paraId="6207323E" w14:textId="77777777" w:rsidR="0012698E" w:rsidRPr="001F42D3" w:rsidRDefault="0012698E" w:rsidP="001371EA">
            <w:pPr>
              <w:pStyle w:val="TableEntry"/>
              <w:keepNext/>
              <w:keepLines/>
              <w:suppressAutoHyphens/>
              <w:rPr>
                <w:rFonts w:cs="TimesNewRomanPSMT"/>
              </w:rPr>
            </w:pPr>
            <w:r w:rsidRPr="001F42D3">
              <w:rPr>
                <w:rFonts w:cs="TimesNewRomanPSMT"/>
              </w:rPr>
              <w:t>Participation Begin Date/Time (arrival time)</w:t>
            </w:r>
          </w:p>
        </w:tc>
      </w:tr>
      <w:tr w:rsidR="0012698E" w:rsidRPr="001F42D3" w14:paraId="23710916" w14:textId="77777777" w:rsidTr="00C10546">
        <w:trPr>
          <w:cantSplit/>
          <w:jc w:val="center"/>
        </w:trPr>
        <w:tc>
          <w:tcPr>
            <w:tcW w:w="1044" w:type="dxa"/>
            <w:hideMark/>
          </w:tcPr>
          <w:p w14:paraId="545571B1" w14:textId="77777777" w:rsidR="0012698E" w:rsidRPr="001F42D3" w:rsidRDefault="0012698E" w:rsidP="00B34AEB">
            <w:pPr>
              <w:pStyle w:val="TableEntry"/>
            </w:pPr>
            <w:r w:rsidRPr="001F42D3">
              <w:t>12</w:t>
            </w:r>
          </w:p>
        </w:tc>
        <w:tc>
          <w:tcPr>
            <w:tcW w:w="990" w:type="dxa"/>
          </w:tcPr>
          <w:p w14:paraId="6CF784F7" w14:textId="77777777" w:rsidR="0012698E" w:rsidRPr="001F42D3" w:rsidRDefault="0012698E" w:rsidP="001371EA">
            <w:pPr>
              <w:pStyle w:val="TableEntry"/>
              <w:keepNext/>
              <w:keepLines/>
              <w:suppressAutoHyphens/>
              <w:rPr>
                <w:rFonts w:cs="TimesNewRomanPSMT"/>
              </w:rPr>
            </w:pPr>
          </w:p>
        </w:tc>
        <w:tc>
          <w:tcPr>
            <w:tcW w:w="900" w:type="dxa"/>
            <w:hideMark/>
          </w:tcPr>
          <w:p w14:paraId="6EB4E69F"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2D005B5F"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1BE1DDD" w14:textId="77777777" w:rsidR="0012698E" w:rsidRPr="001F42D3" w:rsidRDefault="0012698E" w:rsidP="001371EA">
            <w:pPr>
              <w:pStyle w:val="TableEntry"/>
              <w:keepNext/>
              <w:keepLines/>
              <w:suppressAutoHyphens/>
              <w:rPr>
                <w:rFonts w:cs="TimesNewRomanPSMT"/>
              </w:rPr>
            </w:pPr>
          </w:p>
        </w:tc>
        <w:tc>
          <w:tcPr>
            <w:tcW w:w="900" w:type="dxa"/>
          </w:tcPr>
          <w:p w14:paraId="758C4C4C" w14:textId="77777777" w:rsidR="0012698E" w:rsidRPr="001F42D3" w:rsidRDefault="0012698E" w:rsidP="001371EA">
            <w:pPr>
              <w:pStyle w:val="TableEntry"/>
              <w:keepNext/>
              <w:keepLines/>
              <w:suppressAutoHyphens/>
              <w:rPr>
                <w:rFonts w:cs="TimesNewRomanPSMT"/>
              </w:rPr>
            </w:pPr>
          </w:p>
        </w:tc>
        <w:tc>
          <w:tcPr>
            <w:tcW w:w="2898" w:type="dxa"/>
            <w:hideMark/>
          </w:tcPr>
          <w:p w14:paraId="2257F57A" w14:textId="77777777" w:rsidR="0012698E" w:rsidRPr="001F42D3" w:rsidRDefault="0012698E" w:rsidP="001371EA">
            <w:pPr>
              <w:pStyle w:val="TableEntry"/>
              <w:keepNext/>
              <w:keepLines/>
              <w:suppressAutoHyphens/>
              <w:rPr>
                <w:rFonts w:cs="TimesNewRomanPSMT"/>
              </w:rPr>
            </w:pPr>
            <w:r w:rsidRPr="001F42D3">
              <w:rPr>
                <w:rFonts w:cs="TimesNewRomanPSMT"/>
              </w:rPr>
              <w:t>Participation End Date/Time (departure time)</w:t>
            </w:r>
          </w:p>
        </w:tc>
      </w:tr>
      <w:tr w:rsidR="0012698E" w:rsidRPr="001F42D3" w14:paraId="3FD51791" w14:textId="77777777" w:rsidTr="00C10546">
        <w:trPr>
          <w:cantSplit/>
          <w:jc w:val="center"/>
        </w:trPr>
        <w:tc>
          <w:tcPr>
            <w:tcW w:w="1044" w:type="dxa"/>
            <w:hideMark/>
          </w:tcPr>
          <w:p w14:paraId="42765A92" w14:textId="77777777" w:rsidR="0012698E" w:rsidRPr="001F42D3" w:rsidRDefault="0012698E" w:rsidP="00B34AEB">
            <w:pPr>
              <w:pStyle w:val="TableEntry"/>
            </w:pPr>
            <w:r w:rsidRPr="001F42D3">
              <w:t>13</w:t>
            </w:r>
          </w:p>
        </w:tc>
        <w:tc>
          <w:tcPr>
            <w:tcW w:w="990" w:type="dxa"/>
          </w:tcPr>
          <w:p w14:paraId="517D7B1D" w14:textId="77777777" w:rsidR="0012698E" w:rsidRPr="001F42D3" w:rsidRDefault="0012698E" w:rsidP="001371EA">
            <w:pPr>
              <w:pStyle w:val="TableEntry"/>
              <w:keepNext/>
              <w:keepLines/>
              <w:suppressAutoHyphens/>
              <w:rPr>
                <w:rFonts w:cs="TimesNewRomanPSMT"/>
              </w:rPr>
            </w:pPr>
          </w:p>
        </w:tc>
        <w:tc>
          <w:tcPr>
            <w:tcW w:w="900" w:type="dxa"/>
            <w:hideMark/>
          </w:tcPr>
          <w:p w14:paraId="55E8ECD6"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3D2BDC2"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26C6AA86" w14:textId="77777777" w:rsidR="0012698E" w:rsidRPr="001F42D3" w:rsidRDefault="0012698E" w:rsidP="001371EA">
            <w:pPr>
              <w:pStyle w:val="TableEntry"/>
              <w:keepNext/>
              <w:keepLines/>
              <w:suppressAutoHyphens/>
              <w:rPr>
                <w:rFonts w:cs="TimesNewRomanPSMT"/>
              </w:rPr>
            </w:pPr>
          </w:p>
        </w:tc>
        <w:tc>
          <w:tcPr>
            <w:tcW w:w="900" w:type="dxa"/>
          </w:tcPr>
          <w:p w14:paraId="2E889180" w14:textId="77777777" w:rsidR="0012698E" w:rsidRPr="001F42D3" w:rsidRDefault="0012698E" w:rsidP="001371EA">
            <w:pPr>
              <w:pStyle w:val="TableEntry"/>
              <w:keepNext/>
              <w:keepLines/>
              <w:suppressAutoHyphens/>
              <w:rPr>
                <w:rFonts w:cs="TimesNewRomanPSMT"/>
              </w:rPr>
            </w:pPr>
          </w:p>
        </w:tc>
        <w:tc>
          <w:tcPr>
            <w:tcW w:w="2898" w:type="dxa"/>
            <w:hideMark/>
          </w:tcPr>
          <w:p w14:paraId="4842A587" w14:textId="77777777" w:rsidR="0012698E" w:rsidRPr="001F42D3" w:rsidRDefault="0012698E" w:rsidP="001371EA">
            <w:pPr>
              <w:pStyle w:val="TableEntry"/>
              <w:keepNext/>
              <w:keepLines/>
              <w:suppressAutoHyphens/>
              <w:rPr>
                <w:rFonts w:cs="TimesNewRomanPSMT"/>
              </w:rPr>
            </w:pPr>
            <w:r w:rsidRPr="001F42D3">
              <w:rPr>
                <w:rFonts w:cs="TimesNewRomanPSMT"/>
              </w:rPr>
              <w:t>Participation Qualitative Duration</w:t>
            </w:r>
          </w:p>
        </w:tc>
      </w:tr>
      <w:tr w:rsidR="0012698E" w:rsidRPr="001F42D3" w14:paraId="65DF8C83" w14:textId="77777777" w:rsidTr="00C10546">
        <w:trPr>
          <w:cantSplit/>
          <w:jc w:val="center"/>
        </w:trPr>
        <w:tc>
          <w:tcPr>
            <w:tcW w:w="1044" w:type="dxa"/>
            <w:hideMark/>
          </w:tcPr>
          <w:p w14:paraId="6CF5E240" w14:textId="77777777" w:rsidR="0012698E" w:rsidRPr="001F42D3" w:rsidRDefault="0012698E" w:rsidP="00B34AEB">
            <w:pPr>
              <w:pStyle w:val="TableEntry"/>
            </w:pPr>
            <w:r w:rsidRPr="001F42D3">
              <w:t>14</w:t>
            </w:r>
          </w:p>
        </w:tc>
        <w:tc>
          <w:tcPr>
            <w:tcW w:w="990" w:type="dxa"/>
          </w:tcPr>
          <w:p w14:paraId="2FF5A384" w14:textId="77777777" w:rsidR="0012698E" w:rsidRPr="001F42D3" w:rsidRDefault="0012698E" w:rsidP="001371EA">
            <w:pPr>
              <w:pStyle w:val="TableEntry"/>
              <w:keepNext/>
              <w:keepLines/>
              <w:suppressAutoHyphens/>
              <w:rPr>
                <w:rFonts w:cs="TimesNewRomanPSMT"/>
              </w:rPr>
            </w:pPr>
          </w:p>
        </w:tc>
        <w:tc>
          <w:tcPr>
            <w:tcW w:w="900" w:type="dxa"/>
            <w:hideMark/>
          </w:tcPr>
          <w:p w14:paraId="7D8ED8F0" w14:textId="77777777" w:rsidR="0012698E" w:rsidRPr="001F42D3" w:rsidRDefault="0012698E" w:rsidP="001371EA">
            <w:pPr>
              <w:pStyle w:val="TableEntry"/>
              <w:keepNext/>
              <w:keepLines/>
              <w:suppressAutoHyphens/>
              <w:rPr>
                <w:rFonts w:cs="TimesNewRomanPSMT"/>
              </w:rPr>
            </w:pPr>
            <w:r w:rsidRPr="001F42D3">
              <w:rPr>
                <w:rFonts w:cs="TimesNewRomanPSMT"/>
              </w:rPr>
              <w:t>XAD</w:t>
            </w:r>
          </w:p>
        </w:tc>
        <w:tc>
          <w:tcPr>
            <w:tcW w:w="822" w:type="dxa"/>
            <w:hideMark/>
          </w:tcPr>
          <w:p w14:paraId="6C25752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740C770A"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1D3FB00C" w14:textId="77777777" w:rsidR="0012698E" w:rsidRPr="001F42D3" w:rsidRDefault="0012698E" w:rsidP="001371EA">
            <w:pPr>
              <w:pStyle w:val="TableEntry"/>
              <w:keepNext/>
              <w:keepLines/>
              <w:suppressAutoHyphens/>
              <w:rPr>
                <w:rFonts w:cs="TimesNewRomanPSMT"/>
              </w:rPr>
            </w:pPr>
          </w:p>
        </w:tc>
        <w:tc>
          <w:tcPr>
            <w:tcW w:w="2898" w:type="dxa"/>
            <w:hideMark/>
          </w:tcPr>
          <w:p w14:paraId="2F51881D" w14:textId="77777777" w:rsidR="0012698E" w:rsidRPr="001F42D3" w:rsidRDefault="0012698E" w:rsidP="001371EA">
            <w:pPr>
              <w:pStyle w:val="TableEntry"/>
              <w:keepNext/>
              <w:keepLines/>
              <w:suppressAutoHyphens/>
              <w:rPr>
                <w:rFonts w:cs="TimesNewRomanPSMT"/>
              </w:rPr>
            </w:pPr>
            <w:r w:rsidRPr="001F42D3">
              <w:rPr>
                <w:rFonts w:cs="TimesNewRomanPSMT"/>
              </w:rPr>
              <w:t>Participation Address</w:t>
            </w:r>
          </w:p>
        </w:tc>
      </w:tr>
      <w:tr w:rsidR="0012698E" w:rsidRPr="001F42D3" w14:paraId="48703417" w14:textId="77777777" w:rsidTr="00C10546">
        <w:trPr>
          <w:cantSplit/>
          <w:jc w:val="center"/>
        </w:trPr>
        <w:tc>
          <w:tcPr>
            <w:tcW w:w="1044" w:type="dxa"/>
            <w:hideMark/>
          </w:tcPr>
          <w:p w14:paraId="4C1E5E79" w14:textId="77777777" w:rsidR="0012698E" w:rsidRPr="001F42D3" w:rsidRDefault="0012698E" w:rsidP="00B34AEB">
            <w:pPr>
              <w:pStyle w:val="TableEntry"/>
            </w:pPr>
            <w:r w:rsidRPr="001F42D3">
              <w:t>15</w:t>
            </w:r>
          </w:p>
        </w:tc>
        <w:tc>
          <w:tcPr>
            <w:tcW w:w="990" w:type="dxa"/>
          </w:tcPr>
          <w:p w14:paraId="441B1C7A" w14:textId="77777777" w:rsidR="0012698E" w:rsidRPr="001F42D3" w:rsidRDefault="0012698E" w:rsidP="001371EA">
            <w:pPr>
              <w:pStyle w:val="TableEntry"/>
              <w:keepNext/>
              <w:keepLines/>
              <w:suppressAutoHyphens/>
              <w:rPr>
                <w:rFonts w:cs="TimesNewRomanPSMT"/>
              </w:rPr>
            </w:pPr>
          </w:p>
        </w:tc>
        <w:tc>
          <w:tcPr>
            <w:tcW w:w="900" w:type="dxa"/>
            <w:hideMark/>
          </w:tcPr>
          <w:p w14:paraId="5F2049F6" w14:textId="77777777" w:rsidR="0012698E" w:rsidRPr="001F42D3" w:rsidRDefault="0012698E" w:rsidP="001371EA">
            <w:pPr>
              <w:pStyle w:val="TableEntry"/>
              <w:keepNext/>
              <w:keepLines/>
              <w:suppressAutoHyphens/>
              <w:rPr>
                <w:rFonts w:cs="TimesNewRomanPSMT"/>
              </w:rPr>
            </w:pPr>
            <w:r w:rsidRPr="001F42D3">
              <w:rPr>
                <w:rFonts w:cs="TimesNewRomanPSMT"/>
              </w:rPr>
              <w:t>XTN</w:t>
            </w:r>
          </w:p>
        </w:tc>
        <w:tc>
          <w:tcPr>
            <w:tcW w:w="822" w:type="dxa"/>
            <w:hideMark/>
          </w:tcPr>
          <w:p w14:paraId="74C253C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hideMark/>
          </w:tcPr>
          <w:p w14:paraId="5E160630"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DF83F20" w14:textId="77777777" w:rsidR="0012698E" w:rsidRPr="001F42D3" w:rsidRDefault="0012698E" w:rsidP="001371EA">
            <w:pPr>
              <w:pStyle w:val="TableEntry"/>
              <w:keepNext/>
              <w:keepLines/>
              <w:suppressAutoHyphens/>
              <w:rPr>
                <w:rFonts w:cs="TimesNewRomanPSMT"/>
              </w:rPr>
            </w:pPr>
          </w:p>
        </w:tc>
        <w:tc>
          <w:tcPr>
            <w:tcW w:w="2898" w:type="dxa"/>
            <w:hideMark/>
          </w:tcPr>
          <w:p w14:paraId="079A6062" w14:textId="77777777" w:rsidR="0012698E" w:rsidRPr="001F42D3" w:rsidRDefault="0012698E" w:rsidP="001371EA">
            <w:pPr>
              <w:pStyle w:val="TableEntry"/>
              <w:keepNext/>
              <w:keepLines/>
              <w:suppressAutoHyphens/>
              <w:rPr>
                <w:rFonts w:cs="TimesNewRomanPSMT"/>
              </w:rPr>
            </w:pPr>
            <w:r w:rsidRPr="001F42D3">
              <w:rPr>
                <w:rFonts w:cs="TimesNewRomanPSMT"/>
              </w:rPr>
              <w:t>Participant Telecommunication Address</w:t>
            </w:r>
          </w:p>
        </w:tc>
      </w:tr>
      <w:tr w:rsidR="0012698E" w:rsidRPr="001F42D3" w14:paraId="6AA12C4E" w14:textId="77777777" w:rsidTr="00C10546">
        <w:trPr>
          <w:cantSplit/>
          <w:jc w:val="center"/>
        </w:trPr>
        <w:tc>
          <w:tcPr>
            <w:tcW w:w="1044" w:type="dxa"/>
            <w:hideMark/>
          </w:tcPr>
          <w:p w14:paraId="138B41CE" w14:textId="77777777" w:rsidR="0012698E" w:rsidRPr="001F42D3" w:rsidRDefault="0012698E" w:rsidP="00B34AEB">
            <w:pPr>
              <w:pStyle w:val="TableEntry"/>
            </w:pPr>
            <w:r w:rsidRPr="001F42D3">
              <w:t>16</w:t>
            </w:r>
          </w:p>
        </w:tc>
        <w:tc>
          <w:tcPr>
            <w:tcW w:w="990" w:type="dxa"/>
          </w:tcPr>
          <w:p w14:paraId="60684171" w14:textId="77777777" w:rsidR="0012698E" w:rsidRPr="001F42D3" w:rsidRDefault="0012698E" w:rsidP="001371EA">
            <w:pPr>
              <w:pStyle w:val="TableEntry"/>
              <w:keepNext/>
              <w:keepLines/>
              <w:suppressAutoHyphens/>
              <w:rPr>
                <w:rFonts w:cs="TimesNewRomanPSMT"/>
              </w:rPr>
            </w:pPr>
          </w:p>
        </w:tc>
        <w:tc>
          <w:tcPr>
            <w:tcW w:w="900" w:type="dxa"/>
            <w:hideMark/>
          </w:tcPr>
          <w:p w14:paraId="1AA3827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DCFDC3B"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7A40793B" w14:textId="77777777" w:rsidR="0012698E" w:rsidRPr="001F42D3" w:rsidRDefault="0012698E" w:rsidP="001371EA">
            <w:pPr>
              <w:pStyle w:val="TableEntry"/>
              <w:keepNext/>
              <w:keepLines/>
              <w:suppressAutoHyphens/>
              <w:rPr>
                <w:rFonts w:cs="TimesNewRomanPSMT"/>
              </w:rPr>
            </w:pPr>
          </w:p>
        </w:tc>
        <w:tc>
          <w:tcPr>
            <w:tcW w:w="900" w:type="dxa"/>
          </w:tcPr>
          <w:p w14:paraId="1677B64F" w14:textId="77777777" w:rsidR="0012698E" w:rsidRPr="001F42D3" w:rsidRDefault="0012698E" w:rsidP="001371EA">
            <w:pPr>
              <w:pStyle w:val="TableEntry"/>
              <w:keepNext/>
              <w:keepLines/>
              <w:suppressAutoHyphens/>
              <w:rPr>
                <w:rFonts w:cs="TimesNewRomanPSMT"/>
              </w:rPr>
            </w:pPr>
          </w:p>
        </w:tc>
        <w:tc>
          <w:tcPr>
            <w:tcW w:w="2898" w:type="dxa"/>
            <w:hideMark/>
          </w:tcPr>
          <w:p w14:paraId="0999C181"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Identifier</w:t>
            </w:r>
          </w:p>
        </w:tc>
      </w:tr>
      <w:tr w:rsidR="0012698E" w:rsidRPr="001F42D3" w14:paraId="52E32369" w14:textId="77777777" w:rsidTr="00C10546">
        <w:trPr>
          <w:cantSplit/>
          <w:jc w:val="center"/>
        </w:trPr>
        <w:tc>
          <w:tcPr>
            <w:tcW w:w="1044" w:type="dxa"/>
            <w:hideMark/>
          </w:tcPr>
          <w:p w14:paraId="442DA040" w14:textId="77777777" w:rsidR="0012698E" w:rsidRPr="001F42D3" w:rsidRDefault="0012698E" w:rsidP="00B34AEB">
            <w:pPr>
              <w:pStyle w:val="TableEntry"/>
            </w:pPr>
            <w:r w:rsidRPr="001F42D3">
              <w:t>17</w:t>
            </w:r>
          </w:p>
        </w:tc>
        <w:tc>
          <w:tcPr>
            <w:tcW w:w="990" w:type="dxa"/>
          </w:tcPr>
          <w:p w14:paraId="25699104" w14:textId="77777777" w:rsidR="0012698E" w:rsidRPr="001F42D3" w:rsidRDefault="0012698E" w:rsidP="001371EA">
            <w:pPr>
              <w:pStyle w:val="TableEntry"/>
              <w:keepNext/>
              <w:keepLines/>
              <w:suppressAutoHyphens/>
              <w:rPr>
                <w:rFonts w:cs="TimesNewRomanPSMT"/>
              </w:rPr>
            </w:pPr>
          </w:p>
        </w:tc>
        <w:tc>
          <w:tcPr>
            <w:tcW w:w="900" w:type="dxa"/>
            <w:hideMark/>
          </w:tcPr>
          <w:p w14:paraId="5DED112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AB8090A"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13FB8D9" w14:textId="77777777" w:rsidR="0012698E" w:rsidRPr="001F42D3" w:rsidRDefault="0012698E" w:rsidP="001371EA">
            <w:pPr>
              <w:pStyle w:val="TableEntry"/>
              <w:keepNext/>
              <w:keepLines/>
              <w:suppressAutoHyphens/>
              <w:rPr>
                <w:rFonts w:cs="TimesNewRomanPSMT"/>
              </w:rPr>
            </w:pPr>
          </w:p>
        </w:tc>
        <w:tc>
          <w:tcPr>
            <w:tcW w:w="900" w:type="dxa"/>
          </w:tcPr>
          <w:p w14:paraId="74A32C1A" w14:textId="77777777" w:rsidR="0012698E" w:rsidRPr="001F42D3" w:rsidRDefault="0012698E" w:rsidP="001371EA">
            <w:pPr>
              <w:pStyle w:val="TableEntry"/>
              <w:keepNext/>
              <w:keepLines/>
              <w:suppressAutoHyphens/>
              <w:rPr>
                <w:rFonts w:cs="TimesNewRomanPSMT"/>
              </w:rPr>
            </w:pPr>
          </w:p>
        </w:tc>
        <w:tc>
          <w:tcPr>
            <w:tcW w:w="2898" w:type="dxa"/>
            <w:hideMark/>
          </w:tcPr>
          <w:p w14:paraId="32DFE86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Manufacture Date</w:t>
            </w:r>
          </w:p>
        </w:tc>
      </w:tr>
      <w:tr w:rsidR="0012698E" w:rsidRPr="001F42D3" w14:paraId="54151E39" w14:textId="77777777" w:rsidTr="00C10546">
        <w:trPr>
          <w:cantSplit/>
          <w:jc w:val="center"/>
        </w:trPr>
        <w:tc>
          <w:tcPr>
            <w:tcW w:w="1044" w:type="dxa"/>
            <w:hideMark/>
          </w:tcPr>
          <w:p w14:paraId="6ED2603D" w14:textId="77777777" w:rsidR="0012698E" w:rsidRPr="001F42D3" w:rsidRDefault="0012698E" w:rsidP="00B34AEB">
            <w:pPr>
              <w:pStyle w:val="TableEntry"/>
            </w:pPr>
            <w:r w:rsidRPr="001F42D3">
              <w:lastRenderedPageBreak/>
              <w:t>18</w:t>
            </w:r>
          </w:p>
        </w:tc>
        <w:tc>
          <w:tcPr>
            <w:tcW w:w="990" w:type="dxa"/>
          </w:tcPr>
          <w:p w14:paraId="17C2EFFC" w14:textId="77777777" w:rsidR="0012698E" w:rsidRPr="001F42D3" w:rsidRDefault="0012698E" w:rsidP="001371EA">
            <w:pPr>
              <w:pStyle w:val="TableEntry"/>
              <w:keepNext/>
              <w:keepLines/>
              <w:suppressAutoHyphens/>
              <w:rPr>
                <w:rFonts w:cs="TimesNewRomanPSMT"/>
              </w:rPr>
            </w:pPr>
          </w:p>
        </w:tc>
        <w:tc>
          <w:tcPr>
            <w:tcW w:w="900" w:type="dxa"/>
            <w:hideMark/>
          </w:tcPr>
          <w:p w14:paraId="2C7D58B6"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5FC10081"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A3D2C29" w14:textId="77777777" w:rsidR="0012698E" w:rsidRPr="001F42D3" w:rsidRDefault="0012698E" w:rsidP="001371EA">
            <w:pPr>
              <w:pStyle w:val="TableEntry"/>
              <w:keepNext/>
              <w:keepLines/>
              <w:suppressAutoHyphens/>
              <w:rPr>
                <w:rFonts w:cs="TimesNewRomanPSMT"/>
              </w:rPr>
            </w:pPr>
          </w:p>
        </w:tc>
        <w:tc>
          <w:tcPr>
            <w:tcW w:w="900" w:type="dxa"/>
          </w:tcPr>
          <w:p w14:paraId="67D3C575" w14:textId="77777777" w:rsidR="0012698E" w:rsidRPr="001F42D3" w:rsidRDefault="0012698E" w:rsidP="001371EA">
            <w:pPr>
              <w:pStyle w:val="TableEntry"/>
              <w:keepNext/>
              <w:keepLines/>
              <w:suppressAutoHyphens/>
              <w:rPr>
                <w:rFonts w:cs="TimesNewRomanPSMT"/>
              </w:rPr>
            </w:pPr>
          </w:p>
        </w:tc>
        <w:tc>
          <w:tcPr>
            <w:tcW w:w="2898" w:type="dxa"/>
            <w:hideMark/>
          </w:tcPr>
          <w:p w14:paraId="424B0BEB"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Expiry Date</w:t>
            </w:r>
          </w:p>
        </w:tc>
      </w:tr>
      <w:tr w:rsidR="0012698E" w:rsidRPr="001F42D3" w14:paraId="0D996295" w14:textId="77777777" w:rsidTr="00C10546">
        <w:trPr>
          <w:cantSplit/>
          <w:jc w:val="center"/>
        </w:trPr>
        <w:tc>
          <w:tcPr>
            <w:tcW w:w="1044" w:type="dxa"/>
            <w:hideMark/>
          </w:tcPr>
          <w:p w14:paraId="4935411B" w14:textId="77777777" w:rsidR="0012698E" w:rsidRPr="001F42D3" w:rsidRDefault="0012698E" w:rsidP="00B34AEB">
            <w:pPr>
              <w:pStyle w:val="TableEntry"/>
            </w:pPr>
            <w:r w:rsidRPr="001F42D3">
              <w:t>19</w:t>
            </w:r>
          </w:p>
        </w:tc>
        <w:tc>
          <w:tcPr>
            <w:tcW w:w="990" w:type="dxa"/>
          </w:tcPr>
          <w:p w14:paraId="1B0F7ED4" w14:textId="77777777" w:rsidR="0012698E" w:rsidRPr="001F42D3" w:rsidRDefault="0012698E" w:rsidP="001371EA">
            <w:pPr>
              <w:pStyle w:val="TableEntry"/>
              <w:keepNext/>
              <w:keepLines/>
              <w:suppressAutoHyphens/>
              <w:rPr>
                <w:rFonts w:cs="TimesNewRomanPSMT"/>
              </w:rPr>
            </w:pPr>
          </w:p>
        </w:tc>
        <w:tc>
          <w:tcPr>
            <w:tcW w:w="900" w:type="dxa"/>
            <w:hideMark/>
          </w:tcPr>
          <w:p w14:paraId="3C815293"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484996C9"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A2A7E80" w14:textId="77777777" w:rsidR="0012698E" w:rsidRPr="001F42D3" w:rsidRDefault="0012698E" w:rsidP="001371EA">
            <w:pPr>
              <w:pStyle w:val="TableEntry"/>
              <w:keepNext/>
              <w:keepLines/>
              <w:suppressAutoHyphens/>
              <w:rPr>
                <w:rFonts w:cs="TimesNewRomanPSMT"/>
              </w:rPr>
            </w:pPr>
          </w:p>
        </w:tc>
        <w:tc>
          <w:tcPr>
            <w:tcW w:w="900" w:type="dxa"/>
          </w:tcPr>
          <w:p w14:paraId="5B43DA67" w14:textId="77777777" w:rsidR="0012698E" w:rsidRPr="001F42D3" w:rsidRDefault="0012698E" w:rsidP="001371EA">
            <w:pPr>
              <w:pStyle w:val="TableEntry"/>
              <w:keepNext/>
              <w:keepLines/>
              <w:suppressAutoHyphens/>
              <w:rPr>
                <w:rFonts w:cs="TimesNewRomanPSMT"/>
              </w:rPr>
            </w:pPr>
          </w:p>
        </w:tc>
        <w:tc>
          <w:tcPr>
            <w:tcW w:w="2898" w:type="dxa"/>
            <w:hideMark/>
          </w:tcPr>
          <w:p w14:paraId="551E7C7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Lot Number</w:t>
            </w:r>
          </w:p>
        </w:tc>
      </w:tr>
      <w:tr w:rsidR="0012698E" w:rsidRPr="001F42D3" w14:paraId="04427B83" w14:textId="77777777" w:rsidTr="00C10546">
        <w:trPr>
          <w:cantSplit/>
          <w:jc w:val="center"/>
        </w:trPr>
        <w:tc>
          <w:tcPr>
            <w:tcW w:w="1044" w:type="dxa"/>
            <w:hideMark/>
          </w:tcPr>
          <w:p w14:paraId="5067ABF2" w14:textId="77777777" w:rsidR="0012698E" w:rsidRPr="001F42D3" w:rsidRDefault="0012698E" w:rsidP="00B34AEB">
            <w:pPr>
              <w:pStyle w:val="TableEntry"/>
            </w:pPr>
            <w:r w:rsidRPr="001F42D3">
              <w:t>20</w:t>
            </w:r>
          </w:p>
        </w:tc>
        <w:tc>
          <w:tcPr>
            <w:tcW w:w="990" w:type="dxa"/>
          </w:tcPr>
          <w:p w14:paraId="343C3722" w14:textId="77777777" w:rsidR="0012698E" w:rsidRPr="001F42D3" w:rsidRDefault="0012698E" w:rsidP="001371EA">
            <w:pPr>
              <w:pStyle w:val="TableEntry"/>
              <w:keepNext/>
              <w:keepLines/>
              <w:suppressAutoHyphens/>
              <w:rPr>
                <w:rFonts w:cs="TimesNewRomanPSMT"/>
              </w:rPr>
            </w:pPr>
          </w:p>
        </w:tc>
        <w:tc>
          <w:tcPr>
            <w:tcW w:w="900" w:type="dxa"/>
            <w:hideMark/>
          </w:tcPr>
          <w:p w14:paraId="051BF37D"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1C58B7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1288B42A" w14:textId="77777777" w:rsidR="0012698E" w:rsidRPr="001F42D3" w:rsidRDefault="0012698E" w:rsidP="001371EA">
            <w:pPr>
              <w:pStyle w:val="TableEntry"/>
              <w:keepNext/>
              <w:keepLines/>
              <w:suppressAutoHyphens/>
              <w:rPr>
                <w:rFonts w:cs="TimesNewRomanPSMT"/>
              </w:rPr>
            </w:pPr>
          </w:p>
        </w:tc>
        <w:tc>
          <w:tcPr>
            <w:tcW w:w="900" w:type="dxa"/>
          </w:tcPr>
          <w:p w14:paraId="21747697" w14:textId="77777777" w:rsidR="0012698E" w:rsidRPr="001F42D3" w:rsidRDefault="0012698E" w:rsidP="001371EA">
            <w:pPr>
              <w:pStyle w:val="TableEntry"/>
              <w:keepNext/>
              <w:keepLines/>
              <w:suppressAutoHyphens/>
              <w:rPr>
                <w:rFonts w:cs="TimesNewRomanPSMT"/>
              </w:rPr>
            </w:pPr>
          </w:p>
        </w:tc>
        <w:tc>
          <w:tcPr>
            <w:tcW w:w="2898" w:type="dxa"/>
            <w:hideMark/>
          </w:tcPr>
          <w:p w14:paraId="0BF655B3"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Serial Number</w:t>
            </w:r>
          </w:p>
        </w:tc>
      </w:tr>
      <w:tr w:rsidR="0012698E" w:rsidRPr="001F42D3" w14:paraId="2D8037F2" w14:textId="77777777" w:rsidTr="00C10546">
        <w:trPr>
          <w:cantSplit/>
          <w:jc w:val="center"/>
        </w:trPr>
        <w:tc>
          <w:tcPr>
            <w:tcW w:w="1044" w:type="dxa"/>
            <w:hideMark/>
          </w:tcPr>
          <w:p w14:paraId="05890F02" w14:textId="77777777" w:rsidR="0012698E" w:rsidRPr="001F42D3" w:rsidRDefault="0012698E" w:rsidP="00B34AEB">
            <w:pPr>
              <w:pStyle w:val="TableEntry"/>
            </w:pPr>
            <w:r w:rsidRPr="001F42D3">
              <w:t>21</w:t>
            </w:r>
          </w:p>
        </w:tc>
        <w:tc>
          <w:tcPr>
            <w:tcW w:w="990" w:type="dxa"/>
          </w:tcPr>
          <w:p w14:paraId="76117EF7" w14:textId="77777777" w:rsidR="0012698E" w:rsidRPr="001F42D3" w:rsidRDefault="0012698E" w:rsidP="001371EA">
            <w:pPr>
              <w:pStyle w:val="TableEntry"/>
              <w:keepNext/>
              <w:keepLines/>
              <w:suppressAutoHyphens/>
              <w:rPr>
                <w:rFonts w:cs="TimesNewRomanPSMT"/>
              </w:rPr>
            </w:pPr>
          </w:p>
        </w:tc>
        <w:tc>
          <w:tcPr>
            <w:tcW w:w="900" w:type="dxa"/>
            <w:hideMark/>
          </w:tcPr>
          <w:p w14:paraId="1840AF43"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49055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0312B52" w14:textId="77777777" w:rsidR="0012698E" w:rsidRPr="001F42D3" w:rsidRDefault="0012698E" w:rsidP="001371EA">
            <w:pPr>
              <w:pStyle w:val="TableEntry"/>
              <w:keepNext/>
              <w:keepLines/>
              <w:suppressAutoHyphens/>
              <w:rPr>
                <w:rFonts w:cs="TimesNewRomanPSMT"/>
              </w:rPr>
            </w:pPr>
          </w:p>
        </w:tc>
        <w:tc>
          <w:tcPr>
            <w:tcW w:w="900" w:type="dxa"/>
          </w:tcPr>
          <w:p w14:paraId="6957C6F9" w14:textId="77777777" w:rsidR="0012698E" w:rsidRPr="001F42D3" w:rsidRDefault="0012698E" w:rsidP="001371EA">
            <w:pPr>
              <w:pStyle w:val="TableEntry"/>
              <w:keepNext/>
              <w:keepLines/>
              <w:suppressAutoHyphens/>
              <w:rPr>
                <w:rFonts w:cs="TimesNewRomanPSMT"/>
              </w:rPr>
            </w:pPr>
          </w:p>
        </w:tc>
        <w:tc>
          <w:tcPr>
            <w:tcW w:w="2898" w:type="dxa"/>
            <w:hideMark/>
          </w:tcPr>
          <w:p w14:paraId="677924A8"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Donation Identification</w:t>
            </w:r>
          </w:p>
        </w:tc>
      </w:tr>
      <w:tr w:rsidR="0012698E" w:rsidRPr="001F42D3" w14:paraId="679B1C3A" w14:textId="77777777" w:rsidTr="00C10546">
        <w:trPr>
          <w:cantSplit/>
          <w:jc w:val="center"/>
        </w:trPr>
        <w:tc>
          <w:tcPr>
            <w:tcW w:w="1044" w:type="dxa"/>
            <w:hideMark/>
          </w:tcPr>
          <w:p w14:paraId="2AEEFC82" w14:textId="77777777" w:rsidR="0012698E" w:rsidRPr="001F42D3" w:rsidRDefault="0012698E" w:rsidP="005B0C7C">
            <w:pPr>
              <w:pStyle w:val="TableEntry"/>
            </w:pPr>
            <w:r w:rsidRPr="001F42D3">
              <w:t>22</w:t>
            </w:r>
          </w:p>
        </w:tc>
        <w:tc>
          <w:tcPr>
            <w:tcW w:w="990" w:type="dxa"/>
          </w:tcPr>
          <w:p w14:paraId="2D59C68B" w14:textId="77777777" w:rsidR="0012698E" w:rsidRPr="001F42D3" w:rsidRDefault="0012698E" w:rsidP="0012698E">
            <w:pPr>
              <w:pStyle w:val="TableEntry"/>
              <w:rPr>
                <w:rFonts w:cs="TimesNewRomanPSMT"/>
              </w:rPr>
            </w:pPr>
          </w:p>
        </w:tc>
        <w:tc>
          <w:tcPr>
            <w:tcW w:w="900" w:type="dxa"/>
            <w:hideMark/>
          </w:tcPr>
          <w:p w14:paraId="682288A0" w14:textId="77777777" w:rsidR="0012698E" w:rsidRPr="001F42D3" w:rsidRDefault="0012698E" w:rsidP="0012698E">
            <w:pPr>
              <w:pStyle w:val="TableEntry"/>
              <w:rPr>
                <w:rFonts w:cs="TimesNewRomanPSMT"/>
              </w:rPr>
            </w:pPr>
            <w:r w:rsidRPr="001F42D3">
              <w:rPr>
                <w:rFonts w:cs="TimesNewRomanPSMT"/>
              </w:rPr>
              <w:t>CNE</w:t>
            </w:r>
          </w:p>
        </w:tc>
        <w:tc>
          <w:tcPr>
            <w:tcW w:w="822" w:type="dxa"/>
            <w:hideMark/>
          </w:tcPr>
          <w:p w14:paraId="0FE062EE" w14:textId="77777777" w:rsidR="0012698E" w:rsidRPr="001F42D3" w:rsidRDefault="0012698E" w:rsidP="0012698E">
            <w:pPr>
              <w:pStyle w:val="TableEntry"/>
              <w:rPr>
                <w:rFonts w:cs="TimesNewRomanPSMT"/>
              </w:rPr>
            </w:pPr>
            <w:r w:rsidRPr="001F42D3">
              <w:rPr>
                <w:rFonts w:cs="TimesNewRomanPSMT"/>
              </w:rPr>
              <w:t>C</w:t>
            </w:r>
          </w:p>
        </w:tc>
        <w:tc>
          <w:tcPr>
            <w:tcW w:w="834" w:type="dxa"/>
          </w:tcPr>
          <w:p w14:paraId="2E400127" w14:textId="77777777" w:rsidR="0012698E" w:rsidRPr="001F42D3" w:rsidRDefault="0012698E" w:rsidP="0012698E">
            <w:pPr>
              <w:pStyle w:val="TableEntry"/>
              <w:rPr>
                <w:rFonts w:cs="TimesNewRomanPSMT"/>
              </w:rPr>
            </w:pPr>
          </w:p>
        </w:tc>
        <w:tc>
          <w:tcPr>
            <w:tcW w:w="900" w:type="dxa"/>
          </w:tcPr>
          <w:p w14:paraId="687913F3" w14:textId="77777777" w:rsidR="0012698E" w:rsidRPr="001F42D3" w:rsidRDefault="0012698E" w:rsidP="0012698E">
            <w:pPr>
              <w:pStyle w:val="TableEntry"/>
              <w:rPr>
                <w:rFonts w:cs="TimesNewRomanPSMT"/>
              </w:rPr>
            </w:pPr>
          </w:p>
        </w:tc>
        <w:tc>
          <w:tcPr>
            <w:tcW w:w="2898" w:type="dxa"/>
            <w:hideMark/>
          </w:tcPr>
          <w:p w14:paraId="07FF48DE" w14:textId="77777777" w:rsidR="0012698E" w:rsidRPr="001F42D3" w:rsidRDefault="0012698E" w:rsidP="0012698E">
            <w:pPr>
              <w:pStyle w:val="TableEntry"/>
              <w:rPr>
                <w:rFonts w:cs="TimesNewRomanPSMT"/>
              </w:rPr>
            </w:pPr>
            <w:r w:rsidRPr="001F42D3">
              <w:rPr>
                <w:rFonts w:cs="TimesNewRomanPSMT"/>
              </w:rPr>
              <w:t>Participation Device Type</w:t>
            </w:r>
          </w:p>
        </w:tc>
      </w:tr>
    </w:tbl>
    <w:p w14:paraId="4496C406" w14:textId="77777777" w:rsidR="0012698E" w:rsidRPr="001F42D3" w:rsidRDefault="0012698E" w:rsidP="00B34AEB">
      <w:pPr>
        <w:pStyle w:val="BodyText"/>
      </w:pPr>
    </w:p>
    <w:p w14:paraId="66EAE3AF" w14:textId="77777777" w:rsidR="00B11855" w:rsidRPr="005C1693" w:rsidRDefault="003D003E" w:rsidP="005C1693">
      <w:pPr>
        <w:pStyle w:val="BodyText"/>
      </w:pPr>
      <w:r w:rsidRPr="005C1693">
        <w:rPr>
          <w:b/>
          <w:bCs/>
        </w:rPr>
        <w:t>PRT-1   Participation Instance ID   (EI)   02379</w:t>
      </w:r>
    </w:p>
    <w:p w14:paraId="5C2D91AE" w14:textId="77777777" w:rsidR="00B11855" w:rsidRPr="001F42D3" w:rsidRDefault="003D003E" w:rsidP="003A64E3">
      <w:pPr>
        <w:pStyle w:val="Components"/>
        <w:ind w:left="0" w:hanging="2"/>
      </w:pPr>
      <w:r w:rsidRPr="001F42D3">
        <w:t>Components:&lt;Entity Identifier (ST)&gt; ^ &lt;Namespace ID (IS)&gt; ^ &lt;Universal ID (ST)&gt; ^ &lt;Universal ID Type (ID)&gt;</w:t>
      </w:r>
    </w:p>
    <w:p w14:paraId="5B3AA9A2" w14:textId="77777777" w:rsidR="00B11855" w:rsidRPr="001F42D3" w:rsidRDefault="003D003E" w:rsidP="005C1693">
      <w:pPr>
        <w:pStyle w:val="BodyText"/>
      </w:pPr>
      <w:r w:rsidRPr="001F42D3">
        <w:t>Definition:  This field contains a unique identifier of the specific participation record.</w:t>
      </w:r>
    </w:p>
    <w:p w14:paraId="748A9B7E" w14:textId="77777777" w:rsidR="00B11855" w:rsidRPr="001F42D3" w:rsidRDefault="003D003E" w:rsidP="005C1693">
      <w:pPr>
        <w:pStyle w:val="BodyText"/>
      </w:pPr>
      <w:r w:rsidRPr="001F42D3">
        <w:t>In the case of waypoints tracked for a shipment, it identifies the waypoint.</w:t>
      </w:r>
    </w:p>
    <w:p w14:paraId="047C2358" w14:textId="77777777" w:rsidR="00B11855" w:rsidRPr="001F42D3" w:rsidRDefault="003D003E" w:rsidP="005C1693">
      <w:pPr>
        <w:pStyle w:val="BodyText"/>
      </w:pPr>
      <w:r w:rsidRPr="001F42D3">
        <w:t>Condition: The identifier is required for traceability</w:t>
      </w:r>
    </w:p>
    <w:p w14:paraId="11F92AF0" w14:textId="77777777" w:rsidR="00B11855" w:rsidRPr="001F42D3" w:rsidRDefault="003D003E" w:rsidP="005C1693">
      <w:pPr>
        <w:pStyle w:val="BodyText"/>
      </w:pPr>
      <w:r w:rsidRPr="001F42D3">
        <w:rPr>
          <w:b/>
          <w:bCs/>
        </w:rPr>
        <w:t>PRT-2   Action code   (ID)   00816</w:t>
      </w:r>
    </w:p>
    <w:p w14:paraId="1EF0E579" w14:textId="7F27334A" w:rsidR="00B11855" w:rsidRPr="001F42D3" w:rsidRDefault="003D003E" w:rsidP="005C1693">
      <w:pPr>
        <w:pStyle w:val="BodyText"/>
      </w:pPr>
      <w:r w:rsidRPr="001F42D3">
        <w:t>Definition:  This field reveals the intent of the message</w:t>
      </w:r>
      <w:r w:rsidR="00CA3A2C" w:rsidRPr="001F42D3">
        <w:t xml:space="preserve">. </w:t>
      </w:r>
      <w:r w:rsidRPr="001F42D3">
        <w:t xml:space="preserve">Refer to </w:t>
      </w:r>
      <w:r w:rsidR="006D613E" w:rsidRPr="001F42D3">
        <w:t>HL7</w:t>
      </w:r>
      <w:r w:rsidR="00995105" w:rsidRPr="001F42D3">
        <w:t xml:space="preserve"> </w:t>
      </w:r>
      <w:r w:rsidRPr="001F42D3">
        <w:t>Table 0287 – Problem/goal action code</w:t>
      </w:r>
      <w:r w:rsidR="00493141" w:rsidRPr="001F42D3">
        <w:t xml:space="preserve"> </w:t>
      </w:r>
      <w:r w:rsidR="006D613E" w:rsidRPr="001F42D3">
        <w:t>HL7</w:t>
      </w:r>
      <w:r w:rsidR="00995105" w:rsidRPr="001F42D3">
        <w:t xml:space="preserve"> </w:t>
      </w:r>
      <w:r w:rsidRPr="001F42D3">
        <w:t>Table 0287 – Problem/goal action code for valid values.</w:t>
      </w:r>
    </w:p>
    <w:p w14:paraId="75469774" w14:textId="77777777" w:rsidR="00B11855" w:rsidRPr="001F42D3" w:rsidRDefault="003D003E" w:rsidP="005C1693">
      <w:pPr>
        <w:pStyle w:val="BodyText"/>
      </w:pPr>
      <w:r w:rsidRPr="001F42D3">
        <w:rPr>
          <w:b/>
          <w:bCs/>
        </w:rPr>
        <w:t>PRT-3   Action Reason   (CWE)   02380</w:t>
      </w:r>
    </w:p>
    <w:p w14:paraId="302D2811" w14:textId="77777777" w:rsidR="00B11855" w:rsidRPr="001F42D3" w:rsidRDefault="003D003E" w:rsidP="003A64E3">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1F42D3" w:rsidRDefault="003D003E" w:rsidP="005C1693">
      <w:pPr>
        <w:pStyle w:val="BodyText"/>
      </w:pPr>
      <w:r w:rsidRPr="001F42D3">
        <w:t>Definition:  This field indicates the reason why the person, organization, location, or device is assuming (or changing) the role (e.g., shift change, new primary nurse, etc.).</w:t>
      </w:r>
    </w:p>
    <w:p w14:paraId="5E2E9CE1" w14:textId="3EFC03C6" w:rsidR="00B11855" w:rsidRPr="001F42D3" w:rsidRDefault="003D003E" w:rsidP="001422D4">
      <w:pPr>
        <w:pStyle w:val="TableTitle"/>
      </w:pPr>
      <w:r w:rsidRPr="001F42D3">
        <w:t xml:space="preserve">Table </w:t>
      </w:r>
      <w:r w:rsidR="00B36450" w:rsidRPr="001F42D3">
        <w:t>B.10</w:t>
      </w:r>
      <w:r w:rsidR="004E547A" w:rsidRPr="001F42D3">
        <w:t>.</w:t>
      </w:r>
      <w:r w:rsidR="00A6229B" w:rsidRPr="001F42D3">
        <w:t>3</w:t>
      </w:r>
      <w:r w:rsidR="00B36450" w:rsidRPr="001F42D3">
        <w:t>-2</w:t>
      </w:r>
      <w:r w:rsidRPr="001F42D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1F42D3" w14:paraId="1229AB12" w14:textId="77777777" w:rsidTr="00A92110">
        <w:trPr>
          <w:cantSplit/>
          <w:tblHeader/>
          <w:jc w:val="center"/>
        </w:trPr>
        <w:tc>
          <w:tcPr>
            <w:tcW w:w="900" w:type="dxa"/>
            <w:shd w:val="clear" w:color="auto" w:fill="D9D9D9"/>
          </w:tcPr>
          <w:p w14:paraId="3D4547C5" w14:textId="77777777" w:rsidR="00B11855" w:rsidRPr="001F42D3" w:rsidRDefault="003D003E" w:rsidP="00353E05">
            <w:pPr>
              <w:pStyle w:val="TableEntryHeader"/>
            </w:pPr>
            <w:r w:rsidRPr="001F42D3">
              <w:t>Req.</w:t>
            </w:r>
          </w:p>
        </w:tc>
        <w:tc>
          <w:tcPr>
            <w:tcW w:w="2118" w:type="dxa"/>
            <w:shd w:val="clear" w:color="auto" w:fill="D9D9D9"/>
          </w:tcPr>
          <w:p w14:paraId="25DF16DA" w14:textId="77777777" w:rsidR="00B11855" w:rsidRPr="001F42D3" w:rsidRDefault="003D003E" w:rsidP="00353E05">
            <w:pPr>
              <w:pStyle w:val="TableEntryHeader"/>
            </w:pPr>
            <w:r w:rsidRPr="001F42D3">
              <w:t>Value for PRT-3-2</w:t>
            </w:r>
          </w:p>
        </w:tc>
        <w:tc>
          <w:tcPr>
            <w:tcW w:w="5865" w:type="dxa"/>
            <w:shd w:val="clear" w:color="auto" w:fill="D9D9D9"/>
          </w:tcPr>
          <w:p w14:paraId="7A7C6B34" w14:textId="77777777" w:rsidR="00B11855" w:rsidRPr="001F42D3" w:rsidRDefault="003D003E" w:rsidP="00353E05">
            <w:pPr>
              <w:pStyle w:val="TableEntryHeader"/>
            </w:pPr>
            <w:r w:rsidRPr="001F42D3">
              <w:t>Description</w:t>
            </w:r>
          </w:p>
        </w:tc>
      </w:tr>
      <w:tr w:rsidR="00B11855" w:rsidRPr="001F42D3" w14:paraId="1CF2C417" w14:textId="77777777" w:rsidTr="00A92110">
        <w:trPr>
          <w:cantSplit/>
          <w:jc w:val="center"/>
        </w:trPr>
        <w:tc>
          <w:tcPr>
            <w:tcW w:w="900" w:type="dxa"/>
          </w:tcPr>
          <w:p w14:paraId="63948AB5" w14:textId="77777777" w:rsidR="00B11855" w:rsidRPr="001F42D3" w:rsidRDefault="003D003E" w:rsidP="00353E05">
            <w:pPr>
              <w:pStyle w:val="TableEntry"/>
            </w:pPr>
            <w:r w:rsidRPr="001F42D3">
              <w:t>R</w:t>
            </w:r>
          </w:p>
        </w:tc>
        <w:tc>
          <w:tcPr>
            <w:tcW w:w="2118" w:type="dxa"/>
          </w:tcPr>
          <w:p w14:paraId="549A324C" w14:textId="77777777" w:rsidR="00B11855" w:rsidRPr="001F42D3" w:rsidRDefault="003D003E" w:rsidP="00353E05">
            <w:pPr>
              <w:pStyle w:val="TableEntry"/>
            </w:pPr>
            <w:r w:rsidRPr="001F42D3">
              <w:t>Received</w:t>
            </w:r>
          </w:p>
        </w:tc>
        <w:tc>
          <w:tcPr>
            <w:tcW w:w="5865" w:type="dxa"/>
          </w:tcPr>
          <w:p w14:paraId="3A8860B5" w14:textId="77777777" w:rsidR="00B11855" w:rsidRPr="001F42D3" w:rsidRDefault="003D003E" w:rsidP="00353E05">
            <w:pPr>
              <w:pStyle w:val="TableEntry"/>
            </w:pPr>
            <w:r w:rsidRPr="001F42D3">
              <w:t>Received by Alert Communicator (AC)</w:t>
            </w:r>
          </w:p>
        </w:tc>
      </w:tr>
      <w:tr w:rsidR="00B11855" w:rsidRPr="001F42D3" w14:paraId="48D2A8E4" w14:textId="77777777" w:rsidTr="00A92110">
        <w:trPr>
          <w:cantSplit/>
          <w:jc w:val="center"/>
        </w:trPr>
        <w:tc>
          <w:tcPr>
            <w:tcW w:w="900" w:type="dxa"/>
          </w:tcPr>
          <w:p w14:paraId="28597302" w14:textId="77777777" w:rsidR="00B11855" w:rsidRPr="001F42D3" w:rsidRDefault="003D003E" w:rsidP="00353E05">
            <w:pPr>
              <w:pStyle w:val="TableEntry"/>
            </w:pPr>
            <w:r w:rsidRPr="001F42D3">
              <w:t>R</w:t>
            </w:r>
          </w:p>
        </w:tc>
        <w:tc>
          <w:tcPr>
            <w:tcW w:w="2118" w:type="dxa"/>
          </w:tcPr>
          <w:p w14:paraId="0A9DE69A" w14:textId="77777777" w:rsidR="00B11855" w:rsidRPr="001F42D3" w:rsidRDefault="003D003E" w:rsidP="00353E05">
            <w:pPr>
              <w:pStyle w:val="TableEntry"/>
            </w:pPr>
            <w:r w:rsidRPr="001F42D3">
              <w:t>Undeliverable</w:t>
            </w:r>
          </w:p>
        </w:tc>
        <w:tc>
          <w:tcPr>
            <w:tcW w:w="5865" w:type="dxa"/>
          </w:tcPr>
          <w:p w14:paraId="66A4515F" w14:textId="77777777" w:rsidR="00B11855" w:rsidRPr="001F42D3" w:rsidRDefault="003D003E" w:rsidP="00353E05">
            <w:pPr>
              <w:pStyle w:val="TableEntry"/>
            </w:pPr>
            <w:r w:rsidRPr="001F42D3">
              <w:t>Undeliverable to endpoint</w:t>
            </w:r>
          </w:p>
        </w:tc>
      </w:tr>
      <w:tr w:rsidR="00B11855" w:rsidRPr="001F42D3" w14:paraId="48103D0B" w14:textId="77777777" w:rsidTr="00A92110">
        <w:trPr>
          <w:cantSplit/>
          <w:jc w:val="center"/>
        </w:trPr>
        <w:tc>
          <w:tcPr>
            <w:tcW w:w="900" w:type="dxa"/>
          </w:tcPr>
          <w:p w14:paraId="54A60493" w14:textId="77777777" w:rsidR="00B11855" w:rsidRPr="001F42D3" w:rsidRDefault="003D003E" w:rsidP="00353E05">
            <w:pPr>
              <w:pStyle w:val="TableEntry"/>
            </w:pPr>
            <w:r w:rsidRPr="001F42D3">
              <w:t>R</w:t>
            </w:r>
          </w:p>
        </w:tc>
        <w:tc>
          <w:tcPr>
            <w:tcW w:w="2118" w:type="dxa"/>
          </w:tcPr>
          <w:p w14:paraId="000A5BC4" w14:textId="77777777" w:rsidR="00B11855" w:rsidRPr="001F42D3" w:rsidRDefault="003D003E" w:rsidP="00353E05">
            <w:pPr>
              <w:pStyle w:val="TableEntry"/>
            </w:pPr>
            <w:r w:rsidRPr="001F42D3">
              <w:t>Delivered</w:t>
            </w:r>
          </w:p>
        </w:tc>
        <w:tc>
          <w:tcPr>
            <w:tcW w:w="5865" w:type="dxa"/>
          </w:tcPr>
          <w:p w14:paraId="286F11F2" w14:textId="77777777" w:rsidR="00B11855" w:rsidRPr="001F42D3" w:rsidRDefault="003D003E" w:rsidP="00353E05">
            <w:pPr>
              <w:pStyle w:val="TableEntry"/>
            </w:pPr>
            <w:r w:rsidRPr="001F42D3">
              <w:t>Delivered to endpoint</w:t>
            </w:r>
          </w:p>
        </w:tc>
      </w:tr>
      <w:tr w:rsidR="00B11855" w:rsidRPr="001F42D3" w14:paraId="6F9C0DA4" w14:textId="77777777" w:rsidTr="00A92110">
        <w:trPr>
          <w:cantSplit/>
          <w:jc w:val="center"/>
        </w:trPr>
        <w:tc>
          <w:tcPr>
            <w:tcW w:w="900" w:type="dxa"/>
          </w:tcPr>
          <w:p w14:paraId="3202A517" w14:textId="77777777" w:rsidR="00B11855" w:rsidRPr="001F42D3" w:rsidRDefault="003D003E" w:rsidP="00353E05">
            <w:pPr>
              <w:pStyle w:val="TableEntry"/>
            </w:pPr>
            <w:r w:rsidRPr="001F42D3">
              <w:t>R</w:t>
            </w:r>
          </w:p>
        </w:tc>
        <w:tc>
          <w:tcPr>
            <w:tcW w:w="2118" w:type="dxa"/>
          </w:tcPr>
          <w:p w14:paraId="2A8431E2" w14:textId="77777777" w:rsidR="00B11855" w:rsidRPr="001F42D3" w:rsidRDefault="003D003E" w:rsidP="00353E05">
            <w:pPr>
              <w:pStyle w:val="TableEntry"/>
            </w:pPr>
            <w:r w:rsidRPr="001F42D3">
              <w:t>Read</w:t>
            </w:r>
          </w:p>
        </w:tc>
        <w:tc>
          <w:tcPr>
            <w:tcW w:w="5865" w:type="dxa"/>
          </w:tcPr>
          <w:p w14:paraId="2C7A6C5E" w14:textId="77777777" w:rsidR="00B11855" w:rsidRPr="001F42D3" w:rsidRDefault="003D003E" w:rsidP="00353E05">
            <w:pPr>
              <w:pStyle w:val="TableEntry"/>
            </w:pPr>
            <w:r w:rsidRPr="001F42D3">
              <w:t>Read at endpoint</w:t>
            </w:r>
          </w:p>
        </w:tc>
      </w:tr>
      <w:tr w:rsidR="00B11855" w:rsidRPr="001F42D3" w14:paraId="3C78B4B2" w14:textId="77777777" w:rsidTr="00A92110">
        <w:trPr>
          <w:cantSplit/>
          <w:jc w:val="center"/>
        </w:trPr>
        <w:tc>
          <w:tcPr>
            <w:tcW w:w="900" w:type="dxa"/>
          </w:tcPr>
          <w:p w14:paraId="50C42EF5" w14:textId="77777777" w:rsidR="00B11855" w:rsidRPr="001F42D3" w:rsidRDefault="003D003E" w:rsidP="00353E05">
            <w:pPr>
              <w:pStyle w:val="TableEntry"/>
            </w:pPr>
            <w:r w:rsidRPr="001F42D3">
              <w:t>R</w:t>
            </w:r>
          </w:p>
        </w:tc>
        <w:tc>
          <w:tcPr>
            <w:tcW w:w="2118" w:type="dxa"/>
          </w:tcPr>
          <w:p w14:paraId="114A59E1" w14:textId="77777777" w:rsidR="00B11855" w:rsidRPr="001F42D3" w:rsidRDefault="003D003E" w:rsidP="00353E05">
            <w:pPr>
              <w:pStyle w:val="TableEntry"/>
            </w:pPr>
            <w:r w:rsidRPr="001F42D3">
              <w:t>Accepted</w:t>
            </w:r>
          </w:p>
        </w:tc>
        <w:tc>
          <w:tcPr>
            <w:tcW w:w="5865" w:type="dxa"/>
          </w:tcPr>
          <w:p w14:paraId="6C66BD4A" w14:textId="77777777" w:rsidR="00B11855" w:rsidRPr="001F42D3" w:rsidRDefault="003D003E" w:rsidP="00353E05">
            <w:pPr>
              <w:pStyle w:val="TableEntry"/>
            </w:pPr>
            <w:r w:rsidRPr="001F42D3">
              <w:t>Accepted by endpoint</w:t>
            </w:r>
          </w:p>
        </w:tc>
      </w:tr>
      <w:tr w:rsidR="00B11855" w:rsidRPr="001F42D3" w14:paraId="45C42A84" w14:textId="77777777" w:rsidTr="00A92110">
        <w:trPr>
          <w:cantSplit/>
          <w:jc w:val="center"/>
        </w:trPr>
        <w:tc>
          <w:tcPr>
            <w:tcW w:w="900" w:type="dxa"/>
          </w:tcPr>
          <w:p w14:paraId="7DB8F165" w14:textId="77777777" w:rsidR="00B11855" w:rsidRPr="001F42D3" w:rsidRDefault="003D003E" w:rsidP="00353E05">
            <w:pPr>
              <w:pStyle w:val="TableEntry"/>
            </w:pPr>
            <w:r w:rsidRPr="001F42D3">
              <w:t>O</w:t>
            </w:r>
          </w:p>
        </w:tc>
        <w:tc>
          <w:tcPr>
            <w:tcW w:w="2118" w:type="dxa"/>
          </w:tcPr>
          <w:p w14:paraId="3B119CA3" w14:textId="77777777" w:rsidR="00B11855" w:rsidRPr="001F42D3" w:rsidRDefault="003D003E" w:rsidP="00353E05">
            <w:pPr>
              <w:pStyle w:val="TableEntry"/>
            </w:pPr>
            <w:proofErr w:type="spellStart"/>
            <w:r w:rsidRPr="001F42D3">
              <w:t>AcceptedPositive</w:t>
            </w:r>
            <w:proofErr w:type="spellEnd"/>
          </w:p>
        </w:tc>
        <w:tc>
          <w:tcPr>
            <w:tcW w:w="5865" w:type="dxa"/>
          </w:tcPr>
          <w:p w14:paraId="2DB2F740" w14:textId="77777777" w:rsidR="00B11855" w:rsidRPr="001F42D3" w:rsidRDefault="003D003E" w:rsidP="00353E05">
            <w:pPr>
              <w:pStyle w:val="TableEntry"/>
            </w:pPr>
            <w:r w:rsidRPr="001F42D3">
              <w:t>Accepted by endpoint as true positive</w:t>
            </w:r>
          </w:p>
        </w:tc>
      </w:tr>
      <w:tr w:rsidR="00B11855" w:rsidRPr="001F42D3" w14:paraId="2E67E3BA" w14:textId="77777777" w:rsidTr="00A92110">
        <w:trPr>
          <w:cantSplit/>
          <w:jc w:val="center"/>
        </w:trPr>
        <w:tc>
          <w:tcPr>
            <w:tcW w:w="900" w:type="dxa"/>
          </w:tcPr>
          <w:p w14:paraId="119FE2BF" w14:textId="77777777" w:rsidR="00B11855" w:rsidRPr="001F42D3" w:rsidRDefault="003D003E" w:rsidP="00353E05">
            <w:pPr>
              <w:pStyle w:val="TableEntry"/>
            </w:pPr>
            <w:r w:rsidRPr="001F42D3">
              <w:t>O</w:t>
            </w:r>
          </w:p>
        </w:tc>
        <w:tc>
          <w:tcPr>
            <w:tcW w:w="2118" w:type="dxa"/>
          </w:tcPr>
          <w:p w14:paraId="3DCA763B" w14:textId="77777777" w:rsidR="00B11855" w:rsidRPr="001F42D3" w:rsidRDefault="003D003E" w:rsidP="00353E05">
            <w:pPr>
              <w:pStyle w:val="TableEntry"/>
            </w:pPr>
            <w:proofErr w:type="spellStart"/>
            <w:r w:rsidRPr="001F42D3">
              <w:t>AcceptedNotRelevant</w:t>
            </w:r>
            <w:proofErr w:type="spellEnd"/>
          </w:p>
        </w:tc>
        <w:tc>
          <w:tcPr>
            <w:tcW w:w="5865" w:type="dxa"/>
          </w:tcPr>
          <w:p w14:paraId="1B267BCB" w14:textId="77777777" w:rsidR="00B11855" w:rsidRPr="001F42D3" w:rsidRDefault="003D003E" w:rsidP="00353E05">
            <w:pPr>
              <w:pStyle w:val="TableEntry"/>
            </w:pPr>
            <w:r w:rsidRPr="001F42D3">
              <w:t>Accepted by endpoint as true positive however not clinically relevant</w:t>
            </w:r>
          </w:p>
        </w:tc>
      </w:tr>
      <w:tr w:rsidR="00B11855" w:rsidRPr="001F42D3" w14:paraId="70FE0D22" w14:textId="77777777" w:rsidTr="00A92110">
        <w:trPr>
          <w:cantSplit/>
          <w:jc w:val="center"/>
        </w:trPr>
        <w:tc>
          <w:tcPr>
            <w:tcW w:w="900" w:type="dxa"/>
          </w:tcPr>
          <w:p w14:paraId="62982D43" w14:textId="77777777" w:rsidR="00B11855" w:rsidRPr="001F42D3" w:rsidRDefault="003D003E" w:rsidP="00353E05">
            <w:pPr>
              <w:pStyle w:val="TableEntry"/>
            </w:pPr>
            <w:r w:rsidRPr="001F42D3">
              <w:t>O</w:t>
            </w:r>
          </w:p>
        </w:tc>
        <w:tc>
          <w:tcPr>
            <w:tcW w:w="2118" w:type="dxa"/>
          </w:tcPr>
          <w:p w14:paraId="030D4341" w14:textId="77777777" w:rsidR="00B11855" w:rsidRPr="001F42D3" w:rsidRDefault="003D003E" w:rsidP="00353E05">
            <w:pPr>
              <w:pStyle w:val="TableEntry"/>
            </w:pPr>
            <w:proofErr w:type="spellStart"/>
            <w:r w:rsidRPr="001F42D3">
              <w:t>AcceptedFalse</w:t>
            </w:r>
            <w:proofErr w:type="spellEnd"/>
          </w:p>
        </w:tc>
        <w:tc>
          <w:tcPr>
            <w:tcW w:w="5865" w:type="dxa"/>
          </w:tcPr>
          <w:p w14:paraId="2ED9B4E9" w14:textId="77777777" w:rsidR="00B11855" w:rsidRPr="001F42D3" w:rsidRDefault="003D003E" w:rsidP="00353E05">
            <w:pPr>
              <w:pStyle w:val="TableEntry"/>
            </w:pPr>
            <w:r w:rsidRPr="001F42D3">
              <w:t>Accepted by endpoint as false positive</w:t>
            </w:r>
          </w:p>
        </w:tc>
      </w:tr>
      <w:tr w:rsidR="00B11855" w:rsidRPr="001F42D3" w14:paraId="10CE5C80" w14:textId="77777777" w:rsidTr="00A92110">
        <w:trPr>
          <w:cantSplit/>
          <w:jc w:val="center"/>
        </w:trPr>
        <w:tc>
          <w:tcPr>
            <w:tcW w:w="900" w:type="dxa"/>
          </w:tcPr>
          <w:p w14:paraId="5D4AD4ED" w14:textId="77777777" w:rsidR="00B11855" w:rsidRPr="001F42D3" w:rsidRDefault="003D003E" w:rsidP="00353E05">
            <w:pPr>
              <w:pStyle w:val="TableEntry"/>
            </w:pPr>
            <w:r w:rsidRPr="001F42D3">
              <w:t>R</w:t>
            </w:r>
          </w:p>
        </w:tc>
        <w:tc>
          <w:tcPr>
            <w:tcW w:w="2118" w:type="dxa"/>
          </w:tcPr>
          <w:p w14:paraId="1AD76071" w14:textId="77777777" w:rsidR="00B11855" w:rsidRPr="001F42D3" w:rsidRDefault="003D003E" w:rsidP="00353E05">
            <w:pPr>
              <w:pStyle w:val="TableEntry"/>
            </w:pPr>
            <w:r w:rsidRPr="001F42D3">
              <w:t>Rejected</w:t>
            </w:r>
          </w:p>
        </w:tc>
        <w:tc>
          <w:tcPr>
            <w:tcW w:w="5865" w:type="dxa"/>
          </w:tcPr>
          <w:p w14:paraId="539B8872" w14:textId="77777777" w:rsidR="00B11855" w:rsidRPr="001F42D3" w:rsidRDefault="003D003E" w:rsidP="00353E05">
            <w:pPr>
              <w:pStyle w:val="TableEntry"/>
            </w:pPr>
            <w:r w:rsidRPr="001F42D3">
              <w:t>Rejected by endpoint</w:t>
            </w:r>
          </w:p>
        </w:tc>
      </w:tr>
      <w:tr w:rsidR="00B11855" w:rsidRPr="001F42D3" w14:paraId="4E7F9598" w14:textId="77777777" w:rsidTr="00A92110">
        <w:trPr>
          <w:cantSplit/>
          <w:jc w:val="center"/>
        </w:trPr>
        <w:tc>
          <w:tcPr>
            <w:tcW w:w="900" w:type="dxa"/>
          </w:tcPr>
          <w:p w14:paraId="57BF613B" w14:textId="77777777" w:rsidR="00B11855" w:rsidRPr="001F42D3" w:rsidRDefault="003D003E" w:rsidP="00353E05">
            <w:pPr>
              <w:pStyle w:val="TableEntry"/>
            </w:pPr>
            <w:r w:rsidRPr="001F42D3">
              <w:lastRenderedPageBreak/>
              <w:t>O</w:t>
            </w:r>
          </w:p>
        </w:tc>
        <w:tc>
          <w:tcPr>
            <w:tcW w:w="2118" w:type="dxa"/>
          </w:tcPr>
          <w:p w14:paraId="64020041" w14:textId="77777777" w:rsidR="00B11855" w:rsidRPr="001F42D3" w:rsidRDefault="003D003E" w:rsidP="00353E05">
            <w:pPr>
              <w:pStyle w:val="TableEntry"/>
            </w:pPr>
            <w:r w:rsidRPr="001F42D3">
              <w:t>Cancelled</w:t>
            </w:r>
          </w:p>
        </w:tc>
        <w:tc>
          <w:tcPr>
            <w:tcW w:w="5865" w:type="dxa"/>
          </w:tcPr>
          <w:p w14:paraId="3BD0A610" w14:textId="77777777" w:rsidR="00B11855" w:rsidRPr="001F42D3" w:rsidRDefault="003D003E" w:rsidP="00353E05">
            <w:pPr>
              <w:pStyle w:val="TableEntry"/>
            </w:pPr>
            <w:r w:rsidRPr="001F42D3">
              <w:t>Cancelled by endpoint (does not cancel at alert source)</w:t>
            </w:r>
          </w:p>
        </w:tc>
      </w:tr>
      <w:tr w:rsidR="00B11855" w:rsidRPr="001F42D3" w14:paraId="776E5226" w14:textId="77777777" w:rsidTr="00A92110">
        <w:trPr>
          <w:cantSplit/>
          <w:jc w:val="center"/>
        </w:trPr>
        <w:tc>
          <w:tcPr>
            <w:tcW w:w="900" w:type="dxa"/>
          </w:tcPr>
          <w:p w14:paraId="0F9AC3A2" w14:textId="77777777" w:rsidR="00B11855" w:rsidRPr="001F42D3" w:rsidRDefault="003D003E" w:rsidP="00353E05">
            <w:pPr>
              <w:pStyle w:val="TableEntry"/>
            </w:pPr>
            <w:r w:rsidRPr="001F42D3">
              <w:t>O</w:t>
            </w:r>
          </w:p>
        </w:tc>
        <w:tc>
          <w:tcPr>
            <w:tcW w:w="2118" w:type="dxa"/>
          </w:tcPr>
          <w:p w14:paraId="3F4FE868" w14:textId="77777777" w:rsidR="00B11855" w:rsidRPr="001F42D3" w:rsidRDefault="003D003E" w:rsidP="00353E05">
            <w:pPr>
              <w:pStyle w:val="TableEntry"/>
            </w:pPr>
            <w:proofErr w:type="spellStart"/>
            <w:r w:rsidRPr="001F42D3">
              <w:t>CancelledOther</w:t>
            </w:r>
            <w:proofErr w:type="spellEnd"/>
          </w:p>
        </w:tc>
        <w:tc>
          <w:tcPr>
            <w:tcW w:w="5865" w:type="dxa"/>
          </w:tcPr>
          <w:p w14:paraId="7793AD5A" w14:textId="77777777" w:rsidR="00B11855" w:rsidRPr="001F42D3" w:rsidRDefault="003D003E" w:rsidP="00353E05">
            <w:pPr>
              <w:pStyle w:val="TableEntry"/>
            </w:pPr>
            <w:r w:rsidRPr="001F42D3">
              <w:t>Cancelled by other than endpoint (does not cancel alert at source)</w:t>
            </w:r>
          </w:p>
        </w:tc>
      </w:tr>
      <w:tr w:rsidR="00B11855" w:rsidRPr="001F42D3" w14:paraId="6BE0A31D" w14:textId="77777777" w:rsidTr="00A92110">
        <w:trPr>
          <w:cantSplit/>
          <w:jc w:val="center"/>
        </w:trPr>
        <w:tc>
          <w:tcPr>
            <w:tcW w:w="900" w:type="dxa"/>
          </w:tcPr>
          <w:p w14:paraId="5E5270C4" w14:textId="77777777" w:rsidR="00B11855" w:rsidRPr="001F42D3" w:rsidRDefault="003D003E" w:rsidP="00353E05">
            <w:pPr>
              <w:pStyle w:val="TableEntry"/>
            </w:pPr>
            <w:r w:rsidRPr="001F42D3">
              <w:t>O</w:t>
            </w:r>
          </w:p>
        </w:tc>
        <w:tc>
          <w:tcPr>
            <w:tcW w:w="2118" w:type="dxa"/>
          </w:tcPr>
          <w:p w14:paraId="1BBCFDE0" w14:textId="77777777" w:rsidR="00B11855" w:rsidRPr="001F42D3" w:rsidRDefault="003D003E" w:rsidP="00353E05">
            <w:pPr>
              <w:pStyle w:val="TableEntry"/>
            </w:pPr>
            <w:proofErr w:type="spellStart"/>
            <w:r w:rsidRPr="001F42D3">
              <w:t>CallbackStart</w:t>
            </w:r>
            <w:proofErr w:type="spellEnd"/>
          </w:p>
        </w:tc>
        <w:tc>
          <w:tcPr>
            <w:tcW w:w="5865" w:type="dxa"/>
          </w:tcPr>
          <w:p w14:paraId="3C6438B7" w14:textId="77777777" w:rsidR="00B11855" w:rsidRPr="001F42D3" w:rsidRDefault="003D003E" w:rsidP="00353E05">
            <w:pPr>
              <w:pStyle w:val="TableEntry"/>
            </w:pPr>
            <w:r w:rsidRPr="001F42D3">
              <w:t>Callback start at endpoint (start of telephony call to alert indicated destination)</w:t>
            </w:r>
          </w:p>
        </w:tc>
      </w:tr>
      <w:tr w:rsidR="00B11855" w:rsidRPr="001F42D3" w14:paraId="3A6B390A" w14:textId="77777777" w:rsidTr="00A92110">
        <w:trPr>
          <w:cantSplit/>
          <w:jc w:val="center"/>
        </w:trPr>
        <w:tc>
          <w:tcPr>
            <w:tcW w:w="900" w:type="dxa"/>
          </w:tcPr>
          <w:p w14:paraId="23DE7930" w14:textId="77777777" w:rsidR="00B11855" w:rsidRPr="001F42D3" w:rsidRDefault="003D003E" w:rsidP="00353E05">
            <w:pPr>
              <w:pStyle w:val="TableEntry"/>
            </w:pPr>
            <w:r w:rsidRPr="001F42D3">
              <w:t>O</w:t>
            </w:r>
          </w:p>
        </w:tc>
        <w:tc>
          <w:tcPr>
            <w:tcW w:w="2118" w:type="dxa"/>
          </w:tcPr>
          <w:p w14:paraId="28DBDE69" w14:textId="77777777" w:rsidR="00B11855" w:rsidRPr="001F42D3" w:rsidRDefault="003D003E" w:rsidP="00353E05">
            <w:pPr>
              <w:pStyle w:val="TableEntry"/>
            </w:pPr>
            <w:proofErr w:type="spellStart"/>
            <w:r w:rsidRPr="001F42D3">
              <w:t>CallbackEnd</w:t>
            </w:r>
            <w:proofErr w:type="spellEnd"/>
          </w:p>
        </w:tc>
        <w:tc>
          <w:tcPr>
            <w:tcW w:w="5865" w:type="dxa"/>
          </w:tcPr>
          <w:p w14:paraId="15F02FEC" w14:textId="77777777" w:rsidR="00B11855" w:rsidRPr="001F42D3" w:rsidRDefault="003D003E" w:rsidP="00353E05">
            <w:pPr>
              <w:pStyle w:val="TableEntry"/>
            </w:pPr>
            <w:r w:rsidRPr="001F42D3">
              <w:t>Callback end at endpoint (end of telephony call to alert indicated destination)</w:t>
            </w:r>
          </w:p>
        </w:tc>
      </w:tr>
    </w:tbl>
    <w:p w14:paraId="3E781956" w14:textId="77777777" w:rsidR="00B11855" w:rsidRPr="001F42D3" w:rsidRDefault="00B11855" w:rsidP="00AF7F19">
      <w:pPr>
        <w:pStyle w:val="BodyText"/>
      </w:pPr>
    </w:p>
    <w:p w14:paraId="2070D6E1" w14:textId="77777777" w:rsidR="00B11855" w:rsidRPr="001F42D3" w:rsidRDefault="003D003E" w:rsidP="005C1693">
      <w:pPr>
        <w:pStyle w:val="BodyText"/>
      </w:pPr>
      <w:r w:rsidRPr="001F42D3">
        <w:rPr>
          <w:b/>
          <w:bCs/>
        </w:rPr>
        <w:t xml:space="preserve">PRT-4   Participation   (CWE)  02381 </w:t>
      </w:r>
    </w:p>
    <w:p w14:paraId="23F03907"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1F42D3" w:rsidRDefault="003D003E" w:rsidP="005C1693">
      <w:pPr>
        <w:pStyle w:val="BodyText"/>
      </w:pPr>
      <w:r w:rsidRPr="001F42D3">
        <w:t>Definition:  This field indicates the functional involvement with the activity being transmitted (e.g., Case Manager, Evaluator, Transcriber, Nurse Care Practitioner, Midwife, Physician Assistant, etc.)</w:t>
      </w:r>
      <w:r w:rsidR="00CA3A2C" w:rsidRPr="001F42D3">
        <w:t xml:space="preserve">. </w:t>
      </w:r>
      <w:r w:rsidRPr="001F42D3">
        <w:t>Refer to</w:t>
      </w:r>
      <w:r w:rsidR="0084235B" w:rsidRPr="001F42D3">
        <w:t xml:space="preserve"> </w:t>
      </w:r>
      <w:r w:rsidR="006D613E" w:rsidRPr="001F42D3">
        <w:t>HL7</w:t>
      </w:r>
      <w:r w:rsidR="00995105" w:rsidRPr="001F42D3">
        <w:t xml:space="preserve"> </w:t>
      </w:r>
      <w:r w:rsidR="003570BC" w:rsidRPr="001F42D3">
        <w:t>Table 917 f</w:t>
      </w:r>
      <w:r w:rsidRPr="001F42D3">
        <w:t>or valid values</w:t>
      </w:r>
      <w:r w:rsidR="00CA3A2C" w:rsidRPr="001F42D3">
        <w:t xml:space="preserve">. </w:t>
      </w:r>
    </w:p>
    <w:p w14:paraId="7F76DF05" w14:textId="6529A71B" w:rsidR="00B11855" w:rsidRPr="001F42D3" w:rsidRDefault="003D003E" w:rsidP="00CF5627">
      <w:pPr>
        <w:pStyle w:val="TableTitle"/>
      </w:pPr>
      <w:r w:rsidRPr="001F42D3">
        <w:t>Table</w:t>
      </w:r>
      <w:r w:rsidR="003570BC" w:rsidRPr="001F42D3">
        <w:t xml:space="preserve"> B.10</w:t>
      </w:r>
      <w:r w:rsidR="004E547A" w:rsidRPr="001F42D3">
        <w:t>.</w:t>
      </w:r>
      <w:r w:rsidR="00A6229B" w:rsidRPr="001F42D3">
        <w:t>3</w:t>
      </w:r>
      <w:r w:rsidR="003570BC" w:rsidRPr="001F42D3">
        <w:t>-3</w:t>
      </w:r>
      <w:r w:rsidR="00506FBD" w:rsidRPr="001F42D3">
        <w:t xml:space="preserve">: </w:t>
      </w:r>
      <w:r w:rsidR="006D613E" w:rsidRPr="001F42D3">
        <w:t>HL7</w:t>
      </w:r>
      <w:r w:rsidR="00995105" w:rsidRPr="001F42D3">
        <w:t xml:space="preserve"> </w:t>
      </w:r>
      <w:r w:rsidRPr="001F42D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1F42D3" w14:paraId="1E37F4A8" w14:textId="77777777" w:rsidTr="00A92110">
        <w:trPr>
          <w:cantSplit/>
          <w:tblHeader/>
          <w:jc w:val="center"/>
        </w:trPr>
        <w:tc>
          <w:tcPr>
            <w:tcW w:w="1147" w:type="dxa"/>
            <w:shd w:val="clear" w:color="auto" w:fill="D9D9D9"/>
          </w:tcPr>
          <w:p w14:paraId="0E56C259" w14:textId="77777777" w:rsidR="00B11855" w:rsidRPr="001F42D3" w:rsidRDefault="003D003E" w:rsidP="00AF7F19">
            <w:pPr>
              <w:pStyle w:val="TableEntryHeader"/>
            </w:pPr>
            <w:r w:rsidRPr="001F42D3">
              <w:t>Value</w:t>
            </w:r>
          </w:p>
        </w:tc>
        <w:tc>
          <w:tcPr>
            <w:tcW w:w="3229" w:type="dxa"/>
            <w:shd w:val="clear" w:color="auto" w:fill="D9D9D9"/>
          </w:tcPr>
          <w:p w14:paraId="316A89CE" w14:textId="77777777" w:rsidR="00B11855" w:rsidRPr="001F42D3" w:rsidRDefault="003D003E" w:rsidP="00AF7F19">
            <w:pPr>
              <w:pStyle w:val="TableEntryHeader"/>
            </w:pPr>
            <w:r w:rsidRPr="001F42D3">
              <w:t>Description</w:t>
            </w:r>
          </w:p>
        </w:tc>
        <w:tc>
          <w:tcPr>
            <w:tcW w:w="3420" w:type="dxa"/>
            <w:shd w:val="clear" w:color="auto" w:fill="D9D9D9"/>
          </w:tcPr>
          <w:p w14:paraId="5F356386" w14:textId="77777777" w:rsidR="00B11855" w:rsidRPr="001F42D3" w:rsidRDefault="003D003E" w:rsidP="00AF7F19">
            <w:pPr>
              <w:pStyle w:val="TableEntryHeader"/>
            </w:pPr>
            <w:r w:rsidRPr="001F42D3">
              <w:t>Used with</w:t>
            </w:r>
          </w:p>
        </w:tc>
      </w:tr>
      <w:tr w:rsidR="00B11855" w:rsidRPr="001F42D3" w14:paraId="6F5923D0" w14:textId="77777777" w:rsidTr="006C0E8E">
        <w:trPr>
          <w:cantSplit/>
          <w:jc w:val="center"/>
        </w:trPr>
        <w:tc>
          <w:tcPr>
            <w:tcW w:w="1147" w:type="dxa"/>
          </w:tcPr>
          <w:p w14:paraId="63B196DD" w14:textId="77777777" w:rsidR="00B11855" w:rsidRPr="001F42D3" w:rsidRDefault="003D003E" w:rsidP="00AF7F19">
            <w:pPr>
              <w:pStyle w:val="TableEntry"/>
            </w:pPr>
            <w:r w:rsidRPr="001F42D3">
              <w:t>AD</w:t>
            </w:r>
          </w:p>
        </w:tc>
        <w:tc>
          <w:tcPr>
            <w:tcW w:w="3229" w:type="dxa"/>
          </w:tcPr>
          <w:p w14:paraId="2EF58137" w14:textId="77777777" w:rsidR="00B11855" w:rsidRPr="001F42D3" w:rsidRDefault="003D003E" w:rsidP="00AF7F19">
            <w:pPr>
              <w:pStyle w:val="TableEntry"/>
            </w:pPr>
            <w:r w:rsidRPr="001F42D3">
              <w:t>Admitting Provider</w:t>
            </w:r>
          </w:p>
        </w:tc>
        <w:tc>
          <w:tcPr>
            <w:tcW w:w="3420" w:type="dxa"/>
          </w:tcPr>
          <w:p w14:paraId="1B6AE829" w14:textId="77777777" w:rsidR="00B11855" w:rsidRPr="001F42D3" w:rsidRDefault="003D003E" w:rsidP="00AF7F19">
            <w:pPr>
              <w:pStyle w:val="TableEntry"/>
            </w:pPr>
            <w:r w:rsidRPr="001F42D3">
              <w:t>PV1-17 Admitting doctor</w:t>
            </w:r>
          </w:p>
        </w:tc>
      </w:tr>
      <w:tr w:rsidR="00B11855" w:rsidRPr="001F42D3" w14:paraId="3864A83B" w14:textId="77777777" w:rsidTr="006C0E8E">
        <w:trPr>
          <w:cantSplit/>
          <w:jc w:val="center"/>
        </w:trPr>
        <w:tc>
          <w:tcPr>
            <w:tcW w:w="1147" w:type="dxa"/>
          </w:tcPr>
          <w:p w14:paraId="49BFE83C" w14:textId="77777777" w:rsidR="00B11855" w:rsidRPr="001F42D3" w:rsidRDefault="003D003E" w:rsidP="00AF7F19">
            <w:pPr>
              <w:pStyle w:val="TableEntry"/>
            </w:pPr>
            <w:r w:rsidRPr="001F42D3">
              <w:t>AI</w:t>
            </w:r>
          </w:p>
        </w:tc>
        <w:tc>
          <w:tcPr>
            <w:tcW w:w="3229" w:type="dxa"/>
          </w:tcPr>
          <w:p w14:paraId="623D216F" w14:textId="77777777" w:rsidR="00B11855" w:rsidRPr="001F42D3" w:rsidRDefault="003D003E" w:rsidP="00AF7F19">
            <w:pPr>
              <w:pStyle w:val="TableEntry"/>
            </w:pPr>
            <w:r w:rsidRPr="001F42D3">
              <w:t>Assistant/Alternate Interpreter</w:t>
            </w:r>
          </w:p>
        </w:tc>
        <w:tc>
          <w:tcPr>
            <w:tcW w:w="3420" w:type="dxa"/>
          </w:tcPr>
          <w:p w14:paraId="5E387EC8" w14:textId="77777777" w:rsidR="00B11855" w:rsidRPr="001F42D3" w:rsidRDefault="00B11855" w:rsidP="00AF7F19">
            <w:pPr>
              <w:pStyle w:val="TableEntry"/>
            </w:pPr>
          </w:p>
        </w:tc>
      </w:tr>
      <w:tr w:rsidR="00B11855" w:rsidRPr="001F42D3" w14:paraId="4B2092DF" w14:textId="77777777" w:rsidTr="006C0E8E">
        <w:trPr>
          <w:cantSplit/>
          <w:jc w:val="center"/>
        </w:trPr>
        <w:tc>
          <w:tcPr>
            <w:tcW w:w="1147" w:type="dxa"/>
          </w:tcPr>
          <w:p w14:paraId="0896B6A7" w14:textId="77777777" w:rsidR="00B11855" w:rsidRPr="001F42D3" w:rsidRDefault="003D003E" w:rsidP="00AF7F19">
            <w:pPr>
              <w:pStyle w:val="TableEntry"/>
            </w:pPr>
            <w:r w:rsidRPr="001F42D3">
              <w:t>AAP</w:t>
            </w:r>
          </w:p>
        </w:tc>
        <w:tc>
          <w:tcPr>
            <w:tcW w:w="3229" w:type="dxa"/>
          </w:tcPr>
          <w:p w14:paraId="18E9E8A1" w14:textId="77777777" w:rsidR="00B11855" w:rsidRPr="001F42D3" w:rsidRDefault="003D003E" w:rsidP="00AF7F19">
            <w:pPr>
              <w:pStyle w:val="TableEntry"/>
            </w:pPr>
            <w:r w:rsidRPr="001F42D3">
              <w:t>Alert Acknowledging Provider</w:t>
            </w:r>
          </w:p>
        </w:tc>
        <w:tc>
          <w:tcPr>
            <w:tcW w:w="3420" w:type="dxa"/>
          </w:tcPr>
          <w:p w14:paraId="608E38A9" w14:textId="77777777" w:rsidR="00B11855" w:rsidRPr="001F42D3" w:rsidRDefault="003D003E" w:rsidP="00AF7F19">
            <w:pPr>
              <w:pStyle w:val="TableEntry"/>
            </w:pPr>
            <w:r w:rsidRPr="001F42D3">
              <w:t>PCD ACM Report Alert Status [PCD-05]</w:t>
            </w:r>
          </w:p>
        </w:tc>
      </w:tr>
      <w:tr w:rsidR="00B11855" w:rsidRPr="001F42D3" w14:paraId="275555D7" w14:textId="77777777" w:rsidTr="006C0E8E">
        <w:trPr>
          <w:cantSplit/>
          <w:jc w:val="center"/>
        </w:trPr>
        <w:tc>
          <w:tcPr>
            <w:tcW w:w="1147" w:type="dxa"/>
          </w:tcPr>
          <w:p w14:paraId="3BAF48EF" w14:textId="77777777" w:rsidR="00B11855" w:rsidRPr="001F42D3" w:rsidRDefault="003D003E" w:rsidP="00AF7F19">
            <w:pPr>
              <w:pStyle w:val="TableEntry"/>
            </w:pPr>
            <w:r w:rsidRPr="001F42D3">
              <w:t>AP</w:t>
            </w:r>
          </w:p>
        </w:tc>
        <w:tc>
          <w:tcPr>
            <w:tcW w:w="3229" w:type="dxa"/>
          </w:tcPr>
          <w:p w14:paraId="4E8DBD15" w14:textId="77777777" w:rsidR="00B11855" w:rsidRPr="001F42D3" w:rsidRDefault="003D003E" w:rsidP="00AF7F19">
            <w:pPr>
              <w:pStyle w:val="TableEntry"/>
            </w:pPr>
            <w:r w:rsidRPr="001F42D3">
              <w:t xml:space="preserve">Administering Provider </w:t>
            </w:r>
          </w:p>
        </w:tc>
        <w:tc>
          <w:tcPr>
            <w:tcW w:w="3420" w:type="dxa"/>
          </w:tcPr>
          <w:p w14:paraId="2E9BBAAD" w14:textId="77777777" w:rsidR="00B11855" w:rsidRPr="001F42D3" w:rsidRDefault="003D003E" w:rsidP="00AF7F19">
            <w:pPr>
              <w:pStyle w:val="TableEntry"/>
            </w:pPr>
            <w:r w:rsidRPr="001F42D3">
              <w:t>RXA-10 Administering Provider</w:t>
            </w:r>
          </w:p>
        </w:tc>
      </w:tr>
      <w:tr w:rsidR="00B11855" w:rsidRPr="001F42D3" w14:paraId="05D08E84" w14:textId="77777777" w:rsidTr="006C0E8E">
        <w:trPr>
          <w:cantSplit/>
          <w:jc w:val="center"/>
        </w:trPr>
        <w:tc>
          <w:tcPr>
            <w:tcW w:w="1147" w:type="dxa"/>
          </w:tcPr>
          <w:p w14:paraId="0FCAEE87" w14:textId="77777777" w:rsidR="00B11855" w:rsidRPr="001F42D3" w:rsidRDefault="003D003E" w:rsidP="00AF7F19">
            <w:pPr>
              <w:pStyle w:val="TableEntry"/>
            </w:pPr>
            <w:r w:rsidRPr="001F42D3">
              <w:t>ARI</w:t>
            </w:r>
          </w:p>
        </w:tc>
        <w:tc>
          <w:tcPr>
            <w:tcW w:w="3229" w:type="dxa"/>
          </w:tcPr>
          <w:p w14:paraId="772D6737" w14:textId="77777777" w:rsidR="00B11855" w:rsidRPr="001F42D3" w:rsidRDefault="003D003E" w:rsidP="00AF7F19">
            <w:pPr>
              <w:pStyle w:val="TableEntry"/>
            </w:pPr>
            <w:r w:rsidRPr="001F42D3">
              <w:t>Assistant Result Interpreter</w:t>
            </w:r>
          </w:p>
        </w:tc>
        <w:tc>
          <w:tcPr>
            <w:tcW w:w="3420" w:type="dxa"/>
          </w:tcPr>
          <w:p w14:paraId="23DD8F56" w14:textId="77777777" w:rsidR="00B11855" w:rsidRPr="001F42D3" w:rsidRDefault="00B11855" w:rsidP="00AF7F19">
            <w:pPr>
              <w:pStyle w:val="TableEntry"/>
            </w:pPr>
          </w:p>
        </w:tc>
      </w:tr>
      <w:tr w:rsidR="00B11855" w:rsidRPr="001F42D3" w14:paraId="42339D88" w14:textId="77777777" w:rsidTr="006C0E8E">
        <w:trPr>
          <w:cantSplit/>
          <w:jc w:val="center"/>
        </w:trPr>
        <w:tc>
          <w:tcPr>
            <w:tcW w:w="1147" w:type="dxa"/>
          </w:tcPr>
          <w:p w14:paraId="2CF8213D" w14:textId="77777777" w:rsidR="00B11855" w:rsidRPr="001F42D3" w:rsidRDefault="003D003E" w:rsidP="00AF7F19">
            <w:pPr>
              <w:pStyle w:val="TableEntry"/>
            </w:pPr>
            <w:r w:rsidRPr="001F42D3">
              <w:t>AT</w:t>
            </w:r>
          </w:p>
        </w:tc>
        <w:tc>
          <w:tcPr>
            <w:tcW w:w="3229" w:type="dxa"/>
          </w:tcPr>
          <w:p w14:paraId="461FFF58" w14:textId="77777777" w:rsidR="00B11855" w:rsidRPr="001F42D3" w:rsidRDefault="003D003E" w:rsidP="00AF7F19">
            <w:pPr>
              <w:pStyle w:val="TableEntry"/>
            </w:pPr>
            <w:r w:rsidRPr="001F42D3">
              <w:t>Attending Provider</w:t>
            </w:r>
          </w:p>
        </w:tc>
        <w:tc>
          <w:tcPr>
            <w:tcW w:w="3420" w:type="dxa"/>
          </w:tcPr>
          <w:p w14:paraId="5493B92C" w14:textId="77777777" w:rsidR="00B11855" w:rsidRPr="001F42D3" w:rsidRDefault="003D003E" w:rsidP="00AF7F19">
            <w:pPr>
              <w:pStyle w:val="TableEntry"/>
            </w:pPr>
            <w:r w:rsidRPr="001F42D3">
              <w:t>PV1-7 Attending doctor</w:t>
            </w:r>
          </w:p>
        </w:tc>
      </w:tr>
      <w:tr w:rsidR="00B11855" w:rsidRPr="001F42D3" w14:paraId="4A961434" w14:textId="77777777" w:rsidTr="006C0E8E">
        <w:trPr>
          <w:cantSplit/>
          <w:jc w:val="center"/>
        </w:trPr>
        <w:tc>
          <w:tcPr>
            <w:tcW w:w="1147" w:type="dxa"/>
          </w:tcPr>
          <w:p w14:paraId="512F4E5C" w14:textId="77777777" w:rsidR="00B11855" w:rsidRPr="001F42D3" w:rsidRDefault="003D003E" w:rsidP="00AF7F19">
            <w:pPr>
              <w:pStyle w:val="TableEntry"/>
            </w:pPr>
            <w:r w:rsidRPr="001F42D3">
              <w:t>AUT</w:t>
            </w:r>
          </w:p>
        </w:tc>
        <w:tc>
          <w:tcPr>
            <w:tcW w:w="3229" w:type="dxa"/>
          </w:tcPr>
          <w:p w14:paraId="1EDE051A" w14:textId="77777777" w:rsidR="00B11855" w:rsidRPr="001F42D3" w:rsidRDefault="003D003E" w:rsidP="00AF7F19">
            <w:pPr>
              <w:pStyle w:val="TableEntry"/>
            </w:pPr>
            <w:r w:rsidRPr="001F42D3">
              <w:t>AUT Author/Event Initiator</w:t>
            </w:r>
          </w:p>
        </w:tc>
        <w:tc>
          <w:tcPr>
            <w:tcW w:w="3420" w:type="dxa"/>
          </w:tcPr>
          <w:p w14:paraId="46767C94" w14:textId="77777777" w:rsidR="00B11855" w:rsidRPr="001F42D3" w:rsidRDefault="003D003E" w:rsidP="00AF7F19">
            <w:pPr>
              <w:pStyle w:val="TableEntry"/>
            </w:pPr>
            <w:r w:rsidRPr="001F42D3">
              <w:t>ORC-19 Action By</w:t>
            </w:r>
          </w:p>
        </w:tc>
      </w:tr>
      <w:tr w:rsidR="00B11855" w:rsidRPr="001F42D3" w14:paraId="64A74810" w14:textId="77777777" w:rsidTr="006C0E8E">
        <w:trPr>
          <w:cantSplit/>
          <w:jc w:val="center"/>
        </w:trPr>
        <w:tc>
          <w:tcPr>
            <w:tcW w:w="1147" w:type="dxa"/>
          </w:tcPr>
          <w:p w14:paraId="7A91F1F1" w14:textId="77777777" w:rsidR="00B11855" w:rsidRPr="001F42D3" w:rsidRDefault="003D003E" w:rsidP="00AF7F19">
            <w:pPr>
              <w:pStyle w:val="TableEntry"/>
            </w:pPr>
            <w:r w:rsidRPr="001F42D3">
              <w:t>CP</w:t>
            </w:r>
          </w:p>
        </w:tc>
        <w:tc>
          <w:tcPr>
            <w:tcW w:w="3229" w:type="dxa"/>
          </w:tcPr>
          <w:p w14:paraId="4BFBAFB3" w14:textId="77777777" w:rsidR="00B11855" w:rsidRPr="001F42D3" w:rsidRDefault="003D003E" w:rsidP="00AF7F19">
            <w:pPr>
              <w:pStyle w:val="TableEntry"/>
            </w:pPr>
            <w:r w:rsidRPr="001F42D3">
              <w:t>Consulting Provider</w:t>
            </w:r>
          </w:p>
        </w:tc>
        <w:tc>
          <w:tcPr>
            <w:tcW w:w="3420" w:type="dxa"/>
          </w:tcPr>
          <w:p w14:paraId="11903754" w14:textId="77777777" w:rsidR="00B11855" w:rsidRPr="001F42D3" w:rsidRDefault="00B11855" w:rsidP="00AF7F19">
            <w:pPr>
              <w:pStyle w:val="TableEntry"/>
            </w:pPr>
          </w:p>
        </w:tc>
      </w:tr>
      <w:tr w:rsidR="00B11855" w:rsidRPr="001F42D3" w14:paraId="18285DCF" w14:textId="77777777" w:rsidTr="006C0E8E">
        <w:trPr>
          <w:cantSplit/>
          <w:jc w:val="center"/>
        </w:trPr>
        <w:tc>
          <w:tcPr>
            <w:tcW w:w="1147" w:type="dxa"/>
          </w:tcPr>
          <w:p w14:paraId="008470A6" w14:textId="77777777" w:rsidR="00B11855" w:rsidRPr="001F42D3" w:rsidRDefault="003D003E" w:rsidP="00AF7F19">
            <w:pPr>
              <w:pStyle w:val="TableEntry"/>
            </w:pPr>
            <w:r w:rsidRPr="001F42D3">
              <w:t>DP</w:t>
            </w:r>
          </w:p>
        </w:tc>
        <w:tc>
          <w:tcPr>
            <w:tcW w:w="3229" w:type="dxa"/>
          </w:tcPr>
          <w:p w14:paraId="73E233D1" w14:textId="77777777" w:rsidR="00B11855" w:rsidRPr="001F42D3" w:rsidRDefault="003D003E" w:rsidP="00AF7F19">
            <w:pPr>
              <w:pStyle w:val="TableEntry"/>
            </w:pPr>
            <w:r w:rsidRPr="001F42D3">
              <w:t xml:space="preserve">Dispensing Provider </w:t>
            </w:r>
          </w:p>
        </w:tc>
        <w:tc>
          <w:tcPr>
            <w:tcW w:w="3420" w:type="dxa"/>
          </w:tcPr>
          <w:p w14:paraId="47EADCE0" w14:textId="77777777" w:rsidR="00B11855" w:rsidRPr="001F42D3" w:rsidRDefault="003D003E" w:rsidP="00AF7F19">
            <w:pPr>
              <w:pStyle w:val="TableEntry"/>
            </w:pPr>
            <w:r w:rsidRPr="001F42D3">
              <w:t>RXD-10 Dispensing Provider</w:t>
            </w:r>
          </w:p>
        </w:tc>
      </w:tr>
      <w:tr w:rsidR="00B11855" w:rsidRPr="001F42D3" w14:paraId="0604AC13" w14:textId="77777777" w:rsidTr="006C0E8E">
        <w:trPr>
          <w:cantSplit/>
          <w:jc w:val="center"/>
        </w:trPr>
        <w:tc>
          <w:tcPr>
            <w:tcW w:w="1147" w:type="dxa"/>
          </w:tcPr>
          <w:p w14:paraId="5FA39F45" w14:textId="77777777" w:rsidR="00B11855" w:rsidRPr="001F42D3" w:rsidRDefault="003D003E" w:rsidP="00AF7F19">
            <w:pPr>
              <w:pStyle w:val="TableEntry"/>
            </w:pPr>
            <w:r w:rsidRPr="001F42D3">
              <w:t>EP</w:t>
            </w:r>
          </w:p>
        </w:tc>
        <w:tc>
          <w:tcPr>
            <w:tcW w:w="3229" w:type="dxa"/>
          </w:tcPr>
          <w:p w14:paraId="23220870" w14:textId="77777777" w:rsidR="00B11855" w:rsidRPr="001F42D3" w:rsidRDefault="003D003E" w:rsidP="00AF7F19">
            <w:pPr>
              <w:pStyle w:val="TableEntry"/>
            </w:pPr>
            <w:r w:rsidRPr="001F42D3">
              <w:t xml:space="preserve">Entering Provider (probably not the same as transcriptionist?) </w:t>
            </w:r>
          </w:p>
        </w:tc>
        <w:tc>
          <w:tcPr>
            <w:tcW w:w="3420" w:type="dxa"/>
          </w:tcPr>
          <w:p w14:paraId="6BAA7984" w14:textId="77777777" w:rsidR="00B11855" w:rsidRPr="001F42D3" w:rsidRDefault="003D003E" w:rsidP="00AF7F19">
            <w:pPr>
              <w:pStyle w:val="TableEntry"/>
            </w:pPr>
            <w:r w:rsidRPr="001F42D3">
              <w:t>ORC-10 Entered By</w:t>
            </w:r>
          </w:p>
        </w:tc>
      </w:tr>
      <w:tr w:rsidR="00B11855" w:rsidRPr="001F42D3" w14:paraId="0760142C" w14:textId="77777777" w:rsidTr="006C0E8E">
        <w:trPr>
          <w:cantSplit/>
          <w:jc w:val="center"/>
        </w:trPr>
        <w:tc>
          <w:tcPr>
            <w:tcW w:w="1147" w:type="dxa"/>
          </w:tcPr>
          <w:p w14:paraId="7C4A16C3" w14:textId="77777777" w:rsidR="00B11855" w:rsidRPr="001F42D3" w:rsidRDefault="003D003E" w:rsidP="00AF7F19">
            <w:pPr>
              <w:pStyle w:val="TableEntry"/>
            </w:pPr>
            <w:r w:rsidRPr="001F42D3">
              <w:t>EQUIP</w:t>
            </w:r>
          </w:p>
        </w:tc>
        <w:tc>
          <w:tcPr>
            <w:tcW w:w="3229" w:type="dxa"/>
          </w:tcPr>
          <w:p w14:paraId="41582A14" w14:textId="77777777" w:rsidR="00B11855" w:rsidRPr="001F42D3" w:rsidRDefault="003D003E" w:rsidP="00AF7F19">
            <w:pPr>
              <w:pStyle w:val="TableEntry"/>
            </w:pPr>
            <w:r w:rsidRPr="001F42D3">
              <w:t xml:space="preserve">Equipment </w:t>
            </w:r>
          </w:p>
        </w:tc>
        <w:tc>
          <w:tcPr>
            <w:tcW w:w="3420" w:type="dxa"/>
          </w:tcPr>
          <w:p w14:paraId="6E532930" w14:textId="77777777" w:rsidR="00B11855" w:rsidRPr="001F42D3" w:rsidRDefault="00B11855" w:rsidP="00AF7F19">
            <w:pPr>
              <w:pStyle w:val="TableEntry"/>
            </w:pPr>
          </w:p>
        </w:tc>
      </w:tr>
      <w:tr w:rsidR="00B11855" w:rsidRPr="001F42D3" w14:paraId="013FA3E5" w14:textId="77777777" w:rsidTr="006C0E8E">
        <w:trPr>
          <w:cantSplit/>
          <w:jc w:val="center"/>
        </w:trPr>
        <w:tc>
          <w:tcPr>
            <w:tcW w:w="1147" w:type="dxa"/>
          </w:tcPr>
          <w:p w14:paraId="0BF287AC" w14:textId="77777777" w:rsidR="00B11855" w:rsidRPr="001F42D3" w:rsidRDefault="003D003E" w:rsidP="00AF7F19">
            <w:pPr>
              <w:pStyle w:val="TableEntry"/>
            </w:pPr>
            <w:r w:rsidRPr="001F42D3">
              <w:t>FHCP</w:t>
            </w:r>
          </w:p>
        </w:tc>
        <w:tc>
          <w:tcPr>
            <w:tcW w:w="3229" w:type="dxa"/>
          </w:tcPr>
          <w:p w14:paraId="724B80FC" w14:textId="77777777" w:rsidR="00B11855" w:rsidRPr="001F42D3" w:rsidRDefault="003D003E" w:rsidP="00AF7F19">
            <w:pPr>
              <w:pStyle w:val="TableEntry"/>
            </w:pPr>
            <w:r w:rsidRPr="001F42D3">
              <w:t>Family Health Care Professional</w:t>
            </w:r>
          </w:p>
        </w:tc>
        <w:tc>
          <w:tcPr>
            <w:tcW w:w="3420" w:type="dxa"/>
          </w:tcPr>
          <w:p w14:paraId="55A049E4" w14:textId="77777777" w:rsidR="00B11855" w:rsidRPr="001F42D3" w:rsidRDefault="00B11855" w:rsidP="00AF7F19">
            <w:pPr>
              <w:pStyle w:val="TableEntry"/>
            </w:pPr>
          </w:p>
        </w:tc>
      </w:tr>
      <w:tr w:rsidR="00B11855" w:rsidRPr="001F42D3" w14:paraId="5A17189B" w14:textId="77777777" w:rsidTr="006C0E8E">
        <w:trPr>
          <w:cantSplit/>
          <w:jc w:val="center"/>
        </w:trPr>
        <w:tc>
          <w:tcPr>
            <w:tcW w:w="1147" w:type="dxa"/>
          </w:tcPr>
          <w:p w14:paraId="017F4988" w14:textId="77777777" w:rsidR="00B11855" w:rsidRPr="001F42D3" w:rsidRDefault="003D003E" w:rsidP="00AF7F19">
            <w:pPr>
              <w:pStyle w:val="TableEntry"/>
            </w:pPr>
            <w:r w:rsidRPr="001F42D3">
              <w:t>MDIR</w:t>
            </w:r>
          </w:p>
        </w:tc>
        <w:tc>
          <w:tcPr>
            <w:tcW w:w="3229" w:type="dxa"/>
          </w:tcPr>
          <w:p w14:paraId="0B34A8DF" w14:textId="77777777" w:rsidR="00B11855" w:rsidRPr="001F42D3" w:rsidRDefault="003D003E" w:rsidP="00AF7F19">
            <w:pPr>
              <w:pStyle w:val="TableEntry"/>
            </w:pPr>
            <w:r w:rsidRPr="001F42D3">
              <w:t xml:space="preserve">Medical Director </w:t>
            </w:r>
          </w:p>
        </w:tc>
        <w:tc>
          <w:tcPr>
            <w:tcW w:w="3420" w:type="dxa"/>
          </w:tcPr>
          <w:p w14:paraId="7E3F3667" w14:textId="77777777" w:rsidR="00B11855" w:rsidRPr="001F42D3" w:rsidRDefault="003D003E" w:rsidP="00AF7F19">
            <w:pPr>
              <w:pStyle w:val="TableEntry"/>
            </w:pPr>
            <w:r w:rsidRPr="001F42D3">
              <w:t>OBX-25 Performing Organization Medical Director</w:t>
            </w:r>
          </w:p>
        </w:tc>
      </w:tr>
      <w:tr w:rsidR="00B11855" w:rsidRPr="001F42D3" w14:paraId="3DC3872A" w14:textId="77777777" w:rsidTr="006C0E8E">
        <w:trPr>
          <w:cantSplit/>
          <w:jc w:val="center"/>
        </w:trPr>
        <w:tc>
          <w:tcPr>
            <w:tcW w:w="1147" w:type="dxa"/>
          </w:tcPr>
          <w:p w14:paraId="4317D789" w14:textId="77777777" w:rsidR="00B11855" w:rsidRPr="001F42D3" w:rsidRDefault="003D003E" w:rsidP="00AF7F19">
            <w:pPr>
              <w:pStyle w:val="TableEntry"/>
            </w:pPr>
            <w:r w:rsidRPr="001F42D3">
              <w:t>OP</w:t>
            </w:r>
          </w:p>
        </w:tc>
        <w:tc>
          <w:tcPr>
            <w:tcW w:w="3229" w:type="dxa"/>
          </w:tcPr>
          <w:p w14:paraId="04B48BD3" w14:textId="77777777" w:rsidR="00B11855" w:rsidRPr="001F42D3" w:rsidRDefault="003D003E" w:rsidP="00AF7F19">
            <w:pPr>
              <w:pStyle w:val="TableEntry"/>
            </w:pPr>
            <w:r w:rsidRPr="001F42D3">
              <w:t xml:space="preserve">Ordering Provider </w:t>
            </w:r>
          </w:p>
        </w:tc>
        <w:tc>
          <w:tcPr>
            <w:tcW w:w="3420" w:type="dxa"/>
          </w:tcPr>
          <w:p w14:paraId="1D64C418" w14:textId="77777777" w:rsidR="00B11855" w:rsidRPr="001F42D3" w:rsidRDefault="003D003E" w:rsidP="00AF7F19">
            <w:pPr>
              <w:pStyle w:val="TableEntry"/>
            </w:pPr>
            <w:r w:rsidRPr="001F42D3">
              <w:t>ORC-12 Ordering Provider, OBR-16 Ordering Provider, RXO-14 Ordering Provider's DEA Number, RXE-13 Ordering Provider's DEA Number, ORC-24 Ordering Provider Address</w:t>
            </w:r>
          </w:p>
        </w:tc>
      </w:tr>
      <w:tr w:rsidR="00B11855" w:rsidRPr="001F42D3" w14:paraId="6D3252D5" w14:textId="77777777" w:rsidTr="006C0E8E">
        <w:trPr>
          <w:cantSplit/>
          <w:jc w:val="center"/>
        </w:trPr>
        <w:tc>
          <w:tcPr>
            <w:tcW w:w="1147" w:type="dxa"/>
          </w:tcPr>
          <w:p w14:paraId="112523D0" w14:textId="77777777" w:rsidR="00B11855" w:rsidRPr="001F42D3" w:rsidRDefault="003D003E" w:rsidP="00AF7F19">
            <w:pPr>
              <w:pStyle w:val="TableEntry"/>
            </w:pPr>
            <w:r w:rsidRPr="001F42D3">
              <w:t>PB</w:t>
            </w:r>
          </w:p>
        </w:tc>
        <w:tc>
          <w:tcPr>
            <w:tcW w:w="3229" w:type="dxa"/>
          </w:tcPr>
          <w:p w14:paraId="58DB95F6" w14:textId="77777777" w:rsidR="00B11855" w:rsidRPr="001F42D3" w:rsidRDefault="003D003E" w:rsidP="00AF7F19">
            <w:pPr>
              <w:pStyle w:val="TableEntry"/>
            </w:pPr>
            <w:r w:rsidRPr="001F42D3">
              <w:t>Packed by</w:t>
            </w:r>
          </w:p>
        </w:tc>
        <w:tc>
          <w:tcPr>
            <w:tcW w:w="3420" w:type="dxa"/>
          </w:tcPr>
          <w:p w14:paraId="7B14EF6E" w14:textId="77777777" w:rsidR="00B11855" w:rsidRPr="001F42D3" w:rsidRDefault="00B11855" w:rsidP="00AF7F19">
            <w:pPr>
              <w:pStyle w:val="TableEntry"/>
            </w:pPr>
          </w:p>
        </w:tc>
      </w:tr>
      <w:tr w:rsidR="00B11855" w:rsidRPr="001F42D3" w14:paraId="219078F6" w14:textId="77777777" w:rsidTr="006C0E8E">
        <w:trPr>
          <w:cantSplit/>
          <w:jc w:val="center"/>
        </w:trPr>
        <w:tc>
          <w:tcPr>
            <w:tcW w:w="1147" w:type="dxa"/>
          </w:tcPr>
          <w:p w14:paraId="3EA0A998" w14:textId="77777777" w:rsidR="00B11855" w:rsidRPr="001F42D3" w:rsidRDefault="003D003E" w:rsidP="00AF7F19">
            <w:pPr>
              <w:pStyle w:val="TableEntry"/>
            </w:pPr>
            <w:r w:rsidRPr="001F42D3">
              <w:lastRenderedPageBreak/>
              <w:t>PH</w:t>
            </w:r>
          </w:p>
        </w:tc>
        <w:tc>
          <w:tcPr>
            <w:tcW w:w="3229" w:type="dxa"/>
          </w:tcPr>
          <w:p w14:paraId="3496FB92" w14:textId="77777777" w:rsidR="00B11855" w:rsidRPr="001F42D3" w:rsidRDefault="003D003E" w:rsidP="00AF7F19">
            <w:pPr>
              <w:pStyle w:val="TableEntry"/>
            </w:pPr>
            <w:r w:rsidRPr="001F42D3">
              <w:t xml:space="preserve">Pharmacist   (not sure how to dissect Pharmacist/Treatment Supplier's Verifier ID) </w:t>
            </w:r>
          </w:p>
        </w:tc>
        <w:tc>
          <w:tcPr>
            <w:tcW w:w="3420" w:type="dxa"/>
          </w:tcPr>
          <w:p w14:paraId="1F3DD13B" w14:textId="77777777" w:rsidR="00B11855" w:rsidRPr="001F42D3" w:rsidRDefault="003D003E" w:rsidP="00AF7F19">
            <w:pPr>
              <w:pStyle w:val="TableEntry"/>
            </w:pPr>
            <w:r w:rsidRPr="001F42D3">
              <w:t>RXE-14 Pharmacist/Treatment Supplier's Verifier ID</w:t>
            </w:r>
          </w:p>
        </w:tc>
      </w:tr>
      <w:tr w:rsidR="00B11855" w:rsidRPr="001F42D3" w14:paraId="4DF0BA16" w14:textId="77777777" w:rsidTr="006C0E8E">
        <w:trPr>
          <w:cantSplit/>
          <w:jc w:val="center"/>
        </w:trPr>
        <w:tc>
          <w:tcPr>
            <w:tcW w:w="1147" w:type="dxa"/>
          </w:tcPr>
          <w:p w14:paraId="3E7D3582" w14:textId="77777777" w:rsidR="00B11855" w:rsidRPr="001F42D3" w:rsidRDefault="003D003E" w:rsidP="00AF7F19">
            <w:pPr>
              <w:pStyle w:val="TableEntry"/>
            </w:pPr>
            <w:r w:rsidRPr="001F42D3">
              <w:t>PI</w:t>
            </w:r>
          </w:p>
        </w:tc>
        <w:tc>
          <w:tcPr>
            <w:tcW w:w="3229" w:type="dxa"/>
          </w:tcPr>
          <w:p w14:paraId="647A8248" w14:textId="77777777" w:rsidR="00B11855" w:rsidRPr="001F42D3" w:rsidRDefault="003D003E" w:rsidP="00AF7F19">
            <w:pPr>
              <w:pStyle w:val="TableEntry"/>
            </w:pPr>
            <w:r w:rsidRPr="001F42D3">
              <w:t>Primary Interpreter</w:t>
            </w:r>
          </w:p>
        </w:tc>
        <w:tc>
          <w:tcPr>
            <w:tcW w:w="3420" w:type="dxa"/>
          </w:tcPr>
          <w:p w14:paraId="4AE4FDFD" w14:textId="77777777" w:rsidR="00B11855" w:rsidRPr="001F42D3" w:rsidRDefault="00B11855" w:rsidP="00AF7F19">
            <w:pPr>
              <w:pStyle w:val="TableEntry"/>
            </w:pPr>
          </w:p>
        </w:tc>
      </w:tr>
      <w:tr w:rsidR="00B11855" w:rsidRPr="001F42D3" w14:paraId="2B285721" w14:textId="77777777" w:rsidTr="006C0E8E">
        <w:trPr>
          <w:cantSplit/>
          <w:jc w:val="center"/>
        </w:trPr>
        <w:tc>
          <w:tcPr>
            <w:tcW w:w="1147" w:type="dxa"/>
          </w:tcPr>
          <w:p w14:paraId="271FBC67" w14:textId="77777777" w:rsidR="00B11855" w:rsidRPr="001F42D3" w:rsidRDefault="003D003E" w:rsidP="00AF7F19">
            <w:pPr>
              <w:pStyle w:val="TableEntry"/>
            </w:pPr>
            <w:r w:rsidRPr="001F42D3">
              <w:t>PO</w:t>
            </w:r>
          </w:p>
        </w:tc>
        <w:tc>
          <w:tcPr>
            <w:tcW w:w="3229" w:type="dxa"/>
          </w:tcPr>
          <w:p w14:paraId="078B902A" w14:textId="77777777" w:rsidR="00B11855" w:rsidRPr="001F42D3" w:rsidRDefault="003D003E" w:rsidP="00AF7F19">
            <w:pPr>
              <w:pStyle w:val="TableEntry"/>
            </w:pPr>
            <w:r w:rsidRPr="001F42D3">
              <w:t>Performing Organization</w:t>
            </w:r>
          </w:p>
        </w:tc>
        <w:tc>
          <w:tcPr>
            <w:tcW w:w="3420" w:type="dxa"/>
          </w:tcPr>
          <w:p w14:paraId="10265F72" w14:textId="77777777" w:rsidR="00B11855" w:rsidRPr="001F42D3" w:rsidRDefault="00B11855" w:rsidP="00AF7F19">
            <w:pPr>
              <w:pStyle w:val="TableEntry"/>
            </w:pPr>
          </w:p>
        </w:tc>
      </w:tr>
      <w:tr w:rsidR="00B11855" w:rsidRPr="001F42D3" w14:paraId="43813130" w14:textId="77777777" w:rsidTr="006C0E8E">
        <w:trPr>
          <w:cantSplit/>
          <w:jc w:val="center"/>
        </w:trPr>
        <w:tc>
          <w:tcPr>
            <w:tcW w:w="1147" w:type="dxa"/>
          </w:tcPr>
          <w:p w14:paraId="45A3681A" w14:textId="77777777" w:rsidR="00B11855" w:rsidRPr="001F42D3" w:rsidRDefault="003D003E" w:rsidP="00AF7F19">
            <w:pPr>
              <w:pStyle w:val="TableEntry"/>
            </w:pPr>
            <w:r w:rsidRPr="001F42D3">
              <w:t>POMD</w:t>
            </w:r>
          </w:p>
        </w:tc>
        <w:tc>
          <w:tcPr>
            <w:tcW w:w="3229" w:type="dxa"/>
          </w:tcPr>
          <w:p w14:paraId="28DD827E" w14:textId="77777777" w:rsidR="00B11855" w:rsidRPr="001F42D3" w:rsidRDefault="003D003E" w:rsidP="00AF7F19">
            <w:pPr>
              <w:pStyle w:val="TableEntry"/>
            </w:pPr>
            <w:r w:rsidRPr="001F42D3">
              <w:t>Performing Organization Medical Director</w:t>
            </w:r>
          </w:p>
        </w:tc>
        <w:tc>
          <w:tcPr>
            <w:tcW w:w="3420" w:type="dxa"/>
          </w:tcPr>
          <w:p w14:paraId="54E3D578" w14:textId="77777777" w:rsidR="00B11855" w:rsidRPr="001F42D3" w:rsidRDefault="00B11855" w:rsidP="00AF7F19">
            <w:pPr>
              <w:pStyle w:val="TableEntry"/>
            </w:pPr>
          </w:p>
        </w:tc>
      </w:tr>
      <w:tr w:rsidR="00B11855" w:rsidRPr="001F42D3" w14:paraId="571D847D" w14:textId="77777777" w:rsidTr="006C0E8E">
        <w:trPr>
          <w:cantSplit/>
          <w:jc w:val="center"/>
        </w:trPr>
        <w:tc>
          <w:tcPr>
            <w:tcW w:w="1147" w:type="dxa"/>
          </w:tcPr>
          <w:p w14:paraId="4E48DB0C" w14:textId="77777777" w:rsidR="00B11855" w:rsidRPr="001F42D3" w:rsidRDefault="003D003E" w:rsidP="00AF7F19">
            <w:pPr>
              <w:pStyle w:val="TableEntry"/>
            </w:pPr>
            <w:r w:rsidRPr="001F42D3">
              <w:t>PP</w:t>
            </w:r>
          </w:p>
        </w:tc>
        <w:tc>
          <w:tcPr>
            <w:tcW w:w="3229" w:type="dxa"/>
          </w:tcPr>
          <w:p w14:paraId="5C0848AE" w14:textId="77777777" w:rsidR="00B11855" w:rsidRPr="001F42D3" w:rsidRDefault="003D003E" w:rsidP="00AF7F19">
            <w:pPr>
              <w:pStyle w:val="TableEntry"/>
            </w:pPr>
            <w:r w:rsidRPr="001F42D3">
              <w:t>Primary Care Provider</w:t>
            </w:r>
          </w:p>
        </w:tc>
        <w:tc>
          <w:tcPr>
            <w:tcW w:w="3420" w:type="dxa"/>
          </w:tcPr>
          <w:p w14:paraId="44D91593" w14:textId="77777777" w:rsidR="00B11855" w:rsidRPr="001F42D3" w:rsidRDefault="00B11855" w:rsidP="00AF7F19">
            <w:pPr>
              <w:pStyle w:val="TableEntry"/>
            </w:pPr>
          </w:p>
        </w:tc>
      </w:tr>
      <w:tr w:rsidR="00B11855" w:rsidRPr="001F42D3" w14:paraId="1C6BD263" w14:textId="77777777" w:rsidTr="006C0E8E">
        <w:trPr>
          <w:cantSplit/>
          <w:jc w:val="center"/>
        </w:trPr>
        <w:tc>
          <w:tcPr>
            <w:tcW w:w="1147" w:type="dxa"/>
          </w:tcPr>
          <w:p w14:paraId="22709251" w14:textId="77777777" w:rsidR="00B11855" w:rsidRPr="001F42D3" w:rsidRDefault="003D003E" w:rsidP="00AF7F19">
            <w:pPr>
              <w:pStyle w:val="TableEntry"/>
            </w:pPr>
            <w:r w:rsidRPr="001F42D3">
              <w:t>PRI</w:t>
            </w:r>
          </w:p>
        </w:tc>
        <w:tc>
          <w:tcPr>
            <w:tcW w:w="3229" w:type="dxa"/>
          </w:tcPr>
          <w:p w14:paraId="53A9FE46" w14:textId="77777777" w:rsidR="00B11855" w:rsidRPr="001F42D3" w:rsidRDefault="003D003E" w:rsidP="00AF7F19">
            <w:pPr>
              <w:pStyle w:val="TableEntry"/>
            </w:pPr>
            <w:r w:rsidRPr="001F42D3">
              <w:t>Principal Result Interpreter</w:t>
            </w:r>
          </w:p>
        </w:tc>
        <w:tc>
          <w:tcPr>
            <w:tcW w:w="3420" w:type="dxa"/>
          </w:tcPr>
          <w:p w14:paraId="3B8C9CE5" w14:textId="77777777" w:rsidR="00B11855" w:rsidRPr="001F42D3" w:rsidRDefault="00B11855" w:rsidP="00AF7F19">
            <w:pPr>
              <w:pStyle w:val="TableEntry"/>
            </w:pPr>
          </w:p>
        </w:tc>
      </w:tr>
      <w:tr w:rsidR="00B11855" w:rsidRPr="001F42D3" w14:paraId="41F1CB39" w14:textId="77777777" w:rsidTr="006C0E8E">
        <w:trPr>
          <w:cantSplit/>
          <w:jc w:val="center"/>
        </w:trPr>
        <w:tc>
          <w:tcPr>
            <w:tcW w:w="1147" w:type="dxa"/>
          </w:tcPr>
          <w:p w14:paraId="6F72E798" w14:textId="77777777" w:rsidR="00B11855" w:rsidRPr="001F42D3" w:rsidRDefault="003D003E" w:rsidP="00AF7F19">
            <w:pPr>
              <w:pStyle w:val="TableEntry"/>
            </w:pPr>
            <w:r w:rsidRPr="001F42D3">
              <w:t>RCT</w:t>
            </w:r>
          </w:p>
        </w:tc>
        <w:tc>
          <w:tcPr>
            <w:tcW w:w="3229" w:type="dxa"/>
          </w:tcPr>
          <w:p w14:paraId="262BA4F0" w14:textId="77777777" w:rsidR="00B11855" w:rsidRPr="001F42D3" w:rsidRDefault="003D003E" w:rsidP="00AF7F19">
            <w:pPr>
              <w:pStyle w:val="TableEntry"/>
            </w:pPr>
            <w:r w:rsidRPr="001F42D3">
              <w:t>Results Copies To</w:t>
            </w:r>
          </w:p>
        </w:tc>
        <w:tc>
          <w:tcPr>
            <w:tcW w:w="3420" w:type="dxa"/>
          </w:tcPr>
          <w:p w14:paraId="73634242" w14:textId="77777777" w:rsidR="00B11855" w:rsidRPr="001F42D3" w:rsidRDefault="00B11855" w:rsidP="00AF7F19">
            <w:pPr>
              <w:pStyle w:val="TableEntry"/>
            </w:pPr>
          </w:p>
        </w:tc>
      </w:tr>
      <w:tr w:rsidR="00B11855" w:rsidRPr="001F42D3" w14:paraId="6D98BC0B" w14:textId="77777777" w:rsidTr="006C0E8E">
        <w:trPr>
          <w:cantSplit/>
          <w:jc w:val="center"/>
        </w:trPr>
        <w:tc>
          <w:tcPr>
            <w:tcW w:w="1147" w:type="dxa"/>
          </w:tcPr>
          <w:p w14:paraId="740E1D40" w14:textId="77777777" w:rsidR="00B11855" w:rsidRPr="001F42D3" w:rsidRDefault="003D003E" w:rsidP="00AF7F19">
            <w:pPr>
              <w:pStyle w:val="TableEntry"/>
            </w:pPr>
            <w:r w:rsidRPr="001F42D3">
              <w:t>RO</w:t>
            </w:r>
          </w:p>
        </w:tc>
        <w:tc>
          <w:tcPr>
            <w:tcW w:w="3229" w:type="dxa"/>
          </w:tcPr>
          <w:p w14:paraId="5C850E65" w14:textId="77777777" w:rsidR="00B11855" w:rsidRPr="001F42D3" w:rsidRDefault="003D003E" w:rsidP="00AF7F19">
            <w:pPr>
              <w:pStyle w:val="TableEntry"/>
            </w:pPr>
            <w:r w:rsidRPr="001F42D3">
              <w:t xml:space="preserve">Responsible Observer </w:t>
            </w:r>
          </w:p>
        </w:tc>
        <w:tc>
          <w:tcPr>
            <w:tcW w:w="3420" w:type="dxa"/>
          </w:tcPr>
          <w:p w14:paraId="77861320" w14:textId="77777777" w:rsidR="00B11855" w:rsidRPr="001F42D3" w:rsidRDefault="003D003E" w:rsidP="00AF7F19">
            <w:pPr>
              <w:pStyle w:val="TableEntry"/>
            </w:pPr>
            <w:r w:rsidRPr="001F42D3">
              <w:t>OBX-16 Responsible Observer</w:t>
            </w:r>
          </w:p>
        </w:tc>
      </w:tr>
      <w:tr w:rsidR="00B11855" w:rsidRPr="001F42D3" w14:paraId="52981E75" w14:textId="77777777" w:rsidTr="006C0E8E">
        <w:trPr>
          <w:cantSplit/>
          <w:jc w:val="center"/>
        </w:trPr>
        <w:tc>
          <w:tcPr>
            <w:tcW w:w="1147" w:type="dxa"/>
          </w:tcPr>
          <w:p w14:paraId="1772D0EF" w14:textId="77777777" w:rsidR="00B11855" w:rsidRPr="001F42D3" w:rsidRDefault="003D003E" w:rsidP="00AF7F19">
            <w:pPr>
              <w:pStyle w:val="TableEntry"/>
            </w:pPr>
            <w:r w:rsidRPr="001F42D3">
              <w:t>RP</w:t>
            </w:r>
          </w:p>
        </w:tc>
        <w:tc>
          <w:tcPr>
            <w:tcW w:w="3229" w:type="dxa"/>
          </w:tcPr>
          <w:p w14:paraId="2AC619B2" w14:textId="77777777" w:rsidR="00B11855" w:rsidRPr="001F42D3" w:rsidRDefault="003D003E" w:rsidP="00AF7F19">
            <w:pPr>
              <w:pStyle w:val="TableEntry"/>
            </w:pPr>
            <w:r w:rsidRPr="001F42D3">
              <w:t>Referring Provider</w:t>
            </w:r>
          </w:p>
        </w:tc>
        <w:tc>
          <w:tcPr>
            <w:tcW w:w="3420" w:type="dxa"/>
          </w:tcPr>
          <w:p w14:paraId="0CD49656" w14:textId="77777777" w:rsidR="00B11855" w:rsidRPr="001F42D3" w:rsidRDefault="003D003E" w:rsidP="00AF7F19">
            <w:pPr>
              <w:pStyle w:val="TableEntry"/>
            </w:pPr>
            <w:r w:rsidRPr="001F42D3">
              <w:t>PV1-8 Referring doctor</w:t>
            </w:r>
          </w:p>
        </w:tc>
      </w:tr>
      <w:tr w:rsidR="00B11855" w:rsidRPr="001F42D3" w14:paraId="4F809EE3" w14:textId="77777777" w:rsidTr="006C0E8E">
        <w:trPr>
          <w:cantSplit/>
          <w:jc w:val="center"/>
        </w:trPr>
        <w:tc>
          <w:tcPr>
            <w:tcW w:w="1147" w:type="dxa"/>
          </w:tcPr>
          <w:p w14:paraId="30D557B4" w14:textId="77777777" w:rsidR="00B11855" w:rsidRPr="001F42D3" w:rsidRDefault="003D003E" w:rsidP="00AF7F19">
            <w:pPr>
              <w:pStyle w:val="TableEntry"/>
            </w:pPr>
            <w:r w:rsidRPr="001F42D3">
              <w:t>RT</w:t>
            </w:r>
          </w:p>
        </w:tc>
        <w:tc>
          <w:tcPr>
            <w:tcW w:w="3229" w:type="dxa"/>
          </w:tcPr>
          <w:p w14:paraId="03926F22" w14:textId="77777777" w:rsidR="00B11855" w:rsidRPr="001F42D3" w:rsidRDefault="003D003E" w:rsidP="00AF7F19">
            <w:pPr>
              <w:pStyle w:val="TableEntry"/>
            </w:pPr>
            <w:r w:rsidRPr="001F42D3">
              <w:t>Referred to Provider</w:t>
            </w:r>
          </w:p>
        </w:tc>
        <w:tc>
          <w:tcPr>
            <w:tcW w:w="3420" w:type="dxa"/>
          </w:tcPr>
          <w:p w14:paraId="23BE1D8E" w14:textId="77777777" w:rsidR="00B11855" w:rsidRPr="001F42D3" w:rsidRDefault="00B11855" w:rsidP="00AF7F19">
            <w:pPr>
              <w:pStyle w:val="TableEntry"/>
            </w:pPr>
          </w:p>
        </w:tc>
      </w:tr>
      <w:tr w:rsidR="00B11855" w:rsidRPr="001F42D3" w14:paraId="0C4FBDDD" w14:textId="77777777" w:rsidTr="006C0E8E">
        <w:trPr>
          <w:cantSplit/>
          <w:jc w:val="center"/>
        </w:trPr>
        <w:tc>
          <w:tcPr>
            <w:tcW w:w="1147" w:type="dxa"/>
          </w:tcPr>
          <w:p w14:paraId="145C3D30" w14:textId="77777777" w:rsidR="00B11855" w:rsidRPr="001F42D3" w:rsidRDefault="003D003E" w:rsidP="00AF7F19">
            <w:pPr>
              <w:pStyle w:val="TableEntry"/>
            </w:pPr>
            <w:r w:rsidRPr="001F42D3">
              <w:t>SB</w:t>
            </w:r>
          </w:p>
        </w:tc>
        <w:tc>
          <w:tcPr>
            <w:tcW w:w="3229" w:type="dxa"/>
          </w:tcPr>
          <w:p w14:paraId="31A4224C" w14:textId="77777777" w:rsidR="00B11855" w:rsidRPr="001F42D3" w:rsidRDefault="003D003E" w:rsidP="00AF7F19">
            <w:pPr>
              <w:pStyle w:val="TableEntry"/>
            </w:pPr>
            <w:r w:rsidRPr="001F42D3">
              <w:t>Send by</w:t>
            </w:r>
          </w:p>
        </w:tc>
        <w:tc>
          <w:tcPr>
            <w:tcW w:w="3420" w:type="dxa"/>
          </w:tcPr>
          <w:p w14:paraId="00C47882" w14:textId="77777777" w:rsidR="00B11855" w:rsidRPr="001F42D3" w:rsidRDefault="00B11855" w:rsidP="00AF7F19">
            <w:pPr>
              <w:pStyle w:val="TableEntry"/>
            </w:pPr>
          </w:p>
        </w:tc>
      </w:tr>
      <w:tr w:rsidR="00B11855" w:rsidRPr="001F42D3" w14:paraId="67FE9C42" w14:textId="77777777" w:rsidTr="006C0E8E">
        <w:trPr>
          <w:cantSplit/>
          <w:jc w:val="center"/>
        </w:trPr>
        <w:tc>
          <w:tcPr>
            <w:tcW w:w="1147" w:type="dxa"/>
          </w:tcPr>
          <w:p w14:paraId="6A338852" w14:textId="77777777" w:rsidR="00B11855" w:rsidRPr="001F42D3" w:rsidRDefault="003D003E" w:rsidP="00AF7F19">
            <w:pPr>
              <w:pStyle w:val="TableEntry"/>
            </w:pPr>
            <w:r w:rsidRPr="001F42D3">
              <w:t>SC</w:t>
            </w:r>
          </w:p>
        </w:tc>
        <w:tc>
          <w:tcPr>
            <w:tcW w:w="3229" w:type="dxa"/>
          </w:tcPr>
          <w:p w14:paraId="5601B09B" w14:textId="77777777" w:rsidR="00B11855" w:rsidRPr="001F42D3" w:rsidRDefault="003D003E" w:rsidP="00AF7F19">
            <w:pPr>
              <w:pStyle w:val="TableEntry"/>
            </w:pPr>
            <w:r w:rsidRPr="001F42D3">
              <w:t>Specimen Collector</w:t>
            </w:r>
          </w:p>
        </w:tc>
        <w:tc>
          <w:tcPr>
            <w:tcW w:w="3420" w:type="dxa"/>
          </w:tcPr>
          <w:p w14:paraId="19E10161" w14:textId="77777777" w:rsidR="00B11855" w:rsidRPr="001F42D3" w:rsidRDefault="003D003E" w:rsidP="00AF7F19">
            <w:pPr>
              <w:pStyle w:val="TableEntry"/>
            </w:pPr>
            <w:r w:rsidRPr="001F42D3">
              <w:t>OBR-10 Collector Identifier</w:t>
            </w:r>
          </w:p>
        </w:tc>
      </w:tr>
      <w:tr w:rsidR="00B11855" w:rsidRPr="001F42D3" w14:paraId="12C508A6" w14:textId="77777777" w:rsidTr="006C0E8E">
        <w:trPr>
          <w:cantSplit/>
          <w:jc w:val="center"/>
        </w:trPr>
        <w:tc>
          <w:tcPr>
            <w:tcW w:w="1147" w:type="dxa"/>
          </w:tcPr>
          <w:p w14:paraId="2DBD8EC2" w14:textId="77777777" w:rsidR="00B11855" w:rsidRPr="001F42D3" w:rsidRDefault="003D003E" w:rsidP="00AF7F19">
            <w:pPr>
              <w:pStyle w:val="TableEntry"/>
            </w:pPr>
            <w:r w:rsidRPr="001F42D3">
              <w:t>TN</w:t>
            </w:r>
          </w:p>
        </w:tc>
        <w:tc>
          <w:tcPr>
            <w:tcW w:w="3229" w:type="dxa"/>
          </w:tcPr>
          <w:p w14:paraId="5C1A68D7" w14:textId="77777777" w:rsidR="00B11855" w:rsidRPr="001F42D3" w:rsidRDefault="003D003E" w:rsidP="00AF7F19">
            <w:pPr>
              <w:pStyle w:val="TableEntry"/>
            </w:pPr>
            <w:r w:rsidRPr="001F42D3">
              <w:t>Technician</w:t>
            </w:r>
          </w:p>
        </w:tc>
        <w:tc>
          <w:tcPr>
            <w:tcW w:w="3420" w:type="dxa"/>
          </w:tcPr>
          <w:p w14:paraId="7C34DB11" w14:textId="77777777" w:rsidR="00B11855" w:rsidRPr="001F42D3" w:rsidRDefault="00B11855" w:rsidP="00AF7F19">
            <w:pPr>
              <w:pStyle w:val="TableEntry"/>
            </w:pPr>
          </w:p>
        </w:tc>
      </w:tr>
      <w:tr w:rsidR="00B11855" w:rsidRPr="001F42D3" w14:paraId="001DADD9" w14:textId="77777777" w:rsidTr="006C0E8E">
        <w:trPr>
          <w:cantSplit/>
          <w:jc w:val="center"/>
        </w:trPr>
        <w:tc>
          <w:tcPr>
            <w:tcW w:w="1147" w:type="dxa"/>
          </w:tcPr>
          <w:p w14:paraId="2BE98A51" w14:textId="77777777" w:rsidR="00B11855" w:rsidRPr="001F42D3" w:rsidRDefault="003D003E" w:rsidP="00AF7F19">
            <w:pPr>
              <w:pStyle w:val="TableEntry"/>
            </w:pPr>
            <w:r w:rsidRPr="001F42D3">
              <w:t>TR</w:t>
            </w:r>
          </w:p>
        </w:tc>
        <w:tc>
          <w:tcPr>
            <w:tcW w:w="3229" w:type="dxa"/>
          </w:tcPr>
          <w:p w14:paraId="396C203D" w14:textId="77777777" w:rsidR="00B11855" w:rsidRPr="001F42D3" w:rsidRDefault="003D003E" w:rsidP="00AF7F19">
            <w:pPr>
              <w:pStyle w:val="TableEntry"/>
            </w:pPr>
            <w:r w:rsidRPr="001F42D3">
              <w:t>Transcriptionist</w:t>
            </w:r>
          </w:p>
        </w:tc>
        <w:tc>
          <w:tcPr>
            <w:tcW w:w="3420" w:type="dxa"/>
          </w:tcPr>
          <w:p w14:paraId="041DA3B3" w14:textId="77777777" w:rsidR="00B11855" w:rsidRPr="001F42D3" w:rsidRDefault="00B11855" w:rsidP="00AF7F19">
            <w:pPr>
              <w:pStyle w:val="TableEntry"/>
            </w:pPr>
          </w:p>
        </w:tc>
      </w:tr>
      <w:tr w:rsidR="00B11855" w:rsidRPr="001F42D3" w14:paraId="5152471D" w14:textId="77777777" w:rsidTr="006C0E8E">
        <w:trPr>
          <w:cantSplit/>
          <w:jc w:val="center"/>
        </w:trPr>
        <w:tc>
          <w:tcPr>
            <w:tcW w:w="1147" w:type="dxa"/>
          </w:tcPr>
          <w:p w14:paraId="0DA30A91" w14:textId="77777777" w:rsidR="00B11855" w:rsidRPr="001F42D3" w:rsidRDefault="003D003E" w:rsidP="00AF7F19">
            <w:pPr>
              <w:pStyle w:val="TableEntry"/>
            </w:pPr>
            <w:r w:rsidRPr="001F42D3">
              <w:t>VP</w:t>
            </w:r>
          </w:p>
        </w:tc>
        <w:tc>
          <w:tcPr>
            <w:tcW w:w="3229" w:type="dxa"/>
          </w:tcPr>
          <w:p w14:paraId="42D92103" w14:textId="77777777" w:rsidR="00B11855" w:rsidRPr="001F42D3" w:rsidRDefault="003D003E" w:rsidP="00AF7F19">
            <w:pPr>
              <w:pStyle w:val="TableEntry"/>
            </w:pPr>
            <w:r w:rsidRPr="001F42D3">
              <w:t xml:space="preserve">Verifying Provider </w:t>
            </w:r>
          </w:p>
        </w:tc>
        <w:tc>
          <w:tcPr>
            <w:tcW w:w="3420" w:type="dxa"/>
          </w:tcPr>
          <w:p w14:paraId="1ED44B1D" w14:textId="77777777" w:rsidR="00B11855" w:rsidRPr="001F42D3" w:rsidRDefault="003D003E" w:rsidP="00AF7F19">
            <w:pPr>
              <w:pStyle w:val="TableEntry"/>
            </w:pPr>
            <w:r w:rsidRPr="001F42D3">
              <w:t>ORC-11 Verified By</w:t>
            </w:r>
          </w:p>
        </w:tc>
      </w:tr>
      <w:tr w:rsidR="00B11855" w:rsidRPr="001F42D3" w14:paraId="71E601F5" w14:textId="77777777" w:rsidTr="006C0E8E">
        <w:trPr>
          <w:cantSplit/>
          <w:jc w:val="center"/>
        </w:trPr>
        <w:tc>
          <w:tcPr>
            <w:tcW w:w="1147" w:type="dxa"/>
          </w:tcPr>
          <w:p w14:paraId="5C7F0A7C" w14:textId="77777777" w:rsidR="00B11855" w:rsidRPr="001F42D3" w:rsidRDefault="003D003E" w:rsidP="00AF7F19">
            <w:pPr>
              <w:pStyle w:val="TableEntry"/>
            </w:pPr>
            <w:r w:rsidRPr="001F42D3">
              <w:t>VPS</w:t>
            </w:r>
          </w:p>
        </w:tc>
        <w:tc>
          <w:tcPr>
            <w:tcW w:w="3229" w:type="dxa"/>
          </w:tcPr>
          <w:p w14:paraId="10C226EB" w14:textId="77777777" w:rsidR="00B11855" w:rsidRPr="001F42D3" w:rsidRDefault="003D003E" w:rsidP="00AF7F19">
            <w:pPr>
              <w:pStyle w:val="TableEntry"/>
            </w:pPr>
            <w:r w:rsidRPr="001F42D3">
              <w:t xml:space="preserve">Verifying Pharmaceutical Supplier   (not sure how to dissect Pharmacist/Treatment Supplier's Verifier ID) </w:t>
            </w:r>
          </w:p>
        </w:tc>
        <w:tc>
          <w:tcPr>
            <w:tcW w:w="3420" w:type="dxa"/>
          </w:tcPr>
          <w:p w14:paraId="035BC01E" w14:textId="77777777" w:rsidR="00B11855" w:rsidRPr="001F42D3" w:rsidRDefault="003D003E" w:rsidP="00AF7F19">
            <w:pPr>
              <w:pStyle w:val="TableEntry"/>
            </w:pPr>
            <w:r w:rsidRPr="001F42D3">
              <w:t>RXE-14 Pharmacist/Treatment Supplier's Verifier ID</w:t>
            </w:r>
          </w:p>
        </w:tc>
      </w:tr>
      <w:tr w:rsidR="00B11855" w:rsidRPr="001F42D3" w14:paraId="5CCF9F9B" w14:textId="77777777" w:rsidTr="006C0E8E">
        <w:trPr>
          <w:cantSplit/>
          <w:jc w:val="center"/>
        </w:trPr>
        <w:tc>
          <w:tcPr>
            <w:tcW w:w="1147" w:type="dxa"/>
          </w:tcPr>
          <w:p w14:paraId="1FE603A6" w14:textId="77777777" w:rsidR="00B11855" w:rsidRPr="001F42D3" w:rsidRDefault="003D003E" w:rsidP="00AF7F19">
            <w:pPr>
              <w:pStyle w:val="TableEntry"/>
            </w:pPr>
            <w:r w:rsidRPr="001F42D3">
              <w:t>VTS</w:t>
            </w:r>
          </w:p>
        </w:tc>
        <w:tc>
          <w:tcPr>
            <w:tcW w:w="3229" w:type="dxa"/>
          </w:tcPr>
          <w:p w14:paraId="5626C3A8" w14:textId="77777777" w:rsidR="00B11855" w:rsidRPr="001F42D3" w:rsidRDefault="003D003E" w:rsidP="00AF7F19">
            <w:pPr>
              <w:pStyle w:val="TableEntry"/>
            </w:pPr>
            <w:r w:rsidRPr="001F42D3">
              <w:t xml:space="preserve">Verifying Treatment Supplier   (not sure how to dissect Pharmacist/Treatment Supplier's Verifier ID) </w:t>
            </w:r>
          </w:p>
        </w:tc>
        <w:tc>
          <w:tcPr>
            <w:tcW w:w="3420" w:type="dxa"/>
          </w:tcPr>
          <w:p w14:paraId="282CE165" w14:textId="77777777" w:rsidR="00B11855" w:rsidRPr="001F42D3" w:rsidRDefault="003D003E" w:rsidP="00AF7F19">
            <w:pPr>
              <w:pStyle w:val="TableEntry"/>
            </w:pPr>
            <w:r w:rsidRPr="001F42D3">
              <w:t>RXE-14 Pharmacist/Treatment Supplier's Verifier ID</w:t>
            </w:r>
          </w:p>
        </w:tc>
      </w:tr>
      <w:tr w:rsidR="00B11855" w:rsidRPr="001F42D3" w14:paraId="392D690F" w14:textId="77777777" w:rsidTr="006C0E8E">
        <w:trPr>
          <w:cantSplit/>
          <w:jc w:val="center"/>
        </w:trPr>
        <w:tc>
          <w:tcPr>
            <w:tcW w:w="1147" w:type="dxa"/>
          </w:tcPr>
          <w:p w14:paraId="242AD4D4" w14:textId="77777777" w:rsidR="00B11855" w:rsidRPr="001F42D3" w:rsidRDefault="003D003E" w:rsidP="00AF7F19">
            <w:pPr>
              <w:pStyle w:val="TableEntry"/>
            </w:pPr>
            <w:r w:rsidRPr="001F42D3">
              <w:t>WAY</w:t>
            </w:r>
          </w:p>
        </w:tc>
        <w:tc>
          <w:tcPr>
            <w:tcW w:w="3229" w:type="dxa"/>
          </w:tcPr>
          <w:p w14:paraId="1A33827D" w14:textId="77777777" w:rsidR="00B11855" w:rsidRPr="001F42D3" w:rsidRDefault="003D003E" w:rsidP="00AF7F19">
            <w:pPr>
              <w:pStyle w:val="TableEntry"/>
            </w:pPr>
            <w:r w:rsidRPr="001F42D3">
              <w:t>Waypoint</w:t>
            </w:r>
          </w:p>
        </w:tc>
        <w:tc>
          <w:tcPr>
            <w:tcW w:w="3420" w:type="dxa"/>
          </w:tcPr>
          <w:p w14:paraId="4521B519" w14:textId="77777777" w:rsidR="00B11855" w:rsidRPr="001F42D3" w:rsidRDefault="00B11855" w:rsidP="00AF7F19">
            <w:pPr>
              <w:pStyle w:val="TableEntry"/>
            </w:pPr>
          </w:p>
        </w:tc>
      </w:tr>
      <w:tr w:rsidR="00B11855" w:rsidRPr="001F42D3" w14:paraId="1BF29D0F" w14:textId="77777777" w:rsidTr="006C0E8E">
        <w:trPr>
          <w:cantSplit/>
          <w:jc w:val="center"/>
        </w:trPr>
        <w:tc>
          <w:tcPr>
            <w:tcW w:w="1147" w:type="dxa"/>
          </w:tcPr>
          <w:p w14:paraId="1E242A49" w14:textId="77777777" w:rsidR="00B11855" w:rsidRPr="001F42D3" w:rsidRDefault="003D003E" w:rsidP="00AF7F19">
            <w:pPr>
              <w:pStyle w:val="TableEntry"/>
            </w:pPr>
            <w:r w:rsidRPr="001F42D3">
              <w:t>WAYR</w:t>
            </w:r>
          </w:p>
        </w:tc>
        <w:tc>
          <w:tcPr>
            <w:tcW w:w="3229" w:type="dxa"/>
          </w:tcPr>
          <w:p w14:paraId="6C76F115" w14:textId="77777777" w:rsidR="00B11855" w:rsidRPr="001F42D3" w:rsidRDefault="003D003E" w:rsidP="00AF7F19">
            <w:pPr>
              <w:pStyle w:val="TableEntry"/>
            </w:pPr>
            <w:r w:rsidRPr="001F42D3">
              <w:t>Waypoint Recipient</w:t>
            </w:r>
          </w:p>
        </w:tc>
        <w:tc>
          <w:tcPr>
            <w:tcW w:w="3420" w:type="dxa"/>
          </w:tcPr>
          <w:p w14:paraId="2A0BA62C" w14:textId="77777777" w:rsidR="00B11855" w:rsidRPr="001F42D3" w:rsidRDefault="00B11855" w:rsidP="00AF7F19">
            <w:pPr>
              <w:pStyle w:val="TableEntry"/>
            </w:pPr>
          </w:p>
        </w:tc>
      </w:tr>
    </w:tbl>
    <w:p w14:paraId="45800F55" w14:textId="77777777" w:rsidR="00B11855" w:rsidRPr="001F42D3" w:rsidRDefault="00B11855" w:rsidP="00AF7F19">
      <w:pPr>
        <w:pStyle w:val="BodyText"/>
      </w:pPr>
    </w:p>
    <w:p w14:paraId="5CD90346" w14:textId="77777777" w:rsidR="00B11855" w:rsidRPr="001F42D3" w:rsidRDefault="003D003E" w:rsidP="005C1693">
      <w:pPr>
        <w:pStyle w:val="BodyText"/>
      </w:pPr>
      <w:r w:rsidRPr="001F42D3">
        <w:rPr>
          <w:b/>
          <w:bCs/>
        </w:rPr>
        <w:t>PRT-5   Participation Person   (XCN)   02382</w:t>
      </w:r>
    </w:p>
    <w:p w14:paraId="0C5F74A4" w14:textId="77777777" w:rsidR="00B11855" w:rsidRPr="001F42D3" w:rsidRDefault="003D003E" w:rsidP="00AF7F19">
      <w:pPr>
        <w:pStyle w:val="Components"/>
        <w:ind w:left="0" w:hanging="2"/>
      </w:pPr>
      <w:r w:rsidRPr="001F42D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1F42D3" w:rsidRDefault="003D003E" w:rsidP="00AF7F19">
      <w:pPr>
        <w:pStyle w:val="Components"/>
        <w:ind w:left="0" w:hanging="2"/>
      </w:pPr>
      <w:r w:rsidRPr="001F42D3">
        <w:t>Subcomponents for Family Name (FN):  &lt;Surname (ST)&gt; &amp; &lt;Own Surname Prefix (ST)&gt; &amp; &lt;Own Surname (ST)&gt; &amp; &lt;Surname Prefix from Partner/Spouse (ST)&gt; &amp; &lt;Surname from Partner/Spouse (ST)&gt;</w:t>
      </w:r>
    </w:p>
    <w:p w14:paraId="3D073AC2" w14:textId="77777777" w:rsidR="00B11855" w:rsidRPr="001F42D3" w:rsidRDefault="003D003E" w:rsidP="00AF7F19">
      <w:pPr>
        <w:pStyle w:val="Components"/>
        <w:ind w:left="0" w:hanging="2"/>
      </w:pPr>
      <w:r w:rsidRPr="001F42D3">
        <w:t xml:space="preserve">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w:t>
      </w:r>
      <w:r w:rsidRPr="001F42D3">
        <w:lastRenderedPageBreak/>
        <w:t>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6229A65"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0E79AA1E"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1F42D3" w:rsidRDefault="003D003E" w:rsidP="00AF7F19">
      <w:pPr>
        <w:pStyle w:val="Components"/>
        <w:ind w:left="0" w:hanging="2"/>
      </w:pPr>
      <w:r w:rsidRPr="001F42D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1F42D3" w:rsidRDefault="003D003E" w:rsidP="00AF7F19">
      <w:pPr>
        <w:pStyle w:val="Components"/>
        <w:ind w:left="0" w:hanging="2"/>
      </w:pPr>
      <w:r w:rsidRPr="001F42D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1F42D3" w:rsidRDefault="003D003E" w:rsidP="00AF7F19">
      <w:pPr>
        <w:pStyle w:val="Components"/>
        <w:ind w:left="0" w:hanging="2"/>
      </w:pPr>
      <w:r w:rsidRPr="001F42D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1F42D3" w:rsidRDefault="003D003E" w:rsidP="005C1693">
      <w:pPr>
        <w:pStyle w:val="BodyText"/>
      </w:pPr>
      <w:r w:rsidRPr="001F42D3">
        <w:t>Definition:  This field contains the identity of the person who is represented in the participation that is being transmitted</w:t>
      </w:r>
      <w:r w:rsidR="00CA3A2C" w:rsidRPr="001F42D3">
        <w:t xml:space="preserve">. </w:t>
      </w:r>
    </w:p>
    <w:p w14:paraId="671BE94B" w14:textId="77777777" w:rsidR="00B11855" w:rsidRPr="001F42D3" w:rsidRDefault="003D003E" w:rsidP="005C1693">
      <w:pPr>
        <w:pStyle w:val="BodyText"/>
      </w:pPr>
      <w:r w:rsidRPr="001F42D3">
        <w:t>If this attribute repeats, all instances must represent the same person.</w:t>
      </w:r>
    </w:p>
    <w:p w14:paraId="34D1C77A" w14:textId="77777777" w:rsidR="00B11855" w:rsidRPr="001F42D3" w:rsidRDefault="003D003E" w:rsidP="005C1693">
      <w:pPr>
        <w:pStyle w:val="BodyText"/>
      </w:pPr>
      <w:r w:rsidRPr="001F42D3">
        <w:lastRenderedPageBreak/>
        <w:t>Condition: At least one of the Participation Person, Participation Organization, Participation Location, or Participation Device fields must be valued.</w:t>
      </w:r>
    </w:p>
    <w:p w14:paraId="2F7E769E" w14:textId="77777777" w:rsidR="00B11855" w:rsidRPr="001F42D3" w:rsidRDefault="003D003E" w:rsidP="005C1693">
      <w:pPr>
        <w:pStyle w:val="BodyText"/>
      </w:pPr>
      <w:r w:rsidRPr="001F42D3">
        <w:rPr>
          <w:b/>
          <w:bCs/>
        </w:rPr>
        <w:t>PRT-6   Participation Person Provider Type   (CWE)   02383</w:t>
      </w:r>
    </w:p>
    <w:p w14:paraId="2199610B"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1F42D3" w:rsidRDefault="003D003E" w:rsidP="005C1693">
      <w:pPr>
        <w:pStyle w:val="BodyText"/>
      </w:pPr>
      <w:r w:rsidRPr="001F42D3">
        <w:t>Definition:  This field contains a code identifying the provider type for the participating person</w:t>
      </w:r>
      <w:r w:rsidR="00CA3A2C" w:rsidRPr="001F42D3">
        <w:t xml:space="preserve">. </w:t>
      </w:r>
      <w:r w:rsidRPr="001F42D3">
        <w:t>This attribute correlates to the following master file attribute:  STF-4 Staff Type</w:t>
      </w:r>
      <w:r w:rsidR="00CA3A2C" w:rsidRPr="001F42D3">
        <w:t xml:space="preserve">. </w:t>
      </w:r>
      <w:r w:rsidRPr="001F42D3">
        <w:t>Coded values from the correlated master file table are used; the user defined master file table is used as the coding system for this attribute</w:t>
      </w:r>
      <w:r w:rsidR="00CA3A2C" w:rsidRPr="001F42D3">
        <w:t xml:space="preserve">. </w:t>
      </w:r>
      <w:r w:rsidRPr="001F42D3">
        <w:t>For example, if you are using values from STF-2 Staff Type, the coding system would be HL70182 which is the table number for the user defined Staff Type table</w:t>
      </w:r>
      <w:r w:rsidR="00CA3A2C" w:rsidRPr="001F42D3">
        <w:t xml:space="preserve">. </w:t>
      </w:r>
      <w:r w:rsidRPr="001F42D3">
        <w:t>This field is included in this segment to support international requirements. When ROL is used in an encounter message, it is not intended as a master file update.</w:t>
      </w:r>
    </w:p>
    <w:p w14:paraId="111EE8E5" w14:textId="77777777" w:rsidR="00B11855" w:rsidRPr="001F42D3" w:rsidRDefault="003D003E" w:rsidP="005C1693">
      <w:pPr>
        <w:pStyle w:val="BodyText"/>
      </w:pPr>
      <w:r w:rsidRPr="001F42D3">
        <w:t>Condition: This field may only be valued if PRT-5 Participation Person is valued.</w:t>
      </w:r>
    </w:p>
    <w:p w14:paraId="513C63D6" w14:textId="77777777" w:rsidR="00B11855" w:rsidRPr="001F42D3" w:rsidRDefault="003D003E" w:rsidP="005C1693">
      <w:pPr>
        <w:pStyle w:val="BodyText"/>
      </w:pPr>
      <w:r w:rsidRPr="001F42D3">
        <w:rPr>
          <w:b/>
          <w:bCs/>
        </w:rPr>
        <w:t>PRT-7   Participation Organization Unit Type   (CWE)   02384</w:t>
      </w:r>
    </w:p>
    <w:p w14:paraId="14CED7B8"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1F42D3" w:rsidRDefault="003D003E" w:rsidP="005C1693">
      <w:pPr>
        <w:pStyle w:val="BodyText"/>
      </w:pPr>
      <w:r w:rsidRPr="001F42D3">
        <w:t>Definition:   This field identifies the environment in which the participant acts in the role specified in PRT-3 Action Reason</w:t>
      </w:r>
      <w:r w:rsidR="00CA3A2C" w:rsidRPr="001F42D3">
        <w:t xml:space="preserve">. </w:t>
      </w:r>
      <w:r w:rsidRPr="001F42D3">
        <w:t>In the case of a person, the environment is not the specialty for the provider</w:t>
      </w:r>
      <w:r w:rsidR="00CA3A2C" w:rsidRPr="001F42D3">
        <w:t xml:space="preserve">. </w:t>
      </w:r>
      <w:r w:rsidRPr="001F42D3">
        <w:t>The specialty information for the provider is defined in the PRA segment</w:t>
      </w:r>
      <w:r w:rsidR="00CA3A2C" w:rsidRPr="001F42D3">
        <w:t xml:space="preserve">. </w:t>
      </w:r>
    </w:p>
    <w:p w14:paraId="7E1475AA" w14:textId="47BA9404" w:rsidR="00ED73DD" w:rsidRPr="001F42D3" w:rsidRDefault="003D003E" w:rsidP="005C1693">
      <w:pPr>
        <w:pStyle w:val="BodyText"/>
      </w:pPr>
      <w:r w:rsidRPr="001F42D3">
        <w:t>This attribute is included in the PRT segment to allow communication of this data when the participant information may not have been communicated previously in a master file or to provide better context</w:t>
      </w:r>
      <w:r w:rsidR="00CA3A2C" w:rsidRPr="001F42D3">
        <w:t xml:space="preserve">. </w:t>
      </w:r>
      <w:r w:rsidRPr="001F42D3">
        <w:t xml:space="preserve">Refer to </w:t>
      </w:r>
      <w:r w:rsidRPr="001F42D3">
        <w:rPr>
          <w:rStyle w:val="Emphasis"/>
        </w:rPr>
        <w:t>User-defined table 0406 - Organization unit type</w:t>
      </w:r>
      <w:r w:rsidRPr="001F42D3">
        <w:t>.</w:t>
      </w:r>
      <w:r w:rsidR="004C60BF" w:rsidRPr="001F42D3">
        <w:t xml:space="preserve"> </w:t>
      </w:r>
      <w:r w:rsidRPr="001F42D3">
        <w:t>This field is included in this segment to support international requirements and is not intended as a master file update.</w:t>
      </w:r>
    </w:p>
    <w:p w14:paraId="63A33F83" w14:textId="17539F56" w:rsidR="00B11855" w:rsidRPr="001F42D3" w:rsidRDefault="003D003E" w:rsidP="005C1693">
      <w:pPr>
        <w:pStyle w:val="BodyText"/>
      </w:pPr>
      <w:r w:rsidRPr="001F42D3">
        <w:rPr>
          <w:b/>
          <w:bCs/>
        </w:rPr>
        <w:t>T-8   Participation Organization   (XON)   02385</w:t>
      </w:r>
    </w:p>
    <w:p w14:paraId="08C86267" w14:textId="77777777" w:rsidR="00B11855" w:rsidRPr="001F42D3" w:rsidRDefault="003D003E" w:rsidP="00AF7F19">
      <w:pPr>
        <w:pStyle w:val="Components"/>
        <w:ind w:left="0" w:hanging="2"/>
      </w:pPr>
      <w:r w:rsidRPr="001F42D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1F42D3" w:rsidRDefault="003D003E" w:rsidP="00AF7F19">
      <w:pPr>
        <w:pStyle w:val="Components"/>
        <w:ind w:left="0" w:hanging="2"/>
      </w:pPr>
      <w:r w:rsidRPr="001F42D3">
        <w:t xml:space="preserve">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1F42D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7539E7F"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3E2402E2"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1F42D3" w:rsidRDefault="003D003E" w:rsidP="005C1693">
      <w:pPr>
        <w:pStyle w:val="BodyText"/>
      </w:pPr>
      <w:r w:rsidRPr="001F42D3">
        <w:t xml:space="preserve">Definition:  The organization that is involved </w:t>
      </w:r>
      <w:proofErr w:type="gramStart"/>
      <w:r w:rsidRPr="001F42D3">
        <w:t>in the participation</w:t>
      </w:r>
      <w:proofErr w:type="gramEnd"/>
      <w:r w:rsidR="00CA3A2C" w:rsidRPr="001F42D3">
        <w:t xml:space="preserve">. </w:t>
      </w:r>
      <w:r w:rsidRPr="001F42D3">
        <w:t>If PRT-5 Participation Person is valued, it reflects the affiliation of the individual participating as identified in PRT-4 Participation</w:t>
      </w:r>
      <w:r w:rsidR="00CA3A2C" w:rsidRPr="001F42D3">
        <w:t xml:space="preserve">. </w:t>
      </w:r>
      <w:r w:rsidR="0028379E" w:rsidRPr="001F42D3">
        <w:t>Otherwise,</w:t>
      </w:r>
      <w:r w:rsidRPr="001F42D3">
        <w:t xml:space="preserve"> the organization is directly participating as identified in PRT-4 Participation.</w:t>
      </w:r>
    </w:p>
    <w:p w14:paraId="46C2AB5B" w14:textId="77777777" w:rsidR="00B11855" w:rsidRPr="001F42D3" w:rsidRDefault="003D003E" w:rsidP="005C1693">
      <w:pPr>
        <w:pStyle w:val="BodyText"/>
      </w:pPr>
      <w:r w:rsidRPr="001F42D3">
        <w:t>If this attribute repeats, all instances must represent the same organization.</w:t>
      </w:r>
    </w:p>
    <w:p w14:paraId="35348AE4"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7965DD47" w14:textId="77777777" w:rsidR="00B11855" w:rsidRPr="001F42D3" w:rsidRDefault="003D003E" w:rsidP="005C1693">
      <w:pPr>
        <w:pStyle w:val="BodyText"/>
      </w:pPr>
      <w:r w:rsidRPr="001F42D3">
        <w:rPr>
          <w:b/>
          <w:bCs/>
        </w:rPr>
        <w:t>PRT-9   Participation Location   (PL)   02386</w:t>
      </w:r>
    </w:p>
    <w:p w14:paraId="53E6D910" w14:textId="77777777" w:rsidR="00B11855" w:rsidRPr="001F42D3" w:rsidRDefault="003D003E" w:rsidP="00AF7F19">
      <w:pPr>
        <w:pStyle w:val="Components"/>
        <w:ind w:left="0" w:hanging="2"/>
      </w:pPr>
      <w:r w:rsidRPr="001F42D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1F42D3" w:rsidRDefault="003D003E" w:rsidP="00AF7F19">
      <w:pPr>
        <w:pStyle w:val="Components"/>
        <w:ind w:left="0" w:hanging="2"/>
      </w:pPr>
      <w:r w:rsidRPr="001F42D3">
        <w:t>Subcomponents for Point of Care (HD):  &lt;Namespace ID (CWE)&gt; &amp; &lt;Universal ID (ST)&gt; &amp; &lt;Universal ID Type (ID)&gt;</w:t>
      </w:r>
    </w:p>
    <w:p w14:paraId="6B36BD0A"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1F42D3" w:rsidRDefault="003D003E" w:rsidP="00AF7F19">
      <w:pPr>
        <w:pStyle w:val="Components"/>
        <w:ind w:left="0" w:hanging="2"/>
      </w:pPr>
      <w:r w:rsidRPr="001F42D3">
        <w:t>Subcomponents for Room (HD):  &lt;Namespace ID (CWE)&gt; &amp; &lt;Universal ID (ST)&gt; &amp; &lt;Universal ID Type (ID)&gt;</w:t>
      </w:r>
    </w:p>
    <w:p w14:paraId="30C2EC02"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w:t>
      </w:r>
      <w:r w:rsidRPr="001F42D3">
        <w:lastRenderedPageBreak/>
        <w:t>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1F42D3" w:rsidRDefault="003D003E" w:rsidP="00AF7F19">
      <w:pPr>
        <w:pStyle w:val="Components"/>
        <w:ind w:left="0" w:hanging="2"/>
      </w:pPr>
      <w:r w:rsidRPr="001F42D3">
        <w:t>Subcomponents for Bed (HD):  &lt;Namespace ID (CWE)&gt; &amp; &lt;Universal ID (ST)&gt; &amp; &lt;Universal ID Type (ID)&gt;</w:t>
      </w:r>
    </w:p>
    <w:p w14:paraId="258760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1F42D3" w:rsidRDefault="003D003E" w:rsidP="00AF7F19">
      <w:pPr>
        <w:pStyle w:val="Components"/>
        <w:ind w:left="0" w:hanging="2"/>
      </w:pPr>
      <w:r w:rsidRPr="001F42D3">
        <w:t>Subcomponents for Facility (HD):  &lt;Namespace ID (CWE)&gt; &amp; &lt;Universal ID (ST)&gt; &amp; &lt;Universal ID Type (ID)&gt;</w:t>
      </w:r>
    </w:p>
    <w:p w14:paraId="510DB6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1F42D3" w:rsidRDefault="003D003E" w:rsidP="00AF7F19">
      <w:pPr>
        <w:pStyle w:val="Components"/>
        <w:ind w:left="0" w:hanging="2"/>
      </w:pPr>
      <w:r w:rsidRPr="001F42D3">
        <w:t>Subcomponents for Building (HD):  &lt;Namespace ID (CWE)&gt; &amp; &lt;Universal ID (ST)&gt; &amp; &lt;Universal ID Type (ID)&gt;</w:t>
      </w:r>
    </w:p>
    <w:p w14:paraId="5D4E9D6C"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1F42D3" w:rsidRDefault="003D003E" w:rsidP="00AF7F19">
      <w:pPr>
        <w:pStyle w:val="Components"/>
        <w:ind w:left="0" w:hanging="2"/>
      </w:pPr>
      <w:r w:rsidRPr="001F42D3">
        <w:t>Subcomponents for Floor (HD):  &lt;Namespace ID (CWE)&gt; &amp; &lt;Universal ID (ST)&gt; &amp; &lt;Universal ID Type (ID)&gt;</w:t>
      </w:r>
    </w:p>
    <w:p w14:paraId="34940911"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1F42D3" w:rsidRDefault="003D003E" w:rsidP="00AF7F19">
      <w:pPr>
        <w:pStyle w:val="Components"/>
        <w:ind w:left="0" w:hanging="2"/>
      </w:pPr>
      <w:r w:rsidRPr="001F42D3">
        <w:t>Subcomponents for Comprehensive Location Identifier (EI):  &lt;Entity Identifier (ST)&gt; &amp; &lt;Namespace ID (IS)&gt; &amp; &lt;Universal ID (ST)&gt; &amp; &lt;Universal ID Type (ID)&gt;</w:t>
      </w:r>
    </w:p>
    <w:p w14:paraId="7F5F5004" w14:textId="77777777" w:rsidR="00B11855" w:rsidRPr="001F42D3" w:rsidRDefault="003D003E" w:rsidP="00AF7F19">
      <w:pPr>
        <w:pStyle w:val="Components"/>
        <w:ind w:left="0" w:hanging="2"/>
      </w:pPr>
      <w:r w:rsidRPr="001F42D3">
        <w:t>Subcomponents for Assigning Authority for Location (HD):  &lt;Namespace ID (CWE)&gt; &amp; &lt;Universal ID (ST)&gt; &amp; &lt;Universal ID Type (ID)&gt;</w:t>
      </w:r>
    </w:p>
    <w:p w14:paraId="068D950E"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w:t>
      </w:r>
      <w:r w:rsidRPr="001F42D3">
        <w:lastRenderedPageBreak/>
        <w:t>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1F42D3" w:rsidRDefault="003D003E" w:rsidP="005C1693">
      <w:pPr>
        <w:pStyle w:val="BodyText"/>
      </w:pPr>
      <w:r w:rsidRPr="001F42D3">
        <w:t>Definition: This field specifies the physical location (e.g., nurse station, ancillary service location, clinic, or floor) that is participating</w:t>
      </w:r>
      <w:r w:rsidR="00CA3A2C" w:rsidRPr="001F42D3">
        <w:t xml:space="preserve">. </w:t>
      </w:r>
      <w:r w:rsidRPr="001F42D3">
        <w:t>If either PRT-5 Participation Person or PRT-8 Participation Organization is valued, it reflects the location of the individual or organization participating as identified in PRT-4 Participation</w:t>
      </w:r>
      <w:r w:rsidR="00CA3A2C" w:rsidRPr="001F42D3">
        <w:t xml:space="preserve">. </w:t>
      </w:r>
      <w:r w:rsidR="0028379E" w:rsidRPr="001F42D3">
        <w:t>Otherwise,</w:t>
      </w:r>
      <w:r w:rsidRPr="001F42D3">
        <w:t xml:space="preserve"> the location is directly participating as identified in PRT-4 Participation.</w:t>
      </w:r>
    </w:p>
    <w:p w14:paraId="780409D8" w14:textId="77777777" w:rsidR="00B11855" w:rsidRPr="001F42D3" w:rsidRDefault="003D003E" w:rsidP="005C1693">
      <w:pPr>
        <w:pStyle w:val="BodyText"/>
      </w:pPr>
      <w:r w:rsidRPr="001F42D3">
        <w:t>If this attribute repeats, all instances must represent the same organization.</w:t>
      </w:r>
    </w:p>
    <w:p w14:paraId="4DFAA41F"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2B2D1239" w14:textId="77777777" w:rsidR="00B11855" w:rsidRPr="001F42D3" w:rsidRDefault="003D003E" w:rsidP="005C1693">
      <w:pPr>
        <w:pStyle w:val="BodyText"/>
      </w:pPr>
      <w:r w:rsidRPr="001F42D3">
        <w:rPr>
          <w:b/>
          <w:bCs/>
        </w:rPr>
        <w:t>PRT-10   Participation Device   (EI)    02348</w:t>
      </w:r>
    </w:p>
    <w:p w14:paraId="7B20CC3A" w14:textId="77777777" w:rsidR="00B11855" w:rsidRPr="001F42D3" w:rsidRDefault="003D003E" w:rsidP="00AF7F19">
      <w:pPr>
        <w:pStyle w:val="Components"/>
        <w:ind w:left="0" w:hanging="2"/>
      </w:pPr>
      <w:r w:rsidRPr="001F42D3">
        <w:t>Components:&lt;Entity Identifier (ST)&gt; ^ &lt;Namespace ID (IS)&gt; ^ &lt;Universal ID (ST)&gt; ^ &lt;Universal ID Type (ID)&gt;</w:t>
      </w:r>
    </w:p>
    <w:p w14:paraId="3447BDC3" w14:textId="77777777" w:rsidR="00B11855" w:rsidRPr="001F42D3" w:rsidRDefault="003D003E" w:rsidP="005C1693">
      <w:pPr>
        <w:pStyle w:val="BodyText"/>
      </w:pPr>
      <w:r w:rsidRPr="001F42D3">
        <w:t>Definition: Identifier for the device participating.</w:t>
      </w:r>
      <w:r w:rsidR="0012698E" w:rsidRPr="001F42D3">
        <w:t xml:space="preserve"> This may reflect an unstructured or a structured identifier such as FDA UDI, RFID, IEEE EUI-64 identifiers, or bar codes.</w:t>
      </w:r>
    </w:p>
    <w:p w14:paraId="3F47C2DF" w14:textId="77777777" w:rsidR="00B11855" w:rsidRPr="001F42D3" w:rsidRDefault="003D003E" w:rsidP="005C1693">
      <w:pPr>
        <w:pStyle w:val="BodyText"/>
      </w:pPr>
      <w:r w:rsidRPr="001F42D3">
        <w:t>If this attribute repeats, all instances must represent the same device.</w:t>
      </w:r>
    </w:p>
    <w:p w14:paraId="3F0BC778"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41F013FF" w14:textId="77777777" w:rsidR="00B11855" w:rsidRPr="001F42D3" w:rsidRDefault="003D003E" w:rsidP="005C1693">
      <w:pPr>
        <w:pStyle w:val="BodyText"/>
      </w:pPr>
      <w:r w:rsidRPr="001F42D3">
        <w:t>For the Report Alert Status [PCD-05] transaction the Entity Identifier is the PIN/Carrier or device communication ID and namespace ID is the Alert Communicator (AC) or Alert Manager (AM) ID.</w:t>
      </w:r>
    </w:p>
    <w:p w14:paraId="323BE977" w14:textId="5676FF67" w:rsidR="00B11855" w:rsidRPr="001F42D3" w:rsidRDefault="00353E05" w:rsidP="005C1693">
      <w:pPr>
        <w:pStyle w:val="BodyText"/>
      </w:pPr>
      <w:r w:rsidRPr="001F42D3">
        <w:t>Future imple</w:t>
      </w:r>
      <w:r w:rsidR="003D003E" w:rsidRPr="001F42D3">
        <w:t>mentation note</w:t>
      </w:r>
      <w:r w:rsidRPr="001F42D3">
        <w:t>s</w:t>
      </w:r>
      <w:r w:rsidR="003D003E" w:rsidRPr="001F42D3">
        <w:t xml:space="preserve">: as of </w:t>
      </w:r>
      <w:r w:rsidR="006D613E" w:rsidRPr="001F42D3">
        <w:t>HL7</w:t>
      </w:r>
      <w:r w:rsidR="00995105" w:rsidRPr="001F42D3">
        <w:t xml:space="preserve"> </w:t>
      </w:r>
      <w:r w:rsidR="003D003E" w:rsidRPr="001F42D3">
        <w:t xml:space="preserve">V2.7, identifying devices in the OBX-18 field of the OBX segment is retained for backward compatibility only. This field will be represented through the PRT segment. Future versions of the </w:t>
      </w:r>
      <w:r w:rsidR="006E73C1" w:rsidRPr="001F42D3">
        <w:t>IHE Devices Technical Framework</w:t>
      </w:r>
      <w:r w:rsidR="003D003E" w:rsidRPr="001F42D3">
        <w:t xml:space="preserve"> will require the use of this segment, which will also provide for including the Unique Device Identification adopted by the U.S. F.D.A. and being considered by regulatory agencies in other jurisdictions.</w:t>
      </w:r>
    </w:p>
    <w:p w14:paraId="3F784D2D" w14:textId="77777777" w:rsidR="0012698E" w:rsidRPr="001F42D3" w:rsidRDefault="0012698E" w:rsidP="005C1693">
      <w:pPr>
        <w:pStyle w:val="BodyText"/>
      </w:pPr>
      <w:r w:rsidRPr="001F42D3">
        <w:t>If this field contains an FDA UDI, it shall contain the entire Human Readable Form of the UDI</w:t>
      </w:r>
      <w:r w:rsidR="002E782A" w:rsidRPr="001F42D3">
        <w:t xml:space="preserve">. </w:t>
      </w:r>
      <w:r w:rsidRPr="001F42D3">
        <w:t>For example, a GS1-based UDI would be represented as follows:</w:t>
      </w:r>
    </w:p>
    <w:p w14:paraId="0535941D" w14:textId="77777777" w:rsidR="0012698E" w:rsidRPr="001F42D3" w:rsidRDefault="0012698E" w:rsidP="005C1693">
      <w:pPr>
        <w:pStyle w:val="BodyText"/>
      </w:pPr>
      <w:r w:rsidRPr="001F42D3">
        <w:t>|(01)00643169001763(17)160712(21)21A11F4855^^2.16.840.1.113883.3.3719^ISO|</w:t>
      </w:r>
    </w:p>
    <w:p w14:paraId="737FCB10" w14:textId="77777777" w:rsidR="0012698E" w:rsidRPr="001F42D3" w:rsidRDefault="0012698E" w:rsidP="005C1693">
      <w:pPr>
        <w:pStyle w:val="BodyText"/>
      </w:pPr>
      <w:r w:rsidRPr="001F42D3">
        <w:t>A HIBCC-based example would be represented as follows:</w:t>
      </w:r>
    </w:p>
    <w:p w14:paraId="089E1D4D" w14:textId="77777777" w:rsidR="0012698E" w:rsidRPr="001F42D3" w:rsidRDefault="0012698E" w:rsidP="005C1693">
      <w:pPr>
        <w:pStyle w:val="BodyText"/>
      </w:pPr>
      <w:r w:rsidRPr="001F42D3">
        <w:t>|+H123PARTNO1234567890120/$$420020216LOT123456789012345/SXYZ4567890123 45678/16D20130202C^^2.16.840.1.113883.3.3719^ISO</w:t>
      </w:r>
    </w:p>
    <w:p w14:paraId="34D6C972" w14:textId="77777777" w:rsidR="0012698E" w:rsidRPr="001F42D3" w:rsidRDefault="0012698E" w:rsidP="005C1693">
      <w:pPr>
        <w:pStyle w:val="BodyText"/>
      </w:pPr>
      <w:r w:rsidRPr="001F42D3">
        <w:t xml:space="preserve">An ICCBBA-based example would be represented as follows: </w:t>
      </w:r>
    </w:p>
    <w:p w14:paraId="2EFAF647" w14:textId="77777777" w:rsidR="0012698E" w:rsidRPr="001F42D3" w:rsidRDefault="0012698E" w:rsidP="005C1693">
      <w:pPr>
        <w:pStyle w:val="BodyText"/>
      </w:pPr>
      <w:r w:rsidRPr="001F42D3">
        <w:t>|=/A9999XYZ100T0944=,000025=A99971312345600=&gt;014032=}013032\T\,1000000000000XYZ123^^2.16.840.1.113883.3.3719^ISO|</w:t>
      </w:r>
    </w:p>
    <w:p w14:paraId="6CC6CFCA" w14:textId="77777777" w:rsidR="0012698E" w:rsidRPr="001F42D3" w:rsidRDefault="0012698E" w:rsidP="005C1693">
      <w:pPr>
        <w:pStyle w:val="BodyText"/>
      </w:pPr>
      <w:r w:rsidRPr="001F42D3">
        <w:lastRenderedPageBreak/>
        <w:t>Or for ICCBBA for blood bags only an example would be represented as follows:</w:t>
      </w:r>
    </w:p>
    <w:p w14:paraId="221E7BF6" w14:textId="77777777" w:rsidR="0012698E" w:rsidRPr="001F42D3" w:rsidRDefault="0012698E" w:rsidP="005C1693">
      <w:pPr>
        <w:pStyle w:val="BodyText"/>
      </w:pPr>
      <w:r w:rsidRPr="001F42D3">
        <w:t>|=)1TE123456A\T\)RZ12345678^^2.16.840.1.113883.3.3719^ISO|</w:t>
      </w:r>
    </w:p>
    <w:p w14:paraId="06863E59" w14:textId="77777777" w:rsidR="0012698E" w:rsidRPr="001F42D3" w:rsidRDefault="0012698E" w:rsidP="005C1693">
      <w:pPr>
        <w:pStyle w:val="BodyText"/>
      </w:pPr>
      <w:r w:rsidRPr="001F42D3">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1F42D3" w:rsidRDefault="0012698E" w:rsidP="005C1693">
      <w:pPr>
        <w:pStyle w:val="BodyText"/>
      </w:pPr>
      <w:r w:rsidRPr="001F42D3">
        <w:t xml:space="preserve">UDIs beginning with: </w:t>
      </w:r>
      <w:r w:rsidRPr="001F42D3">
        <w:tab/>
      </w:r>
    </w:p>
    <w:p w14:paraId="4F06DFA7" w14:textId="77777777" w:rsidR="0012698E" w:rsidRPr="001F42D3" w:rsidRDefault="0012698E" w:rsidP="005C1693">
      <w:pPr>
        <w:pStyle w:val="BodyText"/>
      </w:pPr>
      <w:r w:rsidRPr="001F42D3">
        <w:tab/>
        <w:t xml:space="preserve">‘(‘ are in the GS1 Human Readable </w:t>
      </w:r>
      <w:proofErr w:type="gramStart"/>
      <w:r w:rsidRPr="001F42D3">
        <w:t>style;</w:t>
      </w:r>
      <w:proofErr w:type="gramEnd"/>
    </w:p>
    <w:p w14:paraId="55BEF6C3" w14:textId="77777777" w:rsidR="0012698E" w:rsidRPr="001F42D3" w:rsidRDefault="0012698E" w:rsidP="005C1693">
      <w:pPr>
        <w:pStyle w:val="BodyText"/>
      </w:pPr>
      <w:r w:rsidRPr="001F42D3">
        <w:tab/>
      </w:r>
      <w:r w:rsidRPr="001F42D3">
        <w:tab/>
        <w:t>‘0-9’ are a GS1 DI (containing only the DI value, no PI or GS1 AI</w:t>
      </w:r>
      <w:proofErr w:type="gramStart"/>
      <w:r w:rsidRPr="001F42D3">
        <w:t>);</w:t>
      </w:r>
      <w:proofErr w:type="gramEnd"/>
    </w:p>
    <w:p w14:paraId="1A0D82AA" w14:textId="77777777" w:rsidR="0012698E" w:rsidRPr="001F42D3" w:rsidRDefault="0012698E" w:rsidP="005C1693">
      <w:pPr>
        <w:pStyle w:val="BodyText"/>
      </w:pPr>
      <w:r w:rsidRPr="001F42D3">
        <w:tab/>
        <w:t xml:space="preserve">‘+‘ are in the HIBCC Human Readable </w:t>
      </w:r>
      <w:proofErr w:type="gramStart"/>
      <w:r w:rsidRPr="001F42D3">
        <w:t>style;</w:t>
      </w:r>
      <w:proofErr w:type="gramEnd"/>
    </w:p>
    <w:p w14:paraId="135A75D9" w14:textId="77777777" w:rsidR="0012698E" w:rsidRPr="001F42D3" w:rsidRDefault="0012698E" w:rsidP="005C1693">
      <w:pPr>
        <w:pStyle w:val="BodyText"/>
      </w:pPr>
      <w:r w:rsidRPr="001F42D3">
        <w:tab/>
        <w:t>‘=‘ or ‘&amp;’ are in the ICCBBA Human Readable style.</w:t>
      </w:r>
    </w:p>
    <w:p w14:paraId="1067C141" w14:textId="77777777" w:rsidR="0012698E" w:rsidRPr="001F42D3" w:rsidRDefault="0012698E" w:rsidP="005C1693">
      <w:pPr>
        <w:pStyle w:val="BodyText"/>
      </w:pPr>
      <w:r w:rsidRPr="001F42D3">
        <w:t>Note: If “&amp;” is used in the UDI while one of the delimiters in MSH.2 includes “&amp;” as well, it must be properly escaped per Chapter 2.7.</w:t>
      </w:r>
    </w:p>
    <w:p w14:paraId="776D8FA9" w14:textId="77777777" w:rsidR="0012698E" w:rsidRPr="001F42D3" w:rsidRDefault="0012698E" w:rsidP="005C1693">
      <w:pPr>
        <w:pStyle w:val="BodyText"/>
      </w:pPr>
      <w:r w:rsidRPr="001F42D3">
        <w:t>The exchange of UDI sub-elements in PRT-16 through PRT-21 is not required when the full UDI string is provided in PRT.10</w:t>
      </w:r>
      <w:r w:rsidR="002E782A" w:rsidRPr="001F42D3">
        <w:t xml:space="preserve">. </w:t>
      </w:r>
      <w:r w:rsidRPr="001F42D3">
        <w:t xml:space="preserve">Whether to include some or all these fields as well when PRT-10 is present with a </w:t>
      </w:r>
      <w:proofErr w:type="gramStart"/>
      <w:r w:rsidRPr="001F42D3">
        <w:t>UDI that</w:t>
      </w:r>
      <w:proofErr w:type="gramEnd"/>
      <w:r w:rsidRPr="001F42D3">
        <w:t xml:space="preserve"> the rules are subject to specific implementation guides that will have to consider the patient safety implications of potentially conflicting data.</w:t>
      </w:r>
    </w:p>
    <w:p w14:paraId="412D3750" w14:textId="4251428F" w:rsidR="0012698E" w:rsidRPr="001F42D3" w:rsidRDefault="0012698E" w:rsidP="005C1693">
      <w:pPr>
        <w:pStyle w:val="BodyText"/>
      </w:pPr>
      <w:r w:rsidRPr="001F42D3">
        <w:t>When a</w:t>
      </w:r>
      <w:r w:rsidR="009E6C9B" w:rsidRPr="001F42D3">
        <w:t xml:space="preserve"> </w:t>
      </w:r>
      <w:r w:rsidRPr="001F42D3">
        <w:t xml:space="preserve">UDI is provided and sub-elements are also provided, then for those sub-elements that are valued, the content must match the content encoded in the UDI if it is encoded within the UDI. </w:t>
      </w:r>
    </w:p>
    <w:p w14:paraId="7EAFC7B5" w14:textId="77777777" w:rsidR="0012698E" w:rsidRPr="001F42D3" w:rsidRDefault="0012698E" w:rsidP="005C1693">
      <w:pPr>
        <w:pStyle w:val="BodyText"/>
      </w:pPr>
      <w:r w:rsidRPr="001F42D3">
        <w:t xml:space="preserve">Caution: The UDI may contain personally identifying information in the form of the device serial number which may be used to link to other information on a patient. Standard </w:t>
      </w:r>
      <w:r w:rsidR="00DF4204" w:rsidRPr="001F42D3">
        <w:t>practice</w:t>
      </w:r>
      <w:r w:rsidRPr="001F42D3">
        <w:t xml:space="preserve"> for exchanging potentially identifying content should be exercised when exchanging UDIs which contain a serial number. </w:t>
      </w:r>
    </w:p>
    <w:p w14:paraId="388D6E2E" w14:textId="77777777" w:rsidR="0012698E" w:rsidRPr="001F42D3" w:rsidRDefault="0012698E" w:rsidP="005C1693">
      <w:pPr>
        <w:pStyle w:val="BodyText"/>
      </w:pPr>
      <w:r w:rsidRPr="001F42D3">
        <w:t>Note:  PRT.10 is a repeating field</w:t>
      </w:r>
      <w:r w:rsidR="002E782A" w:rsidRPr="001F42D3">
        <w:t xml:space="preserve">. </w:t>
      </w:r>
      <w:r w:rsidRPr="001F42D3">
        <w:t>Additional device identifiers, such as an IEEE EUI-</w:t>
      </w:r>
      <w:proofErr w:type="gramStart"/>
      <w:r w:rsidRPr="001F42D3">
        <w:t>64</w:t>
      </w:r>
      <w:proofErr w:type="gramEnd"/>
      <w:r w:rsidRPr="001F42D3">
        <w:t xml:space="preserve"> may also be contained in this field.</w:t>
      </w:r>
    </w:p>
    <w:p w14:paraId="24C8A544" w14:textId="77777777" w:rsidR="00B11855" w:rsidRPr="001F42D3" w:rsidRDefault="003D003E" w:rsidP="005C1693">
      <w:pPr>
        <w:pStyle w:val="BodyText"/>
      </w:pPr>
      <w:r w:rsidRPr="001F42D3">
        <w:rPr>
          <w:b/>
          <w:bCs/>
        </w:rPr>
        <w:t>PRT-11   Participation Begin Date/Time   (DTM)   02387</w:t>
      </w:r>
    </w:p>
    <w:p w14:paraId="4078F147" w14:textId="77777777" w:rsidR="00B11855" w:rsidRPr="001F42D3" w:rsidRDefault="003D003E" w:rsidP="005C1693">
      <w:pPr>
        <w:pStyle w:val="BodyText"/>
      </w:pPr>
      <w:r w:rsidRPr="001F42D3">
        <w:t>Definition:  This field contains the date/time when the participation began.</w:t>
      </w:r>
    </w:p>
    <w:p w14:paraId="7ACD06E2" w14:textId="77777777" w:rsidR="00B11855" w:rsidRPr="001F42D3" w:rsidRDefault="003D003E" w:rsidP="005C1693">
      <w:pPr>
        <w:pStyle w:val="BodyText"/>
      </w:pPr>
      <w:r w:rsidRPr="001F42D3">
        <w:t>In the case of waypoints, this reflects the time a shipment arrives at the waypoint.</w:t>
      </w:r>
    </w:p>
    <w:p w14:paraId="30C8D18A" w14:textId="77777777" w:rsidR="00B11855" w:rsidRPr="001F42D3" w:rsidRDefault="003D003E" w:rsidP="005C1693">
      <w:pPr>
        <w:pStyle w:val="BodyText"/>
      </w:pPr>
      <w:r w:rsidRPr="001F42D3">
        <w:rPr>
          <w:b/>
          <w:bCs/>
        </w:rPr>
        <w:t>PRT-12   Participation End Date/Time   (DTM)   02388</w:t>
      </w:r>
    </w:p>
    <w:p w14:paraId="231B56A1" w14:textId="77777777" w:rsidR="00B11855" w:rsidRPr="001F42D3" w:rsidRDefault="003D003E" w:rsidP="005C1693">
      <w:pPr>
        <w:pStyle w:val="BodyText"/>
      </w:pPr>
      <w:r w:rsidRPr="001F42D3">
        <w:t>Definition:  This field contains the date/time when the participation ended.</w:t>
      </w:r>
    </w:p>
    <w:p w14:paraId="6AD71A81" w14:textId="77777777" w:rsidR="00B11855" w:rsidRPr="001F42D3" w:rsidRDefault="003D003E" w:rsidP="005C1693">
      <w:pPr>
        <w:pStyle w:val="BodyText"/>
      </w:pPr>
      <w:r w:rsidRPr="001F42D3">
        <w:t>In the case of waypoints, this reflects the time a shipment departs from the waypoint.</w:t>
      </w:r>
    </w:p>
    <w:p w14:paraId="56992A58" w14:textId="77777777" w:rsidR="00B11855" w:rsidRPr="005C1693" w:rsidRDefault="003D003E" w:rsidP="005C1693">
      <w:pPr>
        <w:pStyle w:val="BodyText"/>
      </w:pPr>
      <w:r w:rsidRPr="005C1693">
        <w:rPr>
          <w:b/>
          <w:bCs/>
        </w:rPr>
        <w:t>PRT-13   Participation Qualitative Duration   (CWE)   02389</w:t>
      </w:r>
    </w:p>
    <w:p w14:paraId="4CFA448A" w14:textId="77777777" w:rsidR="00B11855" w:rsidRPr="001F42D3" w:rsidRDefault="003D003E" w:rsidP="00AF7F19">
      <w:pPr>
        <w:pStyle w:val="Components"/>
        <w:ind w:left="0" w:hanging="2"/>
      </w:pPr>
      <w:r w:rsidRPr="001F42D3">
        <w:t xml:space="preserve">Components:&lt;Identifier (ST)&gt; ^ &lt;Text (ST)&gt; ^ &lt;Name of Coding System (ID)&gt; ^ &lt;Alternate Identifier (ST)&gt; ^ &lt;Alternate Text (ST)&gt; ^ &lt;Name of Alternate Coding System (ID)&gt; ^ &lt;Coding System Version </w:t>
      </w:r>
      <w:r w:rsidRPr="001F42D3">
        <w:lastRenderedPageBreak/>
        <w:t>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1F42D3" w:rsidRDefault="003D003E" w:rsidP="005C1693">
      <w:pPr>
        <w:pStyle w:val="BodyText"/>
      </w:pPr>
      <w:r w:rsidRPr="001F42D3">
        <w:t>Definition:  This field contains the qualitative length of time for participation (e.g., until the next assessment, four days, until discharge, etc.).</w:t>
      </w:r>
    </w:p>
    <w:p w14:paraId="51FD0AF9" w14:textId="77777777" w:rsidR="00B11855" w:rsidRPr="001F42D3" w:rsidRDefault="003D003E" w:rsidP="005C1693">
      <w:pPr>
        <w:pStyle w:val="BodyText"/>
      </w:pPr>
      <w:r w:rsidRPr="001F42D3">
        <w:rPr>
          <w:b/>
          <w:bCs/>
        </w:rPr>
        <w:t>PRT-14   Participation Address   (XAD)   02390</w:t>
      </w:r>
    </w:p>
    <w:p w14:paraId="739AE0E6" w14:textId="77777777" w:rsidR="00B11855" w:rsidRPr="001F42D3" w:rsidRDefault="003D003E" w:rsidP="00AF7F19">
      <w:pPr>
        <w:pStyle w:val="Components"/>
        <w:ind w:left="0" w:hanging="2"/>
      </w:pPr>
      <w:r w:rsidRPr="001F42D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1F42D3" w:rsidRDefault="003D003E" w:rsidP="00AF7F19">
      <w:pPr>
        <w:pStyle w:val="Components"/>
        <w:ind w:left="0" w:hanging="2"/>
      </w:pPr>
      <w:r w:rsidRPr="001F42D3">
        <w:t>Subcomponents for Street Address (SAD):  &lt;Street or Mailing Address (ST)&gt; &amp; &lt;Street Name (ST)&gt; &amp; &lt;Dwelling Number (ST)&gt;</w:t>
      </w:r>
    </w:p>
    <w:p w14:paraId="418AD08E" w14:textId="77777777" w:rsidR="00B11855" w:rsidRPr="001F42D3" w:rsidRDefault="003D003E" w:rsidP="00AF7F19">
      <w:pPr>
        <w:pStyle w:val="Components"/>
        <w:ind w:left="0" w:hanging="2"/>
      </w:pPr>
      <w:r w:rsidRPr="001F42D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1F42D3" w:rsidRDefault="003D003E" w:rsidP="00AF7F19">
      <w:pPr>
        <w:pStyle w:val="Components"/>
        <w:ind w:left="0" w:hanging="2"/>
      </w:pPr>
      <w:r w:rsidRPr="001F42D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1F42D3" w:rsidRDefault="003D003E" w:rsidP="00AF7F19">
      <w:pPr>
        <w:pStyle w:val="Components"/>
        <w:ind w:left="0" w:hanging="2"/>
      </w:pPr>
      <w:r w:rsidRPr="001F42D3">
        <w:t>Subcomponents for Address Identifier (EI):  &lt;Entity Identifier (ST)&gt; &amp; &lt;Namespace ID (IS)&gt; &amp; &lt;Universal ID (ST)&gt; &amp; &lt;Universal ID Type (ID)&gt;</w:t>
      </w:r>
    </w:p>
    <w:p w14:paraId="56EB6867" w14:textId="77777777" w:rsidR="00B11855" w:rsidRPr="001F42D3" w:rsidRDefault="003D003E" w:rsidP="005C1693">
      <w:pPr>
        <w:pStyle w:val="BodyText"/>
      </w:pPr>
      <w:r w:rsidRPr="001F42D3">
        <w:lastRenderedPageBreak/>
        <w:t xml:space="preserve">Definition: This field contains addresses associated with </w:t>
      </w:r>
      <w:proofErr w:type="gramStart"/>
      <w:r w:rsidRPr="001F42D3">
        <w:t>the participation</w:t>
      </w:r>
      <w:proofErr w:type="gramEnd"/>
      <w:r w:rsidR="00CA3A2C" w:rsidRPr="001F42D3">
        <w:t xml:space="preserve">. </w:t>
      </w:r>
      <w:r w:rsidRPr="001F42D3">
        <w:t>The address can repeat to indicate alternate addresses or an alternate expression of the same address.</w:t>
      </w:r>
    </w:p>
    <w:p w14:paraId="201111C9" w14:textId="77777777" w:rsidR="00B11855" w:rsidRPr="001F42D3" w:rsidRDefault="003D003E" w:rsidP="005C1693">
      <w:pPr>
        <w:pStyle w:val="BodyText"/>
      </w:pPr>
      <w:r w:rsidRPr="001F42D3">
        <w:t>Condition: The address must be present if the Participation is Performing Organization Medical Director.</w:t>
      </w:r>
    </w:p>
    <w:p w14:paraId="4B23B8EE" w14:textId="77777777" w:rsidR="00B11855" w:rsidRPr="001F42D3" w:rsidRDefault="003D003E" w:rsidP="005C1693">
      <w:pPr>
        <w:pStyle w:val="BodyText"/>
      </w:pPr>
      <w:r w:rsidRPr="001F42D3">
        <w:rPr>
          <w:b/>
          <w:bCs/>
        </w:rPr>
        <w:t>PRT-15   Participation Telecommunication Address   (XTN)   02391</w:t>
      </w:r>
    </w:p>
    <w:p w14:paraId="347A534F" w14:textId="77777777" w:rsidR="00B11855" w:rsidRPr="001F42D3" w:rsidRDefault="003D003E" w:rsidP="00AF7F19">
      <w:pPr>
        <w:pStyle w:val="Components"/>
        <w:ind w:left="0" w:hanging="2"/>
      </w:pPr>
      <w:r w:rsidRPr="001F42D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1F42D3" w:rsidRDefault="003D003E" w:rsidP="00AF7F19">
      <w:pPr>
        <w:pStyle w:val="Components"/>
        <w:ind w:left="0" w:hanging="2"/>
      </w:pPr>
      <w:r w:rsidRPr="001F42D3">
        <w:t>Subcomponents for Shared Telecommunication Identifier (EI):  &lt;Entity Identifier (ST)&gt; &amp; &lt;Namespace ID (IS)&gt; &amp; &lt;Universal ID (ST)&gt; &amp; &lt;Universal ID Type (ID)&gt;</w:t>
      </w:r>
    </w:p>
    <w:p w14:paraId="0017B049" w14:textId="77777777" w:rsidR="00B11855" w:rsidRPr="001F42D3" w:rsidRDefault="003D003E" w:rsidP="005C1693">
      <w:pPr>
        <w:pStyle w:val="BodyText"/>
      </w:pPr>
      <w:r w:rsidRPr="001F42D3">
        <w:t>Definition:  The waypoint telecommunication address field carries telecommunications addresses for the waypoint</w:t>
      </w:r>
      <w:r w:rsidR="00CA3A2C" w:rsidRPr="001F42D3">
        <w:t xml:space="preserve">. </w:t>
      </w:r>
      <w:r w:rsidRPr="001F42D3">
        <w:t>These telecommunications addresses are used to contact the waypoint for additional information regarding the receipt of the shipment</w:t>
      </w:r>
      <w:r w:rsidR="00CA3A2C" w:rsidRPr="001F42D3">
        <w:t xml:space="preserve">. </w:t>
      </w:r>
      <w:r w:rsidRPr="001F42D3">
        <w:t>The address can repeat to indicate alternate addresses or an alternate expression of the same address.</w:t>
      </w:r>
    </w:p>
    <w:p w14:paraId="369C8196" w14:textId="77777777" w:rsidR="0012698E" w:rsidRPr="005C1693" w:rsidRDefault="0012698E" w:rsidP="005C1693">
      <w:pPr>
        <w:pStyle w:val="BodyText"/>
      </w:pPr>
      <w:r w:rsidRPr="005C1693">
        <w:rPr>
          <w:b/>
          <w:bCs/>
        </w:rPr>
        <w:t>PRT-16   Participation Device Identifier   (EI)   03476</w:t>
      </w:r>
    </w:p>
    <w:p w14:paraId="2D243993" w14:textId="77777777" w:rsidR="0012698E" w:rsidRPr="001F42D3" w:rsidRDefault="0012698E" w:rsidP="005C1693">
      <w:pPr>
        <w:pStyle w:val="BodyText"/>
      </w:pPr>
      <w:r w:rsidRPr="001F42D3">
        <w:t>Components:  &lt;Entity Identifier (ST)&gt; ^ &lt;Namespace ID (IS)&gt; ^ &lt;Universal ID (ST)&gt; ^ &lt;Universal ID Type (ID)&gt;</w:t>
      </w:r>
    </w:p>
    <w:p w14:paraId="61C18D53" w14:textId="77777777" w:rsidR="0012698E" w:rsidRPr="001F42D3" w:rsidRDefault="0012698E" w:rsidP="005C1693">
      <w:pPr>
        <w:pStyle w:val="BodyText"/>
      </w:pPr>
      <w:r w:rsidRPr="001F42D3">
        <w:t>Definition: Provides the U.S. FDA UDI device identifier (DI) element.</w:t>
      </w:r>
    </w:p>
    <w:p w14:paraId="59578995" w14:textId="0E4963DE" w:rsidR="0012698E" w:rsidRPr="001F42D3" w:rsidRDefault="0012698E" w:rsidP="005C1693">
      <w:pPr>
        <w:pStyle w:val="BodyText"/>
      </w:pPr>
      <w:r w:rsidRPr="001F42D3">
        <w:t xml:space="preserve">This is the first component in the UDI and acts as the </w:t>
      </w:r>
      <w:proofErr w:type="gramStart"/>
      <w:r w:rsidRPr="001F42D3">
        <w:t>look up</w:t>
      </w:r>
      <w:proofErr w:type="gramEnd"/>
      <w:r w:rsidRPr="001F42D3">
        <w:t xml:space="preserve"> key for the Global Unique </w:t>
      </w:r>
      <w:r w:rsidR="00DF4204" w:rsidRPr="001F42D3">
        <w:t>Device</w:t>
      </w:r>
      <w:r w:rsidRPr="001F42D3">
        <w:t xml:space="preserve"> Identification Database (GUDID) and may be used for retrieving additional attributes.</w:t>
      </w:r>
    </w:p>
    <w:p w14:paraId="0E461091" w14:textId="77777777" w:rsidR="0012698E" w:rsidRPr="001F42D3" w:rsidRDefault="0012698E" w:rsidP="005C1693">
      <w:pPr>
        <w:pStyle w:val="BodyText"/>
      </w:pPr>
      <w:r w:rsidRPr="001F42D3">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1F42D3" w:rsidRDefault="0012698E" w:rsidP="005C1693">
      <w:pPr>
        <w:pStyle w:val="BodyText"/>
      </w:pPr>
      <w:r w:rsidRPr="001F42D3">
        <w:tab/>
        <w:t xml:space="preserve">GS1 DIs: </w:t>
      </w:r>
      <w:r w:rsidRPr="001F42D3">
        <w:tab/>
        <w:t>2.51.1.1</w:t>
      </w:r>
    </w:p>
    <w:p w14:paraId="74CECC67" w14:textId="77777777" w:rsidR="0012698E" w:rsidRPr="001F42D3" w:rsidRDefault="0012698E" w:rsidP="005C1693">
      <w:pPr>
        <w:pStyle w:val="BodyText"/>
      </w:pPr>
      <w:r w:rsidRPr="001F42D3">
        <w:lastRenderedPageBreak/>
        <w:tab/>
        <w:t>HIBCC DIs:</w:t>
      </w:r>
      <w:r w:rsidRPr="001F42D3">
        <w:tab/>
        <w:t>1.0.15961.10.816</w:t>
      </w:r>
    </w:p>
    <w:p w14:paraId="3C847A8A" w14:textId="77777777" w:rsidR="0012698E" w:rsidRPr="001F42D3" w:rsidRDefault="0012698E" w:rsidP="005C1693">
      <w:pPr>
        <w:pStyle w:val="BodyText"/>
      </w:pPr>
      <w:r w:rsidRPr="001F42D3">
        <w:t>ICCBBA DIs:</w:t>
      </w:r>
      <w:r w:rsidRPr="001F42D3">
        <w:tab/>
        <w:t>2.16.840.1.113883.6.18.1.17 for Blood containers and 2.16.840.1.113883.6.18.1.34 otherwise.</w:t>
      </w:r>
    </w:p>
    <w:p w14:paraId="415DC1FF" w14:textId="77777777" w:rsidR="0012698E" w:rsidRPr="001F42D3" w:rsidRDefault="0012698E" w:rsidP="005C1693">
      <w:pPr>
        <w:pStyle w:val="BodyText"/>
      </w:pPr>
      <w:r w:rsidRPr="001F42D3">
        <w:t>Example:</w:t>
      </w:r>
      <w:r w:rsidRPr="001F42D3">
        <w:tab/>
        <w:t>|00643169001763^^2.51.1.1^ISO|</w:t>
      </w:r>
    </w:p>
    <w:p w14:paraId="44E82083" w14:textId="3E0611D8" w:rsidR="0012698E" w:rsidRPr="001F42D3" w:rsidRDefault="0012698E" w:rsidP="005C1693">
      <w:pPr>
        <w:pStyle w:val="BodyText"/>
      </w:pPr>
      <w:r w:rsidRPr="001F42D3">
        <w:rPr>
          <w:b/>
          <w:bCs/>
        </w:rPr>
        <w:t>PRT-17   Participation Device Manufacture Date   (DTM)   03477</w:t>
      </w:r>
    </w:p>
    <w:p w14:paraId="1834295E" w14:textId="77777777" w:rsidR="0012698E" w:rsidRPr="001F42D3" w:rsidRDefault="0012698E" w:rsidP="005C1693">
      <w:pPr>
        <w:pStyle w:val="BodyText"/>
      </w:pPr>
      <w:r w:rsidRPr="001F42D3">
        <w:t>Definition: Date and time w</w:t>
      </w:r>
      <w:r w:rsidR="00DF4204" w:rsidRPr="001F42D3">
        <w:t xml:space="preserve">hen the device </w:t>
      </w:r>
      <w:proofErr w:type="gramStart"/>
      <w:r w:rsidR="00DF4204" w:rsidRPr="001F42D3">
        <w:t>was</w:t>
      </w:r>
      <w:proofErr w:type="gramEnd"/>
      <w:r w:rsidR="00DF4204" w:rsidRPr="001F42D3">
        <w:t xml:space="preserve"> manufacture</w:t>
      </w:r>
      <w:r w:rsidRPr="001F42D3">
        <w:t>d.</w:t>
      </w:r>
    </w:p>
    <w:p w14:paraId="2423C495" w14:textId="77777777" w:rsidR="0012698E" w:rsidRPr="001F42D3" w:rsidRDefault="0012698E" w:rsidP="005C1693">
      <w:pPr>
        <w:pStyle w:val="BodyText"/>
      </w:pPr>
      <w:r w:rsidRPr="001F42D3">
        <w:t xml:space="preserve">Note:  The user system may need to convert the date and optional </w:t>
      </w:r>
      <w:proofErr w:type="gramStart"/>
      <w:r w:rsidRPr="001F42D3">
        <w:t>hour</w:t>
      </w:r>
      <w:proofErr w:type="gramEnd"/>
      <w:r w:rsidRPr="001F42D3">
        <w:t xml:space="preserve"> from the UDI Human Readable Form to a timestamp style data type, augmenting the date as required to provide for a complete date and optionally the </w:t>
      </w:r>
      <w:proofErr w:type="gramStart"/>
      <w:r w:rsidRPr="001F42D3">
        <w:t>hour</w:t>
      </w:r>
      <w:proofErr w:type="gramEnd"/>
      <w:r w:rsidR="002E782A" w:rsidRPr="001F42D3">
        <w:t xml:space="preserve">. </w:t>
      </w:r>
    </w:p>
    <w:p w14:paraId="0B393BE8" w14:textId="77777777" w:rsidR="0012698E" w:rsidRPr="001F42D3" w:rsidRDefault="0012698E" w:rsidP="005C1693">
      <w:pPr>
        <w:pStyle w:val="BodyText"/>
      </w:pPr>
      <w:r w:rsidRPr="001F42D3">
        <w:t>Example:</w:t>
      </w:r>
      <w:r w:rsidRPr="001F42D3">
        <w:tab/>
        <w:t>|20140401|</w:t>
      </w:r>
    </w:p>
    <w:p w14:paraId="2DBBFA77" w14:textId="77777777" w:rsidR="0012698E" w:rsidRPr="001F42D3" w:rsidRDefault="0012698E" w:rsidP="005C1693">
      <w:pPr>
        <w:pStyle w:val="BodyText"/>
      </w:pPr>
      <w:r w:rsidRPr="001F42D3">
        <w:rPr>
          <w:b/>
          <w:bCs/>
        </w:rPr>
        <w:t>PRT-18   Participation Device Expiry Date   (DTM)   03478</w:t>
      </w:r>
    </w:p>
    <w:p w14:paraId="1F847023" w14:textId="77777777" w:rsidR="0012698E" w:rsidRPr="001F42D3" w:rsidRDefault="0012698E" w:rsidP="005C1693">
      <w:pPr>
        <w:pStyle w:val="BodyText"/>
      </w:pPr>
      <w:r w:rsidRPr="001F42D3">
        <w:t xml:space="preserve">Definition: Date and time when the device </w:t>
      </w:r>
      <w:proofErr w:type="gramStart"/>
      <w:r w:rsidRPr="001F42D3">
        <w:t>is</w:t>
      </w:r>
      <w:proofErr w:type="gramEnd"/>
      <w:r w:rsidRPr="001F42D3">
        <w:t xml:space="preserve"> no longer approved for use. Not generally applicable in IHE PCD transactions.</w:t>
      </w:r>
    </w:p>
    <w:p w14:paraId="36CEBE70" w14:textId="77777777" w:rsidR="0012698E" w:rsidRPr="001F42D3" w:rsidRDefault="0012698E" w:rsidP="005C1693">
      <w:pPr>
        <w:pStyle w:val="BodyText"/>
      </w:pPr>
      <w:r w:rsidRPr="001F42D3">
        <w:t xml:space="preserve">Note:  The user system may need to convert the date and optional </w:t>
      </w:r>
      <w:proofErr w:type="gramStart"/>
      <w:r w:rsidRPr="001F42D3">
        <w:t>hour</w:t>
      </w:r>
      <w:proofErr w:type="gramEnd"/>
      <w:r w:rsidRPr="001F42D3">
        <w:t xml:space="preserve"> from the UDI Human Readable Form to a timestamp style data type, augmenting the date as required to provide for a complete date and optionally the </w:t>
      </w:r>
      <w:proofErr w:type="gramStart"/>
      <w:r w:rsidRPr="001F42D3">
        <w:t>hour</w:t>
      </w:r>
      <w:proofErr w:type="gramEnd"/>
      <w:r w:rsidR="002E782A" w:rsidRPr="001F42D3">
        <w:t xml:space="preserve">. </w:t>
      </w:r>
    </w:p>
    <w:p w14:paraId="346CB2B8" w14:textId="77777777" w:rsidR="0012698E" w:rsidRPr="001F42D3" w:rsidRDefault="0012698E" w:rsidP="005C1693">
      <w:pPr>
        <w:pStyle w:val="BodyText"/>
      </w:pPr>
      <w:r w:rsidRPr="001F42D3">
        <w:t>Example:</w:t>
      </w:r>
      <w:r w:rsidRPr="001F42D3">
        <w:tab/>
        <w:t>|20160712|</w:t>
      </w:r>
    </w:p>
    <w:p w14:paraId="49110320" w14:textId="77777777" w:rsidR="0012698E" w:rsidRPr="001F42D3" w:rsidRDefault="0012698E" w:rsidP="005C1693">
      <w:pPr>
        <w:pStyle w:val="BodyText"/>
      </w:pPr>
      <w:r w:rsidRPr="001F42D3">
        <w:rPr>
          <w:b/>
          <w:bCs/>
        </w:rPr>
        <w:t>PRT-19   Participation Device Lot Number   (ST)   03479</w:t>
      </w:r>
    </w:p>
    <w:p w14:paraId="2CB1CB00" w14:textId="77777777" w:rsidR="0012698E" w:rsidRPr="001F42D3" w:rsidRDefault="0012698E" w:rsidP="005C1693">
      <w:pPr>
        <w:pStyle w:val="BodyText"/>
      </w:pPr>
      <w:r w:rsidRPr="001F42D3">
        <w:t>Definition: Alphanumeric string that identifies the device’s production lot number.</w:t>
      </w:r>
    </w:p>
    <w:p w14:paraId="3BC599D0" w14:textId="77777777" w:rsidR="0012698E" w:rsidRPr="001F42D3" w:rsidRDefault="0012698E" w:rsidP="005C1693">
      <w:pPr>
        <w:pStyle w:val="BodyText"/>
      </w:pPr>
      <w:r w:rsidRPr="001F42D3">
        <w:tab/>
        <w:t>Example:</w:t>
      </w:r>
      <w:r w:rsidRPr="001F42D3">
        <w:tab/>
        <w:t>|123ABC|</w:t>
      </w:r>
    </w:p>
    <w:p w14:paraId="26AAA019" w14:textId="77777777" w:rsidR="0012698E" w:rsidRPr="001F42D3" w:rsidRDefault="0012698E" w:rsidP="005C1693">
      <w:pPr>
        <w:pStyle w:val="BodyText"/>
      </w:pPr>
      <w:r w:rsidRPr="001F42D3">
        <w:rPr>
          <w:b/>
          <w:bCs/>
        </w:rPr>
        <w:t>PRT-20   Participation Device Serial Number   (ST)   03480</w:t>
      </w:r>
    </w:p>
    <w:p w14:paraId="7ACCA942" w14:textId="77777777" w:rsidR="0012698E" w:rsidRPr="001F42D3" w:rsidRDefault="0012698E" w:rsidP="005C1693">
      <w:pPr>
        <w:pStyle w:val="BodyText"/>
      </w:pPr>
      <w:r w:rsidRPr="001F42D3">
        <w:t>Definition: Manufacturer’s serial number for this device.</w:t>
      </w:r>
    </w:p>
    <w:p w14:paraId="18864270" w14:textId="77777777" w:rsidR="0012698E" w:rsidRPr="001F42D3" w:rsidRDefault="0012698E" w:rsidP="005C1693">
      <w:pPr>
        <w:pStyle w:val="BodyText"/>
      </w:pPr>
      <w:r w:rsidRPr="001F42D3">
        <w:t>CAUTION:  See the related privacy considerations discussion in PRT.10</w:t>
      </w:r>
      <w:r w:rsidR="002E782A" w:rsidRPr="001F42D3">
        <w:t xml:space="preserve">. </w:t>
      </w:r>
    </w:p>
    <w:p w14:paraId="71AF8718" w14:textId="77777777" w:rsidR="0012698E" w:rsidRPr="001F42D3" w:rsidRDefault="0012698E" w:rsidP="005C1693">
      <w:pPr>
        <w:pStyle w:val="BodyText"/>
      </w:pPr>
      <w:r w:rsidRPr="001F42D3">
        <w:t>Example:</w:t>
      </w:r>
      <w:r w:rsidRPr="001F42D3">
        <w:tab/>
        <w:t>|21A11F4855|</w:t>
      </w:r>
    </w:p>
    <w:p w14:paraId="2A5EBFCD" w14:textId="33175671" w:rsidR="00B11855" w:rsidRPr="001F42D3" w:rsidRDefault="00D53FC4" w:rsidP="00B34AEB">
      <w:pPr>
        <w:pStyle w:val="Heading1"/>
        <w:numPr>
          <w:ilvl w:val="0"/>
          <w:numId w:val="0"/>
        </w:numPr>
        <w:rPr>
          <w:noProof w:val="0"/>
        </w:rPr>
      </w:pPr>
      <w:bookmarkStart w:id="918" w:name="_Toc401769871"/>
      <w:bookmarkStart w:id="919" w:name="_Toc181625244"/>
      <w:r w:rsidRPr="001F42D3">
        <w:rPr>
          <w:noProof w:val="0"/>
        </w:rPr>
        <w:lastRenderedPageBreak/>
        <w:t>Appendix C C</w:t>
      </w:r>
      <w:r w:rsidR="003D003E" w:rsidRPr="001F42D3">
        <w:rPr>
          <w:noProof w:val="0"/>
        </w:rPr>
        <w:t>ommon Data Types</w:t>
      </w:r>
      <w:bookmarkEnd w:id="918"/>
      <w:bookmarkEnd w:id="919"/>
    </w:p>
    <w:p w14:paraId="0FF0E954" w14:textId="0737F05D" w:rsidR="00B11855" w:rsidRPr="001F42D3" w:rsidRDefault="003D003E" w:rsidP="00AF7F19">
      <w:pPr>
        <w:pStyle w:val="BodyText"/>
      </w:pPr>
      <w:r w:rsidRPr="001F42D3">
        <w:t xml:space="preserve">This section describes PCD constraints of commonly used </w:t>
      </w:r>
      <w:r w:rsidR="006D613E" w:rsidRPr="001F42D3">
        <w:t>HL7</w:t>
      </w:r>
      <w:r w:rsidR="00995105" w:rsidRPr="001F42D3">
        <w:t xml:space="preserve"> </w:t>
      </w:r>
      <w:r w:rsidRPr="001F42D3">
        <w:t>data types.</w:t>
      </w:r>
    </w:p>
    <w:p w14:paraId="2833E46E" w14:textId="6D933436" w:rsidR="00B11855" w:rsidRPr="001F42D3" w:rsidRDefault="006D613E" w:rsidP="00AF7F19">
      <w:pPr>
        <w:pStyle w:val="BodyText"/>
      </w:pPr>
      <w:r w:rsidRPr="001F42D3">
        <w:t>HL7</w:t>
      </w:r>
      <w:r w:rsidR="00995105" w:rsidRPr="001F42D3">
        <w:t xml:space="preserve"> </w:t>
      </w:r>
      <w:r w:rsidR="003D003E" w:rsidRPr="001F42D3">
        <w:t xml:space="preserve">OBX-2 defines the Value Type that is used to express the value in OBX-5 based on </w:t>
      </w:r>
      <w:r w:rsidRPr="001F42D3">
        <w:t>HL7</w:t>
      </w:r>
      <w:r w:rsidR="00995105" w:rsidRPr="001F42D3">
        <w:t xml:space="preserve"> </w:t>
      </w:r>
      <w:r w:rsidR="003D003E" w:rsidRPr="001F42D3">
        <w:t xml:space="preserve">Table 0125. </w:t>
      </w:r>
    </w:p>
    <w:p w14:paraId="69CF0A2E" w14:textId="0FFE0B44" w:rsidR="00B11855" w:rsidRPr="001F42D3" w:rsidRDefault="003D003E" w:rsidP="00AF7F19">
      <w:pPr>
        <w:pStyle w:val="BodyText"/>
      </w:pPr>
      <w:r w:rsidRPr="001F42D3">
        <w:t xml:space="preserve">The </w:t>
      </w:r>
      <w:r w:rsidR="00A6229B" w:rsidRPr="001F42D3">
        <w:t xml:space="preserve">DEV </w:t>
      </w:r>
      <w:r w:rsidRPr="001F42D3">
        <w:t>T</w:t>
      </w:r>
      <w:r w:rsidR="00D04981" w:rsidRPr="001F42D3">
        <w:t>echnical Framework</w:t>
      </w:r>
      <w:r w:rsidRPr="001F42D3">
        <w:t xml:space="preserve"> constrains the allowable value type to those shown in </w:t>
      </w:r>
      <w:r w:rsidR="00CA3A2C" w:rsidRPr="001F42D3">
        <w:t>Table</w:t>
      </w:r>
      <w:r w:rsidRPr="001F42D3">
        <w:t xml:space="preserve"> C-1.</w:t>
      </w:r>
    </w:p>
    <w:p w14:paraId="443929F9" w14:textId="4346E005" w:rsidR="00B11855" w:rsidRPr="001F42D3" w:rsidRDefault="003D003E" w:rsidP="00CF5627">
      <w:pPr>
        <w:pStyle w:val="TableTitle"/>
      </w:pPr>
      <w:r w:rsidRPr="001F42D3">
        <w:t xml:space="preserve">Table C-1: PCD Constrained </w:t>
      </w:r>
      <w:r w:rsidR="006D613E" w:rsidRPr="001F42D3">
        <w:t>HL7</w:t>
      </w:r>
      <w:r w:rsidR="00995105" w:rsidRPr="001F42D3">
        <w:t xml:space="preserve"> </w:t>
      </w:r>
      <w:r w:rsidRPr="001F42D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1F42D3" w14:paraId="0250EC17" w14:textId="77777777" w:rsidTr="00A92110">
        <w:trPr>
          <w:tblHeader/>
          <w:jc w:val="center"/>
        </w:trPr>
        <w:tc>
          <w:tcPr>
            <w:tcW w:w="1440" w:type="dxa"/>
            <w:shd w:val="clear" w:color="auto" w:fill="D9D9D9"/>
          </w:tcPr>
          <w:p w14:paraId="600BFF09" w14:textId="77777777" w:rsidR="009E3628" w:rsidRPr="001F42D3" w:rsidRDefault="009E3628" w:rsidP="007B21C7">
            <w:pPr>
              <w:pStyle w:val="TableEntryHeader"/>
            </w:pPr>
            <w:r w:rsidRPr="001F42D3">
              <w:t>Value</w:t>
            </w:r>
          </w:p>
        </w:tc>
        <w:tc>
          <w:tcPr>
            <w:tcW w:w="3600" w:type="dxa"/>
            <w:shd w:val="clear" w:color="auto" w:fill="D9D9D9"/>
          </w:tcPr>
          <w:p w14:paraId="4743E458" w14:textId="77777777" w:rsidR="009E3628" w:rsidRPr="001F42D3" w:rsidRDefault="009E3628" w:rsidP="007B21C7">
            <w:pPr>
              <w:pStyle w:val="TableEntryHeader"/>
            </w:pPr>
            <w:r w:rsidRPr="001F42D3">
              <w:t>Description</w:t>
            </w:r>
          </w:p>
        </w:tc>
        <w:tc>
          <w:tcPr>
            <w:tcW w:w="2160" w:type="dxa"/>
            <w:shd w:val="clear" w:color="auto" w:fill="D9D9D9"/>
          </w:tcPr>
          <w:p w14:paraId="129BE946" w14:textId="77777777" w:rsidR="009E3628" w:rsidRPr="001F42D3" w:rsidRDefault="009E3628" w:rsidP="007B21C7">
            <w:pPr>
              <w:pStyle w:val="TableEntryHeader"/>
            </w:pPr>
            <w:r w:rsidRPr="001F42D3">
              <w:t>Comment</w:t>
            </w:r>
          </w:p>
        </w:tc>
      </w:tr>
      <w:tr w:rsidR="009E3628" w:rsidRPr="001F42D3" w14:paraId="28CEC6B3" w14:textId="77777777" w:rsidTr="007B21C7">
        <w:trPr>
          <w:jc w:val="center"/>
        </w:trPr>
        <w:tc>
          <w:tcPr>
            <w:tcW w:w="1440" w:type="dxa"/>
          </w:tcPr>
          <w:p w14:paraId="757DD0AB" w14:textId="77777777" w:rsidR="009E3628" w:rsidRPr="001F42D3" w:rsidRDefault="009E3628" w:rsidP="007B21C7">
            <w:pPr>
              <w:pStyle w:val="TableEntry"/>
            </w:pPr>
            <w:r w:rsidRPr="001F42D3">
              <w:t>CNE</w:t>
            </w:r>
          </w:p>
        </w:tc>
        <w:tc>
          <w:tcPr>
            <w:tcW w:w="3600" w:type="dxa"/>
          </w:tcPr>
          <w:p w14:paraId="76BB37AA" w14:textId="77777777" w:rsidR="009E3628" w:rsidRPr="001F42D3" w:rsidRDefault="009E3628" w:rsidP="007B21C7">
            <w:pPr>
              <w:pStyle w:val="TableEntry"/>
            </w:pPr>
            <w:r w:rsidRPr="001F42D3">
              <w:t>Coded with No Exceptions</w:t>
            </w:r>
          </w:p>
        </w:tc>
        <w:tc>
          <w:tcPr>
            <w:tcW w:w="2160" w:type="dxa"/>
          </w:tcPr>
          <w:p w14:paraId="07537C28" w14:textId="77777777" w:rsidR="009E3628" w:rsidRPr="001F42D3" w:rsidRDefault="009E3628" w:rsidP="007B21C7">
            <w:pPr>
              <w:pStyle w:val="TableEntry"/>
            </w:pPr>
          </w:p>
        </w:tc>
      </w:tr>
      <w:tr w:rsidR="009E3628" w:rsidRPr="001F42D3" w14:paraId="11B1D323" w14:textId="77777777" w:rsidTr="007B21C7">
        <w:trPr>
          <w:jc w:val="center"/>
        </w:trPr>
        <w:tc>
          <w:tcPr>
            <w:tcW w:w="1440" w:type="dxa"/>
          </w:tcPr>
          <w:p w14:paraId="1FA99566" w14:textId="77777777" w:rsidR="009E3628" w:rsidRPr="001F42D3" w:rsidRDefault="009E3628" w:rsidP="007B21C7">
            <w:pPr>
              <w:pStyle w:val="TableEntry"/>
            </w:pPr>
            <w:r w:rsidRPr="001F42D3">
              <w:t>CWE</w:t>
            </w:r>
          </w:p>
        </w:tc>
        <w:tc>
          <w:tcPr>
            <w:tcW w:w="3600" w:type="dxa"/>
          </w:tcPr>
          <w:p w14:paraId="47D531C3" w14:textId="77777777" w:rsidR="009E3628" w:rsidRPr="001F42D3" w:rsidRDefault="009E3628" w:rsidP="007B21C7">
            <w:pPr>
              <w:pStyle w:val="TableEntry"/>
            </w:pPr>
            <w:r w:rsidRPr="001F42D3">
              <w:t>Coded with Exceptions</w:t>
            </w:r>
          </w:p>
        </w:tc>
        <w:tc>
          <w:tcPr>
            <w:tcW w:w="2160" w:type="dxa"/>
          </w:tcPr>
          <w:p w14:paraId="58E2D929" w14:textId="77777777" w:rsidR="009E3628" w:rsidRPr="001F42D3" w:rsidRDefault="009E3628" w:rsidP="007B21C7">
            <w:pPr>
              <w:pStyle w:val="TableEntry"/>
            </w:pPr>
          </w:p>
        </w:tc>
      </w:tr>
      <w:tr w:rsidR="009E3628" w:rsidRPr="001F42D3" w14:paraId="5F2EF419" w14:textId="77777777" w:rsidTr="007B21C7">
        <w:trPr>
          <w:jc w:val="center"/>
        </w:trPr>
        <w:tc>
          <w:tcPr>
            <w:tcW w:w="1440" w:type="dxa"/>
          </w:tcPr>
          <w:p w14:paraId="6DFDA600" w14:textId="77777777" w:rsidR="009E3628" w:rsidRPr="001F42D3" w:rsidRDefault="009E3628" w:rsidP="007B21C7">
            <w:pPr>
              <w:pStyle w:val="TableEntry"/>
            </w:pPr>
            <w:r w:rsidRPr="001F42D3">
              <w:t>CF</w:t>
            </w:r>
          </w:p>
        </w:tc>
        <w:tc>
          <w:tcPr>
            <w:tcW w:w="3600" w:type="dxa"/>
          </w:tcPr>
          <w:p w14:paraId="36D6485C" w14:textId="77777777" w:rsidR="009E3628" w:rsidRPr="001F42D3" w:rsidRDefault="009E3628" w:rsidP="007B21C7">
            <w:pPr>
              <w:pStyle w:val="TableEntry"/>
            </w:pPr>
            <w:r w:rsidRPr="001F42D3">
              <w:t>Coded Element with Formatted Values</w:t>
            </w:r>
          </w:p>
        </w:tc>
        <w:tc>
          <w:tcPr>
            <w:tcW w:w="2160" w:type="dxa"/>
          </w:tcPr>
          <w:p w14:paraId="55A2BCB9" w14:textId="77777777" w:rsidR="009E3628" w:rsidRPr="001F42D3" w:rsidRDefault="009E3628" w:rsidP="007B21C7">
            <w:pPr>
              <w:pStyle w:val="TableEntry"/>
            </w:pPr>
          </w:p>
        </w:tc>
      </w:tr>
      <w:tr w:rsidR="009E3628" w:rsidRPr="001F42D3" w14:paraId="7F62A22E" w14:textId="77777777" w:rsidTr="007B21C7">
        <w:trPr>
          <w:jc w:val="center"/>
        </w:trPr>
        <w:tc>
          <w:tcPr>
            <w:tcW w:w="1440" w:type="dxa"/>
          </w:tcPr>
          <w:p w14:paraId="27575CB1" w14:textId="77777777" w:rsidR="009E3628" w:rsidRPr="001F42D3" w:rsidRDefault="009E3628" w:rsidP="007B21C7">
            <w:pPr>
              <w:pStyle w:val="TableEntry"/>
            </w:pPr>
            <w:r w:rsidRPr="001F42D3">
              <w:t>DR</w:t>
            </w:r>
          </w:p>
        </w:tc>
        <w:tc>
          <w:tcPr>
            <w:tcW w:w="3600" w:type="dxa"/>
          </w:tcPr>
          <w:p w14:paraId="5D8BC492" w14:textId="77777777" w:rsidR="009E3628" w:rsidRPr="001F42D3" w:rsidRDefault="009E3628" w:rsidP="007B21C7">
            <w:pPr>
              <w:pStyle w:val="TableEntry"/>
            </w:pPr>
            <w:r w:rsidRPr="001F42D3">
              <w:t>Date Range</w:t>
            </w:r>
          </w:p>
        </w:tc>
        <w:tc>
          <w:tcPr>
            <w:tcW w:w="2160" w:type="dxa"/>
          </w:tcPr>
          <w:p w14:paraId="5600FFD0" w14:textId="77777777" w:rsidR="009E3628" w:rsidRPr="001F42D3" w:rsidRDefault="009E3628" w:rsidP="007B21C7">
            <w:pPr>
              <w:pStyle w:val="TableEntry"/>
            </w:pPr>
          </w:p>
        </w:tc>
      </w:tr>
      <w:tr w:rsidR="009E3628" w:rsidRPr="001F42D3" w14:paraId="0221D20E" w14:textId="77777777" w:rsidTr="007B21C7">
        <w:trPr>
          <w:jc w:val="center"/>
        </w:trPr>
        <w:tc>
          <w:tcPr>
            <w:tcW w:w="1440" w:type="dxa"/>
          </w:tcPr>
          <w:p w14:paraId="05F4B3D4" w14:textId="77777777" w:rsidR="009E3628" w:rsidRPr="001F42D3" w:rsidRDefault="009E3628" w:rsidP="007B21C7">
            <w:pPr>
              <w:pStyle w:val="TableEntry"/>
            </w:pPr>
            <w:r w:rsidRPr="001F42D3">
              <w:t>DTM</w:t>
            </w:r>
          </w:p>
        </w:tc>
        <w:tc>
          <w:tcPr>
            <w:tcW w:w="3600" w:type="dxa"/>
          </w:tcPr>
          <w:p w14:paraId="17A37BE6" w14:textId="77777777" w:rsidR="009E3628" w:rsidRPr="001F42D3" w:rsidRDefault="009E3628" w:rsidP="007B21C7">
            <w:pPr>
              <w:pStyle w:val="TableEntry"/>
            </w:pPr>
            <w:r w:rsidRPr="001F42D3">
              <w:t>Date/Time</w:t>
            </w:r>
          </w:p>
        </w:tc>
        <w:tc>
          <w:tcPr>
            <w:tcW w:w="2160" w:type="dxa"/>
          </w:tcPr>
          <w:p w14:paraId="75D4DCA6" w14:textId="77777777" w:rsidR="009E3628" w:rsidRPr="001F42D3" w:rsidRDefault="009E3628" w:rsidP="007B21C7">
            <w:pPr>
              <w:pStyle w:val="TableEntry"/>
            </w:pPr>
          </w:p>
        </w:tc>
      </w:tr>
      <w:tr w:rsidR="009E3628" w:rsidRPr="001F42D3" w14:paraId="69B19CC9" w14:textId="77777777" w:rsidTr="007B21C7">
        <w:trPr>
          <w:jc w:val="center"/>
        </w:trPr>
        <w:tc>
          <w:tcPr>
            <w:tcW w:w="1440" w:type="dxa"/>
          </w:tcPr>
          <w:p w14:paraId="66841F67" w14:textId="77777777" w:rsidR="009E3628" w:rsidRPr="001F42D3" w:rsidRDefault="009E3628" w:rsidP="007B21C7">
            <w:pPr>
              <w:pStyle w:val="TableEntry"/>
            </w:pPr>
            <w:r w:rsidRPr="001F42D3">
              <w:t>ED</w:t>
            </w:r>
          </w:p>
        </w:tc>
        <w:tc>
          <w:tcPr>
            <w:tcW w:w="3600" w:type="dxa"/>
          </w:tcPr>
          <w:p w14:paraId="75B594B9" w14:textId="77777777" w:rsidR="009E3628" w:rsidRPr="001F42D3" w:rsidRDefault="009E3628" w:rsidP="007B21C7">
            <w:pPr>
              <w:pStyle w:val="TableEntry"/>
            </w:pPr>
            <w:r w:rsidRPr="001F42D3">
              <w:t>Encapsulated Data</w:t>
            </w:r>
          </w:p>
        </w:tc>
        <w:tc>
          <w:tcPr>
            <w:tcW w:w="2160" w:type="dxa"/>
          </w:tcPr>
          <w:p w14:paraId="52177A09" w14:textId="77777777" w:rsidR="009E3628" w:rsidRPr="001F42D3" w:rsidRDefault="009E3628" w:rsidP="007B21C7">
            <w:pPr>
              <w:pStyle w:val="TableEntry"/>
            </w:pPr>
          </w:p>
        </w:tc>
      </w:tr>
      <w:tr w:rsidR="009E3628" w:rsidRPr="001F42D3" w14:paraId="56DA1729" w14:textId="77777777" w:rsidTr="007B21C7">
        <w:trPr>
          <w:jc w:val="center"/>
        </w:trPr>
        <w:tc>
          <w:tcPr>
            <w:tcW w:w="1440" w:type="dxa"/>
          </w:tcPr>
          <w:p w14:paraId="5DD8ABFA" w14:textId="77777777" w:rsidR="009E3628" w:rsidRPr="001F42D3" w:rsidRDefault="009E3628" w:rsidP="007B21C7">
            <w:pPr>
              <w:pStyle w:val="TableEntry"/>
            </w:pPr>
            <w:r w:rsidRPr="001F42D3">
              <w:t>FT</w:t>
            </w:r>
          </w:p>
        </w:tc>
        <w:tc>
          <w:tcPr>
            <w:tcW w:w="3600" w:type="dxa"/>
          </w:tcPr>
          <w:p w14:paraId="5C4A714E" w14:textId="77777777" w:rsidR="009E3628" w:rsidRPr="001F42D3" w:rsidRDefault="009E3628" w:rsidP="007B21C7">
            <w:pPr>
              <w:pStyle w:val="TableEntry"/>
            </w:pPr>
            <w:r w:rsidRPr="001F42D3">
              <w:t>Formatted Text</w:t>
            </w:r>
          </w:p>
        </w:tc>
        <w:tc>
          <w:tcPr>
            <w:tcW w:w="2160" w:type="dxa"/>
          </w:tcPr>
          <w:p w14:paraId="2EE9B539" w14:textId="77777777" w:rsidR="009E3628" w:rsidRPr="001F42D3" w:rsidRDefault="009E3628" w:rsidP="007B21C7">
            <w:pPr>
              <w:pStyle w:val="TableEntry"/>
            </w:pPr>
          </w:p>
        </w:tc>
      </w:tr>
      <w:tr w:rsidR="009E3628" w:rsidRPr="001F42D3" w14:paraId="6C66C325" w14:textId="77777777" w:rsidTr="007B21C7">
        <w:trPr>
          <w:jc w:val="center"/>
        </w:trPr>
        <w:tc>
          <w:tcPr>
            <w:tcW w:w="1440" w:type="dxa"/>
          </w:tcPr>
          <w:p w14:paraId="07B7565E" w14:textId="77777777" w:rsidR="009E3628" w:rsidRPr="001F42D3" w:rsidRDefault="009E3628" w:rsidP="007B21C7">
            <w:pPr>
              <w:pStyle w:val="TableEntry"/>
            </w:pPr>
            <w:r w:rsidRPr="001F42D3">
              <w:t>NA</w:t>
            </w:r>
          </w:p>
        </w:tc>
        <w:tc>
          <w:tcPr>
            <w:tcW w:w="3600" w:type="dxa"/>
          </w:tcPr>
          <w:p w14:paraId="1F78F8CA" w14:textId="77777777" w:rsidR="009E3628" w:rsidRPr="001F42D3" w:rsidRDefault="009E3628" w:rsidP="007B21C7">
            <w:pPr>
              <w:pStyle w:val="TableEntry"/>
            </w:pPr>
            <w:r w:rsidRPr="001F42D3">
              <w:t>Numeric Array</w:t>
            </w:r>
          </w:p>
        </w:tc>
        <w:tc>
          <w:tcPr>
            <w:tcW w:w="2160" w:type="dxa"/>
          </w:tcPr>
          <w:p w14:paraId="7EED3066" w14:textId="77777777" w:rsidR="009E3628" w:rsidRPr="001F42D3" w:rsidRDefault="009E3628" w:rsidP="007B21C7">
            <w:pPr>
              <w:pStyle w:val="TableEntry"/>
            </w:pPr>
          </w:p>
        </w:tc>
      </w:tr>
      <w:tr w:rsidR="009E3628" w:rsidRPr="001F42D3" w14:paraId="4A7CE262" w14:textId="77777777" w:rsidTr="007B21C7">
        <w:trPr>
          <w:jc w:val="center"/>
        </w:trPr>
        <w:tc>
          <w:tcPr>
            <w:tcW w:w="1440" w:type="dxa"/>
          </w:tcPr>
          <w:p w14:paraId="3D5959A7" w14:textId="77777777" w:rsidR="009E3628" w:rsidRPr="001F42D3" w:rsidRDefault="009E3628" w:rsidP="007B21C7">
            <w:pPr>
              <w:pStyle w:val="TableEntry"/>
            </w:pPr>
            <w:r w:rsidRPr="001F42D3">
              <w:t>NM</w:t>
            </w:r>
          </w:p>
        </w:tc>
        <w:tc>
          <w:tcPr>
            <w:tcW w:w="3600" w:type="dxa"/>
          </w:tcPr>
          <w:p w14:paraId="27D13536" w14:textId="77777777" w:rsidR="009E3628" w:rsidRPr="001F42D3" w:rsidRDefault="009E3628" w:rsidP="007B21C7">
            <w:pPr>
              <w:pStyle w:val="TableEntry"/>
            </w:pPr>
            <w:r w:rsidRPr="001F42D3">
              <w:t>Numeric</w:t>
            </w:r>
          </w:p>
        </w:tc>
        <w:tc>
          <w:tcPr>
            <w:tcW w:w="2160" w:type="dxa"/>
          </w:tcPr>
          <w:p w14:paraId="1FF30E6B" w14:textId="77777777" w:rsidR="009E3628" w:rsidRPr="001F42D3" w:rsidRDefault="009E3628" w:rsidP="007B21C7">
            <w:pPr>
              <w:pStyle w:val="TableEntry"/>
            </w:pPr>
          </w:p>
        </w:tc>
      </w:tr>
      <w:tr w:rsidR="009E3628" w:rsidRPr="001F42D3" w14:paraId="02F1E154" w14:textId="77777777" w:rsidTr="007B21C7">
        <w:trPr>
          <w:jc w:val="center"/>
        </w:trPr>
        <w:tc>
          <w:tcPr>
            <w:tcW w:w="1440" w:type="dxa"/>
          </w:tcPr>
          <w:p w14:paraId="34059654" w14:textId="77777777" w:rsidR="009E3628" w:rsidRPr="001F42D3" w:rsidRDefault="009E3628" w:rsidP="007B21C7">
            <w:pPr>
              <w:pStyle w:val="TableEntry"/>
            </w:pPr>
            <w:r w:rsidRPr="001F42D3">
              <w:t>PN</w:t>
            </w:r>
          </w:p>
        </w:tc>
        <w:tc>
          <w:tcPr>
            <w:tcW w:w="3600" w:type="dxa"/>
          </w:tcPr>
          <w:p w14:paraId="5564EE5B" w14:textId="77777777" w:rsidR="009E3628" w:rsidRPr="001F42D3" w:rsidRDefault="009E3628" w:rsidP="007B21C7">
            <w:pPr>
              <w:pStyle w:val="TableEntry"/>
            </w:pPr>
            <w:r w:rsidRPr="001F42D3">
              <w:t>Person Name</w:t>
            </w:r>
          </w:p>
        </w:tc>
        <w:tc>
          <w:tcPr>
            <w:tcW w:w="2160" w:type="dxa"/>
          </w:tcPr>
          <w:p w14:paraId="1C18EABC" w14:textId="77777777" w:rsidR="009E3628" w:rsidRPr="001F42D3" w:rsidRDefault="009E3628" w:rsidP="007B21C7">
            <w:pPr>
              <w:pStyle w:val="TableEntry"/>
            </w:pPr>
          </w:p>
        </w:tc>
      </w:tr>
      <w:tr w:rsidR="009E3628" w:rsidRPr="001F42D3" w14:paraId="6111B781" w14:textId="77777777" w:rsidTr="007B21C7">
        <w:trPr>
          <w:jc w:val="center"/>
        </w:trPr>
        <w:tc>
          <w:tcPr>
            <w:tcW w:w="1440" w:type="dxa"/>
          </w:tcPr>
          <w:p w14:paraId="145DFB61" w14:textId="77777777" w:rsidR="009E3628" w:rsidRPr="001F42D3" w:rsidRDefault="009E3628" w:rsidP="007B21C7">
            <w:pPr>
              <w:pStyle w:val="TableEntry"/>
            </w:pPr>
            <w:r w:rsidRPr="001F42D3">
              <w:t>SN</w:t>
            </w:r>
          </w:p>
        </w:tc>
        <w:tc>
          <w:tcPr>
            <w:tcW w:w="3600" w:type="dxa"/>
          </w:tcPr>
          <w:p w14:paraId="748183FE" w14:textId="77777777" w:rsidR="009E3628" w:rsidRPr="001F42D3" w:rsidRDefault="009E3628" w:rsidP="007B21C7">
            <w:pPr>
              <w:pStyle w:val="TableEntry"/>
            </w:pPr>
            <w:r w:rsidRPr="001F42D3">
              <w:t>Structured Numeric</w:t>
            </w:r>
          </w:p>
        </w:tc>
        <w:tc>
          <w:tcPr>
            <w:tcW w:w="2160" w:type="dxa"/>
          </w:tcPr>
          <w:p w14:paraId="27B18A41" w14:textId="77777777" w:rsidR="009E3628" w:rsidRPr="001F42D3" w:rsidRDefault="009E3628" w:rsidP="007B21C7">
            <w:pPr>
              <w:pStyle w:val="TableEntry"/>
            </w:pPr>
          </w:p>
        </w:tc>
      </w:tr>
      <w:tr w:rsidR="009E3628" w:rsidRPr="001F42D3" w14:paraId="1D9762AE" w14:textId="77777777" w:rsidTr="007B21C7">
        <w:trPr>
          <w:jc w:val="center"/>
        </w:trPr>
        <w:tc>
          <w:tcPr>
            <w:tcW w:w="1440" w:type="dxa"/>
          </w:tcPr>
          <w:p w14:paraId="7FB9AC2C" w14:textId="77777777" w:rsidR="009E3628" w:rsidRPr="001F42D3" w:rsidRDefault="009E3628" w:rsidP="007B21C7">
            <w:pPr>
              <w:pStyle w:val="TableEntry"/>
            </w:pPr>
            <w:r w:rsidRPr="001F42D3">
              <w:t>ST</w:t>
            </w:r>
          </w:p>
        </w:tc>
        <w:tc>
          <w:tcPr>
            <w:tcW w:w="3600" w:type="dxa"/>
          </w:tcPr>
          <w:p w14:paraId="110F0BCC" w14:textId="77777777" w:rsidR="009E3628" w:rsidRPr="001F42D3" w:rsidRDefault="009E3628" w:rsidP="007B21C7">
            <w:pPr>
              <w:pStyle w:val="TableEntry"/>
            </w:pPr>
            <w:r w:rsidRPr="001F42D3">
              <w:t>String Data</w:t>
            </w:r>
          </w:p>
        </w:tc>
        <w:tc>
          <w:tcPr>
            <w:tcW w:w="2160" w:type="dxa"/>
          </w:tcPr>
          <w:p w14:paraId="094455AC" w14:textId="77777777" w:rsidR="009E3628" w:rsidRPr="001F42D3" w:rsidRDefault="009E3628" w:rsidP="007B21C7">
            <w:pPr>
              <w:pStyle w:val="TableEntry"/>
            </w:pPr>
          </w:p>
        </w:tc>
      </w:tr>
      <w:tr w:rsidR="009E3628" w:rsidRPr="001F42D3" w14:paraId="42F5328A" w14:textId="77777777" w:rsidTr="007B21C7">
        <w:trPr>
          <w:jc w:val="center"/>
        </w:trPr>
        <w:tc>
          <w:tcPr>
            <w:tcW w:w="1440" w:type="dxa"/>
          </w:tcPr>
          <w:p w14:paraId="53B173B8" w14:textId="77777777" w:rsidR="009E3628" w:rsidRPr="001F42D3" w:rsidRDefault="009E3628" w:rsidP="007B21C7">
            <w:pPr>
              <w:pStyle w:val="TableEntry"/>
            </w:pPr>
            <w:r w:rsidRPr="001F42D3">
              <w:t>TM</w:t>
            </w:r>
          </w:p>
        </w:tc>
        <w:tc>
          <w:tcPr>
            <w:tcW w:w="3600" w:type="dxa"/>
          </w:tcPr>
          <w:p w14:paraId="59B130C2" w14:textId="77777777" w:rsidR="009E3628" w:rsidRPr="001F42D3" w:rsidRDefault="009E3628" w:rsidP="007B21C7">
            <w:pPr>
              <w:pStyle w:val="TableEntry"/>
            </w:pPr>
            <w:r w:rsidRPr="001F42D3">
              <w:t>Time</w:t>
            </w:r>
          </w:p>
        </w:tc>
        <w:tc>
          <w:tcPr>
            <w:tcW w:w="2160" w:type="dxa"/>
          </w:tcPr>
          <w:p w14:paraId="7DA87749" w14:textId="77777777" w:rsidR="009E3628" w:rsidRPr="001F42D3" w:rsidRDefault="009E3628" w:rsidP="007B21C7">
            <w:pPr>
              <w:pStyle w:val="TableEntry"/>
            </w:pPr>
          </w:p>
        </w:tc>
      </w:tr>
      <w:tr w:rsidR="009E3628" w:rsidRPr="001F42D3" w14:paraId="7C799EB7" w14:textId="77777777" w:rsidTr="007B21C7">
        <w:trPr>
          <w:jc w:val="center"/>
        </w:trPr>
        <w:tc>
          <w:tcPr>
            <w:tcW w:w="1440" w:type="dxa"/>
          </w:tcPr>
          <w:p w14:paraId="53A0BE42" w14:textId="77777777" w:rsidR="009E3628" w:rsidRPr="001F42D3" w:rsidRDefault="009E3628" w:rsidP="007B21C7">
            <w:pPr>
              <w:pStyle w:val="TableEntry"/>
            </w:pPr>
            <w:r w:rsidRPr="001F42D3">
              <w:t>XCN</w:t>
            </w:r>
          </w:p>
        </w:tc>
        <w:tc>
          <w:tcPr>
            <w:tcW w:w="3600" w:type="dxa"/>
          </w:tcPr>
          <w:p w14:paraId="58AFD9EB" w14:textId="77777777" w:rsidR="009E3628" w:rsidRPr="001F42D3" w:rsidRDefault="009E3628" w:rsidP="007B21C7">
            <w:pPr>
              <w:pStyle w:val="TableEntry"/>
            </w:pPr>
            <w:r w:rsidRPr="001F42D3">
              <w:t>Extended Composite Name and Number for Persons</w:t>
            </w:r>
          </w:p>
        </w:tc>
        <w:tc>
          <w:tcPr>
            <w:tcW w:w="2160" w:type="dxa"/>
          </w:tcPr>
          <w:p w14:paraId="6D47F472" w14:textId="77777777" w:rsidR="009E3628" w:rsidRPr="001F42D3" w:rsidRDefault="009E3628" w:rsidP="007B21C7">
            <w:pPr>
              <w:pStyle w:val="TableEntry"/>
            </w:pPr>
          </w:p>
        </w:tc>
      </w:tr>
      <w:tr w:rsidR="009E3628" w:rsidRPr="001F42D3" w14:paraId="2EDBCF1D" w14:textId="77777777" w:rsidTr="007B21C7">
        <w:trPr>
          <w:jc w:val="center"/>
        </w:trPr>
        <w:tc>
          <w:tcPr>
            <w:tcW w:w="1440" w:type="dxa"/>
          </w:tcPr>
          <w:p w14:paraId="60CAC27F" w14:textId="77777777" w:rsidR="009E3628" w:rsidRPr="001F42D3" w:rsidRDefault="009E3628" w:rsidP="007B21C7">
            <w:pPr>
              <w:pStyle w:val="TableEntry"/>
            </w:pPr>
            <w:r w:rsidRPr="001F42D3">
              <w:t>XPN</w:t>
            </w:r>
          </w:p>
        </w:tc>
        <w:tc>
          <w:tcPr>
            <w:tcW w:w="3600" w:type="dxa"/>
          </w:tcPr>
          <w:p w14:paraId="5D947141" w14:textId="77777777" w:rsidR="009E3628" w:rsidRPr="001F42D3" w:rsidRDefault="009E3628" w:rsidP="007B21C7">
            <w:pPr>
              <w:pStyle w:val="TableEntry"/>
            </w:pPr>
            <w:r w:rsidRPr="001F42D3">
              <w:t>Extended Person Name</w:t>
            </w:r>
          </w:p>
        </w:tc>
        <w:tc>
          <w:tcPr>
            <w:tcW w:w="2160" w:type="dxa"/>
          </w:tcPr>
          <w:p w14:paraId="22C9B2C4" w14:textId="77777777" w:rsidR="009E3628" w:rsidRPr="001F42D3" w:rsidRDefault="009E3628" w:rsidP="007B21C7">
            <w:pPr>
              <w:pStyle w:val="TableEntry"/>
            </w:pPr>
          </w:p>
        </w:tc>
      </w:tr>
    </w:tbl>
    <w:p w14:paraId="41A55112" w14:textId="77777777" w:rsidR="009E3628" w:rsidRPr="001F42D3" w:rsidRDefault="009E3628" w:rsidP="00A92110">
      <w:pPr>
        <w:pStyle w:val="BodyText"/>
      </w:pPr>
    </w:p>
    <w:p w14:paraId="7E23E897" w14:textId="3862E229" w:rsidR="00B11855" w:rsidRPr="001F42D3" w:rsidRDefault="00D53FC4" w:rsidP="00B34AEB">
      <w:pPr>
        <w:pStyle w:val="Heading2"/>
        <w:numPr>
          <w:ilvl w:val="0"/>
          <w:numId w:val="0"/>
        </w:numPr>
        <w:rPr>
          <w:noProof w:val="0"/>
        </w:rPr>
      </w:pPr>
      <w:bookmarkStart w:id="920" w:name="_Toc401769872"/>
      <w:bookmarkStart w:id="921" w:name="_Toc181625245"/>
      <w:r w:rsidRPr="001F42D3">
        <w:rPr>
          <w:noProof w:val="0"/>
        </w:rPr>
        <w:t xml:space="preserve">C.1 </w:t>
      </w:r>
      <w:r w:rsidR="003D003E" w:rsidRPr="001F42D3">
        <w:rPr>
          <w:noProof w:val="0"/>
        </w:rPr>
        <w:t>CNE Data Type – coded with no exceptions</w:t>
      </w:r>
      <w:bookmarkEnd w:id="920"/>
      <w:bookmarkEnd w:id="921"/>
    </w:p>
    <w:p w14:paraId="429EECE1" w14:textId="110D08F2" w:rsidR="00B11855" w:rsidRPr="001F42D3" w:rsidRDefault="003D003E" w:rsidP="00386C6C">
      <w:pPr>
        <w:pStyle w:val="BodyText"/>
      </w:pPr>
      <w:r w:rsidRPr="001F42D3">
        <w:t xml:space="preserve">Used when a field must represent a distinct value (a code) from a closed set of acceptable values, where all the values must be drawn from code sets accepted by HL7, where the authority determining acceptance is the </w:t>
      </w:r>
      <w:r w:rsidR="006D613E" w:rsidRPr="001F42D3">
        <w:t>HL7</w:t>
      </w:r>
      <w:r w:rsidR="00995105" w:rsidRPr="001F42D3">
        <w:t xml:space="preserve"> </w:t>
      </w:r>
      <w:r w:rsidRPr="001F42D3">
        <w:t>Vocabulary Work Group.</w:t>
      </w:r>
    </w:p>
    <w:p w14:paraId="65F24FAC" w14:textId="3C1CD952" w:rsidR="00B11855" w:rsidRPr="001F42D3" w:rsidRDefault="003D003E" w:rsidP="00386C6C">
      <w:pPr>
        <w:pStyle w:val="BodyText"/>
      </w:pPr>
      <w:r w:rsidRPr="001F42D3">
        <w:t xml:space="preserve">Definition: Specifies a coded element and its associated detail. The CNE data type is used when a required or mandatory coded field is needed. The specified </w:t>
      </w:r>
      <w:r w:rsidR="006D613E" w:rsidRPr="001F42D3">
        <w:t>HL7</w:t>
      </w:r>
      <w:r w:rsidR="00995105" w:rsidRPr="001F42D3">
        <w:t xml:space="preserve"> </w:t>
      </w:r>
      <w:r w:rsidRPr="001F42D3">
        <w:t>table or imported or externally defined coding system must be used and may not be extended with local values.</w:t>
      </w:r>
    </w:p>
    <w:p w14:paraId="19794F05" w14:textId="77777777" w:rsidR="00B11855" w:rsidRPr="001F42D3" w:rsidRDefault="003D003E" w:rsidP="00CF5627">
      <w:pPr>
        <w:pStyle w:val="TableTitle"/>
      </w:pPr>
      <w:r w:rsidRPr="001F42D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1F42D3" w14:paraId="5F680373" w14:textId="77777777" w:rsidTr="00A92110">
        <w:trPr>
          <w:cantSplit/>
          <w:tblHeader/>
        </w:trPr>
        <w:tc>
          <w:tcPr>
            <w:tcW w:w="784" w:type="dxa"/>
            <w:shd w:val="clear" w:color="auto" w:fill="D9D9D9"/>
          </w:tcPr>
          <w:p w14:paraId="5DD9252B" w14:textId="77777777" w:rsidR="00B11855" w:rsidRPr="001F42D3" w:rsidRDefault="003D003E" w:rsidP="00B43978">
            <w:pPr>
              <w:pStyle w:val="TableEntryHeader"/>
            </w:pPr>
            <w:r w:rsidRPr="001F42D3">
              <w:t>SEQ</w:t>
            </w:r>
          </w:p>
        </w:tc>
        <w:tc>
          <w:tcPr>
            <w:tcW w:w="764" w:type="dxa"/>
            <w:shd w:val="clear" w:color="auto" w:fill="D9D9D9"/>
          </w:tcPr>
          <w:p w14:paraId="6E73BEDB" w14:textId="77777777" w:rsidR="00B11855" w:rsidRPr="001F42D3" w:rsidRDefault="003D003E" w:rsidP="00B43978">
            <w:pPr>
              <w:pStyle w:val="TableEntryHeader"/>
            </w:pPr>
            <w:r w:rsidRPr="001F42D3">
              <w:t>LEN</w:t>
            </w:r>
          </w:p>
        </w:tc>
        <w:tc>
          <w:tcPr>
            <w:tcW w:w="760" w:type="dxa"/>
            <w:shd w:val="clear" w:color="auto" w:fill="D9D9D9"/>
          </w:tcPr>
          <w:p w14:paraId="696DC866" w14:textId="77777777" w:rsidR="00B11855" w:rsidRPr="001F42D3" w:rsidRDefault="003D003E" w:rsidP="00B43978">
            <w:pPr>
              <w:pStyle w:val="TableEntryHeader"/>
            </w:pPr>
            <w:r w:rsidRPr="001F42D3">
              <w:t>DT</w:t>
            </w:r>
          </w:p>
        </w:tc>
        <w:tc>
          <w:tcPr>
            <w:tcW w:w="961" w:type="dxa"/>
            <w:shd w:val="clear" w:color="auto" w:fill="D9D9D9"/>
          </w:tcPr>
          <w:p w14:paraId="33ADE02D" w14:textId="77777777" w:rsidR="00B11855" w:rsidRPr="001F42D3" w:rsidRDefault="003D003E" w:rsidP="00B43978">
            <w:pPr>
              <w:pStyle w:val="TableEntryHeader"/>
            </w:pPr>
            <w:r w:rsidRPr="001F42D3">
              <w:t>Usage</w:t>
            </w:r>
          </w:p>
        </w:tc>
        <w:tc>
          <w:tcPr>
            <w:tcW w:w="1316" w:type="dxa"/>
            <w:shd w:val="clear" w:color="auto" w:fill="D9D9D9"/>
          </w:tcPr>
          <w:p w14:paraId="307DE023" w14:textId="77777777" w:rsidR="00B11855" w:rsidRPr="001F42D3" w:rsidRDefault="003D003E" w:rsidP="00B43978">
            <w:pPr>
              <w:pStyle w:val="TableEntryHeader"/>
            </w:pPr>
            <w:r w:rsidRPr="001F42D3">
              <w:t>Card.</w:t>
            </w:r>
          </w:p>
        </w:tc>
        <w:tc>
          <w:tcPr>
            <w:tcW w:w="861" w:type="dxa"/>
            <w:shd w:val="clear" w:color="auto" w:fill="D9D9D9"/>
          </w:tcPr>
          <w:p w14:paraId="680C649F" w14:textId="77777777" w:rsidR="00B11855" w:rsidRPr="001F42D3" w:rsidRDefault="003D003E" w:rsidP="00B43978">
            <w:pPr>
              <w:pStyle w:val="TableEntryHeader"/>
            </w:pPr>
            <w:r w:rsidRPr="001F42D3">
              <w:t>TBL#</w:t>
            </w:r>
          </w:p>
        </w:tc>
        <w:tc>
          <w:tcPr>
            <w:tcW w:w="3928" w:type="dxa"/>
            <w:shd w:val="clear" w:color="auto" w:fill="D9D9D9"/>
          </w:tcPr>
          <w:p w14:paraId="3E7D13A9" w14:textId="77777777" w:rsidR="00B11855" w:rsidRPr="001F42D3" w:rsidRDefault="003D003E" w:rsidP="00B43978">
            <w:pPr>
              <w:pStyle w:val="TableEntryHeader"/>
            </w:pPr>
            <w:r w:rsidRPr="001F42D3">
              <w:t>Component name</w:t>
            </w:r>
          </w:p>
        </w:tc>
      </w:tr>
      <w:tr w:rsidR="00C40FD5" w:rsidRPr="001F42D3" w14:paraId="3B250B72" w14:textId="77777777" w:rsidTr="006C0E8E">
        <w:tc>
          <w:tcPr>
            <w:tcW w:w="784" w:type="dxa"/>
          </w:tcPr>
          <w:p w14:paraId="34593070" w14:textId="77777777" w:rsidR="00B11855" w:rsidRPr="001F42D3" w:rsidRDefault="003D003E" w:rsidP="00B43978">
            <w:pPr>
              <w:pStyle w:val="TableEntry"/>
            </w:pPr>
            <w:r w:rsidRPr="001F42D3">
              <w:t>1</w:t>
            </w:r>
          </w:p>
        </w:tc>
        <w:tc>
          <w:tcPr>
            <w:tcW w:w="764" w:type="dxa"/>
          </w:tcPr>
          <w:p w14:paraId="5CA41479" w14:textId="77777777" w:rsidR="00B11855" w:rsidRPr="001F42D3" w:rsidRDefault="003D003E" w:rsidP="00B43978">
            <w:pPr>
              <w:pStyle w:val="TableEntry"/>
            </w:pPr>
            <w:r w:rsidRPr="001F42D3">
              <w:t>20</w:t>
            </w:r>
          </w:p>
        </w:tc>
        <w:tc>
          <w:tcPr>
            <w:tcW w:w="760" w:type="dxa"/>
          </w:tcPr>
          <w:p w14:paraId="1DB2535B" w14:textId="77777777" w:rsidR="00B11855" w:rsidRPr="001F42D3" w:rsidRDefault="003D003E" w:rsidP="00B43978">
            <w:pPr>
              <w:pStyle w:val="TableEntry"/>
            </w:pPr>
            <w:r w:rsidRPr="001F42D3">
              <w:t>ST</w:t>
            </w:r>
          </w:p>
        </w:tc>
        <w:tc>
          <w:tcPr>
            <w:tcW w:w="961" w:type="dxa"/>
          </w:tcPr>
          <w:p w14:paraId="5D348507" w14:textId="77777777" w:rsidR="00B11855" w:rsidRPr="001F42D3" w:rsidRDefault="003D003E" w:rsidP="00B43978">
            <w:pPr>
              <w:pStyle w:val="TableEntry"/>
            </w:pPr>
            <w:r w:rsidRPr="001F42D3">
              <w:t>R</w:t>
            </w:r>
          </w:p>
        </w:tc>
        <w:tc>
          <w:tcPr>
            <w:tcW w:w="1316" w:type="dxa"/>
          </w:tcPr>
          <w:p w14:paraId="42E03582" w14:textId="77777777" w:rsidR="00B11855" w:rsidRPr="001F42D3" w:rsidRDefault="003D003E" w:rsidP="00B43978">
            <w:pPr>
              <w:pStyle w:val="TableEntry"/>
            </w:pPr>
            <w:r w:rsidRPr="001F42D3">
              <w:t>[1..1]</w:t>
            </w:r>
          </w:p>
        </w:tc>
        <w:tc>
          <w:tcPr>
            <w:tcW w:w="861" w:type="dxa"/>
          </w:tcPr>
          <w:p w14:paraId="2E719F82" w14:textId="77777777" w:rsidR="00B11855" w:rsidRPr="001F42D3" w:rsidRDefault="00B11855" w:rsidP="00B43978">
            <w:pPr>
              <w:pStyle w:val="TableEntry"/>
            </w:pPr>
          </w:p>
        </w:tc>
        <w:tc>
          <w:tcPr>
            <w:tcW w:w="3928" w:type="dxa"/>
          </w:tcPr>
          <w:p w14:paraId="58010B8D" w14:textId="77777777" w:rsidR="00B11855" w:rsidRPr="001F42D3" w:rsidRDefault="003D003E" w:rsidP="00B43978">
            <w:pPr>
              <w:pStyle w:val="TableEntry"/>
            </w:pPr>
            <w:r w:rsidRPr="001F42D3">
              <w:t>Identifier</w:t>
            </w:r>
          </w:p>
        </w:tc>
      </w:tr>
      <w:tr w:rsidR="00C40FD5" w:rsidRPr="001F42D3" w14:paraId="4709C995" w14:textId="77777777" w:rsidTr="006C0E8E">
        <w:tc>
          <w:tcPr>
            <w:tcW w:w="784" w:type="dxa"/>
          </w:tcPr>
          <w:p w14:paraId="1734EB7C" w14:textId="77777777" w:rsidR="00B11855" w:rsidRPr="001F42D3" w:rsidRDefault="003D003E" w:rsidP="00B43978">
            <w:pPr>
              <w:pStyle w:val="TableEntry"/>
            </w:pPr>
            <w:r w:rsidRPr="001F42D3">
              <w:lastRenderedPageBreak/>
              <w:t>2</w:t>
            </w:r>
          </w:p>
        </w:tc>
        <w:tc>
          <w:tcPr>
            <w:tcW w:w="764" w:type="dxa"/>
          </w:tcPr>
          <w:p w14:paraId="643AAA11" w14:textId="77777777" w:rsidR="00B11855" w:rsidRPr="001F42D3" w:rsidRDefault="003D003E" w:rsidP="00B43978">
            <w:pPr>
              <w:pStyle w:val="TableEntry"/>
            </w:pPr>
            <w:r w:rsidRPr="001F42D3">
              <w:t>199</w:t>
            </w:r>
          </w:p>
        </w:tc>
        <w:tc>
          <w:tcPr>
            <w:tcW w:w="760" w:type="dxa"/>
          </w:tcPr>
          <w:p w14:paraId="399B4CF5" w14:textId="77777777" w:rsidR="00B11855" w:rsidRPr="001F42D3" w:rsidRDefault="003D003E" w:rsidP="00B43978">
            <w:pPr>
              <w:pStyle w:val="TableEntry"/>
            </w:pPr>
            <w:r w:rsidRPr="001F42D3">
              <w:t>ST</w:t>
            </w:r>
          </w:p>
        </w:tc>
        <w:tc>
          <w:tcPr>
            <w:tcW w:w="961" w:type="dxa"/>
          </w:tcPr>
          <w:p w14:paraId="15E4135F" w14:textId="77777777" w:rsidR="00B11855" w:rsidRPr="001F42D3" w:rsidRDefault="003D003E" w:rsidP="00B43978">
            <w:pPr>
              <w:pStyle w:val="TableEntry"/>
            </w:pPr>
            <w:r w:rsidRPr="001F42D3">
              <w:t>R</w:t>
            </w:r>
          </w:p>
        </w:tc>
        <w:tc>
          <w:tcPr>
            <w:tcW w:w="1316" w:type="dxa"/>
          </w:tcPr>
          <w:p w14:paraId="69C7D81C" w14:textId="77777777" w:rsidR="00B11855" w:rsidRPr="001F42D3" w:rsidRDefault="003D003E" w:rsidP="00B43978">
            <w:pPr>
              <w:pStyle w:val="TableEntry"/>
            </w:pPr>
            <w:r w:rsidRPr="001F42D3">
              <w:t>[1..1]</w:t>
            </w:r>
          </w:p>
        </w:tc>
        <w:tc>
          <w:tcPr>
            <w:tcW w:w="861" w:type="dxa"/>
          </w:tcPr>
          <w:p w14:paraId="32BA97A5" w14:textId="77777777" w:rsidR="00B11855" w:rsidRPr="001F42D3" w:rsidRDefault="00B11855" w:rsidP="00B43978">
            <w:pPr>
              <w:pStyle w:val="TableEntry"/>
            </w:pPr>
          </w:p>
        </w:tc>
        <w:tc>
          <w:tcPr>
            <w:tcW w:w="3928" w:type="dxa"/>
          </w:tcPr>
          <w:p w14:paraId="3B5856E1" w14:textId="77777777" w:rsidR="00B11855" w:rsidRPr="001F42D3" w:rsidRDefault="003D003E" w:rsidP="00B43978">
            <w:pPr>
              <w:pStyle w:val="TableEntry"/>
            </w:pPr>
            <w:r w:rsidRPr="001F42D3">
              <w:t>Text</w:t>
            </w:r>
          </w:p>
        </w:tc>
      </w:tr>
      <w:tr w:rsidR="00C40FD5" w:rsidRPr="001F42D3" w14:paraId="5BC760AD" w14:textId="77777777" w:rsidTr="006C0E8E">
        <w:tc>
          <w:tcPr>
            <w:tcW w:w="784" w:type="dxa"/>
          </w:tcPr>
          <w:p w14:paraId="5D873CC8" w14:textId="77777777" w:rsidR="00B11855" w:rsidRPr="001F42D3" w:rsidRDefault="003D003E" w:rsidP="00B43978">
            <w:pPr>
              <w:pStyle w:val="TableEntry"/>
            </w:pPr>
            <w:r w:rsidRPr="001F42D3">
              <w:t>3</w:t>
            </w:r>
          </w:p>
        </w:tc>
        <w:tc>
          <w:tcPr>
            <w:tcW w:w="764" w:type="dxa"/>
          </w:tcPr>
          <w:p w14:paraId="2833B4D3" w14:textId="77777777" w:rsidR="00B11855" w:rsidRPr="001F42D3" w:rsidRDefault="003D003E" w:rsidP="00B43978">
            <w:pPr>
              <w:pStyle w:val="TableEntry"/>
            </w:pPr>
            <w:r w:rsidRPr="001F42D3">
              <w:t>20</w:t>
            </w:r>
          </w:p>
        </w:tc>
        <w:tc>
          <w:tcPr>
            <w:tcW w:w="760" w:type="dxa"/>
          </w:tcPr>
          <w:p w14:paraId="62ACD945" w14:textId="77777777" w:rsidR="00B11855" w:rsidRPr="001F42D3" w:rsidRDefault="003D003E" w:rsidP="00B43978">
            <w:pPr>
              <w:pStyle w:val="TableEntry"/>
            </w:pPr>
            <w:r w:rsidRPr="001F42D3">
              <w:t>ID</w:t>
            </w:r>
          </w:p>
        </w:tc>
        <w:tc>
          <w:tcPr>
            <w:tcW w:w="961" w:type="dxa"/>
          </w:tcPr>
          <w:p w14:paraId="1C180502" w14:textId="77777777" w:rsidR="00B11855" w:rsidRPr="001F42D3" w:rsidRDefault="003D003E" w:rsidP="00B43978">
            <w:pPr>
              <w:pStyle w:val="TableEntry"/>
            </w:pPr>
            <w:r w:rsidRPr="001F42D3">
              <w:t>RE</w:t>
            </w:r>
          </w:p>
        </w:tc>
        <w:tc>
          <w:tcPr>
            <w:tcW w:w="1316" w:type="dxa"/>
          </w:tcPr>
          <w:p w14:paraId="6084E881" w14:textId="77777777" w:rsidR="00B11855" w:rsidRPr="001F42D3" w:rsidRDefault="003D003E" w:rsidP="00B43978">
            <w:pPr>
              <w:pStyle w:val="TableEntry"/>
            </w:pPr>
            <w:r w:rsidRPr="001F42D3">
              <w:t>[0..1]</w:t>
            </w:r>
          </w:p>
        </w:tc>
        <w:tc>
          <w:tcPr>
            <w:tcW w:w="861" w:type="dxa"/>
          </w:tcPr>
          <w:p w14:paraId="65D88157" w14:textId="77777777" w:rsidR="00B11855" w:rsidRPr="001F42D3" w:rsidRDefault="003D003E" w:rsidP="00B43978">
            <w:pPr>
              <w:pStyle w:val="TableEntry"/>
            </w:pPr>
            <w:r w:rsidRPr="001F42D3">
              <w:t>0396</w:t>
            </w:r>
          </w:p>
        </w:tc>
        <w:tc>
          <w:tcPr>
            <w:tcW w:w="3928" w:type="dxa"/>
          </w:tcPr>
          <w:p w14:paraId="3DE6D6B3" w14:textId="77777777" w:rsidR="00B11855" w:rsidRPr="001F42D3" w:rsidRDefault="003D003E" w:rsidP="00B43978">
            <w:pPr>
              <w:pStyle w:val="TableEntry"/>
            </w:pPr>
            <w:r w:rsidRPr="001F42D3">
              <w:t>Name of Coding System</w:t>
            </w:r>
          </w:p>
        </w:tc>
      </w:tr>
      <w:tr w:rsidR="00C40FD5" w:rsidRPr="001F42D3" w14:paraId="0074358A" w14:textId="77777777" w:rsidTr="006C0E8E">
        <w:tc>
          <w:tcPr>
            <w:tcW w:w="784" w:type="dxa"/>
          </w:tcPr>
          <w:p w14:paraId="0AD4A9EA" w14:textId="77777777" w:rsidR="00B11855" w:rsidRPr="001F42D3" w:rsidRDefault="003D003E" w:rsidP="00B43978">
            <w:pPr>
              <w:pStyle w:val="TableEntry"/>
            </w:pPr>
            <w:r w:rsidRPr="001F42D3">
              <w:t>4</w:t>
            </w:r>
          </w:p>
        </w:tc>
        <w:tc>
          <w:tcPr>
            <w:tcW w:w="764" w:type="dxa"/>
          </w:tcPr>
          <w:p w14:paraId="1B871A0D" w14:textId="77777777" w:rsidR="00B11855" w:rsidRPr="001F42D3" w:rsidRDefault="003D003E" w:rsidP="00B43978">
            <w:pPr>
              <w:pStyle w:val="TableEntry"/>
            </w:pPr>
            <w:r w:rsidRPr="001F42D3">
              <w:t>20</w:t>
            </w:r>
          </w:p>
        </w:tc>
        <w:tc>
          <w:tcPr>
            <w:tcW w:w="760" w:type="dxa"/>
          </w:tcPr>
          <w:p w14:paraId="28FF265D" w14:textId="77777777" w:rsidR="00B11855" w:rsidRPr="001F42D3" w:rsidRDefault="003D003E" w:rsidP="00B43978">
            <w:pPr>
              <w:pStyle w:val="TableEntry"/>
            </w:pPr>
            <w:r w:rsidRPr="001F42D3">
              <w:t>ST</w:t>
            </w:r>
          </w:p>
        </w:tc>
        <w:tc>
          <w:tcPr>
            <w:tcW w:w="961" w:type="dxa"/>
          </w:tcPr>
          <w:p w14:paraId="5F6F75C1" w14:textId="77777777" w:rsidR="00B11855" w:rsidRPr="001F42D3" w:rsidRDefault="003D003E" w:rsidP="00B43978">
            <w:pPr>
              <w:pStyle w:val="TableEntry"/>
            </w:pPr>
            <w:r w:rsidRPr="001F42D3">
              <w:t>RE</w:t>
            </w:r>
          </w:p>
        </w:tc>
        <w:tc>
          <w:tcPr>
            <w:tcW w:w="1316" w:type="dxa"/>
          </w:tcPr>
          <w:p w14:paraId="52056140" w14:textId="77777777" w:rsidR="00B11855" w:rsidRPr="001F42D3" w:rsidRDefault="003D003E" w:rsidP="00B43978">
            <w:pPr>
              <w:pStyle w:val="TableEntry"/>
            </w:pPr>
            <w:r w:rsidRPr="001F42D3">
              <w:t>[0..1]</w:t>
            </w:r>
          </w:p>
        </w:tc>
        <w:tc>
          <w:tcPr>
            <w:tcW w:w="861" w:type="dxa"/>
          </w:tcPr>
          <w:p w14:paraId="3370C2EC" w14:textId="77777777" w:rsidR="00B11855" w:rsidRPr="001F42D3" w:rsidRDefault="00B11855" w:rsidP="00B43978">
            <w:pPr>
              <w:pStyle w:val="TableEntry"/>
            </w:pPr>
          </w:p>
        </w:tc>
        <w:tc>
          <w:tcPr>
            <w:tcW w:w="3928" w:type="dxa"/>
          </w:tcPr>
          <w:p w14:paraId="07F29614" w14:textId="77777777" w:rsidR="00B11855" w:rsidRPr="001F42D3" w:rsidRDefault="003D003E" w:rsidP="00B43978">
            <w:pPr>
              <w:pStyle w:val="TableEntry"/>
            </w:pPr>
            <w:r w:rsidRPr="001F42D3">
              <w:t>Alternate Identifier</w:t>
            </w:r>
          </w:p>
        </w:tc>
      </w:tr>
      <w:tr w:rsidR="00C40FD5" w:rsidRPr="001F42D3" w14:paraId="4F11C084" w14:textId="77777777" w:rsidTr="006C0E8E">
        <w:tc>
          <w:tcPr>
            <w:tcW w:w="784" w:type="dxa"/>
          </w:tcPr>
          <w:p w14:paraId="0536B26C" w14:textId="77777777" w:rsidR="00B11855" w:rsidRPr="001F42D3" w:rsidRDefault="003D003E" w:rsidP="00B43978">
            <w:pPr>
              <w:pStyle w:val="TableEntry"/>
            </w:pPr>
            <w:r w:rsidRPr="001F42D3">
              <w:t>5</w:t>
            </w:r>
          </w:p>
        </w:tc>
        <w:tc>
          <w:tcPr>
            <w:tcW w:w="764" w:type="dxa"/>
          </w:tcPr>
          <w:p w14:paraId="1E67910F" w14:textId="77777777" w:rsidR="00B11855" w:rsidRPr="001F42D3" w:rsidRDefault="003D003E" w:rsidP="00B43978">
            <w:pPr>
              <w:pStyle w:val="TableEntry"/>
            </w:pPr>
            <w:r w:rsidRPr="001F42D3">
              <w:t>199</w:t>
            </w:r>
          </w:p>
        </w:tc>
        <w:tc>
          <w:tcPr>
            <w:tcW w:w="760" w:type="dxa"/>
          </w:tcPr>
          <w:p w14:paraId="0634B7CA" w14:textId="77777777" w:rsidR="00B11855" w:rsidRPr="001F42D3" w:rsidRDefault="003D003E" w:rsidP="00B43978">
            <w:pPr>
              <w:pStyle w:val="TableEntry"/>
            </w:pPr>
            <w:r w:rsidRPr="001F42D3">
              <w:t>ST</w:t>
            </w:r>
          </w:p>
        </w:tc>
        <w:tc>
          <w:tcPr>
            <w:tcW w:w="961" w:type="dxa"/>
          </w:tcPr>
          <w:p w14:paraId="2F7B7193" w14:textId="77777777" w:rsidR="00B11855" w:rsidRPr="001F42D3" w:rsidRDefault="003D003E" w:rsidP="00B43978">
            <w:pPr>
              <w:pStyle w:val="TableEntry"/>
            </w:pPr>
            <w:r w:rsidRPr="001F42D3">
              <w:t>RE</w:t>
            </w:r>
          </w:p>
        </w:tc>
        <w:tc>
          <w:tcPr>
            <w:tcW w:w="1316" w:type="dxa"/>
          </w:tcPr>
          <w:p w14:paraId="2DC0E48A" w14:textId="77777777" w:rsidR="00B11855" w:rsidRPr="001F42D3" w:rsidRDefault="003D003E" w:rsidP="00B43978">
            <w:pPr>
              <w:pStyle w:val="TableEntry"/>
            </w:pPr>
            <w:r w:rsidRPr="001F42D3">
              <w:t>[0..1]</w:t>
            </w:r>
          </w:p>
        </w:tc>
        <w:tc>
          <w:tcPr>
            <w:tcW w:w="861" w:type="dxa"/>
          </w:tcPr>
          <w:p w14:paraId="5C0C52F1" w14:textId="77777777" w:rsidR="00B11855" w:rsidRPr="001F42D3" w:rsidRDefault="00B11855" w:rsidP="00B43978">
            <w:pPr>
              <w:pStyle w:val="TableEntry"/>
            </w:pPr>
          </w:p>
        </w:tc>
        <w:tc>
          <w:tcPr>
            <w:tcW w:w="3928" w:type="dxa"/>
          </w:tcPr>
          <w:p w14:paraId="5FD6D0B6" w14:textId="77777777" w:rsidR="00B11855" w:rsidRPr="001F42D3" w:rsidRDefault="003D003E" w:rsidP="00B43978">
            <w:pPr>
              <w:pStyle w:val="TableEntry"/>
            </w:pPr>
            <w:r w:rsidRPr="001F42D3">
              <w:t>Alternate Text</w:t>
            </w:r>
          </w:p>
        </w:tc>
      </w:tr>
      <w:tr w:rsidR="00C40FD5" w:rsidRPr="001F42D3" w14:paraId="73137687" w14:textId="77777777" w:rsidTr="006C0E8E">
        <w:tc>
          <w:tcPr>
            <w:tcW w:w="784" w:type="dxa"/>
          </w:tcPr>
          <w:p w14:paraId="77135F17" w14:textId="77777777" w:rsidR="00B11855" w:rsidRPr="001F42D3" w:rsidRDefault="003D003E" w:rsidP="00B43978">
            <w:pPr>
              <w:pStyle w:val="TableEntry"/>
            </w:pPr>
            <w:r w:rsidRPr="001F42D3">
              <w:t>6</w:t>
            </w:r>
          </w:p>
        </w:tc>
        <w:tc>
          <w:tcPr>
            <w:tcW w:w="764" w:type="dxa"/>
          </w:tcPr>
          <w:p w14:paraId="3D33FF13" w14:textId="77777777" w:rsidR="00B11855" w:rsidRPr="001F42D3" w:rsidRDefault="003D003E" w:rsidP="00B43978">
            <w:pPr>
              <w:pStyle w:val="TableEntry"/>
            </w:pPr>
            <w:r w:rsidRPr="001F42D3">
              <w:t>20</w:t>
            </w:r>
          </w:p>
        </w:tc>
        <w:tc>
          <w:tcPr>
            <w:tcW w:w="760" w:type="dxa"/>
          </w:tcPr>
          <w:p w14:paraId="0ECD505A" w14:textId="77777777" w:rsidR="00B11855" w:rsidRPr="001F42D3" w:rsidRDefault="003D003E" w:rsidP="00B43978">
            <w:pPr>
              <w:pStyle w:val="TableEntry"/>
            </w:pPr>
            <w:r w:rsidRPr="001F42D3">
              <w:t>ID</w:t>
            </w:r>
          </w:p>
        </w:tc>
        <w:tc>
          <w:tcPr>
            <w:tcW w:w="961" w:type="dxa"/>
          </w:tcPr>
          <w:p w14:paraId="75903501" w14:textId="77777777" w:rsidR="00B11855" w:rsidRPr="001F42D3" w:rsidRDefault="003D003E" w:rsidP="00B43978">
            <w:pPr>
              <w:pStyle w:val="TableEntry"/>
            </w:pPr>
            <w:r w:rsidRPr="001F42D3">
              <w:t>RE</w:t>
            </w:r>
          </w:p>
        </w:tc>
        <w:tc>
          <w:tcPr>
            <w:tcW w:w="1316" w:type="dxa"/>
          </w:tcPr>
          <w:p w14:paraId="384E5CED" w14:textId="77777777" w:rsidR="00B11855" w:rsidRPr="001F42D3" w:rsidRDefault="003D003E" w:rsidP="00B43978">
            <w:pPr>
              <w:pStyle w:val="TableEntry"/>
            </w:pPr>
            <w:r w:rsidRPr="001F42D3">
              <w:t>[0..1]</w:t>
            </w:r>
          </w:p>
        </w:tc>
        <w:tc>
          <w:tcPr>
            <w:tcW w:w="861" w:type="dxa"/>
          </w:tcPr>
          <w:p w14:paraId="314FC9CA" w14:textId="77777777" w:rsidR="00B11855" w:rsidRPr="001F42D3" w:rsidRDefault="003D003E" w:rsidP="00B43978">
            <w:pPr>
              <w:pStyle w:val="TableEntry"/>
            </w:pPr>
            <w:r w:rsidRPr="001F42D3">
              <w:t>0396</w:t>
            </w:r>
          </w:p>
        </w:tc>
        <w:tc>
          <w:tcPr>
            <w:tcW w:w="3928" w:type="dxa"/>
          </w:tcPr>
          <w:p w14:paraId="5CFD0E1E" w14:textId="77777777" w:rsidR="00B11855" w:rsidRPr="001F42D3" w:rsidRDefault="003D003E" w:rsidP="00B43978">
            <w:pPr>
              <w:pStyle w:val="TableEntry"/>
            </w:pPr>
            <w:r w:rsidRPr="001F42D3">
              <w:t>Name of Alternate Coding System</w:t>
            </w:r>
          </w:p>
        </w:tc>
      </w:tr>
      <w:tr w:rsidR="00C40FD5" w:rsidRPr="001F42D3" w14:paraId="714EBC91" w14:textId="77777777" w:rsidTr="006C0E8E">
        <w:tc>
          <w:tcPr>
            <w:tcW w:w="784" w:type="dxa"/>
          </w:tcPr>
          <w:p w14:paraId="4CB70CE2" w14:textId="77777777" w:rsidR="00B11855" w:rsidRPr="001F42D3" w:rsidRDefault="003D003E" w:rsidP="00B43978">
            <w:pPr>
              <w:pStyle w:val="TableEntry"/>
            </w:pPr>
            <w:r w:rsidRPr="001F42D3">
              <w:t>7</w:t>
            </w:r>
          </w:p>
        </w:tc>
        <w:tc>
          <w:tcPr>
            <w:tcW w:w="764" w:type="dxa"/>
          </w:tcPr>
          <w:p w14:paraId="25760D0D" w14:textId="77777777" w:rsidR="00B11855" w:rsidRPr="001F42D3" w:rsidRDefault="003D003E" w:rsidP="00B43978">
            <w:pPr>
              <w:pStyle w:val="TableEntry"/>
            </w:pPr>
            <w:r w:rsidRPr="001F42D3">
              <w:t>10</w:t>
            </w:r>
          </w:p>
        </w:tc>
        <w:tc>
          <w:tcPr>
            <w:tcW w:w="760" w:type="dxa"/>
          </w:tcPr>
          <w:p w14:paraId="3CDF621F" w14:textId="77777777" w:rsidR="00B11855" w:rsidRPr="001F42D3" w:rsidRDefault="003D003E" w:rsidP="00B43978">
            <w:pPr>
              <w:pStyle w:val="TableEntry"/>
            </w:pPr>
            <w:r w:rsidRPr="001F42D3">
              <w:t>ST</w:t>
            </w:r>
          </w:p>
        </w:tc>
        <w:tc>
          <w:tcPr>
            <w:tcW w:w="961" w:type="dxa"/>
          </w:tcPr>
          <w:p w14:paraId="60C41427" w14:textId="77777777" w:rsidR="00B11855" w:rsidRPr="001F42D3" w:rsidRDefault="003D003E" w:rsidP="00B43978">
            <w:pPr>
              <w:pStyle w:val="TableEntry"/>
            </w:pPr>
            <w:r w:rsidRPr="001F42D3">
              <w:t>C</w:t>
            </w:r>
          </w:p>
        </w:tc>
        <w:tc>
          <w:tcPr>
            <w:tcW w:w="1316" w:type="dxa"/>
          </w:tcPr>
          <w:p w14:paraId="5D4614A7" w14:textId="77777777" w:rsidR="00B11855" w:rsidRPr="001F42D3" w:rsidRDefault="003D003E" w:rsidP="00B43978">
            <w:pPr>
              <w:pStyle w:val="TableEntry"/>
            </w:pPr>
            <w:r w:rsidRPr="001F42D3">
              <w:t>[0..1]</w:t>
            </w:r>
          </w:p>
        </w:tc>
        <w:tc>
          <w:tcPr>
            <w:tcW w:w="861" w:type="dxa"/>
          </w:tcPr>
          <w:p w14:paraId="64932781" w14:textId="77777777" w:rsidR="00B11855" w:rsidRPr="001F42D3" w:rsidRDefault="00B11855" w:rsidP="00B43978">
            <w:pPr>
              <w:pStyle w:val="TableEntry"/>
            </w:pPr>
          </w:p>
        </w:tc>
        <w:tc>
          <w:tcPr>
            <w:tcW w:w="3928" w:type="dxa"/>
          </w:tcPr>
          <w:p w14:paraId="7C5F5BB9" w14:textId="77777777" w:rsidR="00B11855" w:rsidRPr="001F42D3" w:rsidRDefault="003D003E" w:rsidP="00B43978">
            <w:pPr>
              <w:pStyle w:val="TableEntry"/>
            </w:pPr>
            <w:r w:rsidRPr="001F42D3">
              <w:t>Coding System Version ID</w:t>
            </w:r>
          </w:p>
        </w:tc>
      </w:tr>
      <w:tr w:rsidR="00C40FD5" w:rsidRPr="001F42D3" w14:paraId="190619C2" w14:textId="77777777" w:rsidTr="006C0E8E">
        <w:tc>
          <w:tcPr>
            <w:tcW w:w="784" w:type="dxa"/>
          </w:tcPr>
          <w:p w14:paraId="74A50A52" w14:textId="77777777" w:rsidR="00B11855" w:rsidRPr="001F42D3" w:rsidRDefault="003D003E" w:rsidP="00B43978">
            <w:pPr>
              <w:pStyle w:val="TableEntry"/>
            </w:pPr>
            <w:r w:rsidRPr="001F42D3">
              <w:t>8</w:t>
            </w:r>
          </w:p>
        </w:tc>
        <w:tc>
          <w:tcPr>
            <w:tcW w:w="764" w:type="dxa"/>
          </w:tcPr>
          <w:p w14:paraId="7A89F188" w14:textId="77777777" w:rsidR="00B11855" w:rsidRPr="001F42D3" w:rsidRDefault="003D003E" w:rsidP="00B43978">
            <w:pPr>
              <w:pStyle w:val="TableEntry"/>
            </w:pPr>
            <w:r w:rsidRPr="001F42D3">
              <w:t>10</w:t>
            </w:r>
          </w:p>
        </w:tc>
        <w:tc>
          <w:tcPr>
            <w:tcW w:w="760" w:type="dxa"/>
          </w:tcPr>
          <w:p w14:paraId="1903F774" w14:textId="77777777" w:rsidR="00B11855" w:rsidRPr="001F42D3" w:rsidRDefault="003D003E" w:rsidP="00B43978">
            <w:pPr>
              <w:pStyle w:val="TableEntry"/>
            </w:pPr>
            <w:r w:rsidRPr="001F42D3">
              <w:t>ST</w:t>
            </w:r>
          </w:p>
        </w:tc>
        <w:tc>
          <w:tcPr>
            <w:tcW w:w="961" w:type="dxa"/>
          </w:tcPr>
          <w:p w14:paraId="4838D928" w14:textId="77777777" w:rsidR="00B11855" w:rsidRPr="001F42D3" w:rsidRDefault="003D003E" w:rsidP="00B43978">
            <w:pPr>
              <w:pStyle w:val="TableEntry"/>
            </w:pPr>
            <w:r w:rsidRPr="001F42D3">
              <w:t>O</w:t>
            </w:r>
          </w:p>
        </w:tc>
        <w:tc>
          <w:tcPr>
            <w:tcW w:w="1316" w:type="dxa"/>
          </w:tcPr>
          <w:p w14:paraId="47EFC054" w14:textId="77777777" w:rsidR="00B11855" w:rsidRPr="001F42D3" w:rsidRDefault="003D003E" w:rsidP="00B43978">
            <w:pPr>
              <w:pStyle w:val="TableEntry"/>
            </w:pPr>
            <w:r w:rsidRPr="001F42D3">
              <w:t>[0..1]</w:t>
            </w:r>
          </w:p>
        </w:tc>
        <w:tc>
          <w:tcPr>
            <w:tcW w:w="861" w:type="dxa"/>
          </w:tcPr>
          <w:p w14:paraId="53B22677" w14:textId="77777777" w:rsidR="00B11855" w:rsidRPr="001F42D3" w:rsidRDefault="00B11855" w:rsidP="00B43978">
            <w:pPr>
              <w:pStyle w:val="TableEntry"/>
            </w:pPr>
          </w:p>
        </w:tc>
        <w:tc>
          <w:tcPr>
            <w:tcW w:w="3928" w:type="dxa"/>
          </w:tcPr>
          <w:p w14:paraId="747A75CC" w14:textId="77777777" w:rsidR="00B11855" w:rsidRPr="001F42D3" w:rsidRDefault="003D003E" w:rsidP="00B43978">
            <w:pPr>
              <w:pStyle w:val="TableEntry"/>
            </w:pPr>
            <w:r w:rsidRPr="001F42D3">
              <w:t>Alternate Coding System Version ID</w:t>
            </w:r>
          </w:p>
        </w:tc>
      </w:tr>
      <w:tr w:rsidR="00C40FD5" w:rsidRPr="001F42D3" w14:paraId="32DE20A5" w14:textId="77777777" w:rsidTr="006C0E8E">
        <w:tc>
          <w:tcPr>
            <w:tcW w:w="784" w:type="dxa"/>
          </w:tcPr>
          <w:p w14:paraId="1A16EAB1" w14:textId="77777777" w:rsidR="00B11855" w:rsidRPr="001F42D3" w:rsidRDefault="003D003E" w:rsidP="00B43978">
            <w:pPr>
              <w:pStyle w:val="TableEntry"/>
            </w:pPr>
            <w:r w:rsidRPr="001F42D3">
              <w:t>9</w:t>
            </w:r>
          </w:p>
        </w:tc>
        <w:tc>
          <w:tcPr>
            <w:tcW w:w="764" w:type="dxa"/>
          </w:tcPr>
          <w:p w14:paraId="7C363927" w14:textId="77777777" w:rsidR="00B11855" w:rsidRPr="001F42D3" w:rsidRDefault="003D003E" w:rsidP="00B43978">
            <w:pPr>
              <w:pStyle w:val="TableEntry"/>
            </w:pPr>
            <w:r w:rsidRPr="001F42D3">
              <w:t>199</w:t>
            </w:r>
          </w:p>
        </w:tc>
        <w:tc>
          <w:tcPr>
            <w:tcW w:w="760" w:type="dxa"/>
          </w:tcPr>
          <w:p w14:paraId="473B777E" w14:textId="77777777" w:rsidR="00B11855" w:rsidRPr="001F42D3" w:rsidRDefault="003D003E" w:rsidP="00B43978">
            <w:pPr>
              <w:pStyle w:val="TableEntry"/>
            </w:pPr>
            <w:r w:rsidRPr="001F42D3">
              <w:t>ST</w:t>
            </w:r>
          </w:p>
        </w:tc>
        <w:tc>
          <w:tcPr>
            <w:tcW w:w="961" w:type="dxa"/>
          </w:tcPr>
          <w:p w14:paraId="4F63ED05" w14:textId="77777777" w:rsidR="00B11855" w:rsidRPr="001F42D3" w:rsidRDefault="003D003E" w:rsidP="00B43978">
            <w:pPr>
              <w:pStyle w:val="TableEntry"/>
            </w:pPr>
            <w:r w:rsidRPr="001F42D3">
              <w:t>O</w:t>
            </w:r>
          </w:p>
        </w:tc>
        <w:tc>
          <w:tcPr>
            <w:tcW w:w="1316" w:type="dxa"/>
          </w:tcPr>
          <w:p w14:paraId="4788C743" w14:textId="77777777" w:rsidR="00B11855" w:rsidRPr="001F42D3" w:rsidRDefault="003D003E" w:rsidP="00B43978">
            <w:pPr>
              <w:pStyle w:val="TableEntry"/>
            </w:pPr>
            <w:r w:rsidRPr="001F42D3">
              <w:t>[0..1]</w:t>
            </w:r>
          </w:p>
        </w:tc>
        <w:tc>
          <w:tcPr>
            <w:tcW w:w="861" w:type="dxa"/>
          </w:tcPr>
          <w:p w14:paraId="65512523" w14:textId="77777777" w:rsidR="00B11855" w:rsidRPr="001F42D3" w:rsidRDefault="00B11855" w:rsidP="00B43978">
            <w:pPr>
              <w:pStyle w:val="TableEntry"/>
            </w:pPr>
          </w:p>
        </w:tc>
        <w:tc>
          <w:tcPr>
            <w:tcW w:w="3928" w:type="dxa"/>
          </w:tcPr>
          <w:p w14:paraId="750A9AB6" w14:textId="77777777" w:rsidR="00B11855" w:rsidRPr="001F42D3" w:rsidRDefault="003D003E" w:rsidP="00506FBD">
            <w:pPr>
              <w:pStyle w:val="TableEntry"/>
            </w:pPr>
            <w:r w:rsidRPr="001F42D3">
              <w:t>Original Text</w:t>
            </w:r>
          </w:p>
        </w:tc>
      </w:tr>
    </w:tbl>
    <w:p w14:paraId="0E971C68" w14:textId="77777777" w:rsidR="00C44528" w:rsidRPr="001F42D3" w:rsidRDefault="00C44528" w:rsidP="00A17802">
      <w:pPr>
        <w:pStyle w:val="BodyText"/>
      </w:pPr>
      <w:bookmarkStart w:id="922" w:name="_Toc401769873"/>
    </w:p>
    <w:p w14:paraId="562979AD" w14:textId="0FC69C2B" w:rsidR="00A91B0D" w:rsidRPr="001F42D3" w:rsidRDefault="00D53FC4" w:rsidP="00B34AEB">
      <w:pPr>
        <w:pStyle w:val="Heading2"/>
        <w:numPr>
          <w:ilvl w:val="0"/>
          <w:numId w:val="0"/>
        </w:numPr>
        <w:rPr>
          <w:noProof w:val="0"/>
        </w:rPr>
      </w:pPr>
      <w:bookmarkStart w:id="923" w:name="_Toc181625246"/>
      <w:r w:rsidRPr="001F42D3">
        <w:rPr>
          <w:noProof w:val="0"/>
        </w:rPr>
        <w:t xml:space="preserve">C.2 </w:t>
      </w:r>
      <w:r w:rsidR="00A91B0D" w:rsidRPr="001F42D3">
        <w:rPr>
          <w:noProof w:val="0"/>
        </w:rPr>
        <w:t>CWE Data Type – coded with exceptions</w:t>
      </w:r>
      <w:bookmarkEnd w:id="922"/>
      <w:bookmarkEnd w:id="923"/>
    </w:p>
    <w:p w14:paraId="102DCF05" w14:textId="77777777" w:rsidR="00B11855" w:rsidRPr="001F42D3" w:rsidRDefault="003D003E" w:rsidP="005C1693">
      <w:pPr>
        <w:pStyle w:val="BodyText"/>
      </w:pPr>
      <w:r w:rsidRPr="001F42D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1F42D3" w:rsidRDefault="003D003E" w:rsidP="00A6229B">
      <w:pPr>
        <w:pStyle w:val="BodyText"/>
      </w:pPr>
      <w:r w:rsidRPr="001F42D3">
        <w:t xml:space="preserve">Definition: Specifies a coded element and its associated detail. The CWE data type is used when 1) more than one table may be applicable or 2) the specified </w:t>
      </w:r>
      <w:r w:rsidR="006D613E" w:rsidRPr="001F42D3">
        <w:t>HL7</w:t>
      </w:r>
      <w:r w:rsidR="00995105" w:rsidRPr="001F42D3">
        <w:t xml:space="preserve"> </w:t>
      </w:r>
      <w:r w:rsidRPr="001F42D3">
        <w:t xml:space="preserve">or externally defined table may be extended with local values. See </w:t>
      </w:r>
      <w:r w:rsidR="006D613E" w:rsidRPr="001F42D3">
        <w:t>HL7</w:t>
      </w:r>
      <w:r w:rsidR="00995105" w:rsidRPr="001F42D3">
        <w:t xml:space="preserve"> </w:t>
      </w:r>
      <w:r w:rsidRPr="001F42D3">
        <w:t>v2.6 2.A.13 for details.</w:t>
      </w:r>
    </w:p>
    <w:p w14:paraId="689491DA" w14:textId="77777777" w:rsidR="00B11855" w:rsidRPr="001F42D3" w:rsidRDefault="003D003E" w:rsidP="00A6229B">
      <w:pPr>
        <w:pStyle w:val="BodyText"/>
      </w:pPr>
      <w:r w:rsidRPr="001F42D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1F42D3" w:rsidRDefault="003D003E" w:rsidP="00CF5627">
      <w:pPr>
        <w:pStyle w:val="TableTitle"/>
      </w:pPr>
      <w:r w:rsidRPr="001F42D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1F42D3" w14:paraId="0BA5140C" w14:textId="77777777" w:rsidTr="00A92110">
        <w:trPr>
          <w:cantSplit/>
          <w:tblHeader/>
          <w:jc w:val="center"/>
        </w:trPr>
        <w:tc>
          <w:tcPr>
            <w:tcW w:w="909" w:type="dxa"/>
            <w:shd w:val="clear" w:color="auto" w:fill="D9D9D9"/>
          </w:tcPr>
          <w:p w14:paraId="263764CE" w14:textId="77777777" w:rsidR="00B11855" w:rsidRPr="001F42D3" w:rsidRDefault="003D003E" w:rsidP="00386C6C">
            <w:pPr>
              <w:pStyle w:val="TableEntryHeader"/>
            </w:pPr>
            <w:r w:rsidRPr="001F42D3">
              <w:t>SEQ</w:t>
            </w:r>
          </w:p>
        </w:tc>
        <w:tc>
          <w:tcPr>
            <w:tcW w:w="1260" w:type="dxa"/>
            <w:shd w:val="clear" w:color="auto" w:fill="D9D9D9"/>
          </w:tcPr>
          <w:p w14:paraId="36230449" w14:textId="77777777" w:rsidR="00B11855" w:rsidRPr="001F42D3" w:rsidRDefault="003D003E" w:rsidP="00386C6C">
            <w:pPr>
              <w:pStyle w:val="TableEntryHeader"/>
            </w:pPr>
            <w:r w:rsidRPr="001F42D3">
              <w:t>LEN</w:t>
            </w:r>
          </w:p>
        </w:tc>
        <w:tc>
          <w:tcPr>
            <w:tcW w:w="900" w:type="dxa"/>
            <w:shd w:val="clear" w:color="auto" w:fill="D9D9D9"/>
          </w:tcPr>
          <w:p w14:paraId="78682900" w14:textId="77777777" w:rsidR="00B11855" w:rsidRPr="001F42D3" w:rsidRDefault="003D003E" w:rsidP="00386C6C">
            <w:pPr>
              <w:pStyle w:val="TableEntryHeader"/>
            </w:pPr>
            <w:r w:rsidRPr="001F42D3">
              <w:t>DT</w:t>
            </w:r>
          </w:p>
        </w:tc>
        <w:tc>
          <w:tcPr>
            <w:tcW w:w="1080" w:type="dxa"/>
            <w:shd w:val="clear" w:color="auto" w:fill="D9D9D9"/>
          </w:tcPr>
          <w:p w14:paraId="4EF9E5F3" w14:textId="77777777" w:rsidR="00B11855" w:rsidRPr="001F42D3" w:rsidRDefault="003D003E" w:rsidP="00386C6C">
            <w:pPr>
              <w:pStyle w:val="TableEntryHeader"/>
            </w:pPr>
            <w:r w:rsidRPr="001F42D3">
              <w:t>Usage</w:t>
            </w:r>
          </w:p>
        </w:tc>
        <w:tc>
          <w:tcPr>
            <w:tcW w:w="990" w:type="dxa"/>
            <w:shd w:val="clear" w:color="auto" w:fill="D9D9D9"/>
          </w:tcPr>
          <w:p w14:paraId="63F78C58" w14:textId="77777777" w:rsidR="00B11855" w:rsidRPr="001F42D3" w:rsidRDefault="003D003E" w:rsidP="00386C6C">
            <w:pPr>
              <w:pStyle w:val="TableEntryHeader"/>
            </w:pPr>
            <w:r w:rsidRPr="001F42D3">
              <w:t>Card.</w:t>
            </w:r>
          </w:p>
        </w:tc>
        <w:tc>
          <w:tcPr>
            <w:tcW w:w="911" w:type="dxa"/>
            <w:shd w:val="clear" w:color="auto" w:fill="D9D9D9"/>
          </w:tcPr>
          <w:p w14:paraId="2ACFE97B" w14:textId="77777777" w:rsidR="00B11855" w:rsidRPr="001F42D3" w:rsidRDefault="003D003E" w:rsidP="00386C6C">
            <w:pPr>
              <w:pStyle w:val="TableEntryHeader"/>
            </w:pPr>
            <w:r w:rsidRPr="001F42D3">
              <w:t>TBL#</w:t>
            </w:r>
          </w:p>
        </w:tc>
        <w:tc>
          <w:tcPr>
            <w:tcW w:w="2968" w:type="dxa"/>
            <w:shd w:val="clear" w:color="auto" w:fill="D9D9D9"/>
          </w:tcPr>
          <w:p w14:paraId="053CE18A" w14:textId="77777777" w:rsidR="00B11855" w:rsidRPr="001F42D3" w:rsidRDefault="003D003E" w:rsidP="00386C6C">
            <w:pPr>
              <w:pStyle w:val="TableEntryHeader"/>
            </w:pPr>
            <w:r w:rsidRPr="001F42D3">
              <w:t>Component name</w:t>
            </w:r>
          </w:p>
        </w:tc>
      </w:tr>
      <w:tr w:rsidR="00C40FD5" w:rsidRPr="001F42D3" w14:paraId="2FC8130B" w14:textId="77777777" w:rsidTr="00A92110">
        <w:trPr>
          <w:cantSplit/>
          <w:jc w:val="center"/>
        </w:trPr>
        <w:tc>
          <w:tcPr>
            <w:tcW w:w="909" w:type="dxa"/>
          </w:tcPr>
          <w:p w14:paraId="56FECA94" w14:textId="77777777" w:rsidR="00B11855" w:rsidRPr="001F42D3" w:rsidRDefault="003D003E" w:rsidP="00386C6C">
            <w:pPr>
              <w:pStyle w:val="TableEntry"/>
            </w:pPr>
            <w:r w:rsidRPr="001F42D3">
              <w:t>1</w:t>
            </w:r>
          </w:p>
        </w:tc>
        <w:tc>
          <w:tcPr>
            <w:tcW w:w="1260" w:type="dxa"/>
          </w:tcPr>
          <w:p w14:paraId="07AE6EC7" w14:textId="77777777" w:rsidR="00B11855" w:rsidRPr="001F42D3" w:rsidRDefault="003D003E" w:rsidP="00386C6C">
            <w:pPr>
              <w:pStyle w:val="TableEntry"/>
            </w:pPr>
            <w:r w:rsidRPr="001F42D3">
              <w:t>40 (See Note)</w:t>
            </w:r>
          </w:p>
        </w:tc>
        <w:tc>
          <w:tcPr>
            <w:tcW w:w="900" w:type="dxa"/>
          </w:tcPr>
          <w:p w14:paraId="49DC880F" w14:textId="77777777" w:rsidR="00B11855" w:rsidRPr="001F42D3" w:rsidRDefault="003D003E" w:rsidP="00386C6C">
            <w:pPr>
              <w:pStyle w:val="TableEntry"/>
            </w:pPr>
            <w:r w:rsidRPr="001F42D3">
              <w:t>ST</w:t>
            </w:r>
          </w:p>
        </w:tc>
        <w:tc>
          <w:tcPr>
            <w:tcW w:w="1080" w:type="dxa"/>
          </w:tcPr>
          <w:p w14:paraId="2C5C7108" w14:textId="77777777" w:rsidR="00B11855" w:rsidRPr="001F42D3" w:rsidRDefault="003D003E" w:rsidP="00386C6C">
            <w:pPr>
              <w:pStyle w:val="TableEntry"/>
            </w:pPr>
            <w:r w:rsidRPr="001F42D3">
              <w:t>RE</w:t>
            </w:r>
          </w:p>
        </w:tc>
        <w:tc>
          <w:tcPr>
            <w:tcW w:w="990" w:type="dxa"/>
          </w:tcPr>
          <w:p w14:paraId="7169019E" w14:textId="77777777" w:rsidR="00B11855" w:rsidRPr="001F42D3" w:rsidRDefault="003D003E" w:rsidP="00386C6C">
            <w:pPr>
              <w:pStyle w:val="TableEntry"/>
            </w:pPr>
            <w:r w:rsidRPr="001F42D3">
              <w:t>[0..1]</w:t>
            </w:r>
          </w:p>
        </w:tc>
        <w:tc>
          <w:tcPr>
            <w:tcW w:w="911" w:type="dxa"/>
          </w:tcPr>
          <w:p w14:paraId="646FEFB3" w14:textId="77777777" w:rsidR="00B11855" w:rsidRPr="001F42D3" w:rsidRDefault="00B11855" w:rsidP="00386C6C">
            <w:pPr>
              <w:pStyle w:val="TableEntry"/>
            </w:pPr>
          </w:p>
        </w:tc>
        <w:tc>
          <w:tcPr>
            <w:tcW w:w="2968" w:type="dxa"/>
          </w:tcPr>
          <w:p w14:paraId="354B960C" w14:textId="77777777" w:rsidR="00B11855" w:rsidRPr="001F42D3" w:rsidRDefault="003D003E" w:rsidP="00386C6C">
            <w:pPr>
              <w:pStyle w:val="TableEntry"/>
            </w:pPr>
            <w:r w:rsidRPr="001F42D3">
              <w:t>Identifier</w:t>
            </w:r>
          </w:p>
        </w:tc>
      </w:tr>
      <w:tr w:rsidR="00C40FD5" w:rsidRPr="001F42D3" w14:paraId="57B6D82A" w14:textId="77777777" w:rsidTr="00A92110">
        <w:trPr>
          <w:cantSplit/>
          <w:jc w:val="center"/>
        </w:trPr>
        <w:tc>
          <w:tcPr>
            <w:tcW w:w="909" w:type="dxa"/>
          </w:tcPr>
          <w:p w14:paraId="298F47D1" w14:textId="77777777" w:rsidR="00B11855" w:rsidRPr="001F42D3" w:rsidRDefault="003D003E" w:rsidP="00386C6C">
            <w:pPr>
              <w:pStyle w:val="TableEntry"/>
            </w:pPr>
            <w:r w:rsidRPr="001F42D3">
              <w:t>2</w:t>
            </w:r>
          </w:p>
        </w:tc>
        <w:tc>
          <w:tcPr>
            <w:tcW w:w="1260" w:type="dxa"/>
          </w:tcPr>
          <w:p w14:paraId="78C2E6F4" w14:textId="77777777" w:rsidR="00B11855" w:rsidRPr="001F42D3" w:rsidRDefault="003D003E" w:rsidP="00386C6C">
            <w:pPr>
              <w:pStyle w:val="TableEntry"/>
            </w:pPr>
            <w:r w:rsidRPr="001F42D3">
              <w:t>199</w:t>
            </w:r>
          </w:p>
        </w:tc>
        <w:tc>
          <w:tcPr>
            <w:tcW w:w="900" w:type="dxa"/>
          </w:tcPr>
          <w:p w14:paraId="68230A29" w14:textId="77777777" w:rsidR="00B11855" w:rsidRPr="001F42D3" w:rsidRDefault="003D003E" w:rsidP="00386C6C">
            <w:pPr>
              <w:pStyle w:val="TableEntry"/>
            </w:pPr>
            <w:r w:rsidRPr="001F42D3">
              <w:t>ST</w:t>
            </w:r>
          </w:p>
        </w:tc>
        <w:tc>
          <w:tcPr>
            <w:tcW w:w="1080" w:type="dxa"/>
          </w:tcPr>
          <w:p w14:paraId="2349B9E9" w14:textId="77777777" w:rsidR="00B11855" w:rsidRPr="001F42D3" w:rsidRDefault="003D003E" w:rsidP="00386C6C">
            <w:pPr>
              <w:pStyle w:val="TableEntry"/>
            </w:pPr>
            <w:r w:rsidRPr="001F42D3">
              <w:t>R</w:t>
            </w:r>
          </w:p>
        </w:tc>
        <w:tc>
          <w:tcPr>
            <w:tcW w:w="990" w:type="dxa"/>
          </w:tcPr>
          <w:p w14:paraId="5E6DF284" w14:textId="77777777" w:rsidR="00B11855" w:rsidRPr="001F42D3" w:rsidRDefault="003D003E" w:rsidP="00386C6C">
            <w:pPr>
              <w:pStyle w:val="TableEntry"/>
            </w:pPr>
            <w:r w:rsidRPr="001F42D3">
              <w:t>[1..1]</w:t>
            </w:r>
          </w:p>
        </w:tc>
        <w:tc>
          <w:tcPr>
            <w:tcW w:w="911" w:type="dxa"/>
          </w:tcPr>
          <w:p w14:paraId="3AFD87BF" w14:textId="77777777" w:rsidR="00B11855" w:rsidRPr="001F42D3" w:rsidRDefault="00B11855" w:rsidP="00386C6C">
            <w:pPr>
              <w:pStyle w:val="TableEntry"/>
            </w:pPr>
          </w:p>
        </w:tc>
        <w:tc>
          <w:tcPr>
            <w:tcW w:w="2968" w:type="dxa"/>
          </w:tcPr>
          <w:p w14:paraId="2B4D8367" w14:textId="77777777" w:rsidR="00B11855" w:rsidRPr="001F42D3" w:rsidRDefault="003D003E" w:rsidP="00386C6C">
            <w:pPr>
              <w:pStyle w:val="TableEntry"/>
            </w:pPr>
            <w:r w:rsidRPr="001F42D3">
              <w:t>Text</w:t>
            </w:r>
          </w:p>
        </w:tc>
      </w:tr>
      <w:tr w:rsidR="00C40FD5" w:rsidRPr="001F42D3" w14:paraId="1652F2F8" w14:textId="77777777" w:rsidTr="00A92110">
        <w:trPr>
          <w:cantSplit/>
          <w:jc w:val="center"/>
        </w:trPr>
        <w:tc>
          <w:tcPr>
            <w:tcW w:w="909" w:type="dxa"/>
          </w:tcPr>
          <w:p w14:paraId="1C8FA39E" w14:textId="77777777" w:rsidR="00B11855" w:rsidRPr="001F42D3" w:rsidRDefault="003D003E" w:rsidP="00386C6C">
            <w:pPr>
              <w:pStyle w:val="TableEntry"/>
            </w:pPr>
            <w:r w:rsidRPr="001F42D3">
              <w:t>3</w:t>
            </w:r>
          </w:p>
        </w:tc>
        <w:tc>
          <w:tcPr>
            <w:tcW w:w="1260" w:type="dxa"/>
          </w:tcPr>
          <w:p w14:paraId="4D84AE81" w14:textId="77777777" w:rsidR="00B11855" w:rsidRPr="001F42D3" w:rsidRDefault="003D003E" w:rsidP="00386C6C">
            <w:pPr>
              <w:pStyle w:val="TableEntry"/>
            </w:pPr>
            <w:r w:rsidRPr="001F42D3">
              <w:t>20</w:t>
            </w:r>
          </w:p>
        </w:tc>
        <w:tc>
          <w:tcPr>
            <w:tcW w:w="900" w:type="dxa"/>
          </w:tcPr>
          <w:p w14:paraId="762756FD" w14:textId="77777777" w:rsidR="00B11855" w:rsidRPr="001F42D3" w:rsidRDefault="003D003E" w:rsidP="00386C6C">
            <w:pPr>
              <w:pStyle w:val="TableEntry"/>
            </w:pPr>
            <w:r w:rsidRPr="001F42D3">
              <w:t>ID</w:t>
            </w:r>
          </w:p>
        </w:tc>
        <w:tc>
          <w:tcPr>
            <w:tcW w:w="1080" w:type="dxa"/>
          </w:tcPr>
          <w:p w14:paraId="5E4116BA" w14:textId="77777777" w:rsidR="00B11855" w:rsidRPr="001F42D3" w:rsidRDefault="003D003E" w:rsidP="00386C6C">
            <w:pPr>
              <w:pStyle w:val="TableEntry"/>
            </w:pPr>
            <w:r w:rsidRPr="001F42D3">
              <w:t>RE</w:t>
            </w:r>
          </w:p>
        </w:tc>
        <w:tc>
          <w:tcPr>
            <w:tcW w:w="990" w:type="dxa"/>
          </w:tcPr>
          <w:p w14:paraId="0211D04A" w14:textId="77777777" w:rsidR="00B11855" w:rsidRPr="001F42D3" w:rsidRDefault="003D003E" w:rsidP="00386C6C">
            <w:pPr>
              <w:pStyle w:val="TableEntry"/>
            </w:pPr>
            <w:r w:rsidRPr="001F42D3">
              <w:t>[0..1]</w:t>
            </w:r>
          </w:p>
        </w:tc>
        <w:tc>
          <w:tcPr>
            <w:tcW w:w="911" w:type="dxa"/>
          </w:tcPr>
          <w:p w14:paraId="00705DE2" w14:textId="77777777" w:rsidR="00B11855" w:rsidRPr="001F42D3" w:rsidRDefault="003D003E" w:rsidP="00386C6C">
            <w:pPr>
              <w:pStyle w:val="TableEntry"/>
            </w:pPr>
            <w:r w:rsidRPr="001F42D3">
              <w:t>0396</w:t>
            </w:r>
          </w:p>
        </w:tc>
        <w:tc>
          <w:tcPr>
            <w:tcW w:w="2968" w:type="dxa"/>
          </w:tcPr>
          <w:p w14:paraId="71CE6704" w14:textId="77777777" w:rsidR="00B11855" w:rsidRPr="001F42D3" w:rsidRDefault="003D003E" w:rsidP="00386C6C">
            <w:pPr>
              <w:pStyle w:val="TableEntry"/>
            </w:pPr>
            <w:r w:rsidRPr="001F42D3">
              <w:t>Name of Coding System</w:t>
            </w:r>
          </w:p>
        </w:tc>
      </w:tr>
      <w:tr w:rsidR="00C40FD5" w:rsidRPr="001F42D3" w14:paraId="0F41EBAB" w14:textId="77777777" w:rsidTr="00A92110">
        <w:trPr>
          <w:cantSplit/>
          <w:jc w:val="center"/>
        </w:trPr>
        <w:tc>
          <w:tcPr>
            <w:tcW w:w="909" w:type="dxa"/>
          </w:tcPr>
          <w:p w14:paraId="073FD7C2" w14:textId="77777777" w:rsidR="00B11855" w:rsidRPr="001F42D3" w:rsidRDefault="003D003E" w:rsidP="00386C6C">
            <w:pPr>
              <w:pStyle w:val="TableEntry"/>
            </w:pPr>
            <w:r w:rsidRPr="001F42D3">
              <w:t>4</w:t>
            </w:r>
          </w:p>
        </w:tc>
        <w:tc>
          <w:tcPr>
            <w:tcW w:w="1260" w:type="dxa"/>
          </w:tcPr>
          <w:p w14:paraId="3744E1C7" w14:textId="77777777" w:rsidR="00B11855" w:rsidRPr="001F42D3" w:rsidRDefault="003D003E" w:rsidP="00386C6C">
            <w:pPr>
              <w:pStyle w:val="TableEntry"/>
            </w:pPr>
            <w:r w:rsidRPr="001F42D3">
              <w:t>20</w:t>
            </w:r>
          </w:p>
        </w:tc>
        <w:tc>
          <w:tcPr>
            <w:tcW w:w="900" w:type="dxa"/>
          </w:tcPr>
          <w:p w14:paraId="689660E3" w14:textId="77777777" w:rsidR="00B11855" w:rsidRPr="001F42D3" w:rsidRDefault="003D003E" w:rsidP="00386C6C">
            <w:pPr>
              <w:pStyle w:val="TableEntry"/>
            </w:pPr>
            <w:r w:rsidRPr="001F42D3">
              <w:t>ST</w:t>
            </w:r>
          </w:p>
        </w:tc>
        <w:tc>
          <w:tcPr>
            <w:tcW w:w="1080" w:type="dxa"/>
          </w:tcPr>
          <w:p w14:paraId="6C0FDD3F" w14:textId="77777777" w:rsidR="00B11855" w:rsidRPr="001F42D3" w:rsidRDefault="003D003E" w:rsidP="00386C6C">
            <w:pPr>
              <w:pStyle w:val="TableEntry"/>
            </w:pPr>
            <w:r w:rsidRPr="001F42D3">
              <w:t>RE</w:t>
            </w:r>
          </w:p>
        </w:tc>
        <w:tc>
          <w:tcPr>
            <w:tcW w:w="990" w:type="dxa"/>
          </w:tcPr>
          <w:p w14:paraId="37A7B299" w14:textId="77777777" w:rsidR="00B11855" w:rsidRPr="001F42D3" w:rsidRDefault="003D003E" w:rsidP="00386C6C">
            <w:pPr>
              <w:pStyle w:val="TableEntry"/>
            </w:pPr>
            <w:r w:rsidRPr="001F42D3">
              <w:t>[0..1]</w:t>
            </w:r>
          </w:p>
        </w:tc>
        <w:tc>
          <w:tcPr>
            <w:tcW w:w="911" w:type="dxa"/>
          </w:tcPr>
          <w:p w14:paraId="377B6309" w14:textId="77777777" w:rsidR="00B11855" w:rsidRPr="001F42D3" w:rsidRDefault="00B11855" w:rsidP="00386C6C">
            <w:pPr>
              <w:pStyle w:val="TableEntry"/>
            </w:pPr>
          </w:p>
        </w:tc>
        <w:tc>
          <w:tcPr>
            <w:tcW w:w="2968" w:type="dxa"/>
          </w:tcPr>
          <w:p w14:paraId="139326BD" w14:textId="77777777" w:rsidR="00B11855" w:rsidRPr="001F42D3" w:rsidRDefault="003D003E" w:rsidP="00386C6C">
            <w:pPr>
              <w:pStyle w:val="TableEntry"/>
            </w:pPr>
            <w:r w:rsidRPr="001F42D3">
              <w:t>Alternate Identifier</w:t>
            </w:r>
          </w:p>
        </w:tc>
      </w:tr>
      <w:tr w:rsidR="00C40FD5" w:rsidRPr="001F42D3" w14:paraId="38F1D5DD" w14:textId="77777777" w:rsidTr="00A92110">
        <w:trPr>
          <w:cantSplit/>
          <w:jc w:val="center"/>
        </w:trPr>
        <w:tc>
          <w:tcPr>
            <w:tcW w:w="909" w:type="dxa"/>
          </w:tcPr>
          <w:p w14:paraId="6EFAABC7" w14:textId="77777777" w:rsidR="00B11855" w:rsidRPr="001F42D3" w:rsidRDefault="003D003E" w:rsidP="00386C6C">
            <w:pPr>
              <w:pStyle w:val="TableEntry"/>
            </w:pPr>
            <w:r w:rsidRPr="001F42D3">
              <w:t>5</w:t>
            </w:r>
          </w:p>
        </w:tc>
        <w:tc>
          <w:tcPr>
            <w:tcW w:w="1260" w:type="dxa"/>
          </w:tcPr>
          <w:p w14:paraId="219CD506" w14:textId="77777777" w:rsidR="00B11855" w:rsidRPr="001F42D3" w:rsidRDefault="003D003E" w:rsidP="00386C6C">
            <w:pPr>
              <w:pStyle w:val="TableEntry"/>
            </w:pPr>
            <w:r w:rsidRPr="001F42D3">
              <w:t>199</w:t>
            </w:r>
          </w:p>
        </w:tc>
        <w:tc>
          <w:tcPr>
            <w:tcW w:w="900" w:type="dxa"/>
          </w:tcPr>
          <w:p w14:paraId="18A51808" w14:textId="77777777" w:rsidR="00B11855" w:rsidRPr="001F42D3" w:rsidRDefault="003D003E" w:rsidP="00386C6C">
            <w:pPr>
              <w:pStyle w:val="TableEntry"/>
            </w:pPr>
            <w:r w:rsidRPr="001F42D3">
              <w:t>ST</w:t>
            </w:r>
          </w:p>
        </w:tc>
        <w:tc>
          <w:tcPr>
            <w:tcW w:w="1080" w:type="dxa"/>
          </w:tcPr>
          <w:p w14:paraId="10979E03" w14:textId="77777777" w:rsidR="00B11855" w:rsidRPr="001F42D3" w:rsidRDefault="003D003E" w:rsidP="00386C6C">
            <w:pPr>
              <w:pStyle w:val="TableEntry"/>
            </w:pPr>
            <w:r w:rsidRPr="001F42D3">
              <w:t>RE</w:t>
            </w:r>
          </w:p>
        </w:tc>
        <w:tc>
          <w:tcPr>
            <w:tcW w:w="990" w:type="dxa"/>
          </w:tcPr>
          <w:p w14:paraId="239587EC" w14:textId="77777777" w:rsidR="00B11855" w:rsidRPr="001F42D3" w:rsidRDefault="003D003E" w:rsidP="00386C6C">
            <w:pPr>
              <w:pStyle w:val="TableEntry"/>
            </w:pPr>
            <w:r w:rsidRPr="001F42D3">
              <w:t>[0..1]</w:t>
            </w:r>
          </w:p>
        </w:tc>
        <w:tc>
          <w:tcPr>
            <w:tcW w:w="911" w:type="dxa"/>
          </w:tcPr>
          <w:p w14:paraId="3A8C305E" w14:textId="77777777" w:rsidR="00B11855" w:rsidRPr="001F42D3" w:rsidRDefault="00B11855" w:rsidP="00386C6C">
            <w:pPr>
              <w:pStyle w:val="TableEntry"/>
            </w:pPr>
          </w:p>
        </w:tc>
        <w:tc>
          <w:tcPr>
            <w:tcW w:w="2968" w:type="dxa"/>
          </w:tcPr>
          <w:p w14:paraId="2F285280" w14:textId="77777777" w:rsidR="00B11855" w:rsidRPr="001F42D3" w:rsidRDefault="003D003E" w:rsidP="00386C6C">
            <w:pPr>
              <w:pStyle w:val="TableEntry"/>
            </w:pPr>
            <w:r w:rsidRPr="001F42D3">
              <w:t>Alternate Text</w:t>
            </w:r>
          </w:p>
        </w:tc>
      </w:tr>
      <w:tr w:rsidR="00C40FD5" w:rsidRPr="001F42D3" w14:paraId="73D3CD35" w14:textId="77777777" w:rsidTr="00A92110">
        <w:trPr>
          <w:cantSplit/>
          <w:jc w:val="center"/>
        </w:trPr>
        <w:tc>
          <w:tcPr>
            <w:tcW w:w="909" w:type="dxa"/>
          </w:tcPr>
          <w:p w14:paraId="30A63F33" w14:textId="77777777" w:rsidR="00B11855" w:rsidRPr="001F42D3" w:rsidRDefault="003D003E" w:rsidP="00386C6C">
            <w:pPr>
              <w:pStyle w:val="TableEntry"/>
            </w:pPr>
            <w:r w:rsidRPr="001F42D3">
              <w:t>6</w:t>
            </w:r>
          </w:p>
        </w:tc>
        <w:tc>
          <w:tcPr>
            <w:tcW w:w="1260" w:type="dxa"/>
          </w:tcPr>
          <w:p w14:paraId="74D35F0A" w14:textId="77777777" w:rsidR="00B11855" w:rsidRPr="001F42D3" w:rsidRDefault="003D003E" w:rsidP="00386C6C">
            <w:pPr>
              <w:pStyle w:val="TableEntry"/>
            </w:pPr>
            <w:r w:rsidRPr="001F42D3">
              <w:t>20</w:t>
            </w:r>
          </w:p>
        </w:tc>
        <w:tc>
          <w:tcPr>
            <w:tcW w:w="900" w:type="dxa"/>
          </w:tcPr>
          <w:p w14:paraId="6BF208D4" w14:textId="77777777" w:rsidR="00B11855" w:rsidRPr="001F42D3" w:rsidRDefault="003D003E" w:rsidP="00386C6C">
            <w:pPr>
              <w:pStyle w:val="TableEntry"/>
            </w:pPr>
            <w:r w:rsidRPr="001F42D3">
              <w:t>ID</w:t>
            </w:r>
          </w:p>
        </w:tc>
        <w:tc>
          <w:tcPr>
            <w:tcW w:w="1080" w:type="dxa"/>
          </w:tcPr>
          <w:p w14:paraId="3F499325" w14:textId="77777777" w:rsidR="00B11855" w:rsidRPr="001F42D3" w:rsidRDefault="003D003E" w:rsidP="00386C6C">
            <w:pPr>
              <w:pStyle w:val="TableEntry"/>
            </w:pPr>
            <w:r w:rsidRPr="001F42D3">
              <w:t>RE</w:t>
            </w:r>
          </w:p>
        </w:tc>
        <w:tc>
          <w:tcPr>
            <w:tcW w:w="990" w:type="dxa"/>
          </w:tcPr>
          <w:p w14:paraId="049EBC1A" w14:textId="77777777" w:rsidR="00B11855" w:rsidRPr="001F42D3" w:rsidRDefault="003D003E" w:rsidP="00386C6C">
            <w:pPr>
              <w:pStyle w:val="TableEntry"/>
            </w:pPr>
            <w:r w:rsidRPr="001F42D3">
              <w:t>[0..1]</w:t>
            </w:r>
          </w:p>
        </w:tc>
        <w:tc>
          <w:tcPr>
            <w:tcW w:w="911" w:type="dxa"/>
          </w:tcPr>
          <w:p w14:paraId="58A2D3C3" w14:textId="77777777" w:rsidR="00B11855" w:rsidRPr="001F42D3" w:rsidRDefault="003D003E" w:rsidP="00386C6C">
            <w:pPr>
              <w:pStyle w:val="TableEntry"/>
            </w:pPr>
            <w:r w:rsidRPr="001F42D3">
              <w:t>0396</w:t>
            </w:r>
          </w:p>
        </w:tc>
        <w:tc>
          <w:tcPr>
            <w:tcW w:w="2968" w:type="dxa"/>
          </w:tcPr>
          <w:p w14:paraId="79A2C105" w14:textId="77777777" w:rsidR="00B11855" w:rsidRPr="001F42D3" w:rsidRDefault="003D003E" w:rsidP="00386C6C">
            <w:pPr>
              <w:pStyle w:val="TableEntry"/>
            </w:pPr>
            <w:r w:rsidRPr="001F42D3">
              <w:t>Name of Alternate Coding System</w:t>
            </w:r>
          </w:p>
        </w:tc>
      </w:tr>
      <w:tr w:rsidR="00C40FD5" w:rsidRPr="001F42D3" w14:paraId="62BE638A" w14:textId="77777777" w:rsidTr="00A92110">
        <w:trPr>
          <w:cantSplit/>
          <w:jc w:val="center"/>
        </w:trPr>
        <w:tc>
          <w:tcPr>
            <w:tcW w:w="909" w:type="dxa"/>
          </w:tcPr>
          <w:p w14:paraId="1F7455C7" w14:textId="77777777" w:rsidR="00B11855" w:rsidRPr="001F42D3" w:rsidRDefault="003D003E" w:rsidP="00386C6C">
            <w:pPr>
              <w:pStyle w:val="TableEntry"/>
            </w:pPr>
            <w:r w:rsidRPr="001F42D3">
              <w:t>7</w:t>
            </w:r>
          </w:p>
        </w:tc>
        <w:tc>
          <w:tcPr>
            <w:tcW w:w="1260" w:type="dxa"/>
          </w:tcPr>
          <w:p w14:paraId="4D0B7FF2" w14:textId="77777777" w:rsidR="00B11855" w:rsidRPr="001F42D3" w:rsidRDefault="003D003E" w:rsidP="00386C6C">
            <w:pPr>
              <w:pStyle w:val="TableEntry"/>
            </w:pPr>
            <w:r w:rsidRPr="001F42D3">
              <w:t>10</w:t>
            </w:r>
          </w:p>
        </w:tc>
        <w:tc>
          <w:tcPr>
            <w:tcW w:w="900" w:type="dxa"/>
          </w:tcPr>
          <w:p w14:paraId="4D3839C9" w14:textId="77777777" w:rsidR="00B11855" w:rsidRPr="001F42D3" w:rsidRDefault="003D003E" w:rsidP="00386C6C">
            <w:pPr>
              <w:pStyle w:val="TableEntry"/>
            </w:pPr>
            <w:r w:rsidRPr="001F42D3">
              <w:t>ST</w:t>
            </w:r>
          </w:p>
        </w:tc>
        <w:tc>
          <w:tcPr>
            <w:tcW w:w="1080" w:type="dxa"/>
          </w:tcPr>
          <w:p w14:paraId="010DA9D1" w14:textId="77777777" w:rsidR="00B11855" w:rsidRPr="001F42D3" w:rsidRDefault="003D003E" w:rsidP="00386C6C">
            <w:pPr>
              <w:pStyle w:val="TableEntry"/>
            </w:pPr>
            <w:r w:rsidRPr="001F42D3">
              <w:t>C</w:t>
            </w:r>
          </w:p>
        </w:tc>
        <w:tc>
          <w:tcPr>
            <w:tcW w:w="990" w:type="dxa"/>
          </w:tcPr>
          <w:p w14:paraId="04386995" w14:textId="77777777" w:rsidR="00B11855" w:rsidRPr="001F42D3" w:rsidRDefault="003D003E" w:rsidP="00386C6C">
            <w:pPr>
              <w:pStyle w:val="TableEntry"/>
            </w:pPr>
            <w:r w:rsidRPr="001F42D3">
              <w:t>[0..1]</w:t>
            </w:r>
          </w:p>
        </w:tc>
        <w:tc>
          <w:tcPr>
            <w:tcW w:w="911" w:type="dxa"/>
          </w:tcPr>
          <w:p w14:paraId="03372485" w14:textId="77777777" w:rsidR="00B11855" w:rsidRPr="001F42D3" w:rsidRDefault="00B11855" w:rsidP="00386C6C">
            <w:pPr>
              <w:pStyle w:val="TableEntry"/>
            </w:pPr>
          </w:p>
        </w:tc>
        <w:tc>
          <w:tcPr>
            <w:tcW w:w="2968" w:type="dxa"/>
          </w:tcPr>
          <w:p w14:paraId="7580A171" w14:textId="77777777" w:rsidR="00B11855" w:rsidRPr="001F42D3" w:rsidRDefault="003D003E" w:rsidP="00386C6C">
            <w:pPr>
              <w:pStyle w:val="TableEntry"/>
            </w:pPr>
            <w:r w:rsidRPr="001F42D3">
              <w:t>Coding System Version ID</w:t>
            </w:r>
          </w:p>
        </w:tc>
      </w:tr>
      <w:tr w:rsidR="00C40FD5" w:rsidRPr="001F42D3" w14:paraId="252D308D" w14:textId="77777777" w:rsidTr="00A92110">
        <w:trPr>
          <w:cantSplit/>
          <w:jc w:val="center"/>
        </w:trPr>
        <w:tc>
          <w:tcPr>
            <w:tcW w:w="909" w:type="dxa"/>
          </w:tcPr>
          <w:p w14:paraId="3CFD8B69" w14:textId="77777777" w:rsidR="00B11855" w:rsidRPr="001F42D3" w:rsidRDefault="003D003E" w:rsidP="00386C6C">
            <w:pPr>
              <w:pStyle w:val="TableEntry"/>
            </w:pPr>
            <w:r w:rsidRPr="001F42D3">
              <w:t>8</w:t>
            </w:r>
          </w:p>
        </w:tc>
        <w:tc>
          <w:tcPr>
            <w:tcW w:w="1260" w:type="dxa"/>
          </w:tcPr>
          <w:p w14:paraId="65DA12A9" w14:textId="77777777" w:rsidR="00B11855" w:rsidRPr="001F42D3" w:rsidRDefault="003D003E" w:rsidP="00386C6C">
            <w:pPr>
              <w:pStyle w:val="TableEntry"/>
            </w:pPr>
            <w:r w:rsidRPr="001F42D3">
              <w:t>10</w:t>
            </w:r>
          </w:p>
        </w:tc>
        <w:tc>
          <w:tcPr>
            <w:tcW w:w="900" w:type="dxa"/>
          </w:tcPr>
          <w:p w14:paraId="7A0ABD39" w14:textId="77777777" w:rsidR="00B11855" w:rsidRPr="001F42D3" w:rsidRDefault="003D003E" w:rsidP="00386C6C">
            <w:pPr>
              <w:pStyle w:val="TableEntry"/>
            </w:pPr>
            <w:r w:rsidRPr="001F42D3">
              <w:t>ST</w:t>
            </w:r>
          </w:p>
        </w:tc>
        <w:tc>
          <w:tcPr>
            <w:tcW w:w="1080" w:type="dxa"/>
          </w:tcPr>
          <w:p w14:paraId="090A4020" w14:textId="77777777" w:rsidR="00B11855" w:rsidRPr="001F42D3" w:rsidRDefault="003D003E" w:rsidP="00386C6C">
            <w:pPr>
              <w:pStyle w:val="TableEntry"/>
            </w:pPr>
            <w:r w:rsidRPr="001F42D3">
              <w:t>O</w:t>
            </w:r>
          </w:p>
        </w:tc>
        <w:tc>
          <w:tcPr>
            <w:tcW w:w="990" w:type="dxa"/>
          </w:tcPr>
          <w:p w14:paraId="694ACE62" w14:textId="77777777" w:rsidR="00B11855" w:rsidRPr="001F42D3" w:rsidRDefault="003D003E" w:rsidP="00386C6C">
            <w:pPr>
              <w:pStyle w:val="TableEntry"/>
            </w:pPr>
            <w:r w:rsidRPr="001F42D3">
              <w:t>[0..1]</w:t>
            </w:r>
          </w:p>
        </w:tc>
        <w:tc>
          <w:tcPr>
            <w:tcW w:w="911" w:type="dxa"/>
          </w:tcPr>
          <w:p w14:paraId="75DC7FBB" w14:textId="77777777" w:rsidR="00B11855" w:rsidRPr="001F42D3" w:rsidRDefault="00B11855" w:rsidP="00386C6C">
            <w:pPr>
              <w:pStyle w:val="TableEntry"/>
            </w:pPr>
          </w:p>
        </w:tc>
        <w:tc>
          <w:tcPr>
            <w:tcW w:w="2968" w:type="dxa"/>
          </w:tcPr>
          <w:p w14:paraId="271D2BFC" w14:textId="77777777" w:rsidR="00B11855" w:rsidRPr="001F42D3" w:rsidRDefault="003D003E" w:rsidP="00386C6C">
            <w:pPr>
              <w:pStyle w:val="TableEntry"/>
            </w:pPr>
            <w:r w:rsidRPr="001F42D3">
              <w:t>Alternate Coding System Version ID</w:t>
            </w:r>
          </w:p>
        </w:tc>
      </w:tr>
      <w:tr w:rsidR="00C40FD5" w:rsidRPr="001F42D3" w14:paraId="6C89527F" w14:textId="77777777" w:rsidTr="00A92110">
        <w:trPr>
          <w:cantSplit/>
          <w:jc w:val="center"/>
        </w:trPr>
        <w:tc>
          <w:tcPr>
            <w:tcW w:w="909" w:type="dxa"/>
          </w:tcPr>
          <w:p w14:paraId="51AC4812" w14:textId="77777777" w:rsidR="00B11855" w:rsidRPr="001F42D3" w:rsidRDefault="003D003E" w:rsidP="00386C6C">
            <w:pPr>
              <w:pStyle w:val="TableEntry"/>
            </w:pPr>
            <w:r w:rsidRPr="001F42D3">
              <w:t>9</w:t>
            </w:r>
          </w:p>
        </w:tc>
        <w:tc>
          <w:tcPr>
            <w:tcW w:w="1260" w:type="dxa"/>
          </w:tcPr>
          <w:p w14:paraId="5955B2E1" w14:textId="77777777" w:rsidR="00B11855" w:rsidRPr="001F42D3" w:rsidRDefault="003D003E" w:rsidP="00386C6C">
            <w:pPr>
              <w:pStyle w:val="TableEntry"/>
            </w:pPr>
            <w:r w:rsidRPr="001F42D3">
              <w:t>199</w:t>
            </w:r>
          </w:p>
        </w:tc>
        <w:tc>
          <w:tcPr>
            <w:tcW w:w="900" w:type="dxa"/>
          </w:tcPr>
          <w:p w14:paraId="47BC417F" w14:textId="77777777" w:rsidR="00B11855" w:rsidRPr="001F42D3" w:rsidRDefault="003D003E" w:rsidP="00386C6C">
            <w:pPr>
              <w:pStyle w:val="TableEntry"/>
            </w:pPr>
            <w:r w:rsidRPr="001F42D3">
              <w:t>ST</w:t>
            </w:r>
          </w:p>
        </w:tc>
        <w:tc>
          <w:tcPr>
            <w:tcW w:w="1080" w:type="dxa"/>
          </w:tcPr>
          <w:p w14:paraId="1C298439" w14:textId="77777777" w:rsidR="00B11855" w:rsidRPr="001F42D3" w:rsidRDefault="003D003E" w:rsidP="00386C6C">
            <w:pPr>
              <w:pStyle w:val="TableEntry"/>
            </w:pPr>
            <w:r w:rsidRPr="001F42D3">
              <w:t>O</w:t>
            </w:r>
          </w:p>
        </w:tc>
        <w:tc>
          <w:tcPr>
            <w:tcW w:w="990" w:type="dxa"/>
          </w:tcPr>
          <w:p w14:paraId="7FC24570" w14:textId="77777777" w:rsidR="00B11855" w:rsidRPr="001F42D3" w:rsidRDefault="003D003E" w:rsidP="00386C6C">
            <w:pPr>
              <w:pStyle w:val="TableEntry"/>
            </w:pPr>
            <w:r w:rsidRPr="001F42D3">
              <w:t>[0..1]</w:t>
            </w:r>
          </w:p>
        </w:tc>
        <w:tc>
          <w:tcPr>
            <w:tcW w:w="911" w:type="dxa"/>
          </w:tcPr>
          <w:p w14:paraId="5AEEC582" w14:textId="77777777" w:rsidR="00B11855" w:rsidRPr="001F42D3" w:rsidRDefault="00B11855" w:rsidP="00386C6C">
            <w:pPr>
              <w:pStyle w:val="TableEntry"/>
            </w:pPr>
          </w:p>
        </w:tc>
        <w:tc>
          <w:tcPr>
            <w:tcW w:w="2968" w:type="dxa"/>
          </w:tcPr>
          <w:p w14:paraId="151BF4C1" w14:textId="77777777" w:rsidR="00B11855" w:rsidRPr="001F42D3" w:rsidRDefault="003D003E" w:rsidP="00386C6C">
            <w:pPr>
              <w:pStyle w:val="TableEntry"/>
            </w:pPr>
            <w:r w:rsidRPr="001F42D3">
              <w:t>Original Text</w:t>
            </w:r>
          </w:p>
        </w:tc>
      </w:tr>
    </w:tbl>
    <w:p w14:paraId="6B2ECFCA" w14:textId="558A5821" w:rsidR="00B11855" w:rsidRPr="001F42D3" w:rsidRDefault="003D003E" w:rsidP="00B520F3">
      <w:pPr>
        <w:pStyle w:val="Note"/>
        <w:ind w:left="0" w:hanging="2"/>
      </w:pPr>
      <w:r w:rsidRPr="001F42D3">
        <w:t xml:space="preserve">Note: </w:t>
      </w:r>
      <w:r w:rsidR="006D613E" w:rsidRPr="001F42D3">
        <w:t>HL7</w:t>
      </w:r>
      <w:r w:rsidR="00995105" w:rsidRPr="001F42D3">
        <w:t xml:space="preserve"> </w:t>
      </w:r>
      <w:r w:rsidRPr="001F42D3">
        <w:t>Ch. 2A calls for a length limit of 20 on component 1 of CWE, but some codes required in this Technical Framework are longer, hence this deviation.</w:t>
      </w:r>
    </w:p>
    <w:p w14:paraId="7DE669BF" w14:textId="77777777" w:rsidR="00B11855" w:rsidRPr="001F42D3" w:rsidRDefault="00B11855" w:rsidP="00A92110">
      <w:pPr>
        <w:pStyle w:val="BodyText"/>
      </w:pPr>
    </w:p>
    <w:p w14:paraId="0B73BDD9" w14:textId="1F1479EB" w:rsidR="00B11855" w:rsidRPr="001F42D3" w:rsidRDefault="00D53FC4" w:rsidP="00B34AEB">
      <w:pPr>
        <w:pStyle w:val="Heading2"/>
        <w:numPr>
          <w:ilvl w:val="0"/>
          <w:numId w:val="0"/>
        </w:numPr>
        <w:rPr>
          <w:noProof w:val="0"/>
        </w:rPr>
      </w:pPr>
      <w:bookmarkStart w:id="924" w:name="_Toc401769874"/>
      <w:bookmarkStart w:id="925" w:name="_Toc181625247"/>
      <w:r w:rsidRPr="001F42D3">
        <w:rPr>
          <w:noProof w:val="0"/>
        </w:rPr>
        <w:t xml:space="preserve">C.3 </w:t>
      </w:r>
      <w:r w:rsidR="003D003E" w:rsidRPr="001F42D3">
        <w:rPr>
          <w:noProof w:val="0"/>
        </w:rPr>
        <w:t>CX Data Type</w:t>
      </w:r>
      <w:bookmarkEnd w:id="924"/>
      <w:bookmarkEnd w:id="925"/>
    </w:p>
    <w:p w14:paraId="26C80825" w14:textId="77777777" w:rsidR="00B11855" w:rsidRPr="001F42D3" w:rsidRDefault="003D003E" w:rsidP="00CF5627">
      <w:pPr>
        <w:pStyle w:val="TableTitle"/>
      </w:pPr>
      <w:r w:rsidRPr="001F42D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1F42D3" w14:paraId="7930C3B1" w14:textId="77777777" w:rsidTr="00A92110">
        <w:trPr>
          <w:cantSplit/>
          <w:tblHeader/>
          <w:jc w:val="center"/>
        </w:trPr>
        <w:tc>
          <w:tcPr>
            <w:tcW w:w="900" w:type="dxa"/>
            <w:shd w:val="clear" w:color="auto" w:fill="D9D9D9"/>
          </w:tcPr>
          <w:p w14:paraId="62ED4230" w14:textId="77777777" w:rsidR="00B11855" w:rsidRPr="001F42D3" w:rsidRDefault="003D003E" w:rsidP="00B520F3">
            <w:pPr>
              <w:pStyle w:val="TableEntryHeader"/>
            </w:pPr>
            <w:r w:rsidRPr="001F42D3">
              <w:t>SEQ</w:t>
            </w:r>
          </w:p>
        </w:tc>
        <w:tc>
          <w:tcPr>
            <w:tcW w:w="1188" w:type="dxa"/>
            <w:shd w:val="clear" w:color="auto" w:fill="D9D9D9"/>
          </w:tcPr>
          <w:p w14:paraId="431127F8" w14:textId="77777777" w:rsidR="00B11855" w:rsidRPr="001F42D3" w:rsidRDefault="003D003E" w:rsidP="00B520F3">
            <w:pPr>
              <w:pStyle w:val="TableEntryHeader"/>
            </w:pPr>
            <w:r w:rsidRPr="001F42D3">
              <w:t>LEN</w:t>
            </w:r>
          </w:p>
        </w:tc>
        <w:tc>
          <w:tcPr>
            <w:tcW w:w="760" w:type="dxa"/>
            <w:shd w:val="clear" w:color="auto" w:fill="D9D9D9"/>
          </w:tcPr>
          <w:p w14:paraId="04372A97" w14:textId="77777777" w:rsidR="00B11855" w:rsidRPr="001F42D3" w:rsidRDefault="003D003E" w:rsidP="00B520F3">
            <w:pPr>
              <w:pStyle w:val="TableEntryHeader"/>
            </w:pPr>
            <w:r w:rsidRPr="001F42D3">
              <w:t>DT</w:t>
            </w:r>
          </w:p>
        </w:tc>
        <w:tc>
          <w:tcPr>
            <w:tcW w:w="961" w:type="dxa"/>
            <w:shd w:val="clear" w:color="auto" w:fill="D9D9D9"/>
          </w:tcPr>
          <w:p w14:paraId="53699FFF" w14:textId="77777777" w:rsidR="00B11855" w:rsidRPr="001F42D3" w:rsidRDefault="003D003E" w:rsidP="00B520F3">
            <w:pPr>
              <w:pStyle w:val="TableEntryHeader"/>
            </w:pPr>
            <w:r w:rsidRPr="001F42D3">
              <w:t>Usage</w:t>
            </w:r>
          </w:p>
        </w:tc>
        <w:tc>
          <w:tcPr>
            <w:tcW w:w="1316" w:type="dxa"/>
            <w:shd w:val="clear" w:color="auto" w:fill="D9D9D9"/>
          </w:tcPr>
          <w:p w14:paraId="162BDBDF" w14:textId="77777777" w:rsidR="00B11855" w:rsidRPr="001F42D3" w:rsidRDefault="003D003E" w:rsidP="00B520F3">
            <w:pPr>
              <w:pStyle w:val="TableEntryHeader"/>
            </w:pPr>
            <w:r w:rsidRPr="001F42D3">
              <w:t>Card.</w:t>
            </w:r>
          </w:p>
        </w:tc>
        <w:tc>
          <w:tcPr>
            <w:tcW w:w="861" w:type="dxa"/>
            <w:shd w:val="clear" w:color="auto" w:fill="D9D9D9"/>
          </w:tcPr>
          <w:p w14:paraId="2B9EB282" w14:textId="77777777" w:rsidR="00B11855" w:rsidRPr="001F42D3" w:rsidRDefault="003D003E" w:rsidP="00B520F3">
            <w:pPr>
              <w:pStyle w:val="TableEntryHeader"/>
            </w:pPr>
            <w:r w:rsidRPr="001F42D3">
              <w:t>TBL#</w:t>
            </w:r>
          </w:p>
        </w:tc>
        <w:tc>
          <w:tcPr>
            <w:tcW w:w="2834" w:type="dxa"/>
            <w:shd w:val="clear" w:color="auto" w:fill="D9D9D9"/>
          </w:tcPr>
          <w:p w14:paraId="0232FD6C" w14:textId="77777777" w:rsidR="00B11855" w:rsidRPr="001F42D3" w:rsidRDefault="003D003E" w:rsidP="00B520F3">
            <w:pPr>
              <w:pStyle w:val="TableEntryHeader"/>
            </w:pPr>
            <w:r w:rsidRPr="001F42D3">
              <w:t>Component name</w:t>
            </w:r>
          </w:p>
        </w:tc>
      </w:tr>
      <w:tr w:rsidR="00C40FD5" w:rsidRPr="001F42D3" w14:paraId="18F0D4F0" w14:textId="77777777" w:rsidTr="00A92110">
        <w:trPr>
          <w:cantSplit/>
          <w:jc w:val="center"/>
        </w:trPr>
        <w:tc>
          <w:tcPr>
            <w:tcW w:w="900" w:type="dxa"/>
          </w:tcPr>
          <w:p w14:paraId="5ED044A1" w14:textId="77777777" w:rsidR="00B11855" w:rsidRPr="001F42D3" w:rsidRDefault="003D003E" w:rsidP="00B520F3">
            <w:pPr>
              <w:pStyle w:val="TableEntry"/>
            </w:pPr>
            <w:r w:rsidRPr="001F42D3">
              <w:t>1</w:t>
            </w:r>
          </w:p>
        </w:tc>
        <w:tc>
          <w:tcPr>
            <w:tcW w:w="1188" w:type="dxa"/>
          </w:tcPr>
          <w:p w14:paraId="76E5B179" w14:textId="77777777" w:rsidR="00B11855" w:rsidRPr="001F42D3" w:rsidRDefault="003D003E" w:rsidP="00B520F3">
            <w:pPr>
              <w:pStyle w:val="TableEntry"/>
            </w:pPr>
            <w:r w:rsidRPr="001F42D3">
              <w:t>15</w:t>
            </w:r>
          </w:p>
        </w:tc>
        <w:tc>
          <w:tcPr>
            <w:tcW w:w="760" w:type="dxa"/>
          </w:tcPr>
          <w:p w14:paraId="64D658C1" w14:textId="77777777" w:rsidR="00B11855" w:rsidRPr="001F42D3" w:rsidRDefault="003D003E" w:rsidP="00B520F3">
            <w:pPr>
              <w:pStyle w:val="TableEntry"/>
            </w:pPr>
            <w:r w:rsidRPr="001F42D3">
              <w:t>ST</w:t>
            </w:r>
          </w:p>
        </w:tc>
        <w:tc>
          <w:tcPr>
            <w:tcW w:w="961" w:type="dxa"/>
          </w:tcPr>
          <w:p w14:paraId="0E17D03D" w14:textId="77777777" w:rsidR="00B11855" w:rsidRPr="001F42D3" w:rsidRDefault="003D003E" w:rsidP="00B520F3">
            <w:pPr>
              <w:pStyle w:val="TableEntry"/>
            </w:pPr>
            <w:r w:rsidRPr="001F42D3">
              <w:t>R</w:t>
            </w:r>
          </w:p>
        </w:tc>
        <w:tc>
          <w:tcPr>
            <w:tcW w:w="1316" w:type="dxa"/>
          </w:tcPr>
          <w:p w14:paraId="429C6BC2" w14:textId="77777777" w:rsidR="00B11855" w:rsidRPr="001F42D3" w:rsidRDefault="003D003E" w:rsidP="00B520F3">
            <w:pPr>
              <w:pStyle w:val="TableEntry"/>
            </w:pPr>
            <w:r w:rsidRPr="001F42D3">
              <w:t>[1..1]</w:t>
            </w:r>
          </w:p>
        </w:tc>
        <w:tc>
          <w:tcPr>
            <w:tcW w:w="861" w:type="dxa"/>
          </w:tcPr>
          <w:p w14:paraId="05DEC2C7" w14:textId="77777777" w:rsidR="00B11855" w:rsidRPr="001F42D3" w:rsidRDefault="00B11855" w:rsidP="00B520F3">
            <w:pPr>
              <w:pStyle w:val="TableEntry"/>
            </w:pPr>
          </w:p>
        </w:tc>
        <w:tc>
          <w:tcPr>
            <w:tcW w:w="2834" w:type="dxa"/>
          </w:tcPr>
          <w:p w14:paraId="4DE302D7" w14:textId="77777777" w:rsidR="00B11855" w:rsidRPr="001F42D3" w:rsidRDefault="003D003E" w:rsidP="00B520F3">
            <w:pPr>
              <w:pStyle w:val="TableEntry"/>
            </w:pPr>
            <w:r w:rsidRPr="001F42D3">
              <w:t>ID Number</w:t>
            </w:r>
          </w:p>
        </w:tc>
      </w:tr>
      <w:tr w:rsidR="00C40FD5" w:rsidRPr="001F42D3" w14:paraId="6D893F8F" w14:textId="77777777" w:rsidTr="00A92110">
        <w:trPr>
          <w:cantSplit/>
          <w:jc w:val="center"/>
        </w:trPr>
        <w:tc>
          <w:tcPr>
            <w:tcW w:w="900" w:type="dxa"/>
          </w:tcPr>
          <w:p w14:paraId="6A25C511" w14:textId="77777777" w:rsidR="00B11855" w:rsidRPr="001F42D3" w:rsidRDefault="003D003E" w:rsidP="00B520F3">
            <w:pPr>
              <w:pStyle w:val="TableEntry"/>
            </w:pPr>
            <w:r w:rsidRPr="001F42D3">
              <w:t>2</w:t>
            </w:r>
          </w:p>
        </w:tc>
        <w:tc>
          <w:tcPr>
            <w:tcW w:w="1188" w:type="dxa"/>
          </w:tcPr>
          <w:p w14:paraId="4605FAC3" w14:textId="77777777" w:rsidR="00B11855" w:rsidRPr="001F42D3" w:rsidRDefault="003D003E" w:rsidP="00B520F3">
            <w:pPr>
              <w:pStyle w:val="TableEntry"/>
            </w:pPr>
            <w:r w:rsidRPr="001F42D3">
              <w:t>4</w:t>
            </w:r>
          </w:p>
        </w:tc>
        <w:tc>
          <w:tcPr>
            <w:tcW w:w="760" w:type="dxa"/>
          </w:tcPr>
          <w:p w14:paraId="6E71DFA8" w14:textId="77777777" w:rsidR="00B11855" w:rsidRPr="001F42D3" w:rsidRDefault="003D003E" w:rsidP="00B520F3">
            <w:pPr>
              <w:pStyle w:val="TableEntry"/>
            </w:pPr>
            <w:r w:rsidRPr="001F42D3">
              <w:t>ST</w:t>
            </w:r>
          </w:p>
        </w:tc>
        <w:tc>
          <w:tcPr>
            <w:tcW w:w="961" w:type="dxa"/>
          </w:tcPr>
          <w:p w14:paraId="219E218D" w14:textId="77777777" w:rsidR="00B11855" w:rsidRPr="001F42D3" w:rsidRDefault="003D003E" w:rsidP="00B520F3">
            <w:pPr>
              <w:pStyle w:val="TableEntry"/>
            </w:pPr>
            <w:r w:rsidRPr="001F42D3">
              <w:t>RE</w:t>
            </w:r>
          </w:p>
        </w:tc>
        <w:tc>
          <w:tcPr>
            <w:tcW w:w="1316" w:type="dxa"/>
          </w:tcPr>
          <w:p w14:paraId="4A79D8E4" w14:textId="77777777" w:rsidR="00B11855" w:rsidRPr="001F42D3" w:rsidRDefault="003D003E" w:rsidP="00B520F3">
            <w:pPr>
              <w:pStyle w:val="TableEntry"/>
            </w:pPr>
            <w:r w:rsidRPr="001F42D3">
              <w:t>[0..1]</w:t>
            </w:r>
          </w:p>
        </w:tc>
        <w:tc>
          <w:tcPr>
            <w:tcW w:w="861" w:type="dxa"/>
          </w:tcPr>
          <w:p w14:paraId="3F828549" w14:textId="77777777" w:rsidR="00B11855" w:rsidRPr="001F42D3" w:rsidRDefault="00B11855" w:rsidP="00B520F3">
            <w:pPr>
              <w:pStyle w:val="TableEntry"/>
            </w:pPr>
          </w:p>
        </w:tc>
        <w:tc>
          <w:tcPr>
            <w:tcW w:w="2834" w:type="dxa"/>
          </w:tcPr>
          <w:p w14:paraId="0D400EED" w14:textId="77777777" w:rsidR="00B11855" w:rsidRPr="001F42D3" w:rsidRDefault="003D003E" w:rsidP="00B520F3">
            <w:pPr>
              <w:pStyle w:val="TableEntry"/>
            </w:pPr>
            <w:r w:rsidRPr="001F42D3">
              <w:t>Identifier Check Digit</w:t>
            </w:r>
          </w:p>
        </w:tc>
      </w:tr>
      <w:tr w:rsidR="00C40FD5" w:rsidRPr="001F42D3" w14:paraId="1F2C79FC" w14:textId="77777777" w:rsidTr="00A92110">
        <w:trPr>
          <w:cantSplit/>
          <w:jc w:val="center"/>
        </w:trPr>
        <w:tc>
          <w:tcPr>
            <w:tcW w:w="900" w:type="dxa"/>
          </w:tcPr>
          <w:p w14:paraId="45584A42" w14:textId="77777777" w:rsidR="00B11855" w:rsidRPr="001F42D3" w:rsidRDefault="003D003E" w:rsidP="00B520F3">
            <w:pPr>
              <w:pStyle w:val="TableEntry"/>
            </w:pPr>
            <w:r w:rsidRPr="001F42D3">
              <w:t>3</w:t>
            </w:r>
          </w:p>
        </w:tc>
        <w:tc>
          <w:tcPr>
            <w:tcW w:w="1188" w:type="dxa"/>
          </w:tcPr>
          <w:p w14:paraId="6725A2D0" w14:textId="77777777" w:rsidR="00B11855" w:rsidRPr="001F42D3" w:rsidRDefault="003D003E" w:rsidP="00B520F3">
            <w:pPr>
              <w:pStyle w:val="TableEntry"/>
            </w:pPr>
            <w:r w:rsidRPr="001F42D3">
              <w:t>3</w:t>
            </w:r>
          </w:p>
        </w:tc>
        <w:tc>
          <w:tcPr>
            <w:tcW w:w="760" w:type="dxa"/>
          </w:tcPr>
          <w:p w14:paraId="29E3E16D" w14:textId="77777777" w:rsidR="00B11855" w:rsidRPr="001F42D3" w:rsidRDefault="003D003E" w:rsidP="00B520F3">
            <w:pPr>
              <w:pStyle w:val="TableEntry"/>
            </w:pPr>
            <w:r w:rsidRPr="001F42D3">
              <w:t>ID</w:t>
            </w:r>
          </w:p>
        </w:tc>
        <w:tc>
          <w:tcPr>
            <w:tcW w:w="961" w:type="dxa"/>
          </w:tcPr>
          <w:p w14:paraId="264BE09A" w14:textId="77777777" w:rsidR="00B11855" w:rsidRPr="001F42D3" w:rsidRDefault="003D003E" w:rsidP="00B520F3">
            <w:pPr>
              <w:pStyle w:val="TableEntry"/>
            </w:pPr>
            <w:r w:rsidRPr="001F42D3">
              <w:t>RE</w:t>
            </w:r>
          </w:p>
        </w:tc>
        <w:tc>
          <w:tcPr>
            <w:tcW w:w="1316" w:type="dxa"/>
          </w:tcPr>
          <w:p w14:paraId="47F42ACB" w14:textId="77777777" w:rsidR="00B11855" w:rsidRPr="001F42D3" w:rsidRDefault="003D003E" w:rsidP="00B520F3">
            <w:pPr>
              <w:pStyle w:val="TableEntry"/>
            </w:pPr>
            <w:r w:rsidRPr="001F42D3">
              <w:t>[0..1]</w:t>
            </w:r>
          </w:p>
        </w:tc>
        <w:tc>
          <w:tcPr>
            <w:tcW w:w="861" w:type="dxa"/>
          </w:tcPr>
          <w:p w14:paraId="7D1A8615" w14:textId="77777777" w:rsidR="00B11855" w:rsidRPr="001F42D3" w:rsidRDefault="003D003E" w:rsidP="00B520F3">
            <w:pPr>
              <w:pStyle w:val="TableEntry"/>
            </w:pPr>
            <w:r w:rsidRPr="001F42D3">
              <w:t>0061</w:t>
            </w:r>
          </w:p>
        </w:tc>
        <w:tc>
          <w:tcPr>
            <w:tcW w:w="2834" w:type="dxa"/>
          </w:tcPr>
          <w:p w14:paraId="7D96D9BF" w14:textId="77777777" w:rsidR="00B11855" w:rsidRPr="001F42D3" w:rsidRDefault="003D003E" w:rsidP="00B520F3">
            <w:pPr>
              <w:pStyle w:val="TableEntry"/>
            </w:pPr>
            <w:r w:rsidRPr="001F42D3">
              <w:t xml:space="preserve">Check Digit Scheme </w:t>
            </w:r>
          </w:p>
        </w:tc>
      </w:tr>
      <w:tr w:rsidR="00C40FD5" w:rsidRPr="001F42D3" w14:paraId="020ECDC3" w14:textId="77777777" w:rsidTr="00A92110">
        <w:trPr>
          <w:cantSplit/>
          <w:jc w:val="center"/>
        </w:trPr>
        <w:tc>
          <w:tcPr>
            <w:tcW w:w="900" w:type="dxa"/>
          </w:tcPr>
          <w:p w14:paraId="08508D4B" w14:textId="77777777" w:rsidR="00B11855" w:rsidRPr="001F42D3" w:rsidRDefault="003D003E" w:rsidP="00B520F3">
            <w:pPr>
              <w:pStyle w:val="TableEntry"/>
            </w:pPr>
            <w:r w:rsidRPr="001F42D3">
              <w:t>4</w:t>
            </w:r>
          </w:p>
        </w:tc>
        <w:tc>
          <w:tcPr>
            <w:tcW w:w="1188" w:type="dxa"/>
          </w:tcPr>
          <w:p w14:paraId="15493A6F" w14:textId="77777777" w:rsidR="00B11855" w:rsidRPr="001F42D3" w:rsidRDefault="003D003E" w:rsidP="00B520F3">
            <w:pPr>
              <w:pStyle w:val="TableEntry"/>
            </w:pPr>
            <w:r w:rsidRPr="001F42D3">
              <w:t>227</w:t>
            </w:r>
          </w:p>
        </w:tc>
        <w:tc>
          <w:tcPr>
            <w:tcW w:w="760" w:type="dxa"/>
          </w:tcPr>
          <w:p w14:paraId="3553730A" w14:textId="77777777" w:rsidR="00B11855" w:rsidRPr="001F42D3" w:rsidRDefault="003D003E" w:rsidP="00B520F3">
            <w:pPr>
              <w:pStyle w:val="TableEntry"/>
            </w:pPr>
            <w:r w:rsidRPr="001F42D3">
              <w:t>HD</w:t>
            </w:r>
          </w:p>
        </w:tc>
        <w:tc>
          <w:tcPr>
            <w:tcW w:w="961" w:type="dxa"/>
          </w:tcPr>
          <w:p w14:paraId="5D7121BF" w14:textId="77777777" w:rsidR="00B11855" w:rsidRPr="001F42D3" w:rsidRDefault="003D003E" w:rsidP="00B520F3">
            <w:pPr>
              <w:pStyle w:val="TableEntry"/>
            </w:pPr>
            <w:r w:rsidRPr="001F42D3">
              <w:t>RE</w:t>
            </w:r>
          </w:p>
        </w:tc>
        <w:tc>
          <w:tcPr>
            <w:tcW w:w="1316" w:type="dxa"/>
          </w:tcPr>
          <w:p w14:paraId="5828716E" w14:textId="77777777" w:rsidR="00B11855" w:rsidRPr="001F42D3" w:rsidRDefault="003D003E" w:rsidP="003570BC">
            <w:pPr>
              <w:pStyle w:val="TableEntry"/>
            </w:pPr>
            <w:r w:rsidRPr="001F42D3">
              <w:t>[</w:t>
            </w:r>
            <w:r w:rsidR="003570BC" w:rsidRPr="001F42D3">
              <w:t>0</w:t>
            </w:r>
            <w:r w:rsidRPr="001F42D3">
              <w:t>..1]</w:t>
            </w:r>
          </w:p>
        </w:tc>
        <w:tc>
          <w:tcPr>
            <w:tcW w:w="861" w:type="dxa"/>
          </w:tcPr>
          <w:p w14:paraId="22946905" w14:textId="77777777" w:rsidR="00B11855" w:rsidRPr="001F42D3" w:rsidRDefault="003D003E" w:rsidP="00B520F3">
            <w:pPr>
              <w:pStyle w:val="TableEntry"/>
            </w:pPr>
            <w:r w:rsidRPr="001F42D3">
              <w:t>0363</w:t>
            </w:r>
          </w:p>
        </w:tc>
        <w:tc>
          <w:tcPr>
            <w:tcW w:w="2834" w:type="dxa"/>
          </w:tcPr>
          <w:p w14:paraId="328DB969" w14:textId="77777777" w:rsidR="00B11855" w:rsidRPr="001F42D3" w:rsidRDefault="003D003E" w:rsidP="00B520F3">
            <w:pPr>
              <w:pStyle w:val="TableEntry"/>
            </w:pPr>
            <w:r w:rsidRPr="001F42D3">
              <w:t>Assigning Authority</w:t>
            </w:r>
          </w:p>
        </w:tc>
      </w:tr>
      <w:tr w:rsidR="00C40FD5" w:rsidRPr="001F42D3" w14:paraId="11330736" w14:textId="77777777" w:rsidTr="00A92110">
        <w:trPr>
          <w:cantSplit/>
          <w:jc w:val="center"/>
        </w:trPr>
        <w:tc>
          <w:tcPr>
            <w:tcW w:w="900" w:type="dxa"/>
          </w:tcPr>
          <w:p w14:paraId="0CF85270" w14:textId="77777777" w:rsidR="00B11855" w:rsidRPr="001F42D3" w:rsidRDefault="003D003E" w:rsidP="00B520F3">
            <w:pPr>
              <w:pStyle w:val="TableEntry"/>
            </w:pPr>
            <w:r w:rsidRPr="001F42D3">
              <w:t>5</w:t>
            </w:r>
          </w:p>
        </w:tc>
        <w:tc>
          <w:tcPr>
            <w:tcW w:w="1188" w:type="dxa"/>
          </w:tcPr>
          <w:p w14:paraId="2D7F46B1" w14:textId="77777777" w:rsidR="00B11855" w:rsidRPr="001F42D3" w:rsidRDefault="003D003E" w:rsidP="00B520F3">
            <w:pPr>
              <w:pStyle w:val="TableEntry"/>
            </w:pPr>
            <w:r w:rsidRPr="001F42D3">
              <w:t>5</w:t>
            </w:r>
          </w:p>
        </w:tc>
        <w:tc>
          <w:tcPr>
            <w:tcW w:w="760" w:type="dxa"/>
          </w:tcPr>
          <w:p w14:paraId="06C7C106" w14:textId="77777777" w:rsidR="00B11855" w:rsidRPr="001F42D3" w:rsidRDefault="003D003E" w:rsidP="00B520F3">
            <w:pPr>
              <w:pStyle w:val="TableEntry"/>
            </w:pPr>
            <w:r w:rsidRPr="001F42D3">
              <w:t>ID</w:t>
            </w:r>
          </w:p>
        </w:tc>
        <w:tc>
          <w:tcPr>
            <w:tcW w:w="961" w:type="dxa"/>
          </w:tcPr>
          <w:p w14:paraId="3844A769" w14:textId="77777777" w:rsidR="00B11855" w:rsidRPr="001F42D3" w:rsidRDefault="003D003E" w:rsidP="00B520F3">
            <w:pPr>
              <w:pStyle w:val="TableEntry"/>
            </w:pPr>
            <w:r w:rsidRPr="001F42D3">
              <w:t>RE</w:t>
            </w:r>
          </w:p>
        </w:tc>
        <w:tc>
          <w:tcPr>
            <w:tcW w:w="1316" w:type="dxa"/>
          </w:tcPr>
          <w:p w14:paraId="3CD72705" w14:textId="77777777" w:rsidR="00B11855" w:rsidRPr="001F42D3" w:rsidRDefault="003D003E" w:rsidP="003570BC">
            <w:pPr>
              <w:pStyle w:val="TableEntry"/>
            </w:pPr>
            <w:r w:rsidRPr="001F42D3">
              <w:t>[</w:t>
            </w:r>
            <w:r w:rsidR="003570BC" w:rsidRPr="001F42D3">
              <w:t>0</w:t>
            </w:r>
            <w:r w:rsidRPr="001F42D3">
              <w:t>..1]</w:t>
            </w:r>
          </w:p>
        </w:tc>
        <w:tc>
          <w:tcPr>
            <w:tcW w:w="861" w:type="dxa"/>
          </w:tcPr>
          <w:p w14:paraId="2500D212" w14:textId="77777777" w:rsidR="00B11855" w:rsidRPr="001F42D3" w:rsidRDefault="003D003E" w:rsidP="00B520F3">
            <w:pPr>
              <w:pStyle w:val="TableEntry"/>
            </w:pPr>
            <w:r w:rsidRPr="001F42D3">
              <w:t>0203</w:t>
            </w:r>
          </w:p>
        </w:tc>
        <w:tc>
          <w:tcPr>
            <w:tcW w:w="2834" w:type="dxa"/>
          </w:tcPr>
          <w:p w14:paraId="2B87BB8E" w14:textId="77777777" w:rsidR="00B11855" w:rsidRPr="001F42D3" w:rsidRDefault="003D003E" w:rsidP="00B520F3">
            <w:pPr>
              <w:pStyle w:val="TableEntry"/>
            </w:pPr>
            <w:r w:rsidRPr="001F42D3">
              <w:t>Identifier Type Code</w:t>
            </w:r>
          </w:p>
        </w:tc>
      </w:tr>
      <w:tr w:rsidR="00C40FD5" w:rsidRPr="001F42D3" w14:paraId="20B40507" w14:textId="77777777" w:rsidTr="00A92110">
        <w:trPr>
          <w:cantSplit/>
          <w:jc w:val="center"/>
        </w:trPr>
        <w:tc>
          <w:tcPr>
            <w:tcW w:w="900" w:type="dxa"/>
          </w:tcPr>
          <w:p w14:paraId="6DA8672D" w14:textId="77777777" w:rsidR="00B11855" w:rsidRPr="001F42D3" w:rsidRDefault="003D003E" w:rsidP="00B520F3">
            <w:pPr>
              <w:pStyle w:val="TableEntry"/>
            </w:pPr>
            <w:r w:rsidRPr="001F42D3">
              <w:t>6</w:t>
            </w:r>
          </w:p>
        </w:tc>
        <w:tc>
          <w:tcPr>
            <w:tcW w:w="1188" w:type="dxa"/>
          </w:tcPr>
          <w:p w14:paraId="708B0AE7" w14:textId="77777777" w:rsidR="00B11855" w:rsidRPr="001F42D3" w:rsidRDefault="003D003E" w:rsidP="00B520F3">
            <w:pPr>
              <w:pStyle w:val="TableEntry"/>
            </w:pPr>
            <w:r w:rsidRPr="001F42D3">
              <w:t>227</w:t>
            </w:r>
          </w:p>
        </w:tc>
        <w:tc>
          <w:tcPr>
            <w:tcW w:w="760" w:type="dxa"/>
          </w:tcPr>
          <w:p w14:paraId="212E2CF1" w14:textId="77777777" w:rsidR="00B11855" w:rsidRPr="001F42D3" w:rsidRDefault="003D003E" w:rsidP="00B520F3">
            <w:pPr>
              <w:pStyle w:val="TableEntry"/>
            </w:pPr>
            <w:r w:rsidRPr="001F42D3">
              <w:t>HD</w:t>
            </w:r>
          </w:p>
        </w:tc>
        <w:tc>
          <w:tcPr>
            <w:tcW w:w="961" w:type="dxa"/>
          </w:tcPr>
          <w:p w14:paraId="037ED81F" w14:textId="77777777" w:rsidR="00B11855" w:rsidRPr="001F42D3" w:rsidRDefault="003D003E" w:rsidP="00B520F3">
            <w:pPr>
              <w:pStyle w:val="TableEntry"/>
            </w:pPr>
            <w:r w:rsidRPr="001F42D3">
              <w:t>RE</w:t>
            </w:r>
          </w:p>
        </w:tc>
        <w:tc>
          <w:tcPr>
            <w:tcW w:w="1316" w:type="dxa"/>
          </w:tcPr>
          <w:p w14:paraId="3435C413" w14:textId="77777777" w:rsidR="00B11855" w:rsidRPr="001F42D3" w:rsidRDefault="003D003E" w:rsidP="00B520F3">
            <w:pPr>
              <w:pStyle w:val="TableEntry"/>
            </w:pPr>
            <w:r w:rsidRPr="001F42D3">
              <w:t>[0..1]</w:t>
            </w:r>
          </w:p>
        </w:tc>
        <w:tc>
          <w:tcPr>
            <w:tcW w:w="861" w:type="dxa"/>
          </w:tcPr>
          <w:p w14:paraId="0DAFEA31" w14:textId="77777777" w:rsidR="00B11855" w:rsidRPr="001F42D3" w:rsidRDefault="00B11855" w:rsidP="00B520F3">
            <w:pPr>
              <w:pStyle w:val="TableEntry"/>
            </w:pPr>
          </w:p>
        </w:tc>
        <w:tc>
          <w:tcPr>
            <w:tcW w:w="2834" w:type="dxa"/>
          </w:tcPr>
          <w:p w14:paraId="30B812BF" w14:textId="77777777" w:rsidR="00B11855" w:rsidRPr="001F42D3" w:rsidRDefault="003D003E" w:rsidP="00B520F3">
            <w:pPr>
              <w:pStyle w:val="TableEntry"/>
            </w:pPr>
            <w:r w:rsidRPr="001F42D3">
              <w:t>Assigning Facility</w:t>
            </w:r>
          </w:p>
        </w:tc>
      </w:tr>
      <w:tr w:rsidR="00C40FD5" w:rsidRPr="001F42D3" w14:paraId="4FD9470C" w14:textId="77777777" w:rsidTr="00A92110">
        <w:trPr>
          <w:cantSplit/>
          <w:jc w:val="center"/>
        </w:trPr>
        <w:tc>
          <w:tcPr>
            <w:tcW w:w="900" w:type="dxa"/>
          </w:tcPr>
          <w:p w14:paraId="353196A4" w14:textId="77777777" w:rsidR="00B11855" w:rsidRPr="001F42D3" w:rsidRDefault="003D003E" w:rsidP="00B520F3">
            <w:pPr>
              <w:pStyle w:val="TableEntry"/>
            </w:pPr>
            <w:r w:rsidRPr="001F42D3">
              <w:t>7</w:t>
            </w:r>
          </w:p>
        </w:tc>
        <w:tc>
          <w:tcPr>
            <w:tcW w:w="1188" w:type="dxa"/>
          </w:tcPr>
          <w:p w14:paraId="4A6CD4CA" w14:textId="77777777" w:rsidR="00B11855" w:rsidRPr="001F42D3" w:rsidRDefault="003D003E" w:rsidP="00B520F3">
            <w:pPr>
              <w:pStyle w:val="TableEntry"/>
            </w:pPr>
            <w:r w:rsidRPr="001F42D3">
              <w:t>8</w:t>
            </w:r>
          </w:p>
        </w:tc>
        <w:tc>
          <w:tcPr>
            <w:tcW w:w="760" w:type="dxa"/>
          </w:tcPr>
          <w:p w14:paraId="4C2C2099" w14:textId="77777777" w:rsidR="00B11855" w:rsidRPr="001F42D3" w:rsidRDefault="003D003E" w:rsidP="00B520F3">
            <w:pPr>
              <w:pStyle w:val="TableEntry"/>
            </w:pPr>
            <w:r w:rsidRPr="001F42D3">
              <w:t>DT</w:t>
            </w:r>
          </w:p>
        </w:tc>
        <w:tc>
          <w:tcPr>
            <w:tcW w:w="961" w:type="dxa"/>
          </w:tcPr>
          <w:p w14:paraId="53EB77E8" w14:textId="77777777" w:rsidR="00B11855" w:rsidRPr="001F42D3" w:rsidRDefault="003D003E" w:rsidP="00B520F3">
            <w:pPr>
              <w:pStyle w:val="TableEntry"/>
            </w:pPr>
            <w:r w:rsidRPr="001F42D3">
              <w:t>RE</w:t>
            </w:r>
          </w:p>
        </w:tc>
        <w:tc>
          <w:tcPr>
            <w:tcW w:w="1316" w:type="dxa"/>
          </w:tcPr>
          <w:p w14:paraId="0B63CF75" w14:textId="77777777" w:rsidR="00B11855" w:rsidRPr="001F42D3" w:rsidRDefault="003D003E" w:rsidP="00B520F3">
            <w:pPr>
              <w:pStyle w:val="TableEntry"/>
            </w:pPr>
            <w:r w:rsidRPr="001F42D3">
              <w:t>[0..1]</w:t>
            </w:r>
          </w:p>
        </w:tc>
        <w:tc>
          <w:tcPr>
            <w:tcW w:w="861" w:type="dxa"/>
          </w:tcPr>
          <w:p w14:paraId="0F1A7C9F" w14:textId="77777777" w:rsidR="00B11855" w:rsidRPr="001F42D3" w:rsidRDefault="00B11855" w:rsidP="00B520F3">
            <w:pPr>
              <w:pStyle w:val="TableEntry"/>
            </w:pPr>
          </w:p>
        </w:tc>
        <w:tc>
          <w:tcPr>
            <w:tcW w:w="2834" w:type="dxa"/>
          </w:tcPr>
          <w:p w14:paraId="062B8D52" w14:textId="77777777" w:rsidR="00B11855" w:rsidRPr="001F42D3" w:rsidRDefault="003D003E" w:rsidP="00B520F3">
            <w:pPr>
              <w:pStyle w:val="TableEntry"/>
            </w:pPr>
            <w:r w:rsidRPr="001F42D3">
              <w:t>Effective Date</w:t>
            </w:r>
          </w:p>
        </w:tc>
      </w:tr>
      <w:tr w:rsidR="00C40FD5" w:rsidRPr="001F42D3" w14:paraId="565C57E7" w14:textId="77777777" w:rsidTr="00A92110">
        <w:trPr>
          <w:cantSplit/>
          <w:jc w:val="center"/>
        </w:trPr>
        <w:tc>
          <w:tcPr>
            <w:tcW w:w="900" w:type="dxa"/>
          </w:tcPr>
          <w:p w14:paraId="5D878368" w14:textId="77777777" w:rsidR="00B11855" w:rsidRPr="001F42D3" w:rsidRDefault="003D003E" w:rsidP="00B520F3">
            <w:pPr>
              <w:pStyle w:val="TableEntry"/>
            </w:pPr>
            <w:r w:rsidRPr="001F42D3">
              <w:t>8</w:t>
            </w:r>
          </w:p>
        </w:tc>
        <w:tc>
          <w:tcPr>
            <w:tcW w:w="1188" w:type="dxa"/>
          </w:tcPr>
          <w:p w14:paraId="32C903C6" w14:textId="77777777" w:rsidR="00B11855" w:rsidRPr="001F42D3" w:rsidRDefault="003D003E" w:rsidP="00B520F3">
            <w:pPr>
              <w:pStyle w:val="TableEntry"/>
            </w:pPr>
            <w:r w:rsidRPr="001F42D3">
              <w:t>8</w:t>
            </w:r>
          </w:p>
        </w:tc>
        <w:tc>
          <w:tcPr>
            <w:tcW w:w="760" w:type="dxa"/>
          </w:tcPr>
          <w:p w14:paraId="64A29859" w14:textId="77777777" w:rsidR="00B11855" w:rsidRPr="001F42D3" w:rsidRDefault="003D003E" w:rsidP="00B520F3">
            <w:pPr>
              <w:pStyle w:val="TableEntry"/>
            </w:pPr>
            <w:r w:rsidRPr="001F42D3">
              <w:t>DT</w:t>
            </w:r>
          </w:p>
        </w:tc>
        <w:tc>
          <w:tcPr>
            <w:tcW w:w="961" w:type="dxa"/>
          </w:tcPr>
          <w:p w14:paraId="4CBB6ADE" w14:textId="77777777" w:rsidR="00B11855" w:rsidRPr="001F42D3" w:rsidRDefault="003D003E" w:rsidP="00B520F3">
            <w:pPr>
              <w:pStyle w:val="TableEntry"/>
            </w:pPr>
            <w:r w:rsidRPr="001F42D3">
              <w:t>RE</w:t>
            </w:r>
          </w:p>
        </w:tc>
        <w:tc>
          <w:tcPr>
            <w:tcW w:w="1316" w:type="dxa"/>
          </w:tcPr>
          <w:p w14:paraId="4CFFAD00" w14:textId="77777777" w:rsidR="00B11855" w:rsidRPr="001F42D3" w:rsidRDefault="003D003E" w:rsidP="00B520F3">
            <w:pPr>
              <w:pStyle w:val="TableEntry"/>
            </w:pPr>
            <w:r w:rsidRPr="001F42D3">
              <w:t>[0..1]</w:t>
            </w:r>
          </w:p>
        </w:tc>
        <w:tc>
          <w:tcPr>
            <w:tcW w:w="861" w:type="dxa"/>
          </w:tcPr>
          <w:p w14:paraId="079CB77D" w14:textId="77777777" w:rsidR="00B11855" w:rsidRPr="001F42D3" w:rsidRDefault="00B11855" w:rsidP="00B520F3">
            <w:pPr>
              <w:pStyle w:val="TableEntry"/>
            </w:pPr>
          </w:p>
        </w:tc>
        <w:tc>
          <w:tcPr>
            <w:tcW w:w="2834" w:type="dxa"/>
          </w:tcPr>
          <w:p w14:paraId="2237EBC3" w14:textId="77777777" w:rsidR="00B11855" w:rsidRPr="001F42D3" w:rsidRDefault="003D003E" w:rsidP="00B520F3">
            <w:pPr>
              <w:pStyle w:val="TableEntry"/>
            </w:pPr>
            <w:r w:rsidRPr="001F42D3">
              <w:t>Expiration Date</w:t>
            </w:r>
          </w:p>
        </w:tc>
      </w:tr>
      <w:tr w:rsidR="00C40FD5" w:rsidRPr="001F42D3" w14:paraId="18C24867" w14:textId="77777777" w:rsidTr="00A92110">
        <w:trPr>
          <w:cantSplit/>
          <w:jc w:val="center"/>
        </w:trPr>
        <w:tc>
          <w:tcPr>
            <w:tcW w:w="900" w:type="dxa"/>
          </w:tcPr>
          <w:p w14:paraId="2FA51E5F" w14:textId="77777777" w:rsidR="00B11855" w:rsidRPr="001F42D3" w:rsidRDefault="003D003E" w:rsidP="00B520F3">
            <w:pPr>
              <w:pStyle w:val="TableEntry"/>
            </w:pPr>
            <w:r w:rsidRPr="001F42D3">
              <w:t>9</w:t>
            </w:r>
          </w:p>
        </w:tc>
        <w:tc>
          <w:tcPr>
            <w:tcW w:w="1188" w:type="dxa"/>
          </w:tcPr>
          <w:p w14:paraId="6C8AFA1A" w14:textId="77777777" w:rsidR="00B11855" w:rsidRPr="001F42D3" w:rsidRDefault="003D003E" w:rsidP="00B520F3">
            <w:pPr>
              <w:pStyle w:val="TableEntry"/>
            </w:pPr>
            <w:r w:rsidRPr="001F42D3">
              <w:t>705</w:t>
            </w:r>
          </w:p>
        </w:tc>
        <w:tc>
          <w:tcPr>
            <w:tcW w:w="760" w:type="dxa"/>
          </w:tcPr>
          <w:p w14:paraId="2AA99E40" w14:textId="77777777" w:rsidR="00B11855" w:rsidRPr="001F42D3" w:rsidRDefault="003D003E" w:rsidP="00B520F3">
            <w:pPr>
              <w:pStyle w:val="TableEntry"/>
            </w:pPr>
            <w:r w:rsidRPr="001F42D3">
              <w:t>CWE</w:t>
            </w:r>
          </w:p>
        </w:tc>
        <w:tc>
          <w:tcPr>
            <w:tcW w:w="961" w:type="dxa"/>
          </w:tcPr>
          <w:p w14:paraId="4828B8D1" w14:textId="77777777" w:rsidR="00B11855" w:rsidRPr="001F42D3" w:rsidRDefault="003D003E" w:rsidP="00B520F3">
            <w:pPr>
              <w:pStyle w:val="TableEntry"/>
            </w:pPr>
            <w:r w:rsidRPr="001F42D3">
              <w:t>RE</w:t>
            </w:r>
          </w:p>
        </w:tc>
        <w:tc>
          <w:tcPr>
            <w:tcW w:w="1316" w:type="dxa"/>
          </w:tcPr>
          <w:p w14:paraId="5D471346" w14:textId="77777777" w:rsidR="00B11855" w:rsidRPr="001F42D3" w:rsidRDefault="003D003E" w:rsidP="00B520F3">
            <w:pPr>
              <w:pStyle w:val="TableEntry"/>
            </w:pPr>
            <w:r w:rsidRPr="001F42D3">
              <w:t>[0..1]</w:t>
            </w:r>
          </w:p>
        </w:tc>
        <w:tc>
          <w:tcPr>
            <w:tcW w:w="861" w:type="dxa"/>
          </w:tcPr>
          <w:p w14:paraId="0ABB4D1C" w14:textId="77777777" w:rsidR="00B11855" w:rsidRPr="001F42D3" w:rsidRDefault="00B11855" w:rsidP="00B520F3">
            <w:pPr>
              <w:pStyle w:val="TableEntry"/>
            </w:pPr>
          </w:p>
        </w:tc>
        <w:tc>
          <w:tcPr>
            <w:tcW w:w="2834" w:type="dxa"/>
          </w:tcPr>
          <w:p w14:paraId="4E89D522" w14:textId="77777777" w:rsidR="00B11855" w:rsidRPr="001F42D3" w:rsidRDefault="003D003E" w:rsidP="00B520F3">
            <w:pPr>
              <w:pStyle w:val="TableEntry"/>
            </w:pPr>
            <w:r w:rsidRPr="001F42D3">
              <w:t>Assigning Jurisdiction</w:t>
            </w:r>
          </w:p>
        </w:tc>
      </w:tr>
      <w:tr w:rsidR="00C40FD5" w:rsidRPr="001F42D3" w14:paraId="65A06E42" w14:textId="77777777" w:rsidTr="00A92110">
        <w:trPr>
          <w:cantSplit/>
          <w:jc w:val="center"/>
        </w:trPr>
        <w:tc>
          <w:tcPr>
            <w:tcW w:w="900" w:type="dxa"/>
          </w:tcPr>
          <w:p w14:paraId="70606318" w14:textId="77777777" w:rsidR="00B11855" w:rsidRPr="001F42D3" w:rsidRDefault="003D003E" w:rsidP="00B520F3">
            <w:pPr>
              <w:pStyle w:val="TableEntry"/>
            </w:pPr>
            <w:r w:rsidRPr="001F42D3">
              <w:t>10</w:t>
            </w:r>
          </w:p>
        </w:tc>
        <w:tc>
          <w:tcPr>
            <w:tcW w:w="1188" w:type="dxa"/>
          </w:tcPr>
          <w:p w14:paraId="3CC67B17" w14:textId="77777777" w:rsidR="00B11855" w:rsidRPr="001F42D3" w:rsidRDefault="003D003E" w:rsidP="00B520F3">
            <w:pPr>
              <w:pStyle w:val="TableEntry"/>
            </w:pPr>
            <w:r w:rsidRPr="001F42D3">
              <w:t>705</w:t>
            </w:r>
          </w:p>
        </w:tc>
        <w:tc>
          <w:tcPr>
            <w:tcW w:w="760" w:type="dxa"/>
          </w:tcPr>
          <w:p w14:paraId="256D0670" w14:textId="77777777" w:rsidR="00B11855" w:rsidRPr="001F42D3" w:rsidRDefault="003D003E" w:rsidP="00B520F3">
            <w:pPr>
              <w:pStyle w:val="TableEntry"/>
            </w:pPr>
            <w:r w:rsidRPr="001F42D3">
              <w:t>CWE</w:t>
            </w:r>
          </w:p>
        </w:tc>
        <w:tc>
          <w:tcPr>
            <w:tcW w:w="961" w:type="dxa"/>
          </w:tcPr>
          <w:p w14:paraId="629CAB6F" w14:textId="77777777" w:rsidR="00B11855" w:rsidRPr="001F42D3" w:rsidRDefault="003D003E" w:rsidP="00B520F3">
            <w:pPr>
              <w:pStyle w:val="TableEntry"/>
            </w:pPr>
            <w:r w:rsidRPr="001F42D3">
              <w:t>RE</w:t>
            </w:r>
          </w:p>
        </w:tc>
        <w:tc>
          <w:tcPr>
            <w:tcW w:w="1316" w:type="dxa"/>
          </w:tcPr>
          <w:p w14:paraId="2F69BCBC" w14:textId="77777777" w:rsidR="00B11855" w:rsidRPr="001F42D3" w:rsidRDefault="003D003E" w:rsidP="00B520F3">
            <w:pPr>
              <w:pStyle w:val="TableEntry"/>
            </w:pPr>
            <w:r w:rsidRPr="001F42D3">
              <w:t>[0..1]</w:t>
            </w:r>
          </w:p>
        </w:tc>
        <w:tc>
          <w:tcPr>
            <w:tcW w:w="861" w:type="dxa"/>
          </w:tcPr>
          <w:p w14:paraId="067A31FF" w14:textId="77777777" w:rsidR="00B11855" w:rsidRPr="001F42D3" w:rsidRDefault="00B11855" w:rsidP="00B520F3">
            <w:pPr>
              <w:pStyle w:val="TableEntry"/>
            </w:pPr>
          </w:p>
        </w:tc>
        <w:tc>
          <w:tcPr>
            <w:tcW w:w="2834" w:type="dxa"/>
          </w:tcPr>
          <w:p w14:paraId="18DCB1DF" w14:textId="77777777" w:rsidR="00B11855" w:rsidRPr="001F42D3" w:rsidRDefault="003D003E" w:rsidP="00B520F3">
            <w:pPr>
              <w:pStyle w:val="TableEntry"/>
            </w:pPr>
            <w:r w:rsidRPr="001F42D3">
              <w:t>Assigning Agency or Department</w:t>
            </w:r>
          </w:p>
        </w:tc>
      </w:tr>
    </w:tbl>
    <w:p w14:paraId="56B2C74C" w14:textId="77777777" w:rsidR="00C44528" w:rsidRPr="001F42D3" w:rsidRDefault="00C44528" w:rsidP="00C44528">
      <w:pPr>
        <w:pStyle w:val="BodyText"/>
      </w:pPr>
    </w:p>
    <w:p w14:paraId="239488FA" w14:textId="77777777" w:rsidR="00B11855" w:rsidRPr="001F42D3" w:rsidRDefault="003D003E" w:rsidP="002B53BA">
      <w:pPr>
        <w:pStyle w:val="BodyText"/>
      </w:pPr>
      <w:r w:rsidRPr="001F42D3">
        <w:t xml:space="preserve">The constraints above particularly apply to the Patient Identifiers </w:t>
      </w:r>
      <w:proofErr w:type="gramStart"/>
      <w:r w:rsidRPr="001F42D3">
        <w:t>carried</w:t>
      </w:r>
      <w:proofErr w:type="gramEnd"/>
      <w:r w:rsidRPr="001F42D3">
        <w:t xml:space="preserve"> in the PID segment.</w:t>
      </w:r>
    </w:p>
    <w:p w14:paraId="1457948C" w14:textId="77777777" w:rsidR="00B11855" w:rsidRPr="001F42D3" w:rsidRDefault="003D003E" w:rsidP="002B53BA">
      <w:pPr>
        <w:pStyle w:val="BodyText"/>
      </w:pPr>
      <w:r w:rsidRPr="001F42D3">
        <w:t xml:space="preserve">In the context of this PCD Framework, the Assigning Authority and the Identifier Type Code </w:t>
      </w:r>
      <w:proofErr w:type="gramStart"/>
      <w:r w:rsidRPr="001F42D3">
        <w:t>are considered to be</w:t>
      </w:r>
      <w:proofErr w:type="gramEnd"/>
      <w:r w:rsidRPr="001F42D3">
        <w:t xml:space="preserve"> important components for disambiguating identifiers, so these should be included whenever they are known.</w:t>
      </w:r>
    </w:p>
    <w:p w14:paraId="7EEA7B66" w14:textId="3763C673" w:rsidR="00B11855" w:rsidRPr="001F42D3" w:rsidRDefault="003D003E" w:rsidP="002B53BA">
      <w:pPr>
        <w:pStyle w:val="BodyText"/>
      </w:pPr>
      <w:r w:rsidRPr="001F42D3">
        <w:t xml:space="preserve">A common value of the Identifier Type Code for a Patient Identifier assigned by the healthcare organization (PID-5) is "PI". Other values are defined in Table 0203 of </w:t>
      </w:r>
      <w:r w:rsidR="006D613E" w:rsidRPr="001F42D3">
        <w:t>HL7</w:t>
      </w:r>
      <w:r w:rsidR="00995105" w:rsidRPr="001F42D3">
        <w:t xml:space="preserve"> </w:t>
      </w:r>
      <w:r w:rsidRPr="001F42D3">
        <w:t>2.6 section 2.A.14.5</w:t>
      </w:r>
    </w:p>
    <w:p w14:paraId="048CEF45" w14:textId="77777777" w:rsidR="00B11855" w:rsidRPr="001F42D3" w:rsidRDefault="003D003E" w:rsidP="002B53BA">
      <w:pPr>
        <w:pStyle w:val="BodyText"/>
      </w:pPr>
      <w:r w:rsidRPr="001F42D3">
        <w:t xml:space="preserve">Example: 12345^^^Saint-John </w:t>
      </w:r>
      <w:proofErr w:type="spellStart"/>
      <w:r w:rsidRPr="001F42D3">
        <w:t>Hospital^PI</w:t>
      </w:r>
      <w:proofErr w:type="spellEnd"/>
    </w:p>
    <w:p w14:paraId="2DC3DD3E" w14:textId="04B90DF6" w:rsidR="00B11855" w:rsidRPr="001F42D3" w:rsidRDefault="00D53FC4" w:rsidP="00B34AEB">
      <w:pPr>
        <w:pStyle w:val="Heading2"/>
        <w:numPr>
          <w:ilvl w:val="0"/>
          <w:numId w:val="0"/>
        </w:numPr>
        <w:rPr>
          <w:noProof w:val="0"/>
        </w:rPr>
      </w:pPr>
      <w:bookmarkStart w:id="926" w:name="_Toc401769875"/>
      <w:bookmarkStart w:id="927" w:name="_Toc181625248"/>
      <w:r w:rsidRPr="001F42D3">
        <w:rPr>
          <w:noProof w:val="0"/>
        </w:rPr>
        <w:t xml:space="preserve">C.4 </w:t>
      </w:r>
      <w:r w:rsidR="003D003E" w:rsidRPr="001F42D3">
        <w:rPr>
          <w:noProof w:val="0"/>
        </w:rPr>
        <w:t>DTM – date/time</w:t>
      </w:r>
      <w:bookmarkEnd w:id="926"/>
      <w:bookmarkEnd w:id="927"/>
    </w:p>
    <w:p w14:paraId="27C87673" w14:textId="09C1092A" w:rsidR="00B11855" w:rsidRPr="001F42D3" w:rsidRDefault="003D003E" w:rsidP="00CF5627">
      <w:pPr>
        <w:pStyle w:val="TableTitle"/>
      </w:pPr>
      <w:r w:rsidRPr="001F42D3">
        <w:t xml:space="preserve">Table C.4-1: </w:t>
      </w:r>
      <w:r w:rsidR="006D613E" w:rsidRPr="001F42D3">
        <w:t>HL7</w:t>
      </w:r>
      <w:r w:rsidR="00995105" w:rsidRPr="001F42D3">
        <w:t xml:space="preserve"> </w:t>
      </w:r>
      <w:r w:rsidRPr="001F42D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1F42D3" w14:paraId="6197F3E9" w14:textId="77777777" w:rsidTr="008C3E59">
        <w:trPr>
          <w:cantSplit/>
          <w:jc w:val="center"/>
        </w:trPr>
        <w:tc>
          <w:tcPr>
            <w:tcW w:w="810" w:type="dxa"/>
            <w:shd w:val="clear" w:color="auto" w:fill="D9D9D9"/>
          </w:tcPr>
          <w:p w14:paraId="5074E681" w14:textId="77777777" w:rsidR="00B11855" w:rsidRPr="001F42D3" w:rsidRDefault="003D003E" w:rsidP="002B53BA">
            <w:pPr>
              <w:pStyle w:val="TableEntryHeader"/>
            </w:pPr>
            <w:r w:rsidRPr="001F42D3">
              <w:t xml:space="preserve">SEQ </w:t>
            </w:r>
          </w:p>
        </w:tc>
        <w:tc>
          <w:tcPr>
            <w:tcW w:w="810" w:type="dxa"/>
            <w:shd w:val="clear" w:color="auto" w:fill="D9D9D9"/>
          </w:tcPr>
          <w:p w14:paraId="2FBBBCB4" w14:textId="77777777" w:rsidR="00B11855" w:rsidRPr="001F42D3" w:rsidRDefault="003D003E" w:rsidP="002B53BA">
            <w:pPr>
              <w:pStyle w:val="TableEntryHeader"/>
            </w:pPr>
            <w:r w:rsidRPr="001F42D3">
              <w:t xml:space="preserve">LEN </w:t>
            </w:r>
          </w:p>
        </w:tc>
        <w:tc>
          <w:tcPr>
            <w:tcW w:w="720" w:type="dxa"/>
            <w:shd w:val="clear" w:color="auto" w:fill="D9D9D9"/>
          </w:tcPr>
          <w:p w14:paraId="50431710" w14:textId="77777777" w:rsidR="00B11855" w:rsidRPr="001F42D3" w:rsidRDefault="003D003E" w:rsidP="002B53BA">
            <w:pPr>
              <w:pStyle w:val="TableEntryHeader"/>
            </w:pPr>
            <w:r w:rsidRPr="001F42D3">
              <w:t xml:space="preserve">DT </w:t>
            </w:r>
          </w:p>
        </w:tc>
        <w:tc>
          <w:tcPr>
            <w:tcW w:w="810" w:type="dxa"/>
            <w:shd w:val="clear" w:color="auto" w:fill="D9D9D9"/>
          </w:tcPr>
          <w:p w14:paraId="38D89A34" w14:textId="77777777" w:rsidR="00B11855" w:rsidRPr="001F42D3" w:rsidRDefault="003D003E" w:rsidP="002B53BA">
            <w:pPr>
              <w:pStyle w:val="TableEntryHeader"/>
            </w:pPr>
            <w:r w:rsidRPr="001F42D3">
              <w:t xml:space="preserve">OPT </w:t>
            </w:r>
          </w:p>
        </w:tc>
        <w:tc>
          <w:tcPr>
            <w:tcW w:w="900" w:type="dxa"/>
            <w:shd w:val="clear" w:color="auto" w:fill="D9D9D9"/>
          </w:tcPr>
          <w:p w14:paraId="68A08B1D" w14:textId="77777777" w:rsidR="00B11855" w:rsidRPr="001F42D3" w:rsidRDefault="003D003E" w:rsidP="002B53BA">
            <w:pPr>
              <w:pStyle w:val="TableEntryHeader"/>
            </w:pPr>
            <w:r w:rsidRPr="001F42D3">
              <w:t xml:space="preserve">TBL# </w:t>
            </w:r>
          </w:p>
        </w:tc>
        <w:tc>
          <w:tcPr>
            <w:tcW w:w="1800" w:type="dxa"/>
            <w:shd w:val="clear" w:color="auto" w:fill="D9D9D9"/>
          </w:tcPr>
          <w:p w14:paraId="7205C9A6" w14:textId="77777777" w:rsidR="00B11855" w:rsidRPr="001F42D3" w:rsidRDefault="003D003E" w:rsidP="002B53BA">
            <w:pPr>
              <w:pStyle w:val="TableEntryHeader"/>
            </w:pPr>
            <w:r w:rsidRPr="001F42D3">
              <w:t xml:space="preserve">COMPONENT NAME </w:t>
            </w:r>
          </w:p>
        </w:tc>
        <w:tc>
          <w:tcPr>
            <w:tcW w:w="1710" w:type="dxa"/>
            <w:shd w:val="clear" w:color="auto" w:fill="D9D9D9"/>
          </w:tcPr>
          <w:p w14:paraId="6315D7A5" w14:textId="77777777" w:rsidR="00B11855" w:rsidRPr="001F42D3" w:rsidRDefault="003D003E" w:rsidP="002B53BA">
            <w:pPr>
              <w:pStyle w:val="TableEntryHeader"/>
            </w:pPr>
            <w:r w:rsidRPr="001F42D3">
              <w:t xml:space="preserve">COMMENTS </w:t>
            </w:r>
          </w:p>
        </w:tc>
        <w:tc>
          <w:tcPr>
            <w:tcW w:w="1398" w:type="dxa"/>
            <w:shd w:val="clear" w:color="auto" w:fill="D9D9D9"/>
          </w:tcPr>
          <w:p w14:paraId="57FEB5F9" w14:textId="77777777" w:rsidR="00B11855" w:rsidRPr="001F42D3" w:rsidRDefault="003D003E" w:rsidP="002B53BA">
            <w:pPr>
              <w:pStyle w:val="TableEntryHeader"/>
            </w:pPr>
            <w:r w:rsidRPr="001F42D3">
              <w:t xml:space="preserve">SEC.REF. </w:t>
            </w:r>
          </w:p>
        </w:tc>
      </w:tr>
      <w:tr w:rsidR="00D65F7D" w:rsidRPr="001F42D3" w14:paraId="26023376" w14:textId="77777777" w:rsidTr="00D65F7D">
        <w:trPr>
          <w:cantSplit/>
          <w:jc w:val="center"/>
        </w:trPr>
        <w:tc>
          <w:tcPr>
            <w:tcW w:w="810" w:type="dxa"/>
          </w:tcPr>
          <w:p w14:paraId="1D752569" w14:textId="77777777" w:rsidR="00B11855" w:rsidRPr="001F42D3" w:rsidRDefault="00B11855" w:rsidP="002B53BA">
            <w:pPr>
              <w:pStyle w:val="TableEntry"/>
            </w:pPr>
          </w:p>
        </w:tc>
        <w:tc>
          <w:tcPr>
            <w:tcW w:w="810" w:type="dxa"/>
          </w:tcPr>
          <w:p w14:paraId="3228F8F9" w14:textId="77777777" w:rsidR="00B11855" w:rsidRPr="001F42D3" w:rsidRDefault="003D003E" w:rsidP="002B53BA">
            <w:pPr>
              <w:pStyle w:val="TableEntry"/>
            </w:pPr>
            <w:r w:rsidRPr="001F42D3">
              <w:t>24</w:t>
            </w:r>
          </w:p>
        </w:tc>
        <w:tc>
          <w:tcPr>
            <w:tcW w:w="720" w:type="dxa"/>
          </w:tcPr>
          <w:p w14:paraId="68E43B67" w14:textId="77777777" w:rsidR="00B11855" w:rsidRPr="001F42D3" w:rsidRDefault="00B11855" w:rsidP="002B53BA">
            <w:pPr>
              <w:pStyle w:val="TableEntry"/>
            </w:pPr>
          </w:p>
        </w:tc>
        <w:tc>
          <w:tcPr>
            <w:tcW w:w="810" w:type="dxa"/>
          </w:tcPr>
          <w:p w14:paraId="16C7BB2F" w14:textId="77777777" w:rsidR="00B11855" w:rsidRPr="001F42D3" w:rsidRDefault="00B11855" w:rsidP="002B53BA">
            <w:pPr>
              <w:pStyle w:val="TableEntry"/>
            </w:pPr>
          </w:p>
        </w:tc>
        <w:tc>
          <w:tcPr>
            <w:tcW w:w="900" w:type="dxa"/>
          </w:tcPr>
          <w:p w14:paraId="0764A89C" w14:textId="77777777" w:rsidR="00B11855" w:rsidRPr="001F42D3" w:rsidRDefault="00B11855" w:rsidP="002B53BA">
            <w:pPr>
              <w:pStyle w:val="TableEntry"/>
            </w:pPr>
          </w:p>
        </w:tc>
        <w:tc>
          <w:tcPr>
            <w:tcW w:w="1800" w:type="dxa"/>
          </w:tcPr>
          <w:p w14:paraId="3BA5146E" w14:textId="77777777" w:rsidR="00B11855" w:rsidRPr="001F42D3" w:rsidRDefault="003D003E" w:rsidP="002B53BA">
            <w:pPr>
              <w:pStyle w:val="TableEntry"/>
            </w:pPr>
            <w:r w:rsidRPr="001F42D3">
              <w:t>Date/Time</w:t>
            </w:r>
          </w:p>
        </w:tc>
        <w:tc>
          <w:tcPr>
            <w:tcW w:w="1710" w:type="dxa"/>
          </w:tcPr>
          <w:p w14:paraId="470D9CCC" w14:textId="77777777" w:rsidR="00B11855" w:rsidRPr="001F42D3" w:rsidRDefault="00B11855" w:rsidP="002B53BA">
            <w:pPr>
              <w:pStyle w:val="TableEntry"/>
            </w:pPr>
          </w:p>
        </w:tc>
        <w:tc>
          <w:tcPr>
            <w:tcW w:w="1398" w:type="dxa"/>
          </w:tcPr>
          <w:p w14:paraId="704519F8" w14:textId="77777777" w:rsidR="00B11855" w:rsidRPr="001F42D3" w:rsidRDefault="003D003E" w:rsidP="002B53BA">
            <w:pPr>
              <w:pStyle w:val="TableEntry"/>
            </w:pPr>
            <w:r w:rsidRPr="001F42D3">
              <w:t>2.A.22</w:t>
            </w:r>
          </w:p>
        </w:tc>
      </w:tr>
    </w:tbl>
    <w:p w14:paraId="3D7CECCA" w14:textId="77777777" w:rsidR="00D65F7D" w:rsidRPr="001F42D3" w:rsidRDefault="00D65F7D" w:rsidP="002B53BA">
      <w:pPr>
        <w:pStyle w:val="BodyText"/>
      </w:pPr>
    </w:p>
    <w:p w14:paraId="7C94E0B0" w14:textId="4D894C80" w:rsidR="00B11855" w:rsidRPr="001F42D3" w:rsidRDefault="006D613E" w:rsidP="002B53BA">
      <w:pPr>
        <w:pStyle w:val="BodyText"/>
      </w:pPr>
      <w:r w:rsidRPr="001F42D3">
        <w:t>HL7</w:t>
      </w:r>
      <w:r w:rsidR="00995105" w:rsidRPr="001F42D3">
        <w:t xml:space="preserve"> </w:t>
      </w:r>
      <w:r w:rsidR="003D003E" w:rsidRPr="001F42D3">
        <w:t>Format: YYYY[MM[DD[HH[MM[SS[.S[S[S[S]]]]]]]]][+/-ZZZZ]</w:t>
      </w:r>
    </w:p>
    <w:p w14:paraId="2B28F3B9" w14:textId="22729E4B" w:rsidR="00B11855" w:rsidRPr="001F42D3" w:rsidRDefault="003D003E" w:rsidP="002B53BA">
      <w:pPr>
        <w:pStyle w:val="BodyText"/>
      </w:pPr>
      <w:r w:rsidRPr="001F42D3">
        <w:t>The time zone (+/-ZZZZ) is represented as +/-HHMM offset from Coordinated Universal Time (UTC)</w:t>
      </w:r>
      <w:r w:rsidR="0043596B" w:rsidRPr="001F42D3">
        <w:t xml:space="preserve">. </w:t>
      </w:r>
      <w:r w:rsidR="00CB6BE2" w:rsidRPr="001F42D3">
        <w:t xml:space="preserve">Note that while the general </w:t>
      </w:r>
      <w:r w:rsidR="006D613E" w:rsidRPr="001F42D3">
        <w:t>HL7</w:t>
      </w:r>
      <w:r w:rsidR="00995105" w:rsidRPr="001F42D3">
        <w:t xml:space="preserve"> </w:t>
      </w:r>
      <w:r w:rsidR="00CB6BE2" w:rsidRPr="001F42D3">
        <w:t>V2.6 definition does not require the time zone indication to be present in all cases, in all IHE PCD profiles, the time zone is required.</w:t>
      </w:r>
    </w:p>
    <w:p w14:paraId="1F9E07DF" w14:textId="4998EEC0" w:rsidR="0043596B" w:rsidRPr="001F42D3" w:rsidRDefault="0043596B" w:rsidP="002B53BA">
      <w:pPr>
        <w:pStyle w:val="BodyText"/>
      </w:pPr>
      <w:r w:rsidRPr="001F42D3">
        <w:lastRenderedPageBreak/>
        <w:t xml:space="preserve">The IHE </w:t>
      </w:r>
      <w:r w:rsidR="007E67D4" w:rsidRPr="001F42D3">
        <w:t>DEV TF</w:t>
      </w:r>
      <w:r w:rsidRPr="001F42D3">
        <w:t xml:space="preserve">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1F42D3" w:rsidRDefault="00D53FC4" w:rsidP="00B34AEB">
      <w:pPr>
        <w:pStyle w:val="Heading2"/>
        <w:numPr>
          <w:ilvl w:val="0"/>
          <w:numId w:val="0"/>
        </w:numPr>
        <w:rPr>
          <w:noProof w:val="0"/>
        </w:rPr>
      </w:pPr>
      <w:bookmarkStart w:id="928" w:name="_Toc401769876"/>
      <w:bookmarkStart w:id="929" w:name="_Toc181625249"/>
      <w:r w:rsidRPr="001F42D3">
        <w:rPr>
          <w:noProof w:val="0"/>
        </w:rPr>
        <w:t xml:space="preserve">C.5 </w:t>
      </w:r>
      <w:r w:rsidR="00852E72" w:rsidRPr="001F42D3">
        <w:rPr>
          <w:noProof w:val="0"/>
        </w:rPr>
        <w:t>Entity Identifier (EI) Data Type</w:t>
      </w:r>
      <w:bookmarkEnd w:id="928"/>
      <w:bookmarkEnd w:id="929"/>
    </w:p>
    <w:p w14:paraId="14A2930A" w14:textId="77777777" w:rsidR="00B11855" w:rsidRPr="001F42D3" w:rsidRDefault="003D003E" w:rsidP="00CF5627">
      <w:pPr>
        <w:pStyle w:val="TableTitle"/>
      </w:pPr>
      <w:r w:rsidRPr="001F42D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24D64F27" w14:textId="77777777" w:rsidTr="00A92110">
        <w:trPr>
          <w:cantSplit/>
          <w:tblHeader/>
          <w:jc w:val="center"/>
        </w:trPr>
        <w:tc>
          <w:tcPr>
            <w:tcW w:w="783" w:type="dxa"/>
            <w:shd w:val="clear" w:color="auto" w:fill="D9D9D9"/>
          </w:tcPr>
          <w:p w14:paraId="3BEFB3A9" w14:textId="77777777" w:rsidR="00B11855" w:rsidRPr="001F42D3" w:rsidRDefault="003D003E" w:rsidP="002B53BA">
            <w:pPr>
              <w:pStyle w:val="TableEntryHeader"/>
            </w:pPr>
            <w:r w:rsidRPr="001F42D3">
              <w:t>SEQ</w:t>
            </w:r>
          </w:p>
        </w:tc>
        <w:tc>
          <w:tcPr>
            <w:tcW w:w="764" w:type="dxa"/>
            <w:shd w:val="clear" w:color="auto" w:fill="D9D9D9"/>
          </w:tcPr>
          <w:p w14:paraId="75CC29BE" w14:textId="77777777" w:rsidR="00B11855" w:rsidRPr="001F42D3" w:rsidRDefault="003D003E" w:rsidP="002B53BA">
            <w:pPr>
              <w:pStyle w:val="TableEntryHeader"/>
            </w:pPr>
            <w:r w:rsidRPr="001F42D3">
              <w:t>LEN</w:t>
            </w:r>
          </w:p>
        </w:tc>
        <w:tc>
          <w:tcPr>
            <w:tcW w:w="760" w:type="dxa"/>
            <w:shd w:val="clear" w:color="auto" w:fill="D9D9D9"/>
          </w:tcPr>
          <w:p w14:paraId="346A4593" w14:textId="77777777" w:rsidR="00B11855" w:rsidRPr="001F42D3" w:rsidRDefault="003D003E" w:rsidP="002B53BA">
            <w:pPr>
              <w:pStyle w:val="TableEntryHeader"/>
            </w:pPr>
            <w:r w:rsidRPr="001F42D3">
              <w:t>DT</w:t>
            </w:r>
          </w:p>
        </w:tc>
        <w:tc>
          <w:tcPr>
            <w:tcW w:w="961" w:type="dxa"/>
            <w:shd w:val="clear" w:color="auto" w:fill="D9D9D9"/>
          </w:tcPr>
          <w:p w14:paraId="6BFBF370" w14:textId="77777777" w:rsidR="00B11855" w:rsidRPr="001F42D3" w:rsidRDefault="003D003E" w:rsidP="002B53BA">
            <w:pPr>
              <w:pStyle w:val="TableEntryHeader"/>
            </w:pPr>
            <w:r w:rsidRPr="001F42D3">
              <w:t>Usage</w:t>
            </w:r>
          </w:p>
        </w:tc>
        <w:tc>
          <w:tcPr>
            <w:tcW w:w="1316" w:type="dxa"/>
            <w:shd w:val="clear" w:color="auto" w:fill="D9D9D9"/>
          </w:tcPr>
          <w:p w14:paraId="3BB70420" w14:textId="77777777" w:rsidR="00B11855" w:rsidRPr="001F42D3" w:rsidRDefault="003D003E" w:rsidP="002B53BA">
            <w:pPr>
              <w:pStyle w:val="TableEntryHeader"/>
            </w:pPr>
            <w:r w:rsidRPr="001F42D3">
              <w:t>Card.</w:t>
            </w:r>
          </w:p>
        </w:tc>
        <w:tc>
          <w:tcPr>
            <w:tcW w:w="861" w:type="dxa"/>
            <w:shd w:val="clear" w:color="auto" w:fill="D9D9D9"/>
          </w:tcPr>
          <w:p w14:paraId="772623F3" w14:textId="77777777" w:rsidR="00B11855" w:rsidRPr="001F42D3" w:rsidRDefault="003D003E" w:rsidP="002B53BA">
            <w:pPr>
              <w:pStyle w:val="TableEntryHeader"/>
            </w:pPr>
            <w:r w:rsidRPr="001F42D3">
              <w:t>TBL#</w:t>
            </w:r>
          </w:p>
        </w:tc>
        <w:tc>
          <w:tcPr>
            <w:tcW w:w="2834" w:type="dxa"/>
            <w:shd w:val="clear" w:color="auto" w:fill="D9D9D9"/>
          </w:tcPr>
          <w:p w14:paraId="0D3E29CD" w14:textId="77777777" w:rsidR="00B11855" w:rsidRPr="001F42D3" w:rsidRDefault="003D003E" w:rsidP="002B53BA">
            <w:pPr>
              <w:pStyle w:val="TableEntryHeader"/>
            </w:pPr>
            <w:r w:rsidRPr="001F42D3">
              <w:t>Component name</w:t>
            </w:r>
          </w:p>
        </w:tc>
      </w:tr>
      <w:tr w:rsidR="00C40FD5" w:rsidRPr="001F42D3" w14:paraId="35E62A1A" w14:textId="77777777" w:rsidTr="006C0E8E">
        <w:trPr>
          <w:cantSplit/>
          <w:jc w:val="center"/>
        </w:trPr>
        <w:tc>
          <w:tcPr>
            <w:tcW w:w="783" w:type="dxa"/>
          </w:tcPr>
          <w:p w14:paraId="4CA74F0D" w14:textId="77777777" w:rsidR="00B11855" w:rsidRPr="001F42D3" w:rsidRDefault="003D003E" w:rsidP="002B53BA">
            <w:pPr>
              <w:pStyle w:val="TableEntry"/>
            </w:pPr>
            <w:r w:rsidRPr="001F42D3">
              <w:t>1</w:t>
            </w:r>
          </w:p>
        </w:tc>
        <w:tc>
          <w:tcPr>
            <w:tcW w:w="764" w:type="dxa"/>
          </w:tcPr>
          <w:p w14:paraId="4990954A" w14:textId="77777777" w:rsidR="00B11855" w:rsidRPr="001F42D3" w:rsidRDefault="003D003E" w:rsidP="002B53BA">
            <w:pPr>
              <w:pStyle w:val="TableEntry"/>
            </w:pPr>
            <w:r w:rsidRPr="001F42D3">
              <w:t>199</w:t>
            </w:r>
          </w:p>
        </w:tc>
        <w:tc>
          <w:tcPr>
            <w:tcW w:w="760" w:type="dxa"/>
          </w:tcPr>
          <w:p w14:paraId="4ABC237B" w14:textId="77777777" w:rsidR="00B11855" w:rsidRPr="001F42D3" w:rsidRDefault="003D003E" w:rsidP="002B53BA">
            <w:pPr>
              <w:pStyle w:val="TableEntry"/>
            </w:pPr>
            <w:r w:rsidRPr="001F42D3">
              <w:t>ST</w:t>
            </w:r>
          </w:p>
        </w:tc>
        <w:tc>
          <w:tcPr>
            <w:tcW w:w="961" w:type="dxa"/>
          </w:tcPr>
          <w:p w14:paraId="2EA9F93B" w14:textId="77777777" w:rsidR="00B11855" w:rsidRPr="001F42D3" w:rsidRDefault="003D003E" w:rsidP="002B53BA">
            <w:pPr>
              <w:pStyle w:val="TableEntry"/>
            </w:pPr>
            <w:r w:rsidRPr="001F42D3">
              <w:t>RE</w:t>
            </w:r>
          </w:p>
        </w:tc>
        <w:tc>
          <w:tcPr>
            <w:tcW w:w="1316" w:type="dxa"/>
          </w:tcPr>
          <w:p w14:paraId="49CB1437" w14:textId="77777777" w:rsidR="00B11855" w:rsidRPr="001F42D3" w:rsidRDefault="003D003E" w:rsidP="002B53BA">
            <w:pPr>
              <w:pStyle w:val="TableEntry"/>
            </w:pPr>
            <w:r w:rsidRPr="001F42D3">
              <w:t>[1..1]</w:t>
            </w:r>
          </w:p>
        </w:tc>
        <w:tc>
          <w:tcPr>
            <w:tcW w:w="861" w:type="dxa"/>
          </w:tcPr>
          <w:p w14:paraId="0ED35C46" w14:textId="77777777" w:rsidR="00B11855" w:rsidRPr="001F42D3" w:rsidRDefault="00B11855" w:rsidP="002B53BA">
            <w:pPr>
              <w:pStyle w:val="TableEntry"/>
            </w:pPr>
          </w:p>
        </w:tc>
        <w:tc>
          <w:tcPr>
            <w:tcW w:w="2834" w:type="dxa"/>
          </w:tcPr>
          <w:p w14:paraId="5D87982F" w14:textId="77777777" w:rsidR="00B11855" w:rsidRPr="001F42D3" w:rsidRDefault="003D003E" w:rsidP="002B53BA">
            <w:pPr>
              <w:pStyle w:val="TableEntry"/>
            </w:pPr>
            <w:r w:rsidRPr="001F42D3">
              <w:t>Entity Identifier</w:t>
            </w:r>
          </w:p>
        </w:tc>
      </w:tr>
      <w:tr w:rsidR="00C40FD5" w:rsidRPr="001F42D3" w14:paraId="1F606003" w14:textId="77777777" w:rsidTr="006C0E8E">
        <w:trPr>
          <w:cantSplit/>
          <w:jc w:val="center"/>
        </w:trPr>
        <w:tc>
          <w:tcPr>
            <w:tcW w:w="783" w:type="dxa"/>
          </w:tcPr>
          <w:p w14:paraId="59E9F7EB" w14:textId="77777777" w:rsidR="00B11855" w:rsidRPr="001F42D3" w:rsidRDefault="003D003E" w:rsidP="002B53BA">
            <w:pPr>
              <w:pStyle w:val="TableEntry"/>
            </w:pPr>
            <w:r w:rsidRPr="001F42D3">
              <w:t>2</w:t>
            </w:r>
          </w:p>
        </w:tc>
        <w:tc>
          <w:tcPr>
            <w:tcW w:w="764" w:type="dxa"/>
          </w:tcPr>
          <w:p w14:paraId="7FD8CF5B" w14:textId="77777777" w:rsidR="00B11855" w:rsidRPr="001F42D3" w:rsidRDefault="003D003E" w:rsidP="002B53BA">
            <w:pPr>
              <w:pStyle w:val="TableEntry"/>
            </w:pPr>
            <w:r w:rsidRPr="001F42D3">
              <w:t>20</w:t>
            </w:r>
          </w:p>
        </w:tc>
        <w:tc>
          <w:tcPr>
            <w:tcW w:w="760" w:type="dxa"/>
          </w:tcPr>
          <w:p w14:paraId="3B97BFDC" w14:textId="77777777" w:rsidR="00B11855" w:rsidRPr="001F42D3" w:rsidRDefault="003D003E" w:rsidP="002B53BA">
            <w:pPr>
              <w:pStyle w:val="TableEntry"/>
            </w:pPr>
            <w:r w:rsidRPr="001F42D3">
              <w:t>IS</w:t>
            </w:r>
          </w:p>
        </w:tc>
        <w:tc>
          <w:tcPr>
            <w:tcW w:w="961" w:type="dxa"/>
          </w:tcPr>
          <w:p w14:paraId="47A820AE" w14:textId="77777777" w:rsidR="00B11855" w:rsidRPr="001F42D3" w:rsidRDefault="003D003E" w:rsidP="002B53BA">
            <w:pPr>
              <w:pStyle w:val="TableEntry"/>
            </w:pPr>
            <w:r w:rsidRPr="001F42D3">
              <w:t>RE</w:t>
            </w:r>
          </w:p>
        </w:tc>
        <w:tc>
          <w:tcPr>
            <w:tcW w:w="1316" w:type="dxa"/>
          </w:tcPr>
          <w:p w14:paraId="17FA912C" w14:textId="77777777" w:rsidR="00B11855" w:rsidRPr="001F42D3" w:rsidRDefault="003D003E" w:rsidP="002B53BA">
            <w:pPr>
              <w:pStyle w:val="TableEntry"/>
            </w:pPr>
            <w:r w:rsidRPr="001F42D3">
              <w:t>[0..1]</w:t>
            </w:r>
          </w:p>
        </w:tc>
        <w:tc>
          <w:tcPr>
            <w:tcW w:w="861" w:type="dxa"/>
          </w:tcPr>
          <w:p w14:paraId="02A01649" w14:textId="77777777" w:rsidR="00B11855" w:rsidRPr="001F42D3" w:rsidRDefault="003D003E" w:rsidP="002B53BA">
            <w:pPr>
              <w:pStyle w:val="TableEntry"/>
            </w:pPr>
            <w:r w:rsidRPr="001F42D3">
              <w:t>0363</w:t>
            </w:r>
          </w:p>
        </w:tc>
        <w:tc>
          <w:tcPr>
            <w:tcW w:w="2834" w:type="dxa"/>
          </w:tcPr>
          <w:p w14:paraId="5283A511" w14:textId="77777777" w:rsidR="00B11855" w:rsidRPr="001F42D3" w:rsidRDefault="003D003E" w:rsidP="002B53BA">
            <w:pPr>
              <w:pStyle w:val="TableEntry"/>
            </w:pPr>
            <w:r w:rsidRPr="001F42D3">
              <w:t>Namespace ID</w:t>
            </w:r>
          </w:p>
        </w:tc>
      </w:tr>
      <w:tr w:rsidR="00C40FD5" w:rsidRPr="001F42D3" w14:paraId="1EC8F526" w14:textId="77777777" w:rsidTr="006C0E8E">
        <w:trPr>
          <w:cantSplit/>
          <w:jc w:val="center"/>
        </w:trPr>
        <w:tc>
          <w:tcPr>
            <w:tcW w:w="783" w:type="dxa"/>
          </w:tcPr>
          <w:p w14:paraId="4F500D9C" w14:textId="77777777" w:rsidR="00B11855" w:rsidRPr="001F42D3" w:rsidRDefault="003D003E" w:rsidP="002B53BA">
            <w:pPr>
              <w:pStyle w:val="TableEntry"/>
            </w:pPr>
            <w:r w:rsidRPr="001F42D3">
              <w:t>3</w:t>
            </w:r>
          </w:p>
        </w:tc>
        <w:tc>
          <w:tcPr>
            <w:tcW w:w="764" w:type="dxa"/>
          </w:tcPr>
          <w:p w14:paraId="4D26EE31" w14:textId="77777777" w:rsidR="00B11855" w:rsidRPr="001F42D3" w:rsidRDefault="003D003E" w:rsidP="002B53BA">
            <w:pPr>
              <w:pStyle w:val="TableEntry"/>
            </w:pPr>
            <w:r w:rsidRPr="001F42D3">
              <w:t>199</w:t>
            </w:r>
          </w:p>
        </w:tc>
        <w:tc>
          <w:tcPr>
            <w:tcW w:w="760" w:type="dxa"/>
          </w:tcPr>
          <w:p w14:paraId="698CA371" w14:textId="77777777" w:rsidR="00B11855" w:rsidRPr="001F42D3" w:rsidRDefault="003D003E" w:rsidP="002B53BA">
            <w:pPr>
              <w:pStyle w:val="TableEntry"/>
            </w:pPr>
            <w:r w:rsidRPr="001F42D3">
              <w:t>ST</w:t>
            </w:r>
          </w:p>
        </w:tc>
        <w:tc>
          <w:tcPr>
            <w:tcW w:w="961" w:type="dxa"/>
          </w:tcPr>
          <w:p w14:paraId="5367177E" w14:textId="77777777" w:rsidR="00B11855" w:rsidRPr="001F42D3" w:rsidRDefault="003D003E" w:rsidP="002B53BA">
            <w:pPr>
              <w:pStyle w:val="TableEntry"/>
            </w:pPr>
            <w:r w:rsidRPr="001F42D3">
              <w:t>RE</w:t>
            </w:r>
          </w:p>
        </w:tc>
        <w:tc>
          <w:tcPr>
            <w:tcW w:w="1316" w:type="dxa"/>
          </w:tcPr>
          <w:p w14:paraId="34FD16C3" w14:textId="77777777" w:rsidR="00B11855" w:rsidRPr="001F42D3" w:rsidRDefault="003D003E" w:rsidP="002B53BA">
            <w:pPr>
              <w:pStyle w:val="TableEntry"/>
            </w:pPr>
            <w:r w:rsidRPr="001F42D3">
              <w:t>[0..1]</w:t>
            </w:r>
          </w:p>
        </w:tc>
        <w:tc>
          <w:tcPr>
            <w:tcW w:w="861" w:type="dxa"/>
          </w:tcPr>
          <w:p w14:paraId="6C5F1672" w14:textId="77777777" w:rsidR="00B11855" w:rsidRPr="001F42D3" w:rsidRDefault="00B11855" w:rsidP="002B53BA">
            <w:pPr>
              <w:pStyle w:val="TableEntry"/>
            </w:pPr>
          </w:p>
        </w:tc>
        <w:tc>
          <w:tcPr>
            <w:tcW w:w="2834" w:type="dxa"/>
          </w:tcPr>
          <w:p w14:paraId="16ED0AED" w14:textId="77777777" w:rsidR="00B11855" w:rsidRPr="001F42D3" w:rsidRDefault="003D003E" w:rsidP="002B53BA">
            <w:pPr>
              <w:pStyle w:val="TableEntry"/>
            </w:pPr>
            <w:r w:rsidRPr="001F42D3">
              <w:t>Universal ID</w:t>
            </w:r>
          </w:p>
        </w:tc>
      </w:tr>
      <w:tr w:rsidR="00C40FD5" w:rsidRPr="001F42D3" w14:paraId="2D1925CD" w14:textId="77777777" w:rsidTr="006C0E8E">
        <w:trPr>
          <w:cantSplit/>
          <w:jc w:val="center"/>
        </w:trPr>
        <w:tc>
          <w:tcPr>
            <w:tcW w:w="783" w:type="dxa"/>
          </w:tcPr>
          <w:p w14:paraId="1E717E7C" w14:textId="77777777" w:rsidR="00B11855" w:rsidRPr="001F42D3" w:rsidRDefault="003D003E" w:rsidP="002B53BA">
            <w:pPr>
              <w:pStyle w:val="TableEntry"/>
            </w:pPr>
            <w:r w:rsidRPr="001F42D3">
              <w:t>4</w:t>
            </w:r>
          </w:p>
        </w:tc>
        <w:tc>
          <w:tcPr>
            <w:tcW w:w="764" w:type="dxa"/>
          </w:tcPr>
          <w:p w14:paraId="030E200F" w14:textId="77777777" w:rsidR="00B11855" w:rsidRPr="001F42D3" w:rsidRDefault="003D003E" w:rsidP="002B53BA">
            <w:pPr>
              <w:pStyle w:val="TableEntry"/>
            </w:pPr>
            <w:r w:rsidRPr="001F42D3">
              <w:t>6</w:t>
            </w:r>
          </w:p>
        </w:tc>
        <w:tc>
          <w:tcPr>
            <w:tcW w:w="760" w:type="dxa"/>
          </w:tcPr>
          <w:p w14:paraId="4FF09E17" w14:textId="77777777" w:rsidR="00B11855" w:rsidRPr="001F42D3" w:rsidRDefault="003D003E" w:rsidP="002B53BA">
            <w:pPr>
              <w:pStyle w:val="TableEntry"/>
            </w:pPr>
            <w:r w:rsidRPr="001F42D3">
              <w:t>ID</w:t>
            </w:r>
          </w:p>
        </w:tc>
        <w:tc>
          <w:tcPr>
            <w:tcW w:w="961" w:type="dxa"/>
          </w:tcPr>
          <w:p w14:paraId="5CEDAC80" w14:textId="77777777" w:rsidR="00B11855" w:rsidRPr="001F42D3" w:rsidRDefault="003D003E" w:rsidP="002B53BA">
            <w:pPr>
              <w:pStyle w:val="TableEntry"/>
            </w:pPr>
            <w:r w:rsidRPr="001F42D3">
              <w:t>RE</w:t>
            </w:r>
          </w:p>
        </w:tc>
        <w:tc>
          <w:tcPr>
            <w:tcW w:w="1316" w:type="dxa"/>
          </w:tcPr>
          <w:p w14:paraId="24FF9AAB" w14:textId="77777777" w:rsidR="00B11855" w:rsidRPr="001F42D3" w:rsidRDefault="003D003E" w:rsidP="002B53BA">
            <w:pPr>
              <w:pStyle w:val="TableEntry"/>
            </w:pPr>
            <w:r w:rsidRPr="001F42D3">
              <w:t>[0..1]</w:t>
            </w:r>
          </w:p>
        </w:tc>
        <w:tc>
          <w:tcPr>
            <w:tcW w:w="861" w:type="dxa"/>
          </w:tcPr>
          <w:p w14:paraId="7CDD68BC" w14:textId="77777777" w:rsidR="00B11855" w:rsidRPr="001F42D3" w:rsidRDefault="003D003E" w:rsidP="002B53BA">
            <w:pPr>
              <w:pStyle w:val="TableEntry"/>
            </w:pPr>
            <w:r w:rsidRPr="001F42D3">
              <w:t>0301</w:t>
            </w:r>
          </w:p>
        </w:tc>
        <w:tc>
          <w:tcPr>
            <w:tcW w:w="2834" w:type="dxa"/>
          </w:tcPr>
          <w:p w14:paraId="5507F399" w14:textId="77777777" w:rsidR="00B11855" w:rsidRPr="001F42D3" w:rsidRDefault="003D003E" w:rsidP="002B53BA">
            <w:pPr>
              <w:pStyle w:val="TableEntry"/>
            </w:pPr>
            <w:r w:rsidRPr="001F42D3">
              <w:t>Universal ID Type</w:t>
            </w:r>
          </w:p>
        </w:tc>
      </w:tr>
    </w:tbl>
    <w:p w14:paraId="38CBEE8F" w14:textId="77777777" w:rsidR="00B11855" w:rsidRPr="001F42D3" w:rsidRDefault="00B11855" w:rsidP="002B53BA">
      <w:pPr>
        <w:pStyle w:val="BodyText"/>
      </w:pPr>
    </w:p>
    <w:p w14:paraId="028BA990" w14:textId="3D198767" w:rsidR="00B11855" w:rsidRPr="001F42D3" w:rsidRDefault="003D003E" w:rsidP="002B53BA">
      <w:pPr>
        <w:pStyle w:val="BodyText"/>
      </w:pPr>
      <w:r w:rsidRPr="001F42D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1F42D3" w:rsidRDefault="003D003E" w:rsidP="002B53BA">
      <w:pPr>
        <w:pStyle w:val="BodyText"/>
      </w:pPr>
      <w:r w:rsidRPr="001F42D3">
        <w:t xml:space="preserve">Identifiers do not serve their purpose if they cannot be used to </w:t>
      </w:r>
      <w:proofErr w:type="gramStart"/>
      <w:r w:rsidRPr="001F42D3">
        <w:t>distinguish</w:t>
      </w:r>
      <w:proofErr w:type="gramEnd"/>
      <w:r w:rsidRPr="001F42D3">
        <w:t xml:space="preserve"> unambiguously </w:t>
      </w:r>
      <w:proofErr w:type="gramStart"/>
      <w:r w:rsidRPr="001F42D3">
        <w:t>all of</w:t>
      </w:r>
      <w:proofErr w:type="gramEnd"/>
      <w:r w:rsidRPr="001F42D3">
        <w:t xml:space="preserve"> the entities of a particular kind in the context in which they are applied. The </w:t>
      </w:r>
      <w:r w:rsidR="006D613E" w:rsidRPr="001F42D3">
        <w:t>HL7</w:t>
      </w:r>
      <w:r w:rsidR="00995105" w:rsidRPr="001F42D3">
        <w:t xml:space="preserve"> </w:t>
      </w:r>
      <w:r w:rsidRPr="001F42D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1A418A34" w:rsidR="00B11855" w:rsidRPr="001F42D3" w:rsidRDefault="003D003E" w:rsidP="002B53BA">
      <w:pPr>
        <w:pStyle w:val="BodyText"/>
      </w:pPr>
      <w:r w:rsidRPr="001F42D3">
        <w:t>A sort of intermediate but still local kind of identifier supplements the Entity Identifier with a Namespace ID. So</w:t>
      </w:r>
      <w:r w:rsidR="00F26F1D" w:rsidRPr="001F42D3">
        <w:t>,</w:t>
      </w:r>
      <w:r w:rsidRPr="001F42D3">
        <w:t xml:space="preserve">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1F42D3" w:rsidRDefault="003D003E" w:rsidP="002B53BA">
      <w:pPr>
        <w:pStyle w:val="BodyText"/>
      </w:pPr>
      <w:r w:rsidRPr="001F42D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w:t>
      </w:r>
      <w:proofErr w:type="gramStart"/>
      <w:r w:rsidRPr="001F42D3">
        <w:t>a number of</w:t>
      </w:r>
      <w:proofErr w:type="gramEnd"/>
      <w:r w:rsidRPr="001F42D3">
        <w:t xml:space="preserve"> well-defined identifier systems that are designed to always yield unique identifiers. One that is familiar to programmers is the GUID, which gives a long hexadecimal number that </w:t>
      </w:r>
      <w:r w:rsidRPr="001F42D3">
        <w:lastRenderedPageBreak/>
        <w:t>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0480FB6B" w:rsidR="00B11855" w:rsidRPr="001F42D3" w:rsidRDefault="003D003E" w:rsidP="002B53BA">
      <w:pPr>
        <w:pStyle w:val="BodyText"/>
      </w:pPr>
      <w:r w:rsidRPr="001F42D3">
        <w:t>In other contexts</w:t>
      </w:r>
      <w:r w:rsidR="00EA270E" w:rsidRPr="001F42D3">
        <w:t>,</w:t>
      </w:r>
      <w:r w:rsidRPr="001F42D3">
        <w:t xml:space="preserve"> in PCD profiles, the ‘assigning authority’, as identified by Namespace ID (EI-2), Universal ID (EI-3), and Universal ID type (EI-4) </w:t>
      </w:r>
      <w:proofErr w:type="gramStart"/>
      <w:r w:rsidRPr="001F42D3">
        <w:t>is</w:t>
      </w:r>
      <w:proofErr w:type="gramEnd"/>
      <w:r w:rsidRPr="001F42D3">
        <w:t xml:space="preserve"> required. Assigning authorities in PCD profiles may, </w:t>
      </w:r>
      <w:proofErr w:type="gramStart"/>
      <w:r w:rsidRPr="001F42D3">
        <w:t>depending</w:t>
      </w:r>
      <w:proofErr w:type="gramEnd"/>
      <w:r w:rsidRPr="001F42D3">
        <w:t xml:space="preserve"> on context and need, be standards development organizations, manufacturers, software systems, or provider institutions. See the descriptions of </w:t>
      </w:r>
      <w:proofErr w:type="gramStart"/>
      <w:r w:rsidRPr="001F42D3">
        <w:t>particular fields</w:t>
      </w:r>
      <w:proofErr w:type="gramEnd"/>
      <w:r w:rsidRPr="001F42D3">
        <w:t xml:space="preserve"> with a data type of EI elsewhere in the Technical Framework.</w:t>
      </w:r>
    </w:p>
    <w:p w14:paraId="03FD6CB6" w14:textId="77777777" w:rsidR="00B11855" w:rsidRPr="001F42D3" w:rsidRDefault="003D003E" w:rsidP="002B53BA">
      <w:pPr>
        <w:pStyle w:val="BodyText"/>
      </w:pPr>
      <w:r w:rsidRPr="001F42D3">
        <w:t xml:space="preserve">Either Namespace ID (EI-2), giving a local identifier namespace, or (preferably) both Universal ID (EI-3), and Universal ID type (EI-4) are required. </w:t>
      </w:r>
    </w:p>
    <w:p w14:paraId="2C403586" w14:textId="77777777" w:rsidR="00B11855" w:rsidRPr="001F42D3" w:rsidRDefault="003D003E" w:rsidP="002B53BA">
      <w:pPr>
        <w:pStyle w:val="BodyText"/>
      </w:pPr>
      <w:r w:rsidRPr="001F42D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1F42D3" w:rsidRDefault="003D003E" w:rsidP="002B53BA">
      <w:pPr>
        <w:pStyle w:val="BodyText"/>
      </w:pPr>
      <w:r w:rsidRPr="001F42D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1F42D3" w:rsidRDefault="00591F6E" w:rsidP="00591F6E">
      <w:pPr>
        <w:pStyle w:val="BodyText"/>
      </w:pPr>
      <w:r w:rsidRPr="001F42D3">
        <w:t xml:space="preserve">In IHE PCD, the order of preference for systems of Universal ID is: EUI-64, OID and URI. In addition to this order of </w:t>
      </w:r>
      <w:r w:rsidR="0028379E" w:rsidRPr="001F42D3">
        <w:t>preference,</w:t>
      </w:r>
      <w:r w:rsidRPr="001F42D3">
        <w:t xml:space="preserve"> it is noted that any IHE PCD system running in a production environment shall only use a</w:t>
      </w:r>
      <w:r w:rsidR="005F5A47" w:rsidRPr="001F42D3">
        <w:t>n</w:t>
      </w:r>
      <w:r w:rsidRPr="001F42D3">
        <w:t xml:space="preserve"> EUI-64 Universal ID. Systems running in test environments or certification environments are allowed to use an OID or URI Universal ID</w:t>
      </w:r>
    </w:p>
    <w:p w14:paraId="56F14282" w14:textId="77777777" w:rsidR="00B11855" w:rsidRPr="001F42D3" w:rsidRDefault="003D003E" w:rsidP="002B53BA">
      <w:pPr>
        <w:pStyle w:val="BodyText"/>
      </w:pPr>
      <w:r w:rsidRPr="005C1693">
        <w:t>Identifying with an EUI-64.</w:t>
      </w:r>
      <w:r w:rsidRPr="005C1693">
        <w:rPr>
          <w:b/>
          <w:bCs/>
        </w:rPr>
        <w:t xml:space="preserve"> </w:t>
      </w:r>
      <w:r w:rsidRPr="001F42D3">
        <w:t xml:space="preserve">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w:t>
      </w:r>
      <w:proofErr w:type="spellStart"/>
      <w:r w:rsidRPr="001F42D3">
        <w:t>company_id</w:t>
      </w:r>
      <w:proofErr w:type="spellEnd"/>
      <w:r w:rsidRPr="001F42D3">
        <w:t xml:space="preserve"> value assigned by the IEEE Registration Authority, and a 40-bit extension identifier assigned by the organization having that </w:t>
      </w:r>
      <w:proofErr w:type="spellStart"/>
      <w:r w:rsidRPr="001F42D3">
        <w:t>company_id</w:t>
      </w:r>
      <w:proofErr w:type="spellEnd"/>
      <w:r w:rsidRPr="001F42D3">
        <w:t xml:space="preserve"> assignment. The Universal ID Type (EI-4) contains the value EUI-64.</w:t>
      </w:r>
    </w:p>
    <w:p w14:paraId="009161F4" w14:textId="77777777" w:rsidR="00B11855" w:rsidRPr="001F42D3" w:rsidRDefault="003D003E" w:rsidP="00852E72">
      <w:pPr>
        <w:pStyle w:val="BodyText"/>
      </w:pPr>
      <w:r w:rsidRPr="005C1693">
        <w:t>Identifying with an ISO OID.</w:t>
      </w:r>
      <w:r w:rsidRPr="001F42D3">
        <w:rPr>
          <w:rStyle w:val="Strong"/>
        </w:rPr>
        <w:t xml:space="preserve"> </w:t>
      </w:r>
      <w:r w:rsidRPr="001F42D3">
        <w:t>When an ISO OID is used, "Namespace ID" (EI-2) contains either a local name of the assigning authority or the device model number when a patient care device is being identified, "Universal ID" (</w:t>
      </w:r>
      <w:r w:rsidR="003570BC" w:rsidRPr="001F42D3">
        <w:t>EI-3</w:t>
      </w:r>
      <w:r w:rsidRPr="001F42D3">
        <w:t>) contains its universal OID, and "Universal ID Type" (EI-4) containing the value ISO.</w:t>
      </w:r>
    </w:p>
    <w:p w14:paraId="64677041" w14:textId="176C5E3A" w:rsidR="00B11855" w:rsidRPr="001F42D3" w:rsidRDefault="003D003E" w:rsidP="00852E72">
      <w:pPr>
        <w:pStyle w:val="BodyText"/>
      </w:pPr>
      <w:r w:rsidRPr="005C1693">
        <w:t>Identifying with a URI.</w:t>
      </w:r>
      <w:r w:rsidRPr="001F42D3">
        <w:rPr>
          <w:rStyle w:val="Strong"/>
        </w:rPr>
        <w:t xml:space="preserve"> </w:t>
      </w:r>
      <w:r w:rsidRPr="001F42D3">
        <w:t xml:space="preserve">The Universal Resource Identifier, defined in IETF RFC3306, encompasses the familiar Uniform Resource Locator (the URL “internet address” of a website, </w:t>
      </w:r>
      <w:r w:rsidRPr="001F42D3">
        <w:lastRenderedPageBreak/>
        <w:t>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w:t>
      </w:r>
      <w:proofErr w:type="spellStart"/>
      <w:r w:rsidRPr="001F42D3">
        <w:t>urn:oid</w:t>
      </w:r>
      <w:proofErr w:type="spellEnd"/>
      <w:r w:rsidRPr="001F42D3">
        <w:t xml:space="preserve">:”). The URI is placed in the Universal ID (EI-3) </w:t>
      </w:r>
      <w:proofErr w:type="gramStart"/>
      <w:r w:rsidRPr="001F42D3">
        <w:t>component</w:t>
      </w:r>
      <w:proofErr w:type="gramEnd"/>
      <w:r w:rsidRPr="001F42D3">
        <w:t xml:space="preserve"> and the Universal ID type (EI-4) is "URN".</w:t>
      </w:r>
    </w:p>
    <w:p w14:paraId="6F4A6AAB" w14:textId="77777777" w:rsidR="00B11855" w:rsidRPr="001F42D3" w:rsidRDefault="003D003E" w:rsidP="008E3695">
      <w:pPr>
        <w:pStyle w:val="BodyText"/>
      </w:pPr>
      <w:r w:rsidRPr="001F42D3">
        <w:t xml:space="preserve">When identifying a piece of equipment, an EUI-64 has the advantage of being inherently unique to the piece of </w:t>
      </w:r>
      <w:proofErr w:type="gramStart"/>
      <w:r w:rsidRPr="001F42D3">
        <w:t>equipment, and</w:t>
      </w:r>
      <w:proofErr w:type="gramEnd"/>
      <w:r w:rsidRPr="001F42D3">
        <w:t xml:space="preserve"> containing the identity of the manufacturer. </w:t>
      </w:r>
    </w:p>
    <w:p w14:paraId="14EB0D7F" w14:textId="336793EA" w:rsidR="00B11855" w:rsidRPr="001F42D3" w:rsidRDefault="008E3695" w:rsidP="00852E72">
      <w:pPr>
        <w:pStyle w:val="BodyText"/>
      </w:pPr>
      <w:r w:rsidRPr="001F42D3">
        <w:t>Refer to</w:t>
      </w:r>
      <w:r w:rsidR="003D003E" w:rsidRPr="001F42D3">
        <w:t xml:space="preserve"> discussion and examples of the use of Entity Identifiers to identify equipmen</w:t>
      </w:r>
      <w:r w:rsidRPr="001F42D3">
        <w:t xml:space="preserve">t sourcing medical device data in the description of </w:t>
      </w:r>
      <w:r w:rsidR="006D613E" w:rsidRPr="001F42D3">
        <w:t>HL7</w:t>
      </w:r>
      <w:r w:rsidR="00995105" w:rsidRPr="001F42D3">
        <w:t xml:space="preserve"> </w:t>
      </w:r>
      <w:r w:rsidRPr="001F42D3">
        <w:t>field OBX-18 in Appendix B.8</w:t>
      </w:r>
      <w:r w:rsidR="003D003E" w:rsidRPr="001F42D3">
        <w:t>.</w:t>
      </w:r>
    </w:p>
    <w:p w14:paraId="18717FDB" w14:textId="77777777" w:rsidR="00B11855" w:rsidRPr="001F42D3" w:rsidRDefault="003D003E" w:rsidP="00852E72">
      <w:pPr>
        <w:pStyle w:val="BodyText"/>
      </w:pPr>
      <w:r w:rsidRPr="001F42D3">
        <w:t>IHE PCD constrains the length of the first component to 20 characters. National extensions can extend this length up to a maximum of 199.</w:t>
      </w:r>
    </w:p>
    <w:p w14:paraId="5542A94F" w14:textId="48B24E0F" w:rsidR="00B11855" w:rsidRPr="001F42D3" w:rsidRDefault="00D53FC4" w:rsidP="00B34AEB">
      <w:pPr>
        <w:pStyle w:val="Heading2"/>
        <w:numPr>
          <w:ilvl w:val="0"/>
          <w:numId w:val="0"/>
        </w:numPr>
        <w:rPr>
          <w:noProof w:val="0"/>
        </w:rPr>
      </w:pPr>
      <w:bookmarkStart w:id="930" w:name="_Toc401769877"/>
      <w:bookmarkStart w:id="931" w:name="_Toc181625250"/>
      <w:r w:rsidRPr="001F42D3">
        <w:rPr>
          <w:noProof w:val="0"/>
        </w:rPr>
        <w:t xml:space="preserve">C.6 </w:t>
      </w:r>
      <w:r w:rsidR="003D003E" w:rsidRPr="001F42D3">
        <w:rPr>
          <w:noProof w:val="0"/>
        </w:rPr>
        <w:t>Hierarchic Designator (HD) Data Type</w:t>
      </w:r>
      <w:bookmarkEnd w:id="930"/>
      <w:bookmarkEnd w:id="931"/>
    </w:p>
    <w:p w14:paraId="796610BD" w14:textId="77777777" w:rsidR="00B11855" w:rsidRPr="001F42D3" w:rsidRDefault="003D003E" w:rsidP="00852E72">
      <w:pPr>
        <w:pStyle w:val="BodyText"/>
      </w:pPr>
      <w:r w:rsidRPr="001F42D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1F42D3" w:rsidRDefault="003D003E" w:rsidP="00852E72">
      <w:pPr>
        <w:pStyle w:val="BodyText"/>
      </w:pPr>
      <w:r w:rsidRPr="001F42D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1F42D3" w:rsidRDefault="003D003E" w:rsidP="00852E72">
      <w:pPr>
        <w:pStyle w:val="BodyText"/>
      </w:pPr>
      <w:r w:rsidRPr="001F42D3">
        <w:t xml:space="preserve">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w:t>
      </w:r>
      <w:proofErr w:type="gramStart"/>
      <w:r w:rsidRPr="001F42D3">
        <w:t>particular identifier</w:t>
      </w:r>
      <w:proofErr w:type="gramEnd"/>
      <w:r w:rsidRPr="001F42D3">
        <w:t>. See Appendix Section C.5 for details of this usage.</w:t>
      </w:r>
    </w:p>
    <w:p w14:paraId="69ED6686" w14:textId="77777777" w:rsidR="00B11855" w:rsidRPr="001F42D3" w:rsidRDefault="003D003E" w:rsidP="00CF5627">
      <w:pPr>
        <w:pStyle w:val="TableTitle"/>
      </w:pPr>
      <w:r w:rsidRPr="001F42D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3C15DD9A" w14:textId="77777777" w:rsidTr="00C10546">
        <w:trPr>
          <w:cantSplit/>
          <w:tblHeader/>
          <w:jc w:val="center"/>
        </w:trPr>
        <w:tc>
          <w:tcPr>
            <w:tcW w:w="783" w:type="dxa"/>
            <w:shd w:val="clear" w:color="auto" w:fill="D9D9D9"/>
          </w:tcPr>
          <w:p w14:paraId="53832428" w14:textId="77777777" w:rsidR="00B11855" w:rsidRPr="001F42D3" w:rsidRDefault="003D003E" w:rsidP="00852E72">
            <w:pPr>
              <w:pStyle w:val="TableEntryHeader"/>
            </w:pPr>
            <w:r w:rsidRPr="001F42D3">
              <w:t>SEQ</w:t>
            </w:r>
          </w:p>
        </w:tc>
        <w:tc>
          <w:tcPr>
            <w:tcW w:w="764" w:type="dxa"/>
            <w:shd w:val="clear" w:color="auto" w:fill="D9D9D9"/>
          </w:tcPr>
          <w:p w14:paraId="690EE793" w14:textId="77777777" w:rsidR="00B11855" w:rsidRPr="001F42D3" w:rsidRDefault="003D003E" w:rsidP="00852E72">
            <w:pPr>
              <w:pStyle w:val="TableEntryHeader"/>
            </w:pPr>
            <w:r w:rsidRPr="001F42D3">
              <w:t>LEN</w:t>
            </w:r>
          </w:p>
        </w:tc>
        <w:tc>
          <w:tcPr>
            <w:tcW w:w="760" w:type="dxa"/>
            <w:shd w:val="clear" w:color="auto" w:fill="D9D9D9"/>
          </w:tcPr>
          <w:p w14:paraId="7BD6D275" w14:textId="77777777" w:rsidR="00B11855" w:rsidRPr="001F42D3" w:rsidRDefault="003D003E" w:rsidP="00852E72">
            <w:pPr>
              <w:pStyle w:val="TableEntryHeader"/>
            </w:pPr>
            <w:r w:rsidRPr="001F42D3">
              <w:t>DT</w:t>
            </w:r>
          </w:p>
        </w:tc>
        <w:tc>
          <w:tcPr>
            <w:tcW w:w="961" w:type="dxa"/>
            <w:shd w:val="clear" w:color="auto" w:fill="D9D9D9"/>
          </w:tcPr>
          <w:p w14:paraId="7B54CD75" w14:textId="77777777" w:rsidR="00B11855" w:rsidRPr="001F42D3" w:rsidRDefault="003D003E" w:rsidP="00852E72">
            <w:pPr>
              <w:pStyle w:val="TableEntryHeader"/>
            </w:pPr>
            <w:r w:rsidRPr="001F42D3">
              <w:t>Usage</w:t>
            </w:r>
          </w:p>
        </w:tc>
        <w:tc>
          <w:tcPr>
            <w:tcW w:w="1316" w:type="dxa"/>
            <w:shd w:val="clear" w:color="auto" w:fill="D9D9D9"/>
          </w:tcPr>
          <w:p w14:paraId="7F5B048D" w14:textId="77777777" w:rsidR="00B11855" w:rsidRPr="001F42D3" w:rsidRDefault="003D003E" w:rsidP="00852E72">
            <w:pPr>
              <w:pStyle w:val="TableEntryHeader"/>
            </w:pPr>
            <w:r w:rsidRPr="001F42D3">
              <w:t>Card.</w:t>
            </w:r>
          </w:p>
        </w:tc>
        <w:tc>
          <w:tcPr>
            <w:tcW w:w="861" w:type="dxa"/>
            <w:shd w:val="clear" w:color="auto" w:fill="D9D9D9"/>
          </w:tcPr>
          <w:p w14:paraId="61CA8996" w14:textId="77777777" w:rsidR="00B11855" w:rsidRPr="001F42D3" w:rsidRDefault="003D003E" w:rsidP="00852E72">
            <w:pPr>
              <w:pStyle w:val="TableEntryHeader"/>
            </w:pPr>
            <w:r w:rsidRPr="001F42D3">
              <w:t>TBL#</w:t>
            </w:r>
          </w:p>
        </w:tc>
        <w:tc>
          <w:tcPr>
            <w:tcW w:w="2834" w:type="dxa"/>
            <w:shd w:val="clear" w:color="auto" w:fill="D9D9D9"/>
          </w:tcPr>
          <w:p w14:paraId="320D1CC7" w14:textId="77777777" w:rsidR="00B11855" w:rsidRPr="001F42D3" w:rsidRDefault="003D003E" w:rsidP="00852E72">
            <w:pPr>
              <w:pStyle w:val="TableEntryHeader"/>
            </w:pPr>
            <w:r w:rsidRPr="001F42D3">
              <w:t>Component name</w:t>
            </w:r>
          </w:p>
        </w:tc>
      </w:tr>
      <w:tr w:rsidR="00C40FD5" w:rsidRPr="001F42D3" w14:paraId="530FD812" w14:textId="77777777" w:rsidTr="006C0E8E">
        <w:trPr>
          <w:cantSplit/>
          <w:jc w:val="center"/>
        </w:trPr>
        <w:tc>
          <w:tcPr>
            <w:tcW w:w="783" w:type="dxa"/>
          </w:tcPr>
          <w:p w14:paraId="2DE33896" w14:textId="77777777" w:rsidR="00B11855" w:rsidRPr="001F42D3" w:rsidRDefault="003D003E" w:rsidP="00852E72">
            <w:pPr>
              <w:pStyle w:val="TableEntry"/>
            </w:pPr>
            <w:r w:rsidRPr="001F42D3">
              <w:t>1</w:t>
            </w:r>
          </w:p>
        </w:tc>
        <w:tc>
          <w:tcPr>
            <w:tcW w:w="764" w:type="dxa"/>
          </w:tcPr>
          <w:p w14:paraId="00FE8B97" w14:textId="77777777" w:rsidR="00B11855" w:rsidRPr="001F42D3" w:rsidRDefault="003D003E" w:rsidP="00852E72">
            <w:pPr>
              <w:pStyle w:val="TableEntry"/>
            </w:pPr>
            <w:r w:rsidRPr="001F42D3">
              <w:t>20</w:t>
            </w:r>
          </w:p>
        </w:tc>
        <w:tc>
          <w:tcPr>
            <w:tcW w:w="760" w:type="dxa"/>
          </w:tcPr>
          <w:p w14:paraId="403DE311" w14:textId="77777777" w:rsidR="00B11855" w:rsidRPr="001F42D3" w:rsidRDefault="003D003E" w:rsidP="00852E72">
            <w:pPr>
              <w:pStyle w:val="TableEntry"/>
            </w:pPr>
            <w:r w:rsidRPr="001F42D3">
              <w:t>IS</w:t>
            </w:r>
          </w:p>
        </w:tc>
        <w:tc>
          <w:tcPr>
            <w:tcW w:w="961" w:type="dxa"/>
          </w:tcPr>
          <w:p w14:paraId="213CDA65" w14:textId="77777777" w:rsidR="00B11855" w:rsidRPr="001F42D3" w:rsidRDefault="003D003E" w:rsidP="00852E72">
            <w:pPr>
              <w:pStyle w:val="TableEntry"/>
            </w:pPr>
            <w:r w:rsidRPr="001F42D3">
              <w:t>RE</w:t>
            </w:r>
          </w:p>
        </w:tc>
        <w:tc>
          <w:tcPr>
            <w:tcW w:w="1316" w:type="dxa"/>
          </w:tcPr>
          <w:p w14:paraId="3693241E" w14:textId="77777777" w:rsidR="00B11855" w:rsidRPr="001F42D3" w:rsidRDefault="003D003E" w:rsidP="00852E72">
            <w:pPr>
              <w:pStyle w:val="TableEntry"/>
            </w:pPr>
            <w:r w:rsidRPr="001F42D3">
              <w:t>[0..1]</w:t>
            </w:r>
          </w:p>
        </w:tc>
        <w:tc>
          <w:tcPr>
            <w:tcW w:w="861" w:type="dxa"/>
          </w:tcPr>
          <w:p w14:paraId="45DD5B0E" w14:textId="77777777" w:rsidR="00B11855" w:rsidRPr="001F42D3" w:rsidRDefault="003D003E" w:rsidP="00852E72">
            <w:pPr>
              <w:pStyle w:val="TableEntry"/>
            </w:pPr>
            <w:r w:rsidRPr="001F42D3">
              <w:t>0300</w:t>
            </w:r>
          </w:p>
        </w:tc>
        <w:tc>
          <w:tcPr>
            <w:tcW w:w="2834" w:type="dxa"/>
          </w:tcPr>
          <w:p w14:paraId="57FAFEDA" w14:textId="77777777" w:rsidR="00B11855" w:rsidRPr="001F42D3" w:rsidRDefault="003D003E" w:rsidP="00852E72">
            <w:pPr>
              <w:pStyle w:val="TableEntry"/>
            </w:pPr>
            <w:r w:rsidRPr="001F42D3">
              <w:t>Namespace ID</w:t>
            </w:r>
          </w:p>
        </w:tc>
      </w:tr>
      <w:tr w:rsidR="00C40FD5" w:rsidRPr="001F42D3" w14:paraId="3A8E3E0F" w14:textId="77777777" w:rsidTr="006C0E8E">
        <w:trPr>
          <w:cantSplit/>
          <w:jc w:val="center"/>
        </w:trPr>
        <w:tc>
          <w:tcPr>
            <w:tcW w:w="783" w:type="dxa"/>
          </w:tcPr>
          <w:p w14:paraId="21E11371" w14:textId="77777777" w:rsidR="00B11855" w:rsidRPr="001F42D3" w:rsidRDefault="003D003E" w:rsidP="00852E72">
            <w:pPr>
              <w:pStyle w:val="TableEntry"/>
            </w:pPr>
            <w:r w:rsidRPr="001F42D3">
              <w:t>2</w:t>
            </w:r>
          </w:p>
        </w:tc>
        <w:tc>
          <w:tcPr>
            <w:tcW w:w="764" w:type="dxa"/>
          </w:tcPr>
          <w:p w14:paraId="52B394EA" w14:textId="77777777" w:rsidR="00B11855" w:rsidRPr="001F42D3" w:rsidRDefault="003D003E" w:rsidP="00852E72">
            <w:pPr>
              <w:pStyle w:val="TableEntry"/>
            </w:pPr>
            <w:r w:rsidRPr="001F42D3">
              <w:t>999</w:t>
            </w:r>
          </w:p>
        </w:tc>
        <w:tc>
          <w:tcPr>
            <w:tcW w:w="760" w:type="dxa"/>
          </w:tcPr>
          <w:p w14:paraId="4E64BE0F" w14:textId="77777777" w:rsidR="00B11855" w:rsidRPr="001F42D3" w:rsidRDefault="003D003E" w:rsidP="00852E72">
            <w:pPr>
              <w:pStyle w:val="TableEntry"/>
            </w:pPr>
            <w:r w:rsidRPr="001F42D3">
              <w:t>ST</w:t>
            </w:r>
          </w:p>
        </w:tc>
        <w:tc>
          <w:tcPr>
            <w:tcW w:w="961" w:type="dxa"/>
          </w:tcPr>
          <w:p w14:paraId="09DC1241" w14:textId="77777777" w:rsidR="00B11855" w:rsidRPr="001F42D3" w:rsidRDefault="003D003E" w:rsidP="00852E72">
            <w:pPr>
              <w:pStyle w:val="TableEntry"/>
            </w:pPr>
            <w:r w:rsidRPr="001F42D3">
              <w:t>RE</w:t>
            </w:r>
          </w:p>
        </w:tc>
        <w:tc>
          <w:tcPr>
            <w:tcW w:w="1316" w:type="dxa"/>
          </w:tcPr>
          <w:p w14:paraId="5AB5020E" w14:textId="77777777" w:rsidR="00B11855" w:rsidRPr="001F42D3" w:rsidRDefault="003D003E" w:rsidP="00852E72">
            <w:pPr>
              <w:pStyle w:val="TableEntry"/>
            </w:pPr>
            <w:r w:rsidRPr="001F42D3">
              <w:t>[0..1]</w:t>
            </w:r>
          </w:p>
        </w:tc>
        <w:tc>
          <w:tcPr>
            <w:tcW w:w="861" w:type="dxa"/>
          </w:tcPr>
          <w:p w14:paraId="6D1CC6FF" w14:textId="77777777" w:rsidR="00B11855" w:rsidRPr="001F42D3" w:rsidRDefault="00B11855" w:rsidP="00852E72">
            <w:pPr>
              <w:pStyle w:val="TableEntry"/>
            </w:pPr>
          </w:p>
        </w:tc>
        <w:tc>
          <w:tcPr>
            <w:tcW w:w="2834" w:type="dxa"/>
          </w:tcPr>
          <w:p w14:paraId="040B24C5" w14:textId="77777777" w:rsidR="00B11855" w:rsidRPr="001F42D3" w:rsidRDefault="003D003E" w:rsidP="00852E72">
            <w:pPr>
              <w:pStyle w:val="TableEntry"/>
            </w:pPr>
            <w:r w:rsidRPr="001F42D3">
              <w:t>Universal ID</w:t>
            </w:r>
          </w:p>
        </w:tc>
      </w:tr>
      <w:tr w:rsidR="00C40FD5" w:rsidRPr="001F42D3" w14:paraId="30303BAF" w14:textId="77777777" w:rsidTr="006C0E8E">
        <w:trPr>
          <w:cantSplit/>
          <w:jc w:val="center"/>
        </w:trPr>
        <w:tc>
          <w:tcPr>
            <w:tcW w:w="783" w:type="dxa"/>
          </w:tcPr>
          <w:p w14:paraId="7DEF8A88" w14:textId="77777777" w:rsidR="00B11855" w:rsidRPr="001F42D3" w:rsidRDefault="003D003E" w:rsidP="00852E72">
            <w:pPr>
              <w:pStyle w:val="TableEntry"/>
            </w:pPr>
            <w:r w:rsidRPr="001F42D3">
              <w:t>3</w:t>
            </w:r>
          </w:p>
        </w:tc>
        <w:tc>
          <w:tcPr>
            <w:tcW w:w="764" w:type="dxa"/>
          </w:tcPr>
          <w:p w14:paraId="69A26F60" w14:textId="77777777" w:rsidR="00B11855" w:rsidRPr="001F42D3" w:rsidRDefault="003D003E" w:rsidP="00852E72">
            <w:pPr>
              <w:pStyle w:val="TableEntry"/>
            </w:pPr>
            <w:r w:rsidRPr="001F42D3">
              <w:t>6</w:t>
            </w:r>
          </w:p>
        </w:tc>
        <w:tc>
          <w:tcPr>
            <w:tcW w:w="760" w:type="dxa"/>
          </w:tcPr>
          <w:p w14:paraId="1797AC57" w14:textId="77777777" w:rsidR="00B11855" w:rsidRPr="001F42D3" w:rsidRDefault="003D003E" w:rsidP="00852E72">
            <w:pPr>
              <w:pStyle w:val="TableEntry"/>
            </w:pPr>
            <w:r w:rsidRPr="001F42D3">
              <w:t>ID</w:t>
            </w:r>
          </w:p>
        </w:tc>
        <w:tc>
          <w:tcPr>
            <w:tcW w:w="961" w:type="dxa"/>
          </w:tcPr>
          <w:p w14:paraId="30BB3FC0" w14:textId="77777777" w:rsidR="00B11855" w:rsidRPr="001F42D3" w:rsidRDefault="003D003E" w:rsidP="00852E72">
            <w:pPr>
              <w:pStyle w:val="TableEntry"/>
            </w:pPr>
            <w:r w:rsidRPr="001F42D3">
              <w:t>RE</w:t>
            </w:r>
          </w:p>
        </w:tc>
        <w:tc>
          <w:tcPr>
            <w:tcW w:w="1316" w:type="dxa"/>
          </w:tcPr>
          <w:p w14:paraId="1A8980CB" w14:textId="77777777" w:rsidR="00B11855" w:rsidRPr="001F42D3" w:rsidRDefault="003D003E" w:rsidP="00852E72">
            <w:pPr>
              <w:pStyle w:val="TableEntry"/>
            </w:pPr>
            <w:r w:rsidRPr="001F42D3">
              <w:t>[0..1]</w:t>
            </w:r>
          </w:p>
        </w:tc>
        <w:tc>
          <w:tcPr>
            <w:tcW w:w="861" w:type="dxa"/>
          </w:tcPr>
          <w:p w14:paraId="281EAFA2" w14:textId="77777777" w:rsidR="00B11855" w:rsidRPr="001F42D3" w:rsidRDefault="003D003E" w:rsidP="00852E72">
            <w:pPr>
              <w:pStyle w:val="TableEntry"/>
            </w:pPr>
            <w:r w:rsidRPr="001F42D3">
              <w:t>0301</w:t>
            </w:r>
          </w:p>
        </w:tc>
        <w:tc>
          <w:tcPr>
            <w:tcW w:w="2834" w:type="dxa"/>
          </w:tcPr>
          <w:p w14:paraId="3C44A30F" w14:textId="77777777" w:rsidR="00B11855" w:rsidRPr="001F42D3" w:rsidRDefault="003D003E" w:rsidP="00852E72">
            <w:pPr>
              <w:pStyle w:val="TableEntry"/>
            </w:pPr>
            <w:r w:rsidRPr="001F42D3">
              <w:t>Universal ID Type</w:t>
            </w:r>
          </w:p>
        </w:tc>
      </w:tr>
    </w:tbl>
    <w:p w14:paraId="456E7C1F" w14:textId="77777777" w:rsidR="00B11855" w:rsidRPr="001F42D3" w:rsidRDefault="00B11855" w:rsidP="00852E72">
      <w:pPr>
        <w:pStyle w:val="BodyText"/>
      </w:pPr>
    </w:p>
    <w:p w14:paraId="3A9C790B" w14:textId="4FB24E1B" w:rsidR="00B11855" w:rsidRPr="001F42D3" w:rsidRDefault="003D003E" w:rsidP="00852E72">
      <w:pPr>
        <w:pStyle w:val="BodyText"/>
      </w:pPr>
      <w:r w:rsidRPr="001F42D3">
        <w:lastRenderedPageBreak/>
        <w:t xml:space="preserve">The Namespace ID (HD-1) in </w:t>
      </w:r>
      <w:r w:rsidR="006D613E" w:rsidRPr="001F42D3">
        <w:t>HL7</w:t>
      </w:r>
      <w:r w:rsidR="00995105" w:rsidRPr="001F42D3">
        <w:t xml:space="preserve"> </w:t>
      </w:r>
      <w:r w:rsidRPr="001F42D3">
        <w:t>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3CAA3CBC" w:rsidR="00B11855" w:rsidRPr="001F42D3" w:rsidRDefault="003D003E" w:rsidP="00852E72">
      <w:pPr>
        <w:pStyle w:val="BodyText"/>
      </w:pPr>
      <w:proofErr w:type="gramStart"/>
      <w:r w:rsidRPr="001F42D3">
        <w:t xml:space="preserve">The </w:t>
      </w:r>
      <w:r w:rsidR="007E67D4" w:rsidRPr="001F42D3">
        <w:t>DEV</w:t>
      </w:r>
      <w:proofErr w:type="gramEnd"/>
      <w:r w:rsidR="007E67D4" w:rsidRPr="001F42D3">
        <w:t xml:space="preserve"> TF</w:t>
      </w:r>
      <w:r w:rsidRPr="001F42D3">
        <w:t xml:space="preserve"> requires that a field of Data Type HD be populated with: </w:t>
      </w:r>
    </w:p>
    <w:p w14:paraId="678C46A3" w14:textId="77777777" w:rsidR="00B11855" w:rsidRPr="001F42D3" w:rsidRDefault="003D003E" w:rsidP="005C1693">
      <w:pPr>
        <w:pStyle w:val="ListBullet2"/>
      </w:pPr>
      <w:proofErr w:type="gramStart"/>
      <w:r w:rsidRPr="001F42D3">
        <w:t>Either "</w:t>
      </w:r>
      <w:proofErr w:type="gramEnd"/>
      <w:r w:rsidRPr="001F42D3">
        <w:t xml:space="preserve">Namespace ID" (HD-1) alone, which in this case contains a local identifier of the assigning entity. </w:t>
      </w:r>
    </w:p>
    <w:p w14:paraId="0B7EC23F" w14:textId="77777777" w:rsidR="00B11855" w:rsidRPr="001F42D3" w:rsidRDefault="003D003E" w:rsidP="005C1693">
      <w:pPr>
        <w:pStyle w:val="ListBullet2"/>
      </w:pPr>
      <w:r w:rsidRPr="001F42D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1F42D3" w:rsidRDefault="00D53FC4" w:rsidP="00B34AEB">
      <w:pPr>
        <w:pStyle w:val="Heading2"/>
        <w:numPr>
          <w:ilvl w:val="0"/>
          <w:numId w:val="0"/>
        </w:numPr>
        <w:rPr>
          <w:noProof w:val="0"/>
        </w:rPr>
      </w:pPr>
      <w:bookmarkStart w:id="932" w:name="_Toc401769878"/>
      <w:bookmarkStart w:id="933" w:name="_Toc181625251"/>
      <w:r w:rsidRPr="001F42D3">
        <w:rPr>
          <w:noProof w:val="0"/>
        </w:rPr>
        <w:t xml:space="preserve">C.7 </w:t>
      </w:r>
      <w:r w:rsidR="003D003E" w:rsidRPr="001F42D3">
        <w:rPr>
          <w:noProof w:val="0"/>
        </w:rPr>
        <w:t>PL Data Type</w:t>
      </w:r>
      <w:bookmarkEnd w:id="932"/>
      <w:bookmarkEnd w:id="933"/>
    </w:p>
    <w:p w14:paraId="341AD890" w14:textId="77777777" w:rsidR="00B11855" w:rsidRPr="001F42D3" w:rsidRDefault="003D003E" w:rsidP="00CF5627">
      <w:pPr>
        <w:pStyle w:val="TableTitle"/>
      </w:pPr>
      <w:r w:rsidRPr="001F42D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1F42D3" w14:paraId="7B9DC773" w14:textId="77777777" w:rsidTr="00A92110">
        <w:trPr>
          <w:cantSplit/>
          <w:jc w:val="center"/>
        </w:trPr>
        <w:tc>
          <w:tcPr>
            <w:tcW w:w="783" w:type="dxa"/>
            <w:shd w:val="clear" w:color="auto" w:fill="D9D9D9"/>
          </w:tcPr>
          <w:p w14:paraId="04F2D213" w14:textId="77777777" w:rsidR="00B11855" w:rsidRPr="001F42D3" w:rsidRDefault="003D003E" w:rsidP="00852E72">
            <w:pPr>
              <w:pStyle w:val="TableEntryHeader"/>
            </w:pPr>
            <w:r w:rsidRPr="001F42D3">
              <w:t>SEQ</w:t>
            </w:r>
          </w:p>
        </w:tc>
        <w:tc>
          <w:tcPr>
            <w:tcW w:w="764" w:type="dxa"/>
            <w:shd w:val="clear" w:color="auto" w:fill="D9D9D9"/>
          </w:tcPr>
          <w:p w14:paraId="7271DA7F" w14:textId="77777777" w:rsidR="00B11855" w:rsidRPr="001F42D3" w:rsidRDefault="003D003E" w:rsidP="00852E72">
            <w:pPr>
              <w:pStyle w:val="TableEntryHeader"/>
            </w:pPr>
            <w:r w:rsidRPr="001F42D3">
              <w:t>LEN</w:t>
            </w:r>
          </w:p>
        </w:tc>
        <w:tc>
          <w:tcPr>
            <w:tcW w:w="760" w:type="dxa"/>
            <w:shd w:val="clear" w:color="auto" w:fill="D9D9D9"/>
          </w:tcPr>
          <w:p w14:paraId="14D831CD" w14:textId="77777777" w:rsidR="00B11855" w:rsidRPr="001F42D3" w:rsidRDefault="003D003E" w:rsidP="00852E72">
            <w:pPr>
              <w:pStyle w:val="TableEntryHeader"/>
            </w:pPr>
            <w:r w:rsidRPr="001F42D3">
              <w:t>DT</w:t>
            </w:r>
          </w:p>
        </w:tc>
        <w:tc>
          <w:tcPr>
            <w:tcW w:w="961" w:type="dxa"/>
            <w:shd w:val="clear" w:color="auto" w:fill="D9D9D9"/>
          </w:tcPr>
          <w:p w14:paraId="44FB3C18" w14:textId="77777777" w:rsidR="00B11855" w:rsidRPr="001F42D3" w:rsidRDefault="003D003E" w:rsidP="00852E72">
            <w:pPr>
              <w:pStyle w:val="TableEntryHeader"/>
            </w:pPr>
            <w:r w:rsidRPr="001F42D3">
              <w:t>Usage</w:t>
            </w:r>
          </w:p>
        </w:tc>
        <w:tc>
          <w:tcPr>
            <w:tcW w:w="1316" w:type="dxa"/>
            <w:shd w:val="clear" w:color="auto" w:fill="D9D9D9"/>
          </w:tcPr>
          <w:p w14:paraId="753D4E84" w14:textId="77777777" w:rsidR="00B11855" w:rsidRPr="001F42D3" w:rsidRDefault="003D003E" w:rsidP="00852E72">
            <w:pPr>
              <w:pStyle w:val="TableEntryHeader"/>
            </w:pPr>
            <w:r w:rsidRPr="001F42D3">
              <w:t>Card.</w:t>
            </w:r>
          </w:p>
        </w:tc>
        <w:tc>
          <w:tcPr>
            <w:tcW w:w="861" w:type="dxa"/>
            <w:shd w:val="clear" w:color="auto" w:fill="D9D9D9"/>
          </w:tcPr>
          <w:p w14:paraId="4BFA0A13" w14:textId="77777777" w:rsidR="00B11855" w:rsidRPr="001F42D3" w:rsidRDefault="003D003E" w:rsidP="00852E72">
            <w:pPr>
              <w:pStyle w:val="TableEntryHeader"/>
            </w:pPr>
            <w:r w:rsidRPr="001F42D3">
              <w:t>TBL#</w:t>
            </w:r>
          </w:p>
        </w:tc>
        <w:tc>
          <w:tcPr>
            <w:tcW w:w="3911" w:type="dxa"/>
            <w:shd w:val="clear" w:color="auto" w:fill="D9D9D9"/>
          </w:tcPr>
          <w:p w14:paraId="526158F0" w14:textId="77777777" w:rsidR="00B11855" w:rsidRPr="001F42D3" w:rsidRDefault="003D003E" w:rsidP="00852E72">
            <w:pPr>
              <w:pStyle w:val="TableEntryHeader"/>
            </w:pPr>
            <w:r w:rsidRPr="001F42D3">
              <w:t>Component name</w:t>
            </w:r>
          </w:p>
        </w:tc>
      </w:tr>
      <w:tr w:rsidR="00C40FD5" w:rsidRPr="001F42D3" w14:paraId="54D01A80" w14:textId="77777777" w:rsidTr="006C0E8E">
        <w:trPr>
          <w:cantSplit/>
          <w:jc w:val="center"/>
        </w:trPr>
        <w:tc>
          <w:tcPr>
            <w:tcW w:w="783" w:type="dxa"/>
          </w:tcPr>
          <w:p w14:paraId="6EF985EE" w14:textId="77777777" w:rsidR="00B11855" w:rsidRPr="001F42D3" w:rsidRDefault="003D003E" w:rsidP="00852E72">
            <w:pPr>
              <w:pStyle w:val="TableEntry"/>
            </w:pPr>
            <w:r w:rsidRPr="001F42D3">
              <w:t>1</w:t>
            </w:r>
          </w:p>
        </w:tc>
        <w:tc>
          <w:tcPr>
            <w:tcW w:w="764" w:type="dxa"/>
          </w:tcPr>
          <w:p w14:paraId="7593DEBD" w14:textId="77777777" w:rsidR="00B11855" w:rsidRPr="001F42D3" w:rsidRDefault="003D003E" w:rsidP="00852E72">
            <w:pPr>
              <w:pStyle w:val="TableEntry"/>
            </w:pPr>
            <w:r w:rsidRPr="001F42D3">
              <w:t>20</w:t>
            </w:r>
          </w:p>
        </w:tc>
        <w:tc>
          <w:tcPr>
            <w:tcW w:w="760" w:type="dxa"/>
          </w:tcPr>
          <w:p w14:paraId="44D4EC6D" w14:textId="77777777" w:rsidR="00B11855" w:rsidRPr="001F42D3" w:rsidRDefault="003D003E" w:rsidP="00852E72">
            <w:pPr>
              <w:pStyle w:val="TableEntry"/>
            </w:pPr>
            <w:r w:rsidRPr="001F42D3">
              <w:t>IS</w:t>
            </w:r>
          </w:p>
        </w:tc>
        <w:tc>
          <w:tcPr>
            <w:tcW w:w="961" w:type="dxa"/>
          </w:tcPr>
          <w:p w14:paraId="377EDD80" w14:textId="77777777" w:rsidR="00B11855" w:rsidRPr="001F42D3" w:rsidRDefault="003D003E" w:rsidP="00852E72">
            <w:pPr>
              <w:pStyle w:val="TableEntry"/>
            </w:pPr>
            <w:r w:rsidRPr="001F42D3">
              <w:t>RE</w:t>
            </w:r>
          </w:p>
        </w:tc>
        <w:tc>
          <w:tcPr>
            <w:tcW w:w="1316" w:type="dxa"/>
          </w:tcPr>
          <w:p w14:paraId="1904516B" w14:textId="77777777" w:rsidR="00B11855" w:rsidRPr="001F42D3" w:rsidRDefault="003D003E" w:rsidP="00852E72">
            <w:pPr>
              <w:pStyle w:val="TableEntry"/>
            </w:pPr>
            <w:r w:rsidRPr="001F42D3">
              <w:t>[0..1]</w:t>
            </w:r>
          </w:p>
        </w:tc>
        <w:tc>
          <w:tcPr>
            <w:tcW w:w="861" w:type="dxa"/>
          </w:tcPr>
          <w:p w14:paraId="55B42826" w14:textId="77777777" w:rsidR="00B11855" w:rsidRPr="001F42D3" w:rsidRDefault="003D003E" w:rsidP="00852E72">
            <w:pPr>
              <w:pStyle w:val="TableEntry"/>
            </w:pPr>
            <w:r w:rsidRPr="001F42D3">
              <w:t>0302</w:t>
            </w:r>
          </w:p>
        </w:tc>
        <w:tc>
          <w:tcPr>
            <w:tcW w:w="3911" w:type="dxa"/>
          </w:tcPr>
          <w:p w14:paraId="7B750F12" w14:textId="77777777" w:rsidR="00B11855" w:rsidRPr="001F42D3" w:rsidRDefault="003D003E" w:rsidP="00852E72">
            <w:pPr>
              <w:pStyle w:val="TableEntry"/>
            </w:pPr>
            <w:r w:rsidRPr="001F42D3">
              <w:t>Point of Care</w:t>
            </w:r>
          </w:p>
        </w:tc>
      </w:tr>
      <w:tr w:rsidR="00C40FD5" w:rsidRPr="001F42D3" w14:paraId="0A79D82B" w14:textId="77777777" w:rsidTr="006C0E8E">
        <w:trPr>
          <w:cantSplit/>
          <w:jc w:val="center"/>
        </w:trPr>
        <w:tc>
          <w:tcPr>
            <w:tcW w:w="783" w:type="dxa"/>
          </w:tcPr>
          <w:p w14:paraId="4E958F2B" w14:textId="77777777" w:rsidR="00B11855" w:rsidRPr="001F42D3" w:rsidRDefault="003D003E" w:rsidP="00852E72">
            <w:pPr>
              <w:pStyle w:val="TableEntry"/>
            </w:pPr>
            <w:r w:rsidRPr="001F42D3">
              <w:t>2</w:t>
            </w:r>
          </w:p>
        </w:tc>
        <w:tc>
          <w:tcPr>
            <w:tcW w:w="764" w:type="dxa"/>
          </w:tcPr>
          <w:p w14:paraId="5AA24953" w14:textId="77777777" w:rsidR="00B11855" w:rsidRPr="001F42D3" w:rsidRDefault="003D003E" w:rsidP="00852E72">
            <w:pPr>
              <w:pStyle w:val="TableEntry"/>
            </w:pPr>
            <w:r w:rsidRPr="001F42D3">
              <w:t>20</w:t>
            </w:r>
          </w:p>
        </w:tc>
        <w:tc>
          <w:tcPr>
            <w:tcW w:w="760" w:type="dxa"/>
          </w:tcPr>
          <w:p w14:paraId="1EE3D3CA" w14:textId="77777777" w:rsidR="00B11855" w:rsidRPr="001F42D3" w:rsidRDefault="003D003E" w:rsidP="00852E72">
            <w:pPr>
              <w:pStyle w:val="TableEntry"/>
            </w:pPr>
            <w:r w:rsidRPr="001F42D3">
              <w:t>IS</w:t>
            </w:r>
          </w:p>
        </w:tc>
        <w:tc>
          <w:tcPr>
            <w:tcW w:w="961" w:type="dxa"/>
          </w:tcPr>
          <w:p w14:paraId="2540AFAC" w14:textId="77777777" w:rsidR="00B11855" w:rsidRPr="001F42D3" w:rsidRDefault="003D003E" w:rsidP="00852E72">
            <w:pPr>
              <w:pStyle w:val="TableEntry"/>
            </w:pPr>
            <w:r w:rsidRPr="001F42D3">
              <w:t>RE</w:t>
            </w:r>
          </w:p>
        </w:tc>
        <w:tc>
          <w:tcPr>
            <w:tcW w:w="1316" w:type="dxa"/>
          </w:tcPr>
          <w:p w14:paraId="3DA0114E" w14:textId="77777777" w:rsidR="00B11855" w:rsidRPr="001F42D3" w:rsidRDefault="003D003E" w:rsidP="00852E72">
            <w:pPr>
              <w:pStyle w:val="TableEntry"/>
            </w:pPr>
            <w:r w:rsidRPr="001F42D3">
              <w:t>[0..1]</w:t>
            </w:r>
          </w:p>
        </w:tc>
        <w:tc>
          <w:tcPr>
            <w:tcW w:w="861" w:type="dxa"/>
          </w:tcPr>
          <w:p w14:paraId="40C4C38A" w14:textId="77777777" w:rsidR="00B11855" w:rsidRPr="001F42D3" w:rsidRDefault="003D003E" w:rsidP="00852E72">
            <w:pPr>
              <w:pStyle w:val="TableEntry"/>
            </w:pPr>
            <w:r w:rsidRPr="001F42D3">
              <w:t>0303</w:t>
            </w:r>
          </w:p>
        </w:tc>
        <w:tc>
          <w:tcPr>
            <w:tcW w:w="3911" w:type="dxa"/>
          </w:tcPr>
          <w:p w14:paraId="578E55AE" w14:textId="77777777" w:rsidR="00B11855" w:rsidRPr="001F42D3" w:rsidRDefault="003D003E" w:rsidP="00852E72">
            <w:pPr>
              <w:pStyle w:val="TableEntry"/>
            </w:pPr>
            <w:r w:rsidRPr="001F42D3">
              <w:t>Room</w:t>
            </w:r>
          </w:p>
        </w:tc>
      </w:tr>
      <w:tr w:rsidR="00C40FD5" w:rsidRPr="001F42D3" w14:paraId="59028161" w14:textId="77777777" w:rsidTr="006C0E8E">
        <w:trPr>
          <w:cantSplit/>
          <w:jc w:val="center"/>
        </w:trPr>
        <w:tc>
          <w:tcPr>
            <w:tcW w:w="783" w:type="dxa"/>
          </w:tcPr>
          <w:p w14:paraId="7F66A8EF" w14:textId="77777777" w:rsidR="00B11855" w:rsidRPr="001F42D3" w:rsidRDefault="003D003E" w:rsidP="00852E72">
            <w:pPr>
              <w:pStyle w:val="TableEntry"/>
            </w:pPr>
            <w:r w:rsidRPr="001F42D3">
              <w:t>3</w:t>
            </w:r>
          </w:p>
        </w:tc>
        <w:tc>
          <w:tcPr>
            <w:tcW w:w="764" w:type="dxa"/>
          </w:tcPr>
          <w:p w14:paraId="206BC553" w14:textId="77777777" w:rsidR="00B11855" w:rsidRPr="001F42D3" w:rsidRDefault="003D003E" w:rsidP="00852E72">
            <w:pPr>
              <w:pStyle w:val="TableEntry"/>
            </w:pPr>
            <w:r w:rsidRPr="001F42D3">
              <w:t>20</w:t>
            </w:r>
          </w:p>
        </w:tc>
        <w:tc>
          <w:tcPr>
            <w:tcW w:w="760" w:type="dxa"/>
          </w:tcPr>
          <w:p w14:paraId="617DB53A" w14:textId="77777777" w:rsidR="00B11855" w:rsidRPr="001F42D3" w:rsidRDefault="003D003E" w:rsidP="00852E72">
            <w:pPr>
              <w:pStyle w:val="TableEntry"/>
            </w:pPr>
            <w:r w:rsidRPr="001F42D3">
              <w:t>IS</w:t>
            </w:r>
          </w:p>
        </w:tc>
        <w:tc>
          <w:tcPr>
            <w:tcW w:w="961" w:type="dxa"/>
          </w:tcPr>
          <w:p w14:paraId="2E9E5520" w14:textId="77777777" w:rsidR="00B11855" w:rsidRPr="001F42D3" w:rsidRDefault="003D003E" w:rsidP="00852E72">
            <w:pPr>
              <w:pStyle w:val="TableEntry"/>
            </w:pPr>
            <w:r w:rsidRPr="001F42D3">
              <w:t>RE</w:t>
            </w:r>
          </w:p>
        </w:tc>
        <w:tc>
          <w:tcPr>
            <w:tcW w:w="1316" w:type="dxa"/>
          </w:tcPr>
          <w:p w14:paraId="0B348B6A" w14:textId="77777777" w:rsidR="00B11855" w:rsidRPr="001F42D3" w:rsidRDefault="003D003E" w:rsidP="00852E72">
            <w:pPr>
              <w:pStyle w:val="TableEntry"/>
            </w:pPr>
            <w:r w:rsidRPr="001F42D3">
              <w:t>[0..1]</w:t>
            </w:r>
          </w:p>
        </w:tc>
        <w:tc>
          <w:tcPr>
            <w:tcW w:w="861" w:type="dxa"/>
          </w:tcPr>
          <w:p w14:paraId="79D50C5D" w14:textId="77777777" w:rsidR="00B11855" w:rsidRPr="001F42D3" w:rsidRDefault="003D003E" w:rsidP="00852E72">
            <w:pPr>
              <w:pStyle w:val="TableEntry"/>
            </w:pPr>
            <w:r w:rsidRPr="001F42D3">
              <w:t>0304</w:t>
            </w:r>
          </w:p>
        </w:tc>
        <w:tc>
          <w:tcPr>
            <w:tcW w:w="3911" w:type="dxa"/>
          </w:tcPr>
          <w:p w14:paraId="7D484816" w14:textId="77777777" w:rsidR="00B11855" w:rsidRPr="001F42D3" w:rsidRDefault="003D003E" w:rsidP="00852E72">
            <w:pPr>
              <w:pStyle w:val="TableEntry"/>
            </w:pPr>
            <w:r w:rsidRPr="001F42D3">
              <w:t>Bed</w:t>
            </w:r>
          </w:p>
        </w:tc>
      </w:tr>
      <w:tr w:rsidR="00C40FD5" w:rsidRPr="001F42D3" w14:paraId="78EFB148" w14:textId="77777777" w:rsidTr="006C0E8E">
        <w:trPr>
          <w:cantSplit/>
          <w:jc w:val="center"/>
        </w:trPr>
        <w:tc>
          <w:tcPr>
            <w:tcW w:w="783" w:type="dxa"/>
          </w:tcPr>
          <w:p w14:paraId="502A5D26" w14:textId="77777777" w:rsidR="00B11855" w:rsidRPr="001F42D3" w:rsidRDefault="003D003E" w:rsidP="00852E72">
            <w:pPr>
              <w:pStyle w:val="TableEntry"/>
            </w:pPr>
            <w:r w:rsidRPr="001F42D3">
              <w:t>4</w:t>
            </w:r>
          </w:p>
        </w:tc>
        <w:tc>
          <w:tcPr>
            <w:tcW w:w="764" w:type="dxa"/>
          </w:tcPr>
          <w:p w14:paraId="04445EC3" w14:textId="77777777" w:rsidR="00B11855" w:rsidRPr="001F42D3" w:rsidRDefault="003D003E" w:rsidP="00852E72">
            <w:pPr>
              <w:pStyle w:val="TableEntry"/>
            </w:pPr>
            <w:r w:rsidRPr="001F42D3">
              <w:t>227</w:t>
            </w:r>
          </w:p>
        </w:tc>
        <w:tc>
          <w:tcPr>
            <w:tcW w:w="760" w:type="dxa"/>
          </w:tcPr>
          <w:p w14:paraId="4DF41E27" w14:textId="77777777" w:rsidR="00B11855" w:rsidRPr="001F42D3" w:rsidRDefault="003D003E" w:rsidP="00852E72">
            <w:pPr>
              <w:pStyle w:val="TableEntry"/>
            </w:pPr>
            <w:r w:rsidRPr="001F42D3">
              <w:t>HD</w:t>
            </w:r>
          </w:p>
        </w:tc>
        <w:tc>
          <w:tcPr>
            <w:tcW w:w="961" w:type="dxa"/>
          </w:tcPr>
          <w:p w14:paraId="2935AAAA" w14:textId="77777777" w:rsidR="00B11855" w:rsidRPr="001F42D3" w:rsidRDefault="003D003E" w:rsidP="00852E72">
            <w:pPr>
              <w:pStyle w:val="TableEntry"/>
            </w:pPr>
            <w:r w:rsidRPr="001F42D3">
              <w:t>RE</w:t>
            </w:r>
          </w:p>
        </w:tc>
        <w:tc>
          <w:tcPr>
            <w:tcW w:w="1316" w:type="dxa"/>
          </w:tcPr>
          <w:p w14:paraId="0AE11633" w14:textId="77777777" w:rsidR="00B11855" w:rsidRPr="001F42D3" w:rsidRDefault="003D003E" w:rsidP="00852E72">
            <w:pPr>
              <w:pStyle w:val="TableEntry"/>
            </w:pPr>
            <w:r w:rsidRPr="001F42D3">
              <w:t>[0..1]</w:t>
            </w:r>
          </w:p>
        </w:tc>
        <w:tc>
          <w:tcPr>
            <w:tcW w:w="861" w:type="dxa"/>
          </w:tcPr>
          <w:p w14:paraId="781D5F37" w14:textId="77777777" w:rsidR="00B11855" w:rsidRPr="001F42D3" w:rsidRDefault="00B11855" w:rsidP="00852E72">
            <w:pPr>
              <w:pStyle w:val="TableEntry"/>
            </w:pPr>
          </w:p>
        </w:tc>
        <w:tc>
          <w:tcPr>
            <w:tcW w:w="3911" w:type="dxa"/>
          </w:tcPr>
          <w:p w14:paraId="19DAC621" w14:textId="77777777" w:rsidR="00B11855" w:rsidRPr="001F42D3" w:rsidRDefault="003D003E" w:rsidP="00852E72">
            <w:pPr>
              <w:pStyle w:val="TableEntry"/>
            </w:pPr>
            <w:r w:rsidRPr="001F42D3">
              <w:t>Facility</w:t>
            </w:r>
          </w:p>
        </w:tc>
      </w:tr>
      <w:tr w:rsidR="00C40FD5" w:rsidRPr="001F42D3" w14:paraId="3C30DC8A" w14:textId="77777777" w:rsidTr="006C0E8E">
        <w:trPr>
          <w:cantSplit/>
          <w:jc w:val="center"/>
        </w:trPr>
        <w:tc>
          <w:tcPr>
            <w:tcW w:w="783" w:type="dxa"/>
          </w:tcPr>
          <w:p w14:paraId="1E711A6F" w14:textId="77777777" w:rsidR="00B11855" w:rsidRPr="001F42D3" w:rsidRDefault="003D003E" w:rsidP="00852E72">
            <w:pPr>
              <w:pStyle w:val="TableEntry"/>
            </w:pPr>
            <w:r w:rsidRPr="001F42D3">
              <w:t>5</w:t>
            </w:r>
          </w:p>
        </w:tc>
        <w:tc>
          <w:tcPr>
            <w:tcW w:w="764" w:type="dxa"/>
          </w:tcPr>
          <w:p w14:paraId="740FD0CA" w14:textId="77777777" w:rsidR="00B11855" w:rsidRPr="001F42D3" w:rsidRDefault="003D003E" w:rsidP="00852E72">
            <w:pPr>
              <w:pStyle w:val="TableEntry"/>
            </w:pPr>
            <w:r w:rsidRPr="001F42D3">
              <w:t>20</w:t>
            </w:r>
          </w:p>
        </w:tc>
        <w:tc>
          <w:tcPr>
            <w:tcW w:w="760" w:type="dxa"/>
          </w:tcPr>
          <w:p w14:paraId="1DC9C5A1" w14:textId="77777777" w:rsidR="00B11855" w:rsidRPr="001F42D3" w:rsidRDefault="003D003E" w:rsidP="00852E72">
            <w:pPr>
              <w:pStyle w:val="TableEntry"/>
            </w:pPr>
            <w:r w:rsidRPr="001F42D3">
              <w:t>IS</w:t>
            </w:r>
          </w:p>
        </w:tc>
        <w:tc>
          <w:tcPr>
            <w:tcW w:w="961" w:type="dxa"/>
          </w:tcPr>
          <w:p w14:paraId="60AF68DC" w14:textId="77777777" w:rsidR="00B11855" w:rsidRPr="001F42D3" w:rsidRDefault="003D003E" w:rsidP="00852E72">
            <w:pPr>
              <w:pStyle w:val="TableEntry"/>
            </w:pPr>
            <w:r w:rsidRPr="001F42D3">
              <w:t>RE</w:t>
            </w:r>
          </w:p>
        </w:tc>
        <w:tc>
          <w:tcPr>
            <w:tcW w:w="1316" w:type="dxa"/>
          </w:tcPr>
          <w:p w14:paraId="4456A2AD" w14:textId="77777777" w:rsidR="00B11855" w:rsidRPr="001F42D3" w:rsidRDefault="003D003E" w:rsidP="00852E72">
            <w:pPr>
              <w:pStyle w:val="TableEntry"/>
            </w:pPr>
            <w:r w:rsidRPr="001F42D3">
              <w:t>[0..1]</w:t>
            </w:r>
          </w:p>
        </w:tc>
        <w:tc>
          <w:tcPr>
            <w:tcW w:w="861" w:type="dxa"/>
          </w:tcPr>
          <w:p w14:paraId="4AABB01F" w14:textId="77777777" w:rsidR="00B11855" w:rsidRPr="001F42D3" w:rsidRDefault="003D003E" w:rsidP="00852E72">
            <w:pPr>
              <w:pStyle w:val="TableEntry"/>
            </w:pPr>
            <w:r w:rsidRPr="001F42D3">
              <w:t>0306</w:t>
            </w:r>
          </w:p>
        </w:tc>
        <w:tc>
          <w:tcPr>
            <w:tcW w:w="3911" w:type="dxa"/>
          </w:tcPr>
          <w:p w14:paraId="379076F8" w14:textId="77777777" w:rsidR="00B11855" w:rsidRPr="001F42D3" w:rsidRDefault="003D003E" w:rsidP="00852E72">
            <w:pPr>
              <w:pStyle w:val="TableEntry"/>
            </w:pPr>
            <w:r w:rsidRPr="001F42D3">
              <w:t>Location Status</w:t>
            </w:r>
          </w:p>
        </w:tc>
      </w:tr>
      <w:tr w:rsidR="00C40FD5" w:rsidRPr="001F42D3" w14:paraId="2A60E24A" w14:textId="77777777" w:rsidTr="006C0E8E">
        <w:trPr>
          <w:cantSplit/>
          <w:jc w:val="center"/>
        </w:trPr>
        <w:tc>
          <w:tcPr>
            <w:tcW w:w="783" w:type="dxa"/>
          </w:tcPr>
          <w:p w14:paraId="398968CF" w14:textId="77777777" w:rsidR="00B11855" w:rsidRPr="001F42D3" w:rsidRDefault="003D003E" w:rsidP="00852E72">
            <w:pPr>
              <w:pStyle w:val="TableEntry"/>
            </w:pPr>
            <w:r w:rsidRPr="001F42D3">
              <w:t>6</w:t>
            </w:r>
          </w:p>
        </w:tc>
        <w:tc>
          <w:tcPr>
            <w:tcW w:w="764" w:type="dxa"/>
          </w:tcPr>
          <w:p w14:paraId="67869C65" w14:textId="77777777" w:rsidR="00B11855" w:rsidRPr="001F42D3" w:rsidRDefault="003D003E" w:rsidP="00852E72">
            <w:pPr>
              <w:pStyle w:val="TableEntry"/>
            </w:pPr>
            <w:r w:rsidRPr="001F42D3">
              <w:t>20</w:t>
            </w:r>
          </w:p>
        </w:tc>
        <w:tc>
          <w:tcPr>
            <w:tcW w:w="760" w:type="dxa"/>
          </w:tcPr>
          <w:p w14:paraId="322ACEAC" w14:textId="77777777" w:rsidR="00B11855" w:rsidRPr="001F42D3" w:rsidRDefault="003D003E" w:rsidP="00852E72">
            <w:pPr>
              <w:pStyle w:val="TableEntry"/>
            </w:pPr>
            <w:r w:rsidRPr="001F42D3">
              <w:t>IS</w:t>
            </w:r>
          </w:p>
        </w:tc>
        <w:tc>
          <w:tcPr>
            <w:tcW w:w="961" w:type="dxa"/>
          </w:tcPr>
          <w:p w14:paraId="2F475941" w14:textId="77777777" w:rsidR="00B11855" w:rsidRPr="001F42D3" w:rsidRDefault="003D003E" w:rsidP="00852E72">
            <w:pPr>
              <w:pStyle w:val="TableEntry"/>
            </w:pPr>
            <w:r w:rsidRPr="001F42D3">
              <w:t>CE</w:t>
            </w:r>
          </w:p>
        </w:tc>
        <w:tc>
          <w:tcPr>
            <w:tcW w:w="1316" w:type="dxa"/>
          </w:tcPr>
          <w:p w14:paraId="5F37D200" w14:textId="77777777" w:rsidR="00B11855" w:rsidRPr="001F42D3" w:rsidRDefault="003D003E" w:rsidP="00852E72">
            <w:pPr>
              <w:pStyle w:val="TableEntry"/>
            </w:pPr>
            <w:r w:rsidRPr="001F42D3">
              <w:t>[0..1]</w:t>
            </w:r>
          </w:p>
        </w:tc>
        <w:tc>
          <w:tcPr>
            <w:tcW w:w="861" w:type="dxa"/>
          </w:tcPr>
          <w:p w14:paraId="7B803D76" w14:textId="77777777" w:rsidR="00B11855" w:rsidRPr="001F42D3" w:rsidRDefault="003D003E" w:rsidP="00852E72">
            <w:pPr>
              <w:pStyle w:val="TableEntry"/>
            </w:pPr>
            <w:r w:rsidRPr="001F42D3">
              <w:t>0305</w:t>
            </w:r>
          </w:p>
        </w:tc>
        <w:tc>
          <w:tcPr>
            <w:tcW w:w="3911" w:type="dxa"/>
          </w:tcPr>
          <w:p w14:paraId="01C2D48D" w14:textId="77777777" w:rsidR="00B11855" w:rsidRPr="001F42D3" w:rsidRDefault="003D003E" w:rsidP="00852E72">
            <w:pPr>
              <w:pStyle w:val="TableEntry"/>
            </w:pPr>
            <w:r w:rsidRPr="001F42D3">
              <w:t>Person Location Type</w:t>
            </w:r>
          </w:p>
        </w:tc>
      </w:tr>
      <w:tr w:rsidR="00C40FD5" w:rsidRPr="001F42D3" w14:paraId="0F8DFC01" w14:textId="77777777" w:rsidTr="006C0E8E">
        <w:trPr>
          <w:cantSplit/>
          <w:jc w:val="center"/>
        </w:trPr>
        <w:tc>
          <w:tcPr>
            <w:tcW w:w="783" w:type="dxa"/>
          </w:tcPr>
          <w:p w14:paraId="61D60C25" w14:textId="77777777" w:rsidR="00B11855" w:rsidRPr="001F42D3" w:rsidRDefault="003D003E" w:rsidP="00852E72">
            <w:pPr>
              <w:pStyle w:val="TableEntry"/>
            </w:pPr>
            <w:r w:rsidRPr="001F42D3">
              <w:t>7</w:t>
            </w:r>
          </w:p>
        </w:tc>
        <w:tc>
          <w:tcPr>
            <w:tcW w:w="764" w:type="dxa"/>
          </w:tcPr>
          <w:p w14:paraId="6B9CE16C" w14:textId="77777777" w:rsidR="00B11855" w:rsidRPr="001F42D3" w:rsidRDefault="003D003E" w:rsidP="00852E72">
            <w:pPr>
              <w:pStyle w:val="TableEntry"/>
            </w:pPr>
            <w:r w:rsidRPr="001F42D3">
              <w:t>20</w:t>
            </w:r>
          </w:p>
        </w:tc>
        <w:tc>
          <w:tcPr>
            <w:tcW w:w="760" w:type="dxa"/>
          </w:tcPr>
          <w:p w14:paraId="7C80E158" w14:textId="77777777" w:rsidR="00B11855" w:rsidRPr="001F42D3" w:rsidRDefault="003D003E" w:rsidP="00852E72">
            <w:pPr>
              <w:pStyle w:val="TableEntry"/>
            </w:pPr>
            <w:r w:rsidRPr="001F42D3">
              <w:t>IS</w:t>
            </w:r>
          </w:p>
        </w:tc>
        <w:tc>
          <w:tcPr>
            <w:tcW w:w="961" w:type="dxa"/>
          </w:tcPr>
          <w:p w14:paraId="7751E992" w14:textId="77777777" w:rsidR="00B11855" w:rsidRPr="001F42D3" w:rsidRDefault="003D003E" w:rsidP="00852E72">
            <w:pPr>
              <w:pStyle w:val="TableEntry"/>
            </w:pPr>
            <w:r w:rsidRPr="001F42D3">
              <w:t>RE</w:t>
            </w:r>
          </w:p>
        </w:tc>
        <w:tc>
          <w:tcPr>
            <w:tcW w:w="1316" w:type="dxa"/>
          </w:tcPr>
          <w:p w14:paraId="1C7A88F1" w14:textId="77777777" w:rsidR="00B11855" w:rsidRPr="001F42D3" w:rsidRDefault="003D003E" w:rsidP="00852E72">
            <w:pPr>
              <w:pStyle w:val="TableEntry"/>
            </w:pPr>
            <w:r w:rsidRPr="001F42D3">
              <w:t>[0..1]</w:t>
            </w:r>
          </w:p>
        </w:tc>
        <w:tc>
          <w:tcPr>
            <w:tcW w:w="861" w:type="dxa"/>
          </w:tcPr>
          <w:p w14:paraId="23E4459E" w14:textId="77777777" w:rsidR="00B11855" w:rsidRPr="001F42D3" w:rsidRDefault="003D003E" w:rsidP="00852E72">
            <w:pPr>
              <w:pStyle w:val="TableEntry"/>
            </w:pPr>
            <w:r w:rsidRPr="001F42D3">
              <w:t>0307</w:t>
            </w:r>
          </w:p>
        </w:tc>
        <w:tc>
          <w:tcPr>
            <w:tcW w:w="3911" w:type="dxa"/>
          </w:tcPr>
          <w:p w14:paraId="074F7D7E" w14:textId="77777777" w:rsidR="00B11855" w:rsidRPr="001F42D3" w:rsidRDefault="003D003E" w:rsidP="00852E72">
            <w:pPr>
              <w:pStyle w:val="TableEntry"/>
            </w:pPr>
            <w:r w:rsidRPr="001F42D3">
              <w:t>Building</w:t>
            </w:r>
          </w:p>
        </w:tc>
      </w:tr>
      <w:tr w:rsidR="00C40FD5" w:rsidRPr="001F42D3" w14:paraId="4E3ABCBD" w14:textId="77777777" w:rsidTr="006C0E8E">
        <w:trPr>
          <w:cantSplit/>
          <w:jc w:val="center"/>
        </w:trPr>
        <w:tc>
          <w:tcPr>
            <w:tcW w:w="783" w:type="dxa"/>
          </w:tcPr>
          <w:p w14:paraId="550972CD" w14:textId="77777777" w:rsidR="00B11855" w:rsidRPr="001F42D3" w:rsidRDefault="003D003E" w:rsidP="00852E72">
            <w:pPr>
              <w:pStyle w:val="TableEntry"/>
            </w:pPr>
            <w:r w:rsidRPr="001F42D3">
              <w:t>8</w:t>
            </w:r>
          </w:p>
        </w:tc>
        <w:tc>
          <w:tcPr>
            <w:tcW w:w="764" w:type="dxa"/>
          </w:tcPr>
          <w:p w14:paraId="66860467" w14:textId="77777777" w:rsidR="00B11855" w:rsidRPr="001F42D3" w:rsidRDefault="003D003E" w:rsidP="00852E72">
            <w:pPr>
              <w:pStyle w:val="TableEntry"/>
            </w:pPr>
            <w:r w:rsidRPr="001F42D3">
              <w:t>20</w:t>
            </w:r>
          </w:p>
        </w:tc>
        <w:tc>
          <w:tcPr>
            <w:tcW w:w="760" w:type="dxa"/>
          </w:tcPr>
          <w:p w14:paraId="3E63CCC4" w14:textId="77777777" w:rsidR="00B11855" w:rsidRPr="001F42D3" w:rsidRDefault="003D003E" w:rsidP="00852E72">
            <w:pPr>
              <w:pStyle w:val="TableEntry"/>
            </w:pPr>
            <w:r w:rsidRPr="001F42D3">
              <w:t>IS</w:t>
            </w:r>
          </w:p>
        </w:tc>
        <w:tc>
          <w:tcPr>
            <w:tcW w:w="961" w:type="dxa"/>
          </w:tcPr>
          <w:p w14:paraId="15B363E1" w14:textId="77777777" w:rsidR="00B11855" w:rsidRPr="001F42D3" w:rsidRDefault="003D003E" w:rsidP="00852E72">
            <w:pPr>
              <w:pStyle w:val="TableEntry"/>
            </w:pPr>
            <w:r w:rsidRPr="001F42D3">
              <w:t>RE</w:t>
            </w:r>
          </w:p>
        </w:tc>
        <w:tc>
          <w:tcPr>
            <w:tcW w:w="1316" w:type="dxa"/>
          </w:tcPr>
          <w:p w14:paraId="1E0B7F10" w14:textId="77777777" w:rsidR="00B11855" w:rsidRPr="001F42D3" w:rsidRDefault="003D003E" w:rsidP="00852E72">
            <w:pPr>
              <w:pStyle w:val="TableEntry"/>
            </w:pPr>
            <w:r w:rsidRPr="001F42D3">
              <w:t>[0..1]</w:t>
            </w:r>
          </w:p>
        </w:tc>
        <w:tc>
          <w:tcPr>
            <w:tcW w:w="861" w:type="dxa"/>
          </w:tcPr>
          <w:p w14:paraId="3A1657DD" w14:textId="77777777" w:rsidR="00B11855" w:rsidRPr="001F42D3" w:rsidRDefault="003D003E" w:rsidP="00852E72">
            <w:pPr>
              <w:pStyle w:val="TableEntry"/>
            </w:pPr>
            <w:r w:rsidRPr="001F42D3">
              <w:t>0308</w:t>
            </w:r>
          </w:p>
        </w:tc>
        <w:tc>
          <w:tcPr>
            <w:tcW w:w="3911" w:type="dxa"/>
          </w:tcPr>
          <w:p w14:paraId="063584F7" w14:textId="77777777" w:rsidR="00B11855" w:rsidRPr="001F42D3" w:rsidRDefault="003D003E" w:rsidP="00852E72">
            <w:pPr>
              <w:pStyle w:val="TableEntry"/>
            </w:pPr>
            <w:r w:rsidRPr="001F42D3">
              <w:t>Floor</w:t>
            </w:r>
          </w:p>
        </w:tc>
      </w:tr>
      <w:tr w:rsidR="00C40FD5" w:rsidRPr="001F42D3" w14:paraId="56BC3572" w14:textId="77777777" w:rsidTr="006C0E8E">
        <w:trPr>
          <w:cantSplit/>
          <w:jc w:val="center"/>
        </w:trPr>
        <w:tc>
          <w:tcPr>
            <w:tcW w:w="783" w:type="dxa"/>
          </w:tcPr>
          <w:p w14:paraId="3E6783AA" w14:textId="77777777" w:rsidR="00B11855" w:rsidRPr="001F42D3" w:rsidRDefault="003D003E" w:rsidP="00852E72">
            <w:pPr>
              <w:pStyle w:val="TableEntry"/>
            </w:pPr>
            <w:r w:rsidRPr="001F42D3">
              <w:t>9</w:t>
            </w:r>
          </w:p>
        </w:tc>
        <w:tc>
          <w:tcPr>
            <w:tcW w:w="764" w:type="dxa"/>
          </w:tcPr>
          <w:p w14:paraId="2432E4E8" w14:textId="77777777" w:rsidR="00B11855" w:rsidRPr="001F42D3" w:rsidRDefault="003D003E" w:rsidP="00852E72">
            <w:pPr>
              <w:pStyle w:val="TableEntry"/>
            </w:pPr>
            <w:r w:rsidRPr="001F42D3">
              <w:t>199</w:t>
            </w:r>
          </w:p>
        </w:tc>
        <w:tc>
          <w:tcPr>
            <w:tcW w:w="760" w:type="dxa"/>
          </w:tcPr>
          <w:p w14:paraId="4F844B15" w14:textId="77777777" w:rsidR="00B11855" w:rsidRPr="001F42D3" w:rsidRDefault="003D003E" w:rsidP="00852E72">
            <w:pPr>
              <w:pStyle w:val="TableEntry"/>
            </w:pPr>
            <w:r w:rsidRPr="001F42D3">
              <w:t>ST</w:t>
            </w:r>
          </w:p>
        </w:tc>
        <w:tc>
          <w:tcPr>
            <w:tcW w:w="961" w:type="dxa"/>
          </w:tcPr>
          <w:p w14:paraId="21414451" w14:textId="77777777" w:rsidR="00B11855" w:rsidRPr="001F42D3" w:rsidRDefault="003D003E" w:rsidP="00852E72">
            <w:pPr>
              <w:pStyle w:val="TableEntry"/>
            </w:pPr>
            <w:r w:rsidRPr="001F42D3">
              <w:t>RE</w:t>
            </w:r>
          </w:p>
        </w:tc>
        <w:tc>
          <w:tcPr>
            <w:tcW w:w="1316" w:type="dxa"/>
          </w:tcPr>
          <w:p w14:paraId="5FE6892D" w14:textId="77777777" w:rsidR="00B11855" w:rsidRPr="001F42D3" w:rsidRDefault="003D003E" w:rsidP="00852E72">
            <w:pPr>
              <w:pStyle w:val="TableEntry"/>
            </w:pPr>
            <w:r w:rsidRPr="001F42D3">
              <w:t>[0..1]</w:t>
            </w:r>
          </w:p>
        </w:tc>
        <w:tc>
          <w:tcPr>
            <w:tcW w:w="861" w:type="dxa"/>
          </w:tcPr>
          <w:p w14:paraId="2A297491" w14:textId="77777777" w:rsidR="00B11855" w:rsidRPr="001F42D3" w:rsidRDefault="00B11855" w:rsidP="00852E72">
            <w:pPr>
              <w:pStyle w:val="TableEntry"/>
            </w:pPr>
          </w:p>
        </w:tc>
        <w:tc>
          <w:tcPr>
            <w:tcW w:w="3911" w:type="dxa"/>
          </w:tcPr>
          <w:p w14:paraId="1369A3C3" w14:textId="77777777" w:rsidR="00B11855" w:rsidRPr="001F42D3" w:rsidRDefault="003D003E" w:rsidP="00852E72">
            <w:pPr>
              <w:pStyle w:val="TableEntry"/>
            </w:pPr>
            <w:r w:rsidRPr="001F42D3">
              <w:t>Location Description</w:t>
            </w:r>
          </w:p>
        </w:tc>
      </w:tr>
      <w:tr w:rsidR="00C40FD5" w:rsidRPr="001F42D3" w14:paraId="08086ED7" w14:textId="77777777" w:rsidTr="006C0E8E">
        <w:trPr>
          <w:cantSplit/>
          <w:jc w:val="center"/>
        </w:trPr>
        <w:tc>
          <w:tcPr>
            <w:tcW w:w="783" w:type="dxa"/>
          </w:tcPr>
          <w:p w14:paraId="0D5B4CCE" w14:textId="77777777" w:rsidR="00B11855" w:rsidRPr="001F42D3" w:rsidRDefault="003D003E" w:rsidP="00852E72">
            <w:pPr>
              <w:pStyle w:val="TableEntry"/>
            </w:pPr>
            <w:r w:rsidRPr="001F42D3">
              <w:t>10</w:t>
            </w:r>
          </w:p>
        </w:tc>
        <w:tc>
          <w:tcPr>
            <w:tcW w:w="764" w:type="dxa"/>
          </w:tcPr>
          <w:p w14:paraId="029E2E04" w14:textId="77777777" w:rsidR="00B11855" w:rsidRPr="001F42D3" w:rsidRDefault="003D003E" w:rsidP="00852E72">
            <w:pPr>
              <w:pStyle w:val="TableEntry"/>
            </w:pPr>
            <w:r w:rsidRPr="001F42D3">
              <w:t>427</w:t>
            </w:r>
          </w:p>
        </w:tc>
        <w:tc>
          <w:tcPr>
            <w:tcW w:w="760" w:type="dxa"/>
          </w:tcPr>
          <w:p w14:paraId="09580541" w14:textId="77777777" w:rsidR="00B11855" w:rsidRPr="001F42D3" w:rsidRDefault="003D003E" w:rsidP="00852E72">
            <w:pPr>
              <w:pStyle w:val="TableEntry"/>
            </w:pPr>
            <w:r w:rsidRPr="001F42D3">
              <w:t>EI</w:t>
            </w:r>
          </w:p>
        </w:tc>
        <w:tc>
          <w:tcPr>
            <w:tcW w:w="961" w:type="dxa"/>
          </w:tcPr>
          <w:p w14:paraId="10CE5221" w14:textId="77777777" w:rsidR="00B11855" w:rsidRPr="001F42D3" w:rsidRDefault="003D003E" w:rsidP="00852E72">
            <w:pPr>
              <w:pStyle w:val="TableEntry"/>
            </w:pPr>
            <w:r w:rsidRPr="001F42D3">
              <w:t>RE</w:t>
            </w:r>
          </w:p>
        </w:tc>
        <w:tc>
          <w:tcPr>
            <w:tcW w:w="1316" w:type="dxa"/>
          </w:tcPr>
          <w:p w14:paraId="56317958" w14:textId="77777777" w:rsidR="00B11855" w:rsidRPr="001F42D3" w:rsidRDefault="003D003E" w:rsidP="00852E72">
            <w:pPr>
              <w:pStyle w:val="TableEntry"/>
            </w:pPr>
            <w:r w:rsidRPr="001F42D3">
              <w:t>[0..1]</w:t>
            </w:r>
          </w:p>
        </w:tc>
        <w:tc>
          <w:tcPr>
            <w:tcW w:w="861" w:type="dxa"/>
          </w:tcPr>
          <w:p w14:paraId="43090CDB" w14:textId="77777777" w:rsidR="00B11855" w:rsidRPr="001F42D3" w:rsidRDefault="00B11855" w:rsidP="00852E72">
            <w:pPr>
              <w:pStyle w:val="TableEntry"/>
            </w:pPr>
          </w:p>
        </w:tc>
        <w:tc>
          <w:tcPr>
            <w:tcW w:w="3911" w:type="dxa"/>
          </w:tcPr>
          <w:p w14:paraId="4D3F14A9" w14:textId="77777777" w:rsidR="00B11855" w:rsidRPr="001F42D3" w:rsidRDefault="003D003E" w:rsidP="00852E72">
            <w:pPr>
              <w:pStyle w:val="TableEntry"/>
            </w:pPr>
            <w:r w:rsidRPr="001F42D3">
              <w:t>Comprehensive Location Identifier</w:t>
            </w:r>
          </w:p>
        </w:tc>
      </w:tr>
      <w:tr w:rsidR="00C40FD5" w:rsidRPr="001F42D3" w14:paraId="3123E1A1" w14:textId="77777777" w:rsidTr="006C0E8E">
        <w:trPr>
          <w:cantSplit/>
          <w:jc w:val="center"/>
        </w:trPr>
        <w:tc>
          <w:tcPr>
            <w:tcW w:w="783" w:type="dxa"/>
          </w:tcPr>
          <w:p w14:paraId="4690E09B" w14:textId="77777777" w:rsidR="00B11855" w:rsidRPr="001F42D3" w:rsidRDefault="003D003E" w:rsidP="00852E72">
            <w:pPr>
              <w:pStyle w:val="TableEntry"/>
            </w:pPr>
            <w:r w:rsidRPr="001F42D3">
              <w:t>11</w:t>
            </w:r>
          </w:p>
        </w:tc>
        <w:tc>
          <w:tcPr>
            <w:tcW w:w="764" w:type="dxa"/>
          </w:tcPr>
          <w:p w14:paraId="3F05847B" w14:textId="77777777" w:rsidR="00B11855" w:rsidRPr="001F42D3" w:rsidRDefault="003D003E" w:rsidP="00852E72">
            <w:pPr>
              <w:pStyle w:val="TableEntry"/>
            </w:pPr>
            <w:r w:rsidRPr="001F42D3">
              <w:t>227</w:t>
            </w:r>
          </w:p>
        </w:tc>
        <w:tc>
          <w:tcPr>
            <w:tcW w:w="760" w:type="dxa"/>
          </w:tcPr>
          <w:p w14:paraId="51B84B48" w14:textId="77777777" w:rsidR="00B11855" w:rsidRPr="001F42D3" w:rsidRDefault="003D003E" w:rsidP="00852E72">
            <w:pPr>
              <w:pStyle w:val="TableEntry"/>
            </w:pPr>
            <w:r w:rsidRPr="001F42D3">
              <w:t>HD</w:t>
            </w:r>
          </w:p>
        </w:tc>
        <w:tc>
          <w:tcPr>
            <w:tcW w:w="961" w:type="dxa"/>
          </w:tcPr>
          <w:p w14:paraId="262CF8E0" w14:textId="77777777" w:rsidR="00B11855" w:rsidRPr="001F42D3" w:rsidRDefault="003D003E" w:rsidP="00852E72">
            <w:pPr>
              <w:pStyle w:val="TableEntry"/>
            </w:pPr>
            <w:r w:rsidRPr="001F42D3">
              <w:t>RE</w:t>
            </w:r>
          </w:p>
        </w:tc>
        <w:tc>
          <w:tcPr>
            <w:tcW w:w="1316" w:type="dxa"/>
          </w:tcPr>
          <w:p w14:paraId="26547C8C" w14:textId="77777777" w:rsidR="00B11855" w:rsidRPr="001F42D3" w:rsidRDefault="003D003E" w:rsidP="00852E72">
            <w:pPr>
              <w:pStyle w:val="TableEntry"/>
            </w:pPr>
            <w:r w:rsidRPr="001F42D3">
              <w:t>[0..1]</w:t>
            </w:r>
          </w:p>
        </w:tc>
        <w:tc>
          <w:tcPr>
            <w:tcW w:w="861" w:type="dxa"/>
          </w:tcPr>
          <w:p w14:paraId="123AD22A" w14:textId="77777777" w:rsidR="00B11855" w:rsidRPr="001F42D3" w:rsidRDefault="00B11855" w:rsidP="00852E72">
            <w:pPr>
              <w:pStyle w:val="TableEntry"/>
            </w:pPr>
          </w:p>
        </w:tc>
        <w:tc>
          <w:tcPr>
            <w:tcW w:w="3911" w:type="dxa"/>
          </w:tcPr>
          <w:p w14:paraId="759D5DC9" w14:textId="77777777" w:rsidR="00B11855" w:rsidRPr="001F42D3" w:rsidRDefault="003D003E" w:rsidP="00852E72">
            <w:pPr>
              <w:pStyle w:val="TableEntry"/>
            </w:pPr>
            <w:r w:rsidRPr="001F42D3">
              <w:t>Assigning Authority for Location</w:t>
            </w:r>
          </w:p>
        </w:tc>
      </w:tr>
    </w:tbl>
    <w:p w14:paraId="4893AFD6" w14:textId="77777777" w:rsidR="00C44528" w:rsidRPr="001F42D3" w:rsidRDefault="00C44528" w:rsidP="00C44528">
      <w:pPr>
        <w:pStyle w:val="BodyText"/>
      </w:pPr>
    </w:p>
    <w:p w14:paraId="64CD701E" w14:textId="77777777" w:rsidR="00B11855" w:rsidRPr="001F42D3" w:rsidRDefault="003D003E" w:rsidP="007822F8">
      <w:pPr>
        <w:pStyle w:val="BodyText"/>
      </w:pPr>
      <w:r w:rsidRPr="001F42D3">
        <w:t xml:space="preserve">IHE PCD Definition: This data type is used to specify a patient location within a healthcare institution, or other setting where healthcare is provided. Which components are valued depends </w:t>
      </w:r>
      <w:r w:rsidRPr="001F42D3">
        <w:lastRenderedPageBreak/>
        <w:t xml:space="preserve">on the needs of the site. For example, for a </w:t>
      </w:r>
      <w:proofErr w:type="gramStart"/>
      <w:r w:rsidRPr="001F42D3">
        <w:t>patient</w:t>
      </w:r>
      <w:proofErr w:type="gramEnd"/>
      <w:r w:rsidRPr="001F42D3">
        <w:t xml:space="preserve"> treated at home, only the person location type is valued.</w:t>
      </w:r>
    </w:p>
    <w:p w14:paraId="385324C3" w14:textId="77777777" w:rsidR="00B11855" w:rsidRPr="001F42D3" w:rsidRDefault="003D003E" w:rsidP="005C1693">
      <w:pPr>
        <w:pStyle w:val="BodyText"/>
        <w:keepNext/>
      </w:pPr>
      <w:r w:rsidRPr="001F42D3">
        <w:rPr>
          <w:b/>
          <w:bCs/>
        </w:rPr>
        <w:t xml:space="preserve">Component 1: Point of Care (IS), required but may be empty: </w:t>
      </w:r>
    </w:p>
    <w:p w14:paraId="68B61BF6" w14:textId="066B37AE"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1F42D3" w:rsidRDefault="006D613E" w:rsidP="005C1693">
      <w:pPr>
        <w:pStyle w:val="BodyText"/>
      </w:pPr>
      <w:r w:rsidRPr="001F42D3">
        <w:t>HL7</w:t>
      </w:r>
      <w:r w:rsidR="00995105" w:rsidRPr="001F42D3">
        <w:t xml:space="preserve"> </w:t>
      </w:r>
      <w:r w:rsidR="003D003E" w:rsidRPr="001F42D3">
        <w:t>user-defined table 0302 does not suggest any values. The codification of points of care will be defined at the site level in acute care settings.</w:t>
      </w:r>
    </w:p>
    <w:p w14:paraId="2FE43B21" w14:textId="77777777" w:rsidR="00B11855" w:rsidRPr="001F42D3" w:rsidRDefault="003D003E" w:rsidP="005C1693">
      <w:pPr>
        <w:pStyle w:val="BodyText"/>
      </w:pPr>
      <w:r w:rsidRPr="001F42D3">
        <w:rPr>
          <w:b/>
          <w:bCs/>
        </w:rPr>
        <w:t>Component 2: Room (IS), required but may be empty:</w:t>
      </w:r>
    </w:p>
    <w:p w14:paraId="61BD2000" w14:textId="75560400"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room. After point of care, it is the most general person location designation.</w:t>
      </w:r>
    </w:p>
    <w:p w14:paraId="2F8196FD" w14:textId="7FE47B18" w:rsidR="00B11855" w:rsidRPr="001F42D3" w:rsidRDefault="006D613E" w:rsidP="005C1693">
      <w:pPr>
        <w:pStyle w:val="BodyText"/>
      </w:pPr>
      <w:r w:rsidRPr="001F42D3">
        <w:t>HL7</w:t>
      </w:r>
      <w:r w:rsidR="00995105" w:rsidRPr="001F42D3">
        <w:t xml:space="preserve"> </w:t>
      </w:r>
      <w:r w:rsidR="003D003E" w:rsidRPr="001F42D3">
        <w:t xml:space="preserve">user-defined table 0303 does not suggest any </w:t>
      </w:r>
      <w:proofErr w:type="gramStart"/>
      <w:r w:rsidR="003D003E" w:rsidRPr="001F42D3">
        <w:t>values</w:t>
      </w:r>
      <w:proofErr w:type="gramEnd"/>
      <w:r w:rsidR="003D003E" w:rsidRPr="001F42D3">
        <w:t>. The codification of rooms shall be defined at the site level in acute care settings.</w:t>
      </w:r>
    </w:p>
    <w:p w14:paraId="198A2C79" w14:textId="77777777" w:rsidR="00B11855" w:rsidRPr="001F42D3" w:rsidRDefault="003D003E" w:rsidP="005C1693">
      <w:pPr>
        <w:pStyle w:val="BodyText"/>
      </w:pPr>
      <w:r w:rsidRPr="001F42D3">
        <w:rPr>
          <w:b/>
          <w:bCs/>
        </w:rPr>
        <w:t>Component 3: Bed (IS), required but may be empty:</w:t>
      </w:r>
    </w:p>
    <w:p w14:paraId="64D8D926" w14:textId="7B5334B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bed. After room, it is the most general person location designation.</w:t>
      </w:r>
    </w:p>
    <w:p w14:paraId="6E0F73AC" w14:textId="421B1B97" w:rsidR="00B11855" w:rsidRPr="001F42D3" w:rsidRDefault="006D613E" w:rsidP="005C1693">
      <w:pPr>
        <w:pStyle w:val="BodyText"/>
      </w:pPr>
      <w:r w:rsidRPr="001F42D3">
        <w:t>HL7</w:t>
      </w:r>
      <w:r w:rsidR="00995105" w:rsidRPr="001F42D3">
        <w:t xml:space="preserve"> </w:t>
      </w:r>
      <w:r w:rsidR="003D003E" w:rsidRPr="001F42D3">
        <w:t>user-defined table 0304 does not suggest any values. The codification of beds shall be defined at the site level in acute care settings.</w:t>
      </w:r>
    </w:p>
    <w:p w14:paraId="61D58AC3" w14:textId="77777777" w:rsidR="00B11855" w:rsidRPr="001F42D3" w:rsidRDefault="003D003E" w:rsidP="005C1693">
      <w:pPr>
        <w:pStyle w:val="BodyText"/>
      </w:pPr>
      <w:r w:rsidRPr="001F42D3">
        <w:rPr>
          <w:b/>
          <w:bCs/>
        </w:rPr>
        <w:t xml:space="preserve">Component 4: Facility (HD), required but </w:t>
      </w:r>
      <w:proofErr w:type="gramStart"/>
      <w:r w:rsidRPr="001F42D3">
        <w:rPr>
          <w:b/>
          <w:bCs/>
        </w:rPr>
        <w:t>may be</w:t>
      </w:r>
      <w:proofErr w:type="gramEnd"/>
      <w:r w:rsidRPr="001F42D3">
        <w:rPr>
          <w:b/>
          <w:bCs/>
        </w:rPr>
        <w:t xml:space="preserve"> empty:</w:t>
      </w:r>
    </w:p>
    <w:p w14:paraId="58394FA7" w14:textId="487B1910" w:rsidR="00B11855" w:rsidRPr="001F42D3" w:rsidRDefault="006D613E" w:rsidP="005C1693">
      <w:pPr>
        <w:pStyle w:val="BodyText"/>
      </w:pPr>
      <w:r w:rsidRPr="001F42D3">
        <w:t>HL7</w:t>
      </w:r>
      <w:r w:rsidR="00995105" w:rsidRPr="001F42D3">
        <w:t xml:space="preserve"> </w:t>
      </w:r>
      <w:r w:rsidR="003D003E" w:rsidRPr="001F42D3">
        <w:t xml:space="preserve">definition: This component is subject to site interpretation but generally describes the </w:t>
      </w:r>
      <w:proofErr w:type="gramStart"/>
      <w:r w:rsidR="003D003E" w:rsidRPr="001F42D3">
        <w:t>highest level</w:t>
      </w:r>
      <w:proofErr w:type="gramEnd"/>
      <w:r w:rsidR="003D003E" w:rsidRPr="001F42D3">
        <w:t xml:space="preserve"> physical designation of an institution, medical center or enterprise. It is the most general person location designation.</w:t>
      </w:r>
    </w:p>
    <w:p w14:paraId="29B19A54" w14:textId="77777777" w:rsidR="00B11855" w:rsidRPr="001F42D3" w:rsidRDefault="003D003E" w:rsidP="005C1693">
      <w:pPr>
        <w:pStyle w:val="BodyText"/>
      </w:pPr>
      <w:r w:rsidRPr="001F42D3">
        <w:t>The codification of facilities shall be defined at the highest level, according to the context of use of the PCD profile (acute care setting, ambulatory domain, etc.).</w:t>
      </w:r>
    </w:p>
    <w:p w14:paraId="1D7A4822" w14:textId="77777777" w:rsidR="00B11855" w:rsidRPr="001F42D3" w:rsidRDefault="003D003E" w:rsidP="005C1693">
      <w:pPr>
        <w:pStyle w:val="BodyText"/>
      </w:pPr>
      <w:r w:rsidRPr="001F42D3">
        <w:rPr>
          <w:b/>
          <w:bCs/>
        </w:rPr>
        <w:t>Component 6: Person Location Type (IS), conditional but may be empty:</w:t>
      </w:r>
    </w:p>
    <w:p w14:paraId="772DFBFE" w14:textId="77777777" w:rsidR="00B11855" w:rsidRPr="001F42D3" w:rsidRDefault="003D003E" w:rsidP="005C1693">
      <w:pPr>
        <w:pStyle w:val="BodyText"/>
      </w:pPr>
      <w:r w:rsidRPr="001F42D3">
        <w:t>IHE PCD condition: PL.6 is only populated if none of the other components of the PL data type are populated.</w:t>
      </w:r>
    </w:p>
    <w:p w14:paraId="3A292F97" w14:textId="24591A04" w:rsidR="00B11855" w:rsidRPr="001F42D3" w:rsidRDefault="006D613E" w:rsidP="005C1693">
      <w:pPr>
        <w:pStyle w:val="BodyText"/>
      </w:pPr>
      <w:r w:rsidRPr="001F42D3">
        <w:t>HL7</w:t>
      </w:r>
      <w:r w:rsidR="00995105" w:rsidRPr="001F42D3">
        <w:t xml:space="preserve"> </w:t>
      </w:r>
      <w:r w:rsidR="003D003E" w:rsidRPr="001F42D3">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1F42D3">
        <w:rPr>
          <w:rStyle w:val="Emphasis"/>
        </w:rPr>
        <w:t>HL7</w:t>
      </w:r>
      <w:r w:rsidR="00995105" w:rsidRPr="001F42D3">
        <w:rPr>
          <w:rStyle w:val="Emphasis"/>
        </w:rPr>
        <w:t xml:space="preserve"> </w:t>
      </w:r>
      <w:r w:rsidR="003D003E" w:rsidRPr="001F42D3">
        <w:rPr>
          <w:rStyle w:val="Emphasis"/>
        </w:rPr>
        <w:t>User-defined Table 0305 - Person location type</w:t>
      </w:r>
      <w:r w:rsidR="003D003E" w:rsidRPr="001F42D3">
        <w:t xml:space="preserve"> for suggested values.</w:t>
      </w:r>
    </w:p>
    <w:p w14:paraId="5FCDA4B6" w14:textId="0947C108" w:rsidR="00B11855" w:rsidRPr="001F42D3" w:rsidRDefault="003D003E" w:rsidP="00CF5627">
      <w:pPr>
        <w:pStyle w:val="TableTitle"/>
      </w:pPr>
      <w:r w:rsidRPr="001F42D3">
        <w:t xml:space="preserve">Table C.7-2: </w:t>
      </w:r>
      <w:r w:rsidR="006D613E" w:rsidRPr="001F42D3">
        <w:t>HL7</w:t>
      </w:r>
      <w:r w:rsidR="00995105" w:rsidRPr="001F42D3">
        <w:t xml:space="preserve"> </w:t>
      </w:r>
      <w:r w:rsidRPr="001F42D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1F42D3" w14:paraId="6B067D52" w14:textId="77777777" w:rsidTr="005C1693">
        <w:trPr>
          <w:cantSplit/>
          <w:tblHeader/>
          <w:jc w:val="center"/>
        </w:trPr>
        <w:tc>
          <w:tcPr>
            <w:tcW w:w="1440" w:type="dxa"/>
            <w:shd w:val="clear" w:color="auto" w:fill="D9D9D9"/>
          </w:tcPr>
          <w:p w14:paraId="6F34C7E2" w14:textId="77777777" w:rsidR="00B11855" w:rsidRPr="001F42D3" w:rsidRDefault="003D003E" w:rsidP="00852E72">
            <w:pPr>
              <w:pStyle w:val="TableEntryHeader"/>
            </w:pPr>
            <w:r w:rsidRPr="001F42D3">
              <w:t>Value</w:t>
            </w:r>
          </w:p>
        </w:tc>
        <w:tc>
          <w:tcPr>
            <w:tcW w:w="3600" w:type="dxa"/>
            <w:shd w:val="clear" w:color="auto" w:fill="D9D9D9"/>
          </w:tcPr>
          <w:p w14:paraId="56E52D46" w14:textId="77777777" w:rsidR="00B11855" w:rsidRPr="001F42D3" w:rsidRDefault="003D003E" w:rsidP="00852E72">
            <w:pPr>
              <w:pStyle w:val="TableEntryHeader"/>
            </w:pPr>
            <w:r w:rsidRPr="001F42D3">
              <w:t>Description</w:t>
            </w:r>
          </w:p>
        </w:tc>
        <w:tc>
          <w:tcPr>
            <w:tcW w:w="2160" w:type="dxa"/>
            <w:shd w:val="clear" w:color="auto" w:fill="D9D9D9"/>
          </w:tcPr>
          <w:p w14:paraId="3106C028" w14:textId="77777777" w:rsidR="00B11855" w:rsidRPr="001F42D3" w:rsidRDefault="003D003E" w:rsidP="00852E72">
            <w:pPr>
              <w:pStyle w:val="TableEntryHeader"/>
            </w:pPr>
            <w:r w:rsidRPr="001F42D3">
              <w:t>Comment</w:t>
            </w:r>
          </w:p>
        </w:tc>
      </w:tr>
      <w:tr w:rsidR="00B11855" w:rsidRPr="001F42D3" w14:paraId="60DE82CF" w14:textId="77777777" w:rsidTr="006C0E8E">
        <w:trPr>
          <w:cantSplit/>
          <w:jc w:val="center"/>
        </w:trPr>
        <w:tc>
          <w:tcPr>
            <w:tcW w:w="1440" w:type="dxa"/>
          </w:tcPr>
          <w:p w14:paraId="730294DE" w14:textId="77777777" w:rsidR="00B11855" w:rsidRPr="001F42D3" w:rsidRDefault="003D003E" w:rsidP="00852E72">
            <w:pPr>
              <w:pStyle w:val="TableEntry"/>
            </w:pPr>
            <w:r w:rsidRPr="001F42D3">
              <w:t>C</w:t>
            </w:r>
          </w:p>
        </w:tc>
        <w:tc>
          <w:tcPr>
            <w:tcW w:w="3600" w:type="dxa"/>
          </w:tcPr>
          <w:p w14:paraId="45160002" w14:textId="77777777" w:rsidR="00B11855" w:rsidRPr="001F42D3" w:rsidRDefault="003D003E" w:rsidP="00852E72">
            <w:pPr>
              <w:pStyle w:val="TableEntry"/>
            </w:pPr>
            <w:r w:rsidRPr="001F42D3">
              <w:t>Clinic</w:t>
            </w:r>
          </w:p>
        </w:tc>
        <w:tc>
          <w:tcPr>
            <w:tcW w:w="2160" w:type="dxa"/>
          </w:tcPr>
          <w:p w14:paraId="780B3433" w14:textId="77777777" w:rsidR="00B11855" w:rsidRPr="001F42D3" w:rsidRDefault="00B11855" w:rsidP="00852E72">
            <w:pPr>
              <w:pStyle w:val="TableEntry"/>
            </w:pPr>
          </w:p>
        </w:tc>
      </w:tr>
      <w:tr w:rsidR="00B11855" w:rsidRPr="001F42D3" w14:paraId="3042B637" w14:textId="77777777" w:rsidTr="006C0E8E">
        <w:trPr>
          <w:cantSplit/>
          <w:jc w:val="center"/>
        </w:trPr>
        <w:tc>
          <w:tcPr>
            <w:tcW w:w="1440" w:type="dxa"/>
          </w:tcPr>
          <w:p w14:paraId="534D29D2" w14:textId="77777777" w:rsidR="00B11855" w:rsidRPr="001F42D3" w:rsidRDefault="003D003E" w:rsidP="00852E72">
            <w:pPr>
              <w:pStyle w:val="TableEntry"/>
            </w:pPr>
            <w:r w:rsidRPr="001F42D3">
              <w:lastRenderedPageBreak/>
              <w:t>D</w:t>
            </w:r>
          </w:p>
        </w:tc>
        <w:tc>
          <w:tcPr>
            <w:tcW w:w="3600" w:type="dxa"/>
          </w:tcPr>
          <w:p w14:paraId="524A4956" w14:textId="77777777" w:rsidR="00B11855" w:rsidRPr="001F42D3" w:rsidRDefault="003D003E" w:rsidP="00852E72">
            <w:pPr>
              <w:pStyle w:val="TableEntry"/>
            </w:pPr>
            <w:r w:rsidRPr="001F42D3">
              <w:t>Department</w:t>
            </w:r>
          </w:p>
        </w:tc>
        <w:tc>
          <w:tcPr>
            <w:tcW w:w="2160" w:type="dxa"/>
          </w:tcPr>
          <w:p w14:paraId="06EC3F3D" w14:textId="77777777" w:rsidR="00B11855" w:rsidRPr="001F42D3" w:rsidRDefault="00B11855" w:rsidP="00852E72">
            <w:pPr>
              <w:pStyle w:val="TableEntry"/>
            </w:pPr>
          </w:p>
        </w:tc>
      </w:tr>
      <w:tr w:rsidR="00B11855" w:rsidRPr="001F42D3" w14:paraId="46B4A001" w14:textId="77777777" w:rsidTr="006C0E8E">
        <w:trPr>
          <w:cantSplit/>
          <w:jc w:val="center"/>
        </w:trPr>
        <w:tc>
          <w:tcPr>
            <w:tcW w:w="1440" w:type="dxa"/>
          </w:tcPr>
          <w:p w14:paraId="0A553885" w14:textId="77777777" w:rsidR="00B11855" w:rsidRPr="001F42D3" w:rsidRDefault="003D003E" w:rsidP="00852E72">
            <w:pPr>
              <w:pStyle w:val="TableEntry"/>
            </w:pPr>
            <w:r w:rsidRPr="001F42D3">
              <w:t>H</w:t>
            </w:r>
          </w:p>
        </w:tc>
        <w:tc>
          <w:tcPr>
            <w:tcW w:w="3600" w:type="dxa"/>
          </w:tcPr>
          <w:p w14:paraId="0266064F" w14:textId="77777777" w:rsidR="00B11855" w:rsidRPr="001F42D3" w:rsidRDefault="003D003E" w:rsidP="00852E72">
            <w:pPr>
              <w:pStyle w:val="TableEntry"/>
            </w:pPr>
            <w:r w:rsidRPr="001F42D3">
              <w:t>Home</w:t>
            </w:r>
          </w:p>
        </w:tc>
        <w:tc>
          <w:tcPr>
            <w:tcW w:w="2160" w:type="dxa"/>
          </w:tcPr>
          <w:p w14:paraId="1F0CBCD3" w14:textId="77777777" w:rsidR="00B11855" w:rsidRPr="001F42D3" w:rsidRDefault="00B11855" w:rsidP="00852E72">
            <w:pPr>
              <w:pStyle w:val="TableEntry"/>
            </w:pPr>
          </w:p>
        </w:tc>
      </w:tr>
      <w:tr w:rsidR="00B11855" w:rsidRPr="001F42D3" w14:paraId="0C41E51E" w14:textId="77777777" w:rsidTr="006C0E8E">
        <w:trPr>
          <w:cantSplit/>
          <w:jc w:val="center"/>
        </w:trPr>
        <w:tc>
          <w:tcPr>
            <w:tcW w:w="1440" w:type="dxa"/>
          </w:tcPr>
          <w:p w14:paraId="1A6B1D6F" w14:textId="77777777" w:rsidR="00B11855" w:rsidRPr="001F42D3" w:rsidRDefault="003D003E" w:rsidP="00852E72">
            <w:pPr>
              <w:pStyle w:val="TableEntry"/>
            </w:pPr>
            <w:r w:rsidRPr="001F42D3">
              <w:t>N</w:t>
            </w:r>
          </w:p>
        </w:tc>
        <w:tc>
          <w:tcPr>
            <w:tcW w:w="3600" w:type="dxa"/>
          </w:tcPr>
          <w:p w14:paraId="1A54E15A" w14:textId="77777777" w:rsidR="00B11855" w:rsidRPr="001F42D3" w:rsidRDefault="003D003E" w:rsidP="00852E72">
            <w:pPr>
              <w:pStyle w:val="TableEntry"/>
            </w:pPr>
            <w:r w:rsidRPr="001F42D3">
              <w:t>Nursing Unit</w:t>
            </w:r>
          </w:p>
        </w:tc>
        <w:tc>
          <w:tcPr>
            <w:tcW w:w="2160" w:type="dxa"/>
          </w:tcPr>
          <w:p w14:paraId="4555EBBF" w14:textId="77777777" w:rsidR="00B11855" w:rsidRPr="001F42D3" w:rsidRDefault="00B11855" w:rsidP="00852E72">
            <w:pPr>
              <w:pStyle w:val="TableEntry"/>
            </w:pPr>
          </w:p>
        </w:tc>
      </w:tr>
      <w:tr w:rsidR="00B11855" w:rsidRPr="001F42D3" w14:paraId="2865DF85" w14:textId="77777777" w:rsidTr="006C0E8E">
        <w:trPr>
          <w:cantSplit/>
          <w:jc w:val="center"/>
        </w:trPr>
        <w:tc>
          <w:tcPr>
            <w:tcW w:w="1440" w:type="dxa"/>
          </w:tcPr>
          <w:p w14:paraId="56FF647F" w14:textId="77777777" w:rsidR="00B11855" w:rsidRPr="001F42D3" w:rsidRDefault="003D003E" w:rsidP="00852E72">
            <w:pPr>
              <w:pStyle w:val="TableEntry"/>
            </w:pPr>
            <w:r w:rsidRPr="001F42D3">
              <w:t>O</w:t>
            </w:r>
          </w:p>
        </w:tc>
        <w:tc>
          <w:tcPr>
            <w:tcW w:w="3600" w:type="dxa"/>
          </w:tcPr>
          <w:p w14:paraId="1EBF499C" w14:textId="77777777" w:rsidR="00B11855" w:rsidRPr="001F42D3" w:rsidRDefault="003D003E" w:rsidP="00852E72">
            <w:pPr>
              <w:pStyle w:val="TableEntry"/>
            </w:pPr>
            <w:r w:rsidRPr="001F42D3">
              <w:t>Provider’s Office</w:t>
            </w:r>
          </w:p>
        </w:tc>
        <w:tc>
          <w:tcPr>
            <w:tcW w:w="2160" w:type="dxa"/>
          </w:tcPr>
          <w:p w14:paraId="2B77A79C" w14:textId="77777777" w:rsidR="00B11855" w:rsidRPr="001F42D3" w:rsidRDefault="00B11855" w:rsidP="00852E72">
            <w:pPr>
              <w:pStyle w:val="TableEntry"/>
            </w:pPr>
          </w:p>
        </w:tc>
      </w:tr>
      <w:tr w:rsidR="00B11855" w:rsidRPr="001F42D3" w14:paraId="42791621" w14:textId="77777777" w:rsidTr="006C0E8E">
        <w:trPr>
          <w:cantSplit/>
          <w:jc w:val="center"/>
        </w:trPr>
        <w:tc>
          <w:tcPr>
            <w:tcW w:w="1440" w:type="dxa"/>
          </w:tcPr>
          <w:p w14:paraId="673CAE9B" w14:textId="77777777" w:rsidR="00B11855" w:rsidRPr="001F42D3" w:rsidRDefault="003D003E" w:rsidP="00852E72">
            <w:pPr>
              <w:pStyle w:val="TableEntry"/>
            </w:pPr>
            <w:r w:rsidRPr="001F42D3">
              <w:t>P</w:t>
            </w:r>
          </w:p>
        </w:tc>
        <w:tc>
          <w:tcPr>
            <w:tcW w:w="3600" w:type="dxa"/>
          </w:tcPr>
          <w:p w14:paraId="1E03607B" w14:textId="77777777" w:rsidR="00B11855" w:rsidRPr="001F42D3" w:rsidRDefault="003D003E" w:rsidP="00852E72">
            <w:pPr>
              <w:pStyle w:val="TableEntry"/>
            </w:pPr>
            <w:r w:rsidRPr="001F42D3">
              <w:t>Phone</w:t>
            </w:r>
          </w:p>
        </w:tc>
        <w:tc>
          <w:tcPr>
            <w:tcW w:w="2160" w:type="dxa"/>
          </w:tcPr>
          <w:p w14:paraId="0298FEF1" w14:textId="77777777" w:rsidR="00B11855" w:rsidRPr="001F42D3" w:rsidRDefault="00B11855" w:rsidP="00852E72">
            <w:pPr>
              <w:pStyle w:val="TableEntry"/>
            </w:pPr>
          </w:p>
        </w:tc>
      </w:tr>
      <w:tr w:rsidR="00B11855" w:rsidRPr="001F42D3" w14:paraId="18BAD06C" w14:textId="77777777" w:rsidTr="006C0E8E">
        <w:trPr>
          <w:cantSplit/>
          <w:jc w:val="center"/>
        </w:trPr>
        <w:tc>
          <w:tcPr>
            <w:tcW w:w="1440" w:type="dxa"/>
          </w:tcPr>
          <w:p w14:paraId="3A52BAC5" w14:textId="77777777" w:rsidR="00B11855" w:rsidRPr="001F42D3" w:rsidRDefault="003D003E" w:rsidP="00852E72">
            <w:pPr>
              <w:pStyle w:val="TableEntry"/>
            </w:pPr>
            <w:r w:rsidRPr="001F42D3">
              <w:t>S</w:t>
            </w:r>
          </w:p>
        </w:tc>
        <w:tc>
          <w:tcPr>
            <w:tcW w:w="3600" w:type="dxa"/>
          </w:tcPr>
          <w:p w14:paraId="12D3ECB0" w14:textId="77777777" w:rsidR="00B11855" w:rsidRPr="001F42D3" w:rsidRDefault="003D003E" w:rsidP="00852E72">
            <w:pPr>
              <w:pStyle w:val="TableEntry"/>
            </w:pPr>
            <w:r w:rsidRPr="001F42D3">
              <w:t>SNF</w:t>
            </w:r>
          </w:p>
        </w:tc>
        <w:tc>
          <w:tcPr>
            <w:tcW w:w="2160" w:type="dxa"/>
          </w:tcPr>
          <w:p w14:paraId="672BDC99" w14:textId="77777777" w:rsidR="00B11855" w:rsidRPr="001F42D3" w:rsidRDefault="00B11855" w:rsidP="00852E72">
            <w:pPr>
              <w:pStyle w:val="TableEntry"/>
            </w:pPr>
          </w:p>
        </w:tc>
      </w:tr>
    </w:tbl>
    <w:p w14:paraId="37E6528D" w14:textId="77777777" w:rsidR="00E05E82" w:rsidRPr="001F42D3" w:rsidRDefault="00E05E82" w:rsidP="005C1693">
      <w:pPr>
        <w:pStyle w:val="BodyText"/>
      </w:pPr>
    </w:p>
    <w:p w14:paraId="51DA75DB" w14:textId="06D1C103" w:rsidR="00B11855" w:rsidRPr="001F42D3" w:rsidRDefault="003D003E" w:rsidP="005C1693">
      <w:pPr>
        <w:pStyle w:val="BodyText"/>
      </w:pPr>
      <w:r w:rsidRPr="001F42D3">
        <w:t>National extensions of this profile may further constrain on extend this table.</w:t>
      </w:r>
    </w:p>
    <w:p w14:paraId="44E83C5B" w14:textId="77777777" w:rsidR="00B11855" w:rsidRPr="001F42D3" w:rsidRDefault="003D003E" w:rsidP="005C1693">
      <w:pPr>
        <w:pStyle w:val="BodyText"/>
      </w:pPr>
      <w:r w:rsidRPr="001F42D3">
        <w:rPr>
          <w:b/>
          <w:bCs/>
        </w:rPr>
        <w:t>Component 7: Building (IS), required but may be empty:</w:t>
      </w:r>
    </w:p>
    <w:p w14:paraId="1C605B2F" w14:textId="20C4FE84"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building where the person is located. After facility, it is the most general person location designation.</w:t>
      </w:r>
    </w:p>
    <w:p w14:paraId="3796D1AC" w14:textId="4064C0AE" w:rsidR="00B11855" w:rsidRPr="001F42D3" w:rsidRDefault="006D613E" w:rsidP="005C1693">
      <w:pPr>
        <w:pStyle w:val="BodyText"/>
      </w:pPr>
      <w:r w:rsidRPr="001F42D3">
        <w:t>HL7</w:t>
      </w:r>
      <w:r w:rsidR="00995105" w:rsidRPr="001F42D3">
        <w:t xml:space="preserve"> </w:t>
      </w:r>
      <w:r w:rsidR="003D003E" w:rsidRPr="001F42D3">
        <w:t>user-defined table 0307 does not suggest any values. The codification of buildings shall be defined at the site level in acute care settings.</w:t>
      </w:r>
    </w:p>
    <w:p w14:paraId="2FF684C8" w14:textId="77777777" w:rsidR="00B11855" w:rsidRPr="001F42D3" w:rsidRDefault="003D003E" w:rsidP="005C1693">
      <w:pPr>
        <w:pStyle w:val="BodyText"/>
      </w:pPr>
      <w:r w:rsidRPr="001F42D3">
        <w:rPr>
          <w:b/>
          <w:bCs/>
        </w:rPr>
        <w:t>Component 8: Floor (IS), required but may be empty:</w:t>
      </w:r>
    </w:p>
    <w:p w14:paraId="1F50C992" w14:textId="7440ABEC" w:rsidR="00B11855" w:rsidRPr="001F42D3" w:rsidRDefault="006D613E" w:rsidP="005C1693">
      <w:pPr>
        <w:pStyle w:val="BodyText"/>
      </w:pPr>
      <w:r w:rsidRPr="001F42D3">
        <w:t>HL7</w:t>
      </w:r>
      <w:r w:rsidR="00995105" w:rsidRPr="001F42D3">
        <w:t xml:space="preserve"> </w:t>
      </w:r>
      <w:r w:rsidR="003D003E" w:rsidRPr="001F42D3">
        <w:t xml:space="preserve">definition: This component specifies the code for the floor where the person is located. After building, it is the most </w:t>
      </w:r>
      <w:proofErr w:type="gramStart"/>
      <w:r w:rsidR="003D003E" w:rsidRPr="001F42D3">
        <w:t>general person</w:t>
      </w:r>
      <w:proofErr w:type="gramEnd"/>
      <w:r w:rsidR="003D003E" w:rsidRPr="001F42D3">
        <w:t xml:space="preserve"> location designation.</w:t>
      </w:r>
    </w:p>
    <w:p w14:paraId="7951A281" w14:textId="70107F55" w:rsidR="00B11855" w:rsidRPr="001F42D3" w:rsidRDefault="006D613E" w:rsidP="005C1693">
      <w:pPr>
        <w:pStyle w:val="BodyText"/>
      </w:pPr>
      <w:r w:rsidRPr="001F42D3">
        <w:t>HL7</w:t>
      </w:r>
      <w:r w:rsidR="00995105" w:rsidRPr="001F42D3">
        <w:t xml:space="preserve"> </w:t>
      </w:r>
      <w:r w:rsidR="003D003E" w:rsidRPr="001F42D3">
        <w:t>user-defined table 308 does not suggest any values. The codification of floors shall be defined at the site level in acute care settings.</w:t>
      </w:r>
    </w:p>
    <w:p w14:paraId="4BD41F1B" w14:textId="77777777" w:rsidR="00B11855" w:rsidRPr="001F42D3" w:rsidRDefault="003D003E" w:rsidP="005C1693">
      <w:pPr>
        <w:pStyle w:val="BodyText"/>
      </w:pPr>
      <w:r w:rsidRPr="001F42D3">
        <w:rPr>
          <w:b/>
          <w:bCs/>
        </w:rPr>
        <w:t>Component 9: Location description (ST), required but may be empty:</w:t>
      </w:r>
    </w:p>
    <w:p w14:paraId="23BA2C8C" w14:textId="43F1D0CC" w:rsidR="00B11855" w:rsidRPr="001F42D3" w:rsidRDefault="006D613E" w:rsidP="005C1693">
      <w:pPr>
        <w:pStyle w:val="BodyText"/>
      </w:pPr>
      <w:r w:rsidRPr="001F42D3">
        <w:t>HL7</w:t>
      </w:r>
      <w:r w:rsidR="00995105" w:rsidRPr="001F42D3">
        <w:t xml:space="preserve"> </w:t>
      </w:r>
      <w:r w:rsidR="003D003E" w:rsidRPr="001F42D3">
        <w:t>definition: This component describes the location in free text.</w:t>
      </w:r>
    </w:p>
    <w:p w14:paraId="384BB341" w14:textId="77777777" w:rsidR="00B11855" w:rsidRPr="001F42D3" w:rsidRDefault="003D003E" w:rsidP="005C1693">
      <w:pPr>
        <w:pStyle w:val="BodyText"/>
      </w:pPr>
      <w:r w:rsidRPr="001F42D3">
        <w:rPr>
          <w:b/>
          <w:bCs/>
        </w:rPr>
        <w:t>Component 10: Comprehensive Location Identifier (EI), required but may be empty:</w:t>
      </w:r>
    </w:p>
    <w:p w14:paraId="4B288786" w14:textId="2EE3F1C2" w:rsidR="00B11855" w:rsidRPr="001F42D3" w:rsidRDefault="006D613E" w:rsidP="005C1693">
      <w:pPr>
        <w:pStyle w:val="BodyText"/>
      </w:pPr>
      <w:r w:rsidRPr="001F42D3">
        <w:t>HL7</w:t>
      </w:r>
      <w:r w:rsidR="00995105" w:rsidRPr="001F42D3">
        <w:t xml:space="preserve"> </w:t>
      </w:r>
      <w:r w:rsidR="003D003E" w:rsidRPr="001F42D3">
        <w:t xml:space="preserve">definition: The unique identifier that represents the physical location </w:t>
      </w:r>
      <w:proofErr w:type="gramStart"/>
      <w:r w:rsidR="003D003E" w:rsidRPr="001F42D3">
        <w:t>as a whole without</w:t>
      </w:r>
      <w:proofErr w:type="gramEnd"/>
      <w:r w:rsidR="003D003E" w:rsidRPr="001F42D3">
        <w:t xml:space="preserve"> regard for the individual components. This accommodates sites that may have a different method of defining physical units </w:t>
      </w:r>
      <w:proofErr w:type="gramStart"/>
      <w:r w:rsidR="003D003E" w:rsidRPr="001F42D3">
        <w:t>or</w:t>
      </w:r>
      <w:proofErr w:type="gramEnd"/>
      <w:r w:rsidR="003D003E" w:rsidRPr="001F42D3">
        <w:t xml:space="preserve"> who may code at a less granular level. For example, point of care, room, and bed may be 1 indivisible code.</w:t>
      </w:r>
    </w:p>
    <w:p w14:paraId="6CE40162" w14:textId="77777777" w:rsidR="00B11855" w:rsidRPr="001F42D3" w:rsidRDefault="003D003E" w:rsidP="005C1693">
      <w:pPr>
        <w:pStyle w:val="BodyText"/>
      </w:pPr>
      <w:r w:rsidRPr="001F42D3">
        <w:rPr>
          <w:b/>
          <w:bCs/>
        </w:rPr>
        <w:t>Component 11: Assigning Authority for Location (HD), required but may be empty:</w:t>
      </w:r>
    </w:p>
    <w:p w14:paraId="0216076A" w14:textId="2A3563D9" w:rsidR="00B11855" w:rsidRPr="001F42D3" w:rsidRDefault="006D613E" w:rsidP="005C1693">
      <w:pPr>
        <w:pStyle w:val="BodyText"/>
      </w:pPr>
      <w:r w:rsidRPr="001F42D3">
        <w:t>HL7</w:t>
      </w:r>
      <w:r w:rsidR="00995105" w:rsidRPr="001F42D3">
        <w:t xml:space="preserve"> </w:t>
      </w:r>
      <w:r w:rsidR="003D003E" w:rsidRPr="001F42D3">
        <w:t xml:space="preserve">definition: The entity that creates </w:t>
      </w:r>
      <w:proofErr w:type="gramStart"/>
      <w:r w:rsidR="003D003E" w:rsidRPr="001F42D3">
        <w:t>the data</w:t>
      </w:r>
      <w:proofErr w:type="gramEnd"/>
      <w:r w:rsidR="003D003E" w:rsidRPr="001F42D3">
        <w:t xml:space="preserve"> for the individual physical location components. If populated, it should be the authority for all </w:t>
      </w:r>
      <w:proofErr w:type="gramStart"/>
      <w:r w:rsidR="003D003E" w:rsidRPr="001F42D3">
        <w:t>components populated</w:t>
      </w:r>
      <w:proofErr w:type="gramEnd"/>
      <w:r w:rsidR="003D003E" w:rsidRPr="001F42D3">
        <w:t xml:space="preserve">. Refer to </w:t>
      </w:r>
      <w:r w:rsidRPr="001F42D3">
        <w:t>HL7</w:t>
      </w:r>
      <w:r w:rsidR="00995105" w:rsidRPr="001F42D3">
        <w:t xml:space="preserve"> </w:t>
      </w:r>
      <w:r w:rsidR="003D003E" w:rsidRPr="001F42D3">
        <w:t>User-defined Table 0363 - Assigning authority for suggested values for the first sub-component of the HD component, &lt;namespace ID&gt;.</w:t>
      </w:r>
    </w:p>
    <w:p w14:paraId="222715E5" w14:textId="5D443AC5" w:rsidR="00B11855" w:rsidRPr="001F42D3" w:rsidRDefault="003D003E" w:rsidP="005C1693">
      <w:pPr>
        <w:pStyle w:val="BodyText"/>
      </w:pPr>
      <w:r w:rsidRPr="001F42D3">
        <w:t xml:space="preserve">By site agreement, implementers may continue to use </w:t>
      </w:r>
      <w:r w:rsidR="006D613E" w:rsidRPr="001F42D3">
        <w:t>HL7</w:t>
      </w:r>
      <w:r w:rsidR="00995105" w:rsidRPr="001F42D3">
        <w:t xml:space="preserve"> </w:t>
      </w:r>
      <w:r w:rsidRPr="001F42D3">
        <w:t>User-defined Table 0300 - Namespace ID for the first sub-component.</w:t>
      </w:r>
    </w:p>
    <w:p w14:paraId="507FC85C" w14:textId="3E708537" w:rsidR="00B11855" w:rsidRPr="001F42D3" w:rsidRDefault="00D53FC4" w:rsidP="00B34AEB">
      <w:pPr>
        <w:pStyle w:val="Heading2"/>
        <w:numPr>
          <w:ilvl w:val="0"/>
          <w:numId w:val="0"/>
        </w:numPr>
        <w:rPr>
          <w:noProof w:val="0"/>
        </w:rPr>
      </w:pPr>
      <w:bookmarkStart w:id="934" w:name="_Toc401769879"/>
      <w:bookmarkStart w:id="935" w:name="_Toc181625252"/>
      <w:r w:rsidRPr="001F42D3">
        <w:rPr>
          <w:noProof w:val="0"/>
        </w:rPr>
        <w:lastRenderedPageBreak/>
        <w:t xml:space="preserve">C.8 </w:t>
      </w:r>
      <w:r w:rsidR="003D003E" w:rsidRPr="001F42D3">
        <w:rPr>
          <w:noProof w:val="0"/>
        </w:rPr>
        <w:t>XPN Data Type</w:t>
      </w:r>
      <w:bookmarkEnd w:id="934"/>
      <w:bookmarkEnd w:id="935"/>
    </w:p>
    <w:p w14:paraId="2DBDDAD0" w14:textId="77777777" w:rsidR="00B11855" w:rsidRPr="001F42D3" w:rsidRDefault="003D003E" w:rsidP="00CF5627">
      <w:pPr>
        <w:pStyle w:val="TableTitle"/>
      </w:pPr>
      <w:r w:rsidRPr="001F42D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0FAE3711" w14:textId="77777777" w:rsidTr="00A92110">
        <w:trPr>
          <w:cantSplit/>
          <w:tblHeader/>
          <w:jc w:val="center"/>
        </w:trPr>
        <w:tc>
          <w:tcPr>
            <w:tcW w:w="783" w:type="dxa"/>
            <w:shd w:val="clear" w:color="auto" w:fill="D9D9D9"/>
          </w:tcPr>
          <w:p w14:paraId="67801A41" w14:textId="77777777" w:rsidR="00B11855" w:rsidRPr="001F42D3" w:rsidRDefault="003D003E" w:rsidP="00DC2467">
            <w:pPr>
              <w:pStyle w:val="TableEntryHeader"/>
            </w:pPr>
            <w:r w:rsidRPr="001F42D3">
              <w:t>SEQ</w:t>
            </w:r>
          </w:p>
        </w:tc>
        <w:tc>
          <w:tcPr>
            <w:tcW w:w="764" w:type="dxa"/>
            <w:shd w:val="clear" w:color="auto" w:fill="D9D9D9"/>
          </w:tcPr>
          <w:p w14:paraId="387C0E66" w14:textId="77777777" w:rsidR="00B11855" w:rsidRPr="001F42D3" w:rsidRDefault="003D003E" w:rsidP="00DC2467">
            <w:pPr>
              <w:pStyle w:val="TableEntryHeader"/>
            </w:pPr>
            <w:r w:rsidRPr="001F42D3">
              <w:t>LEN</w:t>
            </w:r>
          </w:p>
        </w:tc>
        <w:tc>
          <w:tcPr>
            <w:tcW w:w="760" w:type="dxa"/>
            <w:shd w:val="clear" w:color="auto" w:fill="D9D9D9"/>
          </w:tcPr>
          <w:p w14:paraId="0A413048" w14:textId="77777777" w:rsidR="00B11855" w:rsidRPr="001F42D3" w:rsidRDefault="003D003E" w:rsidP="00DC2467">
            <w:pPr>
              <w:pStyle w:val="TableEntryHeader"/>
            </w:pPr>
            <w:r w:rsidRPr="001F42D3">
              <w:t>DT</w:t>
            </w:r>
          </w:p>
        </w:tc>
        <w:tc>
          <w:tcPr>
            <w:tcW w:w="961" w:type="dxa"/>
            <w:shd w:val="clear" w:color="auto" w:fill="D9D9D9"/>
          </w:tcPr>
          <w:p w14:paraId="01E5E9BD" w14:textId="77777777" w:rsidR="00B11855" w:rsidRPr="001F42D3" w:rsidRDefault="003D003E" w:rsidP="00DC2467">
            <w:pPr>
              <w:pStyle w:val="TableEntryHeader"/>
            </w:pPr>
            <w:r w:rsidRPr="001F42D3">
              <w:t>Usage</w:t>
            </w:r>
          </w:p>
        </w:tc>
        <w:tc>
          <w:tcPr>
            <w:tcW w:w="1316" w:type="dxa"/>
            <w:shd w:val="clear" w:color="auto" w:fill="D9D9D9"/>
          </w:tcPr>
          <w:p w14:paraId="6C44B83F" w14:textId="77777777" w:rsidR="00B11855" w:rsidRPr="001F42D3" w:rsidRDefault="003D003E" w:rsidP="00DC2467">
            <w:pPr>
              <w:pStyle w:val="TableEntryHeader"/>
            </w:pPr>
            <w:r w:rsidRPr="001F42D3">
              <w:t>Card.</w:t>
            </w:r>
          </w:p>
        </w:tc>
        <w:tc>
          <w:tcPr>
            <w:tcW w:w="861" w:type="dxa"/>
            <w:shd w:val="clear" w:color="auto" w:fill="D9D9D9"/>
          </w:tcPr>
          <w:p w14:paraId="235D38C2" w14:textId="77777777" w:rsidR="00B11855" w:rsidRPr="001F42D3" w:rsidRDefault="003D003E" w:rsidP="00DC2467">
            <w:pPr>
              <w:pStyle w:val="TableEntryHeader"/>
            </w:pPr>
            <w:r w:rsidRPr="001F42D3">
              <w:t>TBL#</w:t>
            </w:r>
          </w:p>
        </w:tc>
        <w:tc>
          <w:tcPr>
            <w:tcW w:w="2834" w:type="dxa"/>
            <w:shd w:val="clear" w:color="auto" w:fill="D9D9D9"/>
          </w:tcPr>
          <w:p w14:paraId="4A573C39" w14:textId="77777777" w:rsidR="00B11855" w:rsidRPr="001F42D3" w:rsidRDefault="003D003E" w:rsidP="00DC2467">
            <w:pPr>
              <w:pStyle w:val="TableEntryHeader"/>
            </w:pPr>
            <w:r w:rsidRPr="001F42D3">
              <w:t>Component name</w:t>
            </w:r>
          </w:p>
        </w:tc>
      </w:tr>
      <w:tr w:rsidR="00C40FD5" w:rsidRPr="001F42D3" w14:paraId="6669E507" w14:textId="77777777" w:rsidTr="006C0E8E">
        <w:trPr>
          <w:cantSplit/>
          <w:jc w:val="center"/>
        </w:trPr>
        <w:tc>
          <w:tcPr>
            <w:tcW w:w="783" w:type="dxa"/>
          </w:tcPr>
          <w:p w14:paraId="29835148" w14:textId="77777777" w:rsidR="00B11855" w:rsidRPr="001F42D3" w:rsidRDefault="003D003E" w:rsidP="00DC2467">
            <w:pPr>
              <w:pStyle w:val="TableEntry"/>
            </w:pPr>
            <w:r w:rsidRPr="001F42D3">
              <w:t>1</w:t>
            </w:r>
          </w:p>
        </w:tc>
        <w:tc>
          <w:tcPr>
            <w:tcW w:w="764" w:type="dxa"/>
          </w:tcPr>
          <w:p w14:paraId="2DD20349" w14:textId="77777777" w:rsidR="00B11855" w:rsidRPr="001F42D3" w:rsidRDefault="003D003E" w:rsidP="00DC2467">
            <w:pPr>
              <w:pStyle w:val="TableEntry"/>
            </w:pPr>
            <w:r w:rsidRPr="001F42D3">
              <w:t>194</w:t>
            </w:r>
          </w:p>
        </w:tc>
        <w:tc>
          <w:tcPr>
            <w:tcW w:w="760" w:type="dxa"/>
          </w:tcPr>
          <w:p w14:paraId="6CD4CFF9" w14:textId="77777777" w:rsidR="00B11855" w:rsidRPr="001F42D3" w:rsidRDefault="003D003E" w:rsidP="00DC2467">
            <w:pPr>
              <w:pStyle w:val="TableEntry"/>
            </w:pPr>
            <w:r w:rsidRPr="001F42D3">
              <w:t>FN</w:t>
            </w:r>
          </w:p>
        </w:tc>
        <w:tc>
          <w:tcPr>
            <w:tcW w:w="961" w:type="dxa"/>
          </w:tcPr>
          <w:p w14:paraId="3B3B7619" w14:textId="77777777" w:rsidR="00B11855" w:rsidRPr="001F42D3" w:rsidRDefault="003D003E" w:rsidP="00DC2467">
            <w:pPr>
              <w:pStyle w:val="TableEntry"/>
            </w:pPr>
            <w:r w:rsidRPr="001F42D3">
              <w:t>RE</w:t>
            </w:r>
          </w:p>
        </w:tc>
        <w:tc>
          <w:tcPr>
            <w:tcW w:w="1316" w:type="dxa"/>
          </w:tcPr>
          <w:p w14:paraId="732E739F" w14:textId="77777777" w:rsidR="00B11855" w:rsidRPr="001F42D3" w:rsidRDefault="003D003E" w:rsidP="00DC2467">
            <w:pPr>
              <w:pStyle w:val="TableEntry"/>
            </w:pPr>
            <w:r w:rsidRPr="001F42D3">
              <w:t>[0..1]</w:t>
            </w:r>
          </w:p>
        </w:tc>
        <w:tc>
          <w:tcPr>
            <w:tcW w:w="861" w:type="dxa"/>
          </w:tcPr>
          <w:p w14:paraId="58169318" w14:textId="77777777" w:rsidR="00B11855" w:rsidRPr="001F42D3" w:rsidRDefault="00B11855" w:rsidP="00DC2467">
            <w:pPr>
              <w:pStyle w:val="TableEntry"/>
            </w:pPr>
          </w:p>
        </w:tc>
        <w:tc>
          <w:tcPr>
            <w:tcW w:w="2834" w:type="dxa"/>
          </w:tcPr>
          <w:p w14:paraId="7515F521" w14:textId="77777777" w:rsidR="00B11855" w:rsidRPr="001F42D3" w:rsidRDefault="003D003E" w:rsidP="00DC2467">
            <w:pPr>
              <w:pStyle w:val="TableEntry"/>
            </w:pPr>
            <w:r w:rsidRPr="001F42D3">
              <w:t>Family Name</w:t>
            </w:r>
          </w:p>
        </w:tc>
      </w:tr>
      <w:tr w:rsidR="00C40FD5" w:rsidRPr="001F42D3" w14:paraId="571197AA" w14:textId="77777777" w:rsidTr="006C0E8E">
        <w:trPr>
          <w:cantSplit/>
          <w:jc w:val="center"/>
        </w:trPr>
        <w:tc>
          <w:tcPr>
            <w:tcW w:w="783" w:type="dxa"/>
          </w:tcPr>
          <w:p w14:paraId="07842912" w14:textId="77777777" w:rsidR="00B11855" w:rsidRPr="001F42D3" w:rsidRDefault="003D003E" w:rsidP="00DC2467">
            <w:pPr>
              <w:pStyle w:val="TableEntry"/>
            </w:pPr>
            <w:r w:rsidRPr="001F42D3">
              <w:t>2</w:t>
            </w:r>
          </w:p>
        </w:tc>
        <w:tc>
          <w:tcPr>
            <w:tcW w:w="764" w:type="dxa"/>
          </w:tcPr>
          <w:p w14:paraId="74283DC0" w14:textId="77777777" w:rsidR="00B11855" w:rsidRPr="001F42D3" w:rsidRDefault="003D003E" w:rsidP="00DC2467">
            <w:pPr>
              <w:pStyle w:val="TableEntry"/>
            </w:pPr>
            <w:r w:rsidRPr="001F42D3">
              <w:t>30</w:t>
            </w:r>
          </w:p>
        </w:tc>
        <w:tc>
          <w:tcPr>
            <w:tcW w:w="760" w:type="dxa"/>
          </w:tcPr>
          <w:p w14:paraId="46D5E104" w14:textId="77777777" w:rsidR="00B11855" w:rsidRPr="001F42D3" w:rsidRDefault="003D003E" w:rsidP="00DC2467">
            <w:pPr>
              <w:pStyle w:val="TableEntry"/>
            </w:pPr>
            <w:r w:rsidRPr="001F42D3">
              <w:t>ST</w:t>
            </w:r>
          </w:p>
        </w:tc>
        <w:tc>
          <w:tcPr>
            <w:tcW w:w="961" w:type="dxa"/>
          </w:tcPr>
          <w:p w14:paraId="16263072" w14:textId="77777777" w:rsidR="00B11855" w:rsidRPr="001F42D3" w:rsidRDefault="003D003E" w:rsidP="00DC2467">
            <w:pPr>
              <w:pStyle w:val="TableEntry"/>
            </w:pPr>
            <w:r w:rsidRPr="001F42D3">
              <w:t>RE</w:t>
            </w:r>
          </w:p>
        </w:tc>
        <w:tc>
          <w:tcPr>
            <w:tcW w:w="1316" w:type="dxa"/>
          </w:tcPr>
          <w:p w14:paraId="521D3EA9" w14:textId="77777777" w:rsidR="00B11855" w:rsidRPr="001F42D3" w:rsidRDefault="003D003E" w:rsidP="00DC2467">
            <w:pPr>
              <w:pStyle w:val="TableEntry"/>
            </w:pPr>
            <w:r w:rsidRPr="001F42D3">
              <w:t>[0..1]</w:t>
            </w:r>
          </w:p>
        </w:tc>
        <w:tc>
          <w:tcPr>
            <w:tcW w:w="861" w:type="dxa"/>
          </w:tcPr>
          <w:p w14:paraId="46F9AA8B" w14:textId="77777777" w:rsidR="00B11855" w:rsidRPr="001F42D3" w:rsidRDefault="00B11855" w:rsidP="00DC2467">
            <w:pPr>
              <w:pStyle w:val="TableEntry"/>
            </w:pPr>
          </w:p>
        </w:tc>
        <w:tc>
          <w:tcPr>
            <w:tcW w:w="2834" w:type="dxa"/>
          </w:tcPr>
          <w:p w14:paraId="73106578" w14:textId="77777777" w:rsidR="00B11855" w:rsidRPr="001F42D3" w:rsidRDefault="003D003E" w:rsidP="00DC2467">
            <w:pPr>
              <w:pStyle w:val="TableEntry"/>
            </w:pPr>
            <w:r w:rsidRPr="001F42D3">
              <w:t>Given Name</w:t>
            </w:r>
          </w:p>
        </w:tc>
      </w:tr>
      <w:tr w:rsidR="00C40FD5" w:rsidRPr="001F42D3" w14:paraId="559B1AA8" w14:textId="77777777" w:rsidTr="006C0E8E">
        <w:trPr>
          <w:cantSplit/>
          <w:jc w:val="center"/>
        </w:trPr>
        <w:tc>
          <w:tcPr>
            <w:tcW w:w="783" w:type="dxa"/>
          </w:tcPr>
          <w:p w14:paraId="58F44453" w14:textId="77777777" w:rsidR="00B11855" w:rsidRPr="001F42D3" w:rsidRDefault="003D003E" w:rsidP="00DC2467">
            <w:pPr>
              <w:pStyle w:val="TableEntry"/>
            </w:pPr>
            <w:r w:rsidRPr="001F42D3">
              <w:t>3</w:t>
            </w:r>
          </w:p>
        </w:tc>
        <w:tc>
          <w:tcPr>
            <w:tcW w:w="764" w:type="dxa"/>
          </w:tcPr>
          <w:p w14:paraId="2DEE0FC0" w14:textId="77777777" w:rsidR="00B11855" w:rsidRPr="001F42D3" w:rsidRDefault="003D003E" w:rsidP="00DC2467">
            <w:pPr>
              <w:pStyle w:val="TableEntry"/>
            </w:pPr>
            <w:r w:rsidRPr="001F42D3">
              <w:t>30</w:t>
            </w:r>
          </w:p>
        </w:tc>
        <w:tc>
          <w:tcPr>
            <w:tcW w:w="760" w:type="dxa"/>
          </w:tcPr>
          <w:p w14:paraId="20DF0C4C" w14:textId="77777777" w:rsidR="00B11855" w:rsidRPr="001F42D3" w:rsidRDefault="003D003E" w:rsidP="00DC2467">
            <w:pPr>
              <w:pStyle w:val="TableEntry"/>
            </w:pPr>
            <w:r w:rsidRPr="001F42D3">
              <w:t>ST</w:t>
            </w:r>
          </w:p>
        </w:tc>
        <w:tc>
          <w:tcPr>
            <w:tcW w:w="961" w:type="dxa"/>
          </w:tcPr>
          <w:p w14:paraId="27E78764" w14:textId="77777777" w:rsidR="00B11855" w:rsidRPr="001F42D3" w:rsidRDefault="003D003E" w:rsidP="00DC2467">
            <w:pPr>
              <w:pStyle w:val="TableEntry"/>
            </w:pPr>
            <w:r w:rsidRPr="001F42D3">
              <w:t>RE</w:t>
            </w:r>
          </w:p>
        </w:tc>
        <w:tc>
          <w:tcPr>
            <w:tcW w:w="1316" w:type="dxa"/>
          </w:tcPr>
          <w:p w14:paraId="7841E19D" w14:textId="77777777" w:rsidR="00B11855" w:rsidRPr="001F42D3" w:rsidRDefault="003D003E" w:rsidP="00DC2467">
            <w:pPr>
              <w:pStyle w:val="TableEntry"/>
            </w:pPr>
            <w:r w:rsidRPr="001F42D3">
              <w:t>[0..1]</w:t>
            </w:r>
          </w:p>
        </w:tc>
        <w:tc>
          <w:tcPr>
            <w:tcW w:w="861" w:type="dxa"/>
          </w:tcPr>
          <w:p w14:paraId="12793F85" w14:textId="77777777" w:rsidR="00B11855" w:rsidRPr="001F42D3" w:rsidRDefault="00B11855" w:rsidP="00DC2467">
            <w:pPr>
              <w:pStyle w:val="TableEntry"/>
            </w:pPr>
          </w:p>
        </w:tc>
        <w:tc>
          <w:tcPr>
            <w:tcW w:w="2834" w:type="dxa"/>
          </w:tcPr>
          <w:p w14:paraId="508691FB" w14:textId="77777777" w:rsidR="00B11855" w:rsidRPr="001F42D3" w:rsidRDefault="003D003E" w:rsidP="00DC2467">
            <w:pPr>
              <w:pStyle w:val="TableEntry"/>
            </w:pPr>
            <w:r w:rsidRPr="001F42D3">
              <w:t>Second and Further Given Names or Initials Thereof</w:t>
            </w:r>
          </w:p>
        </w:tc>
      </w:tr>
      <w:tr w:rsidR="00C40FD5" w:rsidRPr="001F42D3" w14:paraId="05BB478C" w14:textId="77777777" w:rsidTr="006C0E8E">
        <w:trPr>
          <w:cantSplit/>
          <w:jc w:val="center"/>
        </w:trPr>
        <w:tc>
          <w:tcPr>
            <w:tcW w:w="783" w:type="dxa"/>
          </w:tcPr>
          <w:p w14:paraId="3A5A7C05" w14:textId="77777777" w:rsidR="00B11855" w:rsidRPr="001F42D3" w:rsidRDefault="003D003E" w:rsidP="00DC2467">
            <w:pPr>
              <w:pStyle w:val="TableEntry"/>
            </w:pPr>
            <w:r w:rsidRPr="001F42D3">
              <w:t>4</w:t>
            </w:r>
          </w:p>
        </w:tc>
        <w:tc>
          <w:tcPr>
            <w:tcW w:w="764" w:type="dxa"/>
          </w:tcPr>
          <w:p w14:paraId="3C548F41" w14:textId="77777777" w:rsidR="00B11855" w:rsidRPr="001F42D3" w:rsidRDefault="003D003E" w:rsidP="00DC2467">
            <w:pPr>
              <w:pStyle w:val="TableEntry"/>
            </w:pPr>
            <w:r w:rsidRPr="001F42D3">
              <w:t>20</w:t>
            </w:r>
          </w:p>
        </w:tc>
        <w:tc>
          <w:tcPr>
            <w:tcW w:w="760" w:type="dxa"/>
          </w:tcPr>
          <w:p w14:paraId="13087660" w14:textId="77777777" w:rsidR="00B11855" w:rsidRPr="001F42D3" w:rsidRDefault="003D003E" w:rsidP="00DC2467">
            <w:pPr>
              <w:pStyle w:val="TableEntry"/>
            </w:pPr>
            <w:r w:rsidRPr="001F42D3">
              <w:t>ST</w:t>
            </w:r>
          </w:p>
        </w:tc>
        <w:tc>
          <w:tcPr>
            <w:tcW w:w="961" w:type="dxa"/>
          </w:tcPr>
          <w:p w14:paraId="46B1F879" w14:textId="77777777" w:rsidR="00B11855" w:rsidRPr="001F42D3" w:rsidRDefault="003D003E" w:rsidP="00DC2467">
            <w:pPr>
              <w:pStyle w:val="TableEntry"/>
            </w:pPr>
            <w:r w:rsidRPr="001F42D3">
              <w:t>RE</w:t>
            </w:r>
          </w:p>
        </w:tc>
        <w:tc>
          <w:tcPr>
            <w:tcW w:w="1316" w:type="dxa"/>
          </w:tcPr>
          <w:p w14:paraId="34960B41" w14:textId="77777777" w:rsidR="00B11855" w:rsidRPr="001F42D3" w:rsidRDefault="003D003E" w:rsidP="00DC2467">
            <w:pPr>
              <w:pStyle w:val="TableEntry"/>
            </w:pPr>
            <w:r w:rsidRPr="001F42D3">
              <w:t>[0..1]</w:t>
            </w:r>
          </w:p>
        </w:tc>
        <w:tc>
          <w:tcPr>
            <w:tcW w:w="861" w:type="dxa"/>
          </w:tcPr>
          <w:p w14:paraId="7B3A9985" w14:textId="77777777" w:rsidR="00B11855" w:rsidRPr="001F42D3" w:rsidRDefault="00B11855" w:rsidP="00DC2467">
            <w:pPr>
              <w:pStyle w:val="TableEntry"/>
            </w:pPr>
          </w:p>
        </w:tc>
        <w:tc>
          <w:tcPr>
            <w:tcW w:w="2834" w:type="dxa"/>
          </w:tcPr>
          <w:p w14:paraId="12208C83" w14:textId="77777777" w:rsidR="00B11855" w:rsidRPr="001F42D3" w:rsidRDefault="003D003E" w:rsidP="00DC2467">
            <w:pPr>
              <w:pStyle w:val="TableEntry"/>
            </w:pPr>
            <w:r w:rsidRPr="001F42D3">
              <w:t>Suffix (e.g., JR or III)</w:t>
            </w:r>
          </w:p>
        </w:tc>
      </w:tr>
      <w:tr w:rsidR="00C40FD5" w:rsidRPr="001F42D3" w14:paraId="6D57865E" w14:textId="77777777" w:rsidTr="006C0E8E">
        <w:trPr>
          <w:cantSplit/>
          <w:jc w:val="center"/>
        </w:trPr>
        <w:tc>
          <w:tcPr>
            <w:tcW w:w="783" w:type="dxa"/>
          </w:tcPr>
          <w:p w14:paraId="7CB4840C" w14:textId="77777777" w:rsidR="00B11855" w:rsidRPr="001F42D3" w:rsidRDefault="003D003E" w:rsidP="00DC2467">
            <w:pPr>
              <w:pStyle w:val="TableEntry"/>
            </w:pPr>
            <w:r w:rsidRPr="001F42D3">
              <w:t>5</w:t>
            </w:r>
          </w:p>
        </w:tc>
        <w:tc>
          <w:tcPr>
            <w:tcW w:w="764" w:type="dxa"/>
          </w:tcPr>
          <w:p w14:paraId="343AB76C" w14:textId="77777777" w:rsidR="00B11855" w:rsidRPr="001F42D3" w:rsidRDefault="003D003E" w:rsidP="00DC2467">
            <w:pPr>
              <w:pStyle w:val="TableEntry"/>
            </w:pPr>
            <w:r w:rsidRPr="001F42D3">
              <w:t>20</w:t>
            </w:r>
          </w:p>
        </w:tc>
        <w:tc>
          <w:tcPr>
            <w:tcW w:w="760" w:type="dxa"/>
          </w:tcPr>
          <w:p w14:paraId="4B9B75D6" w14:textId="77777777" w:rsidR="00B11855" w:rsidRPr="001F42D3" w:rsidRDefault="003D003E" w:rsidP="00DC2467">
            <w:pPr>
              <w:pStyle w:val="TableEntry"/>
            </w:pPr>
            <w:r w:rsidRPr="001F42D3">
              <w:t>ST</w:t>
            </w:r>
          </w:p>
        </w:tc>
        <w:tc>
          <w:tcPr>
            <w:tcW w:w="961" w:type="dxa"/>
          </w:tcPr>
          <w:p w14:paraId="26047726" w14:textId="77777777" w:rsidR="00B11855" w:rsidRPr="001F42D3" w:rsidRDefault="003D003E" w:rsidP="00DC2467">
            <w:pPr>
              <w:pStyle w:val="TableEntry"/>
            </w:pPr>
            <w:r w:rsidRPr="001F42D3">
              <w:t>RE</w:t>
            </w:r>
          </w:p>
        </w:tc>
        <w:tc>
          <w:tcPr>
            <w:tcW w:w="1316" w:type="dxa"/>
          </w:tcPr>
          <w:p w14:paraId="145BAF92" w14:textId="77777777" w:rsidR="00B11855" w:rsidRPr="001F42D3" w:rsidRDefault="003D003E" w:rsidP="00DC2467">
            <w:pPr>
              <w:pStyle w:val="TableEntry"/>
            </w:pPr>
            <w:r w:rsidRPr="001F42D3">
              <w:t>[0..1]</w:t>
            </w:r>
          </w:p>
        </w:tc>
        <w:tc>
          <w:tcPr>
            <w:tcW w:w="861" w:type="dxa"/>
          </w:tcPr>
          <w:p w14:paraId="1C6B2173" w14:textId="77777777" w:rsidR="00B11855" w:rsidRPr="001F42D3" w:rsidRDefault="00B11855" w:rsidP="00DC2467">
            <w:pPr>
              <w:pStyle w:val="TableEntry"/>
            </w:pPr>
          </w:p>
        </w:tc>
        <w:tc>
          <w:tcPr>
            <w:tcW w:w="2834" w:type="dxa"/>
          </w:tcPr>
          <w:p w14:paraId="54EEEF19" w14:textId="77777777" w:rsidR="00B11855" w:rsidRPr="001F42D3" w:rsidRDefault="003D003E" w:rsidP="00DC2467">
            <w:pPr>
              <w:pStyle w:val="TableEntry"/>
            </w:pPr>
            <w:r w:rsidRPr="001F42D3">
              <w:t>Prefix (e.g., DR)</w:t>
            </w:r>
          </w:p>
        </w:tc>
      </w:tr>
      <w:tr w:rsidR="00C40FD5" w:rsidRPr="001F42D3" w14:paraId="214E62A3" w14:textId="77777777" w:rsidTr="006C0E8E">
        <w:trPr>
          <w:cantSplit/>
          <w:jc w:val="center"/>
        </w:trPr>
        <w:tc>
          <w:tcPr>
            <w:tcW w:w="783" w:type="dxa"/>
          </w:tcPr>
          <w:p w14:paraId="51CAC0C1" w14:textId="77777777" w:rsidR="00B11855" w:rsidRPr="001F42D3" w:rsidRDefault="003D003E" w:rsidP="00DC2467">
            <w:pPr>
              <w:pStyle w:val="TableEntry"/>
            </w:pPr>
            <w:r w:rsidRPr="001F42D3">
              <w:t>6</w:t>
            </w:r>
          </w:p>
        </w:tc>
        <w:tc>
          <w:tcPr>
            <w:tcW w:w="764" w:type="dxa"/>
          </w:tcPr>
          <w:p w14:paraId="6A5188A6" w14:textId="77777777" w:rsidR="00B11855" w:rsidRPr="001F42D3" w:rsidRDefault="003D003E" w:rsidP="00DC2467">
            <w:pPr>
              <w:pStyle w:val="TableEntry"/>
            </w:pPr>
            <w:r w:rsidRPr="001F42D3">
              <w:t>6</w:t>
            </w:r>
          </w:p>
        </w:tc>
        <w:tc>
          <w:tcPr>
            <w:tcW w:w="760" w:type="dxa"/>
          </w:tcPr>
          <w:p w14:paraId="54F42EA8" w14:textId="77777777" w:rsidR="00B11855" w:rsidRPr="001F42D3" w:rsidRDefault="003D003E" w:rsidP="00DC2467">
            <w:pPr>
              <w:pStyle w:val="TableEntry"/>
            </w:pPr>
            <w:r w:rsidRPr="001F42D3">
              <w:t>IS</w:t>
            </w:r>
          </w:p>
        </w:tc>
        <w:tc>
          <w:tcPr>
            <w:tcW w:w="961" w:type="dxa"/>
          </w:tcPr>
          <w:p w14:paraId="36AEC184" w14:textId="77777777" w:rsidR="00B11855" w:rsidRPr="001F42D3" w:rsidRDefault="003D003E" w:rsidP="00DC2467">
            <w:pPr>
              <w:pStyle w:val="TableEntry"/>
            </w:pPr>
            <w:r w:rsidRPr="001F42D3">
              <w:t>X</w:t>
            </w:r>
          </w:p>
        </w:tc>
        <w:tc>
          <w:tcPr>
            <w:tcW w:w="1316" w:type="dxa"/>
          </w:tcPr>
          <w:p w14:paraId="6942C0AA" w14:textId="77777777" w:rsidR="00B11855" w:rsidRPr="001F42D3" w:rsidRDefault="003D003E" w:rsidP="00DC2467">
            <w:pPr>
              <w:pStyle w:val="TableEntry"/>
            </w:pPr>
            <w:r w:rsidRPr="001F42D3">
              <w:t>[0..0]</w:t>
            </w:r>
          </w:p>
        </w:tc>
        <w:tc>
          <w:tcPr>
            <w:tcW w:w="861" w:type="dxa"/>
          </w:tcPr>
          <w:p w14:paraId="40E6202F" w14:textId="77777777" w:rsidR="00B11855" w:rsidRPr="001F42D3" w:rsidRDefault="003D003E" w:rsidP="00DC2467">
            <w:pPr>
              <w:pStyle w:val="TableEntry"/>
            </w:pPr>
            <w:r w:rsidRPr="001F42D3">
              <w:t>0360</w:t>
            </w:r>
          </w:p>
        </w:tc>
        <w:tc>
          <w:tcPr>
            <w:tcW w:w="2834" w:type="dxa"/>
          </w:tcPr>
          <w:p w14:paraId="576D9087" w14:textId="77777777" w:rsidR="00B11855" w:rsidRPr="001F42D3" w:rsidRDefault="003D003E" w:rsidP="00DC2467">
            <w:pPr>
              <w:pStyle w:val="TableEntry"/>
            </w:pPr>
            <w:r w:rsidRPr="001F42D3">
              <w:t>Degree (e.g., MD)</w:t>
            </w:r>
          </w:p>
        </w:tc>
      </w:tr>
      <w:tr w:rsidR="00C40FD5" w:rsidRPr="001F42D3" w14:paraId="1B25F8A0" w14:textId="77777777" w:rsidTr="006C0E8E">
        <w:trPr>
          <w:cantSplit/>
          <w:jc w:val="center"/>
        </w:trPr>
        <w:tc>
          <w:tcPr>
            <w:tcW w:w="783" w:type="dxa"/>
          </w:tcPr>
          <w:p w14:paraId="572AC7A7" w14:textId="77777777" w:rsidR="00B11855" w:rsidRPr="001F42D3" w:rsidRDefault="003D003E" w:rsidP="00DC2467">
            <w:pPr>
              <w:pStyle w:val="TableEntry"/>
            </w:pPr>
            <w:r w:rsidRPr="001F42D3">
              <w:t>7</w:t>
            </w:r>
          </w:p>
        </w:tc>
        <w:tc>
          <w:tcPr>
            <w:tcW w:w="764" w:type="dxa"/>
          </w:tcPr>
          <w:p w14:paraId="1F3A339A" w14:textId="77777777" w:rsidR="00B11855" w:rsidRPr="001F42D3" w:rsidRDefault="003D003E" w:rsidP="00DC2467">
            <w:pPr>
              <w:pStyle w:val="TableEntry"/>
            </w:pPr>
            <w:r w:rsidRPr="001F42D3">
              <w:t>1</w:t>
            </w:r>
          </w:p>
        </w:tc>
        <w:tc>
          <w:tcPr>
            <w:tcW w:w="760" w:type="dxa"/>
          </w:tcPr>
          <w:p w14:paraId="16DA5DEF" w14:textId="77777777" w:rsidR="00B11855" w:rsidRPr="001F42D3" w:rsidRDefault="003D003E" w:rsidP="00DC2467">
            <w:pPr>
              <w:pStyle w:val="TableEntry"/>
            </w:pPr>
            <w:r w:rsidRPr="001F42D3">
              <w:t>ID</w:t>
            </w:r>
          </w:p>
        </w:tc>
        <w:tc>
          <w:tcPr>
            <w:tcW w:w="961" w:type="dxa"/>
          </w:tcPr>
          <w:p w14:paraId="52525C23" w14:textId="77777777" w:rsidR="00B11855" w:rsidRPr="001F42D3" w:rsidRDefault="003D003E" w:rsidP="00DC2467">
            <w:pPr>
              <w:pStyle w:val="TableEntry"/>
            </w:pPr>
            <w:r w:rsidRPr="001F42D3">
              <w:t>R</w:t>
            </w:r>
          </w:p>
        </w:tc>
        <w:tc>
          <w:tcPr>
            <w:tcW w:w="1316" w:type="dxa"/>
          </w:tcPr>
          <w:p w14:paraId="3CA57B0A" w14:textId="77777777" w:rsidR="00B11855" w:rsidRPr="001F42D3" w:rsidRDefault="003D003E" w:rsidP="00DC2467">
            <w:pPr>
              <w:pStyle w:val="TableEntry"/>
            </w:pPr>
            <w:r w:rsidRPr="001F42D3">
              <w:t>[1..1]</w:t>
            </w:r>
          </w:p>
        </w:tc>
        <w:tc>
          <w:tcPr>
            <w:tcW w:w="861" w:type="dxa"/>
          </w:tcPr>
          <w:p w14:paraId="336DFDAF" w14:textId="77777777" w:rsidR="00B11855" w:rsidRPr="001F42D3" w:rsidRDefault="003D003E" w:rsidP="00DC2467">
            <w:pPr>
              <w:pStyle w:val="TableEntry"/>
            </w:pPr>
            <w:r w:rsidRPr="001F42D3">
              <w:t>0200</w:t>
            </w:r>
          </w:p>
        </w:tc>
        <w:tc>
          <w:tcPr>
            <w:tcW w:w="2834" w:type="dxa"/>
          </w:tcPr>
          <w:p w14:paraId="1DA9EE41" w14:textId="77777777" w:rsidR="00B11855" w:rsidRPr="001F42D3" w:rsidRDefault="003D003E" w:rsidP="00DC2467">
            <w:pPr>
              <w:pStyle w:val="TableEntry"/>
            </w:pPr>
            <w:r w:rsidRPr="001F42D3">
              <w:t>Name Type Code</w:t>
            </w:r>
          </w:p>
        </w:tc>
      </w:tr>
      <w:tr w:rsidR="00C40FD5" w:rsidRPr="001F42D3" w14:paraId="60C86E74" w14:textId="77777777" w:rsidTr="006C0E8E">
        <w:trPr>
          <w:cantSplit/>
          <w:jc w:val="center"/>
        </w:trPr>
        <w:tc>
          <w:tcPr>
            <w:tcW w:w="783" w:type="dxa"/>
          </w:tcPr>
          <w:p w14:paraId="1ABFD0C5" w14:textId="77777777" w:rsidR="00B11855" w:rsidRPr="001F42D3" w:rsidRDefault="003D003E" w:rsidP="00DC2467">
            <w:pPr>
              <w:pStyle w:val="TableEntry"/>
            </w:pPr>
            <w:r w:rsidRPr="001F42D3">
              <w:t>8</w:t>
            </w:r>
          </w:p>
        </w:tc>
        <w:tc>
          <w:tcPr>
            <w:tcW w:w="764" w:type="dxa"/>
          </w:tcPr>
          <w:p w14:paraId="4BB8C359" w14:textId="77777777" w:rsidR="00B11855" w:rsidRPr="001F42D3" w:rsidRDefault="003D003E" w:rsidP="00DC2467">
            <w:pPr>
              <w:pStyle w:val="TableEntry"/>
            </w:pPr>
            <w:r w:rsidRPr="001F42D3">
              <w:t>1</w:t>
            </w:r>
          </w:p>
        </w:tc>
        <w:tc>
          <w:tcPr>
            <w:tcW w:w="760" w:type="dxa"/>
          </w:tcPr>
          <w:p w14:paraId="0A2B0680" w14:textId="77777777" w:rsidR="00B11855" w:rsidRPr="001F42D3" w:rsidRDefault="003D003E" w:rsidP="00DC2467">
            <w:pPr>
              <w:pStyle w:val="TableEntry"/>
            </w:pPr>
            <w:r w:rsidRPr="001F42D3">
              <w:t>ID</w:t>
            </w:r>
          </w:p>
        </w:tc>
        <w:tc>
          <w:tcPr>
            <w:tcW w:w="961" w:type="dxa"/>
          </w:tcPr>
          <w:p w14:paraId="2FA515D2" w14:textId="77777777" w:rsidR="00B11855" w:rsidRPr="001F42D3" w:rsidRDefault="003D003E" w:rsidP="00DC2467">
            <w:pPr>
              <w:pStyle w:val="TableEntry"/>
            </w:pPr>
            <w:r w:rsidRPr="001F42D3">
              <w:t>RE</w:t>
            </w:r>
          </w:p>
        </w:tc>
        <w:tc>
          <w:tcPr>
            <w:tcW w:w="1316" w:type="dxa"/>
          </w:tcPr>
          <w:p w14:paraId="6B42F167" w14:textId="77777777" w:rsidR="00B11855" w:rsidRPr="001F42D3" w:rsidRDefault="003D003E" w:rsidP="00DC2467">
            <w:pPr>
              <w:pStyle w:val="TableEntry"/>
            </w:pPr>
            <w:r w:rsidRPr="001F42D3">
              <w:t>[0..1]</w:t>
            </w:r>
          </w:p>
        </w:tc>
        <w:tc>
          <w:tcPr>
            <w:tcW w:w="861" w:type="dxa"/>
          </w:tcPr>
          <w:p w14:paraId="0233EDA4" w14:textId="77777777" w:rsidR="00B11855" w:rsidRPr="001F42D3" w:rsidRDefault="003D003E" w:rsidP="00DC2467">
            <w:pPr>
              <w:pStyle w:val="TableEntry"/>
            </w:pPr>
            <w:r w:rsidRPr="001F42D3">
              <w:t>0465</w:t>
            </w:r>
          </w:p>
        </w:tc>
        <w:tc>
          <w:tcPr>
            <w:tcW w:w="2834" w:type="dxa"/>
          </w:tcPr>
          <w:p w14:paraId="1D304B60" w14:textId="77777777" w:rsidR="00B11855" w:rsidRPr="001F42D3" w:rsidRDefault="003D003E" w:rsidP="00DC2467">
            <w:pPr>
              <w:pStyle w:val="TableEntry"/>
            </w:pPr>
            <w:r w:rsidRPr="001F42D3">
              <w:t>Name Representation Code</w:t>
            </w:r>
          </w:p>
        </w:tc>
      </w:tr>
      <w:tr w:rsidR="00C40FD5" w:rsidRPr="001F42D3" w14:paraId="58F5266E" w14:textId="77777777" w:rsidTr="006C0E8E">
        <w:trPr>
          <w:cantSplit/>
          <w:jc w:val="center"/>
        </w:trPr>
        <w:tc>
          <w:tcPr>
            <w:tcW w:w="783" w:type="dxa"/>
          </w:tcPr>
          <w:p w14:paraId="04423B0D" w14:textId="77777777" w:rsidR="00B11855" w:rsidRPr="001F42D3" w:rsidRDefault="003D003E" w:rsidP="00DC2467">
            <w:pPr>
              <w:pStyle w:val="TableEntry"/>
            </w:pPr>
            <w:r w:rsidRPr="001F42D3">
              <w:t>9</w:t>
            </w:r>
          </w:p>
        </w:tc>
        <w:tc>
          <w:tcPr>
            <w:tcW w:w="764" w:type="dxa"/>
          </w:tcPr>
          <w:p w14:paraId="7BE00C34" w14:textId="77777777" w:rsidR="00B11855" w:rsidRPr="001F42D3" w:rsidRDefault="003D003E" w:rsidP="00DC2467">
            <w:pPr>
              <w:pStyle w:val="TableEntry"/>
            </w:pPr>
            <w:r w:rsidRPr="001F42D3">
              <w:t>705</w:t>
            </w:r>
          </w:p>
        </w:tc>
        <w:tc>
          <w:tcPr>
            <w:tcW w:w="760" w:type="dxa"/>
          </w:tcPr>
          <w:p w14:paraId="5D4126B8" w14:textId="77777777" w:rsidR="00B11855" w:rsidRPr="001F42D3" w:rsidRDefault="003D003E" w:rsidP="00DC2467">
            <w:pPr>
              <w:pStyle w:val="TableEntry"/>
            </w:pPr>
            <w:r w:rsidRPr="001F42D3">
              <w:t>CWE</w:t>
            </w:r>
          </w:p>
        </w:tc>
        <w:tc>
          <w:tcPr>
            <w:tcW w:w="961" w:type="dxa"/>
          </w:tcPr>
          <w:p w14:paraId="27773630" w14:textId="77777777" w:rsidR="00B11855" w:rsidRPr="001F42D3" w:rsidRDefault="003D003E" w:rsidP="00DC2467">
            <w:pPr>
              <w:pStyle w:val="TableEntry"/>
            </w:pPr>
            <w:r w:rsidRPr="001F42D3">
              <w:t>RE</w:t>
            </w:r>
          </w:p>
        </w:tc>
        <w:tc>
          <w:tcPr>
            <w:tcW w:w="1316" w:type="dxa"/>
          </w:tcPr>
          <w:p w14:paraId="2366A502" w14:textId="77777777" w:rsidR="00B11855" w:rsidRPr="001F42D3" w:rsidRDefault="003D003E" w:rsidP="00DC2467">
            <w:pPr>
              <w:pStyle w:val="TableEntry"/>
            </w:pPr>
            <w:r w:rsidRPr="001F42D3">
              <w:t>[0..1]</w:t>
            </w:r>
          </w:p>
        </w:tc>
        <w:tc>
          <w:tcPr>
            <w:tcW w:w="861" w:type="dxa"/>
          </w:tcPr>
          <w:p w14:paraId="33D501D6" w14:textId="77777777" w:rsidR="00B11855" w:rsidRPr="001F42D3" w:rsidRDefault="003D003E" w:rsidP="00DC2467">
            <w:pPr>
              <w:pStyle w:val="TableEntry"/>
            </w:pPr>
            <w:r w:rsidRPr="001F42D3">
              <w:t>0448</w:t>
            </w:r>
          </w:p>
        </w:tc>
        <w:tc>
          <w:tcPr>
            <w:tcW w:w="2834" w:type="dxa"/>
          </w:tcPr>
          <w:p w14:paraId="0DB44CDB" w14:textId="77777777" w:rsidR="00B11855" w:rsidRPr="001F42D3" w:rsidRDefault="003D003E" w:rsidP="00DC2467">
            <w:pPr>
              <w:pStyle w:val="TableEntry"/>
            </w:pPr>
            <w:r w:rsidRPr="001F42D3">
              <w:t>Name Context</w:t>
            </w:r>
          </w:p>
        </w:tc>
      </w:tr>
      <w:tr w:rsidR="00C40FD5" w:rsidRPr="001F42D3" w14:paraId="2155C488" w14:textId="77777777" w:rsidTr="006C0E8E">
        <w:trPr>
          <w:cantSplit/>
          <w:jc w:val="center"/>
        </w:trPr>
        <w:tc>
          <w:tcPr>
            <w:tcW w:w="783" w:type="dxa"/>
          </w:tcPr>
          <w:p w14:paraId="4FD01EA1" w14:textId="77777777" w:rsidR="00B11855" w:rsidRPr="001F42D3" w:rsidRDefault="003D003E" w:rsidP="00DC2467">
            <w:pPr>
              <w:pStyle w:val="TableEntry"/>
            </w:pPr>
            <w:r w:rsidRPr="001F42D3">
              <w:t>10</w:t>
            </w:r>
          </w:p>
        </w:tc>
        <w:tc>
          <w:tcPr>
            <w:tcW w:w="764" w:type="dxa"/>
          </w:tcPr>
          <w:p w14:paraId="7E33EA11" w14:textId="77777777" w:rsidR="00B11855" w:rsidRPr="001F42D3" w:rsidRDefault="003D003E" w:rsidP="00DC2467">
            <w:pPr>
              <w:pStyle w:val="TableEntry"/>
            </w:pPr>
            <w:r w:rsidRPr="001F42D3">
              <w:t>49</w:t>
            </w:r>
          </w:p>
        </w:tc>
        <w:tc>
          <w:tcPr>
            <w:tcW w:w="760" w:type="dxa"/>
          </w:tcPr>
          <w:p w14:paraId="28A77760" w14:textId="77777777" w:rsidR="00B11855" w:rsidRPr="001F42D3" w:rsidRDefault="003D003E" w:rsidP="00DC2467">
            <w:pPr>
              <w:pStyle w:val="TableEntry"/>
            </w:pPr>
            <w:r w:rsidRPr="001F42D3">
              <w:t>DR</w:t>
            </w:r>
          </w:p>
        </w:tc>
        <w:tc>
          <w:tcPr>
            <w:tcW w:w="961" w:type="dxa"/>
          </w:tcPr>
          <w:p w14:paraId="3B9B789D" w14:textId="77777777" w:rsidR="00B11855" w:rsidRPr="001F42D3" w:rsidRDefault="003D003E" w:rsidP="00DC2467">
            <w:pPr>
              <w:pStyle w:val="TableEntry"/>
            </w:pPr>
            <w:r w:rsidRPr="001F42D3">
              <w:t>X</w:t>
            </w:r>
          </w:p>
        </w:tc>
        <w:tc>
          <w:tcPr>
            <w:tcW w:w="1316" w:type="dxa"/>
          </w:tcPr>
          <w:p w14:paraId="566EF799" w14:textId="77777777" w:rsidR="00B11855" w:rsidRPr="001F42D3" w:rsidRDefault="003D003E" w:rsidP="00DC2467">
            <w:pPr>
              <w:pStyle w:val="TableEntry"/>
            </w:pPr>
            <w:r w:rsidRPr="001F42D3">
              <w:t>[0..0]</w:t>
            </w:r>
          </w:p>
        </w:tc>
        <w:tc>
          <w:tcPr>
            <w:tcW w:w="861" w:type="dxa"/>
          </w:tcPr>
          <w:p w14:paraId="7A1D9D3E" w14:textId="77777777" w:rsidR="00B11855" w:rsidRPr="001F42D3" w:rsidRDefault="00B11855" w:rsidP="00DC2467">
            <w:pPr>
              <w:pStyle w:val="TableEntry"/>
            </w:pPr>
          </w:p>
        </w:tc>
        <w:tc>
          <w:tcPr>
            <w:tcW w:w="2834" w:type="dxa"/>
          </w:tcPr>
          <w:p w14:paraId="5D264C9B" w14:textId="77777777" w:rsidR="00B11855" w:rsidRPr="001F42D3" w:rsidRDefault="003D003E" w:rsidP="00DC2467">
            <w:pPr>
              <w:pStyle w:val="TableEntry"/>
            </w:pPr>
            <w:r w:rsidRPr="001F42D3">
              <w:t>Name Validity Range</w:t>
            </w:r>
          </w:p>
        </w:tc>
      </w:tr>
      <w:tr w:rsidR="00C40FD5" w:rsidRPr="001F42D3" w14:paraId="33DF083D" w14:textId="77777777" w:rsidTr="006C0E8E">
        <w:trPr>
          <w:cantSplit/>
          <w:jc w:val="center"/>
        </w:trPr>
        <w:tc>
          <w:tcPr>
            <w:tcW w:w="783" w:type="dxa"/>
          </w:tcPr>
          <w:p w14:paraId="7261504C" w14:textId="77777777" w:rsidR="00B11855" w:rsidRPr="001F42D3" w:rsidRDefault="003D003E" w:rsidP="00DC2467">
            <w:pPr>
              <w:pStyle w:val="TableEntry"/>
            </w:pPr>
            <w:r w:rsidRPr="001F42D3">
              <w:t>11</w:t>
            </w:r>
          </w:p>
        </w:tc>
        <w:tc>
          <w:tcPr>
            <w:tcW w:w="764" w:type="dxa"/>
          </w:tcPr>
          <w:p w14:paraId="1A526AF9" w14:textId="77777777" w:rsidR="00B11855" w:rsidRPr="001F42D3" w:rsidRDefault="003D003E" w:rsidP="00DC2467">
            <w:pPr>
              <w:pStyle w:val="TableEntry"/>
            </w:pPr>
            <w:r w:rsidRPr="001F42D3">
              <w:t>1</w:t>
            </w:r>
          </w:p>
        </w:tc>
        <w:tc>
          <w:tcPr>
            <w:tcW w:w="760" w:type="dxa"/>
          </w:tcPr>
          <w:p w14:paraId="66DE9391" w14:textId="77777777" w:rsidR="00B11855" w:rsidRPr="001F42D3" w:rsidRDefault="003D003E" w:rsidP="00DC2467">
            <w:pPr>
              <w:pStyle w:val="TableEntry"/>
            </w:pPr>
            <w:r w:rsidRPr="001F42D3">
              <w:t>ID</w:t>
            </w:r>
          </w:p>
        </w:tc>
        <w:tc>
          <w:tcPr>
            <w:tcW w:w="961" w:type="dxa"/>
          </w:tcPr>
          <w:p w14:paraId="03D01BF6" w14:textId="77777777" w:rsidR="00B11855" w:rsidRPr="001F42D3" w:rsidRDefault="003D003E" w:rsidP="00DC2467">
            <w:pPr>
              <w:pStyle w:val="TableEntry"/>
            </w:pPr>
            <w:r w:rsidRPr="001F42D3">
              <w:t>RE</w:t>
            </w:r>
          </w:p>
        </w:tc>
        <w:tc>
          <w:tcPr>
            <w:tcW w:w="1316" w:type="dxa"/>
          </w:tcPr>
          <w:p w14:paraId="61CD70A0" w14:textId="77777777" w:rsidR="00B11855" w:rsidRPr="001F42D3" w:rsidRDefault="003D003E" w:rsidP="00DC2467">
            <w:pPr>
              <w:pStyle w:val="TableEntry"/>
            </w:pPr>
            <w:r w:rsidRPr="001F42D3">
              <w:t>[0..1]</w:t>
            </w:r>
          </w:p>
        </w:tc>
        <w:tc>
          <w:tcPr>
            <w:tcW w:w="861" w:type="dxa"/>
          </w:tcPr>
          <w:p w14:paraId="2166962C" w14:textId="77777777" w:rsidR="00B11855" w:rsidRPr="001F42D3" w:rsidRDefault="003D003E" w:rsidP="00DC2467">
            <w:pPr>
              <w:pStyle w:val="TableEntry"/>
            </w:pPr>
            <w:r w:rsidRPr="001F42D3">
              <w:t>0444</w:t>
            </w:r>
          </w:p>
        </w:tc>
        <w:tc>
          <w:tcPr>
            <w:tcW w:w="2834" w:type="dxa"/>
          </w:tcPr>
          <w:p w14:paraId="779BECF9" w14:textId="77777777" w:rsidR="00B11855" w:rsidRPr="001F42D3" w:rsidRDefault="003D003E" w:rsidP="00DC2467">
            <w:pPr>
              <w:pStyle w:val="TableEntry"/>
            </w:pPr>
            <w:r w:rsidRPr="001F42D3">
              <w:t>Name Assembly Order</w:t>
            </w:r>
          </w:p>
        </w:tc>
      </w:tr>
      <w:tr w:rsidR="00C40FD5" w:rsidRPr="001F42D3" w14:paraId="6E9EC687" w14:textId="77777777" w:rsidTr="006C0E8E">
        <w:trPr>
          <w:cantSplit/>
          <w:jc w:val="center"/>
        </w:trPr>
        <w:tc>
          <w:tcPr>
            <w:tcW w:w="783" w:type="dxa"/>
          </w:tcPr>
          <w:p w14:paraId="0E4BE8B3" w14:textId="77777777" w:rsidR="00B11855" w:rsidRPr="001F42D3" w:rsidRDefault="003D003E" w:rsidP="00DC2467">
            <w:pPr>
              <w:pStyle w:val="TableEntry"/>
            </w:pPr>
            <w:r w:rsidRPr="001F42D3">
              <w:t>12</w:t>
            </w:r>
          </w:p>
        </w:tc>
        <w:tc>
          <w:tcPr>
            <w:tcW w:w="764" w:type="dxa"/>
          </w:tcPr>
          <w:p w14:paraId="112ADB05" w14:textId="77777777" w:rsidR="00B11855" w:rsidRPr="001F42D3" w:rsidRDefault="003D003E" w:rsidP="00DC2467">
            <w:pPr>
              <w:pStyle w:val="TableEntry"/>
            </w:pPr>
            <w:r w:rsidRPr="001F42D3">
              <w:t>24</w:t>
            </w:r>
          </w:p>
        </w:tc>
        <w:tc>
          <w:tcPr>
            <w:tcW w:w="760" w:type="dxa"/>
          </w:tcPr>
          <w:p w14:paraId="342106F0" w14:textId="77777777" w:rsidR="00B11855" w:rsidRPr="001F42D3" w:rsidRDefault="003D003E" w:rsidP="00DC2467">
            <w:pPr>
              <w:pStyle w:val="TableEntry"/>
            </w:pPr>
            <w:r w:rsidRPr="001F42D3">
              <w:t>DTM</w:t>
            </w:r>
          </w:p>
        </w:tc>
        <w:tc>
          <w:tcPr>
            <w:tcW w:w="961" w:type="dxa"/>
          </w:tcPr>
          <w:p w14:paraId="721400E6" w14:textId="77777777" w:rsidR="00B11855" w:rsidRPr="001F42D3" w:rsidRDefault="003D003E" w:rsidP="00DC2467">
            <w:pPr>
              <w:pStyle w:val="TableEntry"/>
            </w:pPr>
            <w:r w:rsidRPr="001F42D3">
              <w:t>RE</w:t>
            </w:r>
          </w:p>
        </w:tc>
        <w:tc>
          <w:tcPr>
            <w:tcW w:w="1316" w:type="dxa"/>
          </w:tcPr>
          <w:p w14:paraId="04735DFC" w14:textId="77777777" w:rsidR="00B11855" w:rsidRPr="001F42D3" w:rsidRDefault="003D003E" w:rsidP="00DC2467">
            <w:pPr>
              <w:pStyle w:val="TableEntry"/>
            </w:pPr>
            <w:r w:rsidRPr="001F42D3">
              <w:t>[0..1]</w:t>
            </w:r>
          </w:p>
        </w:tc>
        <w:tc>
          <w:tcPr>
            <w:tcW w:w="861" w:type="dxa"/>
          </w:tcPr>
          <w:p w14:paraId="58E94BB6" w14:textId="77777777" w:rsidR="00B11855" w:rsidRPr="001F42D3" w:rsidRDefault="00B11855" w:rsidP="00DC2467">
            <w:pPr>
              <w:pStyle w:val="TableEntry"/>
            </w:pPr>
          </w:p>
        </w:tc>
        <w:tc>
          <w:tcPr>
            <w:tcW w:w="2834" w:type="dxa"/>
          </w:tcPr>
          <w:p w14:paraId="090A63AE" w14:textId="77777777" w:rsidR="00B11855" w:rsidRPr="001F42D3" w:rsidRDefault="003D003E" w:rsidP="00DC2467">
            <w:pPr>
              <w:pStyle w:val="TableEntry"/>
            </w:pPr>
            <w:r w:rsidRPr="001F42D3">
              <w:t>Effective Date</w:t>
            </w:r>
          </w:p>
        </w:tc>
      </w:tr>
      <w:tr w:rsidR="00C40FD5" w:rsidRPr="001F42D3" w14:paraId="6CEE7C67" w14:textId="77777777" w:rsidTr="006C0E8E">
        <w:trPr>
          <w:cantSplit/>
          <w:jc w:val="center"/>
        </w:trPr>
        <w:tc>
          <w:tcPr>
            <w:tcW w:w="783" w:type="dxa"/>
          </w:tcPr>
          <w:p w14:paraId="5C330B59" w14:textId="77777777" w:rsidR="00B11855" w:rsidRPr="001F42D3" w:rsidRDefault="003D003E" w:rsidP="00DC2467">
            <w:pPr>
              <w:pStyle w:val="TableEntry"/>
            </w:pPr>
            <w:r w:rsidRPr="001F42D3">
              <w:t>13</w:t>
            </w:r>
          </w:p>
        </w:tc>
        <w:tc>
          <w:tcPr>
            <w:tcW w:w="764" w:type="dxa"/>
          </w:tcPr>
          <w:p w14:paraId="2D473B29" w14:textId="77777777" w:rsidR="00B11855" w:rsidRPr="001F42D3" w:rsidRDefault="003D003E" w:rsidP="00DC2467">
            <w:pPr>
              <w:pStyle w:val="TableEntry"/>
            </w:pPr>
            <w:r w:rsidRPr="001F42D3">
              <w:t>24</w:t>
            </w:r>
          </w:p>
        </w:tc>
        <w:tc>
          <w:tcPr>
            <w:tcW w:w="760" w:type="dxa"/>
          </w:tcPr>
          <w:p w14:paraId="20B567F7" w14:textId="77777777" w:rsidR="00B11855" w:rsidRPr="001F42D3" w:rsidRDefault="003D003E" w:rsidP="00DC2467">
            <w:pPr>
              <w:pStyle w:val="TableEntry"/>
            </w:pPr>
            <w:r w:rsidRPr="001F42D3">
              <w:t>DTM</w:t>
            </w:r>
          </w:p>
        </w:tc>
        <w:tc>
          <w:tcPr>
            <w:tcW w:w="961" w:type="dxa"/>
          </w:tcPr>
          <w:p w14:paraId="6A6240ED" w14:textId="77777777" w:rsidR="00B11855" w:rsidRPr="001F42D3" w:rsidRDefault="003D003E" w:rsidP="00DC2467">
            <w:pPr>
              <w:pStyle w:val="TableEntry"/>
            </w:pPr>
            <w:r w:rsidRPr="001F42D3">
              <w:t>RE</w:t>
            </w:r>
          </w:p>
        </w:tc>
        <w:tc>
          <w:tcPr>
            <w:tcW w:w="1316" w:type="dxa"/>
          </w:tcPr>
          <w:p w14:paraId="5661A7E7" w14:textId="77777777" w:rsidR="00B11855" w:rsidRPr="001F42D3" w:rsidRDefault="003D003E" w:rsidP="00DC2467">
            <w:pPr>
              <w:pStyle w:val="TableEntry"/>
            </w:pPr>
            <w:r w:rsidRPr="001F42D3">
              <w:t>[0..1]</w:t>
            </w:r>
          </w:p>
        </w:tc>
        <w:tc>
          <w:tcPr>
            <w:tcW w:w="861" w:type="dxa"/>
          </w:tcPr>
          <w:p w14:paraId="7B7320A8" w14:textId="77777777" w:rsidR="00B11855" w:rsidRPr="001F42D3" w:rsidRDefault="00B11855" w:rsidP="00DC2467">
            <w:pPr>
              <w:pStyle w:val="TableEntry"/>
            </w:pPr>
          </w:p>
        </w:tc>
        <w:tc>
          <w:tcPr>
            <w:tcW w:w="2834" w:type="dxa"/>
          </w:tcPr>
          <w:p w14:paraId="0AB8C1C6" w14:textId="77777777" w:rsidR="00B11855" w:rsidRPr="001F42D3" w:rsidRDefault="003D003E" w:rsidP="00DC2467">
            <w:pPr>
              <w:pStyle w:val="TableEntry"/>
            </w:pPr>
            <w:r w:rsidRPr="001F42D3">
              <w:t>Expiration Date</w:t>
            </w:r>
          </w:p>
        </w:tc>
      </w:tr>
      <w:tr w:rsidR="00C40FD5" w:rsidRPr="001F42D3" w14:paraId="77504223" w14:textId="77777777" w:rsidTr="006C0E8E">
        <w:trPr>
          <w:cantSplit/>
          <w:jc w:val="center"/>
        </w:trPr>
        <w:tc>
          <w:tcPr>
            <w:tcW w:w="783" w:type="dxa"/>
          </w:tcPr>
          <w:p w14:paraId="14277375" w14:textId="77777777" w:rsidR="00B11855" w:rsidRPr="001F42D3" w:rsidRDefault="003D003E" w:rsidP="00DC2467">
            <w:pPr>
              <w:pStyle w:val="TableEntry"/>
            </w:pPr>
            <w:r w:rsidRPr="001F42D3">
              <w:t>14</w:t>
            </w:r>
          </w:p>
        </w:tc>
        <w:tc>
          <w:tcPr>
            <w:tcW w:w="764" w:type="dxa"/>
          </w:tcPr>
          <w:p w14:paraId="488502AE" w14:textId="77777777" w:rsidR="00B11855" w:rsidRPr="001F42D3" w:rsidRDefault="003D003E" w:rsidP="00DC2467">
            <w:pPr>
              <w:pStyle w:val="TableEntry"/>
            </w:pPr>
            <w:r w:rsidRPr="001F42D3">
              <w:t>199</w:t>
            </w:r>
          </w:p>
        </w:tc>
        <w:tc>
          <w:tcPr>
            <w:tcW w:w="760" w:type="dxa"/>
          </w:tcPr>
          <w:p w14:paraId="31C4A960" w14:textId="77777777" w:rsidR="00B11855" w:rsidRPr="001F42D3" w:rsidRDefault="003D003E" w:rsidP="00DC2467">
            <w:pPr>
              <w:pStyle w:val="TableEntry"/>
            </w:pPr>
            <w:r w:rsidRPr="001F42D3">
              <w:t>ST</w:t>
            </w:r>
          </w:p>
        </w:tc>
        <w:tc>
          <w:tcPr>
            <w:tcW w:w="961" w:type="dxa"/>
          </w:tcPr>
          <w:p w14:paraId="60A28B62" w14:textId="77777777" w:rsidR="00B11855" w:rsidRPr="001F42D3" w:rsidRDefault="003D003E" w:rsidP="00DC2467">
            <w:pPr>
              <w:pStyle w:val="TableEntry"/>
            </w:pPr>
            <w:r w:rsidRPr="001F42D3">
              <w:t>RE</w:t>
            </w:r>
          </w:p>
        </w:tc>
        <w:tc>
          <w:tcPr>
            <w:tcW w:w="1316" w:type="dxa"/>
          </w:tcPr>
          <w:p w14:paraId="56CA21B1" w14:textId="77777777" w:rsidR="00B11855" w:rsidRPr="001F42D3" w:rsidRDefault="003D003E" w:rsidP="00DC2467">
            <w:pPr>
              <w:pStyle w:val="TableEntry"/>
            </w:pPr>
            <w:r w:rsidRPr="001F42D3">
              <w:t>[0..1]</w:t>
            </w:r>
          </w:p>
        </w:tc>
        <w:tc>
          <w:tcPr>
            <w:tcW w:w="861" w:type="dxa"/>
          </w:tcPr>
          <w:p w14:paraId="237B5D24" w14:textId="77777777" w:rsidR="00B11855" w:rsidRPr="001F42D3" w:rsidRDefault="00B11855" w:rsidP="00DC2467">
            <w:pPr>
              <w:pStyle w:val="TableEntry"/>
            </w:pPr>
          </w:p>
        </w:tc>
        <w:tc>
          <w:tcPr>
            <w:tcW w:w="2834" w:type="dxa"/>
          </w:tcPr>
          <w:p w14:paraId="4EB0FFC0" w14:textId="77777777" w:rsidR="00B11855" w:rsidRPr="001F42D3" w:rsidRDefault="003D003E" w:rsidP="00DC2467">
            <w:pPr>
              <w:pStyle w:val="TableEntry"/>
            </w:pPr>
            <w:r w:rsidRPr="001F42D3">
              <w:t>Professional Suffix</w:t>
            </w:r>
          </w:p>
        </w:tc>
      </w:tr>
    </w:tbl>
    <w:p w14:paraId="5D062D4D" w14:textId="77777777" w:rsidR="00B11855" w:rsidRPr="001F42D3" w:rsidRDefault="00B11855" w:rsidP="00452006">
      <w:pPr>
        <w:pStyle w:val="BodyText"/>
      </w:pPr>
    </w:p>
    <w:p w14:paraId="5104D516" w14:textId="77777777" w:rsidR="00B11855" w:rsidRPr="001F42D3" w:rsidRDefault="003D003E" w:rsidP="00452006">
      <w:pPr>
        <w:pStyle w:val="BodyText"/>
      </w:pPr>
      <w:r w:rsidRPr="001F42D3">
        <w:t>This data type is usually in a repeatable field, to allow a list of names. Examples: Legal name, display name.</w:t>
      </w:r>
    </w:p>
    <w:p w14:paraId="416F9F55" w14:textId="77777777" w:rsidR="00B11855" w:rsidRPr="001F42D3" w:rsidRDefault="003D003E" w:rsidP="00452006">
      <w:pPr>
        <w:pStyle w:val="BodyText"/>
      </w:pPr>
      <w:r w:rsidRPr="001F42D3">
        <w:t>Subfield 1 "Family Name" is required if known to the sender.</w:t>
      </w:r>
    </w:p>
    <w:p w14:paraId="724060C2" w14:textId="1D8F8796" w:rsidR="00B11855" w:rsidRPr="001F42D3" w:rsidRDefault="003D003E" w:rsidP="00452006">
      <w:pPr>
        <w:pStyle w:val="BodyText"/>
      </w:pPr>
      <w:r w:rsidRPr="001F42D3">
        <w:t xml:space="preserve">Subfield 7 "Name Type Code" is required. The PAM </w:t>
      </w:r>
      <w:r w:rsidR="00CA3A2C" w:rsidRPr="001F42D3">
        <w:t>Profile</w:t>
      </w:r>
      <w:r w:rsidRPr="001F42D3">
        <w:t xml:space="preserve"> allows these values from </w:t>
      </w:r>
      <w:r w:rsidR="006D613E" w:rsidRPr="001F42D3">
        <w:t>HL7</w:t>
      </w:r>
      <w:r w:rsidR="00995105" w:rsidRPr="001F42D3">
        <w:t xml:space="preserve"> </w:t>
      </w:r>
      <w:r w:rsidRPr="001F42D3">
        <w:t>Table 0200 – Name type:</w:t>
      </w:r>
    </w:p>
    <w:p w14:paraId="12BAB811" w14:textId="26514E2D" w:rsidR="00B11855" w:rsidRPr="001F42D3" w:rsidRDefault="003D003E" w:rsidP="00CF5627">
      <w:pPr>
        <w:pStyle w:val="TableTitle"/>
      </w:pPr>
      <w:r w:rsidRPr="001F42D3">
        <w:t xml:space="preserve">Table C.8-2: </w:t>
      </w:r>
      <w:r w:rsidR="006D613E" w:rsidRPr="001F42D3">
        <w:t>HL7</w:t>
      </w:r>
      <w:r w:rsidR="00995105" w:rsidRPr="001F42D3">
        <w:t xml:space="preserve"> </w:t>
      </w:r>
      <w:r w:rsidRPr="001F42D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1F42D3" w14:paraId="0B37D9BD" w14:textId="77777777" w:rsidTr="005C1693">
        <w:trPr>
          <w:cantSplit/>
          <w:tblHeader/>
          <w:jc w:val="center"/>
        </w:trPr>
        <w:tc>
          <w:tcPr>
            <w:tcW w:w="1190" w:type="dxa"/>
            <w:shd w:val="clear" w:color="auto" w:fill="D9D9D9"/>
          </w:tcPr>
          <w:p w14:paraId="20342F42" w14:textId="77777777" w:rsidR="00B11855" w:rsidRPr="001F42D3" w:rsidRDefault="003D003E" w:rsidP="00452006">
            <w:pPr>
              <w:pStyle w:val="TableEntryHeader"/>
            </w:pPr>
            <w:r w:rsidRPr="001F42D3">
              <w:t>Value</w:t>
            </w:r>
          </w:p>
        </w:tc>
        <w:tc>
          <w:tcPr>
            <w:tcW w:w="3488" w:type="dxa"/>
            <w:shd w:val="clear" w:color="auto" w:fill="D9D9D9"/>
          </w:tcPr>
          <w:p w14:paraId="0D05AA9B" w14:textId="77777777" w:rsidR="00B11855" w:rsidRPr="001F42D3" w:rsidRDefault="003D003E" w:rsidP="00452006">
            <w:pPr>
              <w:pStyle w:val="TableEntryHeader"/>
            </w:pPr>
            <w:r w:rsidRPr="001F42D3">
              <w:t>Description</w:t>
            </w:r>
          </w:p>
        </w:tc>
        <w:tc>
          <w:tcPr>
            <w:tcW w:w="2160" w:type="dxa"/>
            <w:shd w:val="clear" w:color="auto" w:fill="D9D9D9"/>
          </w:tcPr>
          <w:p w14:paraId="2D6EB58E" w14:textId="77777777" w:rsidR="00B11855" w:rsidRPr="001F42D3" w:rsidRDefault="003D003E" w:rsidP="00452006">
            <w:pPr>
              <w:pStyle w:val="TableEntryHeader"/>
            </w:pPr>
            <w:r w:rsidRPr="001F42D3">
              <w:t>Comment</w:t>
            </w:r>
          </w:p>
        </w:tc>
      </w:tr>
      <w:tr w:rsidR="00B11855" w:rsidRPr="001F42D3" w14:paraId="004F4DD5" w14:textId="77777777" w:rsidTr="0034511D">
        <w:trPr>
          <w:cantSplit/>
          <w:jc w:val="center"/>
        </w:trPr>
        <w:tc>
          <w:tcPr>
            <w:tcW w:w="1190" w:type="dxa"/>
          </w:tcPr>
          <w:p w14:paraId="78A8D045" w14:textId="77777777" w:rsidR="00B11855" w:rsidRPr="001F42D3" w:rsidRDefault="003D003E" w:rsidP="00452006">
            <w:pPr>
              <w:pStyle w:val="TableEntry"/>
            </w:pPr>
            <w:r w:rsidRPr="001F42D3">
              <w:t>A</w:t>
            </w:r>
          </w:p>
        </w:tc>
        <w:tc>
          <w:tcPr>
            <w:tcW w:w="3488" w:type="dxa"/>
          </w:tcPr>
          <w:p w14:paraId="7F4AD223" w14:textId="77777777" w:rsidR="00B11855" w:rsidRPr="001F42D3" w:rsidRDefault="003D003E" w:rsidP="00452006">
            <w:pPr>
              <w:pStyle w:val="TableEntry"/>
            </w:pPr>
            <w:r w:rsidRPr="001F42D3">
              <w:t>Alias Name</w:t>
            </w:r>
          </w:p>
        </w:tc>
        <w:tc>
          <w:tcPr>
            <w:tcW w:w="2160" w:type="dxa"/>
          </w:tcPr>
          <w:p w14:paraId="746C7848" w14:textId="77777777" w:rsidR="00B11855" w:rsidRPr="001F42D3" w:rsidRDefault="00B11855" w:rsidP="00452006">
            <w:pPr>
              <w:pStyle w:val="TableEntry"/>
            </w:pPr>
          </w:p>
        </w:tc>
      </w:tr>
      <w:tr w:rsidR="00B11855" w:rsidRPr="001F42D3" w14:paraId="58845413" w14:textId="77777777" w:rsidTr="0034511D">
        <w:trPr>
          <w:cantSplit/>
          <w:jc w:val="center"/>
        </w:trPr>
        <w:tc>
          <w:tcPr>
            <w:tcW w:w="1190" w:type="dxa"/>
          </w:tcPr>
          <w:p w14:paraId="7D69989A" w14:textId="77777777" w:rsidR="00B11855" w:rsidRPr="001F42D3" w:rsidRDefault="003D003E" w:rsidP="00452006">
            <w:pPr>
              <w:pStyle w:val="TableEntry"/>
            </w:pPr>
            <w:r w:rsidRPr="001F42D3">
              <w:t>B</w:t>
            </w:r>
          </w:p>
        </w:tc>
        <w:tc>
          <w:tcPr>
            <w:tcW w:w="3488" w:type="dxa"/>
          </w:tcPr>
          <w:p w14:paraId="57103CF0" w14:textId="77777777" w:rsidR="00B11855" w:rsidRPr="001F42D3" w:rsidRDefault="003D003E" w:rsidP="00452006">
            <w:pPr>
              <w:pStyle w:val="TableEntry"/>
            </w:pPr>
            <w:r w:rsidRPr="001F42D3">
              <w:t>Name at Birth</w:t>
            </w:r>
          </w:p>
        </w:tc>
        <w:tc>
          <w:tcPr>
            <w:tcW w:w="2160" w:type="dxa"/>
          </w:tcPr>
          <w:p w14:paraId="24FEA81E" w14:textId="77777777" w:rsidR="00B11855" w:rsidRPr="001F42D3" w:rsidRDefault="00B11855" w:rsidP="00452006">
            <w:pPr>
              <w:pStyle w:val="TableEntry"/>
            </w:pPr>
          </w:p>
        </w:tc>
      </w:tr>
      <w:tr w:rsidR="00B11855" w:rsidRPr="001F42D3" w14:paraId="754526A3" w14:textId="77777777" w:rsidTr="0034511D">
        <w:trPr>
          <w:cantSplit/>
          <w:jc w:val="center"/>
        </w:trPr>
        <w:tc>
          <w:tcPr>
            <w:tcW w:w="1190" w:type="dxa"/>
          </w:tcPr>
          <w:p w14:paraId="679A3A30" w14:textId="77777777" w:rsidR="00B11855" w:rsidRPr="001F42D3" w:rsidRDefault="003D003E" w:rsidP="00452006">
            <w:pPr>
              <w:pStyle w:val="TableEntry"/>
            </w:pPr>
            <w:r w:rsidRPr="001F42D3">
              <w:t>C</w:t>
            </w:r>
          </w:p>
        </w:tc>
        <w:tc>
          <w:tcPr>
            <w:tcW w:w="3488" w:type="dxa"/>
          </w:tcPr>
          <w:p w14:paraId="22B722C0" w14:textId="77777777" w:rsidR="00B11855" w:rsidRPr="001F42D3" w:rsidRDefault="003D003E" w:rsidP="00452006">
            <w:pPr>
              <w:pStyle w:val="TableEntry"/>
            </w:pPr>
            <w:r w:rsidRPr="001F42D3">
              <w:t>Adopted Name</w:t>
            </w:r>
          </w:p>
        </w:tc>
        <w:tc>
          <w:tcPr>
            <w:tcW w:w="2160" w:type="dxa"/>
          </w:tcPr>
          <w:p w14:paraId="66BCD506" w14:textId="77777777" w:rsidR="00B11855" w:rsidRPr="001F42D3" w:rsidRDefault="00B11855" w:rsidP="00452006">
            <w:pPr>
              <w:pStyle w:val="TableEntry"/>
            </w:pPr>
          </w:p>
        </w:tc>
      </w:tr>
      <w:tr w:rsidR="00B11855" w:rsidRPr="001F42D3" w14:paraId="2895A94B" w14:textId="77777777" w:rsidTr="0034511D">
        <w:trPr>
          <w:cantSplit/>
          <w:jc w:val="center"/>
        </w:trPr>
        <w:tc>
          <w:tcPr>
            <w:tcW w:w="1190" w:type="dxa"/>
          </w:tcPr>
          <w:p w14:paraId="78E824C9" w14:textId="77777777" w:rsidR="00B11855" w:rsidRPr="001F42D3" w:rsidRDefault="003D003E" w:rsidP="00452006">
            <w:pPr>
              <w:pStyle w:val="TableEntry"/>
            </w:pPr>
            <w:r w:rsidRPr="001F42D3">
              <w:t>D</w:t>
            </w:r>
          </w:p>
        </w:tc>
        <w:tc>
          <w:tcPr>
            <w:tcW w:w="3488" w:type="dxa"/>
          </w:tcPr>
          <w:p w14:paraId="7CD830AC" w14:textId="77777777" w:rsidR="00B11855" w:rsidRPr="001F42D3" w:rsidRDefault="003D003E" w:rsidP="00452006">
            <w:pPr>
              <w:pStyle w:val="TableEntry"/>
            </w:pPr>
            <w:r w:rsidRPr="001F42D3">
              <w:t>Display Name</w:t>
            </w:r>
          </w:p>
        </w:tc>
        <w:tc>
          <w:tcPr>
            <w:tcW w:w="2160" w:type="dxa"/>
          </w:tcPr>
          <w:p w14:paraId="0CD027DB" w14:textId="77777777" w:rsidR="00B11855" w:rsidRPr="001F42D3" w:rsidRDefault="00B11855" w:rsidP="00452006">
            <w:pPr>
              <w:pStyle w:val="TableEntry"/>
            </w:pPr>
          </w:p>
        </w:tc>
      </w:tr>
      <w:tr w:rsidR="00B11855" w:rsidRPr="001F42D3" w14:paraId="0570EDFD" w14:textId="77777777" w:rsidTr="0034511D">
        <w:trPr>
          <w:cantSplit/>
          <w:jc w:val="center"/>
        </w:trPr>
        <w:tc>
          <w:tcPr>
            <w:tcW w:w="1190" w:type="dxa"/>
          </w:tcPr>
          <w:p w14:paraId="108C6695" w14:textId="77777777" w:rsidR="00B11855" w:rsidRPr="001F42D3" w:rsidRDefault="003D003E" w:rsidP="00452006">
            <w:pPr>
              <w:pStyle w:val="TableEntry"/>
            </w:pPr>
            <w:r w:rsidRPr="001F42D3">
              <w:t>I</w:t>
            </w:r>
          </w:p>
        </w:tc>
        <w:tc>
          <w:tcPr>
            <w:tcW w:w="3488" w:type="dxa"/>
          </w:tcPr>
          <w:p w14:paraId="75482EC7" w14:textId="77777777" w:rsidR="00B11855" w:rsidRPr="001F42D3" w:rsidRDefault="003D003E" w:rsidP="00452006">
            <w:pPr>
              <w:pStyle w:val="TableEntry"/>
            </w:pPr>
            <w:r w:rsidRPr="001F42D3">
              <w:t>Licensing Name</w:t>
            </w:r>
          </w:p>
        </w:tc>
        <w:tc>
          <w:tcPr>
            <w:tcW w:w="2160" w:type="dxa"/>
          </w:tcPr>
          <w:p w14:paraId="6D378186" w14:textId="77777777" w:rsidR="00B11855" w:rsidRPr="001F42D3" w:rsidRDefault="00B11855" w:rsidP="00452006">
            <w:pPr>
              <w:pStyle w:val="TableEntry"/>
            </w:pPr>
          </w:p>
        </w:tc>
      </w:tr>
      <w:tr w:rsidR="00B11855" w:rsidRPr="001F42D3" w14:paraId="0ABC474D" w14:textId="77777777" w:rsidTr="0034511D">
        <w:trPr>
          <w:cantSplit/>
          <w:jc w:val="center"/>
        </w:trPr>
        <w:tc>
          <w:tcPr>
            <w:tcW w:w="1190" w:type="dxa"/>
          </w:tcPr>
          <w:p w14:paraId="5866C392" w14:textId="77777777" w:rsidR="00B11855" w:rsidRPr="001F42D3" w:rsidRDefault="003D003E" w:rsidP="00452006">
            <w:pPr>
              <w:pStyle w:val="TableEntry"/>
            </w:pPr>
            <w:r w:rsidRPr="001F42D3">
              <w:t>L</w:t>
            </w:r>
          </w:p>
        </w:tc>
        <w:tc>
          <w:tcPr>
            <w:tcW w:w="3488" w:type="dxa"/>
          </w:tcPr>
          <w:p w14:paraId="7969AEDF" w14:textId="77777777" w:rsidR="00B11855" w:rsidRPr="001F42D3" w:rsidRDefault="003D003E" w:rsidP="00452006">
            <w:pPr>
              <w:pStyle w:val="TableEntry"/>
            </w:pPr>
            <w:r w:rsidRPr="001F42D3">
              <w:t>Legal Name</w:t>
            </w:r>
          </w:p>
        </w:tc>
        <w:tc>
          <w:tcPr>
            <w:tcW w:w="2160" w:type="dxa"/>
          </w:tcPr>
          <w:p w14:paraId="6666A45C" w14:textId="77777777" w:rsidR="00B11855" w:rsidRPr="001F42D3" w:rsidRDefault="00B11855" w:rsidP="00452006">
            <w:pPr>
              <w:pStyle w:val="TableEntry"/>
            </w:pPr>
          </w:p>
        </w:tc>
      </w:tr>
      <w:tr w:rsidR="00B11855" w:rsidRPr="001F42D3" w14:paraId="7A904A4E" w14:textId="77777777" w:rsidTr="0034511D">
        <w:trPr>
          <w:cantSplit/>
          <w:jc w:val="center"/>
        </w:trPr>
        <w:tc>
          <w:tcPr>
            <w:tcW w:w="1190" w:type="dxa"/>
          </w:tcPr>
          <w:p w14:paraId="7407FB55" w14:textId="77777777" w:rsidR="00B11855" w:rsidRPr="001F42D3" w:rsidRDefault="003D003E" w:rsidP="00452006">
            <w:pPr>
              <w:pStyle w:val="TableEntry"/>
            </w:pPr>
            <w:r w:rsidRPr="001F42D3">
              <w:t>M</w:t>
            </w:r>
          </w:p>
        </w:tc>
        <w:tc>
          <w:tcPr>
            <w:tcW w:w="3488" w:type="dxa"/>
          </w:tcPr>
          <w:p w14:paraId="7141EC14" w14:textId="77777777" w:rsidR="00B11855" w:rsidRPr="001F42D3" w:rsidRDefault="003D003E" w:rsidP="00452006">
            <w:pPr>
              <w:pStyle w:val="TableEntry"/>
            </w:pPr>
            <w:r w:rsidRPr="001F42D3">
              <w:t xml:space="preserve">Maiden Name </w:t>
            </w:r>
          </w:p>
        </w:tc>
        <w:tc>
          <w:tcPr>
            <w:tcW w:w="2160" w:type="dxa"/>
          </w:tcPr>
          <w:p w14:paraId="090AB361" w14:textId="77777777" w:rsidR="00B11855" w:rsidRPr="001F42D3" w:rsidRDefault="00B11855" w:rsidP="00452006">
            <w:pPr>
              <w:pStyle w:val="TableEntry"/>
            </w:pPr>
          </w:p>
        </w:tc>
      </w:tr>
      <w:tr w:rsidR="00B11855" w:rsidRPr="001F42D3" w14:paraId="5991145A" w14:textId="77777777" w:rsidTr="0034511D">
        <w:trPr>
          <w:cantSplit/>
          <w:jc w:val="center"/>
        </w:trPr>
        <w:tc>
          <w:tcPr>
            <w:tcW w:w="1190" w:type="dxa"/>
          </w:tcPr>
          <w:p w14:paraId="0C7F89C6" w14:textId="77777777" w:rsidR="00B11855" w:rsidRPr="001F42D3" w:rsidRDefault="003D003E" w:rsidP="00452006">
            <w:pPr>
              <w:pStyle w:val="TableEntry"/>
            </w:pPr>
            <w:r w:rsidRPr="001F42D3">
              <w:t>N</w:t>
            </w:r>
          </w:p>
        </w:tc>
        <w:tc>
          <w:tcPr>
            <w:tcW w:w="3488" w:type="dxa"/>
          </w:tcPr>
          <w:p w14:paraId="13D53917" w14:textId="77777777" w:rsidR="00B11855" w:rsidRPr="001F42D3" w:rsidRDefault="003D003E" w:rsidP="00452006">
            <w:pPr>
              <w:pStyle w:val="TableEntry"/>
            </w:pPr>
            <w:r w:rsidRPr="001F42D3">
              <w:t>Nickname /"Call me" Name/Street Name</w:t>
            </w:r>
          </w:p>
        </w:tc>
        <w:tc>
          <w:tcPr>
            <w:tcW w:w="2160" w:type="dxa"/>
          </w:tcPr>
          <w:p w14:paraId="75FBD7C2" w14:textId="77777777" w:rsidR="00B11855" w:rsidRPr="001F42D3" w:rsidRDefault="00B11855" w:rsidP="00452006">
            <w:pPr>
              <w:pStyle w:val="TableEntry"/>
            </w:pPr>
          </w:p>
        </w:tc>
      </w:tr>
      <w:tr w:rsidR="00B11855" w:rsidRPr="001F42D3" w14:paraId="48EB913C" w14:textId="77777777" w:rsidTr="0034511D">
        <w:trPr>
          <w:cantSplit/>
          <w:jc w:val="center"/>
        </w:trPr>
        <w:tc>
          <w:tcPr>
            <w:tcW w:w="1190" w:type="dxa"/>
          </w:tcPr>
          <w:p w14:paraId="2DC6A9AC" w14:textId="77777777" w:rsidR="00B11855" w:rsidRPr="001F42D3" w:rsidRDefault="003D003E" w:rsidP="00452006">
            <w:pPr>
              <w:pStyle w:val="TableEntry"/>
            </w:pPr>
            <w:r w:rsidRPr="001F42D3">
              <w:t>R</w:t>
            </w:r>
          </w:p>
        </w:tc>
        <w:tc>
          <w:tcPr>
            <w:tcW w:w="3488" w:type="dxa"/>
          </w:tcPr>
          <w:p w14:paraId="3967F151" w14:textId="77777777" w:rsidR="00B11855" w:rsidRPr="001F42D3" w:rsidRDefault="003D003E" w:rsidP="00452006">
            <w:pPr>
              <w:pStyle w:val="TableEntry"/>
            </w:pPr>
            <w:r w:rsidRPr="001F42D3">
              <w:t>Registered Name (animals only)</w:t>
            </w:r>
          </w:p>
        </w:tc>
        <w:tc>
          <w:tcPr>
            <w:tcW w:w="2160" w:type="dxa"/>
          </w:tcPr>
          <w:p w14:paraId="63A1955A" w14:textId="77777777" w:rsidR="00B11855" w:rsidRPr="001F42D3" w:rsidRDefault="00B11855" w:rsidP="00452006">
            <w:pPr>
              <w:pStyle w:val="TableEntry"/>
            </w:pPr>
          </w:p>
        </w:tc>
      </w:tr>
      <w:tr w:rsidR="00B11855" w:rsidRPr="001F42D3" w14:paraId="54C9941C" w14:textId="77777777" w:rsidTr="0034511D">
        <w:trPr>
          <w:cantSplit/>
          <w:jc w:val="center"/>
        </w:trPr>
        <w:tc>
          <w:tcPr>
            <w:tcW w:w="1190" w:type="dxa"/>
          </w:tcPr>
          <w:p w14:paraId="102F8816" w14:textId="77777777" w:rsidR="00B11855" w:rsidRPr="001F42D3" w:rsidRDefault="003D003E" w:rsidP="00452006">
            <w:pPr>
              <w:pStyle w:val="TableEntry"/>
            </w:pPr>
            <w:r w:rsidRPr="001F42D3">
              <w:t>S</w:t>
            </w:r>
          </w:p>
        </w:tc>
        <w:tc>
          <w:tcPr>
            <w:tcW w:w="3488" w:type="dxa"/>
          </w:tcPr>
          <w:p w14:paraId="0A846CF1" w14:textId="77777777" w:rsidR="00B11855" w:rsidRPr="001F42D3" w:rsidRDefault="003D003E" w:rsidP="00452006">
            <w:pPr>
              <w:pStyle w:val="TableEntry"/>
            </w:pPr>
            <w:r w:rsidRPr="001F42D3">
              <w:t>Coded Pseudo-Name to ensure anonymity</w:t>
            </w:r>
          </w:p>
        </w:tc>
        <w:tc>
          <w:tcPr>
            <w:tcW w:w="2160" w:type="dxa"/>
          </w:tcPr>
          <w:p w14:paraId="15540ED4" w14:textId="77777777" w:rsidR="00B11855" w:rsidRPr="001F42D3" w:rsidRDefault="00B11855" w:rsidP="00452006">
            <w:pPr>
              <w:pStyle w:val="TableEntry"/>
            </w:pPr>
          </w:p>
        </w:tc>
      </w:tr>
      <w:tr w:rsidR="00B11855" w:rsidRPr="001F42D3" w14:paraId="41156E3D" w14:textId="77777777" w:rsidTr="0034511D">
        <w:trPr>
          <w:cantSplit/>
          <w:jc w:val="center"/>
        </w:trPr>
        <w:tc>
          <w:tcPr>
            <w:tcW w:w="1190" w:type="dxa"/>
          </w:tcPr>
          <w:p w14:paraId="5443DFBF" w14:textId="77777777" w:rsidR="00B11855" w:rsidRPr="001F42D3" w:rsidRDefault="003D003E" w:rsidP="00452006">
            <w:pPr>
              <w:pStyle w:val="TableEntry"/>
            </w:pPr>
            <w:r w:rsidRPr="001F42D3">
              <w:lastRenderedPageBreak/>
              <w:t>T</w:t>
            </w:r>
          </w:p>
        </w:tc>
        <w:tc>
          <w:tcPr>
            <w:tcW w:w="3488" w:type="dxa"/>
          </w:tcPr>
          <w:p w14:paraId="4AEB799A" w14:textId="77777777" w:rsidR="00B11855" w:rsidRPr="001F42D3" w:rsidRDefault="003D003E" w:rsidP="00452006">
            <w:pPr>
              <w:pStyle w:val="TableEntry"/>
            </w:pPr>
            <w:r w:rsidRPr="001F42D3">
              <w:t>Indigenous/Tribal/Community Name</w:t>
            </w:r>
          </w:p>
        </w:tc>
        <w:tc>
          <w:tcPr>
            <w:tcW w:w="2160" w:type="dxa"/>
          </w:tcPr>
          <w:p w14:paraId="46A4F345" w14:textId="77777777" w:rsidR="00B11855" w:rsidRPr="001F42D3" w:rsidRDefault="00B11855" w:rsidP="00452006">
            <w:pPr>
              <w:pStyle w:val="TableEntry"/>
            </w:pPr>
          </w:p>
        </w:tc>
      </w:tr>
      <w:tr w:rsidR="00B11855" w:rsidRPr="001F42D3" w14:paraId="400D0481" w14:textId="77777777" w:rsidTr="0034511D">
        <w:trPr>
          <w:cantSplit/>
          <w:jc w:val="center"/>
        </w:trPr>
        <w:tc>
          <w:tcPr>
            <w:tcW w:w="1190" w:type="dxa"/>
          </w:tcPr>
          <w:p w14:paraId="6E3301A2" w14:textId="77777777" w:rsidR="00B11855" w:rsidRPr="001F42D3" w:rsidRDefault="003D003E" w:rsidP="00452006">
            <w:pPr>
              <w:pStyle w:val="TableEntry"/>
            </w:pPr>
            <w:r w:rsidRPr="001F42D3">
              <w:t>U</w:t>
            </w:r>
          </w:p>
        </w:tc>
        <w:tc>
          <w:tcPr>
            <w:tcW w:w="3488" w:type="dxa"/>
          </w:tcPr>
          <w:p w14:paraId="35D29E23" w14:textId="77777777" w:rsidR="00B11855" w:rsidRPr="001F42D3" w:rsidRDefault="003D003E" w:rsidP="00452006">
            <w:pPr>
              <w:pStyle w:val="TableEntry"/>
            </w:pPr>
            <w:r w:rsidRPr="001F42D3">
              <w:t>Unspecified</w:t>
            </w:r>
          </w:p>
        </w:tc>
        <w:tc>
          <w:tcPr>
            <w:tcW w:w="2160" w:type="dxa"/>
          </w:tcPr>
          <w:p w14:paraId="6C0968F9" w14:textId="77777777" w:rsidR="00B11855" w:rsidRPr="001F42D3" w:rsidRDefault="00B11855" w:rsidP="00452006">
            <w:pPr>
              <w:pStyle w:val="TableEntry"/>
            </w:pPr>
          </w:p>
        </w:tc>
      </w:tr>
    </w:tbl>
    <w:p w14:paraId="40EFCB83" w14:textId="77777777" w:rsidR="00264692" w:rsidRPr="001F42D3" w:rsidRDefault="00264692" w:rsidP="00452006">
      <w:pPr>
        <w:pStyle w:val="BodyText"/>
      </w:pPr>
    </w:p>
    <w:p w14:paraId="4E72A001" w14:textId="77777777" w:rsidR="00B11855" w:rsidRPr="001F42D3" w:rsidRDefault="003D003E" w:rsidP="00452006">
      <w:pPr>
        <w:pStyle w:val="BodyText"/>
      </w:pPr>
      <w:r w:rsidRPr="001F42D3">
        <w:t xml:space="preserve">This table may be further defined and restrained in national extensions of this profile. </w:t>
      </w:r>
    </w:p>
    <w:p w14:paraId="1E7129B8" w14:textId="1830CF2B" w:rsidR="00B11855" w:rsidRPr="001F42D3" w:rsidRDefault="003D003E" w:rsidP="00452006">
      <w:pPr>
        <w:pStyle w:val="BodyText"/>
      </w:pPr>
      <w:r w:rsidRPr="001F42D3">
        <w:t xml:space="preserve">Subfields 6 (Degree) and 10 (Name Validity Range) are deprecated in </w:t>
      </w:r>
      <w:r w:rsidR="006D613E" w:rsidRPr="001F42D3">
        <w:t>HL7</w:t>
      </w:r>
      <w:r w:rsidR="00995105" w:rsidRPr="001F42D3">
        <w:t xml:space="preserve"> </w:t>
      </w:r>
      <w:r w:rsidRPr="001F42D3">
        <w:t>v2.6, therefore not supported by the PCD profile.</w:t>
      </w:r>
    </w:p>
    <w:p w14:paraId="765A4C23" w14:textId="39BF1AC8" w:rsidR="00B11855" w:rsidRPr="001F42D3" w:rsidRDefault="00D53FC4" w:rsidP="00B34AEB">
      <w:pPr>
        <w:pStyle w:val="Heading2"/>
        <w:numPr>
          <w:ilvl w:val="0"/>
          <w:numId w:val="0"/>
        </w:numPr>
        <w:rPr>
          <w:noProof w:val="0"/>
        </w:rPr>
      </w:pPr>
      <w:bookmarkStart w:id="936" w:name="_Toc401769880"/>
      <w:bookmarkStart w:id="937" w:name="_Toc181625253"/>
      <w:r w:rsidRPr="001F42D3">
        <w:rPr>
          <w:noProof w:val="0"/>
        </w:rPr>
        <w:t xml:space="preserve">C.9 </w:t>
      </w:r>
      <w:r w:rsidR="003D003E" w:rsidRPr="001F42D3">
        <w:rPr>
          <w:noProof w:val="0"/>
        </w:rPr>
        <w:t>XTN Data Type</w:t>
      </w:r>
      <w:bookmarkEnd w:id="936"/>
      <w:bookmarkEnd w:id="937"/>
    </w:p>
    <w:p w14:paraId="6D43465D" w14:textId="77777777" w:rsidR="00B11855" w:rsidRPr="001F42D3" w:rsidRDefault="003D003E" w:rsidP="00CF5627">
      <w:pPr>
        <w:pStyle w:val="TableTitle"/>
      </w:pPr>
      <w:r w:rsidRPr="001F42D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71C3C5F1" w14:textId="77777777" w:rsidTr="00A92110">
        <w:trPr>
          <w:cantSplit/>
          <w:tblHeader/>
          <w:jc w:val="center"/>
        </w:trPr>
        <w:tc>
          <w:tcPr>
            <w:tcW w:w="783" w:type="dxa"/>
            <w:shd w:val="clear" w:color="auto" w:fill="D9D9D9"/>
          </w:tcPr>
          <w:p w14:paraId="48EF5D04" w14:textId="77777777" w:rsidR="00B11855" w:rsidRPr="001F42D3" w:rsidRDefault="003D003E" w:rsidP="006C0E8E">
            <w:pPr>
              <w:pStyle w:val="TableEntryHeader"/>
            </w:pPr>
            <w:r w:rsidRPr="001F42D3">
              <w:t>SEQ</w:t>
            </w:r>
          </w:p>
        </w:tc>
        <w:tc>
          <w:tcPr>
            <w:tcW w:w="764" w:type="dxa"/>
            <w:shd w:val="clear" w:color="auto" w:fill="D9D9D9"/>
          </w:tcPr>
          <w:p w14:paraId="21D031CE" w14:textId="77777777" w:rsidR="00B11855" w:rsidRPr="001F42D3" w:rsidRDefault="003D003E" w:rsidP="006C0E8E">
            <w:pPr>
              <w:pStyle w:val="TableEntryHeader"/>
            </w:pPr>
            <w:r w:rsidRPr="001F42D3">
              <w:t>LEN</w:t>
            </w:r>
          </w:p>
        </w:tc>
        <w:tc>
          <w:tcPr>
            <w:tcW w:w="760" w:type="dxa"/>
            <w:shd w:val="clear" w:color="auto" w:fill="D9D9D9"/>
          </w:tcPr>
          <w:p w14:paraId="4B136D06" w14:textId="77777777" w:rsidR="00B11855" w:rsidRPr="001F42D3" w:rsidRDefault="003D003E" w:rsidP="006C0E8E">
            <w:pPr>
              <w:pStyle w:val="TableEntryHeader"/>
            </w:pPr>
            <w:r w:rsidRPr="001F42D3">
              <w:t>DT</w:t>
            </w:r>
          </w:p>
        </w:tc>
        <w:tc>
          <w:tcPr>
            <w:tcW w:w="961" w:type="dxa"/>
            <w:shd w:val="clear" w:color="auto" w:fill="D9D9D9"/>
          </w:tcPr>
          <w:p w14:paraId="434A5A11" w14:textId="77777777" w:rsidR="00B11855" w:rsidRPr="001F42D3" w:rsidRDefault="003D003E" w:rsidP="006C0E8E">
            <w:pPr>
              <w:pStyle w:val="TableEntryHeader"/>
            </w:pPr>
            <w:r w:rsidRPr="001F42D3">
              <w:t>Usage</w:t>
            </w:r>
          </w:p>
        </w:tc>
        <w:tc>
          <w:tcPr>
            <w:tcW w:w="1316" w:type="dxa"/>
            <w:shd w:val="clear" w:color="auto" w:fill="D9D9D9"/>
          </w:tcPr>
          <w:p w14:paraId="166E24AE" w14:textId="77777777" w:rsidR="00B11855" w:rsidRPr="001F42D3" w:rsidRDefault="003D003E" w:rsidP="006C0E8E">
            <w:pPr>
              <w:pStyle w:val="TableEntryHeader"/>
            </w:pPr>
            <w:r w:rsidRPr="001F42D3">
              <w:t>Card.</w:t>
            </w:r>
          </w:p>
        </w:tc>
        <w:tc>
          <w:tcPr>
            <w:tcW w:w="861" w:type="dxa"/>
            <w:shd w:val="clear" w:color="auto" w:fill="D9D9D9"/>
          </w:tcPr>
          <w:p w14:paraId="1A81ED46" w14:textId="77777777" w:rsidR="00B11855" w:rsidRPr="001F42D3" w:rsidRDefault="003D003E" w:rsidP="006C0E8E">
            <w:pPr>
              <w:pStyle w:val="TableEntryHeader"/>
            </w:pPr>
            <w:r w:rsidRPr="001F42D3">
              <w:t>TBL#</w:t>
            </w:r>
          </w:p>
        </w:tc>
        <w:tc>
          <w:tcPr>
            <w:tcW w:w="2834" w:type="dxa"/>
            <w:shd w:val="clear" w:color="auto" w:fill="D9D9D9"/>
          </w:tcPr>
          <w:p w14:paraId="0578438A" w14:textId="77777777" w:rsidR="00B11855" w:rsidRPr="001F42D3" w:rsidRDefault="003D003E" w:rsidP="006C0E8E">
            <w:pPr>
              <w:pStyle w:val="TableEntryHeader"/>
            </w:pPr>
            <w:r w:rsidRPr="001F42D3">
              <w:t>Component name</w:t>
            </w:r>
          </w:p>
        </w:tc>
      </w:tr>
      <w:tr w:rsidR="00C40FD5" w:rsidRPr="001F42D3" w14:paraId="691F8974" w14:textId="77777777" w:rsidTr="006C0E8E">
        <w:trPr>
          <w:cantSplit/>
          <w:jc w:val="center"/>
        </w:trPr>
        <w:tc>
          <w:tcPr>
            <w:tcW w:w="783" w:type="dxa"/>
          </w:tcPr>
          <w:p w14:paraId="7E8DB352" w14:textId="77777777" w:rsidR="00B11855" w:rsidRPr="001F42D3" w:rsidRDefault="003D003E" w:rsidP="006C0E8E">
            <w:pPr>
              <w:pStyle w:val="TableEntry"/>
              <w:keepNext/>
            </w:pPr>
            <w:r w:rsidRPr="001F42D3">
              <w:t>1</w:t>
            </w:r>
          </w:p>
        </w:tc>
        <w:tc>
          <w:tcPr>
            <w:tcW w:w="764" w:type="dxa"/>
          </w:tcPr>
          <w:p w14:paraId="1D254BE6" w14:textId="77777777" w:rsidR="00B11855" w:rsidRPr="001F42D3" w:rsidRDefault="003D003E" w:rsidP="006C0E8E">
            <w:pPr>
              <w:pStyle w:val="TableEntry"/>
              <w:keepNext/>
            </w:pPr>
            <w:r w:rsidRPr="001F42D3">
              <w:t>199</w:t>
            </w:r>
          </w:p>
        </w:tc>
        <w:tc>
          <w:tcPr>
            <w:tcW w:w="760" w:type="dxa"/>
          </w:tcPr>
          <w:p w14:paraId="3ADD7AD1" w14:textId="77777777" w:rsidR="00B11855" w:rsidRPr="001F42D3" w:rsidRDefault="003D003E" w:rsidP="006C0E8E">
            <w:pPr>
              <w:pStyle w:val="TableEntry"/>
              <w:keepNext/>
            </w:pPr>
            <w:r w:rsidRPr="001F42D3">
              <w:t>ST</w:t>
            </w:r>
          </w:p>
        </w:tc>
        <w:tc>
          <w:tcPr>
            <w:tcW w:w="961" w:type="dxa"/>
          </w:tcPr>
          <w:p w14:paraId="5DBD699C" w14:textId="77777777" w:rsidR="00B11855" w:rsidRPr="001F42D3" w:rsidRDefault="003D003E" w:rsidP="006C0E8E">
            <w:pPr>
              <w:pStyle w:val="TableEntry"/>
              <w:keepNext/>
            </w:pPr>
            <w:r w:rsidRPr="001F42D3">
              <w:t>X</w:t>
            </w:r>
          </w:p>
        </w:tc>
        <w:tc>
          <w:tcPr>
            <w:tcW w:w="1316" w:type="dxa"/>
          </w:tcPr>
          <w:p w14:paraId="46895CAA" w14:textId="77777777" w:rsidR="00B11855" w:rsidRPr="001F42D3" w:rsidRDefault="00B11855" w:rsidP="006C0E8E">
            <w:pPr>
              <w:pStyle w:val="TableEntry"/>
              <w:keepNext/>
            </w:pPr>
          </w:p>
        </w:tc>
        <w:tc>
          <w:tcPr>
            <w:tcW w:w="861" w:type="dxa"/>
          </w:tcPr>
          <w:p w14:paraId="1EB4BB2E" w14:textId="77777777" w:rsidR="00B11855" w:rsidRPr="001F42D3" w:rsidRDefault="00B11855" w:rsidP="006C0E8E">
            <w:pPr>
              <w:pStyle w:val="TableEntry"/>
              <w:keepNext/>
            </w:pPr>
          </w:p>
        </w:tc>
        <w:tc>
          <w:tcPr>
            <w:tcW w:w="2834" w:type="dxa"/>
          </w:tcPr>
          <w:p w14:paraId="167D89E3" w14:textId="77777777" w:rsidR="00B11855" w:rsidRPr="001F42D3" w:rsidRDefault="003D003E" w:rsidP="006C0E8E">
            <w:pPr>
              <w:pStyle w:val="TableEntry"/>
              <w:keepNext/>
            </w:pPr>
            <w:r w:rsidRPr="001F42D3">
              <w:t>Telephone Number</w:t>
            </w:r>
          </w:p>
        </w:tc>
      </w:tr>
      <w:tr w:rsidR="00C40FD5" w:rsidRPr="001F42D3" w14:paraId="2993BFCD" w14:textId="77777777" w:rsidTr="006C0E8E">
        <w:trPr>
          <w:cantSplit/>
          <w:jc w:val="center"/>
        </w:trPr>
        <w:tc>
          <w:tcPr>
            <w:tcW w:w="783" w:type="dxa"/>
          </w:tcPr>
          <w:p w14:paraId="79E9059F" w14:textId="77777777" w:rsidR="00B11855" w:rsidRPr="001F42D3" w:rsidRDefault="003D003E" w:rsidP="006C0E8E">
            <w:pPr>
              <w:pStyle w:val="TableEntry"/>
              <w:keepNext/>
            </w:pPr>
            <w:r w:rsidRPr="001F42D3">
              <w:t>2</w:t>
            </w:r>
          </w:p>
        </w:tc>
        <w:tc>
          <w:tcPr>
            <w:tcW w:w="764" w:type="dxa"/>
          </w:tcPr>
          <w:p w14:paraId="7B89A6D5" w14:textId="77777777" w:rsidR="00B11855" w:rsidRPr="001F42D3" w:rsidRDefault="003D003E" w:rsidP="006C0E8E">
            <w:pPr>
              <w:pStyle w:val="TableEntry"/>
              <w:keepNext/>
            </w:pPr>
            <w:r w:rsidRPr="001F42D3">
              <w:t>3</w:t>
            </w:r>
          </w:p>
        </w:tc>
        <w:tc>
          <w:tcPr>
            <w:tcW w:w="760" w:type="dxa"/>
          </w:tcPr>
          <w:p w14:paraId="6AD2462B" w14:textId="77777777" w:rsidR="00B11855" w:rsidRPr="001F42D3" w:rsidRDefault="003D003E" w:rsidP="006C0E8E">
            <w:pPr>
              <w:pStyle w:val="TableEntry"/>
              <w:keepNext/>
            </w:pPr>
            <w:r w:rsidRPr="001F42D3">
              <w:t>ID</w:t>
            </w:r>
          </w:p>
        </w:tc>
        <w:tc>
          <w:tcPr>
            <w:tcW w:w="961" w:type="dxa"/>
          </w:tcPr>
          <w:p w14:paraId="1FDAC527" w14:textId="77777777" w:rsidR="00B11855" w:rsidRPr="001F42D3" w:rsidRDefault="003D003E" w:rsidP="006C0E8E">
            <w:pPr>
              <w:pStyle w:val="TableEntry"/>
              <w:keepNext/>
            </w:pPr>
            <w:r w:rsidRPr="001F42D3">
              <w:t>R</w:t>
            </w:r>
          </w:p>
        </w:tc>
        <w:tc>
          <w:tcPr>
            <w:tcW w:w="1316" w:type="dxa"/>
          </w:tcPr>
          <w:p w14:paraId="26CA217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3371AF56" w14:textId="77777777" w:rsidR="00B11855" w:rsidRPr="001F42D3" w:rsidRDefault="003D003E" w:rsidP="006C0E8E">
            <w:pPr>
              <w:pStyle w:val="TableEntry"/>
              <w:keepNext/>
            </w:pPr>
            <w:r w:rsidRPr="001F42D3">
              <w:t>0201</w:t>
            </w:r>
          </w:p>
        </w:tc>
        <w:tc>
          <w:tcPr>
            <w:tcW w:w="2834" w:type="dxa"/>
          </w:tcPr>
          <w:p w14:paraId="2B60546E" w14:textId="77777777" w:rsidR="00B11855" w:rsidRPr="001F42D3" w:rsidRDefault="003D003E" w:rsidP="006C0E8E">
            <w:pPr>
              <w:pStyle w:val="TableEntry"/>
              <w:keepNext/>
            </w:pPr>
            <w:r w:rsidRPr="001F42D3">
              <w:t>Telecommunication Use Code</w:t>
            </w:r>
          </w:p>
        </w:tc>
      </w:tr>
      <w:tr w:rsidR="00C40FD5" w:rsidRPr="001F42D3" w14:paraId="476BA465" w14:textId="77777777" w:rsidTr="006C0E8E">
        <w:trPr>
          <w:cantSplit/>
          <w:jc w:val="center"/>
        </w:trPr>
        <w:tc>
          <w:tcPr>
            <w:tcW w:w="783" w:type="dxa"/>
          </w:tcPr>
          <w:p w14:paraId="2431EC06" w14:textId="77777777" w:rsidR="00B11855" w:rsidRPr="001F42D3" w:rsidRDefault="003D003E" w:rsidP="006C0E8E">
            <w:pPr>
              <w:pStyle w:val="TableEntry"/>
              <w:keepNext/>
            </w:pPr>
            <w:r w:rsidRPr="001F42D3">
              <w:t>3</w:t>
            </w:r>
          </w:p>
        </w:tc>
        <w:tc>
          <w:tcPr>
            <w:tcW w:w="764" w:type="dxa"/>
          </w:tcPr>
          <w:p w14:paraId="2A385FC6" w14:textId="77777777" w:rsidR="00B11855" w:rsidRPr="001F42D3" w:rsidRDefault="003D003E" w:rsidP="006C0E8E">
            <w:pPr>
              <w:pStyle w:val="TableEntry"/>
              <w:keepNext/>
            </w:pPr>
            <w:r w:rsidRPr="001F42D3">
              <w:t>8</w:t>
            </w:r>
          </w:p>
        </w:tc>
        <w:tc>
          <w:tcPr>
            <w:tcW w:w="760" w:type="dxa"/>
          </w:tcPr>
          <w:p w14:paraId="4FBEEE3E" w14:textId="77777777" w:rsidR="00B11855" w:rsidRPr="001F42D3" w:rsidRDefault="003D003E" w:rsidP="006C0E8E">
            <w:pPr>
              <w:pStyle w:val="TableEntry"/>
              <w:keepNext/>
            </w:pPr>
            <w:r w:rsidRPr="001F42D3">
              <w:t>ID</w:t>
            </w:r>
          </w:p>
        </w:tc>
        <w:tc>
          <w:tcPr>
            <w:tcW w:w="961" w:type="dxa"/>
          </w:tcPr>
          <w:p w14:paraId="6AC6AD04" w14:textId="77777777" w:rsidR="00B11855" w:rsidRPr="001F42D3" w:rsidRDefault="003D003E" w:rsidP="006C0E8E">
            <w:pPr>
              <w:pStyle w:val="TableEntry"/>
              <w:keepNext/>
            </w:pPr>
            <w:r w:rsidRPr="001F42D3">
              <w:t>R</w:t>
            </w:r>
          </w:p>
        </w:tc>
        <w:tc>
          <w:tcPr>
            <w:tcW w:w="1316" w:type="dxa"/>
          </w:tcPr>
          <w:p w14:paraId="62E8734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0A9A67BF" w14:textId="77777777" w:rsidR="00B11855" w:rsidRPr="001F42D3" w:rsidRDefault="003D003E" w:rsidP="006C0E8E">
            <w:pPr>
              <w:pStyle w:val="TableEntry"/>
              <w:keepNext/>
            </w:pPr>
            <w:r w:rsidRPr="001F42D3">
              <w:t>0202</w:t>
            </w:r>
          </w:p>
        </w:tc>
        <w:tc>
          <w:tcPr>
            <w:tcW w:w="2834" w:type="dxa"/>
          </w:tcPr>
          <w:p w14:paraId="608AC9C6" w14:textId="77777777" w:rsidR="00B11855" w:rsidRPr="001F42D3" w:rsidRDefault="003D003E" w:rsidP="006C0E8E">
            <w:pPr>
              <w:pStyle w:val="TableEntry"/>
              <w:keepNext/>
            </w:pPr>
            <w:r w:rsidRPr="001F42D3">
              <w:t>Telecommunication Equipment Type</w:t>
            </w:r>
          </w:p>
        </w:tc>
      </w:tr>
      <w:tr w:rsidR="00C40FD5" w:rsidRPr="001F42D3" w14:paraId="2FDF6F6D" w14:textId="77777777" w:rsidTr="006C0E8E">
        <w:trPr>
          <w:cantSplit/>
          <w:jc w:val="center"/>
        </w:trPr>
        <w:tc>
          <w:tcPr>
            <w:tcW w:w="783" w:type="dxa"/>
          </w:tcPr>
          <w:p w14:paraId="078E8D03" w14:textId="77777777" w:rsidR="00B11855" w:rsidRPr="001F42D3" w:rsidRDefault="003D003E" w:rsidP="001915B9">
            <w:pPr>
              <w:pStyle w:val="TableEntry"/>
            </w:pPr>
            <w:r w:rsidRPr="001F42D3">
              <w:t>4</w:t>
            </w:r>
          </w:p>
        </w:tc>
        <w:tc>
          <w:tcPr>
            <w:tcW w:w="764" w:type="dxa"/>
          </w:tcPr>
          <w:p w14:paraId="02C46929" w14:textId="77777777" w:rsidR="00B11855" w:rsidRPr="001F42D3" w:rsidRDefault="003D003E" w:rsidP="001915B9">
            <w:pPr>
              <w:pStyle w:val="TableEntry"/>
            </w:pPr>
            <w:r w:rsidRPr="001F42D3">
              <w:t>199</w:t>
            </w:r>
          </w:p>
        </w:tc>
        <w:tc>
          <w:tcPr>
            <w:tcW w:w="760" w:type="dxa"/>
          </w:tcPr>
          <w:p w14:paraId="4402FECB" w14:textId="77777777" w:rsidR="00B11855" w:rsidRPr="001F42D3" w:rsidRDefault="003D003E" w:rsidP="001915B9">
            <w:pPr>
              <w:pStyle w:val="TableEntry"/>
            </w:pPr>
            <w:r w:rsidRPr="001F42D3">
              <w:t>ST</w:t>
            </w:r>
          </w:p>
        </w:tc>
        <w:tc>
          <w:tcPr>
            <w:tcW w:w="961" w:type="dxa"/>
          </w:tcPr>
          <w:p w14:paraId="41F594BB" w14:textId="77777777" w:rsidR="00B11855" w:rsidRPr="001F42D3" w:rsidRDefault="003D003E" w:rsidP="001915B9">
            <w:pPr>
              <w:pStyle w:val="TableEntry"/>
            </w:pPr>
            <w:r w:rsidRPr="001F42D3">
              <w:t>RE</w:t>
            </w:r>
          </w:p>
        </w:tc>
        <w:tc>
          <w:tcPr>
            <w:tcW w:w="1316" w:type="dxa"/>
          </w:tcPr>
          <w:p w14:paraId="05579265" w14:textId="77777777" w:rsidR="00B11855" w:rsidRPr="001F42D3" w:rsidRDefault="003D003E" w:rsidP="001915B9">
            <w:pPr>
              <w:pStyle w:val="TableEntry"/>
            </w:pPr>
            <w:r w:rsidRPr="001F42D3">
              <w:t>[0..1]</w:t>
            </w:r>
          </w:p>
        </w:tc>
        <w:tc>
          <w:tcPr>
            <w:tcW w:w="861" w:type="dxa"/>
          </w:tcPr>
          <w:p w14:paraId="0B97D29C" w14:textId="77777777" w:rsidR="00B11855" w:rsidRPr="001F42D3" w:rsidRDefault="00B11855" w:rsidP="001915B9">
            <w:pPr>
              <w:pStyle w:val="TableEntry"/>
            </w:pPr>
          </w:p>
        </w:tc>
        <w:tc>
          <w:tcPr>
            <w:tcW w:w="2834" w:type="dxa"/>
          </w:tcPr>
          <w:p w14:paraId="5A775AB3" w14:textId="77777777" w:rsidR="00B11855" w:rsidRPr="001F42D3" w:rsidRDefault="003D003E" w:rsidP="001915B9">
            <w:pPr>
              <w:pStyle w:val="TableEntry"/>
            </w:pPr>
            <w:r w:rsidRPr="001F42D3">
              <w:t>Email Address</w:t>
            </w:r>
          </w:p>
        </w:tc>
      </w:tr>
      <w:tr w:rsidR="00C40FD5" w:rsidRPr="001F42D3" w14:paraId="66F11F5C" w14:textId="77777777" w:rsidTr="006C0E8E">
        <w:trPr>
          <w:cantSplit/>
          <w:jc w:val="center"/>
        </w:trPr>
        <w:tc>
          <w:tcPr>
            <w:tcW w:w="783" w:type="dxa"/>
          </w:tcPr>
          <w:p w14:paraId="29C27FBE" w14:textId="77777777" w:rsidR="00B11855" w:rsidRPr="001F42D3" w:rsidRDefault="003D003E" w:rsidP="001915B9">
            <w:pPr>
              <w:pStyle w:val="TableEntry"/>
            </w:pPr>
            <w:r w:rsidRPr="001F42D3">
              <w:t>5</w:t>
            </w:r>
          </w:p>
        </w:tc>
        <w:tc>
          <w:tcPr>
            <w:tcW w:w="764" w:type="dxa"/>
          </w:tcPr>
          <w:p w14:paraId="25AB5904" w14:textId="77777777" w:rsidR="00B11855" w:rsidRPr="001F42D3" w:rsidRDefault="003D003E" w:rsidP="001915B9">
            <w:pPr>
              <w:pStyle w:val="TableEntry"/>
            </w:pPr>
            <w:r w:rsidRPr="001F42D3">
              <w:t>3</w:t>
            </w:r>
          </w:p>
        </w:tc>
        <w:tc>
          <w:tcPr>
            <w:tcW w:w="760" w:type="dxa"/>
          </w:tcPr>
          <w:p w14:paraId="3982C2C0" w14:textId="77777777" w:rsidR="00B11855" w:rsidRPr="001F42D3" w:rsidRDefault="003D003E" w:rsidP="001915B9">
            <w:pPr>
              <w:pStyle w:val="TableEntry"/>
            </w:pPr>
            <w:r w:rsidRPr="001F42D3">
              <w:t>NM</w:t>
            </w:r>
          </w:p>
        </w:tc>
        <w:tc>
          <w:tcPr>
            <w:tcW w:w="961" w:type="dxa"/>
          </w:tcPr>
          <w:p w14:paraId="6876007C" w14:textId="77777777" w:rsidR="00B11855" w:rsidRPr="001F42D3" w:rsidRDefault="003D003E" w:rsidP="001915B9">
            <w:pPr>
              <w:pStyle w:val="TableEntry"/>
            </w:pPr>
            <w:r w:rsidRPr="001F42D3">
              <w:t>RE</w:t>
            </w:r>
          </w:p>
        </w:tc>
        <w:tc>
          <w:tcPr>
            <w:tcW w:w="1316" w:type="dxa"/>
          </w:tcPr>
          <w:p w14:paraId="11FD92DB" w14:textId="77777777" w:rsidR="00B11855" w:rsidRPr="001F42D3" w:rsidRDefault="003D003E" w:rsidP="001915B9">
            <w:pPr>
              <w:pStyle w:val="TableEntry"/>
            </w:pPr>
            <w:r w:rsidRPr="001F42D3">
              <w:t>[0..1]</w:t>
            </w:r>
          </w:p>
        </w:tc>
        <w:tc>
          <w:tcPr>
            <w:tcW w:w="861" w:type="dxa"/>
          </w:tcPr>
          <w:p w14:paraId="47F78E0F" w14:textId="77777777" w:rsidR="00B11855" w:rsidRPr="001F42D3" w:rsidRDefault="00B11855" w:rsidP="001915B9">
            <w:pPr>
              <w:pStyle w:val="TableEntry"/>
            </w:pPr>
          </w:p>
        </w:tc>
        <w:tc>
          <w:tcPr>
            <w:tcW w:w="2834" w:type="dxa"/>
          </w:tcPr>
          <w:p w14:paraId="7F11BF9E" w14:textId="77777777" w:rsidR="00B11855" w:rsidRPr="001F42D3" w:rsidRDefault="003D003E" w:rsidP="001915B9">
            <w:pPr>
              <w:pStyle w:val="TableEntry"/>
            </w:pPr>
            <w:r w:rsidRPr="001F42D3">
              <w:t>Country Code</w:t>
            </w:r>
          </w:p>
        </w:tc>
      </w:tr>
      <w:tr w:rsidR="00C40FD5" w:rsidRPr="001F42D3" w14:paraId="3CAEFB73" w14:textId="77777777" w:rsidTr="006C0E8E">
        <w:trPr>
          <w:cantSplit/>
          <w:jc w:val="center"/>
        </w:trPr>
        <w:tc>
          <w:tcPr>
            <w:tcW w:w="783" w:type="dxa"/>
          </w:tcPr>
          <w:p w14:paraId="4B4CFC24" w14:textId="77777777" w:rsidR="00B11855" w:rsidRPr="001F42D3" w:rsidRDefault="003D003E" w:rsidP="001915B9">
            <w:pPr>
              <w:pStyle w:val="TableEntry"/>
            </w:pPr>
            <w:r w:rsidRPr="001F42D3">
              <w:t>6</w:t>
            </w:r>
          </w:p>
        </w:tc>
        <w:tc>
          <w:tcPr>
            <w:tcW w:w="764" w:type="dxa"/>
          </w:tcPr>
          <w:p w14:paraId="6371C43F" w14:textId="77777777" w:rsidR="00B11855" w:rsidRPr="001F42D3" w:rsidRDefault="003D003E" w:rsidP="001915B9">
            <w:pPr>
              <w:pStyle w:val="TableEntry"/>
            </w:pPr>
            <w:r w:rsidRPr="001F42D3">
              <w:t>5</w:t>
            </w:r>
          </w:p>
        </w:tc>
        <w:tc>
          <w:tcPr>
            <w:tcW w:w="760" w:type="dxa"/>
          </w:tcPr>
          <w:p w14:paraId="1E82968E" w14:textId="77777777" w:rsidR="00B11855" w:rsidRPr="001F42D3" w:rsidRDefault="003D003E" w:rsidP="001915B9">
            <w:pPr>
              <w:pStyle w:val="TableEntry"/>
            </w:pPr>
            <w:r w:rsidRPr="001F42D3">
              <w:t>NM</w:t>
            </w:r>
          </w:p>
        </w:tc>
        <w:tc>
          <w:tcPr>
            <w:tcW w:w="961" w:type="dxa"/>
          </w:tcPr>
          <w:p w14:paraId="12D68E1F" w14:textId="77777777" w:rsidR="00B11855" w:rsidRPr="001F42D3" w:rsidRDefault="003D003E" w:rsidP="001915B9">
            <w:pPr>
              <w:pStyle w:val="TableEntry"/>
            </w:pPr>
            <w:r w:rsidRPr="001F42D3">
              <w:t>RE</w:t>
            </w:r>
          </w:p>
        </w:tc>
        <w:tc>
          <w:tcPr>
            <w:tcW w:w="1316" w:type="dxa"/>
          </w:tcPr>
          <w:p w14:paraId="4C16E825" w14:textId="77777777" w:rsidR="00B11855" w:rsidRPr="001F42D3" w:rsidRDefault="003D003E" w:rsidP="001915B9">
            <w:pPr>
              <w:pStyle w:val="TableEntry"/>
            </w:pPr>
            <w:r w:rsidRPr="001F42D3">
              <w:t>[0..1]</w:t>
            </w:r>
          </w:p>
        </w:tc>
        <w:tc>
          <w:tcPr>
            <w:tcW w:w="861" w:type="dxa"/>
          </w:tcPr>
          <w:p w14:paraId="25D4A5B7" w14:textId="77777777" w:rsidR="00B11855" w:rsidRPr="001F42D3" w:rsidRDefault="00B11855" w:rsidP="001915B9">
            <w:pPr>
              <w:pStyle w:val="TableEntry"/>
            </w:pPr>
          </w:p>
        </w:tc>
        <w:tc>
          <w:tcPr>
            <w:tcW w:w="2834" w:type="dxa"/>
          </w:tcPr>
          <w:p w14:paraId="69E621E3" w14:textId="77777777" w:rsidR="00B11855" w:rsidRPr="001F42D3" w:rsidRDefault="003D003E" w:rsidP="001915B9">
            <w:pPr>
              <w:pStyle w:val="TableEntry"/>
            </w:pPr>
            <w:r w:rsidRPr="001F42D3">
              <w:t>Area/City Code</w:t>
            </w:r>
          </w:p>
        </w:tc>
      </w:tr>
      <w:tr w:rsidR="00C40FD5" w:rsidRPr="001F42D3" w14:paraId="2690D3E6" w14:textId="77777777" w:rsidTr="006C0E8E">
        <w:trPr>
          <w:cantSplit/>
          <w:jc w:val="center"/>
        </w:trPr>
        <w:tc>
          <w:tcPr>
            <w:tcW w:w="783" w:type="dxa"/>
          </w:tcPr>
          <w:p w14:paraId="1FF13987" w14:textId="77777777" w:rsidR="00B11855" w:rsidRPr="001F42D3" w:rsidRDefault="003D003E" w:rsidP="001915B9">
            <w:pPr>
              <w:pStyle w:val="TableEntry"/>
            </w:pPr>
            <w:r w:rsidRPr="001F42D3">
              <w:t>7</w:t>
            </w:r>
          </w:p>
        </w:tc>
        <w:tc>
          <w:tcPr>
            <w:tcW w:w="764" w:type="dxa"/>
          </w:tcPr>
          <w:p w14:paraId="0438C637" w14:textId="77777777" w:rsidR="00B11855" w:rsidRPr="001F42D3" w:rsidRDefault="003D003E" w:rsidP="001915B9">
            <w:pPr>
              <w:pStyle w:val="TableEntry"/>
            </w:pPr>
            <w:r w:rsidRPr="001F42D3">
              <w:t>9</w:t>
            </w:r>
          </w:p>
        </w:tc>
        <w:tc>
          <w:tcPr>
            <w:tcW w:w="760" w:type="dxa"/>
          </w:tcPr>
          <w:p w14:paraId="1118DB1D" w14:textId="77777777" w:rsidR="00B11855" w:rsidRPr="001F42D3" w:rsidRDefault="003D003E" w:rsidP="001915B9">
            <w:pPr>
              <w:pStyle w:val="TableEntry"/>
            </w:pPr>
            <w:r w:rsidRPr="001F42D3">
              <w:t>NM</w:t>
            </w:r>
          </w:p>
        </w:tc>
        <w:tc>
          <w:tcPr>
            <w:tcW w:w="961" w:type="dxa"/>
          </w:tcPr>
          <w:p w14:paraId="019AA4AE" w14:textId="77777777" w:rsidR="00B11855" w:rsidRPr="001F42D3" w:rsidRDefault="003D003E" w:rsidP="001915B9">
            <w:pPr>
              <w:pStyle w:val="TableEntry"/>
            </w:pPr>
            <w:r w:rsidRPr="001F42D3">
              <w:t>RE</w:t>
            </w:r>
          </w:p>
        </w:tc>
        <w:tc>
          <w:tcPr>
            <w:tcW w:w="1316" w:type="dxa"/>
          </w:tcPr>
          <w:p w14:paraId="24AC6315" w14:textId="77777777" w:rsidR="00B11855" w:rsidRPr="001F42D3" w:rsidRDefault="003D003E" w:rsidP="001915B9">
            <w:pPr>
              <w:pStyle w:val="TableEntry"/>
            </w:pPr>
            <w:r w:rsidRPr="001F42D3">
              <w:t>[0..1]</w:t>
            </w:r>
          </w:p>
        </w:tc>
        <w:tc>
          <w:tcPr>
            <w:tcW w:w="861" w:type="dxa"/>
          </w:tcPr>
          <w:p w14:paraId="0461D521" w14:textId="77777777" w:rsidR="00B11855" w:rsidRPr="001F42D3" w:rsidRDefault="00B11855" w:rsidP="001915B9">
            <w:pPr>
              <w:pStyle w:val="TableEntry"/>
            </w:pPr>
          </w:p>
        </w:tc>
        <w:tc>
          <w:tcPr>
            <w:tcW w:w="2834" w:type="dxa"/>
          </w:tcPr>
          <w:p w14:paraId="383A1051" w14:textId="77777777" w:rsidR="00B11855" w:rsidRPr="001F42D3" w:rsidRDefault="003D003E" w:rsidP="001915B9">
            <w:pPr>
              <w:pStyle w:val="TableEntry"/>
            </w:pPr>
            <w:r w:rsidRPr="001F42D3">
              <w:t>Local Number</w:t>
            </w:r>
          </w:p>
        </w:tc>
      </w:tr>
      <w:tr w:rsidR="00C40FD5" w:rsidRPr="001F42D3" w14:paraId="7B86D6D5" w14:textId="77777777" w:rsidTr="006C0E8E">
        <w:trPr>
          <w:cantSplit/>
          <w:jc w:val="center"/>
        </w:trPr>
        <w:tc>
          <w:tcPr>
            <w:tcW w:w="783" w:type="dxa"/>
          </w:tcPr>
          <w:p w14:paraId="1D1DDFE5" w14:textId="77777777" w:rsidR="00B11855" w:rsidRPr="001F42D3" w:rsidRDefault="003D003E" w:rsidP="001915B9">
            <w:pPr>
              <w:pStyle w:val="TableEntry"/>
            </w:pPr>
            <w:r w:rsidRPr="001F42D3">
              <w:t>8</w:t>
            </w:r>
          </w:p>
        </w:tc>
        <w:tc>
          <w:tcPr>
            <w:tcW w:w="764" w:type="dxa"/>
          </w:tcPr>
          <w:p w14:paraId="1E2316A8" w14:textId="77777777" w:rsidR="00B11855" w:rsidRPr="001F42D3" w:rsidRDefault="003D003E" w:rsidP="001915B9">
            <w:pPr>
              <w:pStyle w:val="TableEntry"/>
            </w:pPr>
            <w:r w:rsidRPr="001F42D3">
              <w:t>5</w:t>
            </w:r>
          </w:p>
        </w:tc>
        <w:tc>
          <w:tcPr>
            <w:tcW w:w="760" w:type="dxa"/>
          </w:tcPr>
          <w:p w14:paraId="4328E2EE" w14:textId="77777777" w:rsidR="00B11855" w:rsidRPr="001F42D3" w:rsidRDefault="003D003E" w:rsidP="001915B9">
            <w:pPr>
              <w:pStyle w:val="TableEntry"/>
            </w:pPr>
            <w:r w:rsidRPr="001F42D3">
              <w:t>NM</w:t>
            </w:r>
          </w:p>
        </w:tc>
        <w:tc>
          <w:tcPr>
            <w:tcW w:w="961" w:type="dxa"/>
          </w:tcPr>
          <w:p w14:paraId="12968B45" w14:textId="77777777" w:rsidR="00B11855" w:rsidRPr="001F42D3" w:rsidRDefault="003D003E" w:rsidP="001915B9">
            <w:pPr>
              <w:pStyle w:val="TableEntry"/>
            </w:pPr>
            <w:r w:rsidRPr="001F42D3">
              <w:t>RE</w:t>
            </w:r>
          </w:p>
        </w:tc>
        <w:tc>
          <w:tcPr>
            <w:tcW w:w="1316" w:type="dxa"/>
          </w:tcPr>
          <w:p w14:paraId="3469A27F" w14:textId="77777777" w:rsidR="00B11855" w:rsidRPr="001F42D3" w:rsidRDefault="003D003E" w:rsidP="001915B9">
            <w:pPr>
              <w:pStyle w:val="TableEntry"/>
            </w:pPr>
            <w:r w:rsidRPr="001F42D3">
              <w:t>[0..1]</w:t>
            </w:r>
          </w:p>
        </w:tc>
        <w:tc>
          <w:tcPr>
            <w:tcW w:w="861" w:type="dxa"/>
          </w:tcPr>
          <w:p w14:paraId="538BA01A" w14:textId="77777777" w:rsidR="00B11855" w:rsidRPr="001F42D3" w:rsidRDefault="00B11855" w:rsidP="001915B9">
            <w:pPr>
              <w:pStyle w:val="TableEntry"/>
            </w:pPr>
          </w:p>
        </w:tc>
        <w:tc>
          <w:tcPr>
            <w:tcW w:w="2834" w:type="dxa"/>
          </w:tcPr>
          <w:p w14:paraId="2E89E79A" w14:textId="77777777" w:rsidR="00B11855" w:rsidRPr="001F42D3" w:rsidRDefault="003D003E" w:rsidP="001915B9">
            <w:pPr>
              <w:pStyle w:val="TableEntry"/>
            </w:pPr>
            <w:r w:rsidRPr="001F42D3">
              <w:t>Extension</w:t>
            </w:r>
          </w:p>
        </w:tc>
      </w:tr>
      <w:tr w:rsidR="00C40FD5" w:rsidRPr="001F42D3" w14:paraId="689A9EFF" w14:textId="77777777" w:rsidTr="006C0E8E">
        <w:trPr>
          <w:cantSplit/>
          <w:jc w:val="center"/>
        </w:trPr>
        <w:tc>
          <w:tcPr>
            <w:tcW w:w="783" w:type="dxa"/>
          </w:tcPr>
          <w:p w14:paraId="7EECAC0D" w14:textId="77777777" w:rsidR="00B11855" w:rsidRPr="001F42D3" w:rsidRDefault="003D003E" w:rsidP="001915B9">
            <w:pPr>
              <w:pStyle w:val="TableEntry"/>
            </w:pPr>
            <w:r w:rsidRPr="001F42D3">
              <w:t>9</w:t>
            </w:r>
          </w:p>
        </w:tc>
        <w:tc>
          <w:tcPr>
            <w:tcW w:w="764" w:type="dxa"/>
          </w:tcPr>
          <w:p w14:paraId="58916688" w14:textId="77777777" w:rsidR="00B11855" w:rsidRPr="001F42D3" w:rsidRDefault="003D003E" w:rsidP="001915B9">
            <w:pPr>
              <w:pStyle w:val="TableEntry"/>
            </w:pPr>
            <w:r w:rsidRPr="001F42D3">
              <w:t>199</w:t>
            </w:r>
          </w:p>
        </w:tc>
        <w:tc>
          <w:tcPr>
            <w:tcW w:w="760" w:type="dxa"/>
          </w:tcPr>
          <w:p w14:paraId="5D175A54" w14:textId="77777777" w:rsidR="00B11855" w:rsidRPr="001F42D3" w:rsidRDefault="003D003E" w:rsidP="001915B9">
            <w:pPr>
              <w:pStyle w:val="TableEntry"/>
            </w:pPr>
            <w:r w:rsidRPr="001F42D3">
              <w:t>ST</w:t>
            </w:r>
          </w:p>
        </w:tc>
        <w:tc>
          <w:tcPr>
            <w:tcW w:w="961" w:type="dxa"/>
          </w:tcPr>
          <w:p w14:paraId="63F12A12" w14:textId="77777777" w:rsidR="00B11855" w:rsidRPr="001F42D3" w:rsidRDefault="003D003E" w:rsidP="001915B9">
            <w:pPr>
              <w:pStyle w:val="TableEntry"/>
            </w:pPr>
            <w:r w:rsidRPr="001F42D3">
              <w:t>RE</w:t>
            </w:r>
          </w:p>
        </w:tc>
        <w:tc>
          <w:tcPr>
            <w:tcW w:w="1316" w:type="dxa"/>
          </w:tcPr>
          <w:p w14:paraId="35E7E169" w14:textId="77777777" w:rsidR="00B11855" w:rsidRPr="001F42D3" w:rsidRDefault="003D003E" w:rsidP="001915B9">
            <w:pPr>
              <w:pStyle w:val="TableEntry"/>
            </w:pPr>
            <w:r w:rsidRPr="001F42D3">
              <w:t>[0..1]</w:t>
            </w:r>
          </w:p>
        </w:tc>
        <w:tc>
          <w:tcPr>
            <w:tcW w:w="861" w:type="dxa"/>
          </w:tcPr>
          <w:p w14:paraId="1BBF5010" w14:textId="77777777" w:rsidR="00B11855" w:rsidRPr="001F42D3" w:rsidRDefault="00B11855" w:rsidP="001915B9">
            <w:pPr>
              <w:pStyle w:val="TableEntry"/>
            </w:pPr>
          </w:p>
        </w:tc>
        <w:tc>
          <w:tcPr>
            <w:tcW w:w="2834" w:type="dxa"/>
          </w:tcPr>
          <w:p w14:paraId="156F4444" w14:textId="77777777" w:rsidR="00B11855" w:rsidRPr="001F42D3" w:rsidRDefault="003D003E" w:rsidP="001915B9">
            <w:pPr>
              <w:pStyle w:val="TableEntry"/>
            </w:pPr>
            <w:r w:rsidRPr="001F42D3">
              <w:t>Any Text</w:t>
            </w:r>
          </w:p>
        </w:tc>
      </w:tr>
      <w:tr w:rsidR="00C40FD5" w:rsidRPr="001F42D3" w14:paraId="4E217167" w14:textId="77777777" w:rsidTr="006C0E8E">
        <w:trPr>
          <w:cantSplit/>
          <w:jc w:val="center"/>
        </w:trPr>
        <w:tc>
          <w:tcPr>
            <w:tcW w:w="783" w:type="dxa"/>
          </w:tcPr>
          <w:p w14:paraId="0ED2829E" w14:textId="77777777" w:rsidR="00B11855" w:rsidRPr="001F42D3" w:rsidRDefault="003D003E" w:rsidP="001915B9">
            <w:pPr>
              <w:pStyle w:val="TableEntry"/>
            </w:pPr>
            <w:r w:rsidRPr="001F42D3">
              <w:t>10</w:t>
            </w:r>
          </w:p>
        </w:tc>
        <w:tc>
          <w:tcPr>
            <w:tcW w:w="764" w:type="dxa"/>
          </w:tcPr>
          <w:p w14:paraId="3CE9A30B" w14:textId="77777777" w:rsidR="00B11855" w:rsidRPr="001F42D3" w:rsidRDefault="003D003E" w:rsidP="001915B9">
            <w:pPr>
              <w:pStyle w:val="TableEntry"/>
            </w:pPr>
            <w:r w:rsidRPr="001F42D3">
              <w:t>4</w:t>
            </w:r>
          </w:p>
        </w:tc>
        <w:tc>
          <w:tcPr>
            <w:tcW w:w="760" w:type="dxa"/>
          </w:tcPr>
          <w:p w14:paraId="6A20A6F3" w14:textId="77777777" w:rsidR="00B11855" w:rsidRPr="001F42D3" w:rsidRDefault="003D003E" w:rsidP="001915B9">
            <w:pPr>
              <w:pStyle w:val="TableEntry"/>
            </w:pPr>
            <w:r w:rsidRPr="001F42D3">
              <w:t>ST</w:t>
            </w:r>
          </w:p>
        </w:tc>
        <w:tc>
          <w:tcPr>
            <w:tcW w:w="961" w:type="dxa"/>
          </w:tcPr>
          <w:p w14:paraId="01B19CD6" w14:textId="77777777" w:rsidR="00B11855" w:rsidRPr="001F42D3" w:rsidRDefault="003D003E" w:rsidP="001915B9">
            <w:pPr>
              <w:pStyle w:val="TableEntry"/>
            </w:pPr>
            <w:r w:rsidRPr="001F42D3">
              <w:t>RE</w:t>
            </w:r>
          </w:p>
        </w:tc>
        <w:tc>
          <w:tcPr>
            <w:tcW w:w="1316" w:type="dxa"/>
          </w:tcPr>
          <w:p w14:paraId="15DA6814" w14:textId="77777777" w:rsidR="00B11855" w:rsidRPr="001F42D3" w:rsidRDefault="003D003E" w:rsidP="001915B9">
            <w:pPr>
              <w:pStyle w:val="TableEntry"/>
            </w:pPr>
            <w:r w:rsidRPr="001F42D3">
              <w:t>[0..1]</w:t>
            </w:r>
          </w:p>
        </w:tc>
        <w:tc>
          <w:tcPr>
            <w:tcW w:w="861" w:type="dxa"/>
          </w:tcPr>
          <w:p w14:paraId="76D792CB" w14:textId="77777777" w:rsidR="00B11855" w:rsidRPr="001F42D3" w:rsidRDefault="00B11855" w:rsidP="001915B9">
            <w:pPr>
              <w:pStyle w:val="TableEntry"/>
            </w:pPr>
          </w:p>
        </w:tc>
        <w:tc>
          <w:tcPr>
            <w:tcW w:w="2834" w:type="dxa"/>
          </w:tcPr>
          <w:p w14:paraId="47276A2F" w14:textId="77777777" w:rsidR="00B11855" w:rsidRPr="001F42D3" w:rsidRDefault="003D003E" w:rsidP="001915B9">
            <w:pPr>
              <w:pStyle w:val="TableEntry"/>
            </w:pPr>
            <w:r w:rsidRPr="001F42D3">
              <w:t>Extension Prefix</w:t>
            </w:r>
          </w:p>
        </w:tc>
      </w:tr>
      <w:tr w:rsidR="00C40FD5" w:rsidRPr="001F42D3" w14:paraId="6C6A898B" w14:textId="77777777" w:rsidTr="006C0E8E">
        <w:trPr>
          <w:cantSplit/>
          <w:jc w:val="center"/>
        </w:trPr>
        <w:tc>
          <w:tcPr>
            <w:tcW w:w="783" w:type="dxa"/>
          </w:tcPr>
          <w:p w14:paraId="74085E92" w14:textId="77777777" w:rsidR="00B11855" w:rsidRPr="001F42D3" w:rsidRDefault="003D003E" w:rsidP="001915B9">
            <w:pPr>
              <w:pStyle w:val="TableEntry"/>
            </w:pPr>
            <w:r w:rsidRPr="001F42D3">
              <w:t>11</w:t>
            </w:r>
          </w:p>
        </w:tc>
        <w:tc>
          <w:tcPr>
            <w:tcW w:w="764" w:type="dxa"/>
          </w:tcPr>
          <w:p w14:paraId="0021054C" w14:textId="77777777" w:rsidR="00B11855" w:rsidRPr="001F42D3" w:rsidRDefault="003D003E" w:rsidP="001915B9">
            <w:pPr>
              <w:pStyle w:val="TableEntry"/>
            </w:pPr>
            <w:r w:rsidRPr="001F42D3">
              <w:t>6</w:t>
            </w:r>
          </w:p>
        </w:tc>
        <w:tc>
          <w:tcPr>
            <w:tcW w:w="760" w:type="dxa"/>
          </w:tcPr>
          <w:p w14:paraId="0DD4EAA3" w14:textId="77777777" w:rsidR="00B11855" w:rsidRPr="001F42D3" w:rsidRDefault="003D003E" w:rsidP="001915B9">
            <w:pPr>
              <w:pStyle w:val="TableEntry"/>
            </w:pPr>
            <w:r w:rsidRPr="001F42D3">
              <w:t>ST</w:t>
            </w:r>
          </w:p>
        </w:tc>
        <w:tc>
          <w:tcPr>
            <w:tcW w:w="961" w:type="dxa"/>
          </w:tcPr>
          <w:p w14:paraId="3C3A2145" w14:textId="77777777" w:rsidR="00B11855" w:rsidRPr="001F42D3" w:rsidRDefault="003D003E" w:rsidP="001915B9">
            <w:pPr>
              <w:pStyle w:val="TableEntry"/>
            </w:pPr>
            <w:r w:rsidRPr="001F42D3">
              <w:t>X</w:t>
            </w:r>
          </w:p>
        </w:tc>
        <w:tc>
          <w:tcPr>
            <w:tcW w:w="1316" w:type="dxa"/>
          </w:tcPr>
          <w:p w14:paraId="1D1B22CD" w14:textId="77777777" w:rsidR="00B11855" w:rsidRPr="001F42D3" w:rsidRDefault="003D003E" w:rsidP="003570BC">
            <w:pPr>
              <w:pStyle w:val="TableEntry"/>
            </w:pPr>
            <w:r w:rsidRPr="001F42D3">
              <w:t>[0..</w:t>
            </w:r>
            <w:r w:rsidR="003570BC" w:rsidRPr="001F42D3">
              <w:t>0</w:t>
            </w:r>
            <w:r w:rsidRPr="001F42D3">
              <w:t>]</w:t>
            </w:r>
          </w:p>
        </w:tc>
        <w:tc>
          <w:tcPr>
            <w:tcW w:w="861" w:type="dxa"/>
          </w:tcPr>
          <w:p w14:paraId="3512CA25" w14:textId="77777777" w:rsidR="00B11855" w:rsidRPr="001F42D3" w:rsidRDefault="00B11855" w:rsidP="001915B9">
            <w:pPr>
              <w:pStyle w:val="TableEntry"/>
            </w:pPr>
          </w:p>
        </w:tc>
        <w:tc>
          <w:tcPr>
            <w:tcW w:w="2834" w:type="dxa"/>
          </w:tcPr>
          <w:p w14:paraId="2CE1C5B5" w14:textId="77777777" w:rsidR="00B11855" w:rsidRPr="001F42D3" w:rsidRDefault="003D003E" w:rsidP="001915B9">
            <w:pPr>
              <w:pStyle w:val="TableEntry"/>
            </w:pPr>
            <w:r w:rsidRPr="001F42D3">
              <w:t>Speed Dial Code</w:t>
            </w:r>
          </w:p>
        </w:tc>
      </w:tr>
      <w:tr w:rsidR="00C40FD5" w:rsidRPr="001F42D3" w14:paraId="5473C3E2" w14:textId="77777777" w:rsidTr="006C0E8E">
        <w:trPr>
          <w:cantSplit/>
          <w:jc w:val="center"/>
        </w:trPr>
        <w:tc>
          <w:tcPr>
            <w:tcW w:w="783" w:type="dxa"/>
          </w:tcPr>
          <w:p w14:paraId="4E2B7CB3" w14:textId="77777777" w:rsidR="00B11855" w:rsidRPr="001F42D3" w:rsidRDefault="003D003E" w:rsidP="001915B9">
            <w:pPr>
              <w:pStyle w:val="TableEntry"/>
            </w:pPr>
            <w:r w:rsidRPr="001F42D3">
              <w:t>12</w:t>
            </w:r>
          </w:p>
        </w:tc>
        <w:tc>
          <w:tcPr>
            <w:tcW w:w="764" w:type="dxa"/>
          </w:tcPr>
          <w:p w14:paraId="755BCBBF" w14:textId="77777777" w:rsidR="00B11855" w:rsidRPr="001F42D3" w:rsidRDefault="003D003E" w:rsidP="001915B9">
            <w:pPr>
              <w:pStyle w:val="TableEntry"/>
            </w:pPr>
            <w:r w:rsidRPr="001F42D3">
              <w:t>199</w:t>
            </w:r>
          </w:p>
        </w:tc>
        <w:tc>
          <w:tcPr>
            <w:tcW w:w="760" w:type="dxa"/>
          </w:tcPr>
          <w:p w14:paraId="5DA44DBB" w14:textId="77777777" w:rsidR="00B11855" w:rsidRPr="001F42D3" w:rsidRDefault="003D003E" w:rsidP="001915B9">
            <w:pPr>
              <w:pStyle w:val="TableEntry"/>
            </w:pPr>
            <w:r w:rsidRPr="001F42D3">
              <w:t>ST</w:t>
            </w:r>
          </w:p>
        </w:tc>
        <w:tc>
          <w:tcPr>
            <w:tcW w:w="961" w:type="dxa"/>
          </w:tcPr>
          <w:p w14:paraId="0346D5C8" w14:textId="77777777" w:rsidR="00B11855" w:rsidRPr="001F42D3" w:rsidRDefault="003D003E" w:rsidP="001915B9">
            <w:pPr>
              <w:pStyle w:val="TableEntry"/>
            </w:pPr>
            <w:r w:rsidRPr="001F42D3">
              <w:t>X</w:t>
            </w:r>
          </w:p>
        </w:tc>
        <w:tc>
          <w:tcPr>
            <w:tcW w:w="1316" w:type="dxa"/>
          </w:tcPr>
          <w:p w14:paraId="4F83FAC6" w14:textId="77777777" w:rsidR="00B11855" w:rsidRPr="001F42D3" w:rsidRDefault="003D003E" w:rsidP="003570BC">
            <w:pPr>
              <w:pStyle w:val="TableEntry"/>
            </w:pPr>
            <w:r w:rsidRPr="001F42D3">
              <w:t>[0..</w:t>
            </w:r>
            <w:r w:rsidR="003570BC" w:rsidRPr="001F42D3">
              <w:t>0</w:t>
            </w:r>
            <w:r w:rsidRPr="001F42D3">
              <w:t>]</w:t>
            </w:r>
          </w:p>
        </w:tc>
        <w:tc>
          <w:tcPr>
            <w:tcW w:w="861" w:type="dxa"/>
          </w:tcPr>
          <w:p w14:paraId="153862B7" w14:textId="77777777" w:rsidR="00B11855" w:rsidRPr="001F42D3" w:rsidRDefault="00B11855" w:rsidP="001915B9">
            <w:pPr>
              <w:pStyle w:val="TableEntry"/>
            </w:pPr>
          </w:p>
        </w:tc>
        <w:tc>
          <w:tcPr>
            <w:tcW w:w="2834" w:type="dxa"/>
          </w:tcPr>
          <w:p w14:paraId="2F2FB65C" w14:textId="77777777" w:rsidR="00B11855" w:rsidRPr="001F42D3" w:rsidRDefault="003D003E" w:rsidP="001915B9">
            <w:pPr>
              <w:pStyle w:val="TableEntry"/>
            </w:pPr>
            <w:r w:rsidRPr="001F42D3">
              <w:t>Unformatted Telephone number</w:t>
            </w:r>
          </w:p>
        </w:tc>
      </w:tr>
      <w:tr w:rsidR="00C40FD5" w:rsidRPr="001F42D3" w14:paraId="57E6427C" w14:textId="77777777" w:rsidTr="006C0E8E">
        <w:trPr>
          <w:cantSplit/>
          <w:jc w:val="center"/>
        </w:trPr>
        <w:tc>
          <w:tcPr>
            <w:tcW w:w="783" w:type="dxa"/>
          </w:tcPr>
          <w:p w14:paraId="782E947B" w14:textId="77777777" w:rsidR="00B11855" w:rsidRPr="001F42D3" w:rsidRDefault="003D003E" w:rsidP="001915B9">
            <w:pPr>
              <w:pStyle w:val="TableEntry"/>
            </w:pPr>
            <w:r w:rsidRPr="001F42D3">
              <w:t>13</w:t>
            </w:r>
          </w:p>
        </w:tc>
        <w:tc>
          <w:tcPr>
            <w:tcW w:w="764" w:type="dxa"/>
          </w:tcPr>
          <w:p w14:paraId="2E033BA7" w14:textId="77777777" w:rsidR="00B11855" w:rsidRPr="001F42D3" w:rsidRDefault="003D003E" w:rsidP="001915B9">
            <w:pPr>
              <w:pStyle w:val="TableEntry"/>
            </w:pPr>
            <w:r w:rsidRPr="001F42D3">
              <w:t>24</w:t>
            </w:r>
          </w:p>
        </w:tc>
        <w:tc>
          <w:tcPr>
            <w:tcW w:w="760" w:type="dxa"/>
          </w:tcPr>
          <w:p w14:paraId="4D145101" w14:textId="77777777" w:rsidR="00B11855" w:rsidRPr="001F42D3" w:rsidRDefault="003D003E" w:rsidP="001915B9">
            <w:pPr>
              <w:pStyle w:val="TableEntry"/>
            </w:pPr>
            <w:r w:rsidRPr="001F42D3">
              <w:t>DTM</w:t>
            </w:r>
          </w:p>
        </w:tc>
        <w:tc>
          <w:tcPr>
            <w:tcW w:w="961" w:type="dxa"/>
          </w:tcPr>
          <w:p w14:paraId="1F747D50" w14:textId="77777777" w:rsidR="00B11855" w:rsidRPr="001F42D3" w:rsidRDefault="003D003E" w:rsidP="001915B9">
            <w:pPr>
              <w:pStyle w:val="TableEntry"/>
            </w:pPr>
            <w:r w:rsidRPr="001F42D3">
              <w:t>X</w:t>
            </w:r>
          </w:p>
        </w:tc>
        <w:tc>
          <w:tcPr>
            <w:tcW w:w="1316" w:type="dxa"/>
          </w:tcPr>
          <w:p w14:paraId="52F839C2" w14:textId="77777777" w:rsidR="00B11855" w:rsidRPr="001F42D3" w:rsidRDefault="003D003E" w:rsidP="001915B9">
            <w:pPr>
              <w:pStyle w:val="TableEntry"/>
            </w:pPr>
            <w:r w:rsidRPr="001F42D3">
              <w:t>[0..0]</w:t>
            </w:r>
          </w:p>
        </w:tc>
        <w:tc>
          <w:tcPr>
            <w:tcW w:w="861" w:type="dxa"/>
          </w:tcPr>
          <w:p w14:paraId="17CC9D33" w14:textId="77777777" w:rsidR="00B11855" w:rsidRPr="001F42D3" w:rsidRDefault="00B11855" w:rsidP="001915B9">
            <w:pPr>
              <w:pStyle w:val="TableEntry"/>
            </w:pPr>
          </w:p>
        </w:tc>
        <w:tc>
          <w:tcPr>
            <w:tcW w:w="2834" w:type="dxa"/>
          </w:tcPr>
          <w:p w14:paraId="1FB75936" w14:textId="77777777" w:rsidR="00B11855" w:rsidRPr="001F42D3" w:rsidRDefault="003D003E" w:rsidP="001915B9">
            <w:pPr>
              <w:pStyle w:val="TableEntry"/>
            </w:pPr>
            <w:r w:rsidRPr="001F42D3">
              <w:t>Effective Start Date</w:t>
            </w:r>
          </w:p>
        </w:tc>
      </w:tr>
      <w:tr w:rsidR="00C40FD5" w:rsidRPr="001F42D3" w14:paraId="1FC138B9" w14:textId="77777777" w:rsidTr="006C0E8E">
        <w:trPr>
          <w:cantSplit/>
          <w:jc w:val="center"/>
        </w:trPr>
        <w:tc>
          <w:tcPr>
            <w:tcW w:w="783" w:type="dxa"/>
          </w:tcPr>
          <w:p w14:paraId="37916F08" w14:textId="77777777" w:rsidR="00B11855" w:rsidRPr="001F42D3" w:rsidRDefault="003D003E" w:rsidP="001915B9">
            <w:pPr>
              <w:pStyle w:val="TableEntry"/>
            </w:pPr>
            <w:r w:rsidRPr="001F42D3">
              <w:t>14</w:t>
            </w:r>
          </w:p>
        </w:tc>
        <w:tc>
          <w:tcPr>
            <w:tcW w:w="764" w:type="dxa"/>
          </w:tcPr>
          <w:p w14:paraId="615D5388" w14:textId="77777777" w:rsidR="00B11855" w:rsidRPr="001F42D3" w:rsidRDefault="003D003E" w:rsidP="001915B9">
            <w:pPr>
              <w:pStyle w:val="TableEntry"/>
            </w:pPr>
            <w:r w:rsidRPr="001F42D3">
              <w:t>24</w:t>
            </w:r>
          </w:p>
        </w:tc>
        <w:tc>
          <w:tcPr>
            <w:tcW w:w="760" w:type="dxa"/>
          </w:tcPr>
          <w:p w14:paraId="545A6923" w14:textId="77777777" w:rsidR="00B11855" w:rsidRPr="001F42D3" w:rsidRDefault="003D003E" w:rsidP="001915B9">
            <w:pPr>
              <w:pStyle w:val="TableEntry"/>
            </w:pPr>
            <w:r w:rsidRPr="001F42D3">
              <w:t>DTM</w:t>
            </w:r>
          </w:p>
        </w:tc>
        <w:tc>
          <w:tcPr>
            <w:tcW w:w="961" w:type="dxa"/>
          </w:tcPr>
          <w:p w14:paraId="2B8050AA" w14:textId="77777777" w:rsidR="00B11855" w:rsidRPr="001F42D3" w:rsidRDefault="003D003E" w:rsidP="001915B9">
            <w:pPr>
              <w:pStyle w:val="TableEntry"/>
            </w:pPr>
            <w:r w:rsidRPr="001F42D3">
              <w:t>X</w:t>
            </w:r>
          </w:p>
        </w:tc>
        <w:tc>
          <w:tcPr>
            <w:tcW w:w="1316" w:type="dxa"/>
          </w:tcPr>
          <w:p w14:paraId="74A34147" w14:textId="77777777" w:rsidR="00B11855" w:rsidRPr="001F42D3" w:rsidRDefault="003D003E" w:rsidP="001915B9">
            <w:pPr>
              <w:pStyle w:val="TableEntry"/>
            </w:pPr>
            <w:r w:rsidRPr="001F42D3">
              <w:t>[0..0]</w:t>
            </w:r>
          </w:p>
        </w:tc>
        <w:tc>
          <w:tcPr>
            <w:tcW w:w="861" w:type="dxa"/>
          </w:tcPr>
          <w:p w14:paraId="360C317C" w14:textId="77777777" w:rsidR="00B11855" w:rsidRPr="001F42D3" w:rsidRDefault="00B11855" w:rsidP="001915B9">
            <w:pPr>
              <w:pStyle w:val="TableEntry"/>
            </w:pPr>
          </w:p>
        </w:tc>
        <w:tc>
          <w:tcPr>
            <w:tcW w:w="2834" w:type="dxa"/>
          </w:tcPr>
          <w:p w14:paraId="0CD34315" w14:textId="77777777" w:rsidR="00B11855" w:rsidRPr="001F42D3" w:rsidRDefault="003D003E" w:rsidP="001915B9">
            <w:pPr>
              <w:pStyle w:val="TableEntry"/>
            </w:pPr>
            <w:r w:rsidRPr="001F42D3">
              <w:t>Expiration Date</w:t>
            </w:r>
          </w:p>
        </w:tc>
      </w:tr>
      <w:tr w:rsidR="00C40FD5" w:rsidRPr="001F42D3" w14:paraId="573F0827" w14:textId="77777777" w:rsidTr="006C0E8E">
        <w:trPr>
          <w:cantSplit/>
          <w:jc w:val="center"/>
        </w:trPr>
        <w:tc>
          <w:tcPr>
            <w:tcW w:w="783" w:type="dxa"/>
          </w:tcPr>
          <w:p w14:paraId="52A9DE9B" w14:textId="77777777" w:rsidR="00B11855" w:rsidRPr="001F42D3" w:rsidRDefault="003D003E" w:rsidP="001915B9">
            <w:pPr>
              <w:pStyle w:val="TableEntry"/>
            </w:pPr>
            <w:r w:rsidRPr="001F42D3">
              <w:t>15</w:t>
            </w:r>
          </w:p>
        </w:tc>
        <w:tc>
          <w:tcPr>
            <w:tcW w:w="764" w:type="dxa"/>
          </w:tcPr>
          <w:p w14:paraId="59CDD280" w14:textId="77777777" w:rsidR="00B11855" w:rsidRPr="001F42D3" w:rsidRDefault="003D003E" w:rsidP="001915B9">
            <w:pPr>
              <w:pStyle w:val="TableEntry"/>
            </w:pPr>
            <w:r w:rsidRPr="001F42D3">
              <w:t>705</w:t>
            </w:r>
          </w:p>
        </w:tc>
        <w:tc>
          <w:tcPr>
            <w:tcW w:w="760" w:type="dxa"/>
          </w:tcPr>
          <w:p w14:paraId="48114B72" w14:textId="77777777" w:rsidR="00B11855" w:rsidRPr="001F42D3" w:rsidRDefault="003D003E" w:rsidP="001915B9">
            <w:pPr>
              <w:pStyle w:val="TableEntry"/>
            </w:pPr>
            <w:r w:rsidRPr="001F42D3">
              <w:t>CWE</w:t>
            </w:r>
          </w:p>
        </w:tc>
        <w:tc>
          <w:tcPr>
            <w:tcW w:w="961" w:type="dxa"/>
          </w:tcPr>
          <w:p w14:paraId="5A88312D" w14:textId="77777777" w:rsidR="00B11855" w:rsidRPr="001F42D3" w:rsidRDefault="003D003E" w:rsidP="001915B9">
            <w:pPr>
              <w:pStyle w:val="TableEntry"/>
            </w:pPr>
            <w:r w:rsidRPr="001F42D3">
              <w:t>X</w:t>
            </w:r>
          </w:p>
        </w:tc>
        <w:tc>
          <w:tcPr>
            <w:tcW w:w="1316" w:type="dxa"/>
          </w:tcPr>
          <w:p w14:paraId="35D3603E" w14:textId="77777777" w:rsidR="00B11855" w:rsidRPr="001F42D3" w:rsidRDefault="003D003E" w:rsidP="001915B9">
            <w:pPr>
              <w:pStyle w:val="TableEntry"/>
            </w:pPr>
            <w:r w:rsidRPr="001F42D3">
              <w:t>[0..0]</w:t>
            </w:r>
          </w:p>
        </w:tc>
        <w:tc>
          <w:tcPr>
            <w:tcW w:w="861" w:type="dxa"/>
          </w:tcPr>
          <w:p w14:paraId="091FFCA6" w14:textId="77777777" w:rsidR="00B11855" w:rsidRPr="001F42D3" w:rsidRDefault="003D003E" w:rsidP="001915B9">
            <w:pPr>
              <w:pStyle w:val="TableEntry"/>
            </w:pPr>
            <w:r w:rsidRPr="001F42D3">
              <w:t>0868</w:t>
            </w:r>
          </w:p>
        </w:tc>
        <w:tc>
          <w:tcPr>
            <w:tcW w:w="2834" w:type="dxa"/>
          </w:tcPr>
          <w:p w14:paraId="2B2C22C7" w14:textId="77777777" w:rsidR="00B11855" w:rsidRPr="001F42D3" w:rsidRDefault="003D003E" w:rsidP="001915B9">
            <w:pPr>
              <w:pStyle w:val="TableEntry"/>
            </w:pPr>
            <w:r w:rsidRPr="001F42D3">
              <w:t>Expiration Reason</w:t>
            </w:r>
          </w:p>
        </w:tc>
      </w:tr>
      <w:tr w:rsidR="00C40FD5" w:rsidRPr="001F42D3" w14:paraId="39BEF63D" w14:textId="77777777" w:rsidTr="006C0E8E">
        <w:trPr>
          <w:cantSplit/>
          <w:jc w:val="center"/>
        </w:trPr>
        <w:tc>
          <w:tcPr>
            <w:tcW w:w="783" w:type="dxa"/>
          </w:tcPr>
          <w:p w14:paraId="2828B489" w14:textId="77777777" w:rsidR="00B11855" w:rsidRPr="001F42D3" w:rsidRDefault="003D003E" w:rsidP="001915B9">
            <w:pPr>
              <w:pStyle w:val="TableEntry"/>
            </w:pPr>
            <w:r w:rsidRPr="001F42D3">
              <w:t>16</w:t>
            </w:r>
          </w:p>
        </w:tc>
        <w:tc>
          <w:tcPr>
            <w:tcW w:w="764" w:type="dxa"/>
          </w:tcPr>
          <w:p w14:paraId="3CA2A29E" w14:textId="77777777" w:rsidR="00B11855" w:rsidRPr="001F42D3" w:rsidRDefault="003D003E" w:rsidP="001915B9">
            <w:pPr>
              <w:pStyle w:val="TableEntry"/>
            </w:pPr>
            <w:r w:rsidRPr="001F42D3">
              <w:t>705</w:t>
            </w:r>
          </w:p>
        </w:tc>
        <w:tc>
          <w:tcPr>
            <w:tcW w:w="760" w:type="dxa"/>
          </w:tcPr>
          <w:p w14:paraId="46455FBD" w14:textId="77777777" w:rsidR="00B11855" w:rsidRPr="001F42D3" w:rsidRDefault="003D003E" w:rsidP="001915B9">
            <w:pPr>
              <w:pStyle w:val="TableEntry"/>
            </w:pPr>
            <w:r w:rsidRPr="001F42D3">
              <w:t>CWE</w:t>
            </w:r>
          </w:p>
        </w:tc>
        <w:tc>
          <w:tcPr>
            <w:tcW w:w="961" w:type="dxa"/>
          </w:tcPr>
          <w:p w14:paraId="6E76B56A" w14:textId="77777777" w:rsidR="00B11855" w:rsidRPr="001F42D3" w:rsidRDefault="003D003E" w:rsidP="001915B9">
            <w:pPr>
              <w:pStyle w:val="TableEntry"/>
            </w:pPr>
            <w:r w:rsidRPr="001F42D3">
              <w:t>X</w:t>
            </w:r>
          </w:p>
        </w:tc>
        <w:tc>
          <w:tcPr>
            <w:tcW w:w="1316" w:type="dxa"/>
          </w:tcPr>
          <w:p w14:paraId="5B1AA8F4" w14:textId="77777777" w:rsidR="00B11855" w:rsidRPr="001F42D3" w:rsidRDefault="003D003E" w:rsidP="001915B9">
            <w:pPr>
              <w:pStyle w:val="TableEntry"/>
            </w:pPr>
            <w:r w:rsidRPr="001F42D3">
              <w:t>[0..0]</w:t>
            </w:r>
          </w:p>
        </w:tc>
        <w:tc>
          <w:tcPr>
            <w:tcW w:w="861" w:type="dxa"/>
          </w:tcPr>
          <w:p w14:paraId="28D085D0" w14:textId="77777777" w:rsidR="00B11855" w:rsidRPr="001F42D3" w:rsidRDefault="003D003E" w:rsidP="001915B9">
            <w:pPr>
              <w:pStyle w:val="TableEntry"/>
            </w:pPr>
            <w:r w:rsidRPr="001F42D3">
              <w:t>0618</w:t>
            </w:r>
          </w:p>
        </w:tc>
        <w:tc>
          <w:tcPr>
            <w:tcW w:w="2834" w:type="dxa"/>
          </w:tcPr>
          <w:p w14:paraId="62AA48FD" w14:textId="77777777" w:rsidR="00B11855" w:rsidRPr="001F42D3" w:rsidRDefault="003D003E" w:rsidP="001915B9">
            <w:pPr>
              <w:pStyle w:val="TableEntry"/>
            </w:pPr>
            <w:r w:rsidRPr="001F42D3">
              <w:t>Protection Code</w:t>
            </w:r>
          </w:p>
        </w:tc>
      </w:tr>
      <w:tr w:rsidR="00C40FD5" w:rsidRPr="001F42D3" w14:paraId="26FAF6C7" w14:textId="77777777" w:rsidTr="006C0E8E">
        <w:trPr>
          <w:cantSplit/>
          <w:jc w:val="center"/>
        </w:trPr>
        <w:tc>
          <w:tcPr>
            <w:tcW w:w="783" w:type="dxa"/>
          </w:tcPr>
          <w:p w14:paraId="6DF96450" w14:textId="77777777" w:rsidR="00B11855" w:rsidRPr="001F42D3" w:rsidRDefault="003D003E" w:rsidP="001915B9">
            <w:pPr>
              <w:pStyle w:val="TableEntry"/>
            </w:pPr>
            <w:r w:rsidRPr="001F42D3">
              <w:t>17</w:t>
            </w:r>
          </w:p>
        </w:tc>
        <w:tc>
          <w:tcPr>
            <w:tcW w:w="764" w:type="dxa"/>
          </w:tcPr>
          <w:p w14:paraId="138A4F52" w14:textId="77777777" w:rsidR="00B11855" w:rsidRPr="001F42D3" w:rsidRDefault="003D003E" w:rsidP="001915B9">
            <w:pPr>
              <w:pStyle w:val="TableEntry"/>
            </w:pPr>
            <w:r w:rsidRPr="001F42D3">
              <w:t>427</w:t>
            </w:r>
          </w:p>
        </w:tc>
        <w:tc>
          <w:tcPr>
            <w:tcW w:w="760" w:type="dxa"/>
          </w:tcPr>
          <w:p w14:paraId="3C11B2D0" w14:textId="77777777" w:rsidR="00B11855" w:rsidRPr="001F42D3" w:rsidRDefault="003D003E" w:rsidP="001915B9">
            <w:pPr>
              <w:pStyle w:val="TableEntry"/>
            </w:pPr>
            <w:r w:rsidRPr="001F42D3">
              <w:t>EI</w:t>
            </w:r>
          </w:p>
        </w:tc>
        <w:tc>
          <w:tcPr>
            <w:tcW w:w="961" w:type="dxa"/>
          </w:tcPr>
          <w:p w14:paraId="0E05ADFB" w14:textId="77777777" w:rsidR="00B11855" w:rsidRPr="001F42D3" w:rsidRDefault="003D003E" w:rsidP="001915B9">
            <w:pPr>
              <w:pStyle w:val="TableEntry"/>
            </w:pPr>
            <w:r w:rsidRPr="001F42D3">
              <w:t>X</w:t>
            </w:r>
          </w:p>
        </w:tc>
        <w:tc>
          <w:tcPr>
            <w:tcW w:w="1316" w:type="dxa"/>
          </w:tcPr>
          <w:p w14:paraId="0AF0368D" w14:textId="77777777" w:rsidR="00B11855" w:rsidRPr="001F42D3" w:rsidRDefault="003D003E" w:rsidP="001915B9">
            <w:pPr>
              <w:pStyle w:val="TableEntry"/>
            </w:pPr>
            <w:r w:rsidRPr="001F42D3">
              <w:t>[0..0]</w:t>
            </w:r>
          </w:p>
        </w:tc>
        <w:tc>
          <w:tcPr>
            <w:tcW w:w="861" w:type="dxa"/>
          </w:tcPr>
          <w:p w14:paraId="3C6973D3" w14:textId="77777777" w:rsidR="00B11855" w:rsidRPr="001F42D3" w:rsidRDefault="00B11855" w:rsidP="001915B9">
            <w:pPr>
              <w:pStyle w:val="TableEntry"/>
            </w:pPr>
          </w:p>
        </w:tc>
        <w:tc>
          <w:tcPr>
            <w:tcW w:w="2834" w:type="dxa"/>
          </w:tcPr>
          <w:p w14:paraId="348D2CC3" w14:textId="77777777" w:rsidR="00B11855" w:rsidRPr="001F42D3" w:rsidRDefault="003D003E" w:rsidP="001915B9">
            <w:pPr>
              <w:pStyle w:val="TableEntry"/>
            </w:pPr>
            <w:r w:rsidRPr="001F42D3">
              <w:t>Shared Telecommunication Identifier</w:t>
            </w:r>
          </w:p>
        </w:tc>
      </w:tr>
      <w:tr w:rsidR="00C40FD5" w:rsidRPr="001F42D3" w14:paraId="170D7659" w14:textId="77777777" w:rsidTr="006C0E8E">
        <w:trPr>
          <w:cantSplit/>
          <w:jc w:val="center"/>
        </w:trPr>
        <w:tc>
          <w:tcPr>
            <w:tcW w:w="783" w:type="dxa"/>
          </w:tcPr>
          <w:p w14:paraId="04DA0424" w14:textId="77777777" w:rsidR="00B11855" w:rsidRPr="001F42D3" w:rsidRDefault="003D003E" w:rsidP="001915B9">
            <w:pPr>
              <w:pStyle w:val="TableEntry"/>
            </w:pPr>
            <w:r w:rsidRPr="001F42D3">
              <w:t>18</w:t>
            </w:r>
          </w:p>
        </w:tc>
        <w:tc>
          <w:tcPr>
            <w:tcW w:w="764" w:type="dxa"/>
          </w:tcPr>
          <w:p w14:paraId="3ADD965F" w14:textId="77777777" w:rsidR="00B11855" w:rsidRPr="001F42D3" w:rsidRDefault="003D003E" w:rsidP="001915B9">
            <w:pPr>
              <w:pStyle w:val="TableEntry"/>
            </w:pPr>
            <w:r w:rsidRPr="001F42D3">
              <w:t>2</w:t>
            </w:r>
          </w:p>
        </w:tc>
        <w:tc>
          <w:tcPr>
            <w:tcW w:w="760" w:type="dxa"/>
          </w:tcPr>
          <w:p w14:paraId="61DE8450" w14:textId="77777777" w:rsidR="00B11855" w:rsidRPr="001F42D3" w:rsidRDefault="003D003E" w:rsidP="001915B9">
            <w:pPr>
              <w:pStyle w:val="TableEntry"/>
            </w:pPr>
            <w:r w:rsidRPr="001F42D3">
              <w:t>NM</w:t>
            </w:r>
          </w:p>
        </w:tc>
        <w:tc>
          <w:tcPr>
            <w:tcW w:w="961" w:type="dxa"/>
          </w:tcPr>
          <w:p w14:paraId="3086EE0B" w14:textId="77777777" w:rsidR="00B11855" w:rsidRPr="001F42D3" w:rsidRDefault="003D003E" w:rsidP="001915B9">
            <w:pPr>
              <w:pStyle w:val="TableEntry"/>
            </w:pPr>
            <w:r w:rsidRPr="001F42D3">
              <w:t>X</w:t>
            </w:r>
          </w:p>
        </w:tc>
        <w:tc>
          <w:tcPr>
            <w:tcW w:w="1316" w:type="dxa"/>
          </w:tcPr>
          <w:p w14:paraId="4366F4F0" w14:textId="77777777" w:rsidR="00B11855" w:rsidRPr="001F42D3" w:rsidRDefault="003D003E" w:rsidP="001915B9">
            <w:pPr>
              <w:pStyle w:val="TableEntry"/>
            </w:pPr>
            <w:r w:rsidRPr="001F42D3">
              <w:t>[0..0]</w:t>
            </w:r>
          </w:p>
        </w:tc>
        <w:tc>
          <w:tcPr>
            <w:tcW w:w="861" w:type="dxa"/>
          </w:tcPr>
          <w:p w14:paraId="5FCF65F7" w14:textId="77777777" w:rsidR="00B11855" w:rsidRPr="001F42D3" w:rsidRDefault="00B11855" w:rsidP="001915B9">
            <w:pPr>
              <w:pStyle w:val="TableEntry"/>
            </w:pPr>
          </w:p>
        </w:tc>
        <w:tc>
          <w:tcPr>
            <w:tcW w:w="2834" w:type="dxa"/>
          </w:tcPr>
          <w:p w14:paraId="32879936" w14:textId="77777777" w:rsidR="00B11855" w:rsidRPr="001F42D3" w:rsidRDefault="003D003E" w:rsidP="001915B9">
            <w:pPr>
              <w:pStyle w:val="TableEntry"/>
            </w:pPr>
            <w:r w:rsidRPr="001F42D3">
              <w:t>Preference Order</w:t>
            </w:r>
          </w:p>
        </w:tc>
      </w:tr>
    </w:tbl>
    <w:p w14:paraId="7A8203FA" w14:textId="77777777" w:rsidR="00B11855" w:rsidRPr="001F42D3" w:rsidRDefault="00B11855" w:rsidP="001915B9">
      <w:pPr>
        <w:pStyle w:val="BodyText"/>
      </w:pPr>
    </w:p>
    <w:p w14:paraId="68DF913E" w14:textId="23886EA7" w:rsidR="00B11855" w:rsidRPr="001F42D3" w:rsidRDefault="003D003E" w:rsidP="001915B9">
      <w:pPr>
        <w:pStyle w:val="BodyText"/>
      </w:pPr>
      <w:r w:rsidRPr="001F42D3">
        <w:t xml:space="preserve">Subfield 2 "Telecommunication Use Code" is required and is valued as either PRN "Primary Residence Number" or NET "Network (email) address. See </w:t>
      </w:r>
      <w:r w:rsidR="006D613E" w:rsidRPr="001F42D3">
        <w:t>HL7</w:t>
      </w:r>
      <w:r w:rsidR="00995105" w:rsidRPr="001F42D3">
        <w:t xml:space="preserve"> </w:t>
      </w:r>
      <w:r w:rsidRPr="001F42D3">
        <w:t>Table 201.</w:t>
      </w:r>
    </w:p>
    <w:p w14:paraId="63D3E870" w14:textId="455DAE98" w:rsidR="00B11855" w:rsidRPr="001F42D3" w:rsidRDefault="003D003E" w:rsidP="001915B9">
      <w:pPr>
        <w:pStyle w:val="BodyText"/>
      </w:pPr>
      <w:r w:rsidRPr="001F42D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1F42D3">
        <w:t>HL7</w:t>
      </w:r>
      <w:r w:rsidR="00995105" w:rsidRPr="001F42D3">
        <w:t xml:space="preserve"> </w:t>
      </w:r>
      <w:r w:rsidRPr="001F42D3">
        <w:t>Table 202.</w:t>
      </w:r>
    </w:p>
    <w:p w14:paraId="538906A0" w14:textId="16139D5A" w:rsidR="000166DD" w:rsidRPr="001F42D3" w:rsidRDefault="00D53FC4" w:rsidP="00B34AEB">
      <w:pPr>
        <w:pStyle w:val="Heading1"/>
        <w:numPr>
          <w:ilvl w:val="0"/>
          <w:numId w:val="0"/>
        </w:numPr>
        <w:rPr>
          <w:bCs/>
          <w:noProof w:val="0"/>
        </w:rPr>
      </w:pPr>
      <w:bookmarkStart w:id="938" w:name="_Toc401769881"/>
      <w:bookmarkStart w:id="939" w:name="_Toc181625254"/>
      <w:r w:rsidRPr="001F42D3">
        <w:rPr>
          <w:noProof w:val="0"/>
        </w:rPr>
        <w:lastRenderedPageBreak/>
        <w:t xml:space="preserve">Appendix D </w:t>
      </w:r>
      <w:r w:rsidR="003D003E" w:rsidRPr="001F42D3">
        <w:rPr>
          <w:noProof w:val="0"/>
        </w:rPr>
        <w:t>Reserved</w:t>
      </w:r>
      <w:bookmarkStart w:id="940" w:name="_Toc401769882"/>
      <w:bookmarkEnd w:id="938"/>
      <w:bookmarkEnd w:id="939"/>
    </w:p>
    <w:p w14:paraId="4ACFFE38" w14:textId="2539D7A6" w:rsidR="00B11855" w:rsidRPr="001F42D3" w:rsidRDefault="00D53FC4" w:rsidP="00B34AEB">
      <w:pPr>
        <w:pStyle w:val="Heading1"/>
        <w:numPr>
          <w:ilvl w:val="0"/>
          <w:numId w:val="0"/>
        </w:numPr>
        <w:rPr>
          <w:noProof w:val="0"/>
        </w:rPr>
      </w:pPr>
      <w:bookmarkStart w:id="941" w:name="_Toc181625255"/>
      <w:r w:rsidRPr="001F42D3">
        <w:rPr>
          <w:noProof w:val="0"/>
        </w:rPr>
        <w:lastRenderedPageBreak/>
        <w:t xml:space="preserve">Appendix E </w:t>
      </w:r>
      <w:r w:rsidR="003D003E" w:rsidRPr="001F42D3">
        <w:rPr>
          <w:noProof w:val="0"/>
        </w:rPr>
        <w:t xml:space="preserve">Examples of </w:t>
      </w:r>
      <w:r w:rsidR="00E05E82" w:rsidRPr="001F42D3">
        <w:rPr>
          <w:noProof w:val="0"/>
        </w:rPr>
        <w:t>M</w:t>
      </w:r>
      <w:r w:rsidR="003D003E" w:rsidRPr="001F42D3">
        <w:rPr>
          <w:noProof w:val="0"/>
        </w:rPr>
        <w:t>essages</w:t>
      </w:r>
      <w:bookmarkEnd w:id="940"/>
      <w:bookmarkEnd w:id="941"/>
    </w:p>
    <w:p w14:paraId="285878DF" w14:textId="52404A17" w:rsidR="00B11855" w:rsidRPr="001F42D3" w:rsidRDefault="003D003E" w:rsidP="001915B9">
      <w:pPr>
        <w:pStyle w:val="BodyText"/>
      </w:pPr>
      <w:proofErr w:type="gramStart"/>
      <w:r w:rsidRPr="001F42D3">
        <w:t>These message</w:t>
      </w:r>
      <w:proofErr w:type="gramEnd"/>
      <w:r w:rsidRPr="001F42D3">
        <w:t xml:space="preserve"> examples illustrate the uses cases defined in </w:t>
      </w:r>
      <w:r w:rsidR="007E67D4" w:rsidRPr="001F42D3">
        <w:t>DEV TF</w:t>
      </w:r>
      <w:r w:rsidRPr="001F42D3">
        <w:t xml:space="preserve">-1. They are </w:t>
      </w:r>
      <w:r w:rsidR="000B42A1" w:rsidRPr="001F42D3">
        <w:t xml:space="preserve">informative only, not authoritative and </w:t>
      </w:r>
      <w:r w:rsidRPr="001F42D3">
        <w:t xml:space="preserve">not representative of messages in actual implementations but </w:t>
      </w:r>
      <w:r w:rsidR="000B42A1" w:rsidRPr="001F42D3">
        <w:t>are only</w:t>
      </w:r>
      <w:r w:rsidRPr="001F42D3">
        <w:t xml:space="preserve"> examples to illustrate </w:t>
      </w:r>
      <w:r w:rsidR="000B42A1" w:rsidRPr="001F42D3">
        <w:t>general aspects of</w:t>
      </w:r>
      <w:r w:rsidR="004C60BF" w:rsidRPr="001F42D3">
        <w:t xml:space="preserve"> </w:t>
      </w:r>
      <w:r w:rsidRPr="001F42D3">
        <w:t>the use cases and the mapping of ISO/IEEE 11073 to HL7.</w:t>
      </w:r>
      <w:r w:rsidR="000B42A1" w:rsidRPr="001F42D3">
        <w:t xml:space="preserve"> Implementers should test all messages against the NIST test tooling for IHE PCD.</w:t>
      </w:r>
    </w:p>
    <w:p w14:paraId="6521C446" w14:textId="26796E17" w:rsidR="00B11855" w:rsidRPr="001F42D3" w:rsidRDefault="00D53FC4" w:rsidP="00B34AEB">
      <w:pPr>
        <w:pStyle w:val="Heading2"/>
        <w:numPr>
          <w:ilvl w:val="0"/>
          <w:numId w:val="0"/>
        </w:numPr>
        <w:rPr>
          <w:noProof w:val="0"/>
        </w:rPr>
      </w:pPr>
      <w:bookmarkStart w:id="942" w:name="_Toc401769883"/>
      <w:bookmarkStart w:id="943" w:name="_Toc181625256"/>
      <w:r w:rsidRPr="001F42D3">
        <w:rPr>
          <w:noProof w:val="0"/>
        </w:rPr>
        <w:t xml:space="preserve">E.1 </w:t>
      </w:r>
      <w:r w:rsidR="003D003E" w:rsidRPr="001F42D3">
        <w:rPr>
          <w:noProof w:val="0"/>
        </w:rPr>
        <w:t>PCD-01 Case C1: Communicate periodic data to Clinical Information System (CIS)</w:t>
      </w:r>
      <w:bookmarkEnd w:id="942"/>
      <w:bookmarkEnd w:id="943"/>
    </w:p>
    <w:p w14:paraId="5B739349" w14:textId="30F1B7BF" w:rsidR="00B11855" w:rsidRPr="001F42D3" w:rsidRDefault="003D003E" w:rsidP="001915B9">
      <w:pPr>
        <w:pStyle w:val="BodyText"/>
      </w:pPr>
      <w:r w:rsidRPr="001F42D3">
        <w:t xml:space="preserve">Periodic and episodic data from </w:t>
      </w:r>
      <w:proofErr w:type="gramStart"/>
      <w:r w:rsidRPr="001F42D3">
        <w:t>all of</w:t>
      </w:r>
      <w:proofErr w:type="gramEnd"/>
      <w:r w:rsidRPr="001F42D3">
        <w:t xml:space="preserve">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1F42D3">
        <w:t>;</w:t>
      </w:r>
      <w:r w:rsidRPr="001F42D3">
        <w:t xml:space="preserve"> however</w:t>
      </w:r>
      <w:r w:rsidR="00EF66D8" w:rsidRPr="001F42D3">
        <w:t>,</w:t>
      </w:r>
      <w:r w:rsidRPr="001F42D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1F42D3" w:rsidRDefault="00D53FC4" w:rsidP="00B34AEB">
      <w:pPr>
        <w:pStyle w:val="Heading3"/>
        <w:numPr>
          <w:ilvl w:val="0"/>
          <w:numId w:val="0"/>
        </w:numPr>
        <w:rPr>
          <w:noProof w:val="0"/>
        </w:rPr>
      </w:pPr>
      <w:bookmarkStart w:id="944" w:name="_Toc401769884"/>
      <w:bookmarkStart w:id="945" w:name="_Toc181625257"/>
      <w:r w:rsidRPr="001F42D3">
        <w:rPr>
          <w:noProof w:val="0"/>
        </w:rPr>
        <w:t xml:space="preserve">E.1.1 </w:t>
      </w:r>
      <w:r w:rsidR="003D003E" w:rsidRPr="001F42D3">
        <w:rPr>
          <w:noProof w:val="0"/>
        </w:rPr>
        <w:t>Example of PCD-01 Observation Report (Physiological Monitor)</w:t>
      </w:r>
      <w:bookmarkEnd w:id="944"/>
      <w:bookmarkEnd w:id="945"/>
    </w:p>
    <w:p w14:paraId="1F389D08" w14:textId="237138BB" w:rsidR="00334399" w:rsidRPr="001F42D3" w:rsidRDefault="003D003E" w:rsidP="002E782A">
      <w:pPr>
        <w:pStyle w:val="BodyText"/>
      </w:pPr>
      <w:r w:rsidRPr="001F42D3">
        <w:t xml:space="preserve">An observation </w:t>
      </w:r>
      <w:proofErr w:type="gramStart"/>
      <w:r w:rsidRPr="001F42D3">
        <w:t>result</w:t>
      </w:r>
      <w:proofErr w:type="gramEnd"/>
      <w:r w:rsidRPr="001F42D3">
        <w:t xml:space="preserve"> from a physiological monitor.</w:t>
      </w:r>
    </w:p>
    <w:p w14:paraId="10730F77" w14:textId="0B7F266D" w:rsidR="00334399" w:rsidRPr="001F42D3" w:rsidRDefault="00334399" w:rsidP="002E782A">
      <w:pPr>
        <w:pStyle w:val="BodyText"/>
      </w:pPr>
    </w:p>
    <w:p w14:paraId="27F1CBE9" w14:textId="01ACDA66" w:rsidR="00334399" w:rsidRPr="001F42D3" w:rsidRDefault="00334399" w:rsidP="002E782A">
      <w:pPr>
        <w:pStyle w:val="BodyText"/>
      </w:pPr>
    </w:p>
    <w:p w14:paraId="5F432C22" w14:textId="788F5A25" w:rsidR="00334399" w:rsidRPr="001F42D3" w:rsidRDefault="00334399" w:rsidP="002E782A">
      <w:pPr>
        <w:pStyle w:val="BodyText"/>
      </w:pPr>
    </w:p>
    <w:p w14:paraId="2E823567" w14:textId="4E78B06E" w:rsidR="00334399" w:rsidRPr="001F42D3" w:rsidRDefault="00334399" w:rsidP="002E782A">
      <w:pPr>
        <w:pStyle w:val="BodyText"/>
      </w:pPr>
    </w:p>
    <w:p w14:paraId="07154F9F" w14:textId="6AB7DA45" w:rsidR="00334399" w:rsidRPr="001F42D3" w:rsidRDefault="00334399" w:rsidP="002E782A">
      <w:pPr>
        <w:pStyle w:val="BodyText"/>
      </w:pPr>
    </w:p>
    <w:p w14:paraId="2A3D72CB" w14:textId="2A38677B" w:rsidR="00334399" w:rsidRPr="001F42D3" w:rsidRDefault="00334399" w:rsidP="002E782A">
      <w:pPr>
        <w:pStyle w:val="BodyText"/>
      </w:pPr>
    </w:p>
    <w:p w14:paraId="50E6AF7A" w14:textId="0C2292DF" w:rsidR="00334399" w:rsidRPr="001F42D3" w:rsidRDefault="00334399" w:rsidP="002E782A">
      <w:pPr>
        <w:pStyle w:val="BodyText"/>
      </w:pPr>
    </w:p>
    <w:p w14:paraId="25693201" w14:textId="1CADA1F6" w:rsidR="00334399" w:rsidRPr="001F42D3" w:rsidRDefault="00334399" w:rsidP="002E782A">
      <w:pPr>
        <w:pStyle w:val="BodyText"/>
      </w:pPr>
    </w:p>
    <w:p w14:paraId="4C2B1EED" w14:textId="7B539B1B" w:rsidR="00334399" w:rsidRPr="001F42D3" w:rsidRDefault="00334399" w:rsidP="002E782A">
      <w:pPr>
        <w:pStyle w:val="BodyText"/>
      </w:pPr>
    </w:p>
    <w:p w14:paraId="5172601B" w14:textId="1685062D" w:rsidR="00334399" w:rsidRPr="001F42D3" w:rsidRDefault="00334399" w:rsidP="002E782A">
      <w:pPr>
        <w:pStyle w:val="BodyText"/>
      </w:pPr>
    </w:p>
    <w:p w14:paraId="084AA91E" w14:textId="1F3BB1A8" w:rsidR="00334399" w:rsidRPr="001F42D3" w:rsidRDefault="00334399" w:rsidP="002E782A">
      <w:pPr>
        <w:pStyle w:val="BodyText"/>
      </w:pPr>
    </w:p>
    <w:p w14:paraId="501B3E24" w14:textId="1FE69483" w:rsidR="00334399" w:rsidRPr="001F42D3" w:rsidRDefault="00334399" w:rsidP="002E782A">
      <w:pPr>
        <w:pStyle w:val="BodyText"/>
      </w:pPr>
    </w:p>
    <w:p w14:paraId="6BDC1937" w14:textId="37A5EE9E" w:rsidR="00334399" w:rsidRPr="001F42D3" w:rsidRDefault="00334399" w:rsidP="002E782A">
      <w:pPr>
        <w:pStyle w:val="BodyText"/>
      </w:pPr>
    </w:p>
    <w:p w14:paraId="73C0033B" w14:textId="37DACFEC" w:rsidR="00334399" w:rsidRPr="001F42D3" w:rsidRDefault="00334399" w:rsidP="002E782A">
      <w:pPr>
        <w:pStyle w:val="BodyText"/>
      </w:pPr>
    </w:p>
    <w:p w14:paraId="60677357" w14:textId="77777777" w:rsidR="00334399" w:rsidRPr="001F42D3" w:rsidRDefault="00334399" w:rsidP="002E782A">
      <w:pPr>
        <w:pStyle w:val="BodyText"/>
      </w:pPr>
    </w:p>
    <w:p w14:paraId="4B0161A5" w14:textId="77777777" w:rsidR="00156753" w:rsidRPr="001F42D3" w:rsidRDefault="00156753" w:rsidP="00C10546">
      <w:pPr>
        <w:pStyle w:val="BodyText"/>
      </w:pPr>
    </w:p>
    <w:p w14:paraId="0F0BC984"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946" w:name="_Toc401769885"/>
      <w:r w:rsidRPr="001F42D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PID|||HO2009001^^^^MR||</w:t>
      </w:r>
      <w:proofErr w:type="spellStart"/>
      <w:r w:rsidRPr="001F42D3">
        <w:rPr>
          <w:noProof w:val="0"/>
        </w:rPr>
        <w:t>Hon^Albert</w:t>
      </w:r>
      <w:proofErr w:type="spellEnd"/>
      <w:r w:rsidRPr="001F42D3">
        <w:rPr>
          <w:noProof w:val="0"/>
        </w:rPr>
        <w:t>^""^^^^L||19610101|M</w:t>
      </w:r>
    </w:p>
    <w:p w14:paraId="43C9028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PV1||I|HO Surgery^OR^1</w:t>
      </w:r>
    </w:p>
    <w:p w14:paraId="11722BD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OBR|1||201512218265601|69965^MDC_DEV_MON_PHYSIO_MULTI_PARAM_MDS^MDC|||20150122182656</w:t>
      </w:r>
    </w:p>
    <w:p w14:paraId="64089F2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OBX|1|ST|69965^MDC_DEV_MON_PHYSIO_MULTI_PARAM_MDS^MDC|1.0.0.0|||||||X|||||||e86c094f-f751-4acf-92b2-38f11c1f6f57-Device</w:t>
      </w:r>
    </w:p>
    <w:p w14:paraId="39CFC43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OBX|2|ST|70686^MDC_DEV_PRESS_BLD_NONINV_VMD^MDC|1.1.0.0|||||||X|||||||0600dc750001</w:t>
      </w:r>
    </w:p>
    <w:p w14:paraId="72A81CCB"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OBX|3|ST|70675^MDC_DEV_PULS_CHAN^MDC|1.1.1.0|||||||X</w:t>
      </w:r>
    </w:p>
    <w:p w14:paraId="3665804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OBX|4|NM|150021^MDC_PRESS_BLD_NONINV_SYS^MDC|1.1.1.5|117|266016^MDC_DIM_MMHG^MDC|90-160||||X|||20150122115000</w:t>
      </w:r>
    </w:p>
    <w:p w14:paraId="6EF6BFE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OBX|5|NM|150022^MDC_PRESS_BLD_NONINV_DIA^MDC|1.1.1.6|82|266016^MDC_DIM_MMHG^MDC|||||X|||20150122115000</w:t>
      </w:r>
    </w:p>
    <w:p w14:paraId="0B2C6C1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OBX|6|NM|150023^MDC_PRESS_BLD_NONINV_MEAN^MDC|1.1.1.7|90|266016^MDC_DIM_MMHG^MDC|||||X|||20150122115000</w:t>
      </w:r>
    </w:p>
    <w:p w14:paraId="423B7550"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OBX|7|ST|4262^MDC_DEV_ECG_VMD^MDC|1.2.0.0|||||||X|||||||0600dc750001</w:t>
      </w:r>
    </w:p>
    <w:p w14:paraId="7E10586C"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OBX|8|ST|4263^MDC_DEV_ECG_CHAN^MDC|1.2.1.0|||||||X</w:t>
      </w:r>
    </w:p>
    <w:p w14:paraId="541D29A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OBX|9|NM|147842^MDC_ECG_CARD_BEAT_RATE^MDC|1.2.1.1|80|264864^MDC_DIM_BEAT_PER_MIN^MDC|50-120||||X</w:t>
      </w:r>
    </w:p>
    <w:p w14:paraId="7DD5018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OBX|10|NM|147232^MDC_ECG_TIME_PD_QT_GL^MDC|1.2.1.14|360|264338^MDC_DIM_MILLI_SEC^MDC|||||X</w:t>
      </w:r>
    </w:p>
    <w:p w14:paraId="6FA97C6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OBX|11|NM|147236^MDC_ECG_TIME_PD_QTc^MDC|1.2.1.15|416|264338^MDC_DIM_MILLI_SEC^MDC|&lt;500||||X</w:t>
      </w:r>
    </w:p>
    <w:p w14:paraId="541650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OBX|12|NM|151562^MDC_RESP_RATE^MDC|1.2.1.19|30|264928^MDC_DIM_RESP_PER_MIN^MDC|8-45||||X</w:t>
      </w:r>
    </w:p>
    <w:p w14:paraId="77251E7B" w14:textId="77777777" w:rsidR="003C0F9E" w:rsidRPr="001F42D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OBX|13|ST|184327^MDC_ECG_STAT_RHY^MDC|1.2.1.21|MDC_ECG_SINUS_RHY||||||X</w:t>
      </w:r>
    </w:p>
    <w:p w14:paraId="660F461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OBX|14|ST|69642^MDC_DEV_ANALY_SAT_O2_VMD^MDC|1.3.0.0|||||||X|||||||0600dc750001</w:t>
      </w:r>
    </w:p>
    <w:p w14:paraId="730213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OBX|15|ST|70771^MDC_DEV_ANALY_PERF_REL_CHAN^MDC|1.3.1.0|||||||X</w:t>
      </w:r>
    </w:p>
    <w:p w14:paraId="31BD0D6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OBX|16|NM|150456^MDC_PULS_OXIM_SAT_O2^MDC|1.3.1.1|99|262688^MDC_DIM_PERCENT^MDC|90-100||||X</w:t>
      </w:r>
    </w:p>
    <w:p w14:paraId="3CB75805" w14:textId="77777777" w:rsidR="0083495B" w:rsidRPr="001F42D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b/>
          <w:noProof w:val="0"/>
        </w:rPr>
        <w:t>OBX|17|NM|150448^MDC_PULS_OXIM_PERF_REL^MDC|1.3.1.3|3.9|262656^MDC_DIM_DIMLESS^MDC|||||X</w:t>
      </w:r>
    </w:p>
    <w:p w14:paraId="60B8957A" w14:textId="27AC2BF7" w:rsidR="00B11855" w:rsidRPr="001F42D3" w:rsidRDefault="00D53FC4" w:rsidP="00B34AEB">
      <w:pPr>
        <w:pStyle w:val="Heading3"/>
        <w:numPr>
          <w:ilvl w:val="0"/>
          <w:numId w:val="0"/>
        </w:numPr>
        <w:rPr>
          <w:noProof w:val="0"/>
        </w:rPr>
      </w:pPr>
      <w:bookmarkStart w:id="947" w:name="_Toc181625258"/>
      <w:r w:rsidRPr="001F42D3">
        <w:rPr>
          <w:noProof w:val="0"/>
        </w:rPr>
        <w:t xml:space="preserve">E.1.2 </w:t>
      </w:r>
      <w:r w:rsidR="003D003E" w:rsidRPr="001F42D3">
        <w:rPr>
          <w:noProof w:val="0"/>
        </w:rPr>
        <w:t>Example of PCD-01 Episodic Observation Report</w:t>
      </w:r>
      <w:bookmarkEnd w:id="946"/>
      <w:bookmarkEnd w:id="947"/>
    </w:p>
    <w:p w14:paraId="244B451C" w14:textId="77777777" w:rsidR="00B11855" w:rsidRPr="001F42D3" w:rsidRDefault="003D003E" w:rsidP="00E05350">
      <w:pPr>
        <w:pStyle w:val="BodyText"/>
      </w:pPr>
      <w:r w:rsidRPr="001F42D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Pr="001F42D3" w:rsidRDefault="00B11855" w:rsidP="00C10546">
      <w:pPr>
        <w:pStyle w:val="BodyText"/>
      </w:pPr>
    </w:p>
    <w:p w14:paraId="0EB7A8BE" w14:textId="3F7ACB2C" w:rsidR="00D93F40" w:rsidRPr="001F42D3" w:rsidRDefault="00D93F40" w:rsidP="00C10546">
      <w:pPr>
        <w:pStyle w:val="BodyText"/>
      </w:pPr>
    </w:p>
    <w:p w14:paraId="64D136E4" w14:textId="7DA647C3" w:rsidR="00D93F40" w:rsidRPr="001F42D3" w:rsidRDefault="00D93F40" w:rsidP="00C10546">
      <w:pPr>
        <w:pStyle w:val="BodyText"/>
      </w:pPr>
    </w:p>
    <w:p w14:paraId="6F1C096F" w14:textId="3E6DCB87" w:rsidR="00D93F40" w:rsidRPr="001F42D3" w:rsidRDefault="00D93F40" w:rsidP="00C10546">
      <w:pPr>
        <w:pStyle w:val="BodyText"/>
      </w:pPr>
    </w:p>
    <w:p w14:paraId="1525BEE8" w14:textId="6EBDE780" w:rsidR="00D93F40" w:rsidRPr="001F42D3" w:rsidRDefault="00D93F40" w:rsidP="00C10546">
      <w:pPr>
        <w:pStyle w:val="BodyText"/>
      </w:pPr>
    </w:p>
    <w:p w14:paraId="06670E04" w14:textId="1659E27C" w:rsidR="00D93F40" w:rsidRPr="001F42D3" w:rsidRDefault="00D93F40" w:rsidP="00C10546">
      <w:pPr>
        <w:pStyle w:val="BodyText"/>
      </w:pPr>
    </w:p>
    <w:p w14:paraId="11525F87" w14:textId="77777777" w:rsidR="00D93F40" w:rsidRPr="001F42D3" w:rsidRDefault="00D93F40" w:rsidP="00C10546">
      <w:pPr>
        <w:pStyle w:val="BodyText"/>
      </w:pPr>
    </w:p>
    <w:p w14:paraId="013F4E3A"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MSH|^~\&amp;|ACME_Gateway^080019FFFE3ED02D^EUI-64|ACME Healthcare|||20110602050000</w:t>
      </w:r>
      <w:r w:rsidR="00156753" w:rsidRPr="001F42D3">
        <w:rPr>
          <w:noProof w:val="0"/>
        </w:rPr>
        <w:t>+0000</w:t>
      </w:r>
      <w:r w:rsidRPr="001F42D3">
        <w:rPr>
          <w:noProof w:val="0"/>
        </w:rPr>
        <w:t>||ORU^R01^ORU_R01|0104ef190d604db188c3|P|2.6|||</w:t>
      </w:r>
      <w:r w:rsidR="000B42A1" w:rsidRPr="001F42D3">
        <w:rPr>
          <w:noProof w:val="0"/>
        </w:rPr>
        <w:t>AL</w:t>
      </w:r>
      <w:r w:rsidRPr="001F42D3">
        <w:rPr>
          <w:noProof w:val="0"/>
        </w:rPr>
        <w:t>|</w:t>
      </w:r>
      <w:r w:rsidR="000B42A1" w:rsidRPr="001F42D3">
        <w:rPr>
          <w:noProof w:val="0"/>
        </w:rPr>
        <w:t>NE</w:t>
      </w:r>
      <w:r w:rsidRPr="001F42D3">
        <w:rPr>
          <w:noProof w:val="0"/>
        </w:rPr>
        <w:t>||UNICODE UTF-8|||PCD_DEC_001^IHE PCD^1.3.6.1.4.1.19376.1.6.1.1.1^ISO</w:t>
      </w:r>
    </w:p>
    <w:p w14:paraId="74A8B8BF"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PID|||12345^^^A^MR||BEDS^TEDSONS^^^^^L</w:t>
      </w:r>
    </w:p>
    <w:p w14:paraId="07C461A4"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PV1||U|COLWELL^^SOLAR</w:t>
      </w:r>
    </w:p>
    <w:p w14:paraId="13E27EF6"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 xml:space="preserve">OBR|1|080019FFFE3ED02D20110602045842^ACME_Gateway^080019FFFE3ED02D^EUI-64|080019FFFE3ED02D20110602045842^ACME_Gateway^080019FFFE3ED02D^EUI-64|182777000^monitoring of </w:t>
      </w:r>
      <w:proofErr w:type="spellStart"/>
      <w:r w:rsidRPr="001F42D3">
        <w:rPr>
          <w:noProof w:val="0"/>
        </w:rPr>
        <w:t>patient^SCT</w:t>
      </w:r>
      <w:proofErr w:type="spellEnd"/>
      <w:r w:rsidRPr="001F42D3">
        <w:rPr>
          <w:noProof w:val="0"/>
        </w:rPr>
        <w:t>|||20110602045842</w:t>
      </w:r>
      <w:r w:rsidR="00156753" w:rsidRPr="001F42D3">
        <w:rPr>
          <w:noProof w:val="0"/>
        </w:rPr>
        <w:t>+0000</w:t>
      </w:r>
    </w:p>
    <w:p w14:paraId="732D678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OBX|1||69965^MDC_DEV_MON_PHYSIO_MULTI_PARAM_MDS^MDC|1.0.0.0|||||||X</w:t>
      </w:r>
    </w:p>
    <w:p w14:paraId="2FEA714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OBX|2||70686^MDC_DEV_PRESS_BLD_NONINV_VMD^MDC|1.16.0.0|||||||X</w:t>
      </w:r>
    </w:p>
    <w:p w14:paraId="5009722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OBX|3||70687^MDC_DEV_PRESS_BLD_NONINV_CHAN^MDC|1.16.1.0|||||||X|||20110602045842</w:t>
      </w:r>
    </w:p>
    <w:p w14:paraId="156D6AE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OBX|4|NM|150021^MDC_PRESS_BLD_NONINV_SYS^MDC|1.16.1.1|111|mm[Hg]^mm[Hg]^UCUM|||||R|||20110602045842||||080019FFFE3ED02D172.16.172.135^GATEWAY_ACME</w:t>
      </w:r>
    </w:p>
    <w:p w14:paraId="21AB2238"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OBX|5|NM|150022^MDC_PRESS_BLD_NONINV_DIA^MDC|1.16.1.2|60|mm[Hg]^mm[Hg]^UCUM|||||R|||20110602045842||||080019FFFE3ED02D172.16.172.135^GATEWAY_ACME</w:t>
      </w:r>
    </w:p>
    <w:p w14:paraId="3D4C9350"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OBX|6|NM|150023^MDC_PRESS_BLD_NONINV_MEAN^MDC|1.16.1.3|80|mm[Hg]^mm[Hg]^UCUM|||||R|||20110602045842||||080019FFFE3ED02D172.16.172.135^GATEWAY_ACME</w:t>
      </w:r>
    </w:p>
    <w:p w14:paraId="3DBC3D27"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OBX|7|NM|149546^MDC_PULS_RATE_NON_INV^MDC|1.16.1.4|63|{beat}/min^{beat}/min^UCUM|||||R|||20110602045842||||080019FFFE3ED02D172.16.172.135^GATEWAY_ACME</w:t>
      </w:r>
    </w:p>
    <w:p w14:paraId="7982D9E1" w14:textId="77777777" w:rsidR="00B11855" w:rsidRPr="001F42D3" w:rsidRDefault="00B11855" w:rsidP="00C10546">
      <w:pPr>
        <w:pStyle w:val="BodyText"/>
      </w:pPr>
    </w:p>
    <w:p w14:paraId="2BED8F57" w14:textId="48E9C048" w:rsidR="00B11855" w:rsidRPr="001F42D3" w:rsidRDefault="00D53FC4" w:rsidP="00B34AEB">
      <w:pPr>
        <w:pStyle w:val="Heading2"/>
        <w:numPr>
          <w:ilvl w:val="0"/>
          <w:numId w:val="0"/>
        </w:numPr>
        <w:rPr>
          <w:noProof w:val="0"/>
        </w:rPr>
      </w:pPr>
      <w:bookmarkStart w:id="948" w:name="_Toc401769886"/>
      <w:bookmarkStart w:id="949" w:name="_Toc181625259"/>
      <w:r w:rsidRPr="001F42D3">
        <w:rPr>
          <w:noProof w:val="0"/>
        </w:rPr>
        <w:t xml:space="preserve">E.2 </w:t>
      </w:r>
      <w:r w:rsidR="003D003E" w:rsidRPr="001F42D3">
        <w:rPr>
          <w:noProof w:val="0"/>
        </w:rPr>
        <w:t xml:space="preserve">Examples of transaction </w:t>
      </w:r>
      <w:r w:rsidR="00647994" w:rsidRPr="001F42D3">
        <w:rPr>
          <w:noProof w:val="0"/>
        </w:rPr>
        <w:t>[PCD-03]</w:t>
      </w:r>
      <w:r w:rsidR="003D003E" w:rsidRPr="001F42D3">
        <w:rPr>
          <w:noProof w:val="0"/>
        </w:rPr>
        <w:t>: Communicate Infusion Order</w:t>
      </w:r>
      <w:bookmarkEnd w:id="948"/>
      <w:bookmarkEnd w:id="949"/>
    </w:p>
    <w:p w14:paraId="53A0C729" w14:textId="7ACBC59E" w:rsidR="00B11855" w:rsidRPr="001F42D3" w:rsidRDefault="003D003E" w:rsidP="00C12E69">
      <w:pPr>
        <w:pStyle w:val="BodyText"/>
      </w:pPr>
      <w:r w:rsidRPr="001F42D3">
        <w:t xml:space="preserve">This example illustrates the use of </w:t>
      </w:r>
      <w:r w:rsidR="00647994" w:rsidRPr="001F42D3">
        <w:t>[PCD-03]</w:t>
      </w:r>
      <w:r w:rsidRPr="001F42D3">
        <w:t>.</w:t>
      </w:r>
    </w:p>
    <w:p w14:paraId="1660B4B0" w14:textId="6CAD5817" w:rsidR="00B11855" w:rsidRPr="001F42D3" w:rsidRDefault="00D53FC4" w:rsidP="00B34AEB">
      <w:pPr>
        <w:pStyle w:val="Heading3"/>
        <w:numPr>
          <w:ilvl w:val="0"/>
          <w:numId w:val="0"/>
        </w:numPr>
        <w:rPr>
          <w:noProof w:val="0"/>
        </w:rPr>
      </w:pPr>
      <w:bookmarkStart w:id="950" w:name="_Toc497485653"/>
      <w:bookmarkStart w:id="951" w:name="_Toc497485990"/>
      <w:bookmarkStart w:id="952" w:name="_Toc497486217"/>
      <w:bookmarkStart w:id="953" w:name="_Toc497486494"/>
      <w:bookmarkStart w:id="954" w:name="_Toc497486721"/>
      <w:bookmarkStart w:id="955" w:name="_Toc497493590"/>
      <w:bookmarkStart w:id="956" w:name="_Toc401769887"/>
      <w:bookmarkStart w:id="957" w:name="_Toc181625260"/>
      <w:bookmarkEnd w:id="950"/>
      <w:bookmarkEnd w:id="951"/>
      <w:bookmarkEnd w:id="952"/>
      <w:bookmarkEnd w:id="953"/>
      <w:bookmarkEnd w:id="954"/>
      <w:bookmarkEnd w:id="955"/>
      <w:r w:rsidRPr="001F42D3">
        <w:rPr>
          <w:noProof w:val="0"/>
        </w:rPr>
        <w:t xml:space="preserve">E.2.1 </w:t>
      </w:r>
      <w:r w:rsidR="003D003E" w:rsidRPr="001F42D3">
        <w:rPr>
          <w:noProof w:val="0"/>
        </w:rPr>
        <w:t>Storyboard</w:t>
      </w:r>
      <w:bookmarkEnd w:id="956"/>
      <w:bookmarkEnd w:id="9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1F42D3" w14:paraId="68BCE3A1" w14:textId="77777777" w:rsidTr="00C10546">
        <w:trPr>
          <w:cantSplit/>
          <w:tblHeader/>
          <w:jc w:val="center"/>
        </w:trPr>
        <w:tc>
          <w:tcPr>
            <w:tcW w:w="2988" w:type="dxa"/>
            <w:shd w:val="clear" w:color="auto" w:fill="D9D9D9"/>
          </w:tcPr>
          <w:p w14:paraId="17009277" w14:textId="77777777" w:rsidR="00B11855" w:rsidRPr="001F42D3" w:rsidRDefault="003D003E" w:rsidP="00235CEC">
            <w:pPr>
              <w:pStyle w:val="TableEntryHeader"/>
            </w:pPr>
            <w:r w:rsidRPr="001F42D3">
              <w:t>Objects</w:t>
            </w:r>
          </w:p>
        </w:tc>
        <w:tc>
          <w:tcPr>
            <w:tcW w:w="6480" w:type="dxa"/>
            <w:gridSpan w:val="2"/>
            <w:shd w:val="clear" w:color="auto" w:fill="D9D9D9"/>
          </w:tcPr>
          <w:p w14:paraId="0BFFA07F" w14:textId="77777777" w:rsidR="00B11855" w:rsidRPr="001F42D3" w:rsidRDefault="003D003E" w:rsidP="00235CEC">
            <w:pPr>
              <w:pStyle w:val="TableEntryHeader"/>
            </w:pPr>
            <w:r w:rsidRPr="001F42D3">
              <w:t>Attributes</w:t>
            </w:r>
          </w:p>
        </w:tc>
      </w:tr>
      <w:tr w:rsidR="00B11855" w:rsidRPr="001F42D3" w14:paraId="4AB1E77D" w14:textId="77777777" w:rsidTr="006C0E8E">
        <w:trPr>
          <w:cantSplit/>
          <w:jc w:val="center"/>
        </w:trPr>
        <w:tc>
          <w:tcPr>
            <w:tcW w:w="2988" w:type="dxa"/>
          </w:tcPr>
          <w:p w14:paraId="317579DF" w14:textId="77777777" w:rsidR="00B11855" w:rsidRPr="001F42D3" w:rsidRDefault="003D003E" w:rsidP="00A92110">
            <w:pPr>
              <w:pStyle w:val="TableEntry"/>
            </w:pPr>
            <w:r w:rsidRPr="001F42D3">
              <w:t>Patient</w:t>
            </w:r>
          </w:p>
        </w:tc>
        <w:tc>
          <w:tcPr>
            <w:tcW w:w="6480" w:type="dxa"/>
            <w:gridSpan w:val="2"/>
          </w:tcPr>
          <w:p w14:paraId="02D12673" w14:textId="77777777" w:rsidR="00B11855" w:rsidRPr="001F42D3" w:rsidRDefault="003D003E" w:rsidP="00A92110">
            <w:pPr>
              <w:pStyle w:val="TableEntry"/>
            </w:pPr>
            <w:r w:rsidRPr="001F42D3">
              <w:t>Legal Name: John Doe</w:t>
            </w:r>
          </w:p>
          <w:p w14:paraId="2CBCB35D" w14:textId="77777777" w:rsidR="00B11855" w:rsidRPr="001F42D3" w:rsidRDefault="003D003E" w:rsidP="00A92110">
            <w:pPr>
              <w:pStyle w:val="TableEntry"/>
            </w:pPr>
            <w:r w:rsidRPr="001F42D3">
              <w:t>ID: 98765</w:t>
            </w:r>
          </w:p>
          <w:p w14:paraId="5E39C95B" w14:textId="77777777" w:rsidR="00B11855" w:rsidRPr="001F42D3" w:rsidRDefault="003D003E" w:rsidP="00A92110">
            <w:pPr>
              <w:pStyle w:val="TableEntry"/>
            </w:pPr>
            <w:r w:rsidRPr="001F42D3">
              <w:t>Sex: M</w:t>
            </w:r>
          </w:p>
          <w:p w14:paraId="69EE9F58" w14:textId="77777777" w:rsidR="00B11855" w:rsidRPr="001F42D3" w:rsidRDefault="003D003E" w:rsidP="00A92110">
            <w:pPr>
              <w:pStyle w:val="TableEntry"/>
            </w:pPr>
            <w:r w:rsidRPr="001F42D3">
              <w:t>Date of birth: January 1, 1966</w:t>
            </w:r>
          </w:p>
          <w:p w14:paraId="0263D368" w14:textId="77777777" w:rsidR="00B11855" w:rsidRPr="001F42D3" w:rsidRDefault="003D003E" w:rsidP="00A92110">
            <w:pPr>
              <w:pStyle w:val="TableEntry"/>
            </w:pPr>
            <w:r w:rsidRPr="001F42D3">
              <w:t>Weight: 85.0 kg</w:t>
            </w:r>
          </w:p>
        </w:tc>
      </w:tr>
      <w:tr w:rsidR="00B11855" w:rsidRPr="001F42D3" w14:paraId="437290FE" w14:textId="77777777" w:rsidTr="006C0E8E">
        <w:trPr>
          <w:cantSplit/>
          <w:jc w:val="center"/>
        </w:trPr>
        <w:tc>
          <w:tcPr>
            <w:tcW w:w="2988" w:type="dxa"/>
          </w:tcPr>
          <w:p w14:paraId="260A94C9" w14:textId="77777777" w:rsidR="00B11855" w:rsidRPr="001F42D3" w:rsidRDefault="003D003E" w:rsidP="00A92110">
            <w:pPr>
              <w:pStyle w:val="TableEntry"/>
            </w:pPr>
            <w:r w:rsidRPr="001F42D3">
              <w:t>Nurse</w:t>
            </w:r>
          </w:p>
        </w:tc>
        <w:tc>
          <w:tcPr>
            <w:tcW w:w="6480" w:type="dxa"/>
            <w:gridSpan w:val="2"/>
          </w:tcPr>
          <w:p w14:paraId="7EFA9C7C" w14:textId="77777777" w:rsidR="00B11855" w:rsidRPr="001F42D3" w:rsidRDefault="003D003E" w:rsidP="00A92110">
            <w:pPr>
              <w:pStyle w:val="TableEntry"/>
            </w:pPr>
            <w:r w:rsidRPr="001F42D3">
              <w:t>Jane Adams</w:t>
            </w:r>
          </w:p>
          <w:p w14:paraId="6F524D76" w14:textId="77777777" w:rsidR="00B11855" w:rsidRPr="001F42D3" w:rsidRDefault="003D003E" w:rsidP="00A92110">
            <w:pPr>
              <w:pStyle w:val="TableEntry"/>
            </w:pPr>
            <w:r w:rsidRPr="001F42D3">
              <w:t>ID: N0001</w:t>
            </w:r>
          </w:p>
        </w:tc>
      </w:tr>
      <w:tr w:rsidR="00B11855" w:rsidRPr="001F42D3" w14:paraId="6E01E1E1" w14:textId="77777777" w:rsidTr="006C0E8E">
        <w:trPr>
          <w:cantSplit/>
          <w:jc w:val="center"/>
        </w:trPr>
        <w:tc>
          <w:tcPr>
            <w:tcW w:w="2988" w:type="dxa"/>
          </w:tcPr>
          <w:p w14:paraId="1D31341F" w14:textId="77777777" w:rsidR="00B11855" w:rsidRPr="001F42D3" w:rsidRDefault="003D003E" w:rsidP="00A92110">
            <w:pPr>
              <w:pStyle w:val="TableEntry"/>
            </w:pPr>
            <w:r w:rsidRPr="001F42D3">
              <w:t>Medication</w:t>
            </w:r>
          </w:p>
        </w:tc>
        <w:tc>
          <w:tcPr>
            <w:tcW w:w="2880" w:type="dxa"/>
          </w:tcPr>
          <w:p w14:paraId="03A9468F" w14:textId="77777777" w:rsidR="00B11855" w:rsidRPr="001F42D3" w:rsidRDefault="003D003E" w:rsidP="00A92110">
            <w:pPr>
              <w:pStyle w:val="TableEntry"/>
            </w:pPr>
            <w:r w:rsidRPr="001F42D3">
              <w:t xml:space="preserve">Example 1 </w:t>
            </w:r>
          </w:p>
          <w:p w14:paraId="10047F65" w14:textId="77777777" w:rsidR="00B11855" w:rsidRPr="001F42D3" w:rsidRDefault="003D003E" w:rsidP="00A92110">
            <w:pPr>
              <w:pStyle w:val="TableEntry"/>
            </w:pPr>
            <w:r w:rsidRPr="001F42D3">
              <w:t>ID: 1234</w:t>
            </w:r>
          </w:p>
          <w:p w14:paraId="1797F5F3" w14:textId="77777777" w:rsidR="00B11855" w:rsidRPr="001F42D3" w:rsidRDefault="003D003E" w:rsidP="00A92110">
            <w:pPr>
              <w:pStyle w:val="TableEntry"/>
            </w:pPr>
            <w:r w:rsidRPr="001F42D3">
              <w:t>Name: Dopamine</w:t>
            </w:r>
          </w:p>
          <w:p w14:paraId="3BC31DDB" w14:textId="77777777" w:rsidR="00B11855" w:rsidRPr="001F42D3" w:rsidRDefault="003D003E" w:rsidP="00A92110">
            <w:pPr>
              <w:pStyle w:val="TableEntry"/>
            </w:pPr>
            <w:r w:rsidRPr="001F42D3">
              <w:t>Volume to be infused: 250 mL</w:t>
            </w:r>
          </w:p>
          <w:p w14:paraId="475D2556" w14:textId="77777777" w:rsidR="00B11855" w:rsidRPr="001F42D3" w:rsidRDefault="003D003E" w:rsidP="00A92110">
            <w:pPr>
              <w:pStyle w:val="TableEntry"/>
            </w:pPr>
            <w:r w:rsidRPr="001F42D3">
              <w:t>Concentration: 400 mg / 250 mL</w:t>
            </w:r>
          </w:p>
          <w:p w14:paraId="5B6E38B8" w14:textId="77777777" w:rsidR="00B11855" w:rsidRPr="001F42D3" w:rsidRDefault="003D003E" w:rsidP="00A92110">
            <w:pPr>
              <w:pStyle w:val="TableEntry"/>
            </w:pPr>
            <w:r w:rsidRPr="001F42D3">
              <w:t>Dose: 10 mcg/kg/min</w:t>
            </w:r>
          </w:p>
        </w:tc>
        <w:tc>
          <w:tcPr>
            <w:tcW w:w="3600" w:type="dxa"/>
          </w:tcPr>
          <w:p w14:paraId="2E82DAF0" w14:textId="77777777" w:rsidR="00B11855" w:rsidRPr="001F42D3" w:rsidRDefault="003D003E" w:rsidP="00A92110">
            <w:pPr>
              <w:pStyle w:val="TableEntry"/>
            </w:pPr>
            <w:r w:rsidRPr="001F42D3">
              <w:t>Example 2</w:t>
            </w:r>
          </w:p>
          <w:p w14:paraId="6D15F8D5" w14:textId="77777777" w:rsidR="00B11855" w:rsidRPr="001F42D3" w:rsidRDefault="003D003E" w:rsidP="00A92110">
            <w:pPr>
              <w:pStyle w:val="TableEntry"/>
            </w:pPr>
            <w:r w:rsidRPr="001F42D3">
              <w:t>ID: 5678</w:t>
            </w:r>
          </w:p>
          <w:p w14:paraId="7EF806CD" w14:textId="77777777" w:rsidR="00B11855" w:rsidRPr="001F42D3" w:rsidRDefault="003D003E" w:rsidP="00A92110">
            <w:pPr>
              <w:pStyle w:val="TableEntry"/>
            </w:pPr>
            <w:r w:rsidRPr="001F42D3">
              <w:t>Name: Normal Saline</w:t>
            </w:r>
          </w:p>
          <w:p w14:paraId="0C29D765" w14:textId="77777777" w:rsidR="00B11855" w:rsidRPr="001F42D3" w:rsidRDefault="003D003E" w:rsidP="00A92110">
            <w:pPr>
              <w:pStyle w:val="TableEntry"/>
            </w:pPr>
            <w:r w:rsidRPr="001F42D3">
              <w:t>Volume to be infused: 500 mL</w:t>
            </w:r>
          </w:p>
          <w:p w14:paraId="3C38E6FA" w14:textId="77777777" w:rsidR="00B11855" w:rsidRPr="001F42D3" w:rsidRDefault="003D003E" w:rsidP="00A92110">
            <w:pPr>
              <w:pStyle w:val="TableEntry"/>
            </w:pPr>
            <w:r w:rsidRPr="001F42D3">
              <w:t>Rate: 13.3 mL/hr</w:t>
            </w:r>
          </w:p>
        </w:tc>
      </w:tr>
      <w:tr w:rsidR="00B11855" w:rsidRPr="001F42D3" w14:paraId="3D5BAC6E" w14:textId="77777777" w:rsidTr="006C0E8E">
        <w:trPr>
          <w:cantSplit/>
          <w:jc w:val="center"/>
        </w:trPr>
        <w:tc>
          <w:tcPr>
            <w:tcW w:w="2988" w:type="dxa"/>
          </w:tcPr>
          <w:p w14:paraId="59436581" w14:textId="77777777" w:rsidR="00B11855" w:rsidRPr="001F42D3" w:rsidRDefault="003D003E" w:rsidP="00A92110">
            <w:pPr>
              <w:pStyle w:val="TableEntry"/>
            </w:pPr>
            <w:r w:rsidRPr="001F42D3">
              <w:t>Pump</w:t>
            </w:r>
          </w:p>
        </w:tc>
        <w:tc>
          <w:tcPr>
            <w:tcW w:w="6480" w:type="dxa"/>
            <w:gridSpan w:val="2"/>
          </w:tcPr>
          <w:p w14:paraId="0999EDF1" w14:textId="77777777" w:rsidR="00B11855" w:rsidRPr="001F42D3" w:rsidRDefault="003D003E" w:rsidP="00A92110">
            <w:pPr>
              <w:pStyle w:val="TableEntry"/>
            </w:pPr>
            <w:r w:rsidRPr="001F42D3">
              <w:t>ID: A0001</w:t>
            </w:r>
          </w:p>
          <w:p w14:paraId="7149F57D" w14:textId="77777777" w:rsidR="00B11855" w:rsidRPr="001F42D3" w:rsidRDefault="00B11855" w:rsidP="00A92110">
            <w:pPr>
              <w:pStyle w:val="TableEntry"/>
              <w:rPr>
                <w:kern w:val="1"/>
              </w:rPr>
            </w:pPr>
          </w:p>
        </w:tc>
      </w:tr>
    </w:tbl>
    <w:p w14:paraId="00F2C0B8" w14:textId="1949A4E4" w:rsidR="00B11855" w:rsidRPr="001F42D3" w:rsidRDefault="00B11855" w:rsidP="00EE391A">
      <w:pPr>
        <w:pStyle w:val="BodyText"/>
      </w:pPr>
    </w:p>
    <w:p w14:paraId="3947754D" w14:textId="51FB91E9" w:rsidR="00D93F40" w:rsidRPr="001F42D3" w:rsidRDefault="00D93F40" w:rsidP="00EE391A">
      <w:pPr>
        <w:pStyle w:val="BodyText"/>
      </w:pPr>
    </w:p>
    <w:p w14:paraId="3B19765B" w14:textId="476B2FC0" w:rsidR="00D93F40" w:rsidRPr="001F42D3" w:rsidRDefault="00D93F40" w:rsidP="00EE391A">
      <w:pPr>
        <w:pStyle w:val="BodyText"/>
      </w:pPr>
    </w:p>
    <w:p w14:paraId="7613AB65" w14:textId="4D659DCC" w:rsidR="00D93F40" w:rsidRPr="001F42D3" w:rsidRDefault="00D93F40" w:rsidP="00EE391A">
      <w:pPr>
        <w:pStyle w:val="BodyText"/>
      </w:pPr>
    </w:p>
    <w:p w14:paraId="7BD814A1" w14:textId="7F153898" w:rsidR="009C4A84" w:rsidRPr="001F42D3" w:rsidRDefault="00D53FC4" w:rsidP="00B34AEB">
      <w:pPr>
        <w:pStyle w:val="Heading3"/>
        <w:numPr>
          <w:ilvl w:val="0"/>
          <w:numId w:val="0"/>
        </w:numPr>
        <w:rPr>
          <w:noProof w:val="0"/>
        </w:rPr>
      </w:pPr>
      <w:bookmarkStart w:id="958" w:name="_Toc401769888"/>
      <w:bookmarkStart w:id="959" w:name="_Toc181625261"/>
      <w:r w:rsidRPr="001F42D3">
        <w:rPr>
          <w:noProof w:val="0"/>
        </w:rPr>
        <w:t xml:space="preserve">E.2.2 </w:t>
      </w:r>
      <w:r w:rsidR="003D003E" w:rsidRPr="001F42D3">
        <w:rPr>
          <w:noProof w:val="0"/>
        </w:rPr>
        <w:t>Interaction Diagram</w:t>
      </w:r>
      <w:bookmarkEnd w:id="958"/>
      <w:bookmarkEnd w:id="959"/>
    </w:p>
    <w:p w14:paraId="2B9C50C3" w14:textId="56DF9173" w:rsidR="00F65B33" w:rsidRPr="001F42D3" w:rsidRDefault="00F65B33" w:rsidP="00C44528">
      <w:pPr>
        <w:pStyle w:val="BodyText"/>
      </w:pPr>
    </w:p>
    <w:p w14:paraId="0B98CDE3" w14:textId="77777777" w:rsidR="00D63672" w:rsidRPr="001F42D3" w:rsidRDefault="00D63672" w:rsidP="00960C64">
      <w:pPr>
        <w:pStyle w:val="BodyText"/>
        <w:jc w:val="center"/>
      </w:pPr>
    </w:p>
    <w:p w14:paraId="001F422E" w14:textId="7B8787F0" w:rsidR="00F65B33" w:rsidRPr="001F42D3" w:rsidRDefault="00C63EC2" w:rsidP="0034511D">
      <w:pPr>
        <w:pStyle w:val="BodyText"/>
      </w:pPr>
      <w:r w:rsidRPr="001F42D3">
        <w:rPr>
          <w:noProof/>
        </w:rPr>
        <mc:AlternateContent>
          <mc:Choice Requires="wpc">
            <w:drawing>
              <wp:inline distT="0" distB="0" distL="0" distR="0" wp14:anchorId="19770876" wp14:editId="432711E6">
                <wp:extent cx="5104737" cy="3200400"/>
                <wp:effectExtent l="0" t="0" r="20320" b="19050"/>
                <wp:docPr id="31358506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980782081" name="Text Box 1"/>
                        <wps:cNvSpPr txBox="1"/>
                        <wps:spPr>
                          <a:xfrm>
                            <a:off x="944244" y="1962879"/>
                            <a:ext cx="1422669" cy="436227"/>
                          </a:xfrm>
                          <a:prstGeom prst="rect">
                            <a:avLst/>
                          </a:prstGeom>
                          <a:solidFill>
                            <a:schemeClr val="lt1"/>
                          </a:solidFill>
                          <a:ln w="6350">
                            <a:noFill/>
                          </a:ln>
                        </wps:spPr>
                        <wps:txbx>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489055478" name="Text Box 1"/>
                        <wps:cNvSpPr txBox="1"/>
                        <wps:spPr>
                          <a:xfrm>
                            <a:off x="3044254" y="1324628"/>
                            <a:ext cx="1090424" cy="501209"/>
                          </a:xfrm>
                          <a:prstGeom prst="rect">
                            <a:avLst/>
                          </a:prstGeom>
                          <a:solidFill>
                            <a:schemeClr val="lt1"/>
                          </a:solidFill>
                          <a:ln w="6350">
                            <a:noFill/>
                          </a:ln>
                        </wps:spPr>
                        <wps:txb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7161542" name="Text Box 1"/>
                        <wps:cNvSpPr txBox="1"/>
                        <wps:spPr>
                          <a:xfrm>
                            <a:off x="730515" y="1574718"/>
                            <a:ext cx="1741528" cy="389255"/>
                          </a:xfrm>
                          <a:prstGeom prst="rect">
                            <a:avLst/>
                          </a:prstGeom>
                          <a:solidFill>
                            <a:schemeClr val="lt1"/>
                          </a:solidFill>
                          <a:ln w="6350">
                            <a:noFill/>
                          </a:ln>
                        </wps:spPr>
                        <wps:txb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8576200" name="Rectangle 988576200"/>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33975" name="Rectangle 799833975"/>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148473" name="Rectangle 674148473"/>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060296" name="Straight Arrow Connector 131406029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0779382" name="Text Box 1330779382"/>
                        <wps:cNvSpPr txBox="1"/>
                        <wps:spPr>
                          <a:xfrm>
                            <a:off x="1317992" y="453225"/>
                            <a:ext cx="572791" cy="341906"/>
                          </a:xfrm>
                          <a:prstGeom prst="rect">
                            <a:avLst/>
                          </a:prstGeom>
                          <a:solidFill>
                            <a:schemeClr val="lt1"/>
                          </a:solidFill>
                          <a:ln w="6350">
                            <a:noFill/>
                          </a:ln>
                        </wps:spPr>
                        <wps:txbx>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68588133" name="Straight Arrow Connector 1868588133"/>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30911081" name="Text Box 1"/>
                        <wps:cNvSpPr txBox="1"/>
                        <wps:spPr>
                          <a:xfrm>
                            <a:off x="906355" y="795131"/>
                            <a:ext cx="1494937" cy="389255"/>
                          </a:xfrm>
                          <a:prstGeom prst="rect">
                            <a:avLst/>
                          </a:prstGeom>
                          <a:solidFill>
                            <a:schemeClr val="lt1"/>
                          </a:solidFill>
                          <a:ln w="6350">
                            <a:noFill/>
                          </a:ln>
                        </wps:spPr>
                        <wps:txb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1579483" name="Straight Arrow Connector 971579483"/>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025992" name="Text Box 1"/>
                        <wps:cNvSpPr txBox="1"/>
                        <wps:spPr>
                          <a:xfrm>
                            <a:off x="3252835" y="935373"/>
                            <a:ext cx="639704" cy="389255"/>
                          </a:xfrm>
                          <a:prstGeom prst="rect">
                            <a:avLst/>
                          </a:prstGeom>
                          <a:solidFill>
                            <a:schemeClr val="lt1"/>
                          </a:solidFill>
                          <a:ln w="6350">
                            <a:noFill/>
                          </a:ln>
                        </wps:spPr>
                        <wps:txbx>
                          <w:txbxContent>
                            <w:p w14:paraId="6EAB954E" w14:textId="421FCBC4" w:rsidR="008A4701" w:rsidRDefault="003A4802" w:rsidP="008A4701">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3962798" name="Straight Arrow Connector 180396279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2911897" name="Straight Arrow Connector 52911897"/>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01885987" name="Text Box 1"/>
                        <wps:cNvSpPr txBox="1"/>
                        <wps:spPr>
                          <a:xfrm>
                            <a:off x="593406" y="13023"/>
                            <a:ext cx="4125877" cy="341630"/>
                          </a:xfrm>
                          <a:prstGeom prst="rect">
                            <a:avLst/>
                          </a:prstGeom>
                          <a:solidFill>
                            <a:schemeClr val="lt1"/>
                          </a:solidFill>
                          <a:ln w="6350">
                            <a:noFill/>
                          </a:ln>
                        </wps:spPr>
                        <wps:txbx>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02789242" name="Text Box 1"/>
                        <wps:cNvSpPr txBox="1"/>
                        <wps:spPr>
                          <a:xfrm>
                            <a:off x="839958" y="2400200"/>
                            <a:ext cx="1494155" cy="389255"/>
                          </a:xfrm>
                          <a:prstGeom prst="rect">
                            <a:avLst/>
                          </a:prstGeom>
                          <a:solidFill>
                            <a:schemeClr val="lt1"/>
                          </a:solidFill>
                          <a:ln w="6350">
                            <a:noFill/>
                          </a:ln>
                        </wps:spPr>
                        <wps:txb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085323" name="Straight Arrow Connector 6490853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770876" id="Canvas 3" o:spid="_x0000_s1201"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">
                <v:shape id="_x0000_s1202" type="#_x0000_t75" style="position:absolute;width:51041;height:32004;visibility:visible;mso-wrap-style:square" filled="t" stroked="t" strokecolor="black [3213]" strokeweight="1pt">
                  <v:fill o:detectmouseclick="t"/>
                  <v:path o:connecttype="none"/>
                </v:shape>
                <v:shape id="Text Box 1" o:spid="_x0000_s1203"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" fillcolor="white [3201]" stroked="f" strokeweight=".5pt">
                  <v:textbox inset=",0">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v:textbox>
                </v:shape>
                <v:shape id="Text Box 1" o:spid="_x0000_s1204"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" fillcolor="white [3201]" stroked="f" strokeweight=".5pt">
                  <v:textbo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v:textbox>
                </v:shape>
                <v:shape id="Text Box 1" o:spid="_x0000_s1205"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" fillcolor="white [3201]" stroked="f" strokeweight=".5pt">
                  <v:textbo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v:textbox>
                </v:shape>
                <v:rect id="Rectangle 988576200" o:spid="_x0000_s1206"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" filled="f" strokecolor="#091723 [484]">
                  <v:textbo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v:textbox>
                </v:rect>
                <v:rect id="Rectangle 799833975" o:spid="_x0000_s1207"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" filled="f" strokecolor="#091723 [484]">
                  <v:textbo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674148473" o:spid="_x0000_s1208"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" filled="f" strokecolor="#091723 [484]">
                  <v:textbo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314060296" o:spid="_x0000_s1209"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" strokecolor="#0070c0" strokeweight="1pt">
                  <v:stroke endarrow="open" joinstyle="miter"/>
                </v:shape>
                <v:shape id="Text Box 1330779382" o:spid="_x0000_s1210"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" fillcolor="white [3201]" stroked="f" strokeweight=".5pt">
                  <v:textbox inset=",0">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868588133" o:spid="_x0000_s1211"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" strokecolor="#7030a0" strokeweight="1pt">
                  <v:stroke dashstyle="longDash" endarrow="open" joinstyle="miter"/>
                </v:shape>
                <v:shape id="Text Box 1" o:spid="_x0000_s1212"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" fillcolor="white [3201]" stroked="f" strokeweight=".5pt">
                  <v:textbo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v:textbox>
                </v:shape>
                <v:shape id="Straight Arrow Connector 971579483" o:spid="_x0000_s1213"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" strokecolor="#00b050" strokeweight="1pt">
                  <v:stroke endarrow="open" joinstyle="miter"/>
                </v:shape>
                <v:shape id="Text Box 1" o:spid="_x0000_s1214"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" fillcolor="white [3201]" stroked="f" strokeweight=".5pt">
                  <v:textbox>
                    <w:txbxContent>
                      <w:p w14:paraId="6EAB954E" w14:textId="421FCBC4" w:rsidR="008A4701" w:rsidRDefault="003A4802" w:rsidP="008A4701">
                        <w:pPr>
                          <w:spacing w:line="260" w:lineRule="exact"/>
                          <w:ind w:hanging="2"/>
                          <w:rPr>
                            <w:color w:val="7030A0"/>
                            <w:szCs w:val="24"/>
                          </w:rPr>
                        </w:pPr>
                        <w:r>
                          <w:rPr>
                            <w:color w:val="7030A0"/>
                          </w:rPr>
                          <w:t>Order</w:t>
                        </w:r>
                      </w:p>
                    </w:txbxContent>
                  </v:textbox>
                </v:shape>
                <v:shape id="Straight Arrow Connector 1803962798" o:spid="_x0000_s1215"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" strokecolor="#7030a0" strokeweight="1pt">
                  <v:stroke dashstyle="longDash" endarrow="open" joinstyle="miter"/>
                </v:shape>
                <v:shape id="Straight Arrow Connector 52911897" o:spid="_x0000_s1216"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" strokecolor="#ffc000" strokeweight="1pt">
                  <v:stroke endarrow="open" joinstyle="miter"/>
                </v:shape>
                <v:shape id="Text Box 1" o:spid="_x0000_s1217" type="#_x0000_t202" style="position:absolute;left:5934;top:130;width:41258;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" fillcolor="white [3201]" stroked="f" strokeweight=".5pt">
                  <v:textbox inset=",0">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v:textbox>
                </v:shape>
                <v:shape id="Text Box 1" o:spid="_x0000_s1218"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" fillcolor="white [3201]" stroked="f" strokeweight=".5pt">
                  <v:textbo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v:textbox>
                </v:shape>
                <v:shape id="Straight Arrow Connector 649085323" o:spid="_x0000_s1219"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" strokecolor="#00b050" strokeweight="1pt">
                  <v:stroke startarrow="open" joinstyle="miter"/>
                </v:shape>
                <w10:anchorlock/>
              </v:group>
            </w:pict>
          </mc:Fallback>
        </mc:AlternateContent>
      </w:r>
    </w:p>
    <w:p w14:paraId="4A3A817A" w14:textId="77777777" w:rsidR="009C4A84" w:rsidRPr="001F42D3" w:rsidRDefault="009C4A84" w:rsidP="0034511D">
      <w:pPr>
        <w:pStyle w:val="BodyText"/>
      </w:pPr>
    </w:p>
    <w:p w14:paraId="418609F3" w14:textId="1120DCCF" w:rsidR="00B11855" w:rsidRPr="001F42D3" w:rsidRDefault="008B4747" w:rsidP="0034511D">
      <w:pPr>
        <w:pStyle w:val="BodyText"/>
      </w:pPr>
      <w:r w:rsidRPr="001F42D3">
        <w:rPr>
          <w:noProof/>
        </w:rPr>
        <w:lastRenderedPageBreak/>
        <mc:AlternateContent>
          <mc:Choice Requires="wpc">
            <w:drawing>
              <wp:inline distT="0" distB="0" distL="0" distR="0" wp14:anchorId="34C399BD" wp14:editId="2FF1D127">
                <wp:extent cx="5104737" cy="3200400"/>
                <wp:effectExtent l="0" t="0" r="20320" b="19050"/>
                <wp:docPr id="202828569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41251573" name="Text Box 1"/>
                        <wps:cNvSpPr txBox="1"/>
                        <wps:spPr>
                          <a:xfrm>
                            <a:off x="944244" y="1962879"/>
                            <a:ext cx="1422669" cy="436227"/>
                          </a:xfrm>
                          <a:prstGeom prst="rect">
                            <a:avLst/>
                          </a:prstGeom>
                          <a:solidFill>
                            <a:schemeClr val="lt1"/>
                          </a:solidFill>
                          <a:ln w="6350">
                            <a:noFill/>
                          </a:ln>
                        </wps:spPr>
                        <wps:txbx>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810804035" name="Text Box 1"/>
                        <wps:cNvSpPr txBox="1"/>
                        <wps:spPr>
                          <a:xfrm>
                            <a:off x="730515" y="1574718"/>
                            <a:ext cx="1741528" cy="389255"/>
                          </a:xfrm>
                          <a:prstGeom prst="rect">
                            <a:avLst/>
                          </a:prstGeom>
                          <a:solidFill>
                            <a:schemeClr val="lt1"/>
                          </a:solidFill>
                          <a:ln w="6350">
                            <a:noFill/>
                          </a:ln>
                        </wps:spPr>
                        <wps:txb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9862009" name="Rectangle 1109862009"/>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364627" name="Rectangle 778364627"/>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293990" name="Rectangle 893293990"/>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9614689" name="Text Box 1509614689"/>
                        <wps:cNvSpPr txBox="1"/>
                        <wps:spPr>
                          <a:xfrm>
                            <a:off x="1317992" y="453225"/>
                            <a:ext cx="572791" cy="341906"/>
                          </a:xfrm>
                          <a:prstGeom prst="rect">
                            <a:avLst/>
                          </a:prstGeom>
                          <a:solidFill>
                            <a:schemeClr val="lt1"/>
                          </a:solidFill>
                          <a:ln w="6350">
                            <a:noFill/>
                          </a:ln>
                        </wps:spPr>
                        <wps:txbx>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83834306" name="Straight Arrow Connector 2083834306"/>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43077145" name="Text Box 1"/>
                        <wps:cNvSpPr txBox="1"/>
                        <wps:spPr>
                          <a:xfrm>
                            <a:off x="906355" y="795131"/>
                            <a:ext cx="1494937" cy="389255"/>
                          </a:xfrm>
                          <a:prstGeom prst="rect">
                            <a:avLst/>
                          </a:prstGeom>
                          <a:solidFill>
                            <a:schemeClr val="lt1"/>
                          </a:solidFill>
                          <a:ln w="6350">
                            <a:noFill/>
                          </a:ln>
                        </wps:spPr>
                        <wps:txb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5023552" name="Straight Arrow Connector 48502355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5431964" name="Straight Arrow Connector 8543196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86339690" name="Text Box 1"/>
                        <wps:cNvSpPr txBox="1"/>
                        <wps:spPr>
                          <a:xfrm>
                            <a:off x="351796" y="13023"/>
                            <a:ext cx="4487624" cy="341630"/>
                          </a:xfrm>
                          <a:prstGeom prst="rect">
                            <a:avLst/>
                          </a:prstGeom>
                          <a:solidFill>
                            <a:schemeClr val="lt1"/>
                          </a:solidFill>
                          <a:ln w="6350">
                            <a:noFill/>
                          </a:ln>
                        </wps:spPr>
                        <wps:txbx>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759534282" name="Text Box 1"/>
                        <wps:cNvSpPr txBox="1"/>
                        <wps:spPr>
                          <a:xfrm>
                            <a:off x="839958" y="2400200"/>
                            <a:ext cx="1494155" cy="389255"/>
                          </a:xfrm>
                          <a:prstGeom prst="rect">
                            <a:avLst/>
                          </a:prstGeom>
                          <a:solidFill>
                            <a:schemeClr val="lt1"/>
                          </a:solidFill>
                          <a:ln w="6350">
                            <a:noFill/>
                          </a:ln>
                        </wps:spPr>
                        <wps:txb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27383" name="Straight Arrow Connector 3772738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C399BD" id="_x0000_s1220"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">
                <v:shape id="_x0000_s1221" type="#_x0000_t75" style="position:absolute;width:51041;height:32004;visibility:visible;mso-wrap-style:square" filled="t" stroked="t" strokecolor="black [3213]" strokeweight="1pt">
                  <v:fill o:detectmouseclick="t"/>
                  <v:path o:connecttype="none"/>
                </v:shape>
                <v:shape id="Text Box 1" o:spid="_x0000_s1222"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" fillcolor="white [3201]" stroked="f" strokeweight=".5pt">
                  <v:textbox inset=",0">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v:textbox>
                </v:shape>
                <v:shape id="Text Box 1" o:spid="_x0000_s1223"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" fillcolor="white [3201]" stroked="f" strokeweight=".5pt">
                  <v:textbo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v:textbox>
                </v:shape>
                <v:rect id="Rectangle 1109862009" o:spid="_x0000_s1224"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" filled="f" strokecolor="#091723 [484]">
                  <v:textbo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v:textbox>
                </v:rect>
                <v:rect id="Rectangle 778364627" o:spid="_x0000_s1225"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" filled="f" strokecolor="#091723 [484]">
                  <v:textbo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893293990" o:spid="_x0000_s1226"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" filled="f" strokecolor="#091723 [484]">
                  <v:textbo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v:textbox>
                </v:rect>
                <v:shape id="Text Box 1509614689" o:spid="_x0000_s1227"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" fillcolor="white [3201]" stroked="f" strokeweight=".5pt">
                  <v:textbox inset=",0">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2083834306" o:spid="_x0000_s1228"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" strokecolor="#7030a0" strokeweight="1pt">
                  <v:stroke dashstyle="longDash" endarrow="open" joinstyle="miter"/>
                </v:shape>
                <v:shape id="Text Box 1" o:spid="_x0000_s1229"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" fillcolor="white [3201]" stroked="f" strokeweight=".5pt">
                  <v:textbo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v:textbox>
                </v:shape>
                <v:shape id="Straight Arrow Connector 485023552" o:spid="_x0000_s1230"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" strokecolor="#00b050" strokeweight="1pt">
                  <v:stroke endarrow="open" joinstyle="miter"/>
                </v:shape>
                <v:shape id="Straight Arrow Connector 85431964" o:spid="_x0000_s1231"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" strokecolor="#ffc000" strokeweight="1pt">
                  <v:stroke endarrow="open" joinstyle="miter"/>
                </v:shape>
                <v:shape id="Text Box 1" o:spid="_x0000_s1232"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" fillcolor="white [3201]" stroked="f" strokeweight=".5pt">
                  <v:textbox inset=",0">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v:textbox>
                </v:shape>
                <v:shape id="Text Box 1" o:spid="_x0000_s1233"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" fillcolor="white [3201]" stroked="f" strokeweight=".5pt">
                  <v:textbo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v:textbox>
                </v:shape>
                <v:shape id="Straight Arrow Connector 37727383" o:spid="_x0000_s1234"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" strokecolor="#00b050" strokeweight="1pt">
                  <v:stroke startarrow="open" joinstyle="miter"/>
                </v:shape>
                <w10:anchorlock/>
              </v:group>
            </w:pict>
          </mc:Fallback>
        </mc:AlternateContent>
      </w:r>
    </w:p>
    <w:p w14:paraId="2575FD37" w14:textId="711C4B26" w:rsidR="0095587B" w:rsidRPr="001F42D3" w:rsidRDefault="0095587B" w:rsidP="0034511D">
      <w:pPr>
        <w:pStyle w:val="BodyText"/>
      </w:pPr>
      <w:r w:rsidRPr="001F42D3">
        <w:rPr>
          <w:noProof/>
        </w:rPr>
        <mc:AlternateContent>
          <mc:Choice Requires="wpc">
            <w:drawing>
              <wp:inline distT="0" distB="0" distL="0" distR="0" wp14:anchorId="657BD821" wp14:editId="5B1F5668">
                <wp:extent cx="5104737" cy="3200400"/>
                <wp:effectExtent l="0" t="0" r="20320" b="19050"/>
                <wp:docPr id="22386836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1904799341" name="Text Box 1"/>
                        <wps:cNvSpPr txBox="1"/>
                        <wps:spPr>
                          <a:xfrm>
                            <a:off x="944244" y="1962879"/>
                            <a:ext cx="1422669" cy="436227"/>
                          </a:xfrm>
                          <a:prstGeom prst="rect">
                            <a:avLst/>
                          </a:prstGeom>
                          <a:solidFill>
                            <a:schemeClr val="lt1"/>
                          </a:solidFill>
                          <a:ln w="6350">
                            <a:noFill/>
                          </a:ln>
                        </wps:spPr>
                        <wps:txbx>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25600155" name="Text Box 1"/>
                        <wps:cNvSpPr txBox="1"/>
                        <wps:spPr>
                          <a:xfrm>
                            <a:off x="3044254" y="1324628"/>
                            <a:ext cx="1090424" cy="501209"/>
                          </a:xfrm>
                          <a:prstGeom prst="rect">
                            <a:avLst/>
                          </a:prstGeom>
                          <a:solidFill>
                            <a:schemeClr val="lt1"/>
                          </a:solidFill>
                          <a:ln w="6350">
                            <a:noFill/>
                          </a:ln>
                        </wps:spPr>
                        <wps:txb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27896" name="Text Box 1"/>
                        <wps:cNvSpPr txBox="1"/>
                        <wps:spPr>
                          <a:xfrm>
                            <a:off x="730515" y="1574718"/>
                            <a:ext cx="1741528" cy="389255"/>
                          </a:xfrm>
                          <a:prstGeom prst="rect">
                            <a:avLst/>
                          </a:prstGeom>
                          <a:solidFill>
                            <a:schemeClr val="lt1"/>
                          </a:solidFill>
                          <a:ln w="6350">
                            <a:noFill/>
                          </a:ln>
                        </wps:spPr>
                        <wps:txb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628648" name="Rectangle 620628648"/>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020416" name="Rectangle 593020416"/>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8605588" name="Rectangle 1938605588"/>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2979436" name="Straight Arrow Connector 184297943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2713707" name="Text Box 352713707"/>
                        <wps:cNvSpPr txBox="1"/>
                        <wps:spPr>
                          <a:xfrm>
                            <a:off x="1317992" y="453225"/>
                            <a:ext cx="572791" cy="341906"/>
                          </a:xfrm>
                          <a:prstGeom prst="rect">
                            <a:avLst/>
                          </a:prstGeom>
                          <a:solidFill>
                            <a:schemeClr val="lt1"/>
                          </a:solidFill>
                          <a:ln w="6350">
                            <a:noFill/>
                          </a:ln>
                        </wps:spPr>
                        <wps:txbx>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47438531" name="Straight Arrow Connector 1147438531"/>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9064687" name="Text Box 1"/>
                        <wps:cNvSpPr txBox="1"/>
                        <wps:spPr>
                          <a:xfrm>
                            <a:off x="906355" y="795131"/>
                            <a:ext cx="1494937" cy="389255"/>
                          </a:xfrm>
                          <a:prstGeom prst="rect">
                            <a:avLst/>
                          </a:prstGeom>
                          <a:solidFill>
                            <a:schemeClr val="lt1"/>
                          </a:solidFill>
                          <a:ln w="6350">
                            <a:noFill/>
                          </a:ln>
                        </wps:spPr>
                        <wps:txb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413342" name="Straight Arrow Connector 18641334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687653" name="Text Box 1"/>
                        <wps:cNvSpPr txBox="1"/>
                        <wps:spPr>
                          <a:xfrm>
                            <a:off x="3252835" y="935373"/>
                            <a:ext cx="639704" cy="389255"/>
                          </a:xfrm>
                          <a:prstGeom prst="rect">
                            <a:avLst/>
                          </a:prstGeom>
                          <a:solidFill>
                            <a:schemeClr val="lt1"/>
                          </a:solidFill>
                          <a:ln w="6350">
                            <a:noFill/>
                          </a:ln>
                        </wps:spPr>
                        <wps:txbx>
                          <w:txbxContent>
                            <w:p w14:paraId="1A91D5B6" w14:textId="77777777" w:rsidR="0095587B" w:rsidRDefault="0095587B" w:rsidP="0095587B">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582778" name="Straight Arrow Connector 44558277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8261744" name="Straight Arrow Connector 47826174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83205115" name="Text Box 1"/>
                        <wps:cNvSpPr txBox="1"/>
                        <wps:spPr>
                          <a:xfrm>
                            <a:off x="351796" y="13023"/>
                            <a:ext cx="4487624" cy="341630"/>
                          </a:xfrm>
                          <a:prstGeom prst="rect">
                            <a:avLst/>
                          </a:prstGeom>
                          <a:solidFill>
                            <a:schemeClr val="lt1"/>
                          </a:solidFill>
                          <a:ln w="6350">
                            <a:noFill/>
                          </a:ln>
                        </wps:spPr>
                        <wps:txbx>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450847950" name="Text Box 1"/>
                        <wps:cNvSpPr txBox="1"/>
                        <wps:spPr>
                          <a:xfrm>
                            <a:off x="839958" y="2400200"/>
                            <a:ext cx="1494155" cy="389255"/>
                          </a:xfrm>
                          <a:prstGeom prst="rect">
                            <a:avLst/>
                          </a:prstGeom>
                          <a:solidFill>
                            <a:schemeClr val="lt1"/>
                          </a:solidFill>
                          <a:ln w="6350">
                            <a:noFill/>
                          </a:ln>
                        </wps:spPr>
                        <wps:txb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2528023" name="Straight Arrow Connector 16325280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7BD821" id="_x0000_s1235"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">
                <v:shape id="_x0000_s1236" type="#_x0000_t75" style="position:absolute;width:51041;height:32004;visibility:visible;mso-wrap-style:square" filled="t" stroked="t" strokecolor="black [3213]" strokeweight="1pt">
                  <v:fill o:detectmouseclick="t"/>
                  <v:path o:connecttype="none"/>
                </v:shape>
                <v:shape id="Text Box 1" o:spid="_x0000_s1237"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" fillcolor="white [3201]" stroked="f" strokeweight=".5pt">
                  <v:textbox inset=",0">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v:textbox>
                </v:shape>
                <v:shape id="Text Box 1" o:spid="_x0000_s1238"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" fillcolor="white [3201]" stroked="f" strokeweight=".5pt">
                  <v:textbo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v:textbox>
                </v:shape>
                <v:shape id="Text Box 1" o:spid="_x0000_s1239"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" fillcolor="white [3201]" stroked="f" strokeweight=".5pt">
                  <v:textbo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v:textbox>
                </v:shape>
                <v:rect id="Rectangle 620628648" o:spid="_x0000_s1240"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" filled="f" strokecolor="#091723 [484]">
                  <v:textbo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v:textbox>
                </v:rect>
                <v:rect id="Rectangle 593020416" o:spid="_x0000_s1241"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" filled="f" strokecolor="#091723 [484]">
                  <v:textbo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1938605588" o:spid="_x0000_s1242"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" filled="f" strokecolor="#091723 [484]">
                  <v:textbo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842979436" o:spid="_x0000_s1243"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" strokecolor="#0070c0" strokeweight="1pt">
                  <v:stroke endarrow="open" joinstyle="miter"/>
                </v:shape>
                <v:shape id="Text Box 352713707" o:spid="_x0000_s1244"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" fillcolor="white [3201]" stroked="f" strokeweight=".5pt">
                  <v:textbox inset=",0">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147438531" o:spid="_x0000_s1245"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" strokecolor="#7030a0" strokeweight="1pt">
                  <v:stroke dashstyle="longDash" endarrow="open" joinstyle="miter"/>
                </v:shape>
                <v:shape id="Text Box 1" o:spid="_x0000_s1246"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" fillcolor="white [3201]" stroked="f" strokeweight=".5pt">
                  <v:textbo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v:textbox>
                </v:shape>
                <v:shape id="Straight Arrow Connector 186413342" o:spid="_x0000_s1247"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" strokecolor="#00b050" strokeweight="1pt">
                  <v:stroke endarrow="open" joinstyle="miter"/>
                </v:shape>
                <v:shape id="Text Box 1" o:spid="_x0000_s1248"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" fillcolor="white [3201]" stroked="f" strokeweight=".5pt">
                  <v:textbox>
                    <w:txbxContent>
                      <w:p w14:paraId="1A91D5B6" w14:textId="77777777" w:rsidR="0095587B" w:rsidRDefault="0095587B" w:rsidP="0095587B">
                        <w:pPr>
                          <w:spacing w:line="260" w:lineRule="exact"/>
                          <w:ind w:hanging="2"/>
                          <w:rPr>
                            <w:color w:val="7030A0"/>
                            <w:szCs w:val="24"/>
                          </w:rPr>
                        </w:pPr>
                        <w:r>
                          <w:rPr>
                            <w:color w:val="7030A0"/>
                          </w:rPr>
                          <w:t>Order</w:t>
                        </w:r>
                      </w:p>
                    </w:txbxContent>
                  </v:textbox>
                </v:shape>
                <v:shape id="Straight Arrow Connector 445582778" o:spid="_x0000_s1249"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" strokecolor="#7030a0" strokeweight="1pt">
                  <v:stroke dashstyle="longDash" endarrow="open" joinstyle="miter"/>
                </v:shape>
                <v:shape id="Straight Arrow Connector 478261744" o:spid="_x0000_s1250"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" strokecolor="#ffc000" strokeweight="1pt">
                  <v:stroke endarrow="open" joinstyle="miter"/>
                </v:shape>
                <v:shape id="Text Box 1" o:spid="_x0000_s1251"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" fillcolor="white [3201]" stroked="f" strokeweight=".5pt">
                  <v:textbox inset=",0">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v:textbox>
                </v:shape>
                <v:shape id="Text Box 1" o:spid="_x0000_s1252"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" fillcolor="white [3201]" stroked="f" strokeweight=".5pt">
                  <v:textbo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v:textbox>
                </v:shape>
                <v:shape id="Straight Arrow Connector 1632528023" o:spid="_x0000_s1253"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" strokecolor="#00b050" strokeweight="1pt">
                  <v:stroke startarrow="open" joinstyle="miter"/>
                </v:shape>
                <w10:anchorlock/>
              </v:group>
            </w:pict>
          </mc:Fallback>
        </mc:AlternateContent>
      </w:r>
    </w:p>
    <w:p w14:paraId="4E389554" w14:textId="7DE421B6" w:rsidR="00B11855" w:rsidRPr="001F42D3" w:rsidRDefault="00B11855" w:rsidP="00C10546">
      <w:pPr>
        <w:pStyle w:val="BodyText"/>
        <w:jc w:val="center"/>
      </w:pPr>
    </w:p>
    <w:p w14:paraId="17AAC79C" w14:textId="2D0D76F2" w:rsidR="009F4303" w:rsidRPr="001F42D3" w:rsidRDefault="00D53FC4" w:rsidP="00B34AEB">
      <w:pPr>
        <w:pStyle w:val="Heading3"/>
        <w:numPr>
          <w:ilvl w:val="0"/>
          <w:numId w:val="0"/>
        </w:numPr>
        <w:rPr>
          <w:noProof w:val="0"/>
        </w:rPr>
      </w:pPr>
      <w:bookmarkStart w:id="960" w:name="_Toc181625262"/>
      <w:r w:rsidRPr="001F42D3">
        <w:rPr>
          <w:noProof w:val="0"/>
        </w:rPr>
        <w:t xml:space="preserve">E.2.3 </w:t>
      </w:r>
      <w:r w:rsidR="009F4303" w:rsidRPr="001F42D3">
        <w:rPr>
          <w:noProof w:val="0"/>
        </w:rPr>
        <w:t>Messages</w:t>
      </w:r>
      <w:bookmarkEnd w:id="960"/>
    </w:p>
    <w:p w14:paraId="0DB86A3E" w14:textId="77777777" w:rsidR="00B11855" w:rsidRPr="001F42D3" w:rsidRDefault="003D003E" w:rsidP="005C1693">
      <w:pPr>
        <w:pStyle w:val="BodyText"/>
      </w:pPr>
      <w:r w:rsidRPr="001F42D3">
        <w:rPr>
          <w:b/>
          <w:bCs/>
        </w:rPr>
        <w:t>Example 1</w:t>
      </w:r>
    </w:p>
    <w:p w14:paraId="76D07355" w14:textId="77777777" w:rsidR="00B11855" w:rsidRPr="001F42D3" w:rsidRDefault="003D003E" w:rsidP="00E05350">
      <w:pPr>
        <w:pStyle w:val="BodyText"/>
      </w:pPr>
      <w:r w:rsidRPr="001F42D3">
        <w:lastRenderedPageBreak/>
        <w:t>Order #12345 for Patient ID 98765 (John Doe), Dopamine, volume to be infused 250 ml at 10 mcg/kg/min, concentration of 400 mg in 250 ml, patient weight 85.0 kg, Pump ID A0001, administered by nurse N0001.</w:t>
      </w:r>
    </w:p>
    <w:p w14:paraId="35E58787" w14:textId="77777777" w:rsidR="00B11855" w:rsidRPr="001F42D3" w:rsidRDefault="003D003E" w:rsidP="005C1693">
      <w:pPr>
        <w:pStyle w:val="BodyText"/>
      </w:pPr>
      <w:proofErr w:type="gramStart"/>
      <w:r w:rsidRPr="001F42D3">
        <w:rPr>
          <w:b/>
          <w:bCs/>
        </w:rPr>
        <w:t>Communicate</w:t>
      </w:r>
      <w:proofErr w:type="gramEnd"/>
      <w:r w:rsidRPr="001F42D3">
        <w:rPr>
          <w:b/>
          <w:bCs/>
        </w:rPr>
        <w:t xml:space="preserve"> Infusion Order</w:t>
      </w:r>
    </w:p>
    <w:tbl>
      <w:tblPr>
        <w:tblW w:w="0" w:type="auto"/>
        <w:tblLayout w:type="fixed"/>
        <w:tblLook w:val="04A0" w:firstRow="1" w:lastRow="0" w:firstColumn="1" w:lastColumn="0" w:noHBand="0" w:noVBand="1"/>
      </w:tblPr>
      <w:tblGrid>
        <w:gridCol w:w="9576"/>
      </w:tblGrid>
      <w:tr w:rsidR="00B11855" w:rsidRPr="001F42D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1F42D3" w:rsidRDefault="003D003E" w:rsidP="00275046">
            <w:pPr>
              <w:pStyle w:val="ExampleValue"/>
              <w:rPr>
                <w:noProof w:val="0"/>
              </w:rPr>
            </w:pPr>
            <w:r w:rsidRPr="001F42D3">
              <w:rPr>
                <w:noProof w:val="0"/>
              </w:rPr>
              <w:t>MSH|^~\&amp;|IOPVENDOR^1234560000000001^EUI-</w:t>
            </w:r>
          </w:p>
          <w:p w14:paraId="5EE1A934" w14:textId="77777777" w:rsidR="00B11855" w:rsidRPr="001F42D3" w:rsidRDefault="003D003E" w:rsidP="00275046">
            <w:pPr>
              <w:pStyle w:val="ExampleValue"/>
              <w:rPr>
                <w:noProof w:val="0"/>
              </w:rPr>
            </w:pPr>
            <w:r w:rsidRPr="001F42D3">
              <w:rPr>
                <w:noProof w:val="0"/>
              </w:rPr>
              <w:t>64|IOPVENDOR|IOCVENDOR^6543210000000001^EUI-64|IOCVENDOR|20080101123456-</w:t>
            </w:r>
          </w:p>
          <w:p w14:paraId="12250B3B" w14:textId="5D99F2A6" w:rsidR="00B11855" w:rsidRPr="001F42D3" w:rsidRDefault="003D003E" w:rsidP="00275046">
            <w:pPr>
              <w:pStyle w:val="ExampleValue"/>
              <w:rPr>
                <w:noProof w:val="0"/>
              </w:rPr>
            </w:pPr>
            <w:r w:rsidRPr="001F42D3">
              <w:rPr>
                <w:noProof w:val="0"/>
              </w:rPr>
              <w:t>0600||RGV^O15^RGV_O15|1|P|2.</w:t>
            </w:r>
            <w:del w:id="961" w:author="Kurt Elliason" w:date="2025-09-23T16:50:00Z" w16du:dateUtc="2025-09-23T21:50:00Z">
              <w:r w:rsidR="00F620ED" w:rsidRPr="001F42D3" w:rsidDel="00B95569">
                <w:rPr>
                  <w:noProof w:val="0"/>
                </w:rPr>
                <w:delText>6</w:delText>
              </w:r>
            </w:del>
            <w:ins w:id="962" w:author="Kurt Elliason" w:date="2025-09-23T16:50:00Z" w16du:dateUtc="2025-09-23T21:50:00Z">
              <w:r w:rsidR="00B95569">
                <w:rPr>
                  <w:noProof w:val="0"/>
                </w:rPr>
                <w:t>8.1</w:t>
              </w:r>
            </w:ins>
            <w:r w:rsidRPr="001F42D3">
              <w:rPr>
                <w:noProof w:val="0"/>
              </w:rPr>
              <w:t>|||AL|</w:t>
            </w:r>
            <w:r w:rsidR="002E13FF" w:rsidRPr="001F42D3">
              <w:rPr>
                <w:noProof w:val="0"/>
              </w:rPr>
              <w:t>AL</w:t>
            </w:r>
            <w:r w:rsidRPr="001F42D3">
              <w:rPr>
                <w:noProof w:val="0"/>
              </w:rPr>
              <w:t>||ASCII|EN^English^ISO659||IHE_PCD_PIV_001</w:t>
            </w:r>
          </w:p>
          <w:p w14:paraId="322C9A05" w14:textId="77777777" w:rsidR="00B11855" w:rsidRPr="001F42D3" w:rsidRDefault="003D003E" w:rsidP="00275046">
            <w:pPr>
              <w:pStyle w:val="ExampleValue"/>
              <w:rPr>
                <w:noProof w:val="0"/>
              </w:rPr>
            </w:pPr>
            <w:r w:rsidRPr="001F42D3">
              <w:rPr>
                <w:noProof w:val="0"/>
              </w:rPr>
              <w:t>PID|||98765^^^IHE^PI||</w:t>
            </w:r>
            <w:proofErr w:type="spellStart"/>
            <w:r w:rsidRPr="001F42D3">
              <w:rPr>
                <w:noProof w:val="0"/>
              </w:rPr>
              <w:t>Doe^John</w:t>
            </w:r>
            <w:proofErr w:type="spellEnd"/>
            <w:r w:rsidRPr="001F42D3">
              <w:rPr>
                <w:noProof w:val="0"/>
              </w:rPr>
              <w:t>^^^^^L||19660101000000-0600|M</w:t>
            </w:r>
          </w:p>
          <w:p w14:paraId="741D8582" w14:textId="2310BE2F" w:rsidR="00B11855" w:rsidRPr="001F42D3" w:rsidRDefault="003D003E" w:rsidP="00275046">
            <w:pPr>
              <w:pStyle w:val="ExampleValue"/>
              <w:rPr>
                <w:noProof w:val="0"/>
              </w:rPr>
            </w:pPr>
            <w:r w:rsidRPr="001F42D3">
              <w:rPr>
                <w:noProof w:val="0"/>
              </w:rPr>
              <w:t>ORC|RE|12345|||||||</w:t>
            </w:r>
            <w:r w:rsidR="00DE25C9" w:rsidRPr="001F42D3">
              <w:rPr>
                <w:noProof w:val="0"/>
              </w:rPr>
              <w:t>20080101123446-0600</w:t>
            </w:r>
            <w:r w:rsidRPr="001F42D3">
              <w:rPr>
                <w:noProof w:val="0"/>
              </w:rPr>
              <w:t>||||||||||N0001</w:t>
            </w:r>
          </w:p>
          <w:p w14:paraId="2B97C84F" w14:textId="77777777" w:rsidR="00B11855" w:rsidRPr="001F42D3" w:rsidRDefault="003D003E" w:rsidP="00275046">
            <w:pPr>
              <w:pStyle w:val="ExampleValue"/>
              <w:rPr>
                <w:noProof w:val="0"/>
              </w:rPr>
            </w:pPr>
            <w:r w:rsidRPr="001F42D3">
              <w:rPr>
                <w:noProof w:val="0"/>
              </w:rPr>
              <w:t>RXG|1|||1234^Dopamine|250||263762^MDC_DIM_MILLI_L^MDC^mL^mL^UCUM ||||||||10|3</w:t>
            </w:r>
          </w:p>
          <w:p w14:paraId="78EC50BE" w14:textId="77777777" w:rsidR="00B11855" w:rsidRPr="001F42D3" w:rsidRDefault="003D003E" w:rsidP="00275046">
            <w:pPr>
              <w:pStyle w:val="ExampleValue"/>
              <w:rPr>
                <w:noProof w:val="0"/>
              </w:rPr>
            </w:pPr>
            <w:r w:rsidRPr="001F42D3">
              <w:rPr>
                <w:noProof w:val="0"/>
              </w:rPr>
              <w:t>475^ug/kg/min^UCUM^265619^MDC_DIM_MICRO_G_PER_KG_PER_MIN^MDC|400|1746^mg^UCUM</w:t>
            </w:r>
          </w:p>
          <w:p w14:paraId="1CE28542" w14:textId="77777777" w:rsidR="00B11855" w:rsidRPr="001F42D3" w:rsidRDefault="003D003E" w:rsidP="00275046">
            <w:pPr>
              <w:pStyle w:val="ExampleValue"/>
              <w:rPr>
                <w:noProof w:val="0"/>
              </w:rPr>
            </w:pPr>
            <w:r w:rsidRPr="001F42D3">
              <w:rPr>
                <w:noProof w:val="0"/>
              </w:rPr>
              <w:t>^263890^MDC_DIM_MILLI_G^MDC|||||250|263762^MDC_DIM_MILLI_L^MDC^mL^mL^UCUM</w:t>
            </w:r>
          </w:p>
          <w:p w14:paraId="391EEEBF" w14:textId="6FB4A694" w:rsidR="00B11855" w:rsidRPr="001F42D3" w:rsidRDefault="00D9793F" w:rsidP="00275046">
            <w:pPr>
              <w:pStyle w:val="ExampleValue"/>
              <w:rPr>
                <w:noProof w:val="0"/>
              </w:rPr>
            </w:pPr>
            <w:r w:rsidRPr="001F42D3">
              <w:rPr>
                <w:noProof w:val="0"/>
              </w:rPr>
              <w:t>RXR|</w:t>
            </w:r>
            <w:r w:rsidR="002E527B" w:rsidRPr="001F42D3">
              <w:rPr>
                <w:noProof w:val="0"/>
              </w:rPr>
              <w:t>^IV^HL70162||^IVP^HL70164|^IV^HL70165</w:t>
            </w:r>
          </w:p>
          <w:p w14:paraId="72B9F0F2" w14:textId="5C2B2EEF" w:rsidR="00B11855" w:rsidRPr="001F42D3" w:rsidRDefault="003D003E" w:rsidP="00275046">
            <w:pPr>
              <w:pStyle w:val="ExampleValue"/>
              <w:rPr>
                <w:noProof w:val="0"/>
              </w:rPr>
            </w:pPr>
            <w:r w:rsidRPr="001F42D3">
              <w:rPr>
                <w:noProof w:val="0"/>
              </w:rPr>
              <w:t>OBX|1||69986^MDC_DEV_PUMP_INFUS_VMD^MDC|</w:t>
            </w:r>
            <w:ins w:id="963" w:author="Kurt Elliason" w:date="2025-09-23T16:53:00Z" w16du:dateUtc="2025-09-23T21:53:00Z">
              <w:r w:rsidR="00B95569">
                <w:rPr>
                  <w:noProof w:val="0"/>
                </w:rPr>
                <w:t>0.1.0.0</w:t>
              </w:r>
            </w:ins>
            <w:r w:rsidRPr="001F42D3">
              <w:rPr>
                <w:noProof w:val="0"/>
              </w:rPr>
              <w:t>|||||||X|||||||</w:t>
            </w:r>
            <w:r w:rsidR="00F00B75" w:rsidRPr="001F42D3">
              <w:rPr>
                <w:noProof w:val="0"/>
              </w:rPr>
              <w:t>A0001^^6543210000000001^EUI-64</w:t>
            </w:r>
            <w:r w:rsidR="00F00B75" w:rsidRPr="001F42D3" w:rsidDel="00F00B75">
              <w:rPr>
                <w:noProof w:val="0"/>
              </w:rPr>
              <w:t xml:space="preserve"> </w:t>
            </w:r>
          </w:p>
          <w:p w14:paraId="625D72C4" w14:textId="3A587FCA" w:rsidR="00B11855" w:rsidRPr="001F42D3" w:rsidRDefault="003D003E" w:rsidP="00275046">
            <w:pPr>
              <w:pStyle w:val="ExampleValue"/>
              <w:rPr>
                <w:noProof w:val="0"/>
              </w:rPr>
            </w:pPr>
            <w:r w:rsidRPr="001F42D3">
              <w:rPr>
                <w:noProof w:val="0"/>
              </w:rPr>
              <w:t>OBX|2|NM|68063^MDC_ATTR_PT_WEIGHT^MDC|</w:t>
            </w:r>
            <w:ins w:id="964" w:author="Kurt Elliason" w:date="2025-09-23T16:53:00Z" w16du:dateUtc="2025-09-23T21:53:00Z">
              <w:r w:rsidR="00B95569">
                <w:rPr>
                  <w:noProof w:val="0"/>
                </w:rPr>
                <w:t>0.1.1.1</w:t>
              </w:r>
            </w:ins>
            <w:r w:rsidRPr="001F42D3">
              <w:rPr>
                <w:noProof w:val="0"/>
              </w:rPr>
              <w:t>|85.0|kg^kg^UCUM^263875^MDC_DIM_KILO_G^MDC</w:t>
            </w:r>
          </w:p>
        </w:tc>
      </w:tr>
    </w:tbl>
    <w:p w14:paraId="14A1E268" w14:textId="77777777" w:rsidR="00E05E82" w:rsidRPr="001F42D3" w:rsidRDefault="00E05E82" w:rsidP="00E05E82">
      <w:pPr>
        <w:pStyle w:val="BodyText"/>
        <w:rPr>
          <w:b/>
          <w:bCs/>
        </w:rPr>
      </w:pPr>
    </w:p>
    <w:p w14:paraId="145AB66E" w14:textId="0951727D" w:rsidR="00B11855" w:rsidRPr="001F42D3" w:rsidRDefault="003D003E" w:rsidP="005C1693">
      <w:pPr>
        <w:pStyle w:val="BodyText"/>
      </w:pPr>
      <w:r w:rsidRPr="001F42D3">
        <w:rPr>
          <w:b/>
          <w:bCs/>
        </w:rPr>
        <w:t>Accept Acknowledgement</w:t>
      </w:r>
    </w:p>
    <w:tbl>
      <w:tblPr>
        <w:tblW w:w="9576" w:type="dxa"/>
        <w:tblLayout w:type="fixed"/>
        <w:tblLook w:val="04A0" w:firstRow="1" w:lastRow="0" w:firstColumn="1" w:lastColumn="0" w:noHBand="0" w:noVBand="1"/>
      </w:tblPr>
      <w:tblGrid>
        <w:gridCol w:w="9576"/>
      </w:tblGrid>
      <w:tr w:rsidR="00B11855" w:rsidRPr="001F42D3" w14:paraId="11D27F61" w14:textId="77777777" w:rsidTr="00AA5F3D">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29FB11B4" w:rsidR="00B11855" w:rsidRPr="001F42D3" w:rsidRDefault="003D003E" w:rsidP="00B07DBC">
            <w:pPr>
              <w:pStyle w:val="ExampleValue"/>
              <w:rPr>
                <w:noProof w:val="0"/>
              </w:rPr>
            </w:pPr>
            <w:r w:rsidRPr="001F42D3">
              <w:rPr>
                <w:noProof w:val="0"/>
              </w:rPr>
              <w:t>MSH|^~\&amp;|IOCVENDOR^6543210000000001^EUI-64|IOCVENDOR|IOPVENDOR^1234560000000001^EUI-64|IOPVENDOR|20080101123456-0600||ACK^O15^ACK|1|P|2.</w:t>
            </w:r>
            <w:del w:id="965" w:author="Kurt Elliason" w:date="2025-09-23T16:50:00Z" w16du:dateUtc="2025-09-23T21:50:00Z">
              <w:r w:rsidR="00F620ED" w:rsidRPr="001F42D3" w:rsidDel="00B95569">
                <w:rPr>
                  <w:noProof w:val="0"/>
                </w:rPr>
                <w:delText>6</w:delText>
              </w:r>
            </w:del>
            <w:ins w:id="966" w:author="Kurt Elliason" w:date="2025-09-23T16:50:00Z" w16du:dateUtc="2025-09-23T21:50:00Z">
              <w:r w:rsidR="00B95569">
                <w:rPr>
                  <w:noProof w:val="0"/>
                </w:rPr>
                <w:t>8.1</w:t>
              </w:r>
            </w:ins>
            <w:r w:rsidRPr="001F42D3">
              <w:rPr>
                <w:noProof w:val="0"/>
              </w:rPr>
              <w:t>|||</w:t>
            </w:r>
            <w:r w:rsidR="000D4E05" w:rsidRPr="001F42D3">
              <w:rPr>
                <w:noProof w:val="0"/>
              </w:rPr>
              <w:t>NE</w:t>
            </w:r>
            <w:r w:rsidRPr="001F42D3">
              <w:rPr>
                <w:noProof w:val="0"/>
              </w:rPr>
              <w:t>|</w:t>
            </w:r>
            <w:r w:rsidR="00377D7D" w:rsidRPr="001F42D3">
              <w:rPr>
                <w:noProof w:val="0"/>
              </w:rPr>
              <w:t>NE</w:t>
            </w:r>
            <w:r w:rsidRPr="001F42D3">
              <w:rPr>
                <w:noProof w:val="0"/>
              </w:rPr>
              <w:t>||ASCII|EN^English^ISO659||IHE_PCD_PIV_001</w:t>
            </w:r>
          </w:p>
          <w:p w14:paraId="08FA9FD6" w14:textId="77777777" w:rsidR="00B11855" w:rsidRPr="001F42D3" w:rsidRDefault="003D003E" w:rsidP="00B07DBC">
            <w:pPr>
              <w:pStyle w:val="ExampleValue"/>
              <w:rPr>
                <w:noProof w:val="0"/>
              </w:rPr>
            </w:pPr>
            <w:r w:rsidRPr="001F42D3">
              <w:rPr>
                <w:noProof w:val="0"/>
              </w:rPr>
              <w:t>MSA|CA|1</w:t>
            </w:r>
          </w:p>
        </w:tc>
      </w:tr>
    </w:tbl>
    <w:p w14:paraId="6F93F4E1" w14:textId="77777777" w:rsidR="00AA5F3D" w:rsidRPr="001F42D3" w:rsidRDefault="00AA5F3D" w:rsidP="005C1693">
      <w:pPr>
        <w:pStyle w:val="BodyText"/>
      </w:pPr>
      <w:r w:rsidRPr="001F42D3">
        <w:rPr>
          <w:b/>
          <w:bCs/>
        </w:rPr>
        <w:t>Application Acknowledgment</w:t>
      </w:r>
    </w:p>
    <w:tbl>
      <w:tblPr>
        <w:tblW w:w="0" w:type="auto"/>
        <w:tblLayout w:type="fixed"/>
        <w:tblLook w:val="04A0" w:firstRow="1" w:lastRow="0" w:firstColumn="1" w:lastColumn="0" w:noHBand="0" w:noVBand="1"/>
      </w:tblPr>
      <w:tblGrid>
        <w:gridCol w:w="9576"/>
      </w:tblGrid>
      <w:tr w:rsidR="00AA5F3D" w:rsidRPr="001F42D3" w14:paraId="4694C372" w14:textId="77777777" w:rsidTr="004B1046">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1DB6D63E" w14:textId="2FDB80DA" w:rsidR="00F620ED" w:rsidRPr="001F42D3" w:rsidRDefault="00F620ED" w:rsidP="00F620ED">
            <w:pPr>
              <w:pStyle w:val="ExampleValue"/>
              <w:rPr>
                <w:noProof w:val="0"/>
              </w:rPr>
            </w:pPr>
            <w:r w:rsidRPr="001F42D3">
              <w:rPr>
                <w:noProof w:val="0"/>
              </w:rPr>
              <w:t>MSH|^~\&amp;|IOCVENDOR^6543210000000001^EUI-64|IOCVENDOR|IOPVENDOR^1234560000000001^EUI-64|IOPVENDOR|20080101123456-0600|| RRG^O16^RRG_O16|1|P|2.</w:t>
            </w:r>
            <w:del w:id="967" w:author="Kurt Elliason" w:date="2025-09-23T16:50:00Z" w16du:dateUtc="2025-09-23T21:50:00Z">
              <w:r w:rsidRPr="001F42D3" w:rsidDel="00B95569">
                <w:rPr>
                  <w:noProof w:val="0"/>
                </w:rPr>
                <w:delText>5</w:delText>
              </w:r>
            </w:del>
            <w:ins w:id="968" w:author="Kurt Elliason" w:date="2025-09-23T16:50:00Z" w16du:dateUtc="2025-09-23T21:50:00Z">
              <w:r w:rsidR="00B95569">
                <w:rPr>
                  <w:noProof w:val="0"/>
                </w:rPr>
                <w:t>8.1</w:t>
              </w:r>
            </w:ins>
            <w:r w:rsidRPr="001F42D3">
              <w:rPr>
                <w:noProof w:val="0"/>
              </w:rPr>
              <w:t>|||AL|NE||ASCII|EN^English^ISO659||IHE_PCD_PIV_001 </w:t>
            </w:r>
          </w:p>
          <w:p w14:paraId="0A45CBBD" w14:textId="77777777" w:rsidR="00F620ED" w:rsidRPr="001F42D3" w:rsidRDefault="00F620ED" w:rsidP="00F620ED">
            <w:pPr>
              <w:pStyle w:val="ExampleValue"/>
              <w:rPr>
                <w:noProof w:val="0"/>
              </w:rPr>
            </w:pPr>
            <w:r w:rsidRPr="001F42D3">
              <w:rPr>
                <w:noProof w:val="0"/>
              </w:rPr>
              <w:t>MSA|AA|1</w:t>
            </w:r>
          </w:p>
          <w:p w14:paraId="4C4322A4" w14:textId="77777777" w:rsidR="00AA5F3D" w:rsidRPr="001F42D3" w:rsidRDefault="00AA5F3D" w:rsidP="004B1046">
            <w:pPr>
              <w:pStyle w:val="ExampleValue"/>
              <w:rPr>
                <w:rFonts w:ascii="Calibri" w:hAnsi="Calibri"/>
                <w:noProof w:val="0"/>
                <w:sz w:val="22"/>
              </w:rPr>
            </w:pPr>
          </w:p>
        </w:tc>
      </w:tr>
    </w:tbl>
    <w:p w14:paraId="536D6D46" w14:textId="77777777" w:rsidR="00B11855" w:rsidRPr="001F42D3" w:rsidRDefault="00B11855" w:rsidP="00E05350">
      <w:pPr>
        <w:pStyle w:val="BodyText"/>
      </w:pPr>
    </w:p>
    <w:p w14:paraId="280609BF" w14:textId="77777777" w:rsidR="00B11855" w:rsidRPr="001F42D3" w:rsidRDefault="003D003E" w:rsidP="005C1693">
      <w:pPr>
        <w:pStyle w:val="BodyText"/>
      </w:pPr>
      <w:r w:rsidRPr="001F42D3">
        <w:rPr>
          <w:b/>
          <w:bCs/>
        </w:rPr>
        <w:t>Example 2</w:t>
      </w:r>
    </w:p>
    <w:p w14:paraId="0AB0ACC5" w14:textId="77777777" w:rsidR="00B11855" w:rsidRPr="001F42D3" w:rsidRDefault="003D003E" w:rsidP="00E05350">
      <w:pPr>
        <w:pStyle w:val="BodyText"/>
      </w:pPr>
      <w:r w:rsidRPr="001F42D3">
        <w:t>Order #12345 for Patient ID 98765 (John Doe), Normal Saline, volume to be infused 500 ml at rate of 13.3 ml/hr, Pump ID A0001, administered by nurse N0001.</w:t>
      </w:r>
    </w:p>
    <w:p w14:paraId="36E0C6E0" w14:textId="77777777" w:rsidR="00B11855" w:rsidRPr="001F42D3" w:rsidRDefault="003D003E" w:rsidP="005C1693">
      <w:pPr>
        <w:pStyle w:val="BodyText"/>
      </w:pPr>
      <w:proofErr w:type="gramStart"/>
      <w:r w:rsidRPr="001F42D3">
        <w:rPr>
          <w:b/>
          <w:bCs/>
        </w:rPr>
        <w:t>Communicate</w:t>
      </w:r>
      <w:proofErr w:type="gramEnd"/>
      <w:r w:rsidRPr="001F42D3">
        <w:rPr>
          <w:b/>
          <w:bCs/>
        </w:rPr>
        <w:t xml:space="preserve"> Infusion Order</w:t>
      </w:r>
    </w:p>
    <w:tbl>
      <w:tblPr>
        <w:tblW w:w="0" w:type="auto"/>
        <w:tblLayout w:type="fixed"/>
        <w:tblLook w:val="04A0" w:firstRow="1" w:lastRow="0" w:firstColumn="1" w:lastColumn="0" w:noHBand="0" w:noVBand="1"/>
      </w:tblPr>
      <w:tblGrid>
        <w:gridCol w:w="9576"/>
      </w:tblGrid>
      <w:tr w:rsidR="00B11855" w:rsidRPr="001F42D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514F4225" w:rsidR="00B11855" w:rsidRPr="001F42D3" w:rsidRDefault="003D003E" w:rsidP="00275046">
            <w:pPr>
              <w:pStyle w:val="ExampleValue"/>
              <w:rPr>
                <w:noProof w:val="0"/>
              </w:rPr>
            </w:pPr>
            <w:r w:rsidRPr="001F42D3">
              <w:rPr>
                <w:noProof w:val="0"/>
              </w:rPr>
              <w:t>MSH|^~\&amp;|IOPVENDOR^1234560000000001^EUI-64|IOPVENDOR|IOCVENDOR^6543210000000001^EUI-64|IOCVENDOR|20080101123456-0600||RGV^O15^RGV_O15|2|P|2.</w:t>
            </w:r>
            <w:del w:id="969" w:author="Kurt Elliason" w:date="2025-09-23T16:50:00Z" w16du:dateUtc="2025-09-23T21:50:00Z">
              <w:r w:rsidR="00F620ED" w:rsidRPr="001F42D3" w:rsidDel="00B95569">
                <w:rPr>
                  <w:noProof w:val="0"/>
                </w:rPr>
                <w:delText>6</w:delText>
              </w:r>
            </w:del>
            <w:ins w:id="970" w:author="Kurt Elliason" w:date="2025-09-23T16:50:00Z" w16du:dateUtc="2025-09-23T21:50:00Z">
              <w:r w:rsidR="00B95569">
                <w:rPr>
                  <w:noProof w:val="0"/>
                </w:rPr>
                <w:t>8.1</w:t>
              </w:r>
            </w:ins>
            <w:r w:rsidRPr="001F42D3">
              <w:rPr>
                <w:noProof w:val="0"/>
              </w:rPr>
              <w:t>|||AL|</w:t>
            </w:r>
            <w:r w:rsidR="002E13FF" w:rsidRPr="001F42D3">
              <w:rPr>
                <w:noProof w:val="0"/>
              </w:rPr>
              <w:t>AL</w:t>
            </w:r>
            <w:r w:rsidRPr="001F42D3">
              <w:rPr>
                <w:noProof w:val="0"/>
              </w:rPr>
              <w:t>||ASCII|EN^English^ISO659||IHE_PCD_PIV_001</w:t>
            </w:r>
            <w:r w:rsidRPr="001F42D3">
              <w:rPr>
                <w:noProof w:val="0"/>
              </w:rPr>
              <w:br/>
              <w:t>PID|||98765^^^IHE^PI||</w:t>
            </w:r>
            <w:proofErr w:type="spellStart"/>
            <w:r w:rsidRPr="001F42D3">
              <w:rPr>
                <w:noProof w:val="0"/>
              </w:rPr>
              <w:t>Doe^John</w:t>
            </w:r>
            <w:proofErr w:type="spellEnd"/>
            <w:r w:rsidRPr="001F42D3">
              <w:rPr>
                <w:noProof w:val="0"/>
              </w:rPr>
              <w:t>^^^^^L||19660101000000-0600|M</w:t>
            </w:r>
            <w:r w:rsidRPr="001F42D3">
              <w:rPr>
                <w:noProof w:val="0"/>
              </w:rPr>
              <w:br/>
              <w:t>ORC|RE|12345|||||||</w:t>
            </w:r>
            <w:r w:rsidR="00DE25C9" w:rsidRPr="001F42D3">
              <w:rPr>
                <w:noProof w:val="0"/>
              </w:rPr>
              <w:t>20080101123446-0600</w:t>
            </w:r>
            <w:r w:rsidRPr="001F42D3">
              <w:rPr>
                <w:noProof w:val="0"/>
              </w:rPr>
              <w:t>||||||||||N0001</w:t>
            </w:r>
            <w:r w:rsidRPr="001F42D3">
              <w:rPr>
                <w:noProof w:val="0"/>
              </w:rPr>
              <w:br/>
              <w:t>RXG|1|||5678^Normal Saline|500||263762^MDC_DIM_MILLI_L^MDC^mL^mL^UCUM ||||||||13.3|3122^mL/h^UCUM^265266^MDC_DIM_MILLI_L_PER_HR^MDC</w:t>
            </w:r>
            <w:r w:rsidRPr="001F42D3">
              <w:rPr>
                <w:noProof w:val="0"/>
              </w:rPr>
              <w:br/>
            </w:r>
            <w:r w:rsidR="00D9793F" w:rsidRPr="001F42D3">
              <w:rPr>
                <w:noProof w:val="0"/>
              </w:rPr>
              <w:t>RXR|</w:t>
            </w:r>
            <w:r w:rsidR="00B953F5" w:rsidRPr="001F42D3">
              <w:rPr>
                <w:noProof w:val="0"/>
              </w:rPr>
              <w:t>^IV^HL70162</w:t>
            </w:r>
            <w:r w:rsidR="00D9793F" w:rsidRPr="001F42D3">
              <w:rPr>
                <w:noProof w:val="0"/>
              </w:rPr>
              <w:t>||</w:t>
            </w:r>
            <w:r w:rsidR="002E527B" w:rsidRPr="001F42D3">
              <w:rPr>
                <w:noProof w:val="0"/>
              </w:rPr>
              <w:t>^IVP^HL70164</w:t>
            </w:r>
            <w:r w:rsidR="00D9793F" w:rsidRPr="001F42D3">
              <w:rPr>
                <w:noProof w:val="0"/>
              </w:rPr>
              <w:t>|</w:t>
            </w:r>
            <w:r w:rsidR="002E527B" w:rsidRPr="001F42D3">
              <w:rPr>
                <w:noProof w:val="0"/>
              </w:rPr>
              <w:t>^IV^HL70165</w:t>
            </w:r>
            <w:r w:rsidRPr="001F42D3">
              <w:rPr>
                <w:noProof w:val="0"/>
              </w:rPr>
              <w:br/>
              <w:t>OBX|1||69986^MDC_DEV_PUMP_INFUS_VMD^MDC|</w:t>
            </w:r>
            <w:ins w:id="971" w:author="Kurt Elliason" w:date="2025-09-23T16:54:00Z" w16du:dateUtc="2025-09-23T21:54:00Z">
              <w:r w:rsidR="00B95569">
                <w:rPr>
                  <w:noProof w:val="0"/>
                </w:rPr>
                <w:t>0.1.0.0</w:t>
              </w:r>
            </w:ins>
            <w:r w:rsidRPr="001F42D3">
              <w:rPr>
                <w:noProof w:val="0"/>
              </w:rPr>
              <w:t>|||||||X|||||||</w:t>
            </w:r>
            <w:r w:rsidR="00F00B75" w:rsidRPr="001F42D3">
              <w:rPr>
                <w:noProof w:val="0"/>
              </w:rPr>
              <w:t>A0001^^6543210000000001^EUI-64</w:t>
            </w:r>
            <w:r w:rsidR="00F00B75" w:rsidRPr="001F42D3" w:rsidDel="00F00B75">
              <w:rPr>
                <w:noProof w:val="0"/>
              </w:rPr>
              <w:t xml:space="preserve"> </w:t>
            </w:r>
          </w:p>
        </w:tc>
      </w:tr>
    </w:tbl>
    <w:p w14:paraId="4304ED13" w14:textId="77777777" w:rsidR="00B11855" w:rsidRPr="001F42D3" w:rsidRDefault="00B11855" w:rsidP="001466DF">
      <w:pPr>
        <w:pStyle w:val="ExampleValue"/>
        <w:rPr>
          <w:noProof w:val="0"/>
        </w:rPr>
      </w:pPr>
    </w:p>
    <w:p w14:paraId="2F07C380" w14:textId="77777777" w:rsidR="00B11855" w:rsidRPr="001F42D3" w:rsidRDefault="003D003E" w:rsidP="005C1693">
      <w:pPr>
        <w:pStyle w:val="BodyText"/>
      </w:pPr>
      <w:r w:rsidRPr="001F42D3">
        <w:rPr>
          <w:b/>
          <w:bCs/>
        </w:rPr>
        <w:lastRenderedPageBreak/>
        <w:t>Accept Acknowledgement</w:t>
      </w:r>
    </w:p>
    <w:tbl>
      <w:tblPr>
        <w:tblW w:w="0" w:type="auto"/>
        <w:tblLayout w:type="fixed"/>
        <w:tblLook w:val="04A0" w:firstRow="1" w:lastRow="0" w:firstColumn="1" w:lastColumn="0" w:noHBand="0" w:noVBand="1"/>
      </w:tblPr>
      <w:tblGrid>
        <w:gridCol w:w="9576"/>
      </w:tblGrid>
      <w:tr w:rsidR="00B11855" w:rsidRPr="001F42D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6045C7B6" w:rsidR="00B11855" w:rsidRPr="001F42D3" w:rsidRDefault="003D003E" w:rsidP="00123F43">
            <w:pPr>
              <w:pStyle w:val="ExampleValue"/>
              <w:keepNext/>
              <w:rPr>
                <w:noProof w:val="0"/>
              </w:rPr>
            </w:pPr>
            <w:r w:rsidRPr="001F42D3">
              <w:rPr>
                <w:noProof w:val="0"/>
              </w:rPr>
              <w:t>MSH|^~\&amp;|IOCVENDOR^6543210000000001^EUI-64|IOCVENDOR|IOPVENDOR^1234560000000001^EUI-64|IOPVENDOR|20080101123456-0600||ACK^O15^ACK|102|P|2.</w:t>
            </w:r>
            <w:del w:id="972" w:author="Kurt Elliason" w:date="2025-09-23T16:50:00Z" w16du:dateUtc="2025-09-23T21:50:00Z">
              <w:r w:rsidR="00F620ED" w:rsidRPr="001F42D3" w:rsidDel="00B95569">
                <w:rPr>
                  <w:noProof w:val="0"/>
                </w:rPr>
                <w:delText>6</w:delText>
              </w:r>
            </w:del>
            <w:ins w:id="973" w:author="Kurt Elliason" w:date="2025-09-23T16:50:00Z" w16du:dateUtc="2025-09-23T21:50:00Z">
              <w:r w:rsidR="00B95569">
                <w:rPr>
                  <w:noProof w:val="0"/>
                </w:rPr>
                <w:t>8.1</w:t>
              </w:r>
            </w:ins>
            <w:r w:rsidRPr="001F42D3">
              <w:rPr>
                <w:noProof w:val="0"/>
              </w:rPr>
              <w:t>|||</w:t>
            </w:r>
            <w:r w:rsidR="00377D7D" w:rsidRPr="001F42D3">
              <w:rPr>
                <w:noProof w:val="0"/>
              </w:rPr>
              <w:t>NE</w:t>
            </w:r>
            <w:r w:rsidRPr="001F42D3">
              <w:rPr>
                <w:noProof w:val="0"/>
              </w:rPr>
              <w:t>|</w:t>
            </w:r>
            <w:r w:rsidR="00377D7D" w:rsidRPr="001F42D3">
              <w:rPr>
                <w:noProof w:val="0"/>
              </w:rPr>
              <w:t>NE</w:t>
            </w:r>
            <w:r w:rsidRPr="001F42D3">
              <w:rPr>
                <w:noProof w:val="0"/>
              </w:rPr>
              <w:t>||ASCII|EN^English^ISO659||IHE_PCD_PIV_001</w:t>
            </w:r>
            <w:r w:rsidRPr="001F42D3">
              <w:rPr>
                <w:noProof w:val="0"/>
              </w:rPr>
              <w:br/>
              <w:t>MSA|CA|</w:t>
            </w:r>
            <w:r w:rsidR="001B11A5" w:rsidRPr="001F42D3">
              <w:rPr>
                <w:noProof w:val="0"/>
              </w:rPr>
              <w:t>2</w:t>
            </w:r>
          </w:p>
        </w:tc>
      </w:tr>
    </w:tbl>
    <w:p w14:paraId="43503002" w14:textId="77777777" w:rsidR="00B11855" w:rsidRPr="001F42D3" w:rsidRDefault="00B11855" w:rsidP="005C1693">
      <w:pPr>
        <w:pStyle w:val="BodyText"/>
      </w:pPr>
    </w:p>
    <w:p w14:paraId="764E8C39" w14:textId="77777777" w:rsidR="00B11855" w:rsidRPr="001F42D3" w:rsidRDefault="003D003E" w:rsidP="00E05350">
      <w:pPr>
        <w:pStyle w:val="BodyText"/>
      </w:pPr>
      <w:r w:rsidRPr="001F42D3">
        <w:t>The infusion server cannot find the give code id in the infusion formulary. The infusion server issues an application acknowledgment reject message to the IOP.</w:t>
      </w:r>
    </w:p>
    <w:p w14:paraId="3E665C32" w14:textId="77777777" w:rsidR="00B11855" w:rsidRPr="001F42D3" w:rsidRDefault="00B11855" w:rsidP="00E05E82">
      <w:pPr>
        <w:pStyle w:val="BodyText"/>
      </w:pPr>
    </w:p>
    <w:p w14:paraId="77EBBCCF" w14:textId="77777777" w:rsidR="00B11855" w:rsidRPr="001F42D3" w:rsidRDefault="003D003E" w:rsidP="005C1693">
      <w:pPr>
        <w:pStyle w:val="BodyText"/>
      </w:pPr>
      <w:r w:rsidRPr="001F42D3">
        <w:rPr>
          <w:b/>
          <w:bCs/>
        </w:rPr>
        <w:t>Application Acknowledgment</w:t>
      </w:r>
    </w:p>
    <w:tbl>
      <w:tblPr>
        <w:tblW w:w="9576" w:type="dxa"/>
        <w:tblLayout w:type="fixed"/>
        <w:tblLook w:val="04A0" w:firstRow="1" w:lastRow="0" w:firstColumn="1" w:lastColumn="0" w:noHBand="0" w:noVBand="1"/>
      </w:tblPr>
      <w:tblGrid>
        <w:gridCol w:w="9576"/>
      </w:tblGrid>
      <w:tr w:rsidR="00B11855" w:rsidRPr="001F42D3" w14:paraId="3B2383E5" w14:textId="77777777" w:rsidTr="00E22A5A">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1B0E27C5" w:rsidR="00B11855" w:rsidRPr="001F42D3" w:rsidRDefault="003D003E" w:rsidP="00275046">
            <w:pPr>
              <w:pStyle w:val="ExampleValue"/>
              <w:rPr>
                <w:noProof w:val="0"/>
              </w:rPr>
            </w:pPr>
            <w:r w:rsidRPr="001F42D3">
              <w:rPr>
                <w:noProof w:val="0"/>
              </w:rPr>
              <w:t>MSH|^~\&amp;|IOCVENDOR^6543210000000001^EUI-64|IOCVENDOR|IOPVENDOR^1234560000000001^EUI-64|IOPVENDOR|20080101123456- 0600||</w:t>
            </w:r>
            <w:r w:rsidRPr="001F42D3">
              <w:rPr>
                <w:noProof w:val="0"/>
              </w:rPr>
              <w:br/>
              <w:t>RRG^O16^RRG_O16|102|P|2.</w:t>
            </w:r>
            <w:del w:id="974" w:author="Kurt Elliason" w:date="2025-09-23T16:49:00Z" w16du:dateUtc="2025-09-23T21:49:00Z">
              <w:r w:rsidR="00F620ED" w:rsidRPr="001F42D3" w:rsidDel="00B95569">
                <w:rPr>
                  <w:noProof w:val="0"/>
                </w:rPr>
                <w:delText>6</w:delText>
              </w:r>
            </w:del>
            <w:ins w:id="975" w:author="Kurt Elliason" w:date="2025-09-23T16:49:00Z" w16du:dateUtc="2025-09-23T21:49:00Z">
              <w:r w:rsidR="00B95569">
                <w:rPr>
                  <w:noProof w:val="0"/>
                </w:rPr>
                <w:t>8.1</w:t>
              </w:r>
            </w:ins>
            <w:r w:rsidRPr="001F42D3">
              <w:rPr>
                <w:noProof w:val="0"/>
              </w:rPr>
              <w:t>|||</w:t>
            </w:r>
            <w:r w:rsidR="00860EB9" w:rsidRPr="001F42D3">
              <w:rPr>
                <w:noProof w:val="0"/>
              </w:rPr>
              <w:t>AL</w:t>
            </w:r>
            <w:r w:rsidRPr="001F42D3">
              <w:rPr>
                <w:noProof w:val="0"/>
              </w:rPr>
              <w:t>|</w:t>
            </w:r>
            <w:r w:rsidR="004F5977" w:rsidRPr="001F42D3">
              <w:rPr>
                <w:noProof w:val="0"/>
              </w:rPr>
              <w:t>NE</w:t>
            </w:r>
            <w:r w:rsidRPr="001F42D3">
              <w:rPr>
                <w:noProof w:val="0"/>
              </w:rPr>
              <w:t>||ASCII|EN^English^ISO659||IHE_PCD_PIV_001</w:t>
            </w:r>
            <w:r w:rsidRPr="001F42D3">
              <w:rPr>
                <w:noProof w:val="0"/>
              </w:rPr>
              <w:br/>
              <w:t>MSA|AR|2</w:t>
            </w:r>
            <w:r w:rsidRPr="001F42D3">
              <w:rPr>
                <w:noProof w:val="0"/>
              </w:rPr>
              <w:br/>
              <w:t>ERR|||207^ Application internal error|F|9010^Unable to match medication to drug library</w:t>
            </w:r>
          </w:p>
          <w:p w14:paraId="74FD794D" w14:textId="77777777" w:rsidR="00B11855" w:rsidRPr="001F42D3" w:rsidRDefault="00B11855" w:rsidP="00275046">
            <w:pPr>
              <w:pStyle w:val="ExampleValue"/>
              <w:rPr>
                <w:rFonts w:ascii="Calibri" w:hAnsi="Calibri"/>
                <w:noProof w:val="0"/>
                <w:sz w:val="22"/>
              </w:rPr>
            </w:pPr>
          </w:p>
        </w:tc>
      </w:tr>
    </w:tbl>
    <w:p w14:paraId="27E113C7" w14:textId="3BE14514" w:rsidR="00E22A5A" w:rsidRPr="001F42D3" w:rsidRDefault="00E22A5A" w:rsidP="00E22A5A">
      <w:pPr>
        <w:pStyle w:val="Heading3"/>
        <w:numPr>
          <w:ilvl w:val="0"/>
          <w:numId w:val="0"/>
        </w:numPr>
        <w:rPr>
          <w:ins w:id="976" w:author="Kurt Elliason" w:date="2025-09-23T16:43:00Z" w16du:dateUtc="2025-09-23T21:43:00Z"/>
          <w:noProof w:val="0"/>
        </w:rPr>
      </w:pPr>
      <w:ins w:id="977" w:author="Kurt Elliason" w:date="2025-09-23T16:43:00Z" w16du:dateUtc="2025-09-23T21:43:00Z">
        <w:r w:rsidRPr="001F42D3">
          <w:rPr>
            <w:noProof w:val="0"/>
          </w:rPr>
          <w:t>E.2.</w:t>
        </w:r>
        <w:r>
          <w:rPr>
            <w:noProof w:val="0"/>
          </w:rPr>
          <w:t>4</w:t>
        </w:r>
        <w:r w:rsidRPr="001F42D3">
          <w:rPr>
            <w:noProof w:val="0"/>
          </w:rPr>
          <w:t xml:space="preserve"> </w:t>
        </w:r>
        <w:r>
          <w:rPr>
            <w:noProof w:val="0"/>
          </w:rPr>
          <w:t xml:space="preserve">Multistep </w:t>
        </w:r>
        <w:r w:rsidRPr="001F42D3">
          <w:rPr>
            <w:noProof w:val="0"/>
          </w:rPr>
          <w:t>Messages</w:t>
        </w:r>
      </w:ins>
    </w:p>
    <w:p w14:paraId="48EBB45C" w14:textId="77777777" w:rsidR="00E22A5A" w:rsidRDefault="00E22A5A" w:rsidP="00E22A5A">
      <w:pPr>
        <w:pStyle w:val="BodyText"/>
        <w:rPr>
          <w:ins w:id="978" w:author="Kurt Elliason" w:date="2025-09-23T16:44:00Z" w16du:dateUtc="2025-09-23T21:44:00Z"/>
        </w:rPr>
      </w:pPr>
      <w:ins w:id="979" w:author="Kurt Elliason" w:date="2025-09-23T16:44:00Z" w16du:dateUtc="2025-09-23T21:44:00Z">
        <w:r>
          <w:t>In the examples that follow, each step is represented by an RXG, RXR and OBX segments for step type and start condition as well as an OBX for TQ1 if the infusion is time based..  Step 1 must also contain an OBX for the VMD and number of steps.  OBXs for patient data such as weight or BSA are conditional based on the infusion type.</w:t>
        </w:r>
      </w:ins>
    </w:p>
    <w:p w14:paraId="1572F9C7" w14:textId="77777777" w:rsidR="00E22A5A" w:rsidRDefault="00E22A5A" w:rsidP="00E22A5A">
      <w:pPr>
        <w:pStyle w:val="BodyText"/>
        <w:rPr>
          <w:ins w:id="980" w:author="Kurt Elliason" w:date="2025-09-23T16:44:00Z" w16du:dateUtc="2025-09-23T21:44:00Z"/>
        </w:rPr>
      </w:pPr>
    </w:p>
    <w:p w14:paraId="76E4FE4A" w14:textId="77777777" w:rsidR="00E22A5A" w:rsidRPr="00E22A5A" w:rsidRDefault="00E22A5A" w:rsidP="00E22A5A">
      <w:pPr>
        <w:pStyle w:val="BodyText"/>
        <w:rPr>
          <w:ins w:id="981" w:author="Kurt Elliason" w:date="2025-09-23T16:44:00Z" w16du:dateUtc="2025-09-23T21:44:00Z"/>
          <w:b/>
          <w:bCs/>
          <w:rPrChange w:id="982" w:author="Kurt Elliason" w:date="2025-09-23T16:44:00Z" w16du:dateUtc="2025-09-23T21:44:00Z">
            <w:rPr>
              <w:ins w:id="983" w:author="Kurt Elliason" w:date="2025-09-23T16:44:00Z" w16du:dateUtc="2025-09-23T21:44:00Z"/>
            </w:rPr>
          </w:rPrChange>
        </w:rPr>
      </w:pPr>
      <w:ins w:id="984" w:author="Kurt Elliason" w:date="2025-09-23T16:44:00Z" w16du:dateUtc="2025-09-23T21:44:00Z">
        <w:r w:rsidRPr="00E22A5A">
          <w:rPr>
            <w:b/>
            <w:bCs/>
            <w:rPrChange w:id="985" w:author="Kurt Elliason" w:date="2025-09-23T16:44:00Z" w16du:dateUtc="2025-09-23T21:44:00Z">
              <w:rPr/>
            </w:rPrChange>
          </w:rPr>
          <w:t xml:space="preserve">Example 1 – Cyclic TPN </w:t>
        </w:r>
      </w:ins>
    </w:p>
    <w:p w14:paraId="49FC4329" w14:textId="77777777" w:rsidR="00E22A5A" w:rsidRPr="00E22A5A" w:rsidRDefault="00E22A5A" w:rsidP="00E22A5A">
      <w:pPr>
        <w:pStyle w:val="BodyText"/>
        <w:rPr>
          <w:ins w:id="986" w:author="Kurt Elliason" w:date="2025-09-23T16:44:00Z" w16du:dateUtc="2025-09-23T21:44:00Z"/>
          <w:b/>
          <w:bCs/>
          <w:rPrChange w:id="987" w:author="Kurt Elliason" w:date="2025-09-23T16:44:00Z" w16du:dateUtc="2025-09-23T21:44:00Z">
            <w:rPr>
              <w:ins w:id="988" w:author="Kurt Elliason" w:date="2025-09-23T16:44:00Z" w16du:dateUtc="2025-09-23T21:44:00Z"/>
            </w:rPr>
          </w:rPrChange>
        </w:rPr>
      </w:pPr>
      <w:ins w:id="989" w:author="Kurt Elliason" w:date="2025-09-23T16:44:00Z" w16du:dateUtc="2025-09-23T21:44:00Z">
        <w:r w:rsidRPr="00E22A5A">
          <w:rPr>
            <w:b/>
            <w:bCs/>
            <w:rPrChange w:id="990" w:author="Kurt Elliason" w:date="2025-09-23T16:44:00Z" w16du:dateUtc="2025-09-23T21:44:00Z">
              <w:rPr/>
            </w:rPrChange>
          </w:rPr>
          <w:t>See the DEV TF vol 1, Section 4.4</w:t>
        </w:r>
      </w:ins>
    </w:p>
    <w:p w14:paraId="6DA9537C" w14:textId="77777777" w:rsidR="00E22A5A" w:rsidRDefault="00E22A5A" w:rsidP="00E22A5A">
      <w:pPr>
        <w:pStyle w:val="BodyText"/>
        <w:rPr>
          <w:ins w:id="991" w:author="Kurt Elliason" w:date="2025-09-23T16:44:00Z" w16du:dateUtc="2025-09-23T21:44:00Z"/>
        </w:rPr>
      </w:pPr>
      <w:ins w:id="992" w:author="Kurt Elliason" w:date="2025-09-23T16:44:00Z" w16du:dateUtc="2025-09-23T21:44:00Z">
        <w:r>
          <w:t>Medication – TPN 1000 mL</w:t>
        </w:r>
      </w:ins>
    </w:p>
    <w:p w14:paraId="13F4A2DA" w14:textId="77777777" w:rsidR="00E22A5A" w:rsidRDefault="00E22A5A" w:rsidP="00E22A5A">
      <w:pPr>
        <w:pStyle w:val="BodyText"/>
        <w:rPr>
          <w:ins w:id="993" w:author="Kurt Elliason" w:date="2025-09-23T16:44:00Z" w16du:dateUtc="2025-09-23T21:44:00Z"/>
        </w:rPr>
      </w:pPr>
      <w:ins w:id="994" w:author="Kurt Elliason" w:date="2025-09-23T16:44:00Z" w16du:dateUtc="2025-09-23T21:44:00Z">
        <w:r>
          <w:t>Step 1 – 25 mL/hr x 1 hr</w:t>
        </w:r>
      </w:ins>
    </w:p>
    <w:p w14:paraId="2B1840C4" w14:textId="77777777" w:rsidR="00E22A5A" w:rsidRDefault="00E22A5A" w:rsidP="00E22A5A">
      <w:pPr>
        <w:pStyle w:val="BodyText"/>
        <w:rPr>
          <w:ins w:id="995" w:author="Kurt Elliason" w:date="2025-09-23T16:44:00Z" w16du:dateUtc="2025-09-23T21:44:00Z"/>
        </w:rPr>
      </w:pPr>
      <w:ins w:id="996" w:author="Kurt Elliason" w:date="2025-09-23T16:44:00Z" w16du:dateUtc="2025-09-23T21:44:00Z">
        <w:r>
          <w:t>Step 2 – 50 mL/hr x 1 hr</w:t>
        </w:r>
      </w:ins>
    </w:p>
    <w:p w14:paraId="5C796230" w14:textId="29EBE2D6" w:rsidR="00E22A5A" w:rsidRDefault="00E22A5A" w:rsidP="00E22A5A">
      <w:pPr>
        <w:pStyle w:val="BodyText"/>
        <w:rPr>
          <w:ins w:id="997" w:author="Kurt Elliason" w:date="2025-09-23T16:44:00Z" w16du:dateUtc="2025-09-23T21:44:00Z"/>
        </w:rPr>
      </w:pPr>
      <w:ins w:id="998" w:author="Kurt Elliason" w:date="2025-09-23T16:44:00Z" w16du:dateUtc="2025-09-23T21:44:00Z">
        <w:r>
          <w:t>Step 3 – 100 mL/hr x 6 hr</w:t>
        </w:r>
      </w:ins>
    </w:p>
    <w:p w14:paraId="37B8B41D" w14:textId="77777777" w:rsidR="00E22A5A" w:rsidRDefault="00E22A5A" w:rsidP="00E22A5A">
      <w:pPr>
        <w:pStyle w:val="BodyText"/>
        <w:rPr>
          <w:ins w:id="999" w:author="Kurt Elliason" w:date="2025-09-23T16:44:00Z" w16du:dateUtc="2025-09-23T21:44:00Z"/>
        </w:rPr>
      </w:pPr>
      <w:ins w:id="1000" w:author="Kurt Elliason" w:date="2025-09-23T16:44:00Z" w16du:dateUtc="2025-09-23T21:44:00Z">
        <w:r>
          <w:t>Step 4 – 50 mL/hr x 1 hr</w:t>
        </w:r>
      </w:ins>
    </w:p>
    <w:p w14:paraId="5C87CB05" w14:textId="43E28CDC" w:rsidR="00B11855" w:rsidRDefault="00E22A5A" w:rsidP="00E22A5A">
      <w:pPr>
        <w:pStyle w:val="BodyText"/>
        <w:rPr>
          <w:ins w:id="1001" w:author="Kurt Elliason" w:date="2025-09-23T16:44:00Z" w16du:dateUtc="2025-09-23T21:44:00Z"/>
        </w:rPr>
      </w:pPr>
      <w:ins w:id="1002" w:author="Kurt Elliason" w:date="2025-09-23T16:44:00Z" w16du:dateUtc="2025-09-23T21:44:00Z">
        <w:r>
          <w:t>Step 5 – 25 mL/hr x 1 hr</w:t>
        </w:r>
      </w:ins>
    </w:p>
    <w:tbl>
      <w:tblPr>
        <w:tblStyle w:val="TableGrid"/>
        <w:tblW w:w="0" w:type="auto"/>
        <w:tblLook w:val="04A0" w:firstRow="1" w:lastRow="0" w:firstColumn="1" w:lastColumn="0" w:noHBand="0" w:noVBand="1"/>
      </w:tblPr>
      <w:tblGrid>
        <w:gridCol w:w="9350"/>
      </w:tblGrid>
      <w:tr w:rsidR="00E22A5A" w14:paraId="6CFD0F05" w14:textId="77777777" w:rsidTr="00E22A5A">
        <w:trPr>
          <w:ins w:id="1003" w:author="Kurt Elliason" w:date="2025-09-23T16:47:00Z"/>
        </w:trPr>
        <w:tc>
          <w:tcPr>
            <w:tcW w:w="9350" w:type="dxa"/>
          </w:tcPr>
          <w:p w14:paraId="22421C2D" w14:textId="77777777" w:rsidR="00B95569" w:rsidRPr="00B95569" w:rsidRDefault="00B95569" w:rsidP="00B95569">
            <w:pPr>
              <w:rPr>
                <w:ins w:id="1004" w:author="Kurt Elliason" w:date="2025-09-23T16:56:00Z" w16du:dateUtc="2025-09-23T21:56:00Z"/>
                <w:rFonts w:ascii="Courier New" w:hAnsi="Courier New" w:cs="Courier New"/>
                <w:sz w:val="13"/>
                <w:szCs w:val="13"/>
                <w:rPrChange w:id="1005" w:author="Kurt Elliason" w:date="2025-09-23T16:56:00Z" w16du:dateUtc="2025-09-23T21:56:00Z">
                  <w:rPr>
                    <w:ins w:id="1006" w:author="Kurt Elliason" w:date="2025-09-23T16:56:00Z" w16du:dateUtc="2025-09-23T21:56:00Z"/>
                  </w:rPr>
                </w:rPrChange>
              </w:rPr>
            </w:pPr>
            <w:ins w:id="1007" w:author="Kurt Elliason" w:date="2025-09-23T16:56:00Z" w16du:dateUtc="2025-09-23T21:56:00Z">
              <w:r w:rsidRPr="00B95569">
                <w:rPr>
                  <w:rFonts w:ascii="Courier New" w:hAnsi="Courier New" w:cs="Courier New"/>
                  <w:sz w:val="13"/>
                  <w:szCs w:val="13"/>
                  <w:rPrChange w:id="1008" w:author="Kurt Elliason" w:date="2025-09-23T16:56:00Z" w16du:dateUtc="2025-09-23T21:56:00Z">
                    <w:rPr/>
                  </w:rPrChange>
                </w:rPr>
                <w:t>MSH|^~\&amp;|IOPVENDOR^1234560000000001^EUI-64|IOPVENDOR|IOCVENDOR^6543210000000001^EUI-64|IOCVENDOR|20080101123456-0600||RGV^O15^RGV_O15|1|P|2.8.1|||AL|AL||ASCII|EN^English^ISO659||IHE_PCD_RGV_O15^IHE PCD^1.3.6.1.4.1.19376.1.6.1.3.1^ISO</w:t>
              </w:r>
            </w:ins>
          </w:p>
          <w:p w14:paraId="5D3F9C66" w14:textId="77777777" w:rsidR="00B95569" w:rsidRPr="00B95569" w:rsidRDefault="00B95569" w:rsidP="00B95569">
            <w:pPr>
              <w:rPr>
                <w:ins w:id="1009" w:author="Kurt Elliason" w:date="2025-09-23T16:56:00Z" w16du:dateUtc="2025-09-23T21:56:00Z"/>
                <w:rFonts w:ascii="Courier New" w:hAnsi="Courier New" w:cs="Courier New"/>
                <w:sz w:val="13"/>
                <w:szCs w:val="13"/>
                <w:rPrChange w:id="1010" w:author="Kurt Elliason" w:date="2025-09-23T16:56:00Z" w16du:dateUtc="2025-09-23T21:56:00Z">
                  <w:rPr>
                    <w:ins w:id="1011" w:author="Kurt Elliason" w:date="2025-09-23T16:56:00Z" w16du:dateUtc="2025-09-23T21:56:00Z"/>
                  </w:rPr>
                </w:rPrChange>
              </w:rPr>
            </w:pPr>
            <w:ins w:id="1012" w:author="Kurt Elliason" w:date="2025-09-23T16:56:00Z" w16du:dateUtc="2025-09-23T21:56:00Z">
              <w:r w:rsidRPr="00B95569">
                <w:rPr>
                  <w:rFonts w:ascii="Courier New" w:hAnsi="Courier New" w:cs="Courier New"/>
                  <w:sz w:val="13"/>
                  <w:szCs w:val="13"/>
                  <w:rPrChange w:id="1013" w:author="Kurt Elliason" w:date="2025-09-23T16:56:00Z" w16du:dateUtc="2025-09-23T21:56:00Z">
                    <w:rPr/>
                  </w:rPrChange>
                </w:rPr>
                <w:t>PID|||98765^^^IHE^PI||</w:t>
              </w:r>
              <w:proofErr w:type="spellStart"/>
              <w:r w:rsidRPr="00B95569">
                <w:rPr>
                  <w:rFonts w:ascii="Courier New" w:hAnsi="Courier New" w:cs="Courier New"/>
                  <w:sz w:val="13"/>
                  <w:szCs w:val="13"/>
                  <w:rPrChange w:id="1014" w:author="Kurt Elliason" w:date="2025-09-23T16:56:00Z" w16du:dateUtc="2025-09-23T21:56:00Z">
                    <w:rPr/>
                  </w:rPrChange>
                </w:rPr>
                <w:t>Doe^John</w:t>
              </w:r>
              <w:proofErr w:type="spellEnd"/>
              <w:r w:rsidRPr="00B95569">
                <w:rPr>
                  <w:rFonts w:ascii="Courier New" w:hAnsi="Courier New" w:cs="Courier New"/>
                  <w:sz w:val="13"/>
                  <w:szCs w:val="13"/>
                  <w:rPrChange w:id="1015" w:author="Kurt Elliason" w:date="2025-09-23T16:56:00Z" w16du:dateUtc="2025-09-23T21:56:00Z">
                    <w:rPr/>
                  </w:rPrChange>
                </w:rPr>
                <w:t>^^^^^L||19660101000000-0600|M</w:t>
              </w:r>
            </w:ins>
          </w:p>
          <w:p w14:paraId="6C5FDBC7" w14:textId="77777777" w:rsidR="00B95569" w:rsidRPr="00B95569" w:rsidRDefault="00B95569" w:rsidP="00B95569">
            <w:pPr>
              <w:rPr>
                <w:ins w:id="1016" w:author="Kurt Elliason" w:date="2025-09-23T16:56:00Z" w16du:dateUtc="2025-09-23T21:56:00Z"/>
                <w:rFonts w:ascii="Courier New" w:hAnsi="Courier New" w:cs="Courier New"/>
                <w:sz w:val="13"/>
                <w:szCs w:val="13"/>
                <w:rPrChange w:id="1017" w:author="Kurt Elliason" w:date="2025-09-23T16:56:00Z" w16du:dateUtc="2025-09-23T21:56:00Z">
                  <w:rPr>
                    <w:ins w:id="1018" w:author="Kurt Elliason" w:date="2025-09-23T16:56:00Z" w16du:dateUtc="2025-09-23T21:56:00Z"/>
                  </w:rPr>
                </w:rPrChange>
              </w:rPr>
            </w:pPr>
            <w:ins w:id="1019" w:author="Kurt Elliason" w:date="2025-09-23T16:56:00Z" w16du:dateUtc="2025-09-23T21:56:00Z">
              <w:r w:rsidRPr="00B95569">
                <w:rPr>
                  <w:rFonts w:ascii="Courier New" w:hAnsi="Courier New" w:cs="Courier New"/>
                  <w:sz w:val="13"/>
                  <w:szCs w:val="13"/>
                  <w:rPrChange w:id="1020" w:author="Kurt Elliason" w:date="2025-09-23T16:56:00Z" w16du:dateUtc="2025-09-23T21:56:00Z">
                    <w:rPr/>
                  </w:rPrChange>
                </w:rPr>
                <w:t>ORC|RE|12345|||||||||||||||||N0001</w:t>
              </w:r>
            </w:ins>
          </w:p>
          <w:p w14:paraId="347F629F" w14:textId="61188887" w:rsidR="00B95569" w:rsidRPr="00B95569" w:rsidRDefault="00B95569" w:rsidP="00B95569">
            <w:pPr>
              <w:rPr>
                <w:ins w:id="1021" w:author="Kurt Elliason" w:date="2025-09-23T16:56:00Z" w16du:dateUtc="2025-09-23T21:56:00Z"/>
                <w:rFonts w:ascii="Courier New" w:hAnsi="Courier New" w:cs="Courier New"/>
                <w:sz w:val="13"/>
                <w:szCs w:val="13"/>
                <w:rPrChange w:id="1022" w:author="Kurt Elliason" w:date="2025-09-23T16:56:00Z" w16du:dateUtc="2025-09-23T21:56:00Z">
                  <w:rPr>
                    <w:ins w:id="1023" w:author="Kurt Elliason" w:date="2025-09-23T16:56:00Z" w16du:dateUtc="2025-09-23T21:56:00Z"/>
                  </w:rPr>
                </w:rPrChange>
              </w:rPr>
            </w:pPr>
            <w:ins w:id="1024" w:author="Kurt Elliason" w:date="2025-09-23T16:56:00Z" w16du:dateUtc="2025-09-23T21:56:00Z">
              <w:r w:rsidRPr="00B95569">
                <w:rPr>
                  <w:rFonts w:ascii="Courier New" w:hAnsi="Courier New" w:cs="Courier New"/>
                  <w:sz w:val="13"/>
                  <w:szCs w:val="13"/>
                  <w:rPrChange w:id="1025" w:author="Kurt Elliason" w:date="2025-09-23T16:56:00Z" w16du:dateUtc="2025-09-23T21:56:00Z">
                    <w:rPr/>
                  </w:rPrChange>
                </w:rPr>
                <w:t>RXG|1|||</w:t>
              </w:r>
            </w:ins>
            <w:ins w:id="1026" w:author="Kurt Elliason" w:date="2025-09-24T13:28:00Z" w16du:dateUtc="2025-09-24T18:28:00Z">
              <w:r w:rsidR="00623960">
                <w:rPr>
                  <w:rFonts w:ascii="Courier New" w:hAnsi="Courier New" w:cs="Courier New"/>
                  <w:sz w:val="13"/>
                  <w:szCs w:val="13"/>
                </w:rPr>
                <w:t>801403</w:t>
              </w:r>
            </w:ins>
            <w:ins w:id="1027" w:author="Kurt Elliason" w:date="2025-09-23T16:56:00Z" w16du:dateUtc="2025-09-23T21:56:00Z">
              <w:r w:rsidRPr="00B95569">
                <w:rPr>
                  <w:rFonts w:ascii="Courier New" w:hAnsi="Courier New" w:cs="Courier New"/>
                  <w:sz w:val="13"/>
                  <w:szCs w:val="13"/>
                  <w:rPrChange w:id="1028" w:author="Kurt Elliason" w:date="2025-09-23T16:56:00Z" w16du:dateUtc="2025-09-23T21:56:00Z">
                    <w:rPr/>
                  </w:rPrChange>
                </w:rPr>
                <w:t>^TPN^</w:t>
              </w:r>
            </w:ins>
            <w:ins w:id="1029" w:author="Kurt Elliason" w:date="2025-09-24T13:29:00Z" w16du:dateUtc="2025-09-24T18:29:00Z">
              <w:r w:rsidR="00623960">
                <w:rPr>
                  <w:rFonts w:ascii="Courier New" w:hAnsi="Courier New" w:cs="Courier New"/>
                  <w:sz w:val="13"/>
                  <w:szCs w:val="13"/>
                </w:rPr>
                <w:t>RXNORM</w:t>
              </w:r>
            </w:ins>
            <w:ins w:id="1030" w:author="Kurt Elliason" w:date="2025-09-23T16:56:00Z" w16du:dateUtc="2025-09-23T21:56:00Z">
              <w:r w:rsidRPr="00B95569">
                <w:rPr>
                  <w:rFonts w:ascii="Courier New" w:hAnsi="Courier New" w:cs="Courier New"/>
                  <w:sz w:val="13"/>
                  <w:szCs w:val="13"/>
                  <w:rPrChange w:id="1031" w:author="Kurt Elliason" w:date="2025-09-23T16:56:00Z" w16du:dateUtc="2025-09-23T21:56:00Z">
                    <w:rPr/>
                  </w:rPrChange>
                </w:rPr>
                <w:t xml:space="preserve">|25||263762^MDC_DIM_MILLI_L^MDC^mL^mL^UCUM||||||||25|265266^MDC_DIM_MILLI_L_PER_HR^MDC^mL/hr^mL/hr^UCUM||||||||||||||||750|263762^MDC_DIM_MILLI_L^MDC^mL^mL^UCUM </w:t>
              </w:r>
            </w:ins>
          </w:p>
          <w:p w14:paraId="15F73505" w14:textId="77777777" w:rsidR="00B95569" w:rsidRPr="00B95569" w:rsidRDefault="00B95569" w:rsidP="00B95569">
            <w:pPr>
              <w:rPr>
                <w:ins w:id="1032" w:author="Kurt Elliason" w:date="2025-09-23T16:56:00Z" w16du:dateUtc="2025-09-23T21:56:00Z"/>
                <w:rFonts w:ascii="Courier New" w:hAnsi="Courier New" w:cs="Courier New"/>
                <w:sz w:val="13"/>
                <w:szCs w:val="13"/>
                <w:rPrChange w:id="1033" w:author="Kurt Elliason" w:date="2025-09-23T16:56:00Z" w16du:dateUtc="2025-09-23T21:56:00Z">
                  <w:rPr>
                    <w:ins w:id="1034" w:author="Kurt Elliason" w:date="2025-09-23T16:56:00Z" w16du:dateUtc="2025-09-23T21:56:00Z"/>
                  </w:rPr>
                </w:rPrChange>
              </w:rPr>
            </w:pPr>
            <w:ins w:id="1035" w:author="Kurt Elliason" w:date="2025-09-23T16:56:00Z" w16du:dateUtc="2025-09-23T21:56:00Z">
              <w:r w:rsidRPr="00B95569">
                <w:rPr>
                  <w:rFonts w:ascii="Courier New" w:hAnsi="Courier New" w:cs="Courier New"/>
                  <w:sz w:val="13"/>
                  <w:szCs w:val="13"/>
                  <w:rPrChange w:id="1036" w:author="Kurt Elliason" w:date="2025-09-23T16:56:00Z" w16du:dateUtc="2025-09-23T21:56:00Z">
                    <w:rPr/>
                  </w:rPrChange>
                </w:rPr>
                <w:t>TQ1|1||||||||||||60^264352&amp;MDC_DIM_MIN&amp;MDC</w:t>
              </w:r>
            </w:ins>
          </w:p>
          <w:p w14:paraId="47B9D0B1" w14:textId="77777777" w:rsidR="00B95569" w:rsidRPr="00B95569" w:rsidRDefault="00B95569" w:rsidP="00B95569">
            <w:pPr>
              <w:rPr>
                <w:ins w:id="1037" w:author="Kurt Elliason" w:date="2025-09-23T16:56:00Z" w16du:dateUtc="2025-09-23T21:56:00Z"/>
                <w:rFonts w:ascii="Courier New" w:hAnsi="Courier New" w:cs="Courier New"/>
                <w:sz w:val="13"/>
                <w:szCs w:val="13"/>
                <w:rPrChange w:id="1038" w:author="Kurt Elliason" w:date="2025-09-23T16:56:00Z" w16du:dateUtc="2025-09-23T21:56:00Z">
                  <w:rPr>
                    <w:ins w:id="1039" w:author="Kurt Elliason" w:date="2025-09-23T16:56:00Z" w16du:dateUtc="2025-09-23T21:56:00Z"/>
                  </w:rPr>
                </w:rPrChange>
              </w:rPr>
            </w:pPr>
            <w:ins w:id="1040" w:author="Kurt Elliason" w:date="2025-09-23T16:56:00Z" w16du:dateUtc="2025-09-23T21:56:00Z">
              <w:r w:rsidRPr="00B95569">
                <w:rPr>
                  <w:rFonts w:ascii="Courier New" w:hAnsi="Courier New" w:cs="Courier New"/>
                  <w:sz w:val="13"/>
                  <w:szCs w:val="13"/>
                  <w:rPrChange w:id="1041" w:author="Kurt Elliason" w:date="2025-09-23T16:56:00Z" w16du:dateUtc="2025-09-23T21:56:00Z">
                    <w:rPr/>
                  </w:rPrChange>
                </w:rPr>
                <w:lastRenderedPageBreak/>
                <w:t>RXR|^IV^HL70162||^IVP^HL70164|^IV^HL70165</w:t>
              </w:r>
            </w:ins>
          </w:p>
          <w:p w14:paraId="3E87E1E7" w14:textId="77777777" w:rsidR="00B95569" w:rsidRPr="00B95569" w:rsidRDefault="00B95569" w:rsidP="00B95569">
            <w:pPr>
              <w:rPr>
                <w:ins w:id="1042" w:author="Kurt Elliason" w:date="2025-09-23T16:56:00Z" w16du:dateUtc="2025-09-23T21:56:00Z"/>
                <w:rFonts w:ascii="Courier New" w:hAnsi="Courier New" w:cs="Courier New"/>
                <w:sz w:val="13"/>
                <w:szCs w:val="13"/>
                <w:rPrChange w:id="1043" w:author="Kurt Elliason" w:date="2025-09-23T16:56:00Z" w16du:dateUtc="2025-09-23T21:56:00Z">
                  <w:rPr>
                    <w:ins w:id="1044" w:author="Kurt Elliason" w:date="2025-09-23T16:56:00Z" w16du:dateUtc="2025-09-23T21:56:00Z"/>
                  </w:rPr>
                </w:rPrChange>
              </w:rPr>
            </w:pPr>
            <w:ins w:id="1045" w:author="Kurt Elliason" w:date="2025-09-23T16:56:00Z" w16du:dateUtc="2025-09-23T21:56:00Z">
              <w:r w:rsidRPr="00B95569">
                <w:rPr>
                  <w:rFonts w:ascii="Courier New" w:hAnsi="Courier New" w:cs="Courier New"/>
                  <w:sz w:val="13"/>
                  <w:szCs w:val="13"/>
                  <w:rPrChange w:id="1046" w:author="Kurt Elliason" w:date="2025-09-23T16:56:00Z" w16du:dateUtc="2025-09-23T21:56:00Z">
                    <w:rPr/>
                  </w:rPrChange>
                </w:rPr>
                <w:t>OBX|1||69986^MDC_DEV_PUMP_INFUS_VMD^MDC|0.1.0.0|||||||X|||||||A0001^^6543210000000001^EUI-64</w:t>
              </w:r>
            </w:ins>
          </w:p>
          <w:p w14:paraId="7DF23F52" w14:textId="77777777" w:rsidR="00B95569" w:rsidRPr="00B95569" w:rsidRDefault="00B95569" w:rsidP="00B95569">
            <w:pPr>
              <w:rPr>
                <w:ins w:id="1047" w:author="Kurt Elliason" w:date="2025-09-23T16:56:00Z" w16du:dateUtc="2025-09-23T21:56:00Z"/>
                <w:rFonts w:ascii="Courier New" w:hAnsi="Courier New" w:cs="Courier New"/>
                <w:sz w:val="13"/>
                <w:szCs w:val="13"/>
                <w:rPrChange w:id="1048" w:author="Kurt Elliason" w:date="2025-09-23T16:56:00Z" w16du:dateUtc="2025-09-23T21:56:00Z">
                  <w:rPr>
                    <w:ins w:id="1049" w:author="Kurt Elliason" w:date="2025-09-23T16:56:00Z" w16du:dateUtc="2025-09-23T21:56:00Z"/>
                  </w:rPr>
                </w:rPrChange>
              </w:rPr>
            </w:pPr>
            <w:ins w:id="1050" w:author="Kurt Elliason" w:date="2025-09-23T16:56:00Z" w16du:dateUtc="2025-09-23T21:56:00Z">
              <w:r w:rsidRPr="00B95569">
                <w:rPr>
                  <w:rFonts w:ascii="Courier New" w:hAnsi="Courier New" w:cs="Courier New"/>
                  <w:sz w:val="13"/>
                  <w:szCs w:val="13"/>
                  <w:rPrChange w:id="1051" w:author="Kurt Elliason" w:date="2025-09-23T16:56:00Z" w16du:dateUtc="2025-09-23T21:56:00Z">
                    <w:rPr/>
                  </w:rPrChange>
                </w:rPr>
                <w:t>OBX|2|NM|68063^MDC_ATTR_PT_WEIGHT^MDC|0.1.1.1|70.5|263875^MDC_DIM_KILO_G^MDC|||||F</w:t>
              </w:r>
            </w:ins>
          </w:p>
          <w:p w14:paraId="517415EA" w14:textId="77777777" w:rsidR="00B95569" w:rsidRPr="00B95569" w:rsidRDefault="00B95569" w:rsidP="00B95569">
            <w:pPr>
              <w:rPr>
                <w:ins w:id="1052" w:author="Kurt Elliason" w:date="2025-09-23T16:56:00Z" w16du:dateUtc="2025-09-23T21:56:00Z"/>
                <w:rFonts w:ascii="Courier New" w:hAnsi="Courier New" w:cs="Courier New"/>
                <w:sz w:val="13"/>
                <w:szCs w:val="13"/>
                <w:rPrChange w:id="1053" w:author="Kurt Elliason" w:date="2025-09-23T16:56:00Z" w16du:dateUtc="2025-09-23T21:56:00Z">
                  <w:rPr>
                    <w:ins w:id="1054" w:author="Kurt Elliason" w:date="2025-09-23T16:56:00Z" w16du:dateUtc="2025-09-23T21:56:00Z"/>
                  </w:rPr>
                </w:rPrChange>
              </w:rPr>
            </w:pPr>
            <w:ins w:id="1055" w:author="Kurt Elliason" w:date="2025-09-23T16:56:00Z" w16du:dateUtc="2025-09-23T21:56:00Z">
              <w:r w:rsidRPr="00B95569">
                <w:rPr>
                  <w:rFonts w:ascii="Courier New" w:hAnsi="Courier New" w:cs="Courier New"/>
                  <w:sz w:val="13"/>
                  <w:szCs w:val="13"/>
                  <w:rPrChange w:id="1056" w:author="Kurt Elliason" w:date="2025-09-23T16:56:00Z" w16du:dateUtc="2025-09-23T21:56:00Z">
                    <w:rPr/>
                  </w:rPrChange>
                </w:rPr>
                <w:t>OBX|3|NM|158033^MDC_INFUS_TOTAL_NUM_STEPS^MDC|0.1.1.2|6||||||F</w:t>
              </w:r>
            </w:ins>
          </w:p>
          <w:p w14:paraId="6D7985DA" w14:textId="77777777" w:rsidR="00B95569" w:rsidRPr="00B95569" w:rsidRDefault="00B95569" w:rsidP="00B95569">
            <w:pPr>
              <w:rPr>
                <w:ins w:id="1057" w:author="Kurt Elliason" w:date="2025-09-23T16:56:00Z" w16du:dateUtc="2025-09-23T21:56:00Z"/>
                <w:rFonts w:ascii="Courier New" w:hAnsi="Courier New" w:cs="Courier New"/>
                <w:sz w:val="13"/>
                <w:szCs w:val="13"/>
                <w:rPrChange w:id="1058" w:author="Kurt Elliason" w:date="2025-09-23T16:56:00Z" w16du:dateUtc="2025-09-23T21:56:00Z">
                  <w:rPr>
                    <w:ins w:id="1059" w:author="Kurt Elliason" w:date="2025-09-23T16:56:00Z" w16du:dateUtc="2025-09-23T21:56:00Z"/>
                  </w:rPr>
                </w:rPrChange>
              </w:rPr>
            </w:pPr>
            <w:ins w:id="1060" w:author="Kurt Elliason" w:date="2025-09-23T16:56:00Z" w16du:dateUtc="2025-09-23T21:56:00Z">
              <w:r w:rsidRPr="00B95569">
                <w:rPr>
                  <w:rFonts w:ascii="Courier New" w:hAnsi="Courier New" w:cs="Courier New"/>
                  <w:sz w:val="13"/>
                  <w:szCs w:val="13"/>
                  <w:rPrChange w:id="1061" w:author="Kurt Elliason" w:date="2025-09-23T16:56:00Z" w16du:dateUtc="2025-09-23T21:56:00Z">
                    <w:rPr/>
                  </w:rPrChange>
                </w:rPr>
                <w:t>OBX|4|ST|158037^MDC_INFUS_ORDER_STEP_TYPE^MDC|0.1.1.3|continuous</w:t>
              </w:r>
            </w:ins>
          </w:p>
          <w:p w14:paraId="6A10DFD9" w14:textId="77777777" w:rsidR="00B95569" w:rsidRPr="00B95569" w:rsidRDefault="00B95569" w:rsidP="00B95569">
            <w:pPr>
              <w:rPr>
                <w:ins w:id="1062" w:author="Kurt Elliason" w:date="2025-09-23T16:56:00Z" w16du:dateUtc="2025-09-23T21:56:00Z"/>
                <w:rFonts w:ascii="Courier New" w:hAnsi="Courier New" w:cs="Courier New"/>
                <w:sz w:val="13"/>
                <w:szCs w:val="13"/>
                <w:rPrChange w:id="1063" w:author="Kurt Elliason" w:date="2025-09-23T16:56:00Z" w16du:dateUtc="2025-09-23T21:56:00Z">
                  <w:rPr>
                    <w:ins w:id="1064" w:author="Kurt Elliason" w:date="2025-09-23T16:56:00Z" w16du:dateUtc="2025-09-23T21:56:00Z"/>
                  </w:rPr>
                </w:rPrChange>
              </w:rPr>
            </w:pPr>
            <w:ins w:id="1065" w:author="Kurt Elliason" w:date="2025-09-23T16:56:00Z" w16du:dateUtc="2025-09-23T21:56:00Z">
              <w:r w:rsidRPr="00B95569">
                <w:rPr>
                  <w:rFonts w:ascii="Courier New" w:hAnsi="Courier New" w:cs="Courier New"/>
                  <w:sz w:val="13"/>
                  <w:szCs w:val="13"/>
                  <w:rPrChange w:id="1066" w:author="Kurt Elliason" w:date="2025-09-23T16:56:00Z" w16du:dateUtc="2025-09-23T21:56:00Z">
                    <w:rPr/>
                  </w:rPrChange>
                </w:rPr>
                <w:t>OBX|5|ST|0^MDCX_INFUS_ORDER_STEP_START_CONDITION^MDC|0.1.1.4|immediate||||</w:t>
              </w:r>
            </w:ins>
          </w:p>
          <w:p w14:paraId="24687827" w14:textId="1628C5B0" w:rsidR="00B95569" w:rsidRPr="00B95569" w:rsidRDefault="00B95569" w:rsidP="00B95569">
            <w:pPr>
              <w:rPr>
                <w:ins w:id="1067" w:author="Kurt Elliason" w:date="2025-09-23T16:56:00Z" w16du:dateUtc="2025-09-23T21:56:00Z"/>
                <w:rFonts w:ascii="Courier New" w:hAnsi="Courier New" w:cs="Courier New"/>
                <w:sz w:val="13"/>
                <w:szCs w:val="13"/>
                <w:rPrChange w:id="1068" w:author="Kurt Elliason" w:date="2025-09-23T16:56:00Z" w16du:dateUtc="2025-09-23T21:56:00Z">
                  <w:rPr>
                    <w:ins w:id="1069" w:author="Kurt Elliason" w:date="2025-09-23T16:56:00Z" w16du:dateUtc="2025-09-23T21:56:00Z"/>
                  </w:rPr>
                </w:rPrChange>
              </w:rPr>
            </w:pPr>
            <w:ins w:id="1070" w:author="Kurt Elliason" w:date="2025-09-23T16:56:00Z" w16du:dateUtc="2025-09-23T21:56:00Z">
              <w:r w:rsidRPr="00B95569">
                <w:rPr>
                  <w:rFonts w:ascii="Courier New" w:hAnsi="Courier New" w:cs="Courier New"/>
                  <w:sz w:val="13"/>
                  <w:szCs w:val="13"/>
                  <w:rPrChange w:id="1071" w:author="Kurt Elliason" w:date="2025-09-23T16:56:00Z" w16du:dateUtc="2025-09-23T21:56:00Z">
                    <w:rPr/>
                  </w:rPrChange>
                </w:rPr>
                <w:t>RXG|2|||</w:t>
              </w:r>
            </w:ins>
            <w:ins w:id="1072" w:author="Kurt Elliason" w:date="2025-09-24T13:28:00Z" w16du:dateUtc="2025-09-24T18:28:00Z">
              <w:r w:rsidR="00623960">
                <w:rPr>
                  <w:rFonts w:ascii="Courier New" w:hAnsi="Courier New" w:cs="Courier New"/>
                  <w:sz w:val="13"/>
                  <w:szCs w:val="13"/>
                </w:rPr>
                <w:t>801403</w:t>
              </w:r>
            </w:ins>
            <w:ins w:id="1073" w:author="Kurt Elliason" w:date="2025-09-23T16:56:00Z" w16du:dateUtc="2025-09-23T21:56:00Z">
              <w:r w:rsidRPr="00B95569">
                <w:rPr>
                  <w:rFonts w:ascii="Courier New" w:hAnsi="Courier New" w:cs="Courier New"/>
                  <w:sz w:val="13"/>
                  <w:szCs w:val="13"/>
                  <w:rPrChange w:id="1074" w:author="Kurt Elliason" w:date="2025-09-23T16:56:00Z" w16du:dateUtc="2025-09-23T21:56:00Z">
                    <w:rPr/>
                  </w:rPrChange>
                </w:rPr>
                <w:t>^TPN^</w:t>
              </w:r>
            </w:ins>
            <w:ins w:id="1075" w:author="Kurt Elliason" w:date="2025-09-24T13:29:00Z" w16du:dateUtc="2025-09-24T18:29:00Z">
              <w:r w:rsidR="00623960">
                <w:rPr>
                  <w:rFonts w:ascii="Courier New" w:hAnsi="Courier New" w:cs="Courier New"/>
                  <w:sz w:val="13"/>
                  <w:szCs w:val="13"/>
                </w:rPr>
                <w:t>RXNORM</w:t>
              </w:r>
            </w:ins>
            <w:ins w:id="1076" w:author="Kurt Elliason" w:date="2025-09-23T16:56:00Z" w16du:dateUtc="2025-09-23T21:56:00Z">
              <w:r w:rsidRPr="00B95569">
                <w:rPr>
                  <w:rFonts w:ascii="Courier New" w:hAnsi="Courier New" w:cs="Courier New"/>
                  <w:sz w:val="13"/>
                  <w:szCs w:val="13"/>
                  <w:rPrChange w:id="1077" w:author="Kurt Elliason" w:date="2025-09-23T16:56:00Z" w16du:dateUtc="2025-09-23T21:56:00Z">
                    <w:rPr/>
                  </w:rPrChange>
                </w:rPr>
                <w:t>|50||263762^MDC_DIM_MILLI_L^MDC^mL^mL^UCUM||||||||50|265266^MDC_DIM_MILLI_L_PER_HR^MDC^mL/hr^mL/hr^UCUM||||||||||||||||750|263762^MDC_DIM_MILLI_L^MDC^mL^mL^UCUM</w:t>
              </w:r>
            </w:ins>
          </w:p>
          <w:p w14:paraId="56D62E5B" w14:textId="77777777" w:rsidR="00B95569" w:rsidRPr="00B95569" w:rsidRDefault="00B95569" w:rsidP="00B95569">
            <w:pPr>
              <w:rPr>
                <w:ins w:id="1078" w:author="Kurt Elliason" w:date="2025-09-23T16:56:00Z" w16du:dateUtc="2025-09-23T21:56:00Z"/>
                <w:rFonts w:ascii="Courier New" w:hAnsi="Courier New" w:cs="Courier New"/>
                <w:sz w:val="13"/>
                <w:szCs w:val="13"/>
                <w:rPrChange w:id="1079" w:author="Kurt Elliason" w:date="2025-09-23T16:56:00Z" w16du:dateUtc="2025-09-23T21:56:00Z">
                  <w:rPr>
                    <w:ins w:id="1080" w:author="Kurt Elliason" w:date="2025-09-23T16:56:00Z" w16du:dateUtc="2025-09-23T21:56:00Z"/>
                  </w:rPr>
                </w:rPrChange>
              </w:rPr>
            </w:pPr>
            <w:ins w:id="1081" w:author="Kurt Elliason" w:date="2025-09-23T16:56:00Z" w16du:dateUtc="2025-09-23T21:56:00Z">
              <w:r w:rsidRPr="00B95569">
                <w:rPr>
                  <w:rFonts w:ascii="Courier New" w:hAnsi="Courier New" w:cs="Courier New"/>
                  <w:sz w:val="13"/>
                  <w:szCs w:val="13"/>
                  <w:rPrChange w:id="1082" w:author="Kurt Elliason" w:date="2025-09-23T16:56:00Z" w16du:dateUtc="2025-09-23T21:56:00Z">
                    <w:rPr/>
                  </w:rPrChange>
                </w:rPr>
                <w:t>TQ1|1||||||||||||60^264352&amp;MDC_DIM_MIN&amp;MDC</w:t>
              </w:r>
            </w:ins>
          </w:p>
          <w:p w14:paraId="71BD501E" w14:textId="3D6FE5F9" w:rsidR="00B95569" w:rsidRPr="00B95569" w:rsidRDefault="00B95569" w:rsidP="00B95569">
            <w:pPr>
              <w:rPr>
                <w:ins w:id="1083" w:author="Kurt Elliason" w:date="2025-09-23T16:56:00Z" w16du:dateUtc="2025-09-23T21:56:00Z"/>
                <w:rFonts w:ascii="Courier New" w:hAnsi="Courier New" w:cs="Courier New"/>
                <w:sz w:val="13"/>
                <w:szCs w:val="13"/>
                <w:rPrChange w:id="1084" w:author="Kurt Elliason" w:date="2025-09-23T16:56:00Z" w16du:dateUtc="2025-09-23T21:56:00Z">
                  <w:rPr>
                    <w:ins w:id="1085" w:author="Kurt Elliason" w:date="2025-09-23T16:56:00Z" w16du:dateUtc="2025-09-23T21:56:00Z"/>
                  </w:rPr>
                </w:rPrChange>
              </w:rPr>
            </w:pPr>
            <w:ins w:id="1086" w:author="Kurt Elliason" w:date="2025-09-23T16:56:00Z" w16du:dateUtc="2025-09-23T21:56:00Z">
              <w:r w:rsidRPr="00B95569">
                <w:rPr>
                  <w:rFonts w:ascii="Courier New" w:hAnsi="Courier New" w:cs="Courier New"/>
                  <w:sz w:val="13"/>
                  <w:szCs w:val="13"/>
                  <w:rPrChange w:id="1087" w:author="Kurt Elliason" w:date="2025-09-23T16:56:00Z" w16du:dateUtc="2025-09-23T21:56:00Z">
                    <w:rPr/>
                  </w:rPrChange>
                </w:rPr>
                <w:t>RXR|^IV^HL70162||^IVP^HL70164|^IV^HL70165</w:t>
              </w:r>
            </w:ins>
          </w:p>
          <w:p w14:paraId="06B780CB" w14:textId="77777777" w:rsidR="00B95569" w:rsidRPr="00B95569" w:rsidRDefault="00B95569" w:rsidP="00B95569">
            <w:pPr>
              <w:rPr>
                <w:ins w:id="1088" w:author="Kurt Elliason" w:date="2025-09-23T16:56:00Z" w16du:dateUtc="2025-09-23T21:56:00Z"/>
                <w:rFonts w:ascii="Courier New" w:hAnsi="Courier New" w:cs="Courier New"/>
                <w:sz w:val="13"/>
                <w:szCs w:val="13"/>
                <w:rPrChange w:id="1089" w:author="Kurt Elliason" w:date="2025-09-23T16:56:00Z" w16du:dateUtc="2025-09-23T21:56:00Z">
                  <w:rPr>
                    <w:ins w:id="1090" w:author="Kurt Elliason" w:date="2025-09-23T16:56:00Z" w16du:dateUtc="2025-09-23T21:56:00Z"/>
                  </w:rPr>
                </w:rPrChange>
              </w:rPr>
            </w:pPr>
            <w:ins w:id="1091" w:author="Kurt Elliason" w:date="2025-09-23T16:56:00Z" w16du:dateUtc="2025-09-23T21:56:00Z">
              <w:r w:rsidRPr="00B95569">
                <w:rPr>
                  <w:rFonts w:ascii="Courier New" w:hAnsi="Courier New" w:cs="Courier New"/>
                  <w:sz w:val="13"/>
                  <w:szCs w:val="13"/>
                  <w:rPrChange w:id="1092" w:author="Kurt Elliason" w:date="2025-09-23T16:56:00Z" w16du:dateUtc="2025-09-23T21:56:00Z">
                    <w:rPr/>
                  </w:rPrChange>
                </w:rPr>
                <w:t>OBX|6|ST|158037^MDC_INFUS_ORDER_STEP_TYPE^MDC|0.1.2.1|continuous||||</w:t>
              </w:r>
            </w:ins>
          </w:p>
          <w:p w14:paraId="48D4A2D1" w14:textId="77777777" w:rsidR="00B95569" w:rsidRPr="00B95569" w:rsidRDefault="00B95569" w:rsidP="00B95569">
            <w:pPr>
              <w:rPr>
                <w:ins w:id="1093" w:author="Kurt Elliason" w:date="2025-09-23T16:56:00Z" w16du:dateUtc="2025-09-23T21:56:00Z"/>
                <w:rFonts w:ascii="Courier New" w:hAnsi="Courier New" w:cs="Courier New"/>
                <w:sz w:val="13"/>
                <w:szCs w:val="13"/>
                <w:rPrChange w:id="1094" w:author="Kurt Elliason" w:date="2025-09-23T16:56:00Z" w16du:dateUtc="2025-09-23T21:56:00Z">
                  <w:rPr>
                    <w:ins w:id="1095" w:author="Kurt Elliason" w:date="2025-09-23T16:56:00Z" w16du:dateUtc="2025-09-23T21:56:00Z"/>
                  </w:rPr>
                </w:rPrChange>
              </w:rPr>
            </w:pPr>
            <w:ins w:id="1096" w:author="Kurt Elliason" w:date="2025-09-23T16:56:00Z" w16du:dateUtc="2025-09-23T21:56:00Z">
              <w:r w:rsidRPr="00B95569">
                <w:rPr>
                  <w:rFonts w:ascii="Courier New" w:hAnsi="Courier New" w:cs="Courier New"/>
                  <w:sz w:val="13"/>
                  <w:szCs w:val="13"/>
                  <w:rPrChange w:id="1097" w:author="Kurt Elliason" w:date="2025-09-23T16:56:00Z" w16du:dateUtc="2025-09-23T21:56:00Z">
                    <w:rPr/>
                  </w:rPrChange>
                </w:rPr>
                <w:t>OBX|7|ST|0^MDCX_INFUS_ORDER_STEP_START_CONDITION^MDC|0.1.2.2|immediate||||</w:t>
              </w:r>
            </w:ins>
          </w:p>
          <w:p w14:paraId="2077192C" w14:textId="556DDE95" w:rsidR="00B95569" w:rsidRPr="00B95569" w:rsidRDefault="00B95569" w:rsidP="00B95569">
            <w:pPr>
              <w:rPr>
                <w:ins w:id="1098" w:author="Kurt Elliason" w:date="2025-09-23T16:56:00Z" w16du:dateUtc="2025-09-23T21:56:00Z"/>
                <w:rFonts w:ascii="Courier New" w:hAnsi="Courier New" w:cs="Courier New"/>
                <w:sz w:val="13"/>
                <w:szCs w:val="13"/>
                <w:rPrChange w:id="1099" w:author="Kurt Elliason" w:date="2025-09-23T16:56:00Z" w16du:dateUtc="2025-09-23T21:56:00Z">
                  <w:rPr>
                    <w:ins w:id="1100" w:author="Kurt Elliason" w:date="2025-09-23T16:56:00Z" w16du:dateUtc="2025-09-23T21:56:00Z"/>
                  </w:rPr>
                </w:rPrChange>
              </w:rPr>
            </w:pPr>
            <w:ins w:id="1101" w:author="Kurt Elliason" w:date="2025-09-23T16:56:00Z" w16du:dateUtc="2025-09-23T21:56:00Z">
              <w:r w:rsidRPr="00B95569">
                <w:rPr>
                  <w:rFonts w:ascii="Courier New" w:hAnsi="Courier New" w:cs="Courier New"/>
                  <w:sz w:val="13"/>
                  <w:szCs w:val="13"/>
                  <w:rPrChange w:id="1102" w:author="Kurt Elliason" w:date="2025-09-23T16:56:00Z" w16du:dateUtc="2025-09-23T21:56:00Z">
                    <w:rPr/>
                  </w:rPrChange>
                </w:rPr>
                <w:t>RXG|3|||</w:t>
              </w:r>
            </w:ins>
            <w:ins w:id="1103" w:author="Kurt Elliason" w:date="2025-09-24T13:28:00Z" w16du:dateUtc="2025-09-24T18:28:00Z">
              <w:r w:rsidR="00623960">
                <w:rPr>
                  <w:rFonts w:ascii="Courier New" w:hAnsi="Courier New" w:cs="Courier New"/>
                  <w:sz w:val="13"/>
                  <w:szCs w:val="13"/>
                </w:rPr>
                <w:t>801403</w:t>
              </w:r>
            </w:ins>
            <w:ins w:id="1104" w:author="Kurt Elliason" w:date="2025-09-23T16:56:00Z" w16du:dateUtc="2025-09-23T21:56:00Z">
              <w:r w:rsidRPr="00B95569">
                <w:rPr>
                  <w:rFonts w:ascii="Courier New" w:hAnsi="Courier New" w:cs="Courier New"/>
                  <w:sz w:val="13"/>
                  <w:szCs w:val="13"/>
                  <w:rPrChange w:id="1105" w:author="Kurt Elliason" w:date="2025-09-23T16:56:00Z" w16du:dateUtc="2025-09-23T21:56:00Z">
                    <w:rPr/>
                  </w:rPrChange>
                </w:rPr>
                <w:t>^TPN^</w:t>
              </w:r>
            </w:ins>
            <w:ins w:id="1106" w:author="Kurt Elliason" w:date="2025-09-24T13:29:00Z" w16du:dateUtc="2025-09-24T18:29:00Z">
              <w:r w:rsidR="00623960">
                <w:rPr>
                  <w:rFonts w:ascii="Courier New" w:hAnsi="Courier New" w:cs="Courier New"/>
                  <w:sz w:val="13"/>
                  <w:szCs w:val="13"/>
                </w:rPr>
                <w:t>RXNORM</w:t>
              </w:r>
            </w:ins>
            <w:ins w:id="1107" w:author="Kurt Elliason" w:date="2025-09-23T16:56:00Z" w16du:dateUtc="2025-09-23T21:56:00Z">
              <w:r w:rsidRPr="00B95569">
                <w:rPr>
                  <w:rFonts w:ascii="Courier New" w:hAnsi="Courier New" w:cs="Courier New"/>
                  <w:sz w:val="13"/>
                  <w:szCs w:val="13"/>
                  <w:rPrChange w:id="1108" w:author="Kurt Elliason" w:date="2025-09-23T16:56:00Z" w16du:dateUtc="2025-09-23T21:56:00Z">
                    <w:rPr/>
                  </w:rPrChange>
                </w:rPr>
                <w:t>|600||263762^MDC_DIM_MILLI_L^MDC^mL^mL^UCUM||||||||100|265266^MDC_DIM_MILLI_L_PER_HR^MDC^mL/hr^mL/hr^UCUM||||||||||||||||750|263762^MDC_DIM_MILLI_L^MDC^mL^mL^UCUM</w:t>
              </w:r>
            </w:ins>
          </w:p>
          <w:p w14:paraId="140D8062" w14:textId="77777777" w:rsidR="00B95569" w:rsidRPr="00B95569" w:rsidRDefault="00B95569" w:rsidP="00B95569">
            <w:pPr>
              <w:rPr>
                <w:ins w:id="1109" w:author="Kurt Elliason" w:date="2025-09-23T16:56:00Z" w16du:dateUtc="2025-09-23T21:56:00Z"/>
                <w:rFonts w:ascii="Courier New" w:hAnsi="Courier New" w:cs="Courier New"/>
                <w:sz w:val="13"/>
                <w:szCs w:val="13"/>
                <w:rPrChange w:id="1110" w:author="Kurt Elliason" w:date="2025-09-23T16:56:00Z" w16du:dateUtc="2025-09-23T21:56:00Z">
                  <w:rPr>
                    <w:ins w:id="1111" w:author="Kurt Elliason" w:date="2025-09-23T16:56:00Z" w16du:dateUtc="2025-09-23T21:56:00Z"/>
                  </w:rPr>
                </w:rPrChange>
              </w:rPr>
            </w:pPr>
            <w:ins w:id="1112" w:author="Kurt Elliason" w:date="2025-09-23T16:56:00Z" w16du:dateUtc="2025-09-23T21:56:00Z">
              <w:r w:rsidRPr="00B95569">
                <w:rPr>
                  <w:rFonts w:ascii="Courier New" w:hAnsi="Courier New" w:cs="Courier New"/>
                  <w:sz w:val="13"/>
                  <w:szCs w:val="13"/>
                  <w:rPrChange w:id="1113" w:author="Kurt Elliason" w:date="2025-09-23T16:56:00Z" w16du:dateUtc="2025-09-23T21:56:00Z">
                    <w:rPr/>
                  </w:rPrChange>
                </w:rPr>
                <w:t>TQ1|1||||||||||||360^264352&amp;MDC_DIM_MIN&amp;MDC</w:t>
              </w:r>
            </w:ins>
          </w:p>
          <w:p w14:paraId="6502E972" w14:textId="5FDFF126" w:rsidR="00B95569" w:rsidRPr="00B95569" w:rsidRDefault="00B95569" w:rsidP="00B95569">
            <w:pPr>
              <w:rPr>
                <w:ins w:id="1114" w:author="Kurt Elliason" w:date="2025-09-23T16:56:00Z" w16du:dateUtc="2025-09-23T21:56:00Z"/>
                <w:rFonts w:ascii="Courier New" w:hAnsi="Courier New" w:cs="Courier New"/>
                <w:sz w:val="13"/>
                <w:szCs w:val="13"/>
                <w:rPrChange w:id="1115" w:author="Kurt Elliason" w:date="2025-09-23T16:56:00Z" w16du:dateUtc="2025-09-23T21:56:00Z">
                  <w:rPr>
                    <w:ins w:id="1116" w:author="Kurt Elliason" w:date="2025-09-23T16:56:00Z" w16du:dateUtc="2025-09-23T21:56:00Z"/>
                  </w:rPr>
                </w:rPrChange>
              </w:rPr>
            </w:pPr>
            <w:ins w:id="1117" w:author="Kurt Elliason" w:date="2025-09-23T16:56:00Z" w16du:dateUtc="2025-09-23T21:56:00Z">
              <w:r w:rsidRPr="00B95569">
                <w:rPr>
                  <w:rFonts w:ascii="Courier New" w:hAnsi="Courier New" w:cs="Courier New"/>
                  <w:sz w:val="13"/>
                  <w:szCs w:val="13"/>
                  <w:rPrChange w:id="1118" w:author="Kurt Elliason" w:date="2025-09-23T16:56:00Z" w16du:dateUtc="2025-09-23T21:56:00Z">
                    <w:rPr/>
                  </w:rPrChange>
                </w:rPr>
                <w:t>RXR|^IV^HL70162||^IVP^HL70164|^IV^HL70165</w:t>
              </w:r>
            </w:ins>
          </w:p>
          <w:p w14:paraId="3BC29CF2" w14:textId="77777777" w:rsidR="00B95569" w:rsidRPr="00B95569" w:rsidRDefault="00B95569" w:rsidP="00B95569">
            <w:pPr>
              <w:rPr>
                <w:ins w:id="1119" w:author="Kurt Elliason" w:date="2025-09-23T16:56:00Z" w16du:dateUtc="2025-09-23T21:56:00Z"/>
                <w:rFonts w:ascii="Courier New" w:hAnsi="Courier New" w:cs="Courier New"/>
                <w:sz w:val="13"/>
                <w:szCs w:val="13"/>
                <w:rPrChange w:id="1120" w:author="Kurt Elliason" w:date="2025-09-23T16:56:00Z" w16du:dateUtc="2025-09-23T21:56:00Z">
                  <w:rPr>
                    <w:ins w:id="1121" w:author="Kurt Elliason" w:date="2025-09-23T16:56:00Z" w16du:dateUtc="2025-09-23T21:56:00Z"/>
                  </w:rPr>
                </w:rPrChange>
              </w:rPr>
            </w:pPr>
            <w:ins w:id="1122" w:author="Kurt Elliason" w:date="2025-09-23T16:56:00Z" w16du:dateUtc="2025-09-23T21:56:00Z">
              <w:r w:rsidRPr="00B95569">
                <w:rPr>
                  <w:rFonts w:ascii="Courier New" w:hAnsi="Courier New" w:cs="Courier New"/>
                  <w:sz w:val="13"/>
                  <w:szCs w:val="13"/>
                  <w:rPrChange w:id="1123" w:author="Kurt Elliason" w:date="2025-09-23T16:56:00Z" w16du:dateUtc="2025-09-23T21:56:00Z">
                    <w:rPr/>
                  </w:rPrChange>
                </w:rPr>
                <w:t>OBX|8|ST|158037^MDC_INFUS_ORDER_STEP_TYPE^MDC|0.1.3.1|continuous||||</w:t>
              </w:r>
            </w:ins>
          </w:p>
          <w:p w14:paraId="340BC449" w14:textId="77777777" w:rsidR="00B95569" w:rsidRPr="00B95569" w:rsidRDefault="00B95569" w:rsidP="00B95569">
            <w:pPr>
              <w:rPr>
                <w:ins w:id="1124" w:author="Kurt Elliason" w:date="2025-09-23T16:56:00Z" w16du:dateUtc="2025-09-23T21:56:00Z"/>
                <w:rFonts w:ascii="Courier New" w:hAnsi="Courier New" w:cs="Courier New"/>
                <w:sz w:val="13"/>
                <w:szCs w:val="13"/>
                <w:rPrChange w:id="1125" w:author="Kurt Elliason" w:date="2025-09-23T16:56:00Z" w16du:dateUtc="2025-09-23T21:56:00Z">
                  <w:rPr>
                    <w:ins w:id="1126" w:author="Kurt Elliason" w:date="2025-09-23T16:56:00Z" w16du:dateUtc="2025-09-23T21:56:00Z"/>
                  </w:rPr>
                </w:rPrChange>
              </w:rPr>
            </w:pPr>
            <w:ins w:id="1127" w:author="Kurt Elliason" w:date="2025-09-23T16:56:00Z" w16du:dateUtc="2025-09-23T21:56:00Z">
              <w:r w:rsidRPr="00B95569">
                <w:rPr>
                  <w:rFonts w:ascii="Courier New" w:hAnsi="Courier New" w:cs="Courier New"/>
                  <w:sz w:val="13"/>
                  <w:szCs w:val="13"/>
                  <w:rPrChange w:id="1128" w:author="Kurt Elliason" w:date="2025-09-23T16:56:00Z" w16du:dateUtc="2025-09-23T21:56:00Z">
                    <w:rPr/>
                  </w:rPrChange>
                </w:rPr>
                <w:t>OBX|9|ST|0^MDCX_INFUS_ORDER_STEP_START_CONDITION^MDC|0.1.3.1|immediate||||</w:t>
              </w:r>
            </w:ins>
          </w:p>
          <w:p w14:paraId="4275EC3A" w14:textId="2513BCF1" w:rsidR="00B95569" w:rsidRPr="00B95569" w:rsidRDefault="00B95569" w:rsidP="00B95569">
            <w:pPr>
              <w:rPr>
                <w:ins w:id="1129" w:author="Kurt Elliason" w:date="2025-09-23T16:56:00Z" w16du:dateUtc="2025-09-23T21:56:00Z"/>
                <w:rFonts w:ascii="Courier New" w:hAnsi="Courier New" w:cs="Courier New"/>
                <w:sz w:val="13"/>
                <w:szCs w:val="13"/>
                <w:rPrChange w:id="1130" w:author="Kurt Elliason" w:date="2025-09-23T16:56:00Z" w16du:dateUtc="2025-09-23T21:56:00Z">
                  <w:rPr>
                    <w:ins w:id="1131" w:author="Kurt Elliason" w:date="2025-09-23T16:56:00Z" w16du:dateUtc="2025-09-23T21:56:00Z"/>
                  </w:rPr>
                </w:rPrChange>
              </w:rPr>
            </w:pPr>
            <w:ins w:id="1132" w:author="Kurt Elliason" w:date="2025-09-23T16:56:00Z" w16du:dateUtc="2025-09-23T21:56:00Z">
              <w:r w:rsidRPr="00B95569">
                <w:rPr>
                  <w:rFonts w:ascii="Courier New" w:hAnsi="Courier New" w:cs="Courier New"/>
                  <w:sz w:val="13"/>
                  <w:szCs w:val="13"/>
                  <w:rPrChange w:id="1133" w:author="Kurt Elliason" w:date="2025-09-23T16:56:00Z" w16du:dateUtc="2025-09-23T21:56:00Z">
                    <w:rPr/>
                  </w:rPrChange>
                </w:rPr>
                <w:t>RXG|4|||</w:t>
              </w:r>
            </w:ins>
            <w:ins w:id="1134" w:author="Kurt Elliason" w:date="2025-09-24T13:28:00Z" w16du:dateUtc="2025-09-24T18:28:00Z">
              <w:r w:rsidR="00623960">
                <w:rPr>
                  <w:rFonts w:ascii="Courier New" w:hAnsi="Courier New" w:cs="Courier New"/>
                  <w:sz w:val="13"/>
                  <w:szCs w:val="13"/>
                </w:rPr>
                <w:t>801403</w:t>
              </w:r>
            </w:ins>
            <w:ins w:id="1135" w:author="Kurt Elliason" w:date="2025-09-23T16:56:00Z" w16du:dateUtc="2025-09-23T21:56:00Z">
              <w:r w:rsidRPr="00B95569">
                <w:rPr>
                  <w:rFonts w:ascii="Courier New" w:hAnsi="Courier New" w:cs="Courier New"/>
                  <w:sz w:val="13"/>
                  <w:szCs w:val="13"/>
                  <w:rPrChange w:id="1136" w:author="Kurt Elliason" w:date="2025-09-23T16:56:00Z" w16du:dateUtc="2025-09-23T21:56:00Z">
                    <w:rPr/>
                  </w:rPrChange>
                </w:rPr>
                <w:t>^TPN^</w:t>
              </w:r>
            </w:ins>
            <w:ins w:id="1137" w:author="Kurt Elliason" w:date="2025-09-24T13:29:00Z" w16du:dateUtc="2025-09-24T18:29:00Z">
              <w:r w:rsidR="00623960">
                <w:rPr>
                  <w:rFonts w:ascii="Courier New" w:hAnsi="Courier New" w:cs="Courier New"/>
                  <w:sz w:val="13"/>
                  <w:szCs w:val="13"/>
                </w:rPr>
                <w:t>RXNORM</w:t>
              </w:r>
            </w:ins>
            <w:ins w:id="1138" w:author="Kurt Elliason" w:date="2025-09-23T16:56:00Z" w16du:dateUtc="2025-09-23T21:56:00Z">
              <w:r w:rsidRPr="00B95569">
                <w:rPr>
                  <w:rFonts w:ascii="Courier New" w:hAnsi="Courier New" w:cs="Courier New"/>
                  <w:sz w:val="13"/>
                  <w:szCs w:val="13"/>
                  <w:rPrChange w:id="1139" w:author="Kurt Elliason" w:date="2025-09-23T16:56:00Z" w16du:dateUtc="2025-09-23T21:56:00Z">
                    <w:rPr/>
                  </w:rPrChange>
                </w:rPr>
                <w:t>|50||263762^MDC_DIM_MILLI_L^MDC^mL^mL^UCUM||||||||50|265266^MDC_DIM_MILLI_L_PER_HR^MDC^mL/hr^mL/hr^UCUM||||||||||||||||750|263762^MDC_DIM_MILLI_L^MDC^mL^mL^UCUM</w:t>
              </w:r>
            </w:ins>
          </w:p>
          <w:p w14:paraId="40F44064" w14:textId="77777777" w:rsidR="00B95569" w:rsidRPr="00B95569" w:rsidRDefault="00B95569" w:rsidP="00B95569">
            <w:pPr>
              <w:rPr>
                <w:ins w:id="1140" w:author="Kurt Elliason" w:date="2025-09-23T16:56:00Z" w16du:dateUtc="2025-09-23T21:56:00Z"/>
                <w:rFonts w:ascii="Courier New" w:hAnsi="Courier New" w:cs="Courier New"/>
                <w:sz w:val="13"/>
                <w:szCs w:val="13"/>
                <w:rPrChange w:id="1141" w:author="Kurt Elliason" w:date="2025-09-23T16:56:00Z" w16du:dateUtc="2025-09-23T21:56:00Z">
                  <w:rPr>
                    <w:ins w:id="1142" w:author="Kurt Elliason" w:date="2025-09-23T16:56:00Z" w16du:dateUtc="2025-09-23T21:56:00Z"/>
                  </w:rPr>
                </w:rPrChange>
              </w:rPr>
            </w:pPr>
            <w:ins w:id="1143" w:author="Kurt Elliason" w:date="2025-09-23T16:56:00Z" w16du:dateUtc="2025-09-23T21:56:00Z">
              <w:r w:rsidRPr="00B95569">
                <w:rPr>
                  <w:rFonts w:ascii="Courier New" w:hAnsi="Courier New" w:cs="Courier New"/>
                  <w:sz w:val="13"/>
                  <w:szCs w:val="13"/>
                  <w:rPrChange w:id="1144" w:author="Kurt Elliason" w:date="2025-09-23T16:56:00Z" w16du:dateUtc="2025-09-23T21:56:00Z">
                    <w:rPr/>
                  </w:rPrChange>
                </w:rPr>
                <w:t>TQ1|1||||||||||||60^264352&amp;MDC_DIM_MIN&amp;MDC</w:t>
              </w:r>
            </w:ins>
          </w:p>
          <w:p w14:paraId="75571591" w14:textId="7E0FAD1C" w:rsidR="00B95569" w:rsidRPr="00B95569" w:rsidRDefault="00B95569" w:rsidP="00B95569">
            <w:pPr>
              <w:rPr>
                <w:ins w:id="1145" w:author="Kurt Elliason" w:date="2025-09-23T16:56:00Z" w16du:dateUtc="2025-09-23T21:56:00Z"/>
                <w:rFonts w:ascii="Courier New" w:hAnsi="Courier New" w:cs="Courier New"/>
                <w:sz w:val="13"/>
                <w:szCs w:val="13"/>
                <w:rPrChange w:id="1146" w:author="Kurt Elliason" w:date="2025-09-23T16:56:00Z" w16du:dateUtc="2025-09-23T21:56:00Z">
                  <w:rPr>
                    <w:ins w:id="1147" w:author="Kurt Elliason" w:date="2025-09-23T16:56:00Z" w16du:dateUtc="2025-09-23T21:56:00Z"/>
                  </w:rPr>
                </w:rPrChange>
              </w:rPr>
            </w:pPr>
            <w:ins w:id="1148" w:author="Kurt Elliason" w:date="2025-09-23T16:56:00Z" w16du:dateUtc="2025-09-23T21:56:00Z">
              <w:r w:rsidRPr="00B95569">
                <w:rPr>
                  <w:rFonts w:ascii="Courier New" w:hAnsi="Courier New" w:cs="Courier New"/>
                  <w:sz w:val="13"/>
                  <w:szCs w:val="13"/>
                  <w:rPrChange w:id="1149" w:author="Kurt Elliason" w:date="2025-09-23T16:56:00Z" w16du:dateUtc="2025-09-23T21:56:00Z">
                    <w:rPr/>
                  </w:rPrChange>
                </w:rPr>
                <w:t>RXR|^IV^HL70162||^IVP^HL70164|^IV^HL70165</w:t>
              </w:r>
            </w:ins>
          </w:p>
          <w:p w14:paraId="28E34254" w14:textId="77777777" w:rsidR="00B95569" w:rsidRPr="00B95569" w:rsidRDefault="00B95569" w:rsidP="00B95569">
            <w:pPr>
              <w:rPr>
                <w:ins w:id="1150" w:author="Kurt Elliason" w:date="2025-09-23T16:56:00Z" w16du:dateUtc="2025-09-23T21:56:00Z"/>
                <w:rFonts w:ascii="Courier New" w:hAnsi="Courier New" w:cs="Courier New"/>
                <w:sz w:val="13"/>
                <w:szCs w:val="13"/>
                <w:rPrChange w:id="1151" w:author="Kurt Elliason" w:date="2025-09-23T16:56:00Z" w16du:dateUtc="2025-09-23T21:56:00Z">
                  <w:rPr>
                    <w:ins w:id="1152" w:author="Kurt Elliason" w:date="2025-09-23T16:56:00Z" w16du:dateUtc="2025-09-23T21:56:00Z"/>
                  </w:rPr>
                </w:rPrChange>
              </w:rPr>
            </w:pPr>
            <w:ins w:id="1153" w:author="Kurt Elliason" w:date="2025-09-23T16:56:00Z" w16du:dateUtc="2025-09-23T21:56:00Z">
              <w:r w:rsidRPr="00B95569">
                <w:rPr>
                  <w:rFonts w:ascii="Courier New" w:hAnsi="Courier New" w:cs="Courier New"/>
                  <w:sz w:val="13"/>
                  <w:szCs w:val="13"/>
                  <w:rPrChange w:id="1154" w:author="Kurt Elliason" w:date="2025-09-23T16:56:00Z" w16du:dateUtc="2025-09-23T21:56:00Z">
                    <w:rPr/>
                  </w:rPrChange>
                </w:rPr>
                <w:t>OBX|10|ST|158037^MDC_INFUS_ORDER_STEP_TYPE^MDC|0.1.4.1|continuous||||</w:t>
              </w:r>
            </w:ins>
          </w:p>
          <w:p w14:paraId="317464A9" w14:textId="77777777" w:rsidR="00B95569" w:rsidRPr="00B95569" w:rsidRDefault="00B95569" w:rsidP="00B95569">
            <w:pPr>
              <w:rPr>
                <w:ins w:id="1155" w:author="Kurt Elliason" w:date="2025-09-23T16:56:00Z" w16du:dateUtc="2025-09-23T21:56:00Z"/>
                <w:rFonts w:ascii="Courier New" w:hAnsi="Courier New" w:cs="Courier New"/>
                <w:sz w:val="13"/>
                <w:szCs w:val="13"/>
                <w:rPrChange w:id="1156" w:author="Kurt Elliason" w:date="2025-09-23T16:56:00Z" w16du:dateUtc="2025-09-23T21:56:00Z">
                  <w:rPr>
                    <w:ins w:id="1157" w:author="Kurt Elliason" w:date="2025-09-23T16:56:00Z" w16du:dateUtc="2025-09-23T21:56:00Z"/>
                  </w:rPr>
                </w:rPrChange>
              </w:rPr>
            </w:pPr>
            <w:ins w:id="1158" w:author="Kurt Elliason" w:date="2025-09-23T16:56:00Z" w16du:dateUtc="2025-09-23T21:56:00Z">
              <w:r w:rsidRPr="00B95569">
                <w:rPr>
                  <w:rFonts w:ascii="Courier New" w:hAnsi="Courier New" w:cs="Courier New"/>
                  <w:sz w:val="13"/>
                  <w:szCs w:val="13"/>
                  <w:rPrChange w:id="1159" w:author="Kurt Elliason" w:date="2025-09-23T16:56:00Z" w16du:dateUtc="2025-09-23T21:56:00Z">
                    <w:rPr/>
                  </w:rPrChange>
                </w:rPr>
                <w:t>OBX|11|ST|0^MDCX_INFUS_ORDER_STEP_START_CONDITION^MDC|0.1.4.2|immediate||||</w:t>
              </w:r>
            </w:ins>
          </w:p>
          <w:p w14:paraId="5946808F" w14:textId="5A9D3B78" w:rsidR="00B95569" w:rsidRPr="00B95569" w:rsidRDefault="00B95569" w:rsidP="00B95569">
            <w:pPr>
              <w:rPr>
                <w:ins w:id="1160" w:author="Kurt Elliason" w:date="2025-09-23T16:56:00Z" w16du:dateUtc="2025-09-23T21:56:00Z"/>
                <w:rFonts w:ascii="Courier New" w:hAnsi="Courier New" w:cs="Courier New"/>
                <w:sz w:val="13"/>
                <w:szCs w:val="13"/>
                <w:rPrChange w:id="1161" w:author="Kurt Elliason" w:date="2025-09-23T16:56:00Z" w16du:dateUtc="2025-09-23T21:56:00Z">
                  <w:rPr>
                    <w:ins w:id="1162" w:author="Kurt Elliason" w:date="2025-09-23T16:56:00Z" w16du:dateUtc="2025-09-23T21:56:00Z"/>
                  </w:rPr>
                </w:rPrChange>
              </w:rPr>
            </w:pPr>
            <w:ins w:id="1163" w:author="Kurt Elliason" w:date="2025-09-23T16:56:00Z" w16du:dateUtc="2025-09-23T21:56:00Z">
              <w:r w:rsidRPr="00B95569">
                <w:rPr>
                  <w:rFonts w:ascii="Courier New" w:hAnsi="Courier New" w:cs="Courier New"/>
                  <w:sz w:val="13"/>
                  <w:szCs w:val="13"/>
                  <w:rPrChange w:id="1164" w:author="Kurt Elliason" w:date="2025-09-23T16:56:00Z" w16du:dateUtc="2025-09-23T21:56:00Z">
                    <w:rPr/>
                  </w:rPrChange>
                </w:rPr>
                <w:t>RXG|5|||</w:t>
              </w:r>
            </w:ins>
            <w:ins w:id="1165" w:author="Kurt Elliason" w:date="2025-09-24T13:28:00Z" w16du:dateUtc="2025-09-24T18:28:00Z">
              <w:r w:rsidR="00623960">
                <w:rPr>
                  <w:rFonts w:ascii="Courier New" w:hAnsi="Courier New" w:cs="Courier New"/>
                  <w:sz w:val="13"/>
                  <w:szCs w:val="13"/>
                </w:rPr>
                <w:t>801403</w:t>
              </w:r>
            </w:ins>
            <w:ins w:id="1166" w:author="Kurt Elliason" w:date="2025-09-23T16:56:00Z" w16du:dateUtc="2025-09-23T21:56:00Z">
              <w:r w:rsidRPr="00B95569">
                <w:rPr>
                  <w:rFonts w:ascii="Courier New" w:hAnsi="Courier New" w:cs="Courier New"/>
                  <w:sz w:val="13"/>
                  <w:szCs w:val="13"/>
                  <w:rPrChange w:id="1167" w:author="Kurt Elliason" w:date="2025-09-23T16:56:00Z" w16du:dateUtc="2025-09-23T21:56:00Z">
                    <w:rPr/>
                  </w:rPrChange>
                </w:rPr>
                <w:t>^TPN^</w:t>
              </w:r>
            </w:ins>
            <w:ins w:id="1168" w:author="Kurt Elliason" w:date="2025-09-24T13:29:00Z" w16du:dateUtc="2025-09-24T18:29:00Z">
              <w:r w:rsidR="00623960">
                <w:rPr>
                  <w:rFonts w:ascii="Courier New" w:hAnsi="Courier New" w:cs="Courier New"/>
                  <w:sz w:val="13"/>
                  <w:szCs w:val="13"/>
                </w:rPr>
                <w:t>RXNORM</w:t>
              </w:r>
            </w:ins>
            <w:ins w:id="1169" w:author="Kurt Elliason" w:date="2025-09-23T16:56:00Z" w16du:dateUtc="2025-09-23T21:56:00Z">
              <w:r w:rsidRPr="00B95569">
                <w:rPr>
                  <w:rFonts w:ascii="Courier New" w:hAnsi="Courier New" w:cs="Courier New"/>
                  <w:sz w:val="13"/>
                  <w:szCs w:val="13"/>
                  <w:rPrChange w:id="1170" w:author="Kurt Elliason" w:date="2025-09-23T16:56:00Z" w16du:dateUtc="2025-09-23T21:56:00Z">
                    <w:rPr/>
                  </w:rPrChange>
                </w:rPr>
                <w:t>|25||263762^MDC_DIM_MILLI_L^MDC^mL^mL^UCUM||||||||25|265266^MDC_DIM_MILLI_L_PER_HR^MDC^mL/hr^mL/hr^UCUM||||||||||||||||750|263762^MDC_DIM_MILLI_L^MDC^mL^mL^UCUM</w:t>
              </w:r>
            </w:ins>
          </w:p>
          <w:p w14:paraId="00BECDA3" w14:textId="77777777" w:rsidR="00B95569" w:rsidRPr="00B95569" w:rsidRDefault="00B95569" w:rsidP="00B95569">
            <w:pPr>
              <w:rPr>
                <w:ins w:id="1171" w:author="Kurt Elliason" w:date="2025-09-23T16:56:00Z" w16du:dateUtc="2025-09-23T21:56:00Z"/>
                <w:rFonts w:ascii="Courier New" w:hAnsi="Courier New" w:cs="Courier New"/>
                <w:sz w:val="13"/>
                <w:szCs w:val="13"/>
                <w:rPrChange w:id="1172" w:author="Kurt Elliason" w:date="2025-09-23T16:56:00Z" w16du:dateUtc="2025-09-23T21:56:00Z">
                  <w:rPr>
                    <w:ins w:id="1173" w:author="Kurt Elliason" w:date="2025-09-23T16:56:00Z" w16du:dateUtc="2025-09-23T21:56:00Z"/>
                  </w:rPr>
                </w:rPrChange>
              </w:rPr>
            </w:pPr>
            <w:ins w:id="1174" w:author="Kurt Elliason" w:date="2025-09-23T16:56:00Z" w16du:dateUtc="2025-09-23T21:56:00Z">
              <w:r w:rsidRPr="00B95569">
                <w:rPr>
                  <w:rFonts w:ascii="Courier New" w:hAnsi="Courier New" w:cs="Courier New"/>
                  <w:sz w:val="13"/>
                  <w:szCs w:val="13"/>
                  <w:rPrChange w:id="1175" w:author="Kurt Elliason" w:date="2025-09-23T16:56:00Z" w16du:dateUtc="2025-09-23T21:56:00Z">
                    <w:rPr/>
                  </w:rPrChange>
                </w:rPr>
                <w:t>TQ1|1||||||||||||60^264352&amp;MDC_DIM_MIN&amp;MDC</w:t>
              </w:r>
            </w:ins>
          </w:p>
          <w:p w14:paraId="32E397F8" w14:textId="348DCEFC" w:rsidR="00B95569" w:rsidRPr="00B95569" w:rsidRDefault="00B95569" w:rsidP="00B95569">
            <w:pPr>
              <w:rPr>
                <w:ins w:id="1176" w:author="Kurt Elliason" w:date="2025-09-23T16:56:00Z" w16du:dateUtc="2025-09-23T21:56:00Z"/>
                <w:rFonts w:ascii="Courier New" w:hAnsi="Courier New" w:cs="Courier New"/>
                <w:sz w:val="13"/>
                <w:szCs w:val="13"/>
                <w:rPrChange w:id="1177" w:author="Kurt Elliason" w:date="2025-09-23T16:56:00Z" w16du:dateUtc="2025-09-23T21:56:00Z">
                  <w:rPr>
                    <w:ins w:id="1178" w:author="Kurt Elliason" w:date="2025-09-23T16:56:00Z" w16du:dateUtc="2025-09-23T21:56:00Z"/>
                  </w:rPr>
                </w:rPrChange>
              </w:rPr>
            </w:pPr>
            <w:ins w:id="1179" w:author="Kurt Elliason" w:date="2025-09-23T16:56:00Z" w16du:dateUtc="2025-09-23T21:56:00Z">
              <w:r w:rsidRPr="00B95569">
                <w:rPr>
                  <w:rFonts w:ascii="Courier New" w:hAnsi="Courier New" w:cs="Courier New"/>
                  <w:sz w:val="13"/>
                  <w:szCs w:val="13"/>
                  <w:rPrChange w:id="1180" w:author="Kurt Elliason" w:date="2025-09-23T16:56:00Z" w16du:dateUtc="2025-09-23T21:56:00Z">
                    <w:rPr/>
                  </w:rPrChange>
                </w:rPr>
                <w:t>RXR|^IV^HL70162||^IVP^HL70164|^IV^HL70165</w:t>
              </w:r>
            </w:ins>
          </w:p>
          <w:p w14:paraId="6049CFF2" w14:textId="77777777" w:rsidR="00B95569" w:rsidRPr="00B95569" w:rsidRDefault="00B95569" w:rsidP="00B95569">
            <w:pPr>
              <w:rPr>
                <w:ins w:id="1181" w:author="Kurt Elliason" w:date="2025-09-23T16:56:00Z" w16du:dateUtc="2025-09-23T21:56:00Z"/>
                <w:rFonts w:ascii="Courier New" w:hAnsi="Courier New" w:cs="Courier New"/>
                <w:sz w:val="13"/>
                <w:szCs w:val="13"/>
                <w:rPrChange w:id="1182" w:author="Kurt Elliason" w:date="2025-09-23T16:56:00Z" w16du:dateUtc="2025-09-23T21:56:00Z">
                  <w:rPr>
                    <w:ins w:id="1183" w:author="Kurt Elliason" w:date="2025-09-23T16:56:00Z" w16du:dateUtc="2025-09-23T21:56:00Z"/>
                  </w:rPr>
                </w:rPrChange>
              </w:rPr>
            </w:pPr>
            <w:ins w:id="1184" w:author="Kurt Elliason" w:date="2025-09-23T16:56:00Z" w16du:dateUtc="2025-09-23T21:56:00Z">
              <w:r w:rsidRPr="00B95569">
                <w:rPr>
                  <w:rFonts w:ascii="Courier New" w:hAnsi="Courier New" w:cs="Courier New"/>
                  <w:sz w:val="13"/>
                  <w:szCs w:val="13"/>
                  <w:rPrChange w:id="1185" w:author="Kurt Elliason" w:date="2025-09-23T16:56:00Z" w16du:dateUtc="2025-09-23T21:56:00Z">
                    <w:rPr/>
                  </w:rPrChange>
                </w:rPr>
                <w:t>OBX|12|ST|158037^MDC_INFUS_ORDER_STEP_TYPE^MDC|0.1.5.1|continuous||||</w:t>
              </w:r>
            </w:ins>
          </w:p>
          <w:p w14:paraId="22352C9C" w14:textId="0ABB6DDE" w:rsidR="00E22A5A" w:rsidRDefault="00B95569">
            <w:pPr>
              <w:rPr>
                <w:ins w:id="1186" w:author="Kurt Elliason" w:date="2025-09-23T16:47:00Z" w16du:dateUtc="2025-09-23T21:47:00Z"/>
              </w:rPr>
              <w:pPrChange w:id="1187" w:author="Kurt Elliason" w:date="2025-09-23T16:56:00Z" w16du:dateUtc="2025-09-23T21:56:00Z">
                <w:pPr>
                  <w:pStyle w:val="BodyText"/>
                </w:pPr>
              </w:pPrChange>
            </w:pPr>
            <w:ins w:id="1188" w:author="Kurt Elliason" w:date="2025-09-23T16:56:00Z" w16du:dateUtc="2025-09-23T21:56:00Z">
              <w:r w:rsidRPr="00B95569">
                <w:rPr>
                  <w:rFonts w:ascii="Courier New" w:hAnsi="Courier New" w:cs="Courier New"/>
                  <w:sz w:val="13"/>
                  <w:szCs w:val="13"/>
                  <w:rPrChange w:id="1189" w:author="Kurt Elliason" w:date="2025-09-23T16:56:00Z" w16du:dateUtc="2025-09-23T21:56:00Z">
                    <w:rPr/>
                  </w:rPrChange>
                </w:rPr>
                <w:t>OBX|13|ST|0^MDCX_INFUS_ORDER_STEP_START_CONDITION^MDC|0.1.5.2|immediate||||</w:t>
              </w:r>
            </w:ins>
          </w:p>
        </w:tc>
      </w:tr>
    </w:tbl>
    <w:p w14:paraId="079F0DAB" w14:textId="77777777" w:rsidR="00E22A5A" w:rsidRDefault="00E22A5A" w:rsidP="00E22A5A">
      <w:pPr>
        <w:pStyle w:val="BodyText"/>
        <w:rPr>
          <w:ins w:id="1190" w:author="Kurt Elliason" w:date="2025-09-23T16:45:00Z" w16du:dateUtc="2025-09-23T21:45:00Z"/>
        </w:rPr>
      </w:pPr>
    </w:p>
    <w:p w14:paraId="79D380C8" w14:textId="77777777" w:rsidR="00E22A5A" w:rsidRPr="00E22A5A" w:rsidRDefault="00E22A5A" w:rsidP="00E22A5A">
      <w:pPr>
        <w:pStyle w:val="BodyText"/>
        <w:rPr>
          <w:ins w:id="1191" w:author="Kurt Elliason" w:date="2025-09-23T16:45:00Z" w16du:dateUtc="2025-09-23T21:45:00Z"/>
          <w:b/>
          <w:bCs/>
          <w:rPrChange w:id="1192" w:author="Kurt Elliason" w:date="2025-09-23T16:45:00Z" w16du:dateUtc="2025-09-23T21:45:00Z">
            <w:rPr>
              <w:ins w:id="1193" w:author="Kurt Elliason" w:date="2025-09-23T16:45:00Z" w16du:dateUtc="2025-09-23T21:45:00Z"/>
            </w:rPr>
          </w:rPrChange>
        </w:rPr>
      </w:pPr>
      <w:ins w:id="1194" w:author="Kurt Elliason" w:date="2025-09-23T16:45:00Z" w16du:dateUtc="2025-09-23T21:45:00Z">
        <w:r w:rsidRPr="00E22A5A">
          <w:rPr>
            <w:b/>
            <w:bCs/>
            <w:rPrChange w:id="1195" w:author="Kurt Elliason" w:date="2025-09-23T16:45:00Z" w16du:dateUtc="2025-09-23T21:45:00Z">
              <w:rPr/>
            </w:rPrChange>
          </w:rPr>
          <w:t xml:space="preserve">Example 2 - Initial dose followed by continuous infusion </w:t>
        </w:r>
      </w:ins>
    </w:p>
    <w:p w14:paraId="42007856" w14:textId="77777777" w:rsidR="00E22A5A" w:rsidRPr="00E22A5A" w:rsidRDefault="00E22A5A" w:rsidP="00E22A5A">
      <w:pPr>
        <w:pStyle w:val="BodyText"/>
        <w:rPr>
          <w:ins w:id="1196" w:author="Kurt Elliason" w:date="2025-09-23T16:45:00Z" w16du:dateUtc="2025-09-23T21:45:00Z"/>
          <w:b/>
          <w:bCs/>
          <w:rPrChange w:id="1197" w:author="Kurt Elliason" w:date="2025-09-23T16:45:00Z" w16du:dateUtc="2025-09-23T21:45:00Z">
            <w:rPr>
              <w:ins w:id="1198" w:author="Kurt Elliason" w:date="2025-09-23T16:45:00Z" w16du:dateUtc="2025-09-23T21:45:00Z"/>
            </w:rPr>
          </w:rPrChange>
        </w:rPr>
      </w:pPr>
      <w:ins w:id="1199" w:author="Kurt Elliason" w:date="2025-09-23T16:45:00Z" w16du:dateUtc="2025-09-23T21:45:00Z">
        <w:r w:rsidRPr="00E22A5A">
          <w:rPr>
            <w:b/>
            <w:bCs/>
            <w:rPrChange w:id="1200" w:author="Kurt Elliason" w:date="2025-09-23T16:45:00Z" w16du:dateUtc="2025-09-23T21:45:00Z">
              <w:rPr/>
            </w:rPrChange>
          </w:rPr>
          <w:t>See the DEV TF vol 1, Section 4.4</w:t>
        </w:r>
      </w:ins>
    </w:p>
    <w:p w14:paraId="27154280" w14:textId="77777777" w:rsidR="00E22A5A" w:rsidRDefault="00E22A5A" w:rsidP="00E22A5A">
      <w:pPr>
        <w:pStyle w:val="BodyText"/>
        <w:rPr>
          <w:ins w:id="1201" w:author="Kurt Elliason" w:date="2025-09-23T16:45:00Z" w16du:dateUtc="2025-09-23T21:45:00Z"/>
        </w:rPr>
      </w:pPr>
      <w:ins w:id="1202" w:author="Kurt Elliason" w:date="2025-09-23T16:45:00Z" w16du:dateUtc="2025-09-23T21:45:00Z">
        <w:r>
          <w:t>Medication – Drug A 500 mg/500 mL</w:t>
        </w:r>
      </w:ins>
    </w:p>
    <w:p w14:paraId="75A4F85F" w14:textId="77777777" w:rsidR="00E22A5A" w:rsidRDefault="00E22A5A" w:rsidP="00E22A5A">
      <w:pPr>
        <w:pStyle w:val="BodyText"/>
        <w:rPr>
          <w:ins w:id="1203" w:author="Kurt Elliason" w:date="2025-09-23T16:45:00Z" w16du:dateUtc="2025-09-23T21:45:00Z"/>
        </w:rPr>
      </w:pPr>
      <w:ins w:id="1204" w:author="Kurt Elliason" w:date="2025-09-23T16:45:00Z" w16du:dateUtc="2025-09-23T21:45:00Z">
        <w:r>
          <w:t>Step 1 – 50 mg over 30 min (100 mg/hr)</w:t>
        </w:r>
      </w:ins>
    </w:p>
    <w:p w14:paraId="54D9467A" w14:textId="77777777" w:rsidR="00E22A5A" w:rsidRDefault="00E22A5A" w:rsidP="00E22A5A">
      <w:pPr>
        <w:pStyle w:val="BodyText"/>
        <w:rPr>
          <w:ins w:id="1205" w:author="Kurt Elliason" w:date="2025-09-23T16:45:00Z" w16du:dateUtc="2025-09-23T21:45:00Z"/>
        </w:rPr>
      </w:pPr>
      <w:ins w:id="1206" w:author="Kurt Elliason" w:date="2025-09-23T16:45:00Z" w16du:dateUtc="2025-09-23T21:45:00Z">
        <w:r>
          <w:t>Step 2 – 10 mg/hr</w:t>
        </w:r>
      </w:ins>
    </w:p>
    <w:p w14:paraId="20EFC6D1" w14:textId="22643C3C" w:rsidR="00E22A5A" w:rsidRDefault="00E22A5A" w:rsidP="00E22A5A">
      <w:pPr>
        <w:pStyle w:val="BodyText"/>
        <w:rPr>
          <w:ins w:id="1207" w:author="Kurt Elliason" w:date="2025-09-23T16:59:00Z" w16du:dateUtc="2025-09-23T21:59:00Z"/>
        </w:rPr>
      </w:pPr>
      <w:ins w:id="1208" w:author="Kurt Elliason" w:date="2025-09-23T16:45:00Z" w16du:dateUtc="2025-09-23T21:45:00Z">
        <w:r>
          <w:t>Note</w:t>
        </w:r>
      </w:ins>
      <w:ins w:id="1209" w:author="Kurt Elliason" w:date="2025-09-23T16:59:00Z" w16du:dateUtc="2025-09-23T21:59:00Z">
        <w:r w:rsidR="00A3064F">
          <w:t>s</w:t>
        </w:r>
      </w:ins>
      <w:ins w:id="1210" w:author="Kurt Elliason" w:date="2025-09-23T16:45:00Z" w16du:dateUtc="2025-09-23T21:45:00Z">
        <w:r>
          <w:t>: Step 1 in this example is sometimes referred to as a “bolus” or “loading dose”.</w:t>
        </w:r>
      </w:ins>
    </w:p>
    <w:p w14:paraId="679D4930" w14:textId="4571FE5C" w:rsidR="00A3064F" w:rsidRDefault="00A3064F">
      <w:pPr>
        <w:pStyle w:val="BodyText"/>
        <w:ind w:left="720"/>
        <w:rPr>
          <w:ins w:id="1211" w:author="Kurt Elliason" w:date="2025-09-23T16:45:00Z" w16du:dateUtc="2025-09-23T21:45:00Z"/>
        </w:rPr>
        <w:pPrChange w:id="1212" w:author="Kurt Elliason" w:date="2025-09-23T16:59:00Z" w16du:dateUtc="2025-09-23T21:59:00Z">
          <w:pPr>
            <w:pStyle w:val="BodyText"/>
          </w:pPr>
        </w:pPrChange>
      </w:pPr>
      <w:ins w:id="1213" w:author="Kurt Elliason" w:date="2025-09-23T16:59:00Z" w16du:dateUtc="2025-09-23T21:59:00Z">
        <w:r>
          <w:t>RXG-31/32 indicates that even though Step 2 does not have</w:t>
        </w:r>
      </w:ins>
      <w:ins w:id="1214" w:author="Kurt Elliason" w:date="2025-09-23T17:00:00Z" w16du:dateUtc="2025-09-23T22:00:00Z">
        <w:r>
          <w:t xml:space="preserve"> an end time that the infusion ends when a total of 250 mL has been administered.</w:t>
        </w:r>
      </w:ins>
      <w:ins w:id="1215" w:author="Kurt Elliason" w:date="2025-09-23T16:59:00Z" w16du:dateUtc="2025-09-23T21:59:00Z">
        <w:r>
          <w:t xml:space="preserve"> </w:t>
        </w:r>
      </w:ins>
    </w:p>
    <w:tbl>
      <w:tblPr>
        <w:tblStyle w:val="TableGrid"/>
        <w:tblW w:w="0" w:type="auto"/>
        <w:tblLook w:val="04A0" w:firstRow="1" w:lastRow="0" w:firstColumn="1" w:lastColumn="0" w:noHBand="0" w:noVBand="1"/>
      </w:tblPr>
      <w:tblGrid>
        <w:gridCol w:w="9350"/>
      </w:tblGrid>
      <w:tr w:rsidR="00B95569" w14:paraId="239A1D8A" w14:textId="77777777" w:rsidTr="00B95569">
        <w:trPr>
          <w:ins w:id="1216" w:author="Kurt Elliason" w:date="2025-09-23T16:47:00Z"/>
        </w:trPr>
        <w:tc>
          <w:tcPr>
            <w:tcW w:w="9350" w:type="dxa"/>
          </w:tcPr>
          <w:p w14:paraId="0215722B" w14:textId="68FBBB70" w:rsidR="00B95569" w:rsidRPr="00B95569" w:rsidRDefault="00B95569" w:rsidP="00B95569">
            <w:pPr>
              <w:pStyle w:val="BodyText"/>
              <w:rPr>
                <w:ins w:id="1217" w:author="Kurt Elliason" w:date="2025-09-23T16:54:00Z" w16du:dateUtc="2025-09-23T21:54:00Z"/>
                <w:rFonts w:ascii="Courier New" w:hAnsi="Courier New" w:cs="Courier New"/>
                <w:sz w:val="13"/>
                <w:szCs w:val="13"/>
                <w:rPrChange w:id="1218" w:author="Kurt Elliason" w:date="2025-09-23T16:55:00Z" w16du:dateUtc="2025-09-23T21:55:00Z">
                  <w:rPr>
                    <w:ins w:id="1219" w:author="Kurt Elliason" w:date="2025-09-23T16:54:00Z" w16du:dateUtc="2025-09-23T21:54:00Z"/>
                  </w:rPr>
                </w:rPrChange>
              </w:rPr>
            </w:pPr>
            <w:ins w:id="1220" w:author="Kurt Elliason" w:date="2025-09-23T16:54:00Z" w16du:dateUtc="2025-09-23T21:54:00Z">
              <w:r w:rsidRPr="00B95569">
                <w:rPr>
                  <w:rFonts w:ascii="Courier New" w:hAnsi="Courier New" w:cs="Courier New"/>
                  <w:sz w:val="13"/>
                  <w:szCs w:val="13"/>
                  <w:rPrChange w:id="1221" w:author="Kurt Elliason" w:date="2025-09-23T16:55:00Z" w16du:dateUtc="2025-09-23T21:55:00Z">
                    <w:rPr/>
                  </w:rPrChange>
                </w:rPr>
                <w:t>MSH|^~\&amp;|IOPVENDOR^1234560000000001^EUI-64|IOPVENDOR|IOCVENDOR^6543210000000001^EUI-64|IOCVENDOR|20080101123456-0600||RGV^O15^RGV_O15|1|P|2.8</w:t>
              </w:r>
            </w:ins>
            <w:ins w:id="1222" w:author="Kurt Elliason" w:date="2025-09-23T16:58:00Z" w16du:dateUtc="2025-09-23T21:58:00Z">
              <w:r>
                <w:rPr>
                  <w:rFonts w:ascii="Courier New" w:hAnsi="Courier New" w:cs="Courier New"/>
                  <w:sz w:val="13"/>
                  <w:szCs w:val="13"/>
                </w:rPr>
                <w:t>.1</w:t>
              </w:r>
            </w:ins>
            <w:ins w:id="1223" w:author="Kurt Elliason" w:date="2025-09-23T16:54:00Z" w16du:dateUtc="2025-09-23T21:54:00Z">
              <w:r w:rsidRPr="00B95569">
                <w:rPr>
                  <w:rFonts w:ascii="Courier New" w:hAnsi="Courier New" w:cs="Courier New"/>
                  <w:sz w:val="13"/>
                  <w:szCs w:val="13"/>
                  <w:rPrChange w:id="1224" w:author="Kurt Elliason" w:date="2025-09-23T16:55:00Z" w16du:dateUtc="2025-09-23T21:55:00Z">
                    <w:rPr/>
                  </w:rPrChange>
                </w:rPr>
                <w:t>|||AL|AL||ASCII|EN^English^ISO659||IHE_PCD_RGV_O15^IHE PCD^1.3.6.1.4.1.19376.1.6.1.3.1^ISO</w:t>
              </w:r>
            </w:ins>
          </w:p>
          <w:p w14:paraId="0BC99DC9" w14:textId="77777777" w:rsidR="00B95569" w:rsidRPr="00B95569" w:rsidRDefault="00B95569" w:rsidP="00B95569">
            <w:pPr>
              <w:pStyle w:val="BodyText"/>
              <w:rPr>
                <w:ins w:id="1225" w:author="Kurt Elliason" w:date="2025-09-23T16:54:00Z" w16du:dateUtc="2025-09-23T21:54:00Z"/>
                <w:rFonts w:ascii="Courier New" w:hAnsi="Courier New" w:cs="Courier New"/>
                <w:sz w:val="13"/>
                <w:szCs w:val="13"/>
                <w:rPrChange w:id="1226" w:author="Kurt Elliason" w:date="2025-09-23T16:55:00Z" w16du:dateUtc="2025-09-23T21:55:00Z">
                  <w:rPr>
                    <w:ins w:id="1227" w:author="Kurt Elliason" w:date="2025-09-23T16:54:00Z" w16du:dateUtc="2025-09-23T21:54:00Z"/>
                  </w:rPr>
                </w:rPrChange>
              </w:rPr>
            </w:pPr>
            <w:ins w:id="1228" w:author="Kurt Elliason" w:date="2025-09-23T16:54:00Z" w16du:dateUtc="2025-09-23T21:54:00Z">
              <w:r w:rsidRPr="00B95569">
                <w:rPr>
                  <w:rFonts w:ascii="Courier New" w:hAnsi="Courier New" w:cs="Courier New"/>
                  <w:sz w:val="13"/>
                  <w:szCs w:val="13"/>
                  <w:rPrChange w:id="1229" w:author="Kurt Elliason" w:date="2025-09-23T16:55:00Z" w16du:dateUtc="2025-09-23T21:55:00Z">
                    <w:rPr/>
                  </w:rPrChange>
                </w:rPr>
                <w:t>PID|||98765^^^IHE^PI||</w:t>
              </w:r>
              <w:proofErr w:type="spellStart"/>
              <w:r w:rsidRPr="00B95569">
                <w:rPr>
                  <w:rFonts w:ascii="Courier New" w:hAnsi="Courier New" w:cs="Courier New"/>
                  <w:sz w:val="13"/>
                  <w:szCs w:val="13"/>
                  <w:rPrChange w:id="1230" w:author="Kurt Elliason" w:date="2025-09-23T16:55:00Z" w16du:dateUtc="2025-09-23T21:55:00Z">
                    <w:rPr/>
                  </w:rPrChange>
                </w:rPr>
                <w:t>Doe^John</w:t>
              </w:r>
              <w:proofErr w:type="spellEnd"/>
              <w:r w:rsidRPr="00B95569">
                <w:rPr>
                  <w:rFonts w:ascii="Courier New" w:hAnsi="Courier New" w:cs="Courier New"/>
                  <w:sz w:val="13"/>
                  <w:szCs w:val="13"/>
                  <w:rPrChange w:id="1231" w:author="Kurt Elliason" w:date="2025-09-23T16:55:00Z" w16du:dateUtc="2025-09-23T21:55:00Z">
                    <w:rPr/>
                  </w:rPrChange>
                </w:rPr>
                <w:t>^^^^^L||19660101000000-0600|M</w:t>
              </w:r>
            </w:ins>
          </w:p>
          <w:p w14:paraId="50B6EA68" w14:textId="77777777" w:rsidR="00B95569" w:rsidRPr="00B95569" w:rsidRDefault="00B95569" w:rsidP="00B95569">
            <w:pPr>
              <w:pStyle w:val="BodyText"/>
              <w:rPr>
                <w:ins w:id="1232" w:author="Kurt Elliason" w:date="2025-09-23T16:54:00Z" w16du:dateUtc="2025-09-23T21:54:00Z"/>
                <w:rFonts w:ascii="Courier New" w:hAnsi="Courier New" w:cs="Courier New"/>
                <w:sz w:val="13"/>
                <w:szCs w:val="13"/>
                <w:rPrChange w:id="1233" w:author="Kurt Elliason" w:date="2025-09-23T16:55:00Z" w16du:dateUtc="2025-09-23T21:55:00Z">
                  <w:rPr>
                    <w:ins w:id="1234" w:author="Kurt Elliason" w:date="2025-09-23T16:54:00Z" w16du:dateUtc="2025-09-23T21:54:00Z"/>
                  </w:rPr>
                </w:rPrChange>
              </w:rPr>
            </w:pPr>
            <w:ins w:id="1235" w:author="Kurt Elliason" w:date="2025-09-23T16:54:00Z" w16du:dateUtc="2025-09-23T21:54:00Z">
              <w:r w:rsidRPr="00B95569">
                <w:rPr>
                  <w:rFonts w:ascii="Courier New" w:hAnsi="Courier New" w:cs="Courier New"/>
                  <w:sz w:val="13"/>
                  <w:szCs w:val="13"/>
                  <w:rPrChange w:id="1236" w:author="Kurt Elliason" w:date="2025-09-23T16:55:00Z" w16du:dateUtc="2025-09-23T21:55:00Z">
                    <w:rPr/>
                  </w:rPrChange>
                </w:rPr>
                <w:lastRenderedPageBreak/>
                <w:t>ORC|RE|12345|||||||||||||||||N0001</w:t>
              </w:r>
            </w:ins>
          </w:p>
          <w:p w14:paraId="144B8612" w14:textId="23E4CF5F" w:rsidR="00B95569" w:rsidRPr="00B95569" w:rsidRDefault="00B95569" w:rsidP="00B95569">
            <w:pPr>
              <w:pStyle w:val="BodyText"/>
              <w:rPr>
                <w:ins w:id="1237" w:author="Kurt Elliason" w:date="2025-09-23T16:54:00Z" w16du:dateUtc="2025-09-23T21:54:00Z"/>
                <w:rFonts w:ascii="Courier New" w:hAnsi="Courier New" w:cs="Courier New"/>
                <w:sz w:val="13"/>
                <w:szCs w:val="13"/>
                <w:rPrChange w:id="1238" w:author="Kurt Elliason" w:date="2025-09-23T16:55:00Z" w16du:dateUtc="2025-09-23T21:55:00Z">
                  <w:rPr>
                    <w:ins w:id="1239" w:author="Kurt Elliason" w:date="2025-09-23T16:54:00Z" w16du:dateUtc="2025-09-23T21:54:00Z"/>
                  </w:rPr>
                </w:rPrChange>
              </w:rPr>
            </w:pPr>
            <w:ins w:id="1240" w:author="Kurt Elliason" w:date="2025-09-23T16:54:00Z" w16du:dateUtc="2025-09-23T21:54:00Z">
              <w:r w:rsidRPr="00B95569">
                <w:rPr>
                  <w:rFonts w:ascii="Courier New" w:hAnsi="Courier New" w:cs="Courier New"/>
                  <w:sz w:val="13"/>
                  <w:szCs w:val="13"/>
                  <w:rPrChange w:id="1241" w:author="Kurt Elliason" w:date="2025-09-23T16:55:00Z" w16du:dateUtc="2025-09-23T21:55:00Z">
                    <w:rPr/>
                  </w:rPrChange>
                </w:rPr>
                <w:t>RXG|1|||</w:t>
              </w:r>
            </w:ins>
            <w:ins w:id="1242" w:author="Kurt Elliason" w:date="2025-09-24T13:40:00Z" w16du:dateUtc="2025-09-24T18:40:00Z">
              <w:r w:rsidR="00422BFB" w:rsidRPr="00422BFB">
                <w:rPr>
                  <w:rFonts w:ascii="Courier New" w:hAnsi="Courier New" w:cs="Courier New"/>
                  <w:sz w:val="13"/>
                  <w:szCs w:val="13"/>
                </w:rPr>
                <w:t>0143-9708-10</w:t>
              </w:r>
              <w:r w:rsidR="00422BFB" w:rsidRPr="002E29D4">
                <w:rPr>
                  <w:rFonts w:ascii="Courier New" w:hAnsi="Courier New" w:cs="Courier New"/>
                  <w:sz w:val="13"/>
                  <w:szCs w:val="13"/>
                </w:rPr>
                <w:t>^Milrinone 1 mg/mL^</w:t>
              </w:r>
              <w:r w:rsidR="00422BFB">
                <w:rPr>
                  <w:rFonts w:ascii="Courier New" w:hAnsi="Courier New" w:cs="Courier New"/>
                  <w:sz w:val="13"/>
                  <w:szCs w:val="13"/>
                </w:rPr>
                <w:t>NDC</w:t>
              </w:r>
            </w:ins>
            <w:ins w:id="1243" w:author="Kurt Elliason" w:date="2025-09-23T16:54:00Z" w16du:dateUtc="2025-09-23T21:54:00Z">
              <w:r w:rsidRPr="00B95569">
                <w:rPr>
                  <w:rFonts w:ascii="Courier New" w:hAnsi="Courier New" w:cs="Courier New"/>
                  <w:sz w:val="13"/>
                  <w:szCs w:val="13"/>
                  <w:rPrChange w:id="1244" w:author="Kurt Elliason" w:date="2025-09-23T16:55:00Z" w16du:dateUtc="2025-09-23T21:55:00Z">
                    <w:rPr/>
                  </w:rPrChange>
                </w:rPr>
                <w:t>|50||263762^MDC_DIM_MILLI_L^MDC||||||||50|263890^MDC_DIM_MILLI_G^MDC^mg^mg^UCUM|500|263890^MDC_DIM_MILLI_G^MDC^mg^mg^UCUM|||||500|263762^MDC_DIM_MILLI_L^MDC^mL^mL^UCUM||||||||250|263762^MDC_DIM_MILLI_L^MDC^mL^mL^UCUM</w:t>
              </w:r>
            </w:ins>
          </w:p>
          <w:p w14:paraId="3063131E" w14:textId="77777777" w:rsidR="00B95569" w:rsidRPr="00B95569" w:rsidRDefault="00B95569" w:rsidP="00B95569">
            <w:pPr>
              <w:pStyle w:val="BodyText"/>
              <w:rPr>
                <w:ins w:id="1245" w:author="Kurt Elliason" w:date="2025-09-23T16:54:00Z" w16du:dateUtc="2025-09-23T21:54:00Z"/>
                <w:rFonts w:ascii="Courier New" w:hAnsi="Courier New" w:cs="Courier New"/>
                <w:sz w:val="13"/>
                <w:szCs w:val="13"/>
                <w:rPrChange w:id="1246" w:author="Kurt Elliason" w:date="2025-09-23T16:55:00Z" w16du:dateUtc="2025-09-23T21:55:00Z">
                  <w:rPr>
                    <w:ins w:id="1247" w:author="Kurt Elliason" w:date="2025-09-23T16:54:00Z" w16du:dateUtc="2025-09-23T21:54:00Z"/>
                  </w:rPr>
                </w:rPrChange>
              </w:rPr>
            </w:pPr>
            <w:ins w:id="1248" w:author="Kurt Elliason" w:date="2025-09-23T16:54:00Z" w16du:dateUtc="2025-09-23T21:54:00Z">
              <w:r w:rsidRPr="00B95569">
                <w:rPr>
                  <w:rFonts w:ascii="Courier New" w:hAnsi="Courier New" w:cs="Courier New"/>
                  <w:sz w:val="13"/>
                  <w:szCs w:val="13"/>
                  <w:rPrChange w:id="1249" w:author="Kurt Elliason" w:date="2025-09-23T16:55:00Z" w16du:dateUtc="2025-09-23T21:55:00Z">
                    <w:rPr/>
                  </w:rPrChange>
                </w:rPr>
                <w:t>TQ1|1||||||||||||30^264352&amp;MDC_DIM_MIN&amp;MDC</w:t>
              </w:r>
            </w:ins>
          </w:p>
          <w:p w14:paraId="63E130AD" w14:textId="77777777" w:rsidR="00B95569" w:rsidRPr="00B95569" w:rsidRDefault="00B95569" w:rsidP="00B95569">
            <w:pPr>
              <w:pStyle w:val="BodyText"/>
              <w:rPr>
                <w:ins w:id="1250" w:author="Kurt Elliason" w:date="2025-09-23T16:54:00Z" w16du:dateUtc="2025-09-23T21:54:00Z"/>
                <w:rFonts w:ascii="Courier New" w:hAnsi="Courier New" w:cs="Courier New"/>
                <w:sz w:val="13"/>
                <w:szCs w:val="13"/>
                <w:rPrChange w:id="1251" w:author="Kurt Elliason" w:date="2025-09-23T16:55:00Z" w16du:dateUtc="2025-09-23T21:55:00Z">
                  <w:rPr>
                    <w:ins w:id="1252" w:author="Kurt Elliason" w:date="2025-09-23T16:54:00Z" w16du:dateUtc="2025-09-23T21:54:00Z"/>
                  </w:rPr>
                </w:rPrChange>
              </w:rPr>
            </w:pPr>
            <w:ins w:id="1253" w:author="Kurt Elliason" w:date="2025-09-23T16:54:00Z" w16du:dateUtc="2025-09-23T21:54:00Z">
              <w:r w:rsidRPr="00B95569">
                <w:rPr>
                  <w:rFonts w:ascii="Courier New" w:hAnsi="Courier New" w:cs="Courier New"/>
                  <w:sz w:val="13"/>
                  <w:szCs w:val="13"/>
                  <w:rPrChange w:id="1254" w:author="Kurt Elliason" w:date="2025-09-23T16:55:00Z" w16du:dateUtc="2025-09-23T21:55:00Z">
                    <w:rPr/>
                  </w:rPrChange>
                </w:rPr>
                <w:t>RXR|^IV^HL70162||^IVP^HL70164|^IV^HL70165</w:t>
              </w:r>
            </w:ins>
          </w:p>
          <w:p w14:paraId="51154153" w14:textId="77777777" w:rsidR="00B95569" w:rsidRPr="00B95569" w:rsidRDefault="00B95569" w:rsidP="00B95569">
            <w:pPr>
              <w:pStyle w:val="BodyText"/>
              <w:rPr>
                <w:ins w:id="1255" w:author="Kurt Elliason" w:date="2025-09-23T16:54:00Z" w16du:dateUtc="2025-09-23T21:54:00Z"/>
                <w:rFonts w:ascii="Courier New" w:hAnsi="Courier New" w:cs="Courier New"/>
                <w:sz w:val="13"/>
                <w:szCs w:val="13"/>
                <w:rPrChange w:id="1256" w:author="Kurt Elliason" w:date="2025-09-23T16:55:00Z" w16du:dateUtc="2025-09-23T21:55:00Z">
                  <w:rPr>
                    <w:ins w:id="1257" w:author="Kurt Elliason" w:date="2025-09-23T16:54:00Z" w16du:dateUtc="2025-09-23T21:54:00Z"/>
                  </w:rPr>
                </w:rPrChange>
              </w:rPr>
            </w:pPr>
            <w:ins w:id="1258" w:author="Kurt Elliason" w:date="2025-09-23T16:54:00Z" w16du:dateUtc="2025-09-23T21:54:00Z">
              <w:r w:rsidRPr="00B95569">
                <w:rPr>
                  <w:rFonts w:ascii="Courier New" w:hAnsi="Courier New" w:cs="Courier New"/>
                  <w:sz w:val="13"/>
                  <w:szCs w:val="13"/>
                  <w:rPrChange w:id="1259" w:author="Kurt Elliason" w:date="2025-09-23T16:55:00Z" w16du:dateUtc="2025-09-23T21:55:00Z">
                    <w:rPr/>
                  </w:rPrChange>
                </w:rPr>
                <w:t>OBX|1||69986^MDC_DEV_PUMP_INFUS_VMD^MDC|0.1.0.0|||||||X|||||||2011457^^001A010000000001^EUI-64</w:t>
              </w:r>
            </w:ins>
          </w:p>
          <w:p w14:paraId="3777FD3F" w14:textId="77777777" w:rsidR="00B95569" w:rsidRPr="00B95569" w:rsidRDefault="00B95569" w:rsidP="00B95569">
            <w:pPr>
              <w:pStyle w:val="BodyText"/>
              <w:rPr>
                <w:ins w:id="1260" w:author="Kurt Elliason" w:date="2025-09-23T16:54:00Z" w16du:dateUtc="2025-09-23T21:54:00Z"/>
                <w:rFonts w:ascii="Courier New" w:hAnsi="Courier New" w:cs="Courier New"/>
                <w:sz w:val="13"/>
                <w:szCs w:val="13"/>
                <w:rPrChange w:id="1261" w:author="Kurt Elliason" w:date="2025-09-23T16:55:00Z" w16du:dateUtc="2025-09-23T21:55:00Z">
                  <w:rPr>
                    <w:ins w:id="1262" w:author="Kurt Elliason" w:date="2025-09-23T16:54:00Z" w16du:dateUtc="2025-09-23T21:54:00Z"/>
                  </w:rPr>
                </w:rPrChange>
              </w:rPr>
            </w:pPr>
            <w:ins w:id="1263" w:author="Kurt Elliason" w:date="2025-09-23T16:54:00Z" w16du:dateUtc="2025-09-23T21:54:00Z">
              <w:r w:rsidRPr="00B95569">
                <w:rPr>
                  <w:rFonts w:ascii="Courier New" w:hAnsi="Courier New" w:cs="Courier New"/>
                  <w:sz w:val="13"/>
                  <w:szCs w:val="13"/>
                  <w:rPrChange w:id="1264" w:author="Kurt Elliason" w:date="2025-09-23T16:55:00Z" w16du:dateUtc="2025-09-23T21:55:00Z">
                    <w:rPr/>
                  </w:rPrChange>
                </w:rPr>
                <w:t>OBX|2|NM|68063^MDC_ATTR_PT_WEIGHT^MDC|0.1.1.1|3|263875^MDC_DIM_KILO_G^MDC|||||F</w:t>
              </w:r>
            </w:ins>
          </w:p>
          <w:p w14:paraId="113B298A" w14:textId="77777777" w:rsidR="00B95569" w:rsidRPr="00B95569" w:rsidRDefault="00B95569" w:rsidP="00B95569">
            <w:pPr>
              <w:pStyle w:val="BodyText"/>
              <w:rPr>
                <w:ins w:id="1265" w:author="Kurt Elliason" w:date="2025-09-23T16:54:00Z" w16du:dateUtc="2025-09-23T21:54:00Z"/>
                <w:rFonts w:ascii="Courier New" w:hAnsi="Courier New" w:cs="Courier New"/>
                <w:sz w:val="13"/>
                <w:szCs w:val="13"/>
                <w:rPrChange w:id="1266" w:author="Kurt Elliason" w:date="2025-09-23T16:55:00Z" w16du:dateUtc="2025-09-23T21:55:00Z">
                  <w:rPr>
                    <w:ins w:id="1267" w:author="Kurt Elliason" w:date="2025-09-23T16:54:00Z" w16du:dateUtc="2025-09-23T21:54:00Z"/>
                  </w:rPr>
                </w:rPrChange>
              </w:rPr>
            </w:pPr>
            <w:ins w:id="1268" w:author="Kurt Elliason" w:date="2025-09-23T16:54:00Z" w16du:dateUtc="2025-09-23T21:54:00Z">
              <w:r w:rsidRPr="00B95569">
                <w:rPr>
                  <w:rFonts w:ascii="Courier New" w:hAnsi="Courier New" w:cs="Courier New"/>
                  <w:sz w:val="13"/>
                  <w:szCs w:val="13"/>
                  <w:rPrChange w:id="1269" w:author="Kurt Elliason" w:date="2025-09-23T16:55:00Z" w16du:dateUtc="2025-09-23T21:55:00Z">
                    <w:rPr/>
                  </w:rPrChange>
                </w:rPr>
                <w:t>OBX|3|NM|68060^MDC_ATTR_PT_HEIGHT^MDC|0.1.1.2|48.00092|263441^MDC_DIM_CENTI_M^MDC|||||F</w:t>
              </w:r>
            </w:ins>
          </w:p>
          <w:p w14:paraId="25B549D5" w14:textId="77777777" w:rsidR="00B95569" w:rsidRPr="00B95569" w:rsidRDefault="00B95569" w:rsidP="00B95569">
            <w:pPr>
              <w:pStyle w:val="BodyText"/>
              <w:rPr>
                <w:ins w:id="1270" w:author="Kurt Elliason" w:date="2025-09-23T16:54:00Z" w16du:dateUtc="2025-09-23T21:54:00Z"/>
                <w:rFonts w:ascii="Courier New" w:hAnsi="Courier New" w:cs="Courier New"/>
                <w:sz w:val="13"/>
                <w:szCs w:val="13"/>
                <w:rPrChange w:id="1271" w:author="Kurt Elliason" w:date="2025-09-23T16:55:00Z" w16du:dateUtc="2025-09-23T21:55:00Z">
                  <w:rPr>
                    <w:ins w:id="1272" w:author="Kurt Elliason" w:date="2025-09-23T16:54:00Z" w16du:dateUtc="2025-09-23T21:54:00Z"/>
                  </w:rPr>
                </w:rPrChange>
              </w:rPr>
            </w:pPr>
            <w:ins w:id="1273" w:author="Kurt Elliason" w:date="2025-09-23T16:54:00Z" w16du:dateUtc="2025-09-23T21:54:00Z">
              <w:r w:rsidRPr="00B95569">
                <w:rPr>
                  <w:rFonts w:ascii="Courier New" w:hAnsi="Courier New" w:cs="Courier New"/>
                  <w:sz w:val="13"/>
                  <w:szCs w:val="13"/>
                  <w:rPrChange w:id="1274" w:author="Kurt Elliason" w:date="2025-09-23T16:55:00Z" w16du:dateUtc="2025-09-23T21:55:00Z">
                    <w:rPr/>
                  </w:rPrChange>
                </w:rPr>
                <w:t>OBX|4|NM|188744^MDC_AREA_BODY_SURF_ACTUAL^MDC|0.1.1.3|.21|263616^MDC_DIM_SQ_X_M^MDC|||||F</w:t>
              </w:r>
            </w:ins>
          </w:p>
          <w:p w14:paraId="36DE3AC9" w14:textId="77777777" w:rsidR="00B95569" w:rsidRPr="00B95569" w:rsidRDefault="00B95569" w:rsidP="00B95569">
            <w:pPr>
              <w:pStyle w:val="BodyText"/>
              <w:rPr>
                <w:ins w:id="1275" w:author="Kurt Elliason" w:date="2025-09-23T16:54:00Z" w16du:dateUtc="2025-09-23T21:54:00Z"/>
                <w:rFonts w:ascii="Courier New" w:hAnsi="Courier New" w:cs="Courier New"/>
                <w:sz w:val="13"/>
                <w:szCs w:val="13"/>
                <w:rPrChange w:id="1276" w:author="Kurt Elliason" w:date="2025-09-23T16:55:00Z" w16du:dateUtc="2025-09-23T21:55:00Z">
                  <w:rPr>
                    <w:ins w:id="1277" w:author="Kurt Elliason" w:date="2025-09-23T16:54:00Z" w16du:dateUtc="2025-09-23T21:54:00Z"/>
                  </w:rPr>
                </w:rPrChange>
              </w:rPr>
            </w:pPr>
            <w:ins w:id="1278" w:author="Kurt Elliason" w:date="2025-09-23T16:54:00Z" w16du:dateUtc="2025-09-23T21:54:00Z">
              <w:r w:rsidRPr="00B95569">
                <w:rPr>
                  <w:rFonts w:ascii="Courier New" w:hAnsi="Courier New" w:cs="Courier New"/>
                  <w:sz w:val="13"/>
                  <w:szCs w:val="13"/>
                  <w:rPrChange w:id="1279" w:author="Kurt Elliason" w:date="2025-09-23T16:55:00Z" w16du:dateUtc="2025-09-23T21:55:00Z">
                    <w:rPr/>
                  </w:rPrChange>
                </w:rPr>
                <w:t>OBX|5|NM|158033^MDC_INFUS_TOTAL_NUM_STEPS^MDC|0.1.1.4|2||||||F</w:t>
              </w:r>
            </w:ins>
          </w:p>
          <w:p w14:paraId="0681F2A9" w14:textId="77777777" w:rsidR="00B95569" w:rsidRPr="00B95569" w:rsidRDefault="00B95569" w:rsidP="00B95569">
            <w:pPr>
              <w:pStyle w:val="BodyText"/>
              <w:rPr>
                <w:ins w:id="1280" w:author="Kurt Elliason" w:date="2025-09-23T16:54:00Z" w16du:dateUtc="2025-09-23T21:54:00Z"/>
                <w:rFonts w:ascii="Courier New" w:hAnsi="Courier New" w:cs="Courier New"/>
                <w:sz w:val="13"/>
                <w:szCs w:val="13"/>
                <w:rPrChange w:id="1281" w:author="Kurt Elliason" w:date="2025-09-23T16:55:00Z" w16du:dateUtc="2025-09-23T21:55:00Z">
                  <w:rPr>
                    <w:ins w:id="1282" w:author="Kurt Elliason" w:date="2025-09-23T16:54:00Z" w16du:dateUtc="2025-09-23T21:54:00Z"/>
                  </w:rPr>
                </w:rPrChange>
              </w:rPr>
            </w:pPr>
            <w:ins w:id="1283" w:author="Kurt Elliason" w:date="2025-09-23T16:54:00Z" w16du:dateUtc="2025-09-23T21:54:00Z">
              <w:r w:rsidRPr="00B95569">
                <w:rPr>
                  <w:rFonts w:ascii="Courier New" w:hAnsi="Courier New" w:cs="Courier New"/>
                  <w:sz w:val="13"/>
                  <w:szCs w:val="13"/>
                  <w:rPrChange w:id="1284" w:author="Kurt Elliason" w:date="2025-09-23T16:55:00Z" w16du:dateUtc="2025-09-23T21:55:00Z">
                    <w:rPr/>
                  </w:rPrChange>
                </w:rPr>
                <w:t>OBX|6|ST|158037^MDC_INFUS_ORDER_STEP_TYPE^MDC|0.1.1.5|loading-dose||||</w:t>
              </w:r>
            </w:ins>
          </w:p>
          <w:p w14:paraId="4246F55E" w14:textId="77777777" w:rsidR="00B95569" w:rsidRPr="00B95569" w:rsidRDefault="00B95569" w:rsidP="00B95569">
            <w:pPr>
              <w:pStyle w:val="BodyText"/>
              <w:rPr>
                <w:ins w:id="1285" w:author="Kurt Elliason" w:date="2025-09-23T16:54:00Z" w16du:dateUtc="2025-09-23T21:54:00Z"/>
                <w:rFonts w:ascii="Courier New" w:hAnsi="Courier New" w:cs="Courier New"/>
                <w:sz w:val="13"/>
                <w:szCs w:val="13"/>
                <w:rPrChange w:id="1286" w:author="Kurt Elliason" w:date="2025-09-23T16:55:00Z" w16du:dateUtc="2025-09-23T21:55:00Z">
                  <w:rPr>
                    <w:ins w:id="1287" w:author="Kurt Elliason" w:date="2025-09-23T16:54:00Z" w16du:dateUtc="2025-09-23T21:54:00Z"/>
                  </w:rPr>
                </w:rPrChange>
              </w:rPr>
            </w:pPr>
            <w:ins w:id="1288" w:author="Kurt Elliason" w:date="2025-09-23T16:54:00Z" w16du:dateUtc="2025-09-23T21:54:00Z">
              <w:r w:rsidRPr="00B95569">
                <w:rPr>
                  <w:rFonts w:ascii="Courier New" w:hAnsi="Courier New" w:cs="Courier New"/>
                  <w:sz w:val="13"/>
                  <w:szCs w:val="13"/>
                  <w:rPrChange w:id="1289" w:author="Kurt Elliason" w:date="2025-09-23T16:55:00Z" w16du:dateUtc="2025-09-23T21:55:00Z">
                    <w:rPr/>
                  </w:rPrChange>
                </w:rPr>
                <w:t>OBX|7|ST|0^MDCX_INFUS_ORDER_STEP_START_CONDITION^MDC|0.1.1.4|immediate||||</w:t>
              </w:r>
            </w:ins>
          </w:p>
          <w:p w14:paraId="373FE4ED" w14:textId="039D8694" w:rsidR="00B95569" w:rsidRPr="00B95569" w:rsidRDefault="00B95569" w:rsidP="00B95569">
            <w:pPr>
              <w:pStyle w:val="BodyText"/>
              <w:rPr>
                <w:ins w:id="1290" w:author="Kurt Elliason" w:date="2025-09-23T16:54:00Z" w16du:dateUtc="2025-09-23T21:54:00Z"/>
                <w:rFonts w:ascii="Courier New" w:hAnsi="Courier New" w:cs="Courier New"/>
                <w:sz w:val="13"/>
                <w:szCs w:val="13"/>
                <w:rPrChange w:id="1291" w:author="Kurt Elliason" w:date="2025-09-23T16:55:00Z" w16du:dateUtc="2025-09-23T21:55:00Z">
                  <w:rPr>
                    <w:ins w:id="1292" w:author="Kurt Elliason" w:date="2025-09-23T16:54:00Z" w16du:dateUtc="2025-09-23T21:54:00Z"/>
                  </w:rPr>
                </w:rPrChange>
              </w:rPr>
            </w:pPr>
            <w:ins w:id="1293" w:author="Kurt Elliason" w:date="2025-09-23T16:54:00Z" w16du:dateUtc="2025-09-23T21:54:00Z">
              <w:r w:rsidRPr="00B95569">
                <w:rPr>
                  <w:rFonts w:ascii="Courier New" w:hAnsi="Courier New" w:cs="Courier New"/>
                  <w:sz w:val="13"/>
                  <w:szCs w:val="13"/>
                  <w:rPrChange w:id="1294" w:author="Kurt Elliason" w:date="2025-09-23T16:55:00Z" w16du:dateUtc="2025-09-23T21:55:00Z">
                    <w:rPr/>
                  </w:rPrChange>
                </w:rPr>
                <w:t>RXG|2|||</w:t>
              </w:r>
            </w:ins>
            <w:ins w:id="1295" w:author="Kurt Elliason" w:date="2025-09-24T13:39:00Z" w16du:dateUtc="2025-09-24T18:39:00Z">
              <w:r w:rsidR="00422BFB" w:rsidRPr="00422BFB">
                <w:rPr>
                  <w:rFonts w:ascii="Courier New" w:hAnsi="Courier New" w:cs="Courier New"/>
                  <w:sz w:val="13"/>
                  <w:szCs w:val="13"/>
                </w:rPr>
                <w:t>0143-9708-10</w:t>
              </w:r>
            </w:ins>
            <w:ins w:id="1296" w:author="Kurt Elliason" w:date="2025-09-23T16:54:00Z" w16du:dateUtc="2025-09-23T21:54:00Z">
              <w:r w:rsidRPr="00B95569">
                <w:rPr>
                  <w:rFonts w:ascii="Courier New" w:hAnsi="Courier New" w:cs="Courier New"/>
                  <w:sz w:val="13"/>
                  <w:szCs w:val="13"/>
                  <w:rPrChange w:id="1297" w:author="Kurt Elliason" w:date="2025-09-23T16:55:00Z" w16du:dateUtc="2025-09-23T21:55:00Z">
                    <w:rPr/>
                  </w:rPrChange>
                </w:rPr>
                <w:t>^Milrinone 1 mg/mL^</w:t>
              </w:r>
            </w:ins>
            <w:ins w:id="1298" w:author="Kurt Elliason" w:date="2025-09-24T13:40:00Z" w16du:dateUtc="2025-09-24T18:40:00Z">
              <w:r w:rsidR="00422BFB">
                <w:rPr>
                  <w:rFonts w:ascii="Courier New" w:hAnsi="Courier New" w:cs="Courier New"/>
                  <w:sz w:val="13"/>
                  <w:szCs w:val="13"/>
                </w:rPr>
                <w:t>NDC</w:t>
              </w:r>
            </w:ins>
            <w:ins w:id="1299" w:author="Kurt Elliason" w:date="2025-09-23T16:54:00Z" w16du:dateUtc="2025-09-23T21:54:00Z">
              <w:r w:rsidRPr="00B95569">
                <w:rPr>
                  <w:rFonts w:ascii="Courier New" w:hAnsi="Courier New" w:cs="Courier New"/>
                  <w:sz w:val="13"/>
                  <w:szCs w:val="13"/>
                  <w:rPrChange w:id="1300" w:author="Kurt Elliason" w:date="2025-09-23T16:55:00Z" w16du:dateUtc="2025-09-23T21:55:00Z">
                    <w:rPr/>
                  </w:rPrChange>
                </w:rPr>
                <w:t>|200||263762^MDC_DIM_MILLI_L^MDC||||||||10|265522^MDC_DIM_MILLI_G_PER_HR^MDC^mg/hr^mg/hr^UCUM|500|263890^MDC_DIM_MILLI_G^MDC^mg^mg^UCUM|||||500|263762^MDC_DIM_MILLI_L^MDC^mL^mL^UCUM||||||||250|263762^MDC_DIM_MILLI_L^MDC^mL^mL^UCUM</w:t>
              </w:r>
            </w:ins>
          </w:p>
          <w:p w14:paraId="293E2068" w14:textId="77777777" w:rsidR="00B95569" w:rsidRPr="00B95569" w:rsidRDefault="00B95569" w:rsidP="00B95569">
            <w:pPr>
              <w:pStyle w:val="BodyText"/>
              <w:rPr>
                <w:ins w:id="1301" w:author="Kurt Elliason" w:date="2025-09-23T16:54:00Z" w16du:dateUtc="2025-09-23T21:54:00Z"/>
                <w:rFonts w:ascii="Courier New" w:hAnsi="Courier New" w:cs="Courier New"/>
                <w:sz w:val="13"/>
                <w:szCs w:val="13"/>
                <w:rPrChange w:id="1302" w:author="Kurt Elliason" w:date="2025-09-23T16:55:00Z" w16du:dateUtc="2025-09-23T21:55:00Z">
                  <w:rPr>
                    <w:ins w:id="1303" w:author="Kurt Elliason" w:date="2025-09-23T16:54:00Z" w16du:dateUtc="2025-09-23T21:54:00Z"/>
                  </w:rPr>
                </w:rPrChange>
              </w:rPr>
            </w:pPr>
            <w:ins w:id="1304" w:author="Kurt Elliason" w:date="2025-09-23T16:54:00Z" w16du:dateUtc="2025-09-23T21:54:00Z">
              <w:r w:rsidRPr="00B95569">
                <w:rPr>
                  <w:rFonts w:ascii="Courier New" w:hAnsi="Courier New" w:cs="Courier New"/>
                  <w:sz w:val="13"/>
                  <w:szCs w:val="13"/>
                  <w:rPrChange w:id="1305" w:author="Kurt Elliason" w:date="2025-09-23T16:55:00Z" w16du:dateUtc="2025-09-23T21:55:00Z">
                    <w:rPr/>
                  </w:rPrChange>
                </w:rPr>
                <w:t>RXR|^IV^HL70162||^IVP^HL70164|^IV^HL70165</w:t>
              </w:r>
            </w:ins>
          </w:p>
          <w:p w14:paraId="4F6DF41F" w14:textId="77777777" w:rsidR="00B95569" w:rsidRPr="00B95569" w:rsidRDefault="00B95569" w:rsidP="00B95569">
            <w:pPr>
              <w:pStyle w:val="BodyText"/>
              <w:rPr>
                <w:ins w:id="1306" w:author="Kurt Elliason" w:date="2025-09-23T16:54:00Z" w16du:dateUtc="2025-09-23T21:54:00Z"/>
                <w:rFonts w:ascii="Courier New" w:hAnsi="Courier New" w:cs="Courier New"/>
                <w:sz w:val="13"/>
                <w:szCs w:val="13"/>
                <w:rPrChange w:id="1307" w:author="Kurt Elliason" w:date="2025-09-23T16:55:00Z" w16du:dateUtc="2025-09-23T21:55:00Z">
                  <w:rPr>
                    <w:ins w:id="1308" w:author="Kurt Elliason" w:date="2025-09-23T16:54:00Z" w16du:dateUtc="2025-09-23T21:54:00Z"/>
                  </w:rPr>
                </w:rPrChange>
              </w:rPr>
            </w:pPr>
            <w:ins w:id="1309" w:author="Kurt Elliason" w:date="2025-09-23T16:54:00Z" w16du:dateUtc="2025-09-23T21:54:00Z">
              <w:r w:rsidRPr="00B95569">
                <w:rPr>
                  <w:rFonts w:ascii="Courier New" w:hAnsi="Courier New" w:cs="Courier New"/>
                  <w:sz w:val="13"/>
                  <w:szCs w:val="13"/>
                  <w:rPrChange w:id="1310" w:author="Kurt Elliason" w:date="2025-09-23T16:55:00Z" w16du:dateUtc="2025-09-23T21:55:00Z">
                    <w:rPr/>
                  </w:rPrChange>
                </w:rPr>
                <w:t>OBX|8|ST|158037^MDC_INFUS_ORDER_STEP_TYPE^MDC|0.1.2.1|continuous||||</w:t>
              </w:r>
            </w:ins>
          </w:p>
          <w:p w14:paraId="02056256" w14:textId="483B27E5" w:rsidR="00B95569" w:rsidRDefault="00B95569" w:rsidP="00B95569">
            <w:pPr>
              <w:pStyle w:val="BodyText"/>
              <w:rPr>
                <w:ins w:id="1311" w:author="Kurt Elliason" w:date="2025-09-23T16:47:00Z" w16du:dateUtc="2025-09-23T21:47:00Z"/>
              </w:rPr>
            </w:pPr>
            <w:ins w:id="1312" w:author="Kurt Elliason" w:date="2025-09-23T16:54:00Z" w16du:dateUtc="2025-09-23T21:54:00Z">
              <w:r w:rsidRPr="00B95569">
                <w:rPr>
                  <w:rFonts w:ascii="Courier New" w:hAnsi="Courier New" w:cs="Courier New"/>
                  <w:sz w:val="13"/>
                  <w:szCs w:val="13"/>
                  <w:rPrChange w:id="1313" w:author="Kurt Elliason" w:date="2025-09-23T16:55:00Z" w16du:dateUtc="2025-09-23T21:55:00Z">
                    <w:rPr/>
                  </w:rPrChange>
                </w:rPr>
                <w:t>OBX|9|ST|0^MDCX_INFUS_ORDER_STEP_START_CONDITION^MDC|0.1.2.2|immediate||||</w:t>
              </w:r>
            </w:ins>
          </w:p>
        </w:tc>
      </w:tr>
    </w:tbl>
    <w:p w14:paraId="1094BCDB" w14:textId="77777777" w:rsidR="00E22A5A" w:rsidRDefault="00E22A5A" w:rsidP="00E22A5A">
      <w:pPr>
        <w:pStyle w:val="BodyText"/>
        <w:rPr>
          <w:ins w:id="1314" w:author="Kurt Elliason" w:date="2025-09-23T16:45:00Z" w16du:dateUtc="2025-09-23T21:45:00Z"/>
        </w:rPr>
      </w:pPr>
    </w:p>
    <w:p w14:paraId="217956DF" w14:textId="77777777" w:rsidR="00E22A5A" w:rsidRPr="00E22A5A" w:rsidRDefault="00E22A5A" w:rsidP="00E22A5A">
      <w:pPr>
        <w:pStyle w:val="BodyText"/>
        <w:rPr>
          <w:ins w:id="1315" w:author="Kurt Elliason" w:date="2025-09-23T16:45:00Z" w16du:dateUtc="2025-09-23T21:45:00Z"/>
          <w:b/>
          <w:bCs/>
          <w:rPrChange w:id="1316" w:author="Kurt Elliason" w:date="2025-09-23T16:45:00Z" w16du:dateUtc="2025-09-23T21:45:00Z">
            <w:rPr>
              <w:ins w:id="1317" w:author="Kurt Elliason" w:date="2025-09-23T16:45:00Z" w16du:dateUtc="2025-09-23T21:45:00Z"/>
            </w:rPr>
          </w:rPrChange>
        </w:rPr>
      </w:pPr>
      <w:ins w:id="1318" w:author="Kurt Elliason" w:date="2025-09-23T16:45:00Z" w16du:dateUtc="2025-09-23T21:45:00Z">
        <w:r w:rsidRPr="00E22A5A">
          <w:rPr>
            <w:b/>
            <w:bCs/>
            <w:rPrChange w:id="1319" w:author="Kurt Elliason" w:date="2025-09-23T16:45:00Z" w16du:dateUtc="2025-09-23T21:45:00Z">
              <w:rPr/>
            </w:rPrChange>
          </w:rPr>
          <w:t>Example 3 - Initial dose followed by a delay and then a second dose.</w:t>
        </w:r>
      </w:ins>
    </w:p>
    <w:p w14:paraId="47065D63" w14:textId="77777777" w:rsidR="00E22A5A" w:rsidRDefault="00E22A5A" w:rsidP="00E22A5A">
      <w:pPr>
        <w:pStyle w:val="BodyText"/>
        <w:rPr>
          <w:ins w:id="1320" w:author="Kurt Elliason" w:date="2025-09-23T16:45:00Z" w16du:dateUtc="2025-09-23T21:45:00Z"/>
        </w:rPr>
      </w:pPr>
      <w:ins w:id="1321" w:author="Kurt Elliason" w:date="2025-09-23T16:45:00Z" w16du:dateUtc="2025-09-23T21:45:00Z">
        <w:r>
          <w:t xml:space="preserve">Step 1: VTBI = 150 </w:t>
        </w:r>
        <w:proofErr w:type="gramStart"/>
        <w:r>
          <w:t>mL @</w:t>
        </w:r>
        <w:proofErr w:type="gramEnd"/>
        <w:r>
          <w:t>75mL/h</w:t>
        </w:r>
      </w:ins>
    </w:p>
    <w:p w14:paraId="5A397787" w14:textId="77777777" w:rsidR="00E22A5A" w:rsidRDefault="00E22A5A" w:rsidP="00E22A5A">
      <w:pPr>
        <w:pStyle w:val="BodyText"/>
        <w:rPr>
          <w:ins w:id="1322" w:author="Kurt Elliason" w:date="2025-09-23T16:45:00Z" w16du:dateUtc="2025-09-23T21:45:00Z"/>
        </w:rPr>
      </w:pPr>
      <w:ins w:id="1323" w:author="Kurt Elliason" w:date="2025-09-23T16:45:00Z" w16du:dateUtc="2025-09-23T21:45:00Z">
        <w:r>
          <w:t>Step 2: Delay 30 min VTBI = 0 mL</w:t>
        </w:r>
      </w:ins>
    </w:p>
    <w:p w14:paraId="704028DB" w14:textId="69AB6AB4" w:rsidR="00E22A5A" w:rsidRDefault="00E22A5A" w:rsidP="00E22A5A">
      <w:pPr>
        <w:pStyle w:val="BodyText"/>
        <w:rPr>
          <w:ins w:id="1324" w:author="Kurt Elliason" w:date="2025-09-23T16:47:00Z" w16du:dateUtc="2025-09-23T21:47:00Z"/>
        </w:rPr>
      </w:pPr>
      <w:ins w:id="1325" w:author="Kurt Elliason" w:date="2025-09-23T16:45:00Z" w16du:dateUtc="2025-09-23T21:45:00Z">
        <w:r>
          <w:t xml:space="preserve">Step 3: VTBI = 200 </w:t>
        </w:r>
        <w:proofErr w:type="gramStart"/>
        <w:r>
          <w:t>mL @</w:t>
        </w:r>
        <w:proofErr w:type="gramEnd"/>
        <w:r>
          <w:t>100mL/h</w:t>
        </w:r>
      </w:ins>
    </w:p>
    <w:tbl>
      <w:tblPr>
        <w:tblStyle w:val="TableGrid"/>
        <w:tblW w:w="0" w:type="auto"/>
        <w:tblLook w:val="04A0" w:firstRow="1" w:lastRow="0" w:firstColumn="1" w:lastColumn="0" w:noHBand="0" w:noVBand="1"/>
      </w:tblPr>
      <w:tblGrid>
        <w:gridCol w:w="9350"/>
      </w:tblGrid>
      <w:tr w:rsidR="00B95569" w14:paraId="340D06E3" w14:textId="77777777" w:rsidTr="00B95569">
        <w:trPr>
          <w:ins w:id="1326" w:author="Kurt Elliason" w:date="2025-09-23T16:47:00Z"/>
        </w:trPr>
        <w:tc>
          <w:tcPr>
            <w:tcW w:w="9350" w:type="dxa"/>
          </w:tcPr>
          <w:p w14:paraId="77FE02FE" w14:textId="78C65AFE" w:rsidR="00B95569" w:rsidRPr="00B95569" w:rsidRDefault="00B95569" w:rsidP="00B95569">
            <w:pPr>
              <w:pStyle w:val="BodyText"/>
              <w:rPr>
                <w:ins w:id="1327" w:author="Kurt Elliason" w:date="2025-09-23T16:57:00Z" w16du:dateUtc="2025-09-23T21:57:00Z"/>
                <w:rFonts w:ascii="Courier New" w:hAnsi="Courier New" w:cs="Courier New"/>
                <w:sz w:val="13"/>
                <w:szCs w:val="13"/>
                <w:rPrChange w:id="1328" w:author="Kurt Elliason" w:date="2025-09-23T16:57:00Z" w16du:dateUtc="2025-09-23T21:57:00Z">
                  <w:rPr>
                    <w:ins w:id="1329" w:author="Kurt Elliason" w:date="2025-09-23T16:57:00Z" w16du:dateUtc="2025-09-23T21:57:00Z"/>
                  </w:rPr>
                </w:rPrChange>
              </w:rPr>
            </w:pPr>
            <w:ins w:id="1330" w:author="Kurt Elliason" w:date="2025-09-23T16:57:00Z" w16du:dateUtc="2025-09-23T21:57:00Z">
              <w:r w:rsidRPr="00B95569">
                <w:rPr>
                  <w:rFonts w:ascii="Courier New" w:hAnsi="Courier New" w:cs="Courier New"/>
                  <w:sz w:val="13"/>
                  <w:szCs w:val="13"/>
                  <w:rPrChange w:id="1331" w:author="Kurt Elliason" w:date="2025-09-23T16:57:00Z" w16du:dateUtc="2025-09-23T21:57:00Z">
                    <w:rPr/>
                  </w:rPrChange>
                </w:rPr>
                <w:t>MSH|^~\&amp;|IOPVENDOR^1234560000000001^EUI-64|IOPVENDOR|IOCVENDOR^6543210000000001^EUI-64|IOCVENDOR|20080101123456-0600||RGV^O15^RGV_O15|1|P|2.8</w:t>
              </w:r>
            </w:ins>
            <w:ins w:id="1332" w:author="Kurt Elliason" w:date="2025-09-23T16:58:00Z" w16du:dateUtc="2025-09-23T21:58:00Z">
              <w:r>
                <w:rPr>
                  <w:rFonts w:ascii="Courier New" w:hAnsi="Courier New" w:cs="Courier New"/>
                  <w:sz w:val="13"/>
                  <w:szCs w:val="13"/>
                </w:rPr>
                <w:t>.1</w:t>
              </w:r>
            </w:ins>
            <w:ins w:id="1333" w:author="Kurt Elliason" w:date="2025-09-23T16:57:00Z" w16du:dateUtc="2025-09-23T21:57:00Z">
              <w:r w:rsidRPr="00B95569">
                <w:rPr>
                  <w:rFonts w:ascii="Courier New" w:hAnsi="Courier New" w:cs="Courier New"/>
                  <w:sz w:val="13"/>
                  <w:szCs w:val="13"/>
                  <w:rPrChange w:id="1334" w:author="Kurt Elliason" w:date="2025-09-23T16:57:00Z" w16du:dateUtc="2025-09-23T21:57:00Z">
                    <w:rPr/>
                  </w:rPrChange>
                </w:rPr>
                <w:t>|||AL|AL||ASCII|EN^English^ISO659||IHE_PCD_RGV_O15^IHE PCD^1.3.6.1.4.1.19376.1.6.1.3.1^ISO</w:t>
              </w:r>
            </w:ins>
          </w:p>
          <w:p w14:paraId="66C5BCC3" w14:textId="77777777" w:rsidR="00B95569" w:rsidRPr="00B95569" w:rsidRDefault="00B95569" w:rsidP="00B95569">
            <w:pPr>
              <w:pStyle w:val="BodyText"/>
              <w:rPr>
                <w:ins w:id="1335" w:author="Kurt Elliason" w:date="2025-09-23T16:57:00Z" w16du:dateUtc="2025-09-23T21:57:00Z"/>
                <w:rFonts w:ascii="Courier New" w:hAnsi="Courier New" w:cs="Courier New"/>
                <w:sz w:val="13"/>
                <w:szCs w:val="13"/>
                <w:rPrChange w:id="1336" w:author="Kurt Elliason" w:date="2025-09-23T16:57:00Z" w16du:dateUtc="2025-09-23T21:57:00Z">
                  <w:rPr>
                    <w:ins w:id="1337" w:author="Kurt Elliason" w:date="2025-09-23T16:57:00Z" w16du:dateUtc="2025-09-23T21:57:00Z"/>
                  </w:rPr>
                </w:rPrChange>
              </w:rPr>
            </w:pPr>
            <w:ins w:id="1338" w:author="Kurt Elliason" w:date="2025-09-23T16:57:00Z" w16du:dateUtc="2025-09-23T21:57:00Z">
              <w:r w:rsidRPr="00B95569">
                <w:rPr>
                  <w:rFonts w:ascii="Courier New" w:hAnsi="Courier New" w:cs="Courier New"/>
                  <w:sz w:val="13"/>
                  <w:szCs w:val="13"/>
                  <w:rPrChange w:id="1339" w:author="Kurt Elliason" w:date="2025-09-23T16:57:00Z" w16du:dateUtc="2025-09-23T21:57:00Z">
                    <w:rPr/>
                  </w:rPrChange>
                </w:rPr>
                <w:t>PID|||98765^^^IHE^PI||</w:t>
              </w:r>
              <w:proofErr w:type="spellStart"/>
              <w:r w:rsidRPr="00B95569">
                <w:rPr>
                  <w:rFonts w:ascii="Courier New" w:hAnsi="Courier New" w:cs="Courier New"/>
                  <w:sz w:val="13"/>
                  <w:szCs w:val="13"/>
                  <w:rPrChange w:id="1340" w:author="Kurt Elliason" w:date="2025-09-23T16:57:00Z" w16du:dateUtc="2025-09-23T21:57:00Z">
                    <w:rPr/>
                  </w:rPrChange>
                </w:rPr>
                <w:t>Doe^John</w:t>
              </w:r>
              <w:proofErr w:type="spellEnd"/>
              <w:r w:rsidRPr="00B95569">
                <w:rPr>
                  <w:rFonts w:ascii="Courier New" w:hAnsi="Courier New" w:cs="Courier New"/>
                  <w:sz w:val="13"/>
                  <w:szCs w:val="13"/>
                  <w:rPrChange w:id="1341" w:author="Kurt Elliason" w:date="2025-09-23T16:57:00Z" w16du:dateUtc="2025-09-23T21:57:00Z">
                    <w:rPr/>
                  </w:rPrChange>
                </w:rPr>
                <w:t>^^^^^L||19660101000000-0600|M</w:t>
              </w:r>
            </w:ins>
          </w:p>
          <w:p w14:paraId="4AE773A9" w14:textId="77777777" w:rsidR="00B95569" w:rsidRPr="00B95569" w:rsidRDefault="00B95569" w:rsidP="00B95569">
            <w:pPr>
              <w:pStyle w:val="BodyText"/>
              <w:rPr>
                <w:ins w:id="1342" w:author="Kurt Elliason" w:date="2025-09-23T16:57:00Z" w16du:dateUtc="2025-09-23T21:57:00Z"/>
                <w:rFonts w:ascii="Courier New" w:hAnsi="Courier New" w:cs="Courier New"/>
                <w:sz w:val="13"/>
                <w:szCs w:val="13"/>
                <w:rPrChange w:id="1343" w:author="Kurt Elliason" w:date="2025-09-23T16:57:00Z" w16du:dateUtc="2025-09-23T21:57:00Z">
                  <w:rPr>
                    <w:ins w:id="1344" w:author="Kurt Elliason" w:date="2025-09-23T16:57:00Z" w16du:dateUtc="2025-09-23T21:57:00Z"/>
                  </w:rPr>
                </w:rPrChange>
              </w:rPr>
            </w:pPr>
            <w:ins w:id="1345" w:author="Kurt Elliason" w:date="2025-09-23T16:57:00Z" w16du:dateUtc="2025-09-23T21:57:00Z">
              <w:r w:rsidRPr="00B95569">
                <w:rPr>
                  <w:rFonts w:ascii="Courier New" w:hAnsi="Courier New" w:cs="Courier New"/>
                  <w:sz w:val="13"/>
                  <w:szCs w:val="13"/>
                  <w:rPrChange w:id="1346" w:author="Kurt Elliason" w:date="2025-09-23T16:57:00Z" w16du:dateUtc="2025-09-23T21:57:00Z">
                    <w:rPr/>
                  </w:rPrChange>
                </w:rPr>
                <w:t>ORC|RE|12345|||||||||||||||||N0001</w:t>
              </w:r>
            </w:ins>
          </w:p>
          <w:p w14:paraId="2C4CE6AC" w14:textId="3E212EB8" w:rsidR="00B95569" w:rsidRPr="00B95569" w:rsidRDefault="00B95569" w:rsidP="00B95569">
            <w:pPr>
              <w:pStyle w:val="BodyText"/>
              <w:rPr>
                <w:ins w:id="1347" w:author="Kurt Elliason" w:date="2025-09-23T16:57:00Z" w16du:dateUtc="2025-09-23T21:57:00Z"/>
                <w:rFonts w:ascii="Courier New" w:hAnsi="Courier New" w:cs="Courier New"/>
                <w:sz w:val="13"/>
                <w:szCs w:val="13"/>
                <w:rPrChange w:id="1348" w:author="Kurt Elliason" w:date="2025-09-23T16:57:00Z" w16du:dateUtc="2025-09-23T21:57:00Z">
                  <w:rPr>
                    <w:ins w:id="1349" w:author="Kurt Elliason" w:date="2025-09-23T16:57:00Z" w16du:dateUtc="2025-09-23T21:57:00Z"/>
                  </w:rPr>
                </w:rPrChange>
              </w:rPr>
            </w:pPr>
            <w:ins w:id="1350" w:author="Kurt Elliason" w:date="2025-09-23T16:57:00Z" w16du:dateUtc="2025-09-23T21:57:00Z">
              <w:r w:rsidRPr="00B95569">
                <w:rPr>
                  <w:rFonts w:ascii="Courier New" w:hAnsi="Courier New" w:cs="Courier New"/>
                  <w:sz w:val="13"/>
                  <w:szCs w:val="13"/>
                  <w:rPrChange w:id="1351" w:author="Kurt Elliason" w:date="2025-09-23T16:57:00Z" w16du:dateUtc="2025-09-23T21:57:00Z">
                    <w:rPr/>
                  </w:rPrChange>
                </w:rPr>
                <w:t>RXG|1|||</w:t>
              </w:r>
            </w:ins>
            <w:ins w:id="1352" w:author="Kurt Elliason" w:date="2025-09-24T13:47:00Z" w16du:dateUtc="2025-09-24T18:47:00Z">
              <w:r w:rsidR="00422BFB" w:rsidRPr="00422BFB">
                <w:rPr>
                  <w:rFonts w:ascii="Courier New" w:hAnsi="Courier New" w:cs="Courier New"/>
                  <w:sz w:val="13"/>
                  <w:szCs w:val="13"/>
                </w:rPr>
                <w:t>76125-900-20</w:t>
              </w:r>
            </w:ins>
            <w:ins w:id="1353" w:author="Kurt Elliason" w:date="2025-09-23T16:57:00Z" w16du:dateUtc="2025-09-23T21:57:00Z">
              <w:r w:rsidRPr="00B95569">
                <w:rPr>
                  <w:rFonts w:ascii="Courier New" w:hAnsi="Courier New" w:cs="Courier New"/>
                  <w:sz w:val="13"/>
                  <w:szCs w:val="13"/>
                  <w:rPrChange w:id="1354" w:author="Kurt Elliason" w:date="2025-09-23T16:57:00Z" w16du:dateUtc="2025-09-23T21:57:00Z">
                    <w:rPr/>
                  </w:rPrChange>
                </w:rPr>
                <w:t>^Immune Globulin^</w:t>
              </w:r>
            </w:ins>
            <w:ins w:id="1355" w:author="Kurt Elliason" w:date="2025-09-24T13:47:00Z" w16du:dateUtc="2025-09-24T18:47:00Z">
              <w:r w:rsidR="00422BFB">
                <w:rPr>
                  <w:rFonts w:ascii="Courier New" w:hAnsi="Courier New" w:cs="Courier New"/>
                  <w:sz w:val="13"/>
                  <w:szCs w:val="13"/>
                </w:rPr>
                <w:t>NDC</w:t>
              </w:r>
            </w:ins>
            <w:ins w:id="1356" w:author="Kurt Elliason" w:date="2025-09-23T16:57:00Z" w16du:dateUtc="2025-09-23T21:57:00Z">
              <w:r w:rsidRPr="00B95569">
                <w:rPr>
                  <w:rFonts w:ascii="Courier New" w:hAnsi="Courier New" w:cs="Courier New"/>
                  <w:sz w:val="13"/>
                  <w:szCs w:val="13"/>
                  <w:rPrChange w:id="1357" w:author="Kurt Elliason" w:date="2025-09-23T16:57:00Z" w16du:dateUtc="2025-09-23T21:57:00Z">
                    <w:rPr/>
                  </w:rPrChange>
                </w:rPr>
                <w:t>|150||263762^MDC_DIM_MILLI_L^MDC^mL^mL^UCUM||||||||75|265266^MDC_DIM_MILLI_L_PER_HR^MDC^mL/hr^mL/hr^UCUM|35|263890^MDC_DIM_MILLI_G^MDC^mg^mg^UCUM|||||350|263762^MDC_DIM_MILLI_L^MDC^mL^mL^UCUM||||||||350|263762^MDC_DIM_MILLI_L^MDC^mL^mL^UCUM</w:t>
              </w:r>
            </w:ins>
          </w:p>
          <w:p w14:paraId="1D3A2AE1" w14:textId="77777777" w:rsidR="00B95569" w:rsidRPr="00B95569" w:rsidRDefault="00B95569" w:rsidP="00B95569">
            <w:pPr>
              <w:pStyle w:val="BodyText"/>
              <w:rPr>
                <w:ins w:id="1358" w:author="Kurt Elliason" w:date="2025-09-23T16:57:00Z" w16du:dateUtc="2025-09-23T21:57:00Z"/>
                <w:rFonts w:ascii="Courier New" w:hAnsi="Courier New" w:cs="Courier New"/>
                <w:sz w:val="13"/>
                <w:szCs w:val="13"/>
                <w:rPrChange w:id="1359" w:author="Kurt Elliason" w:date="2025-09-23T16:57:00Z" w16du:dateUtc="2025-09-23T21:57:00Z">
                  <w:rPr>
                    <w:ins w:id="1360" w:author="Kurt Elliason" w:date="2025-09-23T16:57:00Z" w16du:dateUtc="2025-09-23T21:57:00Z"/>
                  </w:rPr>
                </w:rPrChange>
              </w:rPr>
            </w:pPr>
            <w:ins w:id="1361" w:author="Kurt Elliason" w:date="2025-09-23T16:57:00Z" w16du:dateUtc="2025-09-23T21:57:00Z">
              <w:r w:rsidRPr="00B95569">
                <w:rPr>
                  <w:rFonts w:ascii="Courier New" w:hAnsi="Courier New" w:cs="Courier New"/>
                  <w:sz w:val="13"/>
                  <w:szCs w:val="13"/>
                  <w:rPrChange w:id="1362" w:author="Kurt Elliason" w:date="2025-09-23T16:57:00Z" w16du:dateUtc="2025-09-23T21:57:00Z">
                    <w:rPr/>
                  </w:rPrChange>
                </w:rPr>
                <w:t>RXR|^IV^HL70162||^IVP^HL70164|^IV^HL70165</w:t>
              </w:r>
            </w:ins>
          </w:p>
          <w:p w14:paraId="5B8BBDC6" w14:textId="77777777" w:rsidR="00B95569" w:rsidRPr="00B95569" w:rsidRDefault="00B95569" w:rsidP="00B95569">
            <w:pPr>
              <w:pStyle w:val="BodyText"/>
              <w:rPr>
                <w:ins w:id="1363" w:author="Kurt Elliason" w:date="2025-09-23T16:57:00Z" w16du:dateUtc="2025-09-23T21:57:00Z"/>
                <w:rFonts w:ascii="Courier New" w:hAnsi="Courier New" w:cs="Courier New"/>
                <w:sz w:val="13"/>
                <w:szCs w:val="13"/>
                <w:rPrChange w:id="1364" w:author="Kurt Elliason" w:date="2025-09-23T16:57:00Z" w16du:dateUtc="2025-09-23T21:57:00Z">
                  <w:rPr>
                    <w:ins w:id="1365" w:author="Kurt Elliason" w:date="2025-09-23T16:57:00Z" w16du:dateUtc="2025-09-23T21:57:00Z"/>
                  </w:rPr>
                </w:rPrChange>
              </w:rPr>
            </w:pPr>
            <w:ins w:id="1366" w:author="Kurt Elliason" w:date="2025-09-23T16:57:00Z" w16du:dateUtc="2025-09-23T21:57:00Z">
              <w:r w:rsidRPr="00B95569">
                <w:rPr>
                  <w:rFonts w:ascii="Courier New" w:hAnsi="Courier New" w:cs="Courier New"/>
                  <w:sz w:val="13"/>
                  <w:szCs w:val="13"/>
                  <w:rPrChange w:id="1367" w:author="Kurt Elliason" w:date="2025-09-23T16:57:00Z" w16du:dateUtc="2025-09-23T21:57:00Z">
                    <w:rPr/>
                  </w:rPrChange>
                </w:rPr>
                <w:t>OBX|1||69986^MDC_DEV_PUMP_INFUS_VMD^MDC|0.1.0.0|||||||X|||||||A0001^^6543210000000001^EUI-64</w:t>
              </w:r>
            </w:ins>
          </w:p>
          <w:p w14:paraId="1AFC2C13" w14:textId="77777777" w:rsidR="00B95569" w:rsidRPr="00B95569" w:rsidRDefault="00B95569" w:rsidP="00B95569">
            <w:pPr>
              <w:pStyle w:val="BodyText"/>
              <w:rPr>
                <w:ins w:id="1368" w:author="Kurt Elliason" w:date="2025-09-23T16:57:00Z" w16du:dateUtc="2025-09-23T21:57:00Z"/>
                <w:rFonts w:ascii="Courier New" w:hAnsi="Courier New" w:cs="Courier New"/>
                <w:sz w:val="13"/>
                <w:szCs w:val="13"/>
                <w:rPrChange w:id="1369" w:author="Kurt Elliason" w:date="2025-09-23T16:57:00Z" w16du:dateUtc="2025-09-23T21:57:00Z">
                  <w:rPr>
                    <w:ins w:id="1370" w:author="Kurt Elliason" w:date="2025-09-23T16:57:00Z" w16du:dateUtc="2025-09-23T21:57:00Z"/>
                  </w:rPr>
                </w:rPrChange>
              </w:rPr>
            </w:pPr>
            <w:ins w:id="1371" w:author="Kurt Elliason" w:date="2025-09-23T16:57:00Z" w16du:dateUtc="2025-09-23T21:57:00Z">
              <w:r w:rsidRPr="00B95569">
                <w:rPr>
                  <w:rFonts w:ascii="Courier New" w:hAnsi="Courier New" w:cs="Courier New"/>
                  <w:sz w:val="13"/>
                  <w:szCs w:val="13"/>
                  <w:rPrChange w:id="1372" w:author="Kurt Elliason" w:date="2025-09-23T16:57:00Z" w16du:dateUtc="2025-09-23T21:57:00Z">
                    <w:rPr/>
                  </w:rPrChange>
                </w:rPr>
                <w:t>OBX|2|NM|68063^MDC_ATTR_PT_WEIGHT^MDC|0.1.1.1|70.5|263875^MDC_DIM_KILO_G^MDC|||||F</w:t>
              </w:r>
            </w:ins>
          </w:p>
          <w:p w14:paraId="573391E5" w14:textId="77777777" w:rsidR="00B95569" w:rsidRPr="00B95569" w:rsidRDefault="00B95569" w:rsidP="00B95569">
            <w:pPr>
              <w:pStyle w:val="BodyText"/>
              <w:rPr>
                <w:ins w:id="1373" w:author="Kurt Elliason" w:date="2025-09-23T16:57:00Z" w16du:dateUtc="2025-09-23T21:57:00Z"/>
                <w:rFonts w:ascii="Courier New" w:hAnsi="Courier New" w:cs="Courier New"/>
                <w:sz w:val="13"/>
                <w:szCs w:val="13"/>
                <w:rPrChange w:id="1374" w:author="Kurt Elliason" w:date="2025-09-23T16:57:00Z" w16du:dateUtc="2025-09-23T21:57:00Z">
                  <w:rPr>
                    <w:ins w:id="1375" w:author="Kurt Elliason" w:date="2025-09-23T16:57:00Z" w16du:dateUtc="2025-09-23T21:57:00Z"/>
                  </w:rPr>
                </w:rPrChange>
              </w:rPr>
            </w:pPr>
            <w:ins w:id="1376" w:author="Kurt Elliason" w:date="2025-09-23T16:57:00Z" w16du:dateUtc="2025-09-23T21:57:00Z">
              <w:r w:rsidRPr="00B95569">
                <w:rPr>
                  <w:rFonts w:ascii="Courier New" w:hAnsi="Courier New" w:cs="Courier New"/>
                  <w:sz w:val="13"/>
                  <w:szCs w:val="13"/>
                  <w:rPrChange w:id="1377" w:author="Kurt Elliason" w:date="2025-09-23T16:57:00Z" w16du:dateUtc="2025-09-23T21:57:00Z">
                    <w:rPr/>
                  </w:rPrChange>
                </w:rPr>
                <w:t>OBX|3|NM|158033^MDC_INFUS_TOTAL_NUM_STEPS^MDC|0.1.1.2|3||||||F</w:t>
              </w:r>
            </w:ins>
          </w:p>
          <w:p w14:paraId="7070D27C" w14:textId="77777777" w:rsidR="00B95569" w:rsidRPr="00B95569" w:rsidRDefault="00B95569" w:rsidP="00B95569">
            <w:pPr>
              <w:pStyle w:val="BodyText"/>
              <w:rPr>
                <w:ins w:id="1378" w:author="Kurt Elliason" w:date="2025-09-23T16:57:00Z" w16du:dateUtc="2025-09-23T21:57:00Z"/>
                <w:rFonts w:ascii="Courier New" w:hAnsi="Courier New" w:cs="Courier New"/>
                <w:sz w:val="13"/>
                <w:szCs w:val="13"/>
                <w:rPrChange w:id="1379" w:author="Kurt Elliason" w:date="2025-09-23T16:57:00Z" w16du:dateUtc="2025-09-23T21:57:00Z">
                  <w:rPr>
                    <w:ins w:id="1380" w:author="Kurt Elliason" w:date="2025-09-23T16:57:00Z" w16du:dateUtc="2025-09-23T21:57:00Z"/>
                  </w:rPr>
                </w:rPrChange>
              </w:rPr>
            </w:pPr>
            <w:ins w:id="1381" w:author="Kurt Elliason" w:date="2025-09-23T16:57:00Z" w16du:dateUtc="2025-09-23T21:57:00Z">
              <w:r w:rsidRPr="00B95569">
                <w:rPr>
                  <w:rFonts w:ascii="Courier New" w:hAnsi="Courier New" w:cs="Courier New"/>
                  <w:sz w:val="13"/>
                  <w:szCs w:val="13"/>
                  <w:rPrChange w:id="1382" w:author="Kurt Elliason" w:date="2025-09-23T16:57:00Z" w16du:dateUtc="2025-09-23T21:57:00Z">
                    <w:rPr/>
                  </w:rPrChange>
                </w:rPr>
                <w:t>OBX|4|ST|158037^MDC_INFUS_ORDER_STEP_TYPE^MDC|0.1.1.3|continuous||||</w:t>
              </w:r>
            </w:ins>
          </w:p>
          <w:p w14:paraId="3347C626" w14:textId="77777777" w:rsidR="00B95569" w:rsidRPr="00B95569" w:rsidRDefault="00B95569" w:rsidP="00B95569">
            <w:pPr>
              <w:pStyle w:val="BodyText"/>
              <w:rPr>
                <w:ins w:id="1383" w:author="Kurt Elliason" w:date="2025-09-23T16:57:00Z" w16du:dateUtc="2025-09-23T21:57:00Z"/>
                <w:rFonts w:ascii="Courier New" w:hAnsi="Courier New" w:cs="Courier New"/>
                <w:sz w:val="13"/>
                <w:szCs w:val="13"/>
                <w:rPrChange w:id="1384" w:author="Kurt Elliason" w:date="2025-09-23T16:57:00Z" w16du:dateUtc="2025-09-23T21:57:00Z">
                  <w:rPr>
                    <w:ins w:id="1385" w:author="Kurt Elliason" w:date="2025-09-23T16:57:00Z" w16du:dateUtc="2025-09-23T21:57:00Z"/>
                  </w:rPr>
                </w:rPrChange>
              </w:rPr>
            </w:pPr>
            <w:ins w:id="1386" w:author="Kurt Elliason" w:date="2025-09-23T16:57:00Z" w16du:dateUtc="2025-09-23T21:57:00Z">
              <w:r w:rsidRPr="00B95569">
                <w:rPr>
                  <w:rFonts w:ascii="Courier New" w:hAnsi="Courier New" w:cs="Courier New"/>
                  <w:sz w:val="13"/>
                  <w:szCs w:val="13"/>
                  <w:rPrChange w:id="1387" w:author="Kurt Elliason" w:date="2025-09-23T16:57:00Z" w16du:dateUtc="2025-09-23T21:57:00Z">
                    <w:rPr/>
                  </w:rPrChange>
                </w:rPr>
                <w:t>OBX|5|ST|0^MDCX_INFUS_ORDER_STEP_START_CONDITION^MDC|0.1.1.4|immediate||||</w:t>
              </w:r>
            </w:ins>
          </w:p>
          <w:p w14:paraId="6389773F" w14:textId="31B39CE9" w:rsidR="00B95569" w:rsidRPr="00B95569" w:rsidRDefault="00B95569" w:rsidP="00B95569">
            <w:pPr>
              <w:pStyle w:val="BodyText"/>
              <w:rPr>
                <w:ins w:id="1388" w:author="Kurt Elliason" w:date="2025-09-23T16:57:00Z" w16du:dateUtc="2025-09-23T21:57:00Z"/>
                <w:rFonts w:ascii="Courier New" w:hAnsi="Courier New" w:cs="Courier New"/>
                <w:sz w:val="13"/>
                <w:szCs w:val="13"/>
                <w:rPrChange w:id="1389" w:author="Kurt Elliason" w:date="2025-09-23T16:57:00Z" w16du:dateUtc="2025-09-23T21:57:00Z">
                  <w:rPr>
                    <w:ins w:id="1390" w:author="Kurt Elliason" w:date="2025-09-23T16:57:00Z" w16du:dateUtc="2025-09-23T21:57:00Z"/>
                  </w:rPr>
                </w:rPrChange>
              </w:rPr>
            </w:pPr>
            <w:ins w:id="1391" w:author="Kurt Elliason" w:date="2025-09-23T16:57:00Z" w16du:dateUtc="2025-09-23T21:57:00Z">
              <w:r w:rsidRPr="00B95569">
                <w:rPr>
                  <w:rFonts w:ascii="Courier New" w:hAnsi="Courier New" w:cs="Courier New"/>
                  <w:sz w:val="13"/>
                  <w:szCs w:val="13"/>
                  <w:rPrChange w:id="1392" w:author="Kurt Elliason" w:date="2025-09-23T16:57:00Z" w16du:dateUtc="2025-09-23T21:57:00Z">
                    <w:rPr/>
                  </w:rPrChange>
                </w:rPr>
                <w:t>RXG|2|||</w:t>
              </w:r>
            </w:ins>
            <w:ins w:id="1393" w:author="Kurt Elliason" w:date="2025-09-24T13:48:00Z" w16du:dateUtc="2025-09-24T18:48:00Z">
              <w:r w:rsidR="004766DD" w:rsidRPr="00422BFB">
                <w:rPr>
                  <w:rFonts w:ascii="Courier New" w:hAnsi="Courier New" w:cs="Courier New"/>
                  <w:sz w:val="13"/>
                  <w:szCs w:val="13"/>
                </w:rPr>
                <w:t>76125-900-20</w:t>
              </w:r>
              <w:r w:rsidR="004766DD" w:rsidRPr="002E29D4">
                <w:rPr>
                  <w:rFonts w:ascii="Courier New" w:hAnsi="Courier New" w:cs="Courier New"/>
                  <w:sz w:val="13"/>
                  <w:szCs w:val="13"/>
                </w:rPr>
                <w:t>^Immune Globulin^</w:t>
              </w:r>
              <w:r w:rsidR="004766DD">
                <w:rPr>
                  <w:rFonts w:ascii="Courier New" w:hAnsi="Courier New" w:cs="Courier New"/>
                  <w:sz w:val="13"/>
                  <w:szCs w:val="13"/>
                </w:rPr>
                <w:t>NDC</w:t>
              </w:r>
            </w:ins>
            <w:ins w:id="1394" w:author="Kurt Elliason" w:date="2025-09-23T16:57:00Z" w16du:dateUtc="2025-09-23T21:57:00Z">
              <w:r w:rsidRPr="00B95569">
                <w:rPr>
                  <w:rFonts w:ascii="Courier New" w:hAnsi="Courier New" w:cs="Courier New"/>
                  <w:sz w:val="13"/>
                  <w:szCs w:val="13"/>
                  <w:rPrChange w:id="1395" w:author="Kurt Elliason" w:date="2025-09-23T16:57:00Z" w16du:dateUtc="2025-09-23T21:57:00Z">
                    <w:rPr/>
                  </w:rPrChange>
                </w:rPr>
                <w:t>|0||263762^MDC_DIM_MILLI_L^MDC^mL^mL^UCUM||||||||0|265266^MDC_DIM_MILLI_L_PER_HR^MDC^mL/hr^mL/hr^UCUM|35|263890^MDC_DIM_MILLI_G^MDC^mg^mg^UCUM|||||350|263762^MDC_DIM_MILLI_L^MDC^mL^mL^UCUM||||||||350|263762^MDC_DIM_MILLI_L^MDC^mL^mL^UCUM</w:t>
              </w:r>
            </w:ins>
          </w:p>
          <w:p w14:paraId="2BB084C1" w14:textId="77777777" w:rsidR="00B95569" w:rsidRPr="00B95569" w:rsidRDefault="00B95569" w:rsidP="00B95569">
            <w:pPr>
              <w:pStyle w:val="BodyText"/>
              <w:rPr>
                <w:ins w:id="1396" w:author="Kurt Elliason" w:date="2025-09-23T16:57:00Z" w16du:dateUtc="2025-09-23T21:57:00Z"/>
                <w:rFonts w:ascii="Courier New" w:hAnsi="Courier New" w:cs="Courier New"/>
                <w:sz w:val="13"/>
                <w:szCs w:val="13"/>
                <w:rPrChange w:id="1397" w:author="Kurt Elliason" w:date="2025-09-23T16:57:00Z" w16du:dateUtc="2025-09-23T21:57:00Z">
                  <w:rPr>
                    <w:ins w:id="1398" w:author="Kurt Elliason" w:date="2025-09-23T16:57:00Z" w16du:dateUtc="2025-09-23T21:57:00Z"/>
                  </w:rPr>
                </w:rPrChange>
              </w:rPr>
            </w:pPr>
            <w:ins w:id="1399" w:author="Kurt Elliason" w:date="2025-09-23T16:57:00Z" w16du:dateUtc="2025-09-23T21:57:00Z">
              <w:r w:rsidRPr="00B95569">
                <w:rPr>
                  <w:rFonts w:ascii="Courier New" w:hAnsi="Courier New" w:cs="Courier New"/>
                  <w:sz w:val="13"/>
                  <w:szCs w:val="13"/>
                  <w:rPrChange w:id="1400" w:author="Kurt Elliason" w:date="2025-09-23T16:57:00Z" w16du:dateUtc="2025-09-23T21:57:00Z">
                    <w:rPr/>
                  </w:rPrChange>
                </w:rPr>
                <w:t>TQ1|1||||||||||||30^264352&amp;MDC_DIM_MIN&amp;MDC</w:t>
              </w:r>
            </w:ins>
          </w:p>
          <w:p w14:paraId="2DE1A3ED" w14:textId="77777777" w:rsidR="00B95569" w:rsidRPr="00B95569" w:rsidRDefault="00B95569" w:rsidP="00B95569">
            <w:pPr>
              <w:pStyle w:val="BodyText"/>
              <w:rPr>
                <w:ins w:id="1401" w:author="Kurt Elliason" w:date="2025-09-23T16:57:00Z" w16du:dateUtc="2025-09-23T21:57:00Z"/>
                <w:rFonts w:ascii="Courier New" w:hAnsi="Courier New" w:cs="Courier New"/>
                <w:sz w:val="13"/>
                <w:szCs w:val="13"/>
                <w:rPrChange w:id="1402" w:author="Kurt Elliason" w:date="2025-09-23T16:57:00Z" w16du:dateUtc="2025-09-23T21:57:00Z">
                  <w:rPr>
                    <w:ins w:id="1403" w:author="Kurt Elliason" w:date="2025-09-23T16:57:00Z" w16du:dateUtc="2025-09-23T21:57:00Z"/>
                  </w:rPr>
                </w:rPrChange>
              </w:rPr>
            </w:pPr>
            <w:ins w:id="1404" w:author="Kurt Elliason" w:date="2025-09-23T16:57:00Z" w16du:dateUtc="2025-09-23T21:57:00Z">
              <w:r w:rsidRPr="00B95569">
                <w:rPr>
                  <w:rFonts w:ascii="Courier New" w:hAnsi="Courier New" w:cs="Courier New"/>
                  <w:sz w:val="13"/>
                  <w:szCs w:val="13"/>
                  <w:rPrChange w:id="1405" w:author="Kurt Elliason" w:date="2025-09-23T16:57:00Z" w16du:dateUtc="2025-09-23T21:57:00Z">
                    <w:rPr/>
                  </w:rPrChange>
                </w:rPr>
                <w:t>RXR|^IV^HL70162||^IVP^HL70164|^IV^HL70165</w:t>
              </w:r>
            </w:ins>
          </w:p>
          <w:p w14:paraId="445A7D56" w14:textId="18122EE4" w:rsidR="00B95569" w:rsidRPr="00B95569" w:rsidRDefault="00B95569" w:rsidP="00B95569">
            <w:pPr>
              <w:pStyle w:val="BodyText"/>
              <w:rPr>
                <w:ins w:id="1406" w:author="Kurt Elliason" w:date="2025-09-23T16:57:00Z" w16du:dateUtc="2025-09-23T21:57:00Z"/>
                <w:rFonts w:ascii="Courier New" w:hAnsi="Courier New" w:cs="Courier New"/>
                <w:sz w:val="13"/>
                <w:szCs w:val="13"/>
                <w:rPrChange w:id="1407" w:author="Kurt Elliason" w:date="2025-09-23T16:57:00Z" w16du:dateUtc="2025-09-23T21:57:00Z">
                  <w:rPr>
                    <w:ins w:id="1408" w:author="Kurt Elliason" w:date="2025-09-23T16:57:00Z" w16du:dateUtc="2025-09-23T21:57:00Z"/>
                  </w:rPr>
                </w:rPrChange>
              </w:rPr>
            </w:pPr>
            <w:ins w:id="1409" w:author="Kurt Elliason" w:date="2025-09-23T16:57:00Z" w16du:dateUtc="2025-09-23T21:57:00Z">
              <w:r w:rsidRPr="00B95569">
                <w:rPr>
                  <w:rFonts w:ascii="Courier New" w:hAnsi="Courier New" w:cs="Courier New"/>
                  <w:sz w:val="13"/>
                  <w:szCs w:val="13"/>
                  <w:rPrChange w:id="1410" w:author="Kurt Elliason" w:date="2025-09-23T16:57:00Z" w16du:dateUtc="2025-09-23T21:57:00Z">
                    <w:rPr/>
                  </w:rPrChange>
                </w:rPr>
                <w:t>OBX|6|ST|158037^MDC_INFUS_ORDER_STEP_TYPE^MDC|0.1.2.1|delay||||</w:t>
              </w:r>
            </w:ins>
          </w:p>
          <w:p w14:paraId="5E871598" w14:textId="77777777" w:rsidR="00B95569" w:rsidRPr="00B95569" w:rsidRDefault="00B95569" w:rsidP="00B95569">
            <w:pPr>
              <w:pStyle w:val="BodyText"/>
              <w:rPr>
                <w:ins w:id="1411" w:author="Kurt Elliason" w:date="2025-09-23T16:57:00Z" w16du:dateUtc="2025-09-23T21:57:00Z"/>
                <w:rFonts w:ascii="Courier New" w:hAnsi="Courier New" w:cs="Courier New"/>
                <w:sz w:val="13"/>
                <w:szCs w:val="13"/>
                <w:rPrChange w:id="1412" w:author="Kurt Elliason" w:date="2025-09-23T16:57:00Z" w16du:dateUtc="2025-09-23T21:57:00Z">
                  <w:rPr>
                    <w:ins w:id="1413" w:author="Kurt Elliason" w:date="2025-09-23T16:57:00Z" w16du:dateUtc="2025-09-23T21:57:00Z"/>
                  </w:rPr>
                </w:rPrChange>
              </w:rPr>
            </w:pPr>
            <w:ins w:id="1414" w:author="Kurt Elliason" w:date="2025-09-23T16:57:00Z" w16du:dateUtc="2025-09-23T21:57:00Z">
              <w:r w:rsidRPr="00B95569">
                <w:rPr>
                  <w:rFonts w:ascii="Courier New" w:hAnsi="Courier New" w:cs="Courier New"/>
                  <w:sz w:val="13"/>
                  <w:szCs w:val="13"/>
                  <w:rPrChange w:id="1415" w:author="Kurt Elliason" w:date="2025-09-23T16:57:00Z" w16du:dateUtc="2025-09-23T21:57:00Z">
                    <w:rPr/>
                  </w:rPrChange>
                </w:rPr>
                <w:lastRenderedPageBreak/>
                <w:t>OBX|7|ST|0^MDCX_INFUS_ORDER_STEP_START_CONDITION^MDC|0.1.2.2|immediate||||</w:t>
              </w:r>
            </w:ins>
          </w:p>
          <w:p w14:paraId="7F5461C0" w14:textId="03407EF5" w:rsidR="00B95569" w:rsidRPr="00B95569" w:rsidRDefault="00B95569" w:rsidP="00B95569">
            <w:pPr>
              <w:pStyle w:val="BodyText"/>
              <w:rPr>
                <w:ins w:id="1416" w:author="Kurt Elliason" w:date="2025-09-23T16:57:00Z" w16du:dateUtc="2025-09-23T21:57:00Z"/>
                <w:rFonts w:ascii="Courier New" w:hAnsi="Courier New" w:cs="Courier New"/>
                <w:sz w:val="13"/>
                <w:szCs w:val="13"/>
                <w:rPrChange w:id="1417" w:author="Kurt Elliason" w:date="2025-09-23T16:57:00Z" w16du:dateUtc="2025-09-23T21:57:00Z">
                  <w:rPr>
                    <w:ins w:id="1418" w:author="Kurt Elliason" w:date="2025-09-23T16:57:00Z" w16du:dateUtc="2025-09-23T21:57:00Z"/>
                  </w:rPr>
                </w:rPrChange>
              </w:rPr>
            </w:pPr>
            <w:ins w:id="1419" w:author="Kurt Elliason" w:date="2025-09-23T16:57:00Z" w16du:dateUtc="2025-09-23T21:57:00Z">
              <w:r w:rsidRPr="00B95569">
                <w:rPr>
                  <w:rFonts w:ascii="Courier New" w:hAnsi="Courier New" w:cs="Courier New"/>
                  <w:sz w:val="13"/>
                  <w:szCs w:val="13"/>
                  <w:rPrChange w:id="1420" w:author="Kurt Elliason" w:date="2025-09-23T16:57:00Z" w16du:dateUtc="2025-09-23T21:57:00Z">
                    <w:rPr/>
                  </w:rPrChange>
                </w:rPr>
                <w:t>RXG|3|||</w:t>
              </w:r>
            </w:ins>
            <w:ins w:id="1421" w:author="Kurt Elliason" w:date="2025-09-24T13:49:00Z" w16du:dateUtc="2025-09-24T18:49:00Z">
              <w:r w:rsidR="004766DD" w:rsidRPr="00422BFB">
                <w:rPr>
                  <w:rFonts w:ascii="Courier New" w:hAnsi="Courier New" w:cs="Courier New"/>
                  <w:sz w:val="13"/>
                  <w:szCs w:val="13"/>
                </w:rPr>
                <w:t>76125-900-20</w:t>
              </w:r>
              <w:r w:rsidR="004766DD" w:rsidRPr="002E29D4">
                <w:rPr>
                  <w:rFonts w:ascii="Courier New" w:hAnsi="Courier New" w:cs="Courier New"/>
                  <w:sz w:val="13"/>
                  <w:szCs w:val="13"/>
                </w:rPr>
                <w:t>^Immune Globulin^</w:t>
              </w:r>
              <w:r w:rsidR="004766DD">
                <w:rPr>
                  <w:rFonts w:ascii="Courier New" w:hAnsi="Courier New" w:cs="Courier New"/>
                  <w:sz w:val="13"/>
                  <w:szCs w:val="13"/>
                </w:rPr>
                <w:t>NDC</w:t>
              </w:r>
            </w:ins>
            <w:ins w:id="1422" w:author="Kurt Elliason" w:date="2025-09-23T16:57:00Z" w16du:dateUtc="2025-09-23T21:57:00Z">
              <w:r w:rsidRPr="00B95569">
                <w:rPr>
                  <w:rFonts w:ascii="Courier New" w:hAnsi="Courier New" w:cs="Courier New"/>
                  <w:sz w:val="13"/>
                  <w:szCs w:val="13"/>
                  <w:rPrChange w:id="1423" w:author="Kurt Elliason" w:date="2025-09-23T16:57:00Z" w16du:dateUtc="2025-09-23T21:57:00Z">
                    <w:rPr/>
                  </w:rPrChange>
                </w:rPr>
                <w:t>|200||263762^MDC_DIM_MILLI_L^MDC^mL^mL^UCUM||||||||100|265266^MDC_DIM_MILLI_L_PER_HR^MDC^mL/hr^mL/hr^UCUM|35|263890^MDC_DIM_MILLI_G^MDC^mg^mg^UCUM|||||350|263762^MDC_DIM_MILLI_L^MDC^mL^mL^UCUM||||||||350|263762^MDC_DIM_MILLI_L^MDC^mL^mL^UCUM</w:t>
              </w:r>
            </w:ins>
          </w:p>
          <w:p w14:paraId="6336F46A" w14:textId="77777777" w:rsidR="00B95569" w:rsidRPr="00B95569" w:rsidRDefault="00B95569" w:rsidP="00B95569">
            <w:pPr>
              <w:pStyle w:val="BodyText"/>
              <w:rPr>
                <w:ins w:id="1424" w:author="Kurt Elliason" w:date="2025-09-23T16:57:00Z" w16du:dateUtc="2025-09-23T21:57:00Z"/>
                <w:rFonts w:ascii="Courier New" w:hAnsi="Courier New" w:cs="Courier New"/>
                <w:sz w:val="13"/>
                <w:szCs w:val="13"/>
                <w:rPrChange w:id="1425" w:author="Kurt Elliason" w:date="2025-09-23T16:57:00Z" w16du:dateUtc="2025-09-23T21:57:00Z">
                  <w:rPr>
                    <w:ins w:id="1426" w:author="Kurt Elliason" w:date="2025-09-23T16:57:00Z" w16du:dateUtc="2025-09-23T21:57:00Z"/>
                  </w:rPr>
                </w:rPrChange>
              </w:rPr>
            </w:pPr>
            <w:ins w:id="1427" w:author="Kurt Elliason" w:date="2025-09-23T16:57:00Z" w16du:dateUtc="2025-09-23T21:57:00Z">
              <w:r w:rsidRPr="00B95569">
                <w:rPr>
                  <w:rFonts w:ascii="Courier New" w:hAnsi="Courier New" w:cs="Courier New"/>
                  <w:sz w:val="13"/>
                  <w:szCs w:val="13"/>
                  <w:rPrChange w:id="1428" w:author="Kurt Elliason" w:date="2025-09-23T16:57:00Z" w16du:dateUtc="2025-09-23T21:57:00Z">
                    <w:rPr/>
                  </w:rPrChange>
                </w:rPr>
                <w:t>RXR|^IV^HL70162||^IVP^HL70164|^IV^HL70165</w:t>
              </w:r>
            </w:ins>
          </w:p>
          <w:p w14:paraId="4E4B757A" w14:textId="77777777" w:rsidR="00B95569" w:rsidRPr="00B95569" w:rsidRDefault="00B95569" w:rsidP="00B95569">
            <w:pPr>
              <w:pStyle w:val="BodyText"/>
              <w:rPr>
                <w:ins w:id="1429" w:author="Kurt Elliason" w:date="2025-09-23T16:57:00Z" w16du:dateUtc="2025-09-23T21:57:00Z"/>
                <w:rFonts w:ascii="Courier New" w:hAnsi="Courier New" w:cs="Courier New"/>
                <w:sz w:val="13"/>
                <w:szCs w:val="13"/>
                <w:rPrChange w:id="1430" w:author="Kurt Elliason" w:date="2025-09-23T16:57:00Z" w16du:dateUtc="2025-09-23T21:57:00Z">
                  <w:rPr>
                    <w:ins w:id="1431" w:author="Kurt Elliason" w:date="2025-09-23T16:57:00Z" w16du:dateUtc="2025-09-23T21:57:00Z"/>
                  </w:rPr>
                </w:rPrChange>
              </w:rPr>
            </w:pPr>
            <w:ins w:id="1432" w:author="Kurt Elliason" w:date="2025-09-23T16:57:00Z" w16du:dateUtc="2025-09-23T21:57:00Z">
              <w:r w:rsidRPr="00B95569">
                <w:rPr>
                  <w:rFonts w:ascii="Courier New" w:hAnsi="Courier New" w:cs="Courier New"/>
                  <w:sz w:val="13"/>
                  <w:szCs w:val="13"/>
                  <w:rPrChange w:id="1433" w:author="Kurt Elliason" w:date="2025-09-23T16:57:00Z" w16du:dateUtc="2025-09-23T21:57:00Z">
                    <w:rPr/>
                  </w:rPrChange>
                </w:rPr>
                <w:t>OBX|8|ST|158037^MDC_INFUS_ORDER_STEP_TYPE^MDC|0.1.3.1|continuous||||</w:t>
              </w:r>
            </w:ins>
          </w:p>
          <w:p w14:paraId="0338C5E8" w14:textId="3FE6A389" w:rsidR="00B95569" w:rsidRDefault="00B95569" w:rsidP="00B95569">
            <w:pPr>
              <w:pStyle w:val="BodyText"/>
              <w:rPr>
                <w:ins w:id="1434" w:author="Kurt Elliason" w:date="2025-09-23T16:47:00Z" w16du:dateUtc="2025-09-23T21:47:00Z"/>
              </w:rPr>
            </w:pPr>
            <w:ins w:id="1435" w:author="Kurt Elliason" w:date="2025-09-23T16:57:00Z" w16du:dateUtc="2025-09-23T21:57:00Z">
              <w:r w:rsidRPr="00B95569">
                <w:rPr>
                  <w:rFonts w:ascii="Courier New" w:hAnsi="Courier New" w:cs="Courier New"/>
                  <w:sz w:val="13"/>
                  <w:szCs w:val="13"/>
                  <w:rPrChange w:id="1436" w:author="Kurt Elliason" w:date="2025-09-23T16:57:00Z" w16du:dateUtc="2025-09-23T21:57:00Z">
                    <w:rPr/>
                  </w:rPrChange>
                </w:rPr>
                <w:t>OBX|9|ST|0^MDCX_INFUS_ORDER_STEP_START_CONDITION^MDC|0.1.3.2|immediate||||</w:t>
              </w:r>
            </w:ins>
          </w:p>
        </w:tc>
      </w:tr>
    </w:tbl>
    <w:p w14:paraId="4A39BB7A" w14:textId="77777777" w:rsidR="00B95569" w:rsidRPr="001F42D3" w:rsidRDefault="00B95569" w:rsidP="00E22A5A">
      <w:pPr>
        <w:pStyle w:val="BodyText"/>
      </w:pPr>
    </w:p>
    <w:p w14:paraId="60846F0F" w14:textId="4BAD48A2" w:rsidR="00B11855" w:rsidRPr="001F42D3" w:rsidRDefault="00D53FC4" w:rsidP="00B34AEB">
      <w:pPr>
        <w:pStyle w:val="Heading2"/>
        <w:numPr>
          <w:ilvl w:val="0"/>
          <w:numId w:val="0"/>
        </w:numPr>
        <w:rPr>
          <w:noProof w:val="0"/>
        </w:rPr>
      </w:pPr>
      <w:bookmarkStart w:id="1437" w:name="_Toc401769891"/>
      <w:bookmarkStart w:id="1438" w:name="_Toc181625263"/>
      <w:r w:rsidRPr="001F42D3">
        <w:rPr>
          <w:noProof w:val="0"/>
        </w:rPr>
        <w:t xml:space="preserve">E.3 </w:t>
      </w:r>
      <w:r w:rsidR="003D003E" w:rsidRPr="001F42D3">
        <w:rPr>
          <w:noProof w:val="0"/>
        </w:rPr>
        <w:t xml:space="preserve">ACM </w:t>
      </w:r>
      <w:r w:rsidR="00647994" w:rsidRPr="001F42D3">
        <w:rPr>
          <w:noProof w:val="0"/>
        </w:rPr>
        <w:t>[PCD-04]</w:t>
      </w:r>
      <w:r w:rsidR="003D003E" w:rsidRPr="001F42D3">
        <w:rPr>
          <w:noProof w:val="0"/>
        </w:rPr>
        <w:t xml:space="preserve"> Example Messages</w:t>
      </w:r>
      <w:bookmarkEnd w:id="1437"/>
      <w:bookmarkEnd w:id="1438"/>
    </w:p>
    <w:p w14:paraId="53A57009" w14:textId="0E20325E" w:rsidR="00B11855" w:rsidRPr="001F42D3" w:rsidRDefault="00D53FC4" w:rsidP="00B34AEB">
      <w:pPr>
        <w:pStyle w:val="Heading3"/>
        <w:numPr>
          <w:ilvl w:val="0"/>
          <w:numId w:val="0"/>
        </w:numPr>
        <w:rPr>
          <w:noProof w:val="0"/>
        </w:rPr>
      </w:pPr>
      <w:bookmarkStart w:id="1439" w:name="_Toc401769892"/>
      <w:bookmarkStart w:id="1440" w:name="_Toc181625264"/>
      <w:r w:rsidRPr="001F42D3">
        <w:rPr>
          <w:noProof w:val="0"/>
        </w:rPr>
        <w:t xml:space="preserve">E.3.1 </w:t>
      </w:r>
      <w:r w:rsidR="003D003E" w:rsidRPr="001F42D3">
        <w:rPr>
          <w:noProof w:val="0"/>
        </w:rPr>
        <w:t>Alert - Numeric Limit Alarm</w:t>
      </w:r>
      <w:bookmarkEnd w:id="1439"/>
      <w:bookmarkEnd w:id="1440"/>
    </w:p>
    <w:p w14:paraId="0CC7DE18" w14:textId="77777777" w:rsidR="00B11855" w:rsidRPr="001F42D3" w:rsidRDefault="00B11855" w:rsidP="00275046">
      <w:pPr>
        <w:pStyle w:val="BodyText"/>
      </w:pPr>
    </w:p>
    <w:p w14:paraId="6A9FE382" w14:textId="77777777" w:rsidR="00B11855" w:rsidRPr="001F42D3" w:rsidRDefault="003D003E" w:rsidP="005C1693">
      <w:pPr>
        <w:pStyle w:val="BodyText"/>
      </w:pPr>
      <w:r w:rsidRPr="001F42D3">
        <w:rPr>
          <w:b/>
          <w:bCs/>
        </w:rPr>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1F42D3" w14:paraId="629D8D8F" w14:textId="77777777" w:rsidTr="006C0E8E">
        <w:tc>
          <w:tcPr>
            <w:tcW w:w="9576" w:type="dxa"/>
            <w:tcBorders>
              <w:bottom w:val="single" w:sz="8" w:space="0" w:color="auto"/>
            </w:tcBorders>
            <w:shd w:val="clear" w:color="auto" w:fill="FFFFFF"/>
          </w:tcPr>
          <w:p w14:paraId="12E7D330" w14:textId="77777777" w:rsidR="006014EE" w:rsidRPr="001F42D3" w:rsidRDefault="006014EE" w:rsidP="006014EE">
            <w:pPr>
              <w:pStyle w:val="ExampleText"/>
              <w:ind w:hanging="2"/>
            </w:pPr>
          </w:p>
        </w:tc>
      </w:tr>
      <w:tr w:rsidR="006014EE" w:rsidRPr="001F42D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1F42D3" w:rsidRDefault="006014EE" w:rsidP="002E6C5E">
            <w:pPr>
              <w:pStyle w:val="ExampleValue"/>
              <w:ind w:left="180"/>
              <w:rPr>
                <w:rFonts w:eastAsia="MS Gothic"/>
                <w:noProof w:val="0"/>
              </w:rPr>
            </w:pPr>
            <w:r w:rsidRPr="001F42D3">
              <w:rPr>
                <w:rFonts w:eastAsia="MS Gothic"/>
                <w:noProof w:val="0"/>
              </w:rPr>
              <w:t>MSH|^~\&amp;|MINDRAY_EGATEWAY^00A037EB2175780F^EUI-</w:t>
            </w:r>
          </w:p>
        </w:tc>
      </w:tr>
      <w:tr w:rsidR="006014EE" w:rsidRPr="001F42D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1F42D3" w:rsidRDefault="006014EE" w:rsidP="002E6C5E">
            <w:pPr>
              <w:pStyle w:val="ExampleValue"/>
              <w:ind w:left="180"/>
              <w:rPr>
                <w:rFonts w:eastAsia="MS Gothic"/>
                <w:noProof w:val="0"/>
              </w:rPr>
            </w:pPr>
            <w:r w:rsidRPr="001F42D3">
              <w:rPr>
                <w:rFonts w:eastAsia="MS Gothic"/>
                <w:noProof w:val="0"/>
              </w:rPr>
              <w:t>64|MINDRAY|AM_PHILIPS_IEM^</w:t>
            </w:r>
            <w:r w:rsidR="00982236" w:rsidRPr="001F42D3">
              <w:rPr>
                <w:rFonts w:eastAsia="MS Gothic"/>
                <w:noProof w:val="0"/>
              </w:rPr>
              <w:t>00095CFFFE741952</w:t>
            </w:r>
            <w:r w:rsidRPr="001F42D3">
              <w:rPr>
                <w:rFonts w:eastAsia="MS Gothic"/>
                <w:noProof w:val="0"/>
              </w:rPr>
              <w:t>^EUI-64|PHILIPS|20120111150457-</w:t>
            </w:r>
          </w:p>
        </w:tc>
      </w:tr>
      <w:tr w:rsidR="006014EE" w:rsidRPr="001F42D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1F42D3" w:rsidRDefault="006014EE" w:rsidP="002E6C5E">
            <w:pPr>
              <w:pStyle w:val="ExampleValue"/>
              <w:ind w:left="180"/>
              <w:rPr>
                <w:rFonts w:eastAsia="MS Gothic"/>
                <w:noProof w:val="0"/>
              </w:rPr>
            </w:pPr>
            <w:r w:rsidRPr="001F42D3">
              <w:rPr>
                <w:rFonts w:eastAsia="MS Gothic"/>
                <w:noProof w:val="0"/>
              </w:rPr>
              <w:t>0600||ORU^R40^ORU_R40|1|P|2.6|||AL|NE||UNICODE UTF-8|||IHE_PCD_ACM_001^IHE</w:t>
            </w:r>
          </w:p>
        </w:tc>
      </w:tr>
      <w:tr w:rsidR="006014EE" w:rsidRPr="001F42D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1F42D3" w:rsidRDefault="006014EE" w:rsidP="002E6C5E">
            <w:pPr>
              <w:pStyle w:val="ExampleValue"/>
              <w:ind w:left="180"/>
              <w:rPr>
                <w:rFonts w:eastAsia="MS Gothic"/>
                <w:noProof w:val="0"/>
              </w:rPr>
            </w:pPr>
            <w:r w:rsidRPr="001F42D3">
              <w:rPr>
                <w:rFonts w:eastAsia="MS Gothic"/>
                <w:noProof w:val="0"/>
              </w:rPr>
              <w:t>PCD^</w:t>
            </w:r>
            <w:r w:rsidR="00A975EB" w:rsidRPr="001F42D3">
              <w:rPr>
                <w:rFonts w:eastAsia="MS Gothic"/>
                <w:noProof w:val="0"/>
              </w:rPr>
              <w:t>1.3.6.1.4.1.19376.1.6.4.4.1</w:t>
            </w:r>
            <w:r w:rsidRPr="001F42D3">
              <w:rPr>
                <w:rFonts w:eastAsia="MS Gothic"/>
                <w:noProof w:val="0"/>
              </w:rPr>
              <w:t>^ISO</w:t>
            </w:r>
          </w:p>
        </w:tc>
      </w:tr>
      <w:tr w:rsidR="006014EE" w:rsidRPr="001F42D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1F42D3" w:rsidRDefault="006014EE" w:rsidP="002E6C5E">
            <w:pPr>
              <w:pStyle w:val="ExampleValue"/>
              <w:ind w:left="180"/>
              <w:rPr>
                <w:rFonts w:eastAsia="MS Gothic"/>
                <w:noProof w:val="0"/>
              </w:rPr>
            </w:pPr>
            <w:r w:rsidRPr="001F42D3">
              <w:rPr>
                <w:rFonts w:eastAsia="MS Gothic"/>
                <w:noProof w:val="0"/>
              </w:rPr>
              <w:t>PID|||HO2009001^^^</w:t>
            </w:r>
            <w:proofErr w:type="spellStart"/>
            <w:r w:rsidRPr="001F42D3">
              <w:rPr>
                <w:rFonts w:eastAsia="MS Gothic"/>
                <w:noProof w:val="0"/>
              </w:rPr>
              <w:t>Hospital^PI</w:t>
            </w:r>
            <w:proofErr w:type="spellEnd"/>
            <w:r w:rsidRPr="001F42D3">
              <w:rPr>
                <w:rFonts w:eastAsia="MS Gothic"/>
                <w:noProof w:val="0"/>
              </w:rPr>
              <w:t>||</w:t>
            </w:r>
            <w:proofErr w:type="spellStart"/>
            <w:r w:rsidRPr="001F42D3">
              <w:rPr>
                <w:rFonts w:eastAsia="MS Gothic"/>
                <w:noProof w:val="0"/>
              </w:rPr>
              <w:t>Hon^Albert</w:t>
            </w:r>
            <w:proofErr w:type="spellEnd"/>
            <w:r w:rsidRPr="001F42D3">
              <w:rPr>
                <w:rFonts w:eastAsia="MS Gothic"/>
                <w:noProof w:val="0"/>
              </w:rPr>
              <w:t>^^^^^L||18991230|M</w:t>
            </w:r>
          </w:p>
        </w:tc>
      </w:tr>
      <w:tr w:rsidR="006014EE" w:rsidRPr="001F42D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1F42D3" w:rsidRDefault="006014EE" w:rsidP="002E6C5E">
            <w:pPr>
              <w:pStyle w:val="ExampleValue"/>
              <w:ind w:left="180"/>
              <w:rPr>
                <w:rFonts w:eastAsia="MS Gothic"/>
                <w:noProof w:val="0"/>
              </w:rPr>
            </w:pPr>
            <w:r w:rsidRPr="001F42D3">
              <w:rPr>
                <w:rFonts w:eastAsia="MS Gothic"/>
                <w:noProof w:val="0"/>
              </w:rPr>
              <w:t>PV1||I|HO Surgery^OR^1</w:t>
            </w:r>
          </w:p>
        </w:tc>
      </w:tr>
      <w:tr w:rsidR="006014EE" w:rsidRPr="001F42D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1F42D3" w:rsidRDefault="006014EE" w:rsidP="002E6C5E">
            <w:pPr>
              <w:pStyle w:val="ExampleValue"/>
              <w:ind w:left="180"/>
              <w:rPr>
                <w:rFonts w:eastAsia="MS Gothic"/>
                <w:noProof w:val="0"/>
                <w:color w:val="000000"/>
              </w:rPr>
            </w:pPr>
            <w:r w:rsidRPr="001F42D3">
              <w:rPr>
                <w:rFonts w:eastAsia="MS Gothic"/>
                <w:noProof w:val="0"/>
              </w:rPr>
              <w:t>OBR|1|1^MINDRAY_EGATEWAY^00A037EB2175780F^EUI64|</w:t>
            </w:r>
            <w:r w:rsidR="00646FD3" w:rsidRPr="001F42D3">
              <w:rPr>
                <w:rFonts w:ascii="Cambria" w:eastAsia="MS Gothic" w:hAnsi="Cambria" w:cs="Cambria"/>
                <w:noProof w:val="0"/>
                <w:color w:val="000000"/>
              </w:rPr>
              <w:t>↵</w:t>
            </w:r>
          </w:p>
        </w:tc>
      </w:tr>
      <w:tr w:rsidR="006014EE" w:rsidRPr="001F42D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1F42D3" w:rsidRDefault="006014EE" w:rsidP="002E6C5E">
            <w:pPr>
              <w:pStyle w:val="ExampleValue"/>
              <w:ind w:left="180"/>
              <w:rPr>
                <w:rFonts w:eastAsia="MS Gothic"/>
                <w:noProof w:val="0"/>
              </w:rPr>
            </w:pPr>
            <w:r w:rsidRPr="001F42D3">
              <w:rPr>
                <w:rFonts w:eastAsia="MS Gothic"/>
                <w:noProof w:val="0"/>
              </w:rPr>
              <w:t>1^MINDRAY_EGATEWAY^00A037EB2175780F^EUI64|</w:t>
            </w:r>
          </w:p>
        </w:tc>
      </w:tr>
      <w:tr w:rsidR="006014EE" w:rsidRPr="001F42D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1F42D3" w:rsidRDefault="006014EE" w:rsidP="002E6C5E">
            <w:pPr>
              <w:pStyle w:val="ExampleValue"/>
              <w:ind w:left="180"/>
              <w:rPr>
                <w:rFonts w:eastAsia="MS Gothic"/>
                <w:noProof w:val="0"/>
              </w:rPr>
            </w:pPr>
            <w:r w:rsidRPr="001F42D3">
              <w:rPr>
                <w:rFonts w:eastAsia="MS Gothic"/>
                <w:noProof w:val="0"/>
              </w:rPr>
              <w:t>196616^MDC_EVT_ALARM^MDC|||20120111150457-</w:t>
            </w:r>
          </w:p>
        </w:tc>
      </w:tr>
      <w:tr w:rsidR="006014EE" w:rsidRPr="001F42D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1F42D3" w:rsidRDefault="006014EE" w:rsidP="002E6C5E">
            <w:pPr>
              <w:pStyle w:val="ExampleValue"/>
              <w:ind w:left="180"/>
              <w:rPr>
                <w:rFonts w:eastAsia="MS Gothic"/>
                <w:noProof w:val="0"/>
              </w:rPr>
            </w:pPr>
            <w:r w:rsidRPr="001F42D3">
              <w:rPr>
                <w:rFonts w:eastAsia="MS Gothic"/>
                <w:noProof w:val="0"/>
              </w:rPr>
              <w:t>0600||||||||||||||||||||||^1&amp;MINDRAY_EGATEWAY&amp;00A037EB2175780F&amp;EUI-64</w:t>
            </w:r>
          </w:p>
        </w:tc>
      </w:tr>
      <w:tr w:rsidR="006014EE" w:rsidRPr="001F42D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1F42D3" w:rsidRDefault="006014EE" w:rsidP="002E6C5E">
            <w:pPr>
              <w:pStyle w:val="ExampleValue"/>
              <w:ind w:left="180"/>
              <w:rPr>
                <w:rFonts w:eastAsia="MS Gothic"/>
                <w:noProof w:val="0"/>
              </w:rPr>
            </w:pPr>
            <w:r w:rsidRPr="001F42D3">
              <w:rPr>
                <w:rFonts w:eastAsia="MS Gothic"/>
                <w:noProof w:val="0"/>
              </w:rPr>
              <w:t>OBX|1|ST|196670^MDC_EVT_LO^MDC|1.3.1.150456.1|Low</w:t>
            </w:r>
          </w:p>
        </w:tc>
      </w:tr>
      <w:tr w:rsidR="006014EE" w:rsidRPr="001F42D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1F42D3" w:rsidRDefault="006014EE" w:rsidP="002E6C5E">
            <w:pPr>
              <w:pStyle w:val="ExampleValue"/>
              <w:ind w:left="180"/>
              <w:rPr>
                <w:rFonts w:eastAsia="MS Gothic"/>
                <w:noProof w:val="0"/>
              </w:rPr>
            </w:pPr>
            <w:r w:rsidRPr="001F42D3">
              <w:rPr>
                <w:rFonts w:eastAsia="MS Gothic"/>
                <w:noProof w:val="0"/>
              </w:rPr>
              <w:t>SpO2|||L~PM~SP|||F|||20120111150457-0600||||F1519EFX^SHENZHEN_DEVICE^mindray.com^DNS</w:t>
            </w:r>
          </w:p>
        </w:tc>
      </w:tr>
      <w:tr w:rsidR="006014EE" w:rsidRPr="001F42D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1F42D3" w:rsidRDefault="006014EE" w:rsidP="002E6C5E">
            <w:pPr>
              <w:pStyle w:val="ExampleValue"/>
              <w:ind w:left="180"/>
              <w:rPr>
                <w:rFonts w:eastAsia="MS Gothic"/>
                <w:noProof w:val="0"/>
              </w:rPr>
            </w:pPr>
            <w:r w:rsidRPr="001F42D3">
              <w:rPr>
                <w:rFonts w:eastAsia="MS Gothic"/>
                <w:noProof w:val="0"/>
              </w:rPr>
              <w:t>OBX|2|NM|150456^MDC_PULS_OXIM_SAT_O2^MDC|1.3.1.150456.2|88|262688^MDC_DI</w:t>
            </w:r>
          </w:p>
        </w:tc>
      </w:tr>
      <w:tr w:rsidR="006014EE" w:rsidRPr="001F42D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1F42D3" w:rsidRDefault="006014EE" w:rsidP="002E6C5E">
            <w:pPr>
              <w:pStyle w:val="ExampleValue"/>
              <w:ind w:left="180"/>
              <w:rPr>
                <w:rFonts w:eastAsia="MS Gothic"/>
                <w:noProof w:val="0"/>
              </w:rPr>
            </w:pPr>
            <w:r w:rsidRPr="001F42D3">
              <w:rPr>
                <w:rFonts w:eastAsia="MS Gothic"/>
                <w:noProof w:val="0"/>
              </w:rPr>
              <w:t>M_PERCENT^MDC|90-96||||F|||20120111150457-0600</w:t>
            </w:r>
          </w:p>
        </w:tc>
      </w:tr>
      <w:tr w:rsidR="006014EE" w:rsidRPr="001F42D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1F42D3" w:rsidRDefault="006014EE" w:rsidP="002E6C5E">
            <w:pPr>
              <w:pStyle w:val="ExampleValue"/>
              <w:ind w:left="180"/>
              <w:rPr>
                <w:rFonts w:eastAsia="MS Gothic"/>
                <w:noProof w:val="0"/>
              </w:rPr>
            </w:pPr>
            <w:r w:rsidRPr="001F42D3">
              <w:rPr>
                <w:rFonts w:eastAsia="MS Gothic"/>
                <w:noProof w:val="0"/>
              </w:rPr>
              <w:t>OBX|3|ST|</w:t>
            </w:r>
            <w:r w:rsidR="00DD1A0C" w:rsidRPr="001F42D3">
              <w:rPr>
                <w:rFonts w:eastAsia="MS Gothic"/>
                <w:noProof w:val="0"/>
              </w:rPr>
              <w:t>68481</w:t>
            </w:r>
            <w:r w:rsidRPr="001F42D3">
              <w:rPr>
                <w:rFonts w:eastAsia="MS Gothic"/>
                <w:noProof w:val="0"/>
              </w:rPr>
              <w:t>^MDC_ATTR_EVENT_PHASE^MDC|1.3.1.150456.3|start||||||F</w:t>
            </w:r>
          </w:p>
        </w:tc>
      </w:tr>
      <w:tr w:rsidR="006014EE" w:rsidRPr="001F42D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1F42D3" w:rsidRDefault="006014EE" w:rsidP="002E6C5E">
            <w:pPr>
              <w:pStyle w:val="ExampleValue"/>
              <w:ind w:left="180"/>
              <w:rPr>
                <w:rFonts w:eastAsia="MS Gothic"/>
                <w:noProof w:val="0"/>
              </w:rPr>
            </w:pPr>
            <w:r w:rsidRPr="001F42D3">
              <w:rPr>
                <w:rFonts w:eastAsia="MS Gothic"/>
                <w:noProof w:val="0"/>
              </w:rPr>
              <w:t>OBX|4|ST|</w:t>
            </w:r>
            <w:r w:rsidR="004B004B" w:rsidRPr="001F42D3">
              <w:rPr>
                <w:rFonts w:eastAsia="MS Gothic"/>
                <w:noProof w:val="0"/>
              </w:rPr>
              <w:t>68482</w:t>
            </w:r>
            <w:r w:rsidRPr="001F42D3">
              <w:rPr>
                <w:rFonts w:eastAsia="MS Gothic"/>
                <w:noProof w:val="0"/>
              </w:rPr>
              <w:t>^MDC_ATTR_ALARM_STATE^MDC|1.3.1.150456.4|active||||||F</w:t>
            </w:r>
          </w:p>
        </w:tc>
      </w:tr>
      <w:tr w:rsidR="006014EE" w:rsidRPr="001F42D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1F42D3" w:rsidRDefault="006014EE" w:rsidP="002E6C5E">
            <w:pPr>
              <w:pStyle w:val="ExampleValue"/>
              <w:ind w:left="180"/>
              <w:rPr>
                <w:rFonts w:eastAsia="MS Gothic"/>
                <w:noProof w:val="0"/>
              </w:rPr>
            </w:pPr>
            <w:r w:rsidRPr="001F42D3">
              <w:rPr>
                <w:rFonts w:eastAsia="MS Gothic"/>
                <w:noProof w:val="0"/>
              </w:rPr>
              <w:t>OBX|5|ST|</w:t>
            </w:r>
            <w:r w:rsidR="004B004B" w:rsidRPr="001F42D3">
              <w:rPr>
                <w:rFonts w:eastAsia="MS Gothic"/>
                <w:noProof w:val="0"/>
              </w:rPr>
              <w:t>68483</w:t>
            </w:r>
            <w:r w:rsidRPr="001F42D3">
              <w:rPr>
                <w:rFonts w:eastAsia="MS Gothic"/>
                <w:noProof w:val="0"/>
              </w:rPr>
              <w:t>^MDC_ATTR_ALARM_INACTIVATION_STATE|1.3.1.150456.5|enabled|||||F</w:t>
            </w:r>
          </w:p>
        </w:tc>
      </w:tr>
    </w:tbl>
    <w:p w14:paraId="5B9BA2F3" w14:textId="263D7050" w:rsidR="00B11855" w:rsidRPr="001F42D3" w:rsidRDefault="006014EE" w:rsidP="00506FBD">
      <w:pPr>
        <w:pStyle w:val="Note"/>
        <w:ind w:left="0" w:hanging="2"/>
      </w:pPr>
      <w:r w:rsidRPr="001F42D3">
        <w:t>N</w:t>
      </w:r>
      <w:r w:rsidR="00805FC3" w:rsidRPr="001F42D3">
        <w:t>ote</w:t>
      </w:r>
      <w:r w:rsidRPr="001F42D3">
        <w:t xml:space="preserve">:  The use of DNS as the </w:t>
      </w:r>
      <w:proofErr w:type="gramStart"/>
      <w:r w:rsidRPr="001F42D3">
        <w:t>standards</w:t>
      </w:r>
      <w:proofErr w:type="gramEnd"/>
      <w:r w:rsidRPr="001F42D3">
        <w:t xml:space="preserve"> base indication for OBX-18 Equipment Instance Identifier is acceptable for Connectathon use</w:t>
      </w:r>
      <w:r w:rsidR="009D6627" w:rsidRPr="001F42D3">
        <w:t>;</w:t>
      </w:r>
      <w:r w:rsidRPr="001F42D3">
        <w:t xml:space="preserve"> however</w:t>
      </w:r>
      <w:r w:rsidR="009D6627" w:rsidRPr="001F42D3">
        <w:t>,</w:t>
      </w:r>
      <w:r w:rsidRPr="001F42D3">
        <w:t xml:space="preserve"> in live deployments it would be expected to be a formally registered value, such as </w:t>
      </w:r>
      <w:proofErr w:type="gramStart"/>
      <w:r w:rsidRPr="001F42D3">
        <w:t>an EUI</w:t>
      </w:r>
      <w:proofErr w:type="gramEnd"/>
      <w:r w:rsidRPr="001F42D3">
        <w:t>-64.</w:t>
      </w:r>
    </w:p>
    <w:p w14:paraId="7CC72275" w14:textId="13828FCF" w:rsidR="00B11855" w:rsidRPr="001F42D3" w:rsidRDefault="00564BEB" w:rsidP="00B34AEB">
      <w:pPr>
        <w:pStyle w:val="Heading3"/>
        <w:numPr>
          <w:ilvl w:val="0"/>
          <w:numId w:val="0"/>
        </w:numPr>
        <w:rPr>
          <w:noProof w:val="0"/>
        </w:rPr>
      </w:pPr>
      <w:bookmarkStart w:id="1441" w:name="_Toc401769893"/>
      <w:bookmarkStart w:id="1442" w:name="_Ref177737725"/>
      <w:bookmarkStart w:id="1443" w:name="_Ref177738311"/>
      <w:bookmarkStart w:id="1444" w:name="_Toc181625265"/>
      <w:r w:rsidRPr="001F42D3">
        <w:rPr>
          <w:noProof w:val="0"/>
        </w:rPr>
        <w:lastRenderedPageBreak/>
        <w:t xml:space="preserve">E.3.2 </w:t>
      </w:r>
      <w:r w:rsidR="003D003E" w:rsidRPr="001F42D3">
        <w:rPr>
          <w:noProof w:val="0"/>
        </w:rPr>
        <w:t>Alert - Qualitative (non-numeric) Alarm</w:t>
      </w:r>
      <w:bookmarkEnd w:id="1441"/>
      <w:bookmarkEnd w:id="1442"/>
      <w:bookmarkEnd w:id="1443"/>
      <w:bookmarkEnd w:id="1444"/>
    </w:p>
    <w:p w14:paraId="7E81EF11" w14:textId="77777777" w:rsidR="00B11855" w:rsidRPr="001F42D3" w:rsidRDefault="003D003E" w:rsidP="002E3ED0">
      <w:pPr>
        <w:pStyle w:val="ExampleValue"/>
        <w:keepNext/>
        <w:rPr>
          <w:noProof w:val="0"/>
        </w:rPr>
      </w:pPr>
      <w:bookmarkStart w:id="1445" w:name="OLE_LINK1"/>
      <w:bookmarkStart w:id="1446" w:name="OLE_LINK2"/>
      <w:r w:rsidRPr="001F42D3">
        <w:rPr>
          <w:noProof w:val="0"/>
        </w:rPr>
        <w:t>Infusion Pump, Fluid Line Occlusion, Technical Alarm Indication Start</w:t>
      </w:r>
    </w:p>
    <w:p w14:paraId="59BD561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4F9C6E05"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 xml:space="preserve"> 00095CFFFE741952 </w:t>
      </w:r>
      <w:r w:rsidRPr="001F42D3">
        <w:rPr>
          <w:noProof w:val="0"/>
        </w:rPr>
        <w:t>^EUI-64|Philips|20120109175417-</w:t>
      </w:r>
    </w:p>
    <w:p w14:paraId="3F35A27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0600||ORU^R40^ORU_R40|6346172845752460251|P|2.6|||AL|NE||ASCII|EN^English^ISO639||</w:t>
      </w:r>
    </w:p>
    <w:p w14:paraId="07A6713F" w14:textId="1E0A754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w:t>
      </w:r>
      <w:r w:rsidR="00A975EB" w:rsidRPr="001F42D3">
        <w:rPr>
          <w:noProof w:val="0"/>
        </w:rPr>
        <w:t>1.3.6.1.4.1.19376.1.6.4.4.1</w:t>
      </w:r>
      <w:r w:rsidRPr="001F42D3">
        <w:rPr>
          <w:noProof w:val="0"/>
        </w:rPr>
        <w:t>^ISO</w:t>
      </w:r>
    </w:p>
    <w:p w14:paraId="17533257"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PID|||HO2009003^^^AA1^PI||Hon^Amy^^^^^L|Coburn^^^^^^L|19610301000000-0600|F</w:t>
      </w:r>
    </w:p>
    <w:p w14:paraId="6DBEECC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287EC8B7"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OBR|1|634617284575713662^PAT_DEVICE_BBRAUN^0012211839000001^EUI-</w:t>
      </w:r>
    </w:p>
    <w:p w14:paraId="22E6E09C"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64|E0001_27^PAT_DEVICE_BBRAUN^0012211839000001^EUI-64|196616^MDC_EVT_ALARM^MDC|||20120109175417-0600</w:t>
      </w:r>
    </w:p>
    <w:p w14:paraId="3D19378E" w14:textId="6505253B"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0B751982" w14:textId="12429BF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w:t>
      </w:r>
    </w:p>
    <w:p w14:paraId="26603851"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69985^MDC_DEV_PUMP_INFUS_MDS^MDC||||||F|||20120109175417-0600</w:t>
      </w:r>
    </w:p>
    <w:p w14:paraId="545D35B8" w14:textId="2066CEF1"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Pr="001F42D3">
        <w:rPr>
          <w:noProof w:val="0"/>
        </w:rPr>
        <w:t>^MDC_ATTR_EVENT_PHASE^MDC|1.0.0.0.3|start||||||F</w:t>
      </w:r>
    </w:p>
    <w:p w14:paraId="16E2B9D3" w14:textId="231DB6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^MDC_ATTR_ALARM_STATE^MDC|1.0.0.0.4|active||||||F</w:t>
      </w:r>
    </w:p>
    <w:p w14:paraId="12FF8F4C" w14:textId="45EDAE93"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71292090" w14:textId="77777777" w:rsidR="00B11855" w:rsidRPr="001F42D3" w:rsidRDefault="00B11855" w:rsidP="00CF5627">
      <w:pPr>
        <w:pStyle w:val="BodyText"/>
      </w:pPr>
    </w:p>
    <w:p w14:paraId="46CA1F4C" w14:textId="77777777" w:rsidR="00E05E82" w:rsidRPr="001F42D3" w:rsidRDefault="00E05E82" w:rsidP="00CF5627">
      <w:pPr>
        <w:pStyle w:val="BodyText"/>
      </w:pPr>
    </w:p>
    <w:p w14:paraId="4E4E88F8" w14:textId="77777777" w:rsidR="00E05E82" w:rsidRPr="001F42D3" w:rsidRDefault="00E05E82" w:rsidP="00CF5627">
      <w:pPr>
        <w:pStyle w:val="BodyText"/>
      </w:pPr>
    </w:p>
    <w:p w14:paraId="285A9E9F" w14:textId="77777777" w:rsidR="00E05E82" w:rsidRPr="001F42D3" w:rsidRDefault="00E05E82" w:rsidP="00CF5627">
      <w:pPr>
        <w:pStyle w:val="BodyText"/>
      </w:pPr>
    </w:p>
    <w:p w14:paraId="51D318DE" w14:textId="77777777" w:rsidR="00B11855" w:rsidRPr="001F42D3" w:rsidRDefault="003D003E" w:rsidP="005C1693">
      <w:pPr>
        <w:pStyle w:val="BodyText"/>
      </w:pPr>
      <w:r w:rsidRPr="001F42D3">
        <w:rPr>
          <w:b/>
          <w:bCs/>
        </w:rPr>
        <w:t>Infusion Pump, Fluid Line Occlusion, Technical Alarm Indication, End</w:t>
      </w:r>
    </w:p>
    <w:p w14:paraId="2A6DCD7F" w14:textId="77777777" w:rsidR="006014EE" w:rsidRPr="001F42D3"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51715A9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00095CFFFE741952</w:t>
      </w:r>
      <w:r w:rsidRPr="001F42D3">
        <w:rPr>
          <w:noProof w:val="0"/>
        </w:rPr>
        <w:t>^EUI-64|Philips|20120109175426-</w:t>
      </w:r>
    </w:p>
    <w:p w14:paraId="04AD9B25"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0600||ORU^R40^ORU_R40|6346172846620706282|P|2.6|||AL|NE||ASCII|EN^English^ISO639||</w:t>
      </w:r>
    </w:p>
    <w:p w14:paraId="13257BB6"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PCD^1.3.6.1.4.1.19376.1.6.1.4.1^ISO</w:t>
      </w:r>
    </w:p>
    <w:p w14:paraId="2007C179"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6495F5F4"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680977E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129E94BD"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OBR|1|634617284662070628^PAT_DEVICE_BBRAUN^0012211839000001^EUI-</w:t>
      </w:r>
    </w:p>
    <w:p w14:paraId="68BCCDF5"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64|E0001_34^PAT_DEVICE_BBRAUN^0012211839000001^EUI-64|196616^MDC_EVT_ALARM^MDC|||20120109175426-</w:t>
      </w:r>
    </w:p>
    <w:p w14:paraId="2E360BCB"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0600||||||||||||||||||||||^E0001_27&amp;PAT_DEVICE_BBRAUN&amp;0012211839000001&amp;EUI-64</w:t>
      </w:r>
    </w:p>
    <w:p w14:paraId="266E10E6" w14:textId="2C7F0B61"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678B14BB" w14:textId="4A4F11D9"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^MDC_ATTR_ALERT_SOURCE^MDC|1.0.0.0.2|69985^MDC_DEV_PUMP_INFUS_MDS^MDC||||||F|||20120109175426-0600</w:t>
      </w:r>
    </w:p>
    <w:p w14:paraId="0029BA1F" w14:textId="6222B36D" w:rsidR="00DD1A0C" w:rsidRPr="001F42D3" w:rsidRDefault="00DD1A0C" w:rsidP="00CF5627">
      <w:pPr>
        <w:pStyle w:val="BodyText"/>
        <w:rPr>
          <w:lang w:bidi="hi-IN"/>
        </w:rPr>
      </w:pPr>
    </w:p>
    <w:p w14:paraId="5DA72738" w14:textId="1B8ACA6E" w:rsidR="006014EE" w:rsidRPr="001F42D3"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006014EE" w:rsidRPr="001F42D3">
        <w:rPr>
          <w:noProof w:val="0"/>
        </w:rPr>
        <w:t>^MDC_ATTR_EVENT_PHASE^MDC|1.0.0.0.3|end||||||F</w:t>
      </w:r>
    </w:p>
    <w:p w14:paraId="70986EA6" w14:textId="36849136"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^MDC_ATTR_ALARM_STATE^MDC|1.0.0.0.4|inactive||||||F</w:t>
      </w:r>
    </w:p>
    <w:p w14:paraId="22D9D84F" w14:textId="16C3A7C0"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1A4C07DF"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30D6B89F" w14:textId="77777777" w:rsidR="00D93F40" w:rsidRPr="001F42D3" w:rsidRDefault="00D93F40" w:rsidP="00E05E82">
      <w:pPr>
        <w:pStyle w:val="BodyText"/>
      </w:pPr>
    </w:p>
    <w:p w14:paraId="3A368272" w14:textId="3BBD919B" w:rsidR="006B68F1" w:rsidRPr="001F42D3" w:rsidRDefault="006B68F1" w:rsidP="005C1693">
      <w:pPr>
        <w:pStyle w:val="BodyText"/>
      </w:pPr>
      <w:r w:rsidRPr="001F42D3">
        <w:rPr>
          <w:b/>
          <w:bCs/>
        </w:rPr>
        <w:t>Alert – Advisory of undocumented timeout prior to surgical procedure</w:t>
      </w:r>
    </w:p>
    <w:p w14:paraId="58371E03"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MSH|^~\&amp;|CONTENT_CONSUMER_LIVEDATA|LIVEDATA|AM_Philips_IEM|Philips|20120109175426-</w:t>
      </w:r>
    </w:p>
    <w:p w14:paraId="558747A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0600||ORU^R40^ORU_R40| 1233532926265-02|P|2.6|||NE|AL||ASCII|EN^English^ISO639||</w:t>
      </w:r>
    </w:p>
    <w:p w14:paraId="41D5E24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lastRenderedPageBreak/>
        <w:t>IHE_PCD_ACM_001^IHE PCD^1.3.6.1.4.1.19376.1.6.1.4.1^ISO</w:t>
      </w:r>
    </w:p>
    <w:p w14:paraId="4557D374"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5557F26A"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29FBAE37"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3757486D"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OBR|1||12345-2^LIVEDATA|196616^MDC_EVT_ALARM^MDC|||20120109175426-0600||||||||||8664693239</w:t>
      </w:r>
    </w:p>
    <w:p w14:paraId="2A824C46"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OBX|1|CWE|0^MDCX_DOCUMENTATION_ERROR^MDC|2.1.2.1.1|Timeout not documented|||SA~PM|||R||20120109175426-0600</w:t>
      </w:r>
    </w:p>
    <w:p w14:paraId="63B4E8A1"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OBX|2|CWE|684800^MDC_ATTR_ALERT_SOURCE^MDC |1.0.0.0.2|Procedure not documented on time|||SA~PM|||R||20120109175426-0600</w:t>
      </w:r>
    </w:p>
    <w:p w14:paraId="2E4D421B"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OBX|3|ST|684810^MDC_ATTR_EVENT_PHASE^MDC |2.1.2.1.3|start||||||R</w:t>
      </w:r>
    </w:p>
    <w:p w14:paraId="55617BEE" w14:textId="64EDC293"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OBX|4|ST|684820^MDC_ATTR_ALARM_STATE^MDC |2.1.2.1.4|active||||||R</w:t>
      </w:r>
    </w:p>
    <w:p w14:paraId="52965F1E" w14:textId="3CE2A8F3" w:rsidR="00B11855" w:rsidRPr="001F42D3" w:rsidRDefault="00564BEB" w:rsidP="00B34AEB">
      <w:pPr>
        <w:pStyle w:val="Heading1"/>
        <w:numPr>
          <w:ilvl w:val="0"/>
          <w:numId w:val="0"/>
        </w:numPr>
        <w:rPr>
          <w:noProof w:val="0"/>
        </w:rPr>
      </w:pPr>
      <w:bookmarkStart w:id="1447" w:name="_Toc401769894"/>
      <w:bookmarkStart w:id="1448" w:name="_Toc181625266"/>
      <w:bookmarkEnd w:id="1445"/>
      <w:bookmarkEnd w:id="1446"/>
      <w:r w:rsidRPr="001F42D3">
        <w:rPr>
          <w:noProof w:val="0"/>
        </w:rPr>
        <w:lastRenderedPageBreak/>
        <w:t xml:space="preserve">Appendix F </w:t>
      </w:r>
      <w:r w:rsidR="006D613E" w:rsidRPr="001F42D3">
        <w:rPr>
          <w:noProof w:val="0"/>
        </w:rPr>
        <w:t>HL7</w:t>
      </w:r>
      <w:r w:rsidR="00995105" w:rsidRPr="001F42D3">
        <w:rPr>
          <w:noProof w:val="0"/>
        </w:rPr>
        <w:t xml:space="preserve"> </w:t>
      </w:r>
      <w:r w:rsidR="003D003E" w:rsidRPr="001F42D3">
        <w:rPr>
          <w:noProof w:val="0"/>
        </w:rPr>
        <w:t>Message Profiling Convention</w:t>
      </w:r>
      <w:bookmarkEnd w:id="1447"/>
      <w:bookmarkEnd w:id="1448"/>
    </w:p>
    <w:p w14:paraId="6DCBED32" w14:textId="5C93A729" w:rsidR="00B9381B" w:rsidRPr="001F42D3" w:rsidRDefault="00B9381B" w:rsidP="000E02A5">
      <w:pPr>
        <w:pStyle w:val="BodyText"/>
      </w:pPr>
      <w:r w:rsidRPr="001F42D3">
        <w:t xml:space="preserve">For the material formerly in this Appendix, readers should refer to </w:t>
      </w:r>
      <w:hyperlink r:id="rId71" w:history="1">
        <w:r w:rsidRPr="001F42D3">
          <w:rPr>
            <w:rStyle w:val="Hyperlink"/>
          </w:rPr>
          <w:t>IHE Technical Frameworks General Introduction Appendix E</w:t>
        </w:r>
      </w:hyperlink>
      <w:r w:rsidRPr="001F42D3">
        <w:t>.</w:t>
      </w:r>
    </w:p>
    <w:p w14:paraId="435780AA" w14:textId="1278B62A" w:rsidR="00B11855" w:rsidRPr="001F42D3" w:rsidRDefault="00CE1CA8" w:rsidP="00B34AEB">
      <w:pPr>
        <w:pStyle w:val="Heading1"/>
        <w:numPr>
          <w:ilvl w:val="0"/>
          <w:numId w:val="0"/>
        </w:numPr>
        <w:rPr>
          <w:noProof w:val="0"/>
        </w:rPr>
      </w:pPr>
      <w:bookmarkStart w:id="1449" w:name="_Toc401769895"/>
      <w:bookmarkStart w:id="1450" w:name="_Toc181625267"/>
      <w:r w:rsidRPr="001F42D3">
        <w:rPr>
          <w:noProof w:val="0"/>
        </w:rPr>
        <w:lastRenderedPageBreak/>
        <w:t xml:space="preserve">Appendix G </w:t>
      </w:r>
      <w:r w:rsidR="00813541" w:rsidRPr="001F42D3">
        <w:rPr>
          <w:noProof w:val="0"/>
        </w:rPr>
        <w:t xml:space="preserve">– </w:t>
      </w:r>
      <w:r w:rsidR="006D613E" w:rsidRPr="001F42D3">
        <w:rPr>
          <w:noProof w:val="0"/>
        </w:rPr>
        <w:t>HL7</w:t>
      </w:r>
      <w:r w:rsidR="00995105" w:rsidRPr="001F42D3">
        <w:rPr>
          <w:noProof w:val="0"/>
        </w:rPr>
        <w:t xml:space="preserve"> </w:t>
      </w:r>
      <w:r w:rsidR="003D003E" w:rsidRPr="001F42D3">
        <w:rPr>
          <w:noProof w:val="0"/>
        </w:rPr>
        <w:t>Implementation Notes</w:t>
      </w:r>
      <w:bookmarkEnd w:id="1449"/>
      <w:bookmarkEnd w:id="1450"/>
    </w:p>
    <w:p w14:paraId="0EEFCA02" w14:textId="5305E6B3" w:rsidR="00B11855" w:rsidRPr="001F42D3" w:rsidRDefault="00CF201F" w:rsidP="000E02A5">
      <w:pPr>
        <w:pStyle w:val="BodyText"/>
      </w:pPr>
      <w:r w:rsidRPr="001F42D3">
        <w:t xml:space="preserve">For general </w:t>
      </w:r>
      <w:r w:rsidR="006D613E" w:rsidRPr="001F42D3">
        <w:t>HL7</w:t>
      </w:r>
      <w:r w:rsidR="00995105" w:rsidRPr="001F42D3">
        <w:t xml:space="preserve"> </w:t>
      </w:r>
      <w:r w:rsidRPr="001F42D3">
        <w:t xml:space="preserve">Implementation Notes, it is important that the reader study </w:t>
      </w:r>
      <w:hyperlink r:id="rId72" w:history="1">
        <w:r w:rsidRPr="001F42D3">
          <w:rPr>
            <w:rStyle w:val="Hyperlink"/>
          </w:rPr>
          <w:t>IHE Technical Frameworks General Introduction Appendix E</w:t>
        </w:r>
      </w:hyperlink>
      <w:r w:rsidRPr="001F42D3">
        <w:t xml:space="preserve">. Only considerations specific to IHE </w:t>
      </w:r>
      <w:r w:rsidR="007075BE" w:rsidRPr="001F42D3">
        <w:t xml:space="preserve">DEV </w:t>
      </w:r>
      <w:r w:rsidRPr="001F42D3">
        <w:t>profiles will be covered here.</w:t>
      </w:r>
    </w:p>
    <w:p w14:paraId="202576CF" w14:textId="3EE6C61B" w:rsidR="00B11855" w:rsidRPr="001F42D3" w:rsidRDefault="00CE1CA8" w:rsidP="00B34AEB">
      <w:pPr>
        <w:pStyle w:val="Heading2"/>
        <w:numPr>
          <w:ilvl w:val="0"/>
          <w:numId w:val="0"/>
        </w:numPr>
        <w:rPr>
          <w:noProof w:val="0"/>
        </w:rPr>
      </w:pPr>
      <w:bookmarkStart w:id="1451" w:name="_Toc401769896"/>
      <w:bookmarkStart w:id="1452" w:name="_Toc181625268"/>
      <w:r w:rsidRPr="001F42D3">
        <w:rPr>
          <w:noProof w:val="0"/>
        </w:rPr>
        <w:t xml:space="preserve">G.1 </w:t>
      </w:r>
      <w:r w:rsidR="003D003E" w:rsidRPr="001F42D3">
        <w:rPr>
          <w:noProof w:val="0"/>
        </w:rPr>
        <w:t>Acknowledgment Modes</w:t>
      </w:r>
      <w:bookmarkEnd w:id="1451"/>
      <w:bookmarkEnd w:id="1452"/>
    </w:p>
    <w:p w14:paraId="584BB2FF" w14:textId="77777777" w:rsidR="00B11855" w:rsidRPr="001F42D3" w:rsidRDefault="003D003E" w:rsidP="00B617F4">
      <w:pPr>
        <w:pStyle w:val="BodyText"/>
      </w:pPr>
      <w:r w:rsidRPr="001F42D3">
        <w:t>ACKNOWLEDGMENT MESSAGES</w:t>
      </w:r>
    </w:p>
    <w:p w14:paraId="6B1ECBA2" w14:textId="27F63F74" w:rsidR="00B11855" w:rsidRPr="001F42D3" w:rsidRDefault="003D003E" w:rsidP="00B617F4">
      <w:pPr>
        <w:pStyle w:val="BodyText"/>
      </w:pPr>
      <w:r w:rsidRPr="001F42D3">
        <w:t>Acknowledgment messages may be defined on an application basis. However</w:t>
      </w:r>
      <w:r w:rsidR="00EF66D8" w:rsidRPr="001F42D3">
        <w:t>,</w:t>
      </w:r>
      <w:r w:rsidRPr="001F42D3">
        <w:t xml:space="preserve"> the simple general acknowledgment message (ACK) may be used where the application does not define a special message (</w:t>
      </w:r>
      <w:proofErr w:type="gramStart"/>
      <w:r w:rsidRPr="001F42D3">
        <w:t>application level</w:t>
      </w:r>
      <w:proofErr w:type="gramEnd"/>
      <w:r w:rsidRPr="001F42D3">
        <w:t xml:space="preserve"> acknowledgment) and in other cases as described in Section 2.9</w:t>
      </w:r>
      <w:r w:rsidR="003570BC" w:rsidRPr="001F42D3">
        <w:t xml:space="preserve"> of the </w:t>
      </w:r>
      <w:r w:rsidR="006D613E" w:rsidRPr="001F42D3">
        <w:t>HL7</w:t>
      </w:r>
      <w:r w:rsidR="00995105" w:rsidRPr="001F42D3">
        <w:t xml:space="preserve"> </w:t>
      </w:r>
      <w:r w:rsidR="004C60BF" w:rsidRPr="001F42D3">
        <w:t>specification</w:t>
      </w:r>
      <w:r w:rsidRPr="001F42D3">
        <w:t>, "Message Processing Rules".</w:t>
      </w:r>
    </w:p>
    <w:p w14:paraId="1776EE61" w14:textId="1C372A21" w:rsidR="00B11855" w:rsidRPr="001F42D3" w:rsidRDefault="003D003E" w:rsidP="00B617F4">
      <w:pPr>
        <w:pStyle w:val="BodyText"/>
      </w:pPr>
      <w:r w:rsidRPr="001F42D3">
        <w:t xml:space="preserve">The IHE PCD transaction </w:t>
      </w:r>
      <w:r w:rsidR="00647994" w:rsidRPr="001F42D3">
        <w:t>[PCD-03]</w:t>
      </w:r>
      <w:r w:rsidRPr="001F42D3">
        <w:t xml:space="preserve"> supports ‘enhanced mode’ acknowledgements. See discussion under </w:t>
      </w:r>
      <w:r w:rsidR="00647994" w:rsidRPr="001F42D3">
        <w:t>[PCD-03]</w:t>
      </w:r>
      <w:r w:rsidRPr="001F42D3">
        <w:t xml:space="preserve"> </w:t>
      </w:r>
      <w:r w:rsidR="00647994" w:rsidRPr="001F42D3">
        <w:t>t</w:t>
      </w:r>
      <w:r w:rsidRPr="001F42D3">
        <w:t>ransactions as well as in B.1   MSH – Message Header Segment and B.2 MSA – Message Acknowledgement Segment</w:t>
      </w:r>
    </w:p>
    <w:p w14:paraId="48A3C1B3" w14:textId="47841A6F" w:rsidR="00B11855" w:rsidRPr="001F42D3" w:rsidRDefault="00CE1CA8" w:rsidP="00B34AEB">
      <w:pPr>
        <w:pStyle w:val="Heading2"/>
        <w:numPr>
          <w:ilvl w:val="0"/>
          <w:numId w:val="0"/>
        </w:numPr>
        <w:rPr>
          <w:noProof w:val="0"/>
        </w:rPr>
      </w:pPr>
      <w:bookmarkStart w:id="1453" w:name="_Toc401769897"/>
      <w:bookmarkStart w:id="1454" w:name="_Toc181625269"/>
      <w:r w:rsidRPr="001F42D3">
        <w:rPr>
          <w:noProof w:val="0"/>
        </w:rPr>
        <w:t xml:space="preserve">G.2 </w:t>
      </w:r>
      <w:r w:rsidR="003D003E" w:rsidRPr="001F42D3">
        <w:rPr>
          <w:noProof w:val="0"/>
        </w:rPr>
        <w:t>Use of OSI Object Identifier (OID)</w:t>
      </w:r>
      <w:bookmarkEnd w:id="1453"/>
      <w:bookmarkEnd w:id="1454"/>
    </w:p>
    <w:p w14:paraId="4D4ACE49" w14:textId="2CED1E62" w:rsidR="00B11855" w:rsidRPr="001F42D3" w:rsidRDefault="003D003E" w:rsidP="00B617F4">
      <w:pPr>
        <w:pStyle w:val="BodyText"/>
      </w:pPr>
      <w:r w:rsidRPr="001F42D3">
        <w:t xml:space="preserve">OSI Object identifiers (OIDs) are universal identifiers used in </w:t>
      </w:r>
      <w:r w:rsidR="006D613E" w:rsidRPr="001F42D3">
        <w:t>HL7</w:t>
      </w:r>
      <w:r w:rsidR="00995105" w:rsidRPr="001F42D3">
        <w:t xml:space="preserve"> </w:t>
      </w:r>
      <w:r w:rsidRPr="001F42D3">
        <w:t xml:space="preserve">in </w:t>
      </w:r>
      <w:proofErr w:type="gramStart"/>
      <w:r w:rsidRPr="001F42D3">
        <w:t>a number of</w:t>
      </w:r>
      <w:proofErr w:type="gramEnd"/>
      <w:r w:rsidRPr="001F42D3">
        <w:t xml:space="preserve"> contexts. </w:t>
      </w:r>
    </w:p>
    <w:p w14:paraId="49D8B3B1" w14:textId="46451999" w:rsidR="00B11855" w:rsidRPr="001F42D3" w:rsidRDefault="003D003E" w:rsidP="00B617F4">
      <w:pPr>
        <w:pStyle w:val="BodyText"/>
      </w:pPr>
      <w:r w:rsidRPr="001F42D3">
        <w:t xml:space="preserve">Unlike GUIDs or UUIDs, which are generated by a completely </w:t>
      </w:r>
      <w:proofErr w:type="spellStart"/>
      <w:r w:rsidRPr="001F42D3">
        <w:t>uncentralized</w:t>
      </w:r>
      <w:proofErr w:type="spellEnd"/>
      <w:r w:rsidRPr="001F42D3">
        <w:t xml:space="preserve"> process (using an algorithm that can run on any computer that is extremely unlikely to ever generate the same ID twice), OIDs are generated by a hierarchical network of entities each of which is the ultimate authority for its own part of the tree. See </w:t>
      </w:r>
      <w:hyperlink r:id="rId73" w:history="1">
        <w:r w:rsidRPr="001F42D3">
          <w:rPr>
            <w:rStyle w:val="Hyperlink"/>
          </w:rPr>
          <w:t>ITI TF</w:t>
        </w:r>
        <w:r w:rsidR="005B0C7C" w:rsidRPr="001F42D3">
          <w:rPr>
            <w:rStyle w:val="Hyperlink"/>
          </w:rPr>
          <w:t>-</w:t>
        </w:r>
        <w:r w:rsidRPr="001F42D3">
          <w:rPr>
            <w:rStyle w:val="Hyperlink"/>
          </w:rPr>
          <w:t>2x</w:t>
        </w:r>
      </w:hyperlink>
      <w:r w:rsidR="005B0C7C" w:rsidRPr="001F42D3">
        <w:rPr>
          <w:rStyle w:val="Hyperlink"/>
        </w:rPr>
        <w:t>:</w:t>
      </w:r>
      <w:r w:rsidRPr="001F42D3">
        <w:t xml:space="preserve"> Appendix B for general specifications for OID syntax, and for obtaining an OID root for your organization. </w:t>
      </w:r>
    </w:p>
    <w:p w14:paraId="197259BB" w14:textId="77777777" w:rsidR="00B11855" w:rsidRPr="001F42D3" w:rsidRDefault="003D003E" w:rsidP="00B617F4">
      <w:pPr>
        <w:pStyle w:val="BodyText"/>
      </w:pPr>
      <w:r w:rsidRPr="001F42D3">
        <w:t>The IHE PCD Technical Committee may issue OIDs from its reserved OID arc for the registration IHE PCD profiles, or for such other purposes as the Committee determines.</w:t>
      </w:r>
    </w:p>
    <w:p w14:paraId="52E918E6" w14:textId="77777777" w:rsidR="00B11855" w:rsidRPr="001F42D3" w:rsidRDefault="003D003E" w:rsidP="00B617F4">
      <w:pPr>
        <w:pStyle w:val="BodyText"/>
      </w:pPr>
      <w:r w:rsidRPr="001F42D3">
        <w:t>The following OID has been assigned to IHE PCD: 1.3.6.1.4.1.19376.1.6</w:t>
      </w:r>
    </w:p>
    <w:p w14:paraId="536D11B6" w14:textId="77777777" w:rsidR="00B11855" w:rsidRPr="001F42D3" w:rsidRDefault="003D003E" w:rsidP="00B617F4">
      <w:pPr>
        <w:pStyle w:val="BodyText"/>
      </w:pPr>
      <w:r w:rsidRPr="001F42D3">
        <w:t>ISO/IEEE 11073 nomenclature terms have OIDs from the arc 1.2.840.10004.1.1.1.0.0.1</w:t>
      </w:r>
    </w:p>
    <w:p w14:paraId="1A4D4B03" w14:textId="3DF2DFD3" w:rsidR="00B11855" w:rsidRPr="001F42D3" w:rsidRDefault="006D613E" w:rsidP="00B617F4">
      <w:pPr>
        <w:pStyle w:val="BodyText"/>
      </w:pPr>
      <w:r w:rsidRPr="001F42D3">
        <w:t>HL7</w:t>
      </w:r>
      <w:r w:rsidR="00995105" w:rsidRPr="001F42D3">
        <w:t xml:space="preserve"> </w:t>
      </w:r>
      <w:r w:rsidR="003D003E" w:rsidRPr="001F42D3">
        <w:t xml:space="preserve">allocates OIDs from the arc 2.16.840.1.113883 (joint-iso-itu-t.country.us.organization.hl7). </w:t>
      </w:r>
      <w:r w:rsidRPr="001F42D3">
        <w:t>HL7</w:t>
      </w:r>
      <w:r w:rsidR="00995105" w:rsidRPr="001F42D3">
        <w:t xml:space="preserve"> </w:t>
      </w:r>
      <w:r w:rsidR="003D003E" w:rsidRPr="001F42D3">
        <w:t>maintains an OID registry at http://www.hl7.org/oid/index.cfm.</w:t>
      </w:r>
    </w:p>
    <w:p w14:paraId="2243680A" w14:textId="77777777" w:rsidR="00B11855" w:rsidRPr="001F42D3" w:rsidRDefault="00B11855" w:rsidP="00B617F4">
      <w:pPr>
        <w:pStyle w:val="BodyText"/>
      </w:pPr>
    </w:p>
    <w:p w14:paraId="0EFB1915" w14:textId="48E1DD60" w:rsidR="00B11855" w:rsidRPr="001F42D3" w:rsidRDefault="00CE1CA8" w:rsidP="00B34AEB">
      <w:pPr>
        <w:pStyle w:val="Heading1"/>
        <w:numPr>
          <w:ilvl w:val="0"/>
          <w:numId w:val="0"/>
        </w:numPr>
        <w:rPr>
          <w:noProof w:val="0"/>
        </w:rPr>
      </w:pPr>
      <w:bookmarkStart w:id="1455" w:name="_Toc401769898"/>
      <w:bookmarkStart w:id="1456" w:name="_Toc181625270"/>
      <w:r w:rsidRPr="001F42D3">
        <w:rPr>
          <w:noProof w:val="0"/>
        </w:rPr>
        <w:lastRenderedPageBreak/>
        <w:t xml:space="preserve">Appendix H </w:t>
      </w:r>
      <w:r w:rsidR="00813541" w:rsidRPr="001F42D3">
        <w:rPr>
          <w:noProof w:val="0"/>
        </w:rPr>
        <w:t xml:space="preserve">– </w:t>
      </w:r>
      <w:r w:rsidR="003D003E" w:rsidRPr="001F42D3">
        <w:rPr>
          <w:noProof w:val="0"/>
        </w:rPr>
        <w:t>IHE Integration Statements</w:t>
      </w:r>
      <w:bookmarkEnd w:id="1455"/>
      <w:bookmarkEnd w:id="1456"/>
    </w:p>
    <w:p w14:paraId="51FDFF1D" w14:textId="028351D2" w:rsidR="00B9381B" w:rsidRPr="001F42D3" w:rsidRDefault="00B9381B" w:rsidP="00B617F4">
      <w:pPr>
        <w:pStyle w:val="BodyText"/>
      </w:pPr>
      <w:r w:rsidRPr="001F42D3">
        <w:t xml:space="preserve">For material formerly in this Appendix, readers should now refer to </w:t>
      </w:r>
      <w:hyperlink r:id="rId74" w:history="1">
        <w:r w:rsidRPr="001F42D3">
          <w:rPr>
            <w:rStyle w:val="Hyperlink"/>
          </w:rPr>
          <w:t>IHE Technical Frameworks General Introduction Appendix F</w:t>
        </w:r>
      </w:hyperlink>
      <w:r w:rsidRPr="001F42D3">
        <w:t>.</w:t>
      </w:r>
    </w:p>
    <w:p w14:paraId="1830D620" w14:textId="5D2B1351" w:rsidR="00B11855" w:rsidRPr="001F42D3" w:rsidRDefault="00CE1CA8" w:rsidP="00B34AEB">
      <w:pPr>
        <w:pStyle w:val="Heading1"/>
        <w:numPr>
          <w:ilvl w:val="0"/>
          <w:numId w:val="0"/>
        </w:numPr>
        <w:rPr>
          <w:noProof w:val="0"/>
        </w:rPr>
      </w:pPr>
      <w:bookmarkStart w:id="1457" w:name="_Toc401769899"/>
      <w:bookmarkStart w:id="1458" w:name="_Toc181625271"/>
      <w:r w:rsidRPr="001F42D3">
        <w:rPr>
          <w:noProof w:val="0"/>
        </w:rPr>
        <w:lastRenderedPageBreak/>
        <w:t xml:space="preserve">Appendix I </w:t>
      </w:r>
      <w:r w:rsidR="00813541" w:rsidRPr="001F42D3">
        <w:rPr>
          <w:noProof w:val="0"/>
        </w:rPr>
        <w:t xml:space="preserve">– </w:t>
      </w:r>
      <w:r w:rsidR="003D003E" w:rsidRPr="001F42D3">
        <w:rPr>
          <w:noProof w:val="0"/>
        </w:rPr>
        <w:t>Message Transport using MLLP</w:t>
      </w:r>
      <w:bookmarkEnd w:id="1457"/>
      <w:bookmarkEnd w:id="1458"/>
    </w:p>
    <w:p w14:paraId="24935441" w14:textId="653ADBA9" w:rsidR="00B11855" w:rsidRPr="001F42D3" w:rsidRDefault="003D003E" w:rsidP="00B617F4">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using the HL7-defined "Minimal Lower Layer Protocol" (MLLP). At the present </w:t>
      </w:r>
      <w:r w:rsidR="00EF66D8" w:rsidRPr="001F42D3">
        <w:t>time,</w:t>
      </w:r>
      <w:r w:rsidRPr="001F42D3">
        <w:t xml:space="preserve"> MLLP is used by all IHE PCD actors operating behind a hospital firewall, and the selection of MLLP versus other transport options is based on implementation or one-time configuration.</w:t>
      </w:r>
    </w:p>
    <w:p w14:paraId="43141828" w14:textId="1E55408B" w:rsidR="00B11855" w:rsidRPr="001F42D3" w:rsidRDefault="003D003E" w:rsidP="00B617F4">
      <w:pPr>
        <w:pStyle w:val="BodyText"/>
      </w:pPr>
      <w:r w:rsidRPr="001F42D3">
        <w:t xml:space="preserve">Guidance regarding MLLP is provided by the </w:t>
      </w:r>
      <w:hyperlink r:id="rId75" w:anchor="C.2.1" w:history="1">
        <w:r w:rsidR="007075BE" w:rsidRPr="001F42D3">
          <w:rPr>
            <w:rStyle w:val="Hyperlink"/>
          </w:rPr>
          <w:t>ITI TF-2: C.2.1</w:t>
        </w:r>
      </w:hyperlink>
      <w:r w:rsidRPr="001F42D3">
        <w:t xml:space="preserve"> </w:t>
      </w:r>
      <w:r w:rsidRPr="001F42D3">
        <w:rPr>
          <w:rStyle w:val="Emphasis"/>
        </w:rPr>
        <w:t>Network Guidelines</w:t>
      </w:r>
      <w:r w:rsidRPr="001F42D3">
        <w:t xml:space="preserve">, which in turn reference the Minimal Lower Layer Protocol defined in Appendix C of the </w:t>
      </w:r>
      <w:r w:rsidR="006D613E" w:rsidRPr="001F42D3">
        <w:t>HL7</w:t>
      </w:r>
      <w:r w:rsidR="00995105" w:rsidRPr="001F42D3">
        <w:t xml:space="preserve"> </w:t>
      </w:r>
      <w:r w:rsidRPr="001F42D3">
        <w:t>Implementation Guide.</w:t>
      </w:r>
    </w:p>
    <w:p w14:paraId="74EF8880" w14:textId="77777777" w:rsidR="00B11855" w:rsidRPr="001F42D3" w:rsidRDefault="00B11855" w:rsidP="00B617F4">
      <w:pPr>
        <w:pStyle w:val="BodyText"/>
      </w:pPr>
    </w:p>
    <w:p w14:paraId="24548BC4" w14:textId="1ADEFB70" w:rsidR="00B11855" w:rsidRPr="001F42D3" w:rsidRDefault="00CE1CA8" w:rsidP="00B34AEB">
      <w:pPr>
        <w:pStyle w:val="Heading1"/>
        <w:numPr>
          <w:ilvl w:val="0"/>
          <w:numId w:val="0"/>
        </w:numPr>
        <w:rPr>
          <w:noProof w:val="0"/>
        </w:rPr>
      </w:pPr>
      <w:bookmarkStart w:id="1459" w:name="_Toc401769900"/>
      <w:bookmarkStart w:id="1460" w:name="_Toc181625272"/>
      <w:r w:rsidRPr="001F42D3">
        <w:rPr>
          <w:noProof w:val="0"/>
        </w:rPr>
        <w:lastRenderedPageBreak/>
        <w:t xml:space="preserve">Appendix J </w:t>
      </w:r>
      <w:r w:rsidR="00813541" w:rsidRPr="001F42D3">
        <w:rPr>
          <w:noProof w:val="0"/>
        </w:rPr>
        <w:t xml:space="preserve">– </w:t>
      </w:r>
      <w:r w:rsidR="003D003E" w:rsidRPr="001F42D3">
        <w:rPr>
          <w:noProof w:val="0"/>
        </w:rPr>
        <w:t>Message Transport using WS*</w:t>
      </w:r>
      <w:bookmarkEnd w:id="1459"/>
      <w:bookmarkEnd w:id="1460"/>
    </w:p>
    <w:p w14:paraId="5A829C05" w14:textId="7BE7FD85" w:rsidR="00B11855" w:rsidRPr="001F42D3" w:rsidRDefault="003D003E" w:rsidP="00254205">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over Web Services (WS*).</w:t>
      </w:r>
    </w:p>
    <w:p w14:paraId="5FA84009" w14:textId="7C7734A5" w:rsidR="00B11855" w:rsidRPr="001F42D3" w:rsidRDefault="003D003E" w:rsidP="00254205">
      <w:pPr>
        <w:pStyle w:val="BodyText"/>
      </w:pPr>
      <w:r w:rsidRPr="001F42D3">
        <w:t xml:space="preserve">The </w:t>
      </w:r>
      <w:hyperlink r:id="rId76" w:history="1">
        <w:r w:rsidRPr="001F42D3">
          <w:rPr>
            <w:rStyle w:val="Hyperlink"/>
          </w:rPr>
          <w:t>IT</w:t>
        </w:r>
        <w:r w:rsidR="007075BE" w:rsidRPr="001F42D3">
          <w:rPr>
            <w:rStyle w:val="Hyperlink"/>
          </w:rPr>
          <w:t xml:space="preserve">I TF-2: </w:t>
        </w:r>
        <w:r w:rsidRPr="001F42D3">
          <w:rPr>
            <w:rStyle w:val="Hyperlink"/>
          </w:rPr>
          <w:t>Appendix V</w:t>
        </w:r>
      </w:hyperlink>
      <w:r w:rsidRPr="001F42D3">
        <w:t xml:space="preserve"> provides guidance regarding the appropriate WSDL files, schema and sample XML messages. The following artifacts are provided here as informative implementations and should match the versions found in the IHE </w:t>
      </w:r>
      <w:r w:rsidR="007075BE" w:rsidRPr="001F42D3">
        <w:t xml:space="preserve">Google Drive </w:t>
      </w:r>
      <w:hyperlink r:id="rId77" w:history="1">
        <w:proofErr w:type="spellStart"/>
        <w:r w:rsidR="007075BE" w:rsidRPr="001F42D3">
          <w:rPr>
            <w:rStyle w:val="Hyperlink"/>
          </w:rPr>
          <w:t>TF_Implementation_Material</w:t>
        </w:r>
        <w:proofErr w:type="spellEnd"/>
      </w:hyperlink>
      <w:r w:rsidRPr="001F42D3">
        <w:t xml:space="preserve"> for PCD. If a later version is available </w:t>
      </w:r>
      <w:r w:rsidR="007075BE" w:rsidRPr="001F42D3">
        <w:t>on the IHE Google Drive</w:t>
      </w:r>
      <w:r w:rsidRPr="001F42D3">
        <w:t>, it should be used.</w:t>
      </w:r>
    </w:p>
    <w:p w14:paraId="54AD7967" w14:textId="436DAC15" w:rsidR="00B11855" w:rsidRPr="001F42D3" w:rsidRDefault="00CE1CA8" w:rsidP="00B34AEB">
      <w:pPr>
        <w:pStyle w:val="Heading2"/>
        <w:numPr>
          <w:ilvl w:val="0"/>
          <w:numId w:val="0"/>
        </w:numPr>
        <w:rPr>
          <w:noProof w:val="0"/>
        </w:rPr>
      </w:pPr>
      <w:bookmarkStart w:id="1461" w:name="_Toc401769901"/>
      <w:bookmarkStart w:id="1462" w:name="_Toc181625273"/>
      <w:r w:rsidRPr="001F42D3">
        <w:rPr>
          <w:noProof w:val="0"/>
        </w:rPr>
        <w:t xml:space="preserve">J.1 </w:t>
      </w:r>
      <w:r w:rsidR="003D003E" w:rsidRPr="001F42D3">
        <w:rPr>
          <w:noProof w:val="0"/>
        </w:rPr>
        <w:t>Sample WSDL file and schema</w:t>
      </w:r>
      <w:bookmarkEnd w:id="1461"/>
      <w:bookmarkEnd w:id="1462"/>
    </w:p>
    <w:p w14:paraId="1E173FFC" w14:textId="72C5E135" w:rsidR="00B11855" w:rsidRPr="001F42D3" w:rsidRDefault="003D003E" w:rsidP="00254205">
      <w:pPr>
        <w:pStyle w:val="BodyText"/>
      </w:pPr>
      <w:r w:rsidRPr="001F42D3">
        <w:t xml:space="preserve">The Web Services Description Language (WSDL) is a W3C standard designed to define a web service through concrete endpoints and operations. The </w:t>
      </w:r>
      <w:hyperlink r:id="rId78" w:history="1">
        <w:r w:rsidR="00C65B36" w:rsidRPr="001F42D3">
          <w:rPr>
            <w:rStyle w:val="Hyperlink"/>
          </w:rPr>
          <w:t>ITI TF-2:  Appendix V</w:t>
        </w:r>
      </w:hyperlink>
      <w:r w:rsidRPr="001F42D3">
        <w:t xml:space="preserve"> provides guidance on deriving WSDL files from an IHE transaction.</w:t>
      </w:r>
    </w:p>
    <w:p w14:paraId="7CFE58AC" w14:textId="0DF5C59D" w:rsidR="00B11855" w:rsidRPr="001F42D3" w:rsidRDefault="003D003E" w:rsidP="00254205">
      <w:pPr>
        <w:pStyle w:val="BodyText"/>
      </w:pPr>
      <w:r w:rsidRPr="001F42D3">
        <w:t>Non-normative illustrative examples of a WSDL file «</w:t>
      </w:r>
      <w:proofErr w:type="spellStart"/>
      <w:r w:rsidRPr="001F42D3">
        <w:t>DeviceObservationConsumer.wsdl</w:t>
      </w:r>
      <w:proofErr w:type="spellEnd"/>
      <w:r w:rsidRPr="001F42D3">
        <w:t>» and schema «DeviceObservationConsumer.xsd» are shown below:</w:t>
      </w:r>
    </w:p>
    <w:p w14:paraId="449CAC2E" w14:textId="77777777" w:rsidR="00C44528" w:rsidRPr="001F42D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1F42D3" w14:paraId="3D0E0A11" w14:textId="77777777" w:rsidTr="00C10546">
        <w:trPr>
          <w:jc w:val="center"/>
        </w:trPr>
        <w:tc>
          <w:tcPr>
            <w:tcW w:w="9330" w:type="dxa"/>
            <w:shd w:val="clear" w:color="auto" w:fill="F2F2F2"/>
          </w:tcPr>
          <w:p w14:paraId="4986378D" w14:textId="77777777" w:rsidR="00B11855" w:rsidRPr="001F42D3" w:rsidRDefault="003D003E" w:rsidP="00C44528">
            <w:pPr>
              <w:pStyle w:val="TableEntryHeader"/>
            </w:pPr>
            <w:proofErr w:type="spellStart"/>
            <w:r w:rsidRPr="001F42D3">
              <w:t>DeviceObservationConsumer.wsdl</w:t>
            </w:r>
            <w:proofErr w:type="spellEnd"/>
          </w:p>
        </w:tc>
      </w:tr>
      <w:tr w:rsidR="00B11855" w:rsidRPr="001F42D3" w14:paraId="6661DE91" w14:textId="77777777" w:rsidTr="00C10546">
        <w:trPr>
          <w:jc w:val="center"/>
        </w:trPr>
        <w:tc>
          <w:tcPr>
            <w:tcW w:w="9330" w:type="dxa"/>
          </w:tcPr>
          <w:p w14:paraId="5EA512F4" w14:textId="77777777" w:rsidR="00B11855" w:rsidRPr="001F42D3" w:rsidRDefault="003D003E" w:rsidP="00254205">
            <w:pPr>
              <w:pStyle w:val="TableXML"/>
              <w:rPr>
                <w:noProof w:val="0"/>
              </w:rPr>
            </w:pPr>
            <w:r w:rsidRPr="001F42D3">
              <w:rPr>
                <w:noProof w:val="0"/>
              </w:rPr>
              <w:t>&lt;?xml version="1.0" encoding="UTF-8"?&gt;</w:t>
            </w:r>
          </w:p>
          <w:p w14:paraId="7DD5003D" w14:textId="77777777" w:rsidR="00B11855" w:rsidRPr="001F42D3" w:rsidRDefault="003D003E" w:rsidP="00254205">
            <w:pPr>
              <w:pStyle w:val="TableXML"/>
              <w:rPr>
                <w:noProof w:val="0"/>
              </w:rPr>
            </w:pPr>
            <w:r w:rsidRPr="001F42D3">
              <w:rPr>
                <w:noProof w:val="0"/>
              </w:rPr>
              <w:t>&lt;</w:t>
            </w:r>
            <w:proofErr w:type="spellStart"/>
            <w:r w:rsidRPr="001F42D3">
              <w:rPr>
                <w:noProof w:val="0"/>
              </w:rPr>
              <w:t>wsdl:definitions</w:t>
            </w:r>
            <w:proofErr w:type="spellEnd"/>
            <w:r w:rsidRPr="001F42D3">
              <w:rPr>
                <w:noProof w:val="0"/>
              </w:rPr>
              <w:t xml:space="preserve"> name="</w:t>
            </w:r>
            <w:proofErr w:type="spellStart"/>
            <w:r w:rsidRPr="001F42D3">
              <w:rPr>
                <w:noProof w:val="0"/>
              </w:rPr>
              <w:t>DeviceObservationConsumer</w:t>
            </w:r>
            <w:proofErr w:type="spellEnd"/>
            <w:r w:rsidRPr="001F42D3">
              <w:rPr>
                <w:noProof w:val="0"/>
              </w:rPr>
              <w:t>"</w:t>
            </w:r>
          </w:p>
          <w:p w14:paraId="6F77300C" w14:textId="77777777" w:rsidR="00B11855" w:rsidRPr="001F42D3" w:rsidRDefault="003D003E" w:rsidP="00254205">
            <w:pPr>
              <w:pStyle w:val="TableXML"/>
              <w:rPr>
                <w:noProof w:val="0"/>
              </w:rPr>
            </w:pPr>
            <w:r w:rsidRPr="001F42D3">
              <w:rPr>
                <w:noProof w:val="0"/>
              </w:rPr>
              <w:tab/>
            </w:r>
            <w:proofErr w:type="spellStart"/>
            <w:r w:rsidRPr="001F42D3">
              <w:rPr>
                <w:noProof w:val="0"/>
              </w:rPr>
              <w:t>targetNamespace</w:t>
            </w:r>
            <w:proofErr w:type="spellEnd"/>
            <w:r w:rsidRPr="001F42D3">
              <w:rPr>
                <w:noProof w:val="0"/>
              </w:rPr>
              <w:t>="urn:ihe:pcd:dec:2010"</w:t>
            </w:r>
          </w:p>
          <w:p w14:paraId="4A7B415B" w14:textId="77777777" w:rsidR="00B11855" w:rsidRPr="001F42D3" w:rsidRDefault="003D003E" w:rsidP="00254205">
            <w:pPr>
              <w:pStyle w:val="TableXML"/>
              <w:rPr>
                <w:noProof w:val="0"/>
              </w:rPr>
            </w:pPr>
            <w:r w:rsidRPr="001F42D3">
              <w:rPr>
                <w:noProof w:val="0"/>
              </w:rPr>
              <w:tab/>
              <w:t>xmlns:soap12="http://schemas.xmlsoap.org/</w:t>
            </w:r>
            <w:proofErr w:type="spellStart"/>
            <w:r w:rsidRPr="001F42D3">
              <w:rPr>
                <w:noProof w:val="0"/>
              </w:rPr>
              <w:t>wsdl</w:t>
            </w:r>
            <w:proofErr w:type="spellEnd"/>
            <w:r w:rsidRPr="001F42D3">
              <w:rPr>
                <w:noProof w:val="0"/>
              </w:rPr>
              <w:t>/soap12/"</w:t>
            </w:r>
          </w:p>
          <w:p w14:paraId="758729C8" w14:textId="77777777" w:rsidR="00B11855" w:rsidRPr="001F42D3" w:rsidRDefault="003D003E" w:rsidP="00254205">
            <w:pPr>
              <w:pStyle w:val="TableXML"/>
              <w:rPr>
                <w:noProof w:val="0"/>
              </w:rPr>
            </w:pPr>
            <w:r w:rsidRPr="001F42D3">
              <w:rPr>
                <w:noProof w:val="0"/>
              </w:rPr>
              <w:tab/>
            </w:r>
            <w:proofErr w:type="spellStart"/>
            <w:r w:rsidRPr="001F42D3">
              <w:rPr>
                <w:noProof w:val="0"/>
              </w:rPr>
              <w:t>xmlns:wsdl</w:t>
            </w:r>
            <w:proofErr w:type="spellEnd"/>
            <w:r w:rsidRPr="001F42D3">
              <w:rPr>
                <w:noProof w:val="0"/>
              </w:rPr>
              <w:t>="http://schemas.xmlsoap.org/</w:t>
            </w:r>
            <w:proofErr w:type="spellStart"/>
            <w:r w:rsidRPr="001F42D3">
              <w:rPr>
                <w:noProof w:val="0"/>
              </w:rPr>
              <w:t>wsdl</w:t>
            </w:r>
            <w:proofErr w:type="spellEnd"/>
            <w:r w:rsidRPr="001F42D3">
              <w:rPr>
                <w:noProof w:val="0"/>
              </w:rPr>
              <w:t>/"</w:t>
            </w:r>
          </w:p>
          <w:p w14:paraId="5D5AC2CF" w14:textId="77777777" w:rsidR="00B11855" w:rsidRPr="001F42D3" w:rsidRDefault="003D003E" w:rsidP="00254205">
            <w:pPr>
              <w:pStyle w:val="TableXML"/>
              <w:rPr>
                <w:noProof w:val="0"/>
              </w:rPr>
            </w:pPr>
            <w:r w:rsidRPr="001F42D3">
              <w:rPr>
                <w:noProof w:val="0"/>
              </w:rPr>
              <w:tab/>
            </w:r>
            <w:proofErr w:type="spellStart"/>
            <w:r w:rsidRPr="001F42D3">
              <w:rPr>
                <w:noProof w:val="0"/>
              </w:rPr>
              <w:t>xmlns:xsd</w:t>
            </w:r>
            <w:proofErr w:type="spellEnd"/>
            <w:r w:rsidRPr="001F42D3">
              <w:rPr>
                <w:noProof w:val="0"/>
              </w:rPr>
              <w:t xml:space="preserve">="http://www.w3.org/2001/XMLSchema"  </w:t>
            </w:r>
          </w:p>
          <w:p w14:paraId="7DF0616D" w14:textId="77777777" w:rsidR="00B11855" w:rsidRPr="001F42D3" w:rsidRDefault="003D003E" w:rsidP="00254205">
            <w:pPr>
              <w:pStyle w:val="TableXML"/>
              <w:rPr>
                <w:noProof w:val="0"/>
              </w:rPr>
            </w:pPr>
            <w:r w:rsidRPr="001F42D3">
              <w:rPr>
                <w:noProof w:val="0"/>
              </w:rPr>
              <w:tab/>
            </w:r>
            <w:proofErr w:type="spellStart"/>
            <w:r w:rsidRPr="001F42D3">
              <w:rPr>
                <w:noProof w:val="0"/>
              </w:rPr>
              <w:t>xmlns:wsaw</w:t>
            </w:r>
            <w:proofErr w:type="spellEnd"/>
            <w:r w:rsidRPr="001F42D3">
              <w:rPr>
                <w:noProof w:val="0"/>
              </w:rPr>
              <w:t>="http://www.w3.org/2006/05/addressing/wsdl"</w:t>
            </w:r>
          </w:p>
          <w:p w14:paraId="09D697D3" w14:textId="77777777" w:rsidR="00B11855" w:rsidRPr="001F42D3" w:rsidRDefault="003D003E" w:rsidP="00254205">
            <w:pPr>
              <w:pStyle w:val="TableXML"/>
              <w:rPr>
                <w:noProof w:val="0"/>
              </w:rPr>
            </w:pPr>
            <w:r w:rsidRPr="001F42D3">
              <w:rPr>
                <w:noProof w:val="0"/>
              </w:rPr>
              <w:tab/>
            </w:r>
            <w:proofErr w:type="spellStart"/>
            <w:r w:rsidRPr="001F42D3">
              <w:rPr>
                <w:noProof w:val="0"/>
              </w:rPr>
              <w:t>xmlns:tns</w:t>
            </w:r>
            <w:proofErr w:type="spellEnd"/>
            <w:r w:rsidRPr="001F42D3">
              <w:rPr>
                <w:noProof w:val="0"/>
              </w:rPr>
              <w:t>="urn:ihe:pcd:dec:2010"&gt;</w:t>
            </w:r>
          </w:p>
          <w:p w14:paraId="088B2BA2"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wsdl:types</w:t>
            </w:r>
            <w:proofErr w:type="spellEnd"/>
            <w:r w:rsidRPr="001F42D3">
              <w:rPr>
                <w:noProof w:val="0"/>
              </w:rPr>
              <w:t>&gt;</w:t>
            </w:r>
          </w:p>
          <w:p w14:paraId="5E159F3F"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xsd:schema</w:t>
            </w:r>
            <w:proofErr w:type="spellEnd"/>
            <w:r w:rsidRPr="001F42D3">
              <w:rPr>
                <w:noProof w:val="0"/>
              </w:rPr>
              <w:t>&gt;</w:t>
            </w:r>
          </w:p>
          <w:p w14:paraId="7E8B12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xsd:import</w:t>
            </w:r>
            <w:proofErr w:type="spellEnd"/>
            <w:r w:rsidRPr="001F42D3">
              <w:rPr>
                <w:noProof w:val="0"/>
              </w:rPr>
              <w:t xml:space="preserve"> namespace="urn:ihe:pcd:dec:2010" </w:t>
            </w:r>
            <w:proofErr w:type="spellStart"/>
            <w:r w:rsidRPr="001F42D3">
              <w:rPr>
                <w:noProof w:val="0"/>
              </w:rPr>
              <w:t>schemaLocation</w:t>
            </w:r>
            <w:proofErr w:type="spellEnd"/>
            <w:r w:rsidRPr="001F42D3">
              <w:rPr>
                <w:noProof w:val="0"/>
              </w:rPr>
              <w:t>="DeviceObservationConsumer.xsd"/&gt;</w:t>
            </w:r>
          </w:p>
          <w:p w14:paraId="3863A13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xsd:schema</w:t>
            </w:r>
            <w:proofErr w:type="spellEnd"/>
            <w:r w:rsidRPr="001F42D3">
              <w:rPr>
                <w:noProof w:val="0"/>
              </w:rPr>
              <w:t>&gt;</w:t>
            </w:r>
          </w:p>
          <w:p w14:paraId="612B9A42"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wsdl:types</w:t>
            </w:r>
            <w:proofErr w:type="spellEnd"/>
            <w:r w:rsidRPr="001F42D3">
              <w:rPr>
                <w:noProof w:val="0"/>
              </w:rPr>
              <w:t>&gt;</w:t>
            </w:r>
          </w:p>
          <w:p w14:paraId="60C9BE6D"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 xml:space="preserve"> name="</w:t>
            </w:r>
            <w:proofErr w:type="spellStart"/>
            <w:r w:rsidRPr="001F42D3">
              <w:rPr>
                <w:noProof w:val="0"/>
              </w:rPr>
              <w:t>CommunicatePCDData_Message</w:t>
            </w:r>
            <w:proofErr w:type="spellEnd"/>
            <w:r w:rsidRPr="001F42D3">
              <w:rPr>
                <w:noProof w:val="0"/>
              </w:rPr>
              <w:t>"&gt;</w:t>
            </w:r>
          </w:p>
          <w:p w14:paraId="369B3D6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wsdl:documentation</w:t>
            </w:r>
            <w:proofErr w:type="spellEnd"/>
            <w:r w:rsidRPr="001F42D3">
              <w:rPr>
                <w:noProof w:val="0"/>
              </w:rPr>
              <w:t>&gt;Communicate PCD Data&lt;/</w:t>
            </w:r>
            <w:proofErr w:type="spellStart"/>
            <w:r w:rsidRPr="001F42D3">
              <w:rPr>
                <w:noProof w:val="0"/>
              </w:rPr>
              <w:t>wsdl:documentation</w:t>
            </w:r>
            <w:proofErr w:type="spellEnd"/>
            <w:r w:rsidRPr="001F42D3">
              <w:rPr>
                <w:noProof w:val="0"/>
              </w:rPr>
              <w:t>&gt;</w:t>
            </w:r>
          </w:p>
          <w:p w14:paraId="7C8E8DA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wsdl:part</w:t>
            </w:r>
            <w:proofErr w:type="spellEnd"/>
            <w:r w:rsidRPr="001F42D3">
              <w:rPr>
                <w:noProof w:val="0"/>
              </w:rPr>
              <w:t xml:space="preserve"> name="body" element="</w:t>
            </w:r>
            <w:proofErr w:type="spellStart"/>
            <w:r w:rsidRPr="001F42D3">
              <w:rPr>
                <w:noProof w:val="0"/>
              </w:rPr>
              <w:t>tns:CommunicatePCDData</w:t>
            </w:r>
            <w:proofErr w:type="spellEnd"/>
            <w:r w:rsidRPr="001F42D3">
              <w:rPr>
                <w:noProof w:val="0"/>
              </w:rPr>
              <w:t>"/&gt;</w:t>
            </w:r>
          </w:p>
          <w:p w14:paraId="03DD0A3A"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&gt;</w:t>
            </w:r>
          </w:p>
          <w:p w14:paraId="51DDFC5B"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 xml:space="preserve"> name="</w:t>
            </w:r>
            <w:proofErr w:type="spellStart"/>
            <w:r w:rsidRPr="001F42D3">
              <w:rPr>
                <w:noProof w:val="0"/>
              </w:rPr>
              <w:t>CommunicatePCDDataResponse_Message</w:t>
            </w:r>
            <w:proofErr w:type="spellEnd"/>
            <w:r w:rsidRPr="001F42D3">
              <w:rPr>
                <w:noProof w:val="0"/>
              </w:rPr>
              <w:t>"&gt;</w:t>
            </w:r>
          </w:p>
          <w:p w14:paraId="4C270C1E"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wsdl:documentation</w:t>
            </w:r>
            <w:proofErr w:type="spellEnd"/>
            <w:r w:rsidRPr="001F42D3">
              <w:rPr>
                <w:noProof w:val="0"/>
              </w:rPr>
              <w:t>&gt;Communicate PCD Data Response&lt;/</w:t>
            </w:r>
            <w:proofErr w:type="spellStart"/>
            <w:r w:rsidRPr="001F42D3">
              <w:rPr>
                <w:noProof w:val="0"/>
              </w:rPr>
              <w:t>wsdl:documentation</w:t>
            </w:r>
            <w:proofErr w:type="spellEnd"/>
            <w:r w:rsidRPr="001F42D3">
              <w:rPr>
                <w:noProof w:val="0"/>
              </w:rPr>
              <w:t>&gt;</w:t>
            </w:r>
          </w:p>
          <w:p w14:paraId="1108CBAB"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wsdl:part</w:t>
            </w:r>
            <w:proofErr w:type="spellEnd"/>
            <w:r w:rsidRPr="001F42D3">
              <w:rPr>
                <w:noProof w:val="0"/>
              </w:rPr>
              <w:t xml:space="preserve"> name="body" element="</w:t>
            </w:r>
            <w:proofErr w:type="spellStart"/>
            <w:r w:rsidRPr="001F42D3">
              <w:rPr>
                <w:noProof w:val="0"/>
              </w:rPr>
              <w:t>tns:CommunicatePCDDataResponse</w:t>
            </w:r>
            <w:proofErr w:type="spellEnd"/>
            <w:r w:rsidRPr="001F42D3">
              <w:rPr>
                <w:noProof w:val="0"/>
              </w:rPr>
              <w:t>"/&gt;</w:t>
            </w:r>
          </w:p>
          <w:p w14:paraId="197A20C3"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&gt;</w:t>
            </w:r>
          </w:p>
          <w:p w14:paraId="7D4790CF"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wsdl:portType</w:t>
            </w:r>
            <w:proofErr w:type="spellEnd"/>
            <w:r w:rsidRPr="001F42D3">
              <w:rPr>
                <w:noProof w:val="0"/>
              </w:rPr>
              <w:t xml:space="preserve"> name="</w:t>
            </w:r>
            <w:proofErr w:type="spellStart"/>
            <w:r w:rsidRPr="001F42D3">
              <w:rPr>
                <w:noProof w:val="0"/>
              </w:rPr>
              <w:t>DeviceObservationConsumer_PortType</w:t>
            </w:r>
            <w:proofErr w:type="spellEnd"/>
            <w:r w:rsidRPr="001F42D3">
              <w:rPr>
                <w:noProof w:val="0"/>
              </w:rPr>
              <w:t>"&gt;</w:t>
            </w:r>
          </w:p>
          <w:p w14:paraId="3D8B4957"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 xml:space="preserve"> name="</w:t>
            </w:r>
            <w:proofErr w:type="spellStart"/>
            <w:r w:rsidRPr="001F42D3">
              <w:rPr>
                <w:noProof w:val="0"/>
              </w:rPr>
              <w:t>CommunicatePCDData</w:t>
            </w:r>
            <w:proofErr w:type="spellEnd"/>
            <w:r w:rsidRPr="001F42D3">
              <w:rPr>
                <w:noProof w:val="0"/>
              </w:rPr>
              <w:t>"&gt;</w:t>
            </w:r>
          </w:p>
          <w:p w14:paraId="23895710"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 xml:space="preserve"> message="</w:t>
            </w:r>
            <w:proofErr w:type="spellStart"/>
            <w:r w:rsidRPr="001F42D3">
              <w:rPr>
                <w:noProof w:val="0"/>
              </w:rPr>
              <w:t>tns:CommunicatePCDData_Message</w:t>
            </w:r>
            <w:proofErr w:type="spellEnd"/>
            <w:r w:rsidRPr="001F42D3">
              <w:rPr>
                <w:noProof w:val="0"/>
              </w:rPr>
              <w:t xml:space="preserve">" </w:t>
            </w:r>
            <w:proofErr w:type="spellStart"/>
            <w:r w:rsidRPr="001F42D3">
              <w:rPr>
                <w:noProof w:val="0"/>
              </w:rPr>
              <w:t>wsaw:Action</w:t>
            </w:r>
            <w:proofErr w:type="spellEnd"/>
            <w:r w:rsidRPr="001F42D3">
              <w:rPr>
                <w:noProof w:val="0"/>
              </w:rPr>
              <w:t>="urn:ihe:pcd:2010:CommunicatePCDData"/&gt;</w:t>
            </w:r>
          </w:p>
          <w:p w14:paraId="66DDCD16" w14:textId="77777777" w:rsidR="00B11855" w:rsidRPr="001F42D3" w:rsidRDefault="003D003E" w:rsidP="00254205">
            <w:pPr>
              <w:pStyle w:val="TableXML"/>
              <w:rPr>
                <w:noProof w:val="0"/>
              </w:rPr>
            </w:pPr>
            <w:r w:rsidRPr="001F42D3">
              <w:rPr>
                <w:noProof w:val="0"/>
              </w:rPr>
              <w:lastRenderedPageBreak/>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 xml:space="preserve"> message="</w:t>
            </w:r>
            <w:proofErr w:type="spellStart"/>
            <w:r w:rsidRPr="001F42D3">
              <w:rPr>
                <w:noProof w:val="0"/>
              </w:rPr>
              <w:t>tns:CommunicatePCDDataResponse_Message</w:t>
            </w:r>
            <w:proofErr w:type="spellEnd"/>
            <w:r w:rsidRPr="001F42D3">
              <w:rPr>
                <w:noProof w:val="0"/>
              </w:rPr>
              <w:t xml:space="preserve">" </w:t>
            </w:r>
            <w:proofErr w:type="spellStart"/>
            <w:r w:rsidRPr="001F42D3">
              <w:rPr>
                <w:noProof w:val="0"/>
              </w:rPr>
              <w:t>wsaw:Action</w:t>
            </w:r>
            <w:proofErr w:type="spellEnd"/>
            <w:r w:rsidRPr="001F42D3">
              <w:rPr>
                <w:noProof w:val="0"/>
              </w:rPr>
              <w:t>="urn:ihe:pcd:2010:CommunicatePCDDataResponse"/&gt;</w:t>
            </w:r>
          </w:p>
          <w:p w14:paraId="6611C1BF"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&gt;</w:t>
            </w:r>
          </w:p>
          <w:p w14:paraId="5242A6C9"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wsdl:portType</w:t>
            </w:r>
            <w:proofErr w:type="spellEnd"/>
            <w:r w:rsidRPr="001F42D3">
              <w:rPr>
                <w:noProof w:val="0"/>
              </w:rPr>
              <w:t>&gt;</w:t>
            </w:r>
          </w:p>
          <w:p w14:paraId="62054429"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wsdl:binding</w:t>
            </w:r>
            <w:proofErr w:type="spellEnd"/>
            <w:r w:rsidRPr="001F42D3">
              <w:rPr>
                <w:noProof w:val="0"/>
              </w:rPr>
              <w:t xml:space="preserve"> name="DeviceObservationConsumer_Binding_Soap12" type="</w:t>
            </w:r>
            <w:proofErr w:type="spellStart"/>
            <w:r w:rsidRPr="001F42D3">
              <w:rPr>
                <w:noProof w:val="0"/>
              </w:rPr>
              <w:t>tns:DeviceObservationConsumer_PortType</w:t>
            </w:r>
            <w:proofErr w:type="spellEnd"/>
            <w:r w:rsidRPr="001F42D3">
              <w:rPr>
                <w:noProof w:val="0"/>
              </w:rPr>
              <w:t>"&gt;</w:t>
            </w:r>
          </w:p>
          <w:p w14:paraId="7F14BC3F" w14:textId="77777777" w:rsidR="00B11855" w:rsidRPr="001F42D3" w:rsidRDefault="003D003E" w:rsidP="00254205">
            <w:pPr>
              <w:pStyle w:val="TableXML"/>
              <w:rPr>
                <w:noProof w:val="0"/>
              </w:rPr>
            </w:pPr>
            <w:r w:rsidRPr="001F42D3">
              <w:rPr>
                <w:noProof w:val="0"/>
              </w:rPr>
              <w:tab/>
            </w:r>
            <w:r w:rsidRPr="001F42D3">
              <w:rPr>
                <w:noProof w:val="0"/>
              </w:rPr>
              <w:tab/>
              <w:t>&lt;soap12:binding style="document" transport="http://schemas.xmlsoap.org/soap/http"/&gt;</w:t>
            </w:r>
          </w:p>
          <w:p w14:paraId="5986B78B"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wsaw:UsingAddressing</w:t>
            </w:r>
            <w:proofErr w:type="spellEnd"/>
            <w:r w:rsidRPr="001F42D3">
              <w:rPr>
                <w:noProof w:val="0"/>
              </w:rPr>
              <w:t xml:space="preserve"> </w:t>
            </w:r>
            <w:proofErr w:type="spellStart"/>
            <w:r w:rsidRPr="001F42D3">
              <w:rPr>
                <w:noProof w:val="0"/>
              </w:rPr>
              <w:t>wsdl:required</w:t>
            </w:r>
            <w:proofErr w:type="spellEnd"/>
            <w:r w:rsidRPr="001F42D3">
              <w:rPr>
                <w:noProof w:val="0"/>
              </w:rPr>
              <w:t>="true"/&gt;</w:t>
            </w:r>
          </w:p>
          <w:p w14:paraId="203C36AD"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 xml:space="preserve"> name="</w:t>
            </w:r>
            <w:proofErr w:type="spellStart"/>
            <w:r w:rsidRPr="001F42D3">
              <w:rPr>
                <w:noProof w:val="0"/>
              </w:rPr>
              <w:t>CommunicatePCDData</w:t>
            </w:r>
            <w:proofErr w:type="spellEnd"/>
            <w:r w:rsidRPr="001F42D3">
              <w:rPr>
                <w:noProof w:val="0"/>
              </w:rPr>
              <w:t>"&gt;</w:t>
            </w:r>
          </w:p>
          <w:p w14:paraId="410A42E5"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 xml:space="preserve">&lt;soap12:operation </w:t>
            </w:r>
            <w:proofErr w:type="spellStart"/>
            <w:r w:rsidRPr="001F42D3">
              <w:rPr>
                <w:noProof w:val="0"/>
              </w:rPr>
              <w:t>soapAction</w:t>
            </w:r>
            <w:proofErr w:type="spellEnd"/>
            <w:r w:rsidRPr="001F42D3">
              <w:rPr>
                <w:noProof w:val="0"/>
              </w:rPr>
              <w:t xml:space="preserve">="urn:ihe:pcd:2010:CommunicatePCDData" </w:t>
            </w:r>
            <w:proofErr w:type="spellStart"/>
            <w:r w:rsidRPr="001F42D3">
              <w:rPr>
                <w:noProof w:val="0"/>
              </w:rPr>
              <w:t>soapActionRequired</w:t>
            </w:r>
            <w:proofErr w:type="spellEnd"/>
            <w:r w:rsidRPr="001F42D3">
              <w:rPr>
                <w:noProof w:val="0"/>
              </w:rPr>
              <w:t>=""/&gt;</w:t>
            </w:r>
          </w:p>
          <w:p w14:paraId="41B51FE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&gt;</w:t>
            </w:r>
          </w:p>
          <w:p w14:paraId="5C96FE5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27A96797"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&gt;</w:t>
            </w:r>
          </w:p>
          <w:p w14:paraId="28F7E6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&gt;</w:t>
            </w:r>
          </w:p>
          <w:p w14:paraId="49648D23"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318757C6"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&gt;</w:t>
            </w:r>
          </w:p>
          <w:p w14:paraId="303F1B8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&gt;</w:t>
            </w:r>
          </w:p>
          <w:p w14:paraId="000FC04C"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wsdl:binding</w:t>
            </w:r>
            <w:proofErr w:type="spellEnd"/>
            <w:r w:rsidRPr="001F42D3">
              <w:rPr>
                <w:noProof w:val="0"/>
              </w:rPr>
              <w:t>&gt;</w:t>
            </w:r>
          </w:p>
          <w:p w14:paraId="7750C433"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wsdl:service</w:t>
            </w:r>
            <w:proofErr w:type="spellEnd"/>
            <w:r w:rsidRPr="001F42D3">
              <w:rPr>
                <w:noProof w:val="0"/>
              </w:rPr>
              <w:t xml:space="preserve"> name="</w:t>
            </w:r>
            <w:proofErr w:type="spellStart"/>
            <w:r w:rsidRPr="001F42D3">
              <w:rPr>
                <w:noProof w:val="0"/>
              </w:rPr>
              <w:t>DeviceObservationConsumer_Service</w:t>
            </w:r>
            <w:proofErr w:type="spellEnd"/>
            <w:r w:rsidRPr="001F42D3">
              <w:rPr>
                <w:noProof w:val="0"/>
              </w:rPr>
              <w:t>"&gt;</w:t>
            </w:r>
          </w:p>
          <w:p w14:paraId="7083D94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wsdl:port</w:t>
            </w:r>
            <w:proofErr w:type="spellEnd"/>
            <w:r w:rsidRPr="001F42D3">
              <w:rPr>
                <w:noProof w:val="0"/>
              </w:rPr>
              <w:t xml:space="preserve"> name="DeviceObservationConsumer_Port_Soap12" binding="tns:DeviceObservationConsumer_Binding_Soap12"&gt;</w:t>
            </w:r>
          </w:p>
          <w:p w14:paraId="0D327C7E"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&lt;soap12:address location="http://www.example.org/"/&gt;</w:t>
            </w:r>
          </w:p>
          <w:p w14:paraId="64DE943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wsdl:port</w:t>
            </w:r>
            <w:proofErr w:type="spellEnd"/>
            <w:r w:rsidRPr="001F42D3">
              <w:rPr>
                <w:noProof w:val="0"/>
              </w:rPr>
              <w:t>&gt;</w:t>
            </w:r>
          </w:p>
          <w:p w14:paraId="49E8BC6D"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wsdl:service</w:t>
            </w:r>
            <w:proofErr w:type="spellEnd"/>
            <w:r w:rsidRPr="001F42D3">
              <w:rPr>
                <w:noProof w:val="0"/>
              </w:rPr>
              <w:t>&gt;</w:t>
            </w:r>
          </w:p>
          <w:p w14:paraId="00916F27" w14:textId="77777777" w:rsidR="00B11855" w:rsidRPr="001F42D3" w:rsidRDefault="003D003E" w:rsidP="00254205">
            <w:pPr>
              <w:pStyle w:val="TableXML"/>
              <w:rPr>
                <w:noProof w:val="0"/>
                <w:sz w:val="20"/>
              </w:rPr>
            </w:pPr>
            <w:r w:rsidRPr="001F42D3">
              <w:rPr>
                <w:noProof w:val="0"/>
              </w:rPr>
              <w:t>&lt;/</w:t>
            </w:r>
            <w:proofErr w:type="spellStart"/>
            <w:r w:rsidRPr="001F42D3">
              <w:rPr>
                <w:noProof w:val="0"/>
              </w:rPr>
              <w:t>wsdl:definitions</w:t>
            </w:r>
            <w:proofErr w:type="spellEnd"/>
            <w:r w:rsidRPr="001F42D3">
              <w:rPr>
                <w:noProof w:val="0"/>
              </w:rPr>
              <w:t>&gt;</w:t>
            </w:r>
          </w:p>
        </w:tc>
      </w:tr>
    </w:tbl>
    <w:p w14:paraId="53A451BE" w14:textId="77777777" w:rsidR="00E95ACC" w:rsidRPr="001F42D3" w:rsidRDefault="00E95ACC" w:rsidP="005C34E8">
      <w:pPr>
        <w:pStyle w:val="BodyText"/>
      </w:pPr>
    </w:p>
    <w:p w14:paraId="61E0CEFF" w14:textId="366943A5" w:rsidR="00B11855" w:rsidRPr="001F42D3" w:rsidRDefault="003D003E" w:rsidP="005C34E8">
      <w:pPr>
        <w:pStyle w:val="BodyText"/>
      </w:pPr>
      <w:r w:rsidRPr="001F42D3">
        <w:t>Note: the element &lt;</w:t>
      </w:r>
      <w:proofErr w:type="spellStart"/>
      <w:r w:rsidRPr="001F42D3">
        <w:t>wsaw:UsingAddressing</w:t>
      </w:r>
      <w:proofErr w:type="spellEnd"/>
      <w:r w:rsidRPr="001F42D3">
        <w:t xml:space="preserve"> </w:t>
      </w:r>
      <w:proofErr w:type="spellStart"/>
      <w:r w:rsidRPr="001F42D3">
        <w:t>wsdl:required</w:t>
      </w:r>
      <w:proofErr w:type="spellEnd"/>
      <w:r w:rsidRPr="001F42D3">
        <w:t xml:space="preserve">="true"/&gt; is required for strict conformance to </w:t>
      </w:r>
      <w:hyperlink r:id="rId79" w:history="1">
        <w:r w:rsidRPr="001F42D3">
          <w:rPr>
            <w:rStyle w:val="Hyperlink"/>
          </w:rPr>
          <w:t>ITI T</w:t>
        </w:r>
        <w:r w:rsidR="007075BE" w:rsidRPr="001F42D3">
          <w:rPr>
            <w:rStyle w:val="Hyperlink"/>
          </w:rPr>
          <w:t>F-2:  Appendix V</w:t>
        </w:r>
      </w:hyperlink>
      <w:r w:rsidRPr="001F42D3">
        <w:t xml:space="preserve">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1F42D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6ED3EBDF" w14:textId="77777777" w:rsidTr="006C0E8E">
        <w:trPr>
          <w:cantSplit/>
          <w:jc w:val="center"/>
        </w:trPr>
        <w:tc>
          <w:tcPr>
            <w:tcW w:w="10170" w:type="dxa"/>
            <w:shd w:val="clear" w:color="auto" w:fill="F2F2F2"/>
          </w:tcPr>
          <w:p w14:paraId="1763E84F" w14:textId="77777777" w:rsidR="00B11855" w:rsidRPr="001F42D3" w:rsidRDefault="003D003E" w:rsidP="007822F8">
            <w:pPr>
              <w:pStyle w:val="TableEntryHeader"/>
            </w:pPr>
            <w:r w:rsidRPr="001F42D3">
              <w:lastRenderedPageBreak/>
              <w:t>DeviceObservationConsumer.xsd</w:t>
            </w:r>
          </w:p>
        </w:tc>
      </w:tr>
      <w:tr w:rsidR="00B11855" w:rsidRPr="001F42D3" w14:paraId="189E76D1" w14:textId="77777777" w:rsidTr="006C0E8E">
        <w:trPr>
          <w:cantSplit/>
          <w:jc w:val="center"/>
        </w:trPr>
        <w:tc>
          <w:tcPr>
            <w:tcW w:w="10170" w:type="dxa"/>
          </w:tcPr>
          <w:p w14:paraId="530CCDA9" w14:textId="77777777" w:rsidR="00B11855" w:rsidRPr="001F42D3" w:rsidRDefault="003D003E" w:rsidP="007822F8">
            <w:pPr>
              <w:pStyle w:val="TableEntry"/>
            </w:pPr>
            <w:r w:rsidRPr="001F42D3">
              <w:t>&lt;?xml version="1.0" encoding="UTF-8"?&gt;</w:t>
            </w:r>
          </w:p>
          <w:p w14:paraId="2D3AABC8" w14:textId="77777777" w:rsidR="00B11855" w:rsidRPr="001F42D3" w:rsidRDefault="003D003E" w:rsidP="007822F8">
            <w:pPr>
              <w:pStyle w:val="TableEntry"/>
            </w:pPr>
            <w:r w:rsidRPr="001F42D3">
              <w:t xml:space="preserve">&lt;schema </w:t>
            </w:r>
            <w:proofErr w:type="spellStart"/>
            <w:r w:rsidRPr="001F42D3">
              <w:t>xmlns</w:t>
            </w:r>
            <w:proofErr w:type="spellEnd"/>
            <w:r w:rsidRPr="001F42D3">
              <w:t xml:space="preserve">="http://www.w3.org/2001/XMLSchema" </w:t>
            </w:r>
            <w:proofErr w:type="spellStart"/>
            <w:r w:rsidRPr="001F42D3">
              <w:t>xmlns:tns</w:t>
            </w:r>
            <w:proofErr w:type="spellEnd"/>
            <w:r w:rsidRPr="001F42D3">
              <w:t xml:space="preserve">="urn:ihe:pcd:dec:2010" </w:t>
            </w:r>
            <w:proofErr w:type="spellStart"/>
            <w:r w:rsidRPr="001F42D3">
              <w:t>targetNamespace</w:t>
            </w:r>
            <w:proofErr w:type="spellEnd"/>
            <w:r w:rsidRPr="001F42D3">
              <w:t>="urn:ihe:pcd:dec:2010"&gt;</w:t>
            </w:r>
          </w:p>
          <w:p w14:paraId="3EDCD3E6" w14:textId="77777777" w:rsidR="00B11855" w:rsidRPr="001F42D3" w:rsidRDefault="003D003E" w:rsidP="007822F8">
            <w:pPr>
              <w:pStyle w:val="TableEntry"/>
            </w:pPr>
            <w:r w:rsidRPr="001F42D3">
              <w:tab/>
              <w:t>&lt;element name="</w:t>
            </w:r>
            <w:proofErr w:type="spellStart"/>
            <w:r w:rsidRPr="001F42D3">
              <w:t>CommunicatePCDData</w:t>
            </w:r>
            <w:proofErr w:type="spellEnd"/>
            <w:r w:rsidRPr="001F42D3">
              <w:t>" type="</w:t>
            </w:r>
            <w:proofErr w:type="spellStart"/>
            <w:r w:rsidRPr="001F42D3">
              <w:t>tns:UnsolicitedObservationResult</w:t>
            </w:r>
            <w:proofErr w:type="spellEnd"/>
            <w:r w:rsidRPr="001F42D3">
              <w:t>"/&gt;</w:t>
            </w:r>
          </w:p>
          <w:p w14:paraId="38B9F9E5" w14:textId="77777777" w:rsidR="00B11855" w:rsidRPr="001F42D3" w:rsidRDefault="003D003E" w:rsidP="007822F8">
            <w:pPr>
              <w:pStyle w:val="TableEntry"/>
            </w:pPr>
            <w:r w:rsidRPr="001F42D3">
              <w:tab/>
              <w:t>&lt;element name="</w:t>
            </w:r>
            <w:proofErr w:type="spellStart"/>
            <w:r w:rsidRPr="001F42D3">
              <w:t>CommunicatePCDDataResponse</w:t>
            </w:r>
            <w:proofErr w:type="spellEnd"/>
            <w:r w:rsidRPr="001F42D3">
              <w:t>" type="</w:t>
            </w:r>
            <w:proofErr w:type="spellStart"/>
            <w:r w:rsidRPr="001F42D3">
              <w:t>tns:GeneralAckowledgement</w:t>
            </w:r>
            <w:proofErr w:type="spellEnd"/>
            <w:r w:rsidRPr="001F42D3">
              <w:t>"/&gt;</w:t>
            </w:r>
          </w:p>
          <w:p w14:paraId="51B489C7" w14:textId="77777777" w:rsidR="00B11855" w:rsidRPr="001F42D3" w:rsidRDefault="003D003E" w:rsidP="007822F8">
            <w:pPr>
              <w:pStyle w:val="TableEntry"/>
            </w:pPr>
            <w:r w:rsidRPr="001F42D3">
              <w:tab/>
              <w:t>&lt;</w:t>
            </w:r>
            <w:proofErr w:type="spellStart"/>
            <w:r w:rsidRPr="001F42D3">
              <w:t>simpleType</w:t>
            </w:r>
            <w:proofErr w:type="spellEnd"/>
            <w:r w:rsidRPr="001F42D3">
              <w:t xml:space="preserve"> name="</w:t>
            </w:r>
            <w:proofErr w:type="spellStart"/>
            <w:r w:rsidRPr="001F42D3">
              <w:t>UnsolicitedObservationResult</w:t>
            </w:r>
            <w:proofErr w:type="spellEnd"/>
            <w:r w:rsidRPr="001F42D3">
              <w:t>"&gt;</w:t>
            </w:r>
          </w:p>
          <w:p w14:paraId="16166AFE" w14:textId="77777777" w:rsidR="00B11855" w:rsidRPr="001F42D3" w:rsidRDefault="003D003E" w:rsidP="007822F8">
            <w:pPr>
              <w:pStyle w:val="TableEntry"/>
            </w:pPr>
            <w:r w:rsidRPr="001F42D3">
              <w:tab/>
            </w:r>
            <w:r w:rsidRPr="001F42D3">
              <w:tab/>
              <w:t>&lt;restriction base="string"/&gt;</w:t>
            </w:r>
          </w:p>
          <w:p w14:paraId="751341A0" w14:textId="77777777" w:rsidR="00B11855" w:rsidRPr="001F42D3" w:rsidRDefault="003D003E" w:rsidP="007822F8">
            <w:pPr>
              <w:pStyle w:val="TableEntry"/>
            </w:pPr>
            <w:r w:rsidRPr="001F42D3">
              <w:tab/>
              <w:t>&lt;/</w:t>
            </w:r>
            <w:proofErr w:type="spellStart"/>
            <w:r w:rsidRPr="001F42D3">
              <w:t>simpleType</w:t>
            </w:r>
            <w:proofErr w:type="spellEnd"/>
            <w:r w:rsidRPr="001F42D3">
              <w:t>&gt;</w:t>
            </w:r>
          </w:p>
          <w:p w14:paraId="7EC98F88" w14:textId="77777777" w:rsidR="00B11855" w:rsidRPr="001F42D3" w:rsidRDefault="003D003E" w:rsidP="007822F8">
            <w:pPr>
              <w:pStyle w:val="TableEntry"/>
            </w:pPr>
            <w:r w:rsidRPr="001F42D3">
              <w:tab/>
              <w:t>&lt;</w:t>
            </w:r>
            <w:proofErr w:type="spellStart"/>
            <w:r w:rsidRPr="001F42D3">
              <w:t>simpleType</w:t>
            </w:r>
            <w:proofErr w:type="spellEnd"/>
            <w:r w:rsidRPr="001F42D3">
              <w:t xml:space="preserve"> name="</w:t>
            </w:r>
            <w:proofErr w:type="spellStart"/>
            <w:r w:rsidRPr="001F42D3">
              <w:t>GeneralAckowledgement</w:t>
            </w:r>
            <w:proofErr w:type="spellEnd"/>
            <w:r w:rsidRPr="001F42D3">
              <w:t>"&gt;</w:t>
            </w:r>
          </w:p>
          <w:p w14:paraId="159450B7" w14:textId="77777777" w:rsidR="00B11855" w:rsidRPr="001F42D3" w:rsidRDefault="003D003E" w:rsidP="007822F8">
            <w:pPr>
              <w:pStyle w:val="TableEntry"/>
            </w:pPr>
            <w:r w:rsidRPr="001F42D3">
              <w:tab/>
            </w:r>
            <w:r w:rsidRPr="001F42D3">
              <w:tab/>
              <w:t>&lt;restriction base="string"/&gt;</w:t>
            </w:r>
          </w:p>
          <w:p w14:paraId="75E93D24" w14:textId="77777777" w:rsidR="00B11855" w:rsidRPr="001F42D3" w:rsidRDefault="003D003E" w:rsidP="007822F8">
            <w:pPr>
              <w:pStyle w:val="TableEntry"/>
            </w:pPr>
            <w:r w:rsidRPr="001F42D3">
              <w:tab/>
              <w:t>&lt;/</w:t>
            </w:r>
            <w:proofErr w:type="spellStart"/>
            <w:r w:rsidRPr="001F42D3">
              <w:t>simpleType</w:t>
            </w:r>
            <w:proofErr w:type="spellEnd"/>
            <w:r w:rsidRPr="001F42D3">
              <w:t>&gt;</w:t>
            </w:r>
          </w:p>
          <w:p w14:paraId="0FDB84EB" w14:textId="77777777" w:rsidR="00B11855" w:rsidRPr="001F42D3" w:rsidRDefault="003D003E" w:rsidP="007822F8">
            <w:pPr>
              <w:pStyle w:val="TableEntry"/>
            </w:pPr>
            <w:r w:rsidRPr="001F42D3">
              <w:t>&lt;/schema&gt;</w:t>
            </w:r>
          </w:p>
          <w:p w14:paraId="7386E224" w14:textId="77777777" w:rsidR="00B11855" w:rsidRPr="001F42D3" w:rsidRDefault="00B11855" w:rsidP="007822F8">
            <w:pPr>
              <w:pStyle w:val="TableEntry"/>
            </w:pPr>
          </w:p>
        </w:tc>
      </w:tr>
    </w:tbl>
    <w:p w14:paraId="1240ED98" w14:textId="5A5E3B1D" w:rsidR="00B11855" w:rsidRPr="001F42D3" w:rsidRDefault="00CE1CA8" w:rsidP="00B34AEB">
      <w:pPr>
        <w:pStyle w:val="Heading2"/>
        <w:numPr>
          <w:ilvl w:val="0"/>
          <w:numId w:val="0"/>
        </w:numPr>
        <w:rPr>
          <w:noProof w:val="0"/>
        </w:rPr>
      </w:pPr>
      <w:bookmarkStart w:id="1463" w:name="_Toc431232329"/>
      <w:bookmarkStart w:id="1464" w:name="_Toc431237309"/>
      <w:bookmarkStart w:id="1465" w:name="_Toc431238476"/>
      <w:bookmarkStart w:id="1466" w:name="_Toc431288212"/>
      <w:bookmarkStart w:id="1467" w:name="_Toc432168206"/>
      <w:bookmarkStart w:id="1468" w:name="_Toc432421327"/>
      <w:bookmarkStart w:id="1469" w:name="_Toc432515003"/>
      <w:bookmarkStart w:id="1470" w:name="_Toc432516278"/>
      <w:bookmarkStart w:id="1471" w:name="_Toc401769902"/>
      <w:bookmarkStart w:id="1472" w:name="_Toc181625274"/>
      <w:bookmarkEnd w:id="1463"/>
      <w:bookmarkEnd w:id="1464"/>
      <w:bookmarkEnd w:id="1465"/>
      <w:bookmarkEnd w:id="1466"/>
      <w:bookmarkEnd w:id="1467"/>
      <w:bookmarkEnd w:id="1468"/>
      <w:bookmarkEnd w:id="1469"/>
      <w:bookmarkEnd w:id="1470"/>
      <w:r w:rsidRPr="001F42D3">
        <w:rPr>
          <w:noProof w:val="0"/>
        </w:rPr>
        <w:t xml:space="preserve">J.2 </w:t>
      </w:r>
      <w:r w:rsidR="003D003E" w:rsidRPr="001F42D3">
        <w:rPr>
          <w:noProof w:val="0"/>
        </w:rPr>
        <w:t>Sample PCD-01 message and response</w:t>
      </w:r>
      <w:bookmarkEnd w:id="1471"/>
      <w:bookmarkEnd w:id="1472"/>
    </w:p>
    <w:p w14:paraId="5FE7A680" w14:textId="761EFF14" w:rsidR="00B11855" w:rsidRPr="001F42D3" w:rsidRDefault="003D003E" w:rsidP="00B86F03">
      <w:pPr>
        <w:pStyle w:val="BodyText"/>
      </w:pPr>
      <w:r w:rsidRPr="001F42D3">
        <w:t xml:space="preserve">In addition to the WSDL-related rules found in </w:t>
      </w:r>
      <w:hyperlink r:id="rId80" w:history="1">
        <w:r w:rsidR="00C65B36" w:rsidRPr="001F42D3">
          <w:rPr>
            <w:rStyle w:val="Hyperlink"/>
          </w:rPr>
          <w:t>ITI TF-2:  Appendix V</w:t>
        </w:r>
      </w:hyperlink>
      <w:r w:rsidRPr="001F42D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1F42D3" w:rsidRDefault="003D003E" w:rsidP="00B86F03">
      <w:pPr>
        <w:pStyle w:val="BodyText"/>
      </w:pPr>
      <w:r w:rsidRPr="001F42D3">
        <w:t xml:space="preserve">Note that the contents of the urn:ihe:pcd:dec:2010:CommunicatePCDData element must contain the entire contents of a valid </w:t>
      </w:r>
      <w:r w:rsidR="00647994" w:rsidRPr="001F42D3">
        <w:t>PCD-01</w:t>
      </w:r>
      <w:r w:rsidRPr="001F42D3">
        <w:t xml:space="preserve"> Observation Result message. However, based on the character restrictions of XML and web services, there are a number of characters that cannot be used in their literal form (see </w:t>
      </w:r>
      <w:hyperlink r:id="rId81" w:history="1">
        <w:r w:rsidRPr="001F42D3">
          <w:rPr>
            <w:color w:val="0000FF"/>
            <w:u w:val="single" w:color="0000FF"/>
          </w:rPr>
          <w:t>http://www.w3.org/International/questions/qa-controls#support</w:t>
        </w:r>
      </w:hyperlink>
      <w:r w:rsidRPr="001F42D3">
        <w:t xml:space="preserve"> for more information).</w:t>
      </w:r>
    </w:p>
    <w:p w14:paraId="6589C030" w14:textId="0C91543E" w:rsidR="00B11855" w:rsidRPr="001F42D3" w:rsidRDefault="003D003E" w:rsidP="00B86F03">
      <w:pPr>
        <w:pStyle w:val="BodyText"/>
      </w:pPr>
      <w:r w:rsidRPr="001F42D3">
        <w:t>Restricted characters, such as "&amp;” and "&lt;</w:t>
      </w:r>
      <w:proofErr w:type="spellStart"/>
      <w:r w:rsidRPr="001F42D3">
        <w:t>cr</w:t>
      </w:r>
      <w:proofErr w:type="spellEnd"/>
      <w:r w:rsidRPr="001F42D3">
        <w:t>&gt;", must be escaped using XML predefined character entity references wherever possible (e.g., &amp;amp;). For restricted characters that have no predefined character entity references,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1F42D3" w:rsidRDefault="003D003E" w:rsidP="00B86F03">
      <w:pPr>
        <w:pStyle w:val="BodyText"/>
      </w:pPr>
      <w:r w:rsidRPr="001F42D3">
        <w:t xml:space="preserve">For a complete list of excluded characters, please see the XML specification at </w:t>
      </w:r>
      <w:hyperlink r:id="rId82" w:history="1">
        <w:r w:rsidRPr="001F42D3">
          <w:rPr>
            <w:color w:val="0000FF"/>
            <w:u w:val="single" w:color="0000FF"/>
          </w:rPr>
          <w:t>http://www.w3.org/TR/xml/#syntax</w:t>
        </w:r>
      </w:hyperlink>
    </w:p>
    <w:p w14:paraId="17C3AAA4" w14:textId="77777777" w:rsidR="00B11855" w:rsidRPr="001F42D3" w:rsidRDefault="003D003E" w:rsidP="00C10546">
      <w:pPr>
        <w:pStyle w:val="BodyText"/>
      </w:pPr>
      <w:r w:rsidRPr="001F42D3">
        <w:br w:type="page"/>
      </w:r>
      <w:r w:rsidRPr="001F42D3">
        <w:lastRenderedPageBreak/>
        <w:t>Examples of a Communicate PCD Data message «CommunicatePCDData.xml» and a typical response «CommunicatePCDDataResponse.xml» are shown below (informative).</w:t>
      </w:r>
    </w:p>
    <w:p w14:paraId="48760276" w14:textId="77777777" w:rsidR="00B11855" w:rsidRPr="001F42D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7E6E987C" w14:textId="77777777" w:rsidTr="006C0E8E">
        <w:trPr>
          <w:cantSplit/>
          <w:jc w:val="center"/>
        </w:trPr>
        <w:tc>
          <w:tcPr>
            <w:tcW w:w="10170" w:type="dxa"/>
            <w:shd w:val="clear" w:color="auto" w:fill="F2F2F2"/>
          </w:tcPr>
          <w:p w14:paraId="72493B23" w14:textId="77777777" w:rsidR="00B11855" w:rsidRPr="001F42D3" w:rsidRDefault="003D003E" w:rsidP="00B86F03">
            <w:pPr>
              <w:pStyle w:val="TableEntryHeader"/>
            </w:pPr>
            <w:r w:rsidRPr="001F42D3">
              <w:t>CommunicatePCDData.xml</w:t>
            </w:r>
          </w:p>
        </w:tc>
      </w:tr>
      <w:tr w:rsidR="00B11855" w:rsidRPr="001F42D3" w14:paraId="4B13D1BC" w14:textId="77777777" w:rsidTr="006C0E8E">
        <w:trPr>
          <w:cantSplit/>
          <w:jc w:val="center"/>
        </w:trPr>
        <w:tc>
          <w:tcPr>
            <w:tcW w:w="10170" w:type="dxa"/>
          </w:tcPr>
          <w:p w14:paraId="73DCC71A" w14:textId="77777777" w:rsidR="00B11855" w:rsidRPr="001F42D3" w:rsidRDefault="003D003E" w:rsidP="00B07DBC">
            <w:pPr>
              <w:pStyle w:val="TableXML"/>
              <w:rPr>
                <w:noProof w:val="0"/>
              </w:rPr>
            </w:pPr>
            <w:r w:rsidRPr="001F42D3">
              <w:rPr>
                <w:noProof w:val="0"/>
              </w:rPr>
              <w:t>&lt;?xml version="1.0" encoding="UTF-8"?&gt;</w:t>
            </w:r>
          </w:p>
          <w:p w14:paraId="77CF2C99"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 xml:space="preserve"> </w:t>
            </w:r>
            <w:proofErr w:type="spellStart"/>
            <w:r w:rsidRPr="001F42D3">
              <w:rPr>
                <w:noProof w:val="0"/>
              </w:rPr>
              <w:t>xmlns:soapenv</w:t>
            </w:r>
            <w:proofErr w:type="spellEnd"/>
            <w:r w:rsidRPr="001F42D3">
              <w:rPr>
                <w:noProof w:val="0"/>
              </w:rPr>
              <w:t>="http://www.w3.org/2003/05/soap-envelope"&gt;</w:t>
            </w:r>
          </w:p>
          <w:p w14:paraId="61EEE909"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 xml:space="preserve"> </w:t>
            </w:r>
            <w:proofErr w:type="spellStart"/>
            <w:r w:rsidRPr="001F42D3">
              <w:rPr>
                <w:noProof w:val="0"/>
              </w:rPr>
              <w:t>xmlns:wsa</w:t>
            </w:r>
            <w:proofErr w:type="spellEnd"/>
            <w:r w:rsidRPr="001F42D3">
              <w:rPr>
                <w:noProof w:val="0"/>
              </w:rPr>
              <w:t>="http://www.w3.org/2005/08/addressing"&gt;</w:t>
            </w:r>
          </w:p>
          <w:p w14:paraId="256ED710"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wsa:To</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283D3DA8" w14:textId="77777777" w:rsidR="00B11855" w:rsidRPr="001F42D3" w:rsidRDefault="003D003E" w:rsidP="00B07DBC">
            <w:pPr>
              <w:pStyle w:val="TableXML"/>
              <w:rPr>
                <w:noProof w:val="0"/>
              </w:rPr>
            </w:pPr>
            <w:r w:rsidRPr="001F42D3">
              <w:rPr>
                <w:noProof w:val="0"/>
              </w:rPr>
              <w:t>http://localhost:9097/org.openhealthtools.stepstone.backend.gateway/DeviceObservationConsumer_Service</w:t>
            </w:r>
          </w:p>
          <w:p w14:paraId="50731C63"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wsa:To</w:t>
            </w:r>
            <w:proofErr w:type="spellEnd"/>
            <w:r w:rsidRPr="001F42D3">
              <w:rPr>
                <w:noProof w:val="0"/>
              </w:rPr>
              <w:t>&gt;</w:t>
            </w:r>
          </w:p>
          <w:p w14:paraId="6B14F14E"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wsa:From</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1D7A3A6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wsa:Address</w:t>
            </w:r>
            <w:proofErr w:type="spellEnd"/>
            <w:r w:rsidRPr="001F42D3">
              <w:rPr>
                <w:noProof w:val="0"/>
              </w:rPr>
              <w:t>&gt;</w:t>
            </w:r>
          </w:p>
          <w:p w14:paraId="751EEE4F" w14:textId="77777777" w:rsidR="00B11855" w:rsidRPr="001F42D3" w:rsidRDefault="003D003E" w:rsidP="00B07DBC">
            <w:pPr>
              <w:pStyle w:val="TableXML"/>
              <w:rPr>
                <w:noProof w:val="0"/>
              </w:rPr>
            </w:pPr>
            <w:r w:rsidRPr="001F42D3">
              <w:rPr>
                <w:noProof w:val="0"/>
              </w:rPr>
              <w:t>http://www.w3.org/2005/08/addressing/anonymous</w:t>
            </w:r>
          </w:p>
          <w:p w14:paraId="3EA940B0" w14:textId="77777777" w:rsidR="00B11855" w:rsidRPr="001F42D3" w:rsidRDefault="003D003E" w:rsidP="00B07DBC">
            <w:pPr>
              <w:pStyle w:val="TableXML"/>
              <w:rPr>
                <w:noProof w:val="0"/>
              </w:rPr>
            </w:pPr>
            <w:r w:rsidRPr="001F42D3">
              <w:rPr>
                <w:noProof w:val="0"/>
              </w:rPr>
              <w:t>&lt;/</w:t>
            </w:r>
            <w:proofErr w:type="spellStart"/>
            <w:r w:rsidRPr="001F42D3">
              <w:rPr>
                <w:noProof w:val="0"/>
              </w:rPr>
              <w:t>wsa:Address</w:t>
            </w:r>
            <w:proofErr w:type="spellEnd"/>
            <w:r w:rsidRPr="001F42D3">
              <w:rPr>
                <w:noProof w:val="0"/>
              </w:rPr>
              <w:t>&gt;</w:t>
            </w:r>
          </w:p>
          <w:p w14:paraId="7E2380AB"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wsa:From</w:t>
            </w:r>
            <w:proofErr w:type="spellEnd"/>
            <w:r w:rsidRPr="001F42D3">
              <w:rPr>
                <w:noProof w:val="0"/>
              </w:rPr>
              <w:t>&gt;</w:t>
            </w:r>
          </w:p>
          <w:p w14:paraId="330C0D11"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wsa:MessageID</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705E233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urn:uuid:A52590343911955D1A1251497585530</w:t>
            </w:r>
          </w:p>
          <w:p w14:paraId="6679A6E1" w14:textId="77777777" w:rsidR="00B11855" w:rsidRPr="001F42D3" w:rsidRDefault="003D003E" w:rsidP="00B07DBC">
            <w:pPr>
              <w:pStyle w:val="TableXML"/>
              <w:rPr>
                <w:noProof w:val="0"/>
              </w:rPr>
            </w:pPr>
            <w:r w:rsidRPr="001F42D3">
              <w:rPr>
                <w:noProof w:val="0"/>
              </w:rPr>
              <w:t>&lt;/</w:t>
            </w:r>
            <w:proofErr w:type="spellStart"/>
            <w:r w:rsidRPr="001F42D3">
              <w:rPr>
                <w:noProof w:val="0"/>
              </w:rPr>
              <w:t>wsa:MessageID</w:t>
            </w:r>
            <w:proofErr w:type="spellEnd"/>
            <w:r w:rsidRPr="001F42D3">
              <w:rPr>
                <w:noProof w:val="0"/>
              </w:rPr>
              <w:t>&gt;</w:t>
            </w:r>
          </w:p>
          <w:p w14:paraId="6404050A"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094241C7"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urn:ihe:pcd:2010:CommunicatePCDData</w:t>
            </w:r>
          </w:p>
          <w:p w14:paraId="4DE22D68" w14:textId="77777777" w:rsidR="00B11855" w:rsidRPr="001F42D3" w:rsidRDefault="003D003E" w:rsidP="00B07DBC">
            <w:pPr>
              <w:pStyle w:val="TableXML"/>
              <w:rPr>
                <w:noProof w:val="0"/>
              </w:rPr>
            </w:pPr>
            <w:r w:rsidRPr="001F42D3">
              <w:rPr>
                <w:noProof w:val="0"/>
              </w:rPr>
              <w:t>&lt;/</w:t>
            </w:r>
            <w:proofErr w:type="spellStart"/>
            <w:r w:rsidRPr="001F42D3">
              <w:rPr>
                <w:noProof w:val="0"/>
              </w:rPr>
              <w:t>wsa:Action</w:t>
            </w:r>
            <w:proofErr w:type="spellEnd"/>
            <w:r w:rsidRPr="001F42D3">
              <w:rPr>
                <w:noProof w:val="0"/>
              </w:rPr>
              <w:t>&gt;</w:t>
            </w:r>
          </w:p>
          <w:p w14:paraId="78F4DEDF"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&gt;</w:t>
            </w:r>
          </w:p>
          <w:p w14:paraId="65170706"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3F754E51"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w:t>
            </w:r>
            <w:proofErr w:type="spellEnd"/>
            <w:r w:rsidRPr="001F42D3">
              <w:rPr>
                <w:noProof w:val="0"/>
              </w:rPr>
              <w:t xml:space="preserve"> </w:t>
            </w:r>
            <w:proofErr w:type="spellStart"/>
            <w:r w:rsidRPr="001F42D3">
              <w:rPr>
                <w:noProof w:val="0"/>
              </w:rPr>
              <w:t>xmlns</w:t>
            </w:r>
            <w:proofErr w:type="spellEnd"/>
            <w:r w:rsidRPr="001F42D3">
              <w:rPr>
                <w:noProof w:val="0"/>
              </w:rPr>
              <w:t>="urn:ihe:pcd:dec:2010"&gt;</w:t>
            </w:r>
          </w:p>
          <w:p w14:paraId="124A4ACD" w14:textId="77777777" w:rsidR="00B11855" w:rsidRPr="001F42D3" w:rsidRDefault="003D003E" w:rsidP="00B07DBC">
            <w:pPr>
              <w:pStyle w:val="TableXML"/>
              <w:rPr>
                <w:noProof w:val="0"/>
              </w:rPr>
            </w:pPr>
            <w:r w:rsidRPr="001F42D3">
              <w:rPr>
                <w:noProof w:val="0"/>
              </w:rPr>
              <w:t>MSH|^~\&amp;amp;|AcmeInc^ACDE48234567ABCD^EUI-64||||20090713090030+0500||ORU^R01^ORU_R01|MSGID1234|P|2.6|||NE|AL|||||IHE PCD ORU-R01 2006^HL7^2.16.840.1.113883.9.n.m^HL7&amp;#</w:t>
            </w:r>
            <w:proofErr w:type="spellStart"/>
            <w:proofErr w:type="gramStart"/>
            <w:r w:rsidRPr="001F42D3">
              <w:rPr>
                <w:noProof w:val="0"/>
              </w:rPr>
              <w:t>xD</w:t>
            </w:r>
            <w:proofErr w:type="spellEnd"/>
            <w:r w:rsidRPr="001F42D3">
              <w:rPr>
                <w:noProof w:val="0"/>
              </w:rPr>
              <w:t>;</w:t>
            </w:r>
            <w:proofErr w:type="gramEnd"/>
          </w:p>
          <w:p w14:paraId="472457FD" w14:textId="77777777" w:rsidR="00B11855" w:rsidRPr="001F42D3" w:rsidRDefault="003D003E" w:rsidP="00B07DBC">
            <w:pPr>
              <w:pStyle w:val="TableXML"/>
              <w:rPr>
                <w:noProof w:val="0"/>
              </w:rPr>
            </w:pPr>
            <w:r w:rsidRPr="001F42D3">
              <w:rPr>
                <w:noProof w:val="0"/>
              </w:rPr>
              <w:t xml:space="preserve">PID|||789567^^^Imaginary </w:t>
            </w:r>
            <w:proofErr w:type="spellStart"/>
            <w:r w:rsidRPr="001F42D3">
              <w:rPr>
                <w:noProof w:val="0"/>
              </w:rPr>
              <w:t>Hospital^PI</w:t>
            </w:r>
            <w:proofErr w:type="spellEnd"/>
            <w:r w:rsidRPr="001F42D3">
              <w:rPr>
                <w:noProof w:val="0"/>
              </w:rPr>
              <w:t>||</w:t>
            </w:r>
            <w:proofErr w:type="spellStart"/>
            <w:r w:rsidRPr="001F42D3">
              <w:rPr>
                <w:noProof w:val="0"/>
              </w:rPr>
              <w:t>Doe^John^Joseph</w:t>
            </w:r>
            <w:proofErr w:type="spellEnd"/>
            <w:r w:rsidRPr="001F42D3">
              <w:rPr>
                <w:noProof w:val="0"/>
              </w:rPr>
              <w:t>^^^^L^A|||M&amp;#</w:t>
            </w:r>
            <w:proofErr w:type="spellStart"/>
            <w:proofErr w:type="gramStart"/>
            <w:r w:rsidRPr="001F42D3">
              <w:rPr>
                <w:noProof w:val="0"/>
              </w:rPr>
              <w:t>xD</w:t>
            </w:r>
            <w:proofErr w:type="spellEnd"/>
            <w:r w:rsidRPr="001F42D3">
              <w:rPr>
                <w:noProof w:val="0"/>
              </w:rPr>
              <w:t>;</w:t>
            </w:r>
            <w:proofErr w:type="gramEnd"/>
          </w:p>
          <w:p w14:paraId="5850639E" w14:textId="77777777" w:rsidR="00B11855" w:rsidRPr="001F42D3" w:rsidRDefault="003D003E" w:rsidP="00B07DBC">
            <w:pPr>
              <w:pStyle w:val="TableXML"/>
              <w:rPr>
                <w:noProof w:val="0"/>
              </w:rPr>
            </w:pPr>
            <w:r w:rsidRPr="001F42D3">
              <w:rPr>
                <w:noProof w:val="0"/>
              </w:rPr>
              <w:t>OBR|1|AB12345^AcmeAHDInc^ACDE48234567ABCD^EUI-64|CD12345^AcmeAHDInc^ACDE48234567ABCD^EUI-64|528391^MDC_DEV_SPEC_PROFILE_BP^MDC|||20090813095715+0500&amp;#</w:t>
            </w:r>
            <w:proofErr w:type="gramStart"/>
            <w:r w:rsidRPr="001F42D3">
              <w:rPr>
                <w:noProof w:val="0"/>
              </w:rPr>
              <w:t>xD;</w:t>
            </w:r>
            <w:proofErr w:type="gramEnd"/>
          </w:p>
          <w:p w14:paraId="1F0A9505" w14:textId="77777777" w:rsidR="00B11855" w:rsidRPr="001F42D3" w:rsidRDefault="003D003E" w:rsidP="00B07DBC">
            <w:pPr>
              <w:pStyle w:val="TableXML"/>
              <w:rPr>
                <w:noProof w:val="0"/>
              </w:rPr>
            </w:pPr>
            <w:r w:rsidRPr="001F42D3">
              <w:rPr>
                <w:noProof w:val="0"/>
              </w:rPr>
              <w:t>OBX|1||528391^MDC_DEV_SPEC_PROFILE_BP^MDC|1|||||||R|||||||0123456789ABCDEF^EUI-64&amp;#</w:t>
            </w:r>
            <w:proofErr w:type="gramStart"/>
            <w:r w:rsidRPr="001F42D3">
              <w:rPr>
                <w:noProof w:val="0"/>
              </w:rPr>
              <w:t>xD;</w:t>
            </w:r>
            <w:proofErr w:type="gramEnd"/>
          </w:p>
          <w:p w14:paraId="74039484" w14:textId="77777777" w:rsidR="00B11855" w:rsidRPr="001F42D3" w:rsidRDefault="003D003E" w:rsidP="00B07DBC">
            <w:pPr>
              <w:pStyle w:val="TableXML"/>
              <w:rPr>
                <w:noProof w:val="0"/>
              </w:rPr>
            </w:pPr>
            <w:r w:rsidRPr="001F42D3">
              <w:rPr>
                <w:noProof w:val="0"/>
              </w:rPr>
              <w:t>OBX|2||150020^MDC_PRESS_BLD_NONINV^MDC|1.0.1||||||R|||20090813095715+0500&amp;#</w:t>
            </w:r>
            <w:proofErr w:type="gramStart"/>
            <w:r w:rsidRPr="001F42D3">
              <w:rPr>
                <w:noProof w:val="0"/>
              </w:rPr>
              <w:t>xD;</w:t>
            </w:r>
            <w:proofErr w:type="gramEnd"/>
          </w:p>
          <w:p w14:paraId="48657288" w14:textId="77777777" w:rsidR="00B11855" w:rsidRPr="001F42D3" w:rsidRDefault="003D003E" w:rsidP="00B07DBC">
            <w:pPr>
              <w:pStyle w:val="TableXML"/>
              <w:rPr>
                <w:noProof w:val="0"/>
              </w:rPr>
            </w:pPr>
            <w:r w:rsidRPr="001F42D3">
              <w:rPr>
                <w:noProof w:val="0"/>
              </w:rPr>
              <w:t>OBX|3|NM|150021^MDC_PRESS_BLD_NONINV_SYS^MDC|1.0.1.1|120|266016^MDC_DIM_MMHG^MDC||||R&amp;#</w:t>
            </w:r>
            <w:proofErr w:type="gramStart"/>
            <w:r w:rsidRPr="001F42D3">
              <w:rPr>
                <w:noProof w:val="0"/>
              </w:rPr>
              <w:t>xD;</w:t>
            </w:r>
            <w:proofErr w:type="gramEnd"/>
          </w:p>
          <w:p w14:paraId="76E79881" w14:textId="77777777" w:rsidR="00B11855" w:rsidRPr="001F42D3" w:rsidRDefault="003D003E" w:rsidP="00B07DBC">
            <w:pPr>
              <w:pStyle w:val="TableXML"/>
              <w:rPr>
                <w:noProof w:val="0"/>
              </w:rPr>
            </w:pPr>
            <w:r w:rsidRPr="001F42D3">
              <w:rPr>
                <w:noProof w:val="0"/>
              </w:rPr>
              <w:t>OBX|4|NM|150022^MDC_PRESS_BLD_NONINV_DIA^MDC|1.0.1.2|80|266016^MDC_DIM_MMHG^MDC||||R&amp;#</w:t>
            </w:r>
            <w:proofErr w:type="gramStart"/>
            <w:r w:rsidRPr="001F42D3">
              <w:rPr>
                <w:noProof w:val="0"/>
              </w:rPr>
              <w:t>xD;</w:t>
            </w:r>
            <w:proofErr w:type="gramEnd"/>
          </w:p>
          <w:p w14:paraId="2DD2898C" w14:textId="77777777" w:rsidR="00B11855" w:rsidRPr="001F42D3" w:rsidRDefault="003D003E" w:rsidP="00B07DBC">
            <w:pPr>
              <w:pStyle w:val="TableXML"/>
              <w:rPr>
                <w:noProof w:val="0"/>
              </w:rPr>
            </w:pPr>
            <w:r w:rsidRPr="001F42D3">
              <w:rPr>
                <w:noProof w:val="0"/>
              </w:rPr>
              <w:t>OBX|5|NM|150023^MDC_PRESS_BLD_NONINV_MEAN^MDC|1.0.1.3|100|266016^MDC_DIM_MMHG^MDC||||R&amp;#</w:t>
            </w:r>
            <w:proofErr w:type="gramStart"/>
            <w:r w:rsidRPr="001F42D3">
              <w:rPr>
                <w:noProof w:val="0"/>
              </w:rPr>
              <w:t>xD;</w:t>
            </w:r>
            <w:proofErr w:type="gramEnd"/>
          </w:p>
          <w:p w14:paraId="00F37CEE"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w:t>
            </w:r>
            <w:proofErr w:type="spellEnd"/>
            <w:r w:rsidRPr="001F42D3">
              <w:rPr>
                <w:noProof w:val="0"/>
              </w:rPr>
              <w:t>&gt;</w:t>
            </w:r>
          </w:p>
          <w:p w14:paraId="180C6B5D"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2F7F8B68" w14:textId="77777777" w:rsidR="00B11855" w:rsidRPr="001F42D3" w:rsidRDefault="003D003E" w:rsidP="00B07DBC">
            <w:pPr>
              <w:pStyle w:val="TableXML"/>
              <w:rPr>
                <w:noProof w:val="0"/>
                <w:sz w:val="20"/>
              </w:rPr>
            </w:pPr>
            <w:r w:rsidRPr="001F42D3">
              <w:rPr>
                <w:noProof w:val="0"/>
              </w:rPr>
              <w:t>&lt;/</w:t>
            </w:r>
            <w:proofErr w:type="spellStart"/>
            <w:r w:rsidRPr="001F42D3">
              <w:rPr>
                <w:noProof w:val="0"/>
              </w:rPr>
              <w:t>soapenv:Envelope</w:t>
            </w:r>
            <w:proofErr w:type="spellEnd"/>
            <w:r w:rsidRPr="001F42D3">
              <w:rPr>
                <w:noProof w:val="0"/>
              </w:rPr>
              <w:t>&gt;</w:t>
            </w:r>
          </w:p>
        </w:tc>
      </w:tr>
    </w:tbl>
    <w:p w14:paraId="5261FD4A" w14:textId="77777777" w:rsidR="00B11855" w:rsidRPr="001F42D3" w:rsidRDefault="00B11855" w:rsidP="00EE391A">
      <w:pPr>
        <w:pStyle w:val="BodyText"/>
      </w:pPr>
    </w:p>
    <w:p w14:paraId="6D8F7B18" w14:textId="77777777" w:rsidR="00264692" w:rsidRPr="001F42D3" w:rsidRDefault="00264692" w:rsidP="00EE391A">
      <w:pPr>
        <w:pStyle w:val="BodyText"/>
      </w:pPr>
    </w:p>
    <w:p w14:paraId="143ED5E7" w14:textId="77777777" w:rsidR="00E95ACC" w:rsidRPr="001F42D3" w:rsidRDefault="00E95ACC" w:rsidP="00EE391A">
      <w:pPr>
        <w:pStyle w:val="BodyText"/>
      </w:pPr>
    </w:p>
    <w:p w14:paraId="49A0C679" w14:textId="77777777" w:rsidR="00E95ACC" w:rsidRPr="001F42D3" w:rsidRDefault="00E95ACC" w:rsidP="00EE391A">
      <w:pPr>
        <w:pStyle w:val="BodyText"/>
      </w:pPr>
    </w:p>
    <w:p w14:paraId="37EAFBB4" w14:textId="77777777" w:rsidR="00E95ACC" w:rsidRPr="001F42D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1F42D3" w14:paraId="4BCE0D0C" w14:textId="77777777" w:rsidTr="006C0E8E">
        <w:trPr>
          <w:cantSplit/>
          <w:jc w:val="center"/>
        </w:trPr>
        <w:tc>
          <w:tcPr>
            <w:tcW w:w="10260" w:type="dxa"/>
            <w:shd w:val="clear" w:color="auto" w:fill="F2F2F2"/>
          </w:tcPr>
          <w:p w14:paraId="0AD295EB" w14:textId="77777777" w:rsidR="00B11855" w:rsidRPr="001F42D3" w:rsidRDefault="003D003E" w:rsidP="00863A9A">
            <w:pPr>
              <w:pStyle w:val="TableEntryHeader"/>
            </w:pPr>
            <w:r w:rsidRPr="001F42D3">
              <w:t>CommunicatePCDDataResponse.xml</w:t>
            </w:r>
          </w:p>
        </w:tc>
      </w:tr>
      <w:tr w:rsidR="00B11855" w:rsidRPr="001F42D3" w14:paraId="1A1BB8C8" w14:textId="77777777" w:rsidTr="006C0E8E">
        <w:trPr>
          <w:cantSplit/>
          <w:jc w:val="center"/>
        </w:trPr>
        <w:tc>
          <w:tcPr>
            <w:tcW w:w="10260" w:type="dxa"/>
          </w:tcPr>
          <w:p w14:paraId="3AD7536F" w14:textId="77777777" w:rsidR="00B11855" w:rsidRPr="001F42D3" w:rsidRDefault="003D003E" w:rsidP="00B07DBC">
            <w:pPr>
              <w:pStyle w:val="TableXML"/>
              <w:rPr>
                <w:noProof w:val="0"/>
              </w:rPr>
            </w:pPr>
            <w:r w:rsidRPr="001F42D3">
              <w:rPr>
                <w:noProof w:val="0"/>
              </w:rPr>
              <w:t>&lt;?xml version="1.0" encoding="UTF-8"?&gt;</w:t>
            </w:r>
          </w:p>
          <w:p w14:paraId="71A8AD80"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 xml:space="preserve"> </w:t>
            </w:r>
            <w:proofErr w:type="spellStart"/>
            <w:r w:rsidRPr="001F42D3">
              <w:rPr>
                <w:noProof w:val="0"/>
              </w:rPr>
              <w:t>xmlns:soapenv</w:t>
            </w:r>
            <w:proofErr w:type="spellEnd"/>
            <w:r w:rsidRPr="001F42D3">
              <w:rPr>
                <w:noProof w:val="0"/>
              </w:rPr>
              <w:t>="http://www.w3.org/2003/05/soap-envelope"&gt;</w:t>
            </w:r>
          </w:p>
          <w:p w14:paraId="6F150215"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 xml:space="preserve"> </w:t>
            </w:r>
            <w:proofErr w:type="spellStart"/>
            <w:r w:rsidRPr="001F42D3">
              <w:rPr>
                <w:noProof w:val="0"/>
              </w:rPr>
              <w:t>xmlns:wsa</w:t>
            </w:r>
            <w:proofErr w:type="spellEnd"/>
            <w:r w:rsidRPr="001F42D3">
              <w:rPr>
                <w:noProof w:val="0"/>
              </w:rPr>
              <w:t>="http://www.w3.org/2005/08/addressing"&gt;</w:t>
            </w:r>
          </w:p>
          <w:p w14:paraId="13FDBFC4"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&gt;</w:t>
            </w:r>
          </w:p>
          <w:p w14:paraId="08B2777B" w14:textId="77777777" w:rsidR="00B11855" w:rsidRPr="001F42D3" w:rsidRDefault="003D003E" w:rsidP="00B07DBC">
            <w:pPr>
              <w:pStyle w:val="TableXML"/>
              <w:rPr>
                <w:noProof w:val="0"/>
              </w:rPr>
            </w:pPr>
            <w:r w:rsidRPr="001F42D3">
              <w:rPr>
                <w:noProof w:val="0"/>
              </w:rPr>
              <w:t>urn:ihe:pcd:2010:CommunicatePCDDataResponse</w:t>
            </w:r>
          </w:p>
          <w:p w14:paraId="419E62C7"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&gt;</w:t>
            </w:r>
          </w:p>
          <w:p w14:paraId="744055DD"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wsa:RelatesTo</w:t>
            </w:r>
            <w:proofErr w:type="spellEnd"/>
            <w:r w:rsidRPr="001F42D3">
              <w:rPr>
                <w:noProof w:val="0"/>
              </w:rPr>
              <w:t>&gt;</w:t>
            </w:r>
          </w:p>
          <w:p w14:paraId="632AFCDD" w14:textId="77777777" w:rsidR="00B11855" w:rsidRPr="001F42D3" w:rsidRDefault="003D003E" w:rsidP="00B07DBC">
            <w:pPr>
              <w:pStyle w:val="TableXML"/>
              <w:rPr>
                <w:noProof w:val="0"/>
              </w:rPr>
            </w:pPr>
            <w:r w:rsidRPr="001F42D3">
              <w:rPr>
                <w:noProof w:val="0"/>
              </w:rPr>
              <w:t>urn:uuid:F8C3FF2964F94E404E1251145112405</w:t>
            </w:r>
          </w:p>
          <w:p w14:paraId="0333949D"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wsa:RelatesTo</w:t>
            </w:r>
            <w:proofErr w:type="spellEnd"/>
            <w:r w:rsidRPr="001F42D3">
              <w:rPr>
                <w:noProof w:val="0"/>
              </w:rPr>
              <w:t>&gt;</w:t>
            </w:r>
          </w:p>
          <w:p w14:paraId="6CD8F4D8"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&gt;</w:t>
            </w:r>
          </w:p>
          <w:p w14:paraId="5A35E9F2"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615CD3D6"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CommunicatePCDDataResponse</w:t>
            </w:r>
            <w:proofErr w:type="spellEnd"/>
            <w:r w:rsidRPr="001F42D3">
              <w:rPr>
                <w:noProof w:val="0"/>
              </w:rPr>
              <w:t xml:space="preserve"> </w:t>
            </w:r>
            <w:proofErr w:type="spellStart"/>
            <w:r w:rsidRPr="001F42D3">
              <w:rPr>
                <w:noProof w:val="0"/>
              </w:rPr>
              <w:t>xmlns</w:t>
            </w:r>
            <w:proofErr w:type="spellEnd"/>
            <w:r w:rsidRPr="001F42D3">
              <w:rPr>
                <w:noProof w:val="0"/>
              </w:rPr>
              <w:t>="urn:ihe:pcd:dec:2010"&gt;</w:t>
            </w:r>
          </w:p>
          <w:p w14:paraId="41379A4D" w14:textId="77777777" w:rsidR="00B11855" w:rsidRPr="001F42D3" w:rsidRDefault="003D003E" w:rsidP="00B07DBC">
            <w:pPr>
              <w:pStyle w:val="TableXML"/>
              <w:rPr>
                <w:noProof w:val="0"/>
              </w:rPr>
            </w:pPr>
            <w:r w:rsidRPr="001F42D3">
              <w:rPr>
                <w:noProof w:val="0"/>
              </w:rPr>
              <w:t>MSH|^~\&amp;amp;|Stepstone||AcmeInc^ACDE48234567ABCD^EUI64||20090726095731+0500||ACK^A01^ACK|AMSGID1234|P|2.6|&amp;#</w:t>
            </w:r>
            <w:proofErr w:type="gramStart"/>
            <w:r w:rsidRPr="001F42D3">
              <w:rPr>
                <w:noProof w:val="0"/>
              </w:rPr>
              <w:t>xD;</w:t>
            </w:r>
            <w:proofErr w:type="gramEnd"/>
          </w:p>
          <w:p w14:paraId="0D27427C" w14:textId="77777777" w:rsidR="00B11855" w:rsidRPr="001F42D3" w:rsidRDefault="003D003E" w:rsidP="00B07DBC">
            <w:pPr>
              <w:pStyle w:val="TableXML"/>
              <w:rPr>
                <w:noProof w:val="0"/>
              </w:rPr>
            </w:pPr>
            <w:r w:rsidRPr="001F42D3">
              <w:rPr>
                <w:noProof w:val="0"/>
              </w:rPr>
              <w:t>MSA|AA|MSGID1234|Message Accepted|&amp;#</w:t>
            </w:r>
            <w:proofErr w:type="gramStart"/>
            <w:r w:rsidRPr="001F42D3">
              <w:rPr>
                <w:noProof w:val="0"/>
              </w:rPr>
              <w:t>xD;</w:t>
            </w:r>
            <w:proofErr w:type="gramEnd"/>
          </w:p>
          <w:p w14:paraId="362E3F9A" w14:textId="77777777" w:rsidR="00B11855" w:rsidRPr="001F42D3" w:rsidRDefault="003D003E" w:rsidP="00B07DBC">
            <w:pPr>
              <w:pStyle w:val="TableXML"/>
              <w:rPr>
                <w:noProof w:val="0"/>
              </w:rPr>
            </w:pPr>
            <w:r w:rsidRPr="001F42D3">
              <w:rPr>
                <w:noProof w:val="0"/>
              </w:rPr>
              <w:t>&lt;/</w:t>
            </w:r>
            <w:proofErr w:type="spellStart"/>
            <w:r w:rsidRPr="001F42D3">
              <w:rPr>
                <w:noProof w:val="0"/>
              </w:rPr>
              <w:t>CommunicatePCDDataResponse</w:t>
            </w:r>
            <w:proofErr w:type="spellEnd"/>
            <w:r w:rsidRPr="001F42D3">
              <w:rPr>
                <w:noProof w:val="0"/>
              </w:rPr>
              <w:t>&gt;</w:t>
            </w:r>
          </w:p>
          <w:p w14:paraId="274AC566"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7A839458"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&gt;</w:t>
            </w:r>
          </w:p>
          <w:p w14:paraId="24DF0050" w14:textId="77777777" w:rsidR="00B11855" w:rsidRPr="001F42D3" w:rsidRDefault="00B11855" w:rsidP="007822F8">
            <w:pPr>
              <w:pStyle w:val="TableEntry"/>
              <w:rPr>
                <w:rFonts w:ascii="LucidaConsole" w:hAnsi="LucidaConsole"/>
                <w:sz w:val="16"/>
              </w:rPr>
            </w:pPr>
          </w:p>
        </w:tc>
      </w:tr>
    </w:tbl>
    <w:p w14:paraId="348CA194" w14:textId="77777777" w:rsidR="00B11855" w:rsidRPr="001F42D3" w:rsidRDefault="00B11855" w:rsidP="00EE391A">
      <w:pPr>
        <w:pStyle w:val="BodyText"/>
      </w:pPr>
    </w:p>
    <w:p w14:paraId="121F8B34" w14:textId="43E469A4" w:rsidR="00B11855" w:rsidRPr="001F42D3" w:rsidRDefault="00CE1CA8" w:rsidP="00B34AEB">
      <w:pPr>
        <w:pStyle w:val="Heading1"/>
        <w:numPr>
          <w:ilvl w:val="0"/>
          <w:numId w:val="0"/>
        </w:numPr>
        <w:rPr>
          <w:noProof w:val="0"/>
        </w:rPr>
      </w:pPr>
      <w:bookmarkStart w:id="1473" w:name="_Toc401769903"/>
      <w:bookmarkStart w:id="1474" w:name="_Toc181625275"/>
      <w:r w:rsidRPr="001F42D3">
        <w:rPr>
          <w:noProof w:val="0"/>
        </w:rPr>
        <w:lastRenderedPageBreak/>
        <w:t xml:space="preserve">Appendix K </w:t>
      </w:r>
      <w:r w:rsidR="00DB22D4" w:rsidRPr="001F42D3">
        <w:rPr>
          <w:noProof w:val="0"/>
        </w:rPr>
        <w:t xml:space="preserve">– </w:t>
      </w:r>
      <w:r w:rsidR="003D003E" w:rsidRPr="001F42D3">
        <w:rPr>
          <w:noProof w:val="0"/>
        </w:rPr>
        <w:t xml:space="preserve">Message Transport Using WCTP (ACM Transactions </w:t>
      </w:r>
      <w:r w:rsidR="00901663" w:rsidRPr="001F42D3">
        <w:rPr>
          <w:noProof w:val="0"/>
        </w:rPr>
        <w:t>[PCD-06]</w:t>
      </w:r>
      <w:r w:rsidR="003D003E" w:rsidRPr="001F42D3">
        <w:rPr>
          <w:noProof w:val="0"/>
        </w:rPr>
        <w:t xml:space="preserve"> and PCD-07)</w:t>
      </w:r>
      <w:bookmarkEnd w:id="1473"/>
      <w:bookmarkEnd w:id="1474"/>
    </w:p>
    <w:p w14:paraId="5F2BF499" w14:textId="3D76196E" w:rsidR="00B11855" w:rsidRPr="001F42D3" w:rsidRDefault="003D003E" w:rsidP="00AE6681">
      <w:pPr>
        <w:pStyle w:val="BodyText"/>
      </w:pPr>
      <w:r w:rsidRPr="001F42D3">
        <w:t xml:space="preserve">The following appendix covers the messages exchanged between an IHE PCD ACM </w:t>
      </w:r>
      <w:r w:rsidR="009E2B46" w:rsidRPr="001F42D3">
        <w:t>Alert Manager</w:t>
      </w:r>
      <w:r w:rsidRPr="001F42D3">
        <w:t xml:space="preserve"> and an </w:t>
      </w:r>
      <w:r w:rsidR="00916BBE" w:rsidRPr="001F42D3">
        <w:t>Alert Communicator</w:t>
      </w:r>
      <w:r w:rsidRPr="001F42D3">
        <w:t xml:space="preserve"> using the WCTP protocol</w:t>
      </w:r>
    </w:p>
    <w:p w14:paraId="34537FF4" w14:textId="75283BB9" w:rsidR="00B11855" w:rsidRPr="001F42D3" w:rsidRDefault="00CE1CA8" w:rsidP="00B34AEB">
      <w:pPr>
        <w:pStyle w:val="Heading2"/>
        <w:numPr>
          <w:ilvl w:val="0"/>
          <w:numId w:val="0"/>
        </w:numPr>
        <w:rPr>
          <w:noProof w:val="0"/>
        </w:rPr>
      </w:pPr>
      <w:bookmarkStart w:id="1475" w:name="_Toc401769904"/>
      <w:bookmarkStart w:id="1476" w:name="_Toc181625276"/>
      <w:r w:rsidRPr="001F42D3">
        <w:rPr>
          <w:noProof w:val="0"/>
        </w:rPr>
        <w:t xml:space="preserve">K.1 </w:t>
      </w:r>
      <w:r w:rsidR="003D003E" w:rsidRPr="001F42D3">
        <w:rPr>
          <w:noProof w:val="0"/>
        </w:rPr>
        <w:t>Abbreviations and definitions</w:t>
      </w:r>
      <w:bookmarkEnd w:id="1475"/>
      <w:bookmarkEnd w:id="1476"/>
    </w:p>
    <w:p w14:paraId="02607C7A" w14:textId="77777777" w:rsidR="00B11855" w:rsidRPr="001F42D3" w:rsidRDefault="003D003E" w:rsidP="0012636E">
      <w:pPr>
        <w:pStyle w:val="BodyText"/>
      </w:pPr>
      <w:r w:rsidRPr="001F42D3">
        <w:rPr>
          <w:rStyle w:val="Strong"/>
        </w:rPr>
        <w:t>HTTP</w:t>
      </w:r>
      <w:r w:rsidRPr="001F42D3">
        <w:t xml:space="preserve"> – </w:t>
      </w:r>
      <w:proofErr w:type="spellStart"/>
      <w:r w:rsidRPr="001F42D3">
        <w:t>HyperText</w:t>
      </w:r>
      <w:proofErr w:type="spellEnd"/>
      <w:r w:rsidRPr="001F42D3">
        <w:t xml:space="preserve"> Transport Protocol</w:t>
      </w:r>
    </w:p>
    <w:p w14:paraId="4A93F6B6" w14:textId="6AB6B416" w:rsidR="00B11855" w:rsidRPr="001F42D3" w:rsidRDefault="003D003E" w:rsidP="0012636E">
      <w:pPr>
        <w:pStyle w:val="BodyText"/>
      </w:pPr>
      <w:r w:rsidRPr="001F42D3">
        <w:rPr>
          <w:rStyle w:val="Strong"/>
        </w:rPr>
        <w:t>WCTP</w:t>
      </w:r>
      <w:r w:rsidRPr="001F42D3">
        <w:t xml:space="preserve"> – Wireless Communications Transfer Protocol –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ctors.</w:t>
      </w:r>
    </w:p>
    <w:p w14:paraId="296C8C46" w14:textId="53AABF51" w:rsidR="00B11855" w:rsidRPr="001F42D3" w:rsidRDefault="003D003E" w:rsidP="0012636E">
      <w:pPr>
        <w:pStyle w:val="BodyText"/>
      </w:pPr>
      <w:r w:rsidRPr="001F42D3">
        <w:rPr>
          <w:rStyle w:val="Strong"/>
        </w:rPr>
        <w:t>MCR (</w:t>
      </w:r>
      <w:r w:rsidRPr="001F42D3">
        <w:t xml:space="preserve">Multiple Choice Response) – the means to pass a message with selectable responses from the ACM </w:t>
      </w:r>
      <w:r w:rsidR="009E2B46" w:rsidRPr="001F42D3">
        <w:t>Alert Manager</w:t>
      </w:r>
      <w:r w:rsidRPr="001F42D3">
        <w:t xml:space="preserve"> to the ACM </w:t>
      </w:r>
      <w:r w:rsidR="00916BBE" w:rsidRPr="001F42D3">
        <w:t>Alert Communicator</w:t>
      </w:r>
      <w:r w:rsidRPr="001F42D3">
        <w:t>.</w:t>
      </w:r>
    </w:p>
    <w:p w14:paraId="444E0FFA" w14:textId="77777777" w:rsidR="00B11855" w:rsidRPr="001F42D3" w:rsidRDefault="003D003E" w:rsidP="0012636E">
      <w:pPr>
        <w:pStyle w:val="BodyText"/>
      </w:pPr>
      <w:r w:rsidRPr="001F42D3">
        <w:rPr>
          <w:rStyle w:val="Strong"/>
        </w:rPr>
        <w:t>XML</w:t>
      </w:r>
      <w:r w:rsidRPr="001F42D3">
        <w:t xml:space="preserve"> – </w:t>
      </w:r>
      <w:proofErr w:type="spellStart"/>
      <w:r w:rsidRPr="001F42D3">
        <w:t>eXtensible</w:t>
      </w:r>
      <w:proofErr w:type="spellEnd"/>
      <w:r w:rsidRPr="001F42D3">
        <w:t xml:space="preserve"> Markup Language</w:t>
      </w:r>
    </w:p>
    <w:p w14:paraId="01C7CCA8" w14:textId="77777777" w:rsidR="00B11855" w:rsidRPr="001F42D3" w:rsidRDefault="00B11855" w:rsidP="00AE6681">
      <w:pPr>
        <w:pStyle w:val="BodyText"/>
      </w:pPr>
    </w:p>
    <w:p w14:paraId="6902EC8C" w14:textId="77777777" w:rsidR="00B11855" w:rsidRPr="001F42D3" w:rsidRDefault="003D003E" w:rsidP="00CF5627">
      <w:pPr>
        <w:pStyle w:val="BodyText"/>
        <w:rPr>
          <w:bCs/>
        </w:rPr>
      </w:pPr>
      <w:r w:rsidRPr="001F42D3">
        <w:rPr>
          <w:b/>
          <w:bCs/>
        </w:rPr>
        <w:t>What is WCTP</w:t>
      </w:r>
    </w:p>
    <w:p w14:paraId="30399473" w14:textId="186D6C5C" w:rsidR="00B11855" w:rsidRPr="001F42D3" w:rsidRDefault="003D003E" w:rsidP="00AE6681">
      <w:pPr>
        <w:pStyle w:val="BodyText"/>
      </w:pPr>
      <w:r w:rsidRPr="001F42D3">
        <w:t xml:space="preserve">WCTP is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 xml:space="preserve">ctors. It makes use of an optionally securable (authentication and encryption) HTTP transport layer to convey XML-based WCTP protocol exchanges between a WCTP client (the ACM </w:t>
      </w:r>
      <w:r w:rsidR="009E2B46" w:rsidRPr="001F42D3">
        <w:t>Alert Manager</w:t>
      </w:r>
      <w:r w:rsidRPr="001F42D3">
        <w:t xml:space="preserve">) and the WCTP server (the ACM </w:t>
      </w:r>
      <w:r w:rsidR="00916BBE" w:rsidRPr="001F42D3">
        <w:t>Alert Communicator</w:t>
      </w:r>
      <w:r w:rsidRPr="001F42D3">
        <w:t>).</w:t>
      </w:r>
    </w:p>
    <w:p w14:paraId="2C00C53D" w14:textId="528EB267" w:rsidR="00B11855" w:rsidRPr="001F42D3" w:rsidRDefault="00CE1CA8" w:rsidP="00B34AEB">
      <w:pPr>
        <w:pStyle w:val="Heading2"/>
        <w:numPr>
          <w:ilvl w:val="0"/>
          <w:numId w:val="0"/>
        </w:numPr>
        <w:rPr>
          <w:noProof w:val="0"/>
        </w:rPr>
      </w:pPr>
      <w:bookmarkStart w:id="1477" w:name="_Toc401769905"/>
      <w:bookmarkStart w:id="1478" w:name="_Toc181625277"/>
      <w:r w:rsidRPr="001F42D3">
        <w:rPr>
          <w:noProof w:val="0"/>
        </w:rPr>
        <w:t xml:space="preserve">K.2 </w:t>
      </w:r>
      <w:r w:rsidR="003D003E" w:rsidRPr="001F42D3">
        <w:rPr>
          <w:noProof w:val="0"/>
        </w:rPr>
        <w:t>Pre-Configuration</w:t>
      </w:r>
      <w:bookmarkEnd w:id="1477"/>
      <w:bookmarkEnd w:id="1478"/>
    </w:p>
    <w:p w14:paraId="349B773F" w14:textId="77777777" w:rsidR="00B11855" w:rsidRPr="001F42D3" w:rsidRDefault="003D003E" w:rsidP="00AE6681">
      <w:pPr>
        <w:pStyle w:val="BodyText"/>
      </w:pPr>
      <w:r w:rsidRPr="001F42D3">
        <w:t>The HTTP source to destination is assumed to be resolved through pre-configuration.</w:t>
      </w:r>
    </w:p>
    <w:p w14:paraId="4B3A8DAB" w14:textId="77777777" w:rsidR="00B11855" w:rsidRPr="001F42D3" w:rsidRDefault="003D003E" w:rsidP="00AE6681">
      <w:pPr>
        <w:pStyle w:val="BodyText"/>
      </w:pPr>
      <w:r w:rsidRPr="001F42D3">
        <w:t>Whether or not secure http (HTTPS) is used or not is resolved through pre-configuration</w:t>
      </w:r>
    </w:p>
    <w:p w14:paraId="2059B489" w14:textId="77777777" w:rsidR="00B11855" w:rsidRPr="001F42D3" w:rsidRDefault="003D003E" w:rsidP="00AE6681">
      <w:pPr>
        <w:pStyle w:val="BodyText"/>
      </w:pPr>
      <w:r w:rsidRPr="001F42D3">
        <w:t xml:space="preserve">The WCTP </w:t>
      </w:r>
      <w:proofErr w:type="spellStart"/>
      <w:r w:rsidRPr="001F42D3">
        <w:t>PollerID</w:t>
      </w:r>
      <w:proofErr w:type="spellEnd"/>
      <w:r w:rsidRPr="001F42D3">
        <w:t xml:space="preserve"> and security password used to identify the </w:t>
      </w:r>
      <w:proofErr w:type="gramStart"/>
      <w:r w:rsidRPr="001F42D3">
        <w:t>message send</w:t>
      </w:r>
      <w:proofErr w:type="gramEnd"/>
      <w:r w:rsidRPr="001F42D3">
        <w:t xml:space="preserve"> requestor (not the request itself) are assumed to be resolved through pre-configuration.</w:t>
      </w:r>
    </w:p>
    <w:p w14:paraId="2C6FB653" w14:textId="77777777" w:rsidR="00B11855" w:rsidRPr="001F42D3" w:rsidRDefault="003D003E" w:rsidP="00AE6681">
      <w:pPr>
        <w:pStyle w:val="BodyText"/>
      </w:pPr>
      <w:r w:rsidRPr="001F42D3">
        <w:t xml:space="preserve">The URI values for the WCTP </w:t>
      </w:r>
      <w:proofErr w:type="spellStart"/>
      <w:r w:rsidRPr="001F42D3">
        <w:t>senderID</w:t>
      </w:r>
      <w:proofErr w:type="spellEnd"/>
      <w:r w:rsidRPr="001F42D3">
        <w:t xml:space="preserve"> and </w:t>
      </w:r>
      <w:proofErr w:type="spellStart"/>
      <w:r w:rsidRPr="001F42D3">
        <w:t>sendResponseToID</w:t>
      </w:r>
      <w:proofErr w:type="spellEnd"/>
      <w:r w:rsidRPr="001F42D3">
        <w:t xml:space="preserve"> are assumed to be resolved through pre-configuration.</w:t>
      </w:r>
    </w:p>
    <w:p w14:paraId="54B25DBA" w14:textId="168657EA" w:rsidR="00B11855" w:rsidRPr="001F42D3" w:rsidRDefault="00CE1CA8" w:rsidP="00B34AEB">
      <w:pPr>
        <w:pStyle w:val="Heading2"/>
        <w:numPr>
          <w:ilvl w:val="0"/>
          <w:numId w:val="0"/>
        </w:numPr>
        <w:rPr>
          <w:noProof w:val="0"/>
        </w:rPr>
      </w:pPr>
      <w:bookmarkStart w:id="1479" w:name="_Toc401769906"/>
      <w:bookmarkStart w:id="1480" w:name="_Toc181625278"/>
      <w:r w:rsidRPr="001F42D3">
        <w:rPr>
          <w:noProof w:val="0"/>
        </w:rPr>
        <w:t xml:space="preserve">K.3 </w:t>
      </w:r>
      <w:r w:rsidR="003D003E" w:rsidRPr="001F42D3">
        <w:rPr>
          <w:noProof w:val="0"/>
        </w:rPr>
        <w:t>Endpoint Device Addressing</w:t>
      </w:r>
      <w:bookmarkEnd w:id="1479"/>
      <w:bookmarkEnd w:id="1480"/>
    </w:p>
    <w:p w14:paraId="59C27EA9" w14:textId="77777777" w:rsidR="00B11855" w:rsidRPr="001F42D3" w:rsidRDefault="003D003E" w:rsidP="00AE6681">
      <w:pPr>
        <w:pStyle w:val="BodyText"/>
      </w:pPr>
      <w:r w:rsidRPr="001F42D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1F42D3" w:rsidRDefault="00CE1CA8" w:rsidP="00B34AEB">
      <w:pPr>
        <w:pStyle w:val="Heading2"/>
        <w:numPr>
          <w:ilvl w:val="0"/>
          <w:numId w:val="0"/>
        </w:numPr>
        <w:rPr>
          <w:noProof w:val="0"/>
        </w:rPr>
      </w:pPr>
      <w:bookmarkStart w:id="1481" w:name="_Toc401769907"/>
      <w:bookmarkStart w:id="1482" w:name="_Toc181625279"/>
      <w:r w:rsidRPr="001F42D3">
        <w:rPr>
          <w:noProof w:val="0"/>
        </w:rPr>
        <w:t xml:space="preserve">K.4 </w:t>
      </w:r>
      <w:r w:rsidR="003D003E" w:rsidRPr="001F42D3">
        <w:rPr>
          <w:noProof w:val="0"/>
        </w:rPr>
        <w:t>Polling Versus Push Responses</w:t>
      </w:r>
      <w:bookmarkEnd w:id="1481"/>
      <w:bookmarkEnd w:id="1482"/>
    </w:p>
    <w:p w14:paraId="396AC7C8" w14:textId="77777777" w:rsidR="00B11855" w:rsidRPr="001F42D3" w:rsidRDefault="003D003E" w:rsidP="00AE6681">
      <w:pPr>
        <w:pStyle w:val="BodyText"/>
      </w:pPr>
      <w:r w:rsidRPr="001F42D3">
        <w:t xml:space="preserve">The decision as to whether polling or push response is used for status updates is assumed to be resolved through pre-configuration. WCTP would be best used in its web push response form rather than polling for responses </w:t>
      </w:r>
      <w:proofErr w:type="gramStart"/>
      <w:r w:rsidRPr="001F42D3">
        <w:t>so as to</w:t>
      </w:r>
      <w:proofErr w:type="gramEnd"/>
      <w:r w:rsidRPr="001F42D3">
        <w:t xml:space="preserve"> maintain responsiveness of status updates and replies. </w:t>
      </w:r>
    </w:p>
    <w:p w14:paraId="507F2583" w14:textId="77777777" w:rsidR="00B11855" w:rsidRPr="001F42D3" w:rsidRDefault="003D003E" w:rsidP="00AE6681">
      <w:pPr>
        <w:pStyle w:val="BodyText"/>
      </w:pPr>
      <w:r w:rsidRPr="001F42D3">
        <w:lastRenderedPageBreak/>
        <w:t>Some WCTP implementations have minimum tolerable poll intervals to reduce overall polling of the WCTP gateway server, the Alert Communicator (AC).</w:t>
      </w:r>
    </w:p>
    <w:p w14:paraId="38CEF4F9" w14:textId="51D4D1B0" w:rsidR="00B11855" w:rsidRPr="001F42D3" w:rsidRDefault="00CE1CA8" w:rsidP="00B34AEB">
      <w:pPr>
        <w:pStyle w:val="Heading2"/>
        <w:numPr>
          <w:ilvl w:val="0"/>
          <w:numId w:val="0"/>
        </w:numPr>
        <w:rPr>
          <w:noProof w:val="0"/>
        </w:rPr>
      </w:pPr>
      <w:bookmarkStart w:id="1483" w:name="_Toc401769908"/>
      <w:bookmarkStart w:id="1484" w:name="_Toc181625280"/>
      <w:r w:rsidRPr="001F42D3">
        <w:rPr>
          <w:noProof w:val="0"/>
        </w:rPr>
        <w:t xml:space="preserve">K.5 </w:t>
      </w:r>
      <w:r w:rsidR="003D003E" w:rsidRPr="001F42D3">
        <w:rPr>
          <w:noProof w:val="0"/>
        </w:rPr>
        <w:t>Constraints</w:t>
      </w:r>
      <w:bookmarkEnd w:id="1483"/>
      <w:bookmarkEnd w:id="1484"/>
    </w:p>
    <w:p w14:paraId="7698BAE3" w14:textId="77777777" w:rsidR="00B11855" w:rsidRPr="001F42D3" w:rsidRDefault="003D003E" w:rsidP="00AE6681">
      <w:pPr>
        <w:pStyle w:val="BodyText"/>
      </w:pPr>
      <w:r w:rsidRPr="001F42D3">
        <w:t>The use of WCTP for ACM does not require Message Response Redirection.</w:t>
      </w:r>
    </w:p>
    <w:p w14:paraId="5C468CC6" w14:textId="77777777" w:rsidR="00B11855" w:rsidRPr="001F42D3" w:rsidRDefault="003D003E" w:rsidP="00AE6681">
      <w:pPr>
        <w:pStyle w:val="BodyText"/>
      </w:pPr>
      <w:r w:rsidRPr="001F42D3">
        <w:t>Sub-second timing is not expected to be needed by ACM use of WCTP.</w:t>
      </w:r>
    </w:p>
    <w:p w14:paraId="199380F1" w14:textId="6BF62B92" w:rsidR="00B11855" w:rsidRPr="001F42D3" w:rsidRDefault="003D003E" w:rsidP="00AE6681">
      <w:pPr>
        <w:pStyle w:val="BodyText"/>
      </w:pPr>
      <w:r w:rsidRPr="001F42D3">
        <w:t xml:space="preserve">The WCTP </w:t>
      </w:r>
      <w:proofErr w:type="spellStart"/>
      <w:r w:rsidRPr="001F42D3">
        <w:t>messageID</w:t>
      </w:r>
      <w:proofErr w:type="spellEnd"/>
      <w:r w:rsidRPr="001F42D3">
        <w:t xml:space="preserve"> is used to track the status of a message that was sent from the </w:t>
      </w:r>
      <w:r w:rsidR="009E2B46" w:rsidRPr="001F42D3">
        <w:t>Alert Manager</w:t>
      </w:r>
      <w:r w:rsidRPr="001F42D3">
        <w:t xml:space="preserve"> to the </w:t>
      </w:r>
      <w:r w:rsidR="00916BBE" w:rsidRPr="001F42D3">
        <w:t>Alert Communicator</w:t>
      </w:r>
      <w:r w:rsidRPr="001F42D3">
        <w:t>.</w:t>
      </w:r>
    </w:p>
    <w:p w14:paraId="4AC65E70" w14:textId="77777777" w:rsidR="00B11855" w:rsidRPr="001F42D3" w:rsidRDefault="003D003E" w:rsidP="00AE6681">
      <w:pPr>
        <w:pStyle w:val="BodyText"/>
      </w:pPr>
      <w:r w:rsidRPr="001F42D3">
        <w:t xml:space="preserve">The WCTP </w:t>
      </w:r>
      <w:proofErr w:type="spellStart"/>
      <w:r w:rsidRPr="001F42D3">
        <w:t>notifyWhen</w:t>
      </w:r>
      <w:proofErr w:type="spellEnd"/>
      <w:r w:rsidRPr="001F42D3">
        <w:t xml:space="preserve"> element should indicate </w:t>
      </w:r>
      <w:proofErr w:type="spellStart"/>
      <w:r w:rsidRPr="001F42D3">
        <w:t>notifyWhenDelivered</w:t>
      </w:r>
      <w:proofErr w:type="spellEnd"/>
      <w:r w:rsidRPr="001F42D3">
        <w:t xml:space="preserve"> (notify upon delivery to device) and notify upon read receipt.</w:t>
      </w:r>
    </w:p>
    <w:p w14:paraId="3721D411" w14:textId="77777777" w:rsidR="00B11855" w:rsidRPr="001F42D3" w:rsidRDefault="003D003E" w:rsidP="00AE6681">
      <w:pPr>
        <w:pStyle w:val="BodyText"/>
      </w:pPr>
      <w:r w:rsidRPr="001F42D3">
        <w:t>If WCTP version query is not supported then a request for version query must not be ignored. It must be responded to with a Not Supported WCTP confirmation response.</w:t>
      </w:r>
    </w:p>
    <w:p w14:paraId="27D160CD" w14:textId="08B46106" w:rsidR="00B11855" w:rsidRPr="001F42D3" w:rsidRDefault="00CE1CA8" w:rsidP="00B34AEB">
      <w:pPr>
        <w:pStyle w:val="Heading2"/>
        <w:numPr>
          <w:ilvl w:val="0"/>
          <w:numId w:val="0"/>
        </w:numPr>
        <w:rPr>
          <w:noProof w:val="0"/>
        </w:rPr>
      </w:pPr>
      <w:bookmarkStart w:id="1485" w:name="_Toc401769909"/>
      <w:bookmarkStart w:id="1486" w:name="_Toc181625281"/>
      <w:r w:rsidRPr="001F42D3">
        <w:rPr>
          <w:noProof w:val="0"/>
        </w:rPr>
        <w:t xml:space="preserve">K.6 </w:t>
      </w:r>
      <w:r w:rsidR="003D003E" w:rsidRPr="001F42D3">
        <w:rPr>
          <w:noProof w:val="0"/>
        </w:rPr>
        <w:t>Transactions</w:t>
      </w:r>
      <w:bookmarkEnd w:id="1485"/>
      <w:bookmarkEnd w:id="1486"/>
    </w:p>
    <w:p w14:paraId="65ACDD76" w14:textId="77777777" w:rsidR="00B11855" w:rsidRPr="001F42D3" w:rsidRDefault="003D003E" w:rsidP="00CF5627">
      <w:pPr>
        <w:pStyle w:val="TableTitle"/>
      </w:pPr>
      <w:r w:rsidRPr="001F42D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1F42D3" w14:paraId="30E23A28" w14:textId="77777777" w:rsidTr="0034511D">
        <w:trPr>
          <w:cantSplit/>
          <w:jc w:val="center"/>
        </w:trPr>
        <w:tc>
          <w:tcPr>
            <w:tcW w:w="3145" w:type="dxa"/>
            <w:vMerge w:val="restart"/>
            <w:shd w:val="clear" w:color="auto" w:fill="D9D9D9"/>
          </w:tcPr>
          <w:p w14:paraId="33B8E4BD" w14:textId="77777777" w:rsidR="00B11855" w:rsidRPr="001F42D3" w:rsidRDefault="003D003E" w:rsidP="00AE6681">
            <w:pPr>
              <w:pStyle w:val="TableEntryHeader"/>
            </w:pPr>
            <w:r w:rsidRPr="001F42D3">
              <w:t>Request</w:t>
            </w:r>
          </w:p>
        </w:tc>
        <w:tc>
          <w:tcPr>
            <w:tcW w:w="1883" w:type="dxa"/>
            <w:shd w:val="clear" w:color="auto" w:fill="D9D9D9"/>
          </w:tcPr>
          <w:p w14:paraId="572BFD93" w14:textId="5DF27035" w:rsidR="00B11855" w:rsidRPr="001F42D3" w:rsidRDefault="00916BBE" w:rsidP="00AE6681">
            <w:pPr>
              <w:pStyle w:val="TableEntryHeader"/>
            </w:pPr>
            <w:r w:rsidRPr="001F42D3">
              <w:t>Alert Communicator</w:t>
            </w:r>
            <w:r w:rsidR="003D003E" w:rsidRPr="001F42D3">
              <w:t xml:space="preserve"> </w:t>
            </w:r>
            <w:r w:rsidR="00CA3A2C" w:rsidRPr="001F42D3">
              <w:t>Actor</w:t>
            </w:r>
          </w:p>
          <w:p w14:paraId="4DABE537" w14:textId="77777777" w:rsidR="00B11855" w:rsidRPr="001F42D3" w:rsidRDefault="003D003E" w:rsidP="00AE6681">
            <w:pPr>
              <w:pStyle w:val="TableEntryHeader"/>
            </w:pPr>
            <w:r w:rsidRPr="001F42D3">
              <w:t>(WCTP Server)</w:t>
            </w:r>
          </w:p>
        </w:tc>
        <w:tc>
          <w:tcPr>
            <w:tcW w:w="2082" w:type="dxa"/>
            <w:shd w:val="clear" w:color="auto" w:fill="D9D9D9"/>
          </w:tcPr>
          <w:p w14:paraId="56854FA3" w14:textId="38C777F2" w:rsidR="00B11855" w:rsidRPr="001F42D3" w:rsidRDefault="009E2B46" w:rsidP="00AE6681">
            <w:pPr>
              <w:pStyle w:val="TableEntryHeader"/>
            </w:pPr>
            <w:r w:rsidRPr="001F42D3">
              <w:t>Alert Manager</w:t>
            </w:r>
            <w:r w:rsidR="003D003E" w:rsidRPr="001F42D3">
              <w:t xml:space="preserve"> </w:t>
            </w:r>
            <w:r w:rsidR="00CA3A2C" w:rsidRPr="001F42D3">
              <w:t>Actor</w:t>
            </w:r>
          </w:p>
          <w:p w14:paraId="534D0631" w14:textId="77777777" w:rsidR="00B11855" w:rsidRPr="001F42D3" w:rsidRDefault="003D003E" w:rsidP="00AE6681">
            <w:pPr>
              <w:pStyle w:val="TableEntryHeader"/>
            </w:pPr>
            <w:r w:rsidRPr="001F42D3">
              <w:t>(WCTP Client)</w:t>
            </w:r>
          </w:p>
        </w:tc>
        <w:tc>
          <w:tcPr>
            <w:tcW w:w="1710" w:type="dxa"/>
            <w:vMerge w:val="restart"/>
            <w:shd w:val="clear" w:color="auto" w:fill="D9D9D9"/>
          </w:tcPr>
          <w:p w14:paraId="4CF367CE" w14:textId="77777777" w:rsidR="00B11855" w:rsidRPr="001F42D3" w:rsidRDefault="003D003E" w:rsidP="00AE6681">
            <w:pPr>
              <w:pStyle w:val="TableEntryHeader"/>
            </w:pPr>
            <w:r w:rsidRPr="001F42D3">
              <w:t>Needed</w:t>
            </w:r>
          </w:p>
        </w:tc>
      </w:tr>
      <w:tr w:rsidR="00B11855" w:rsidRPr="001F42D3" w14:paraId="239CD9FD" w14:textId="77777777" w:rsidTr="0034511D">
        <w:trPr>
          <w:cantSplit/>
          <w:jc w:val="center"/>
        </w:trPr>
        <w:tc>
          <w:tcPr>
            <w:tcW w:w="3145" w:type="dxa"/>
            <w:vMerge/>
          </w:tcPr>
          <w:p w14:paraId="71DDCEB8" w14:textId="77777777" w:rsidR="00B11855" w:rsidRPr="001F42D3" w:rsidRDefault="00B11855" w:rsidP="00AE6681">
            <w:pPr>
              <w:pStyle w:val="TableEntry"/>
            </w:pPr>
          </w:p>
        </w:tc>
        <w:tc>
          <w:tcPr>
            <w:tcW w:w="1883" w:type="dxa"/>
          </w:tcPr>
          <w:p w14:paraId="65505FE7" w14:textId="77777777" w:rsidR="00B11855" w:rsidRPr="001F42D3" w:rsidRDefault="003D003E" w:rsidP="00CF5627">
            <w:pPr>
              <w:pStyle w:val="TableEntryHeader"/>
            </w:pPr>
            <w:r w:rsidRPr="001F42D3">
              <w:t>Receives</w:t>
            </w:r>
          </w:p>
        </w:tc>
        <w:tc>
          <w:tcPr>
            <w:tcW w:w="2082" w:type="dxa"/>
          </w:tcPr>
          <w:p w14:paraId="577C12E2" w14:textId="77777777" w:rsidR="00B11855" w:rsidRPr="001F42D3" w:rsidRDefault="003D003E" w:rsidP="00CF5627">
            <w:pPr>
              <w:pStyle w:val="TableEntryHeader"/>
            </w:pPr>
            <w:r w:rsidRPr="001F42D3">
              <w:t>Submits</w:t>
            </w:r>
          </w:p>
        </w:tc>
        <w:tc>
          <w:tcPr>
            <w:tcW w:w="1710" w:type="dxa"/>
            <w:vMerge/>
          </w:tcPr>
          <w:p w14:paraId="4DED4C81" w14:textId="77777777" w:rsidR="00B11855" w:rsidRPr="001F42D3" w:rsidRDefault="00B11855" w:rsidP="00AE6681">
            <w:pPr>
              <w:pStyle w:val="TableEntry"/>
            </w:pPr>
          </w:p>
        </w:tc>
      </w:tr>
      <w:tr w:rsidR="00B11855" w:rsidRPr="001F42D3" w14:paraId="26351E90" w14:textId="77777777" w:rsidTr="0034511D">
        <w:trPr>
          <w:cantSplit/>
          <w:jc w:val="center"/>
        </w:trPr>
        <w:tc>
          <w:tcPr>
            <w:tcW w:w="3145" w:type="dxa"/>
          </w:tcPr>
          <w:p w14:paraId="536392AE" w14:textId="77777777" w:rsidR="00B11855" w:rsidRPr="001F42D3" w:rsidRDefault="003D003E" w:rsidP="00AE6681">
            <w:pPr>
              <w:pStyle w:val="TableEntry"/>
            </w:pPr>
            <w:proofErr w:type="spellStart"/>
            <w:r w:rsidRPr="001F42D3">
              <w:t>wctp-ClientQuery</w:t>
            </w:r>
            <w:proofErr w:type="spellEnd"/>
          </w:p>
        </w:tc>
        <w:tc>
          <w:tcPr>
            <w:tcW w:w="1883" w:type="dxa"/>
          </w:tcPr>
          <w:p w14:paraId="2DFEF9E6" w14:textId="77777777" w:rsidR="00B11855" w:rsidRPr="001F42D3" w:rsidRDefault="003D003E" w:rsidP="00AE6681">
            <w:pPr>
              <w:pStyle w:val="TableEntry"/>
            </w:pPr>
            <w:r w:rsidRPr="001F42D3">
              <w:t>Yes</w:t>
            </w:r>
          </w:p>
        </w:tc>
        <w:tc>
          <w:tcPr>
            <w:tcW w:w="2082" w:type="dxa"/>
          </w:tcPr>
          <w:p w14:paraId="29C5BA7B" w14:textId="77777777" w:rsidR="00B11855" w:rsidRPr="001F42D3" w:rsidRDefault="003D003E" w:rsidP="00AE6681">
            <w:pPr>
              <w:pStyle w:val="TableEntry"/>
            </w:pPr>
            <w:r w:rsidRPr="001F42D3">
              <w:t>No</w:t>
            </w:r>
          </w:p>
        </w:tc>
        <w:tc>
          <w:tcPr>
            <w:tcW w:w="1710" w:type="dxa"/>
          </w:tcPr>
          <w:p w14:paraId="218FD6EE" w14:textId="77777777" w:rsidR="00B11855" w:rsidRPr="001F42D3" w:rsidRDefault="003D003E" w:rsidP="00AE6681">
            <w:pPr>
              <w:pStyle w:val="TableEntry"/>
            </w:pPr>
            <w:r w:rsidRPr="001F42D3">
              <w:t>No (polling)</w:t>
            </w:r>
          </w:p>
        </w:tc>
      </w:tr>
      <w:tr w:rsidR="00B11855" w:rsidRPr="001F42D3" w14:paraId="102637EC" w14:textId="77777777" w:rsidTr="0034511D">
        <w:trPr>
          <w:cantSplit/>
          <w:jc w:val="center"/>
        </w:trPr>
        <w:tc>
          <w:tcPr>
            <w:tcW w:w="3145" w:type="dxa"/>
          </w:tcPr>
          <w:p w14:paraId="5EE23355" w14:textId="77777777" w:rsidR="00B11855" w:rsidRPr="001F42D3" w:rsidRDefault="003D003E" w:rsidP="00AE6681">
            <w:pPr>
              <w:pStyle w:val="TableEntry"/>
            </w:pPr>
            <w:proofErr w:type="spellStart"/>
            <w:r w:rsidRPr="001F42D3">
              <w:t>wctp-LookupSubscriber</w:t>
            </w:r>
            <w:proofErr w:type="spellEnd"/>
          </w:p>
        </w:tc>
        <w:tc>
          <w:tcPr>
            <w:tcW w:w="1883" w:type="dxa"/>
          </w:tcPr>
          <w:p w14:paraId="26D8267D" w14:textId="77777777" w:rsidR="00B11855" w:rsidRPr="001F42D3" w:rsidRDefault="003D003E" w:rsidP="00AE6681">
            <w:pPr>
              <w:pStyle w:val="TableEntry"/>
            </w:pPr>
            <w:r w:rsidRPr="001F42D3">
              <w:t>Yes</w:t>
            </w:r>
          </w:p>
        </w:tc>
        <w:tc>
          <w:tcPr>
            <w:tcW w:w="2082" w:type="dxa"/>
          </w:tcPr>
          <w:p w14:paraId="4D493E62" w14:textId="77777777" w:rsidR="00B11855" w:rsidRPr="001F42D3" w:rsidRDefault="003D003E" w:rsidP="00AE6681">
            <w:pPr>
              <w:pStyle w:val="TableEntry"/>
            </w:pPr>
            <w:r w:rsidRPr="001F42D3">
              <w:t>No</w:t>
            </w:r>
          </w:p>
        </w:tc>
        <w:tc>
          <w:tcPr>
            <w:tcW w:w="1710" w:type="dxa"/>
          </w:tcPr>
          <w:p w14:paraId="0DEB1F8E" w14:textId="77777777" w:rsidR="00B11855" w:rsidRPr="001F42D3" w:rsidRDefault="003D003E" w:rsidP="00AE6681">
            <w:pPr>
              <w:pStyle w:val="TableEntry"/>
            </w:pPr>
            <w:r w:rsidRPr="001F42D3">
              <w:t>No</w:t>
            </w:r>
          </w:p>
        </w:tc>
      </w:tr>
      <w:tr w:rsidR="00B11855" w:rsidRPr="001F42D3" w14:paraId="7475BB7C" w14:textId="77777777" w:rsidTr="0034511D">
        <w:trPr>
          <w:cantSplit/>
          <w:jc w:val="center"/>
        </w:trPr>
        <w:tc>
          <w:tcPr>
            <w:tcW w:w="3145" w:type="dxa"/>
          </w:tcPr>
          <w:p w14:paraId="253C0817" w14:textId="77777777" w:rsidR="00B11855" w:rsidRPr="001F42D3" w:rsidRDefault="003D003E" w:rsidP="00AE6681">
            <w:pPr>
              <w:pStyle w:val="TableEntry"/>
            </w:pPr>
            <w:proofErr w:type="spellStart"/>
            <w:r w:rsidRPr="001F42D3">
              <w:t>wctp-LookupResponse</w:t>
            </w:r>
            <w:proofErr w:type="spellEnd"/>
          </w:p>
        </w:tc>
        <w:tc>
          <w:tcPr>
            <w:tcW w:w="1883" w:type="dxa"/>
          </w:tcPr>
          <w:p w14:paraId="0B0F2C68" w14:textId="77777777" w:rsidR="00B11855" w:rsidRPr="001F42D3" w:rsidRDefault="003D003E" w:rsidP="00AE6681">
            <w:pPr>
              <w:pStyle w:val="TableEntry"/>
            </w:pPr>
            <w:r w:rsidRPr="001F42D3">
              <w:t>No</w:t>
            </w:r>
          </w:p>
        </w:tc>
        <w:tc>
          <w:tcPr>
            <w:tcW w:w="2082" w:type="dxa"/>
          </w:tcPr>
          <w:p w14:paraId="60274149" w14:textId="77777777" w:rsidR="00B11855" w:rsidRPr="001F42D3" w:rsidRDefault="003D003E" w:rsidP="00AE6681">
            <w:pPr>
              <w:pStyle w:val="TableEntry"/>
            </w:pPr>
            <w:r w:rsidRPr="001F42D3">
              <w:t>Yes</w:t>
            </w:r>
          </w:p>
        </w:tc>
        <w:tc>
          <w:tcPr>
            <w:tcW w:w="1710" w:type="dxa"/>
          </w:tcPr>
          <w:p w14:paraId="5D006D80" w14:textId="77777777" w:rsidR="00B11855" w:rsidRPr="001F42D3" w:rsidRDefault="003D003E" w:rsidP="00AE6681">
            <w:pPr>
              <w:pStyle w:val="TableEntry"/>
            </w:pPr>
            <w:r w:rsidRPr="001F42D3">
              <w:t>No</w:t>
            </w:r>
          </w:p>
        </w:tc>
      </w:tr>
      <w:tr w:rsidR="00B11855" w:rsidRPr="001F42D3" w14:paraId="0795BD1A" w14:textId="77777777" w:rsidTr="0034511D">
        <w:trPr>
          <w:cantSplit/>
          <w:jc w:val="center"/>
        </w:trPr>
        <w:tc>
          <w:tcPr>
            <w:tcW w:w="3145" w:type="dxa"/>
          </w:tcPr>
          <w:p w14:paraId="63A68B24" w14:textId="77777777" w:rsidR="00B11855" w:rsidRPr="001F42D3" w:rsidRDefault="003D003E" w:rsidP="00AE6681">
            <w:pPr>
              <w:pStyle w:val="TableEntry"/>
            </w:pPr>
            <w:proofErr w:type="spellStart"/>
            <w:r w:rsidRPr="001F42D3">
              <w:t>wctp-DeviceLocation</w:t>
            </w:r>
            <w:proofErr w:type="spellEnd"/>
          </w:p>
        </w:tc>
        <w:tc>
          <w:tcPr>
            <w:tcW w:w="1883" w:type="dxa"/>
          </w:tcPr>
          <w:p w14:paraId="0734D11A" w14:textId="77777777" w:rsidR="00B11855" w:rsidRPr="001F42D3" w:rsidRDefault="003D003E" w:rsidP="00AE6681">
            <w:pPr>
              <w:pStyle w:val="TableEntry"/>
            </w:pPr>
            <w:r w:rsidRPr="001F42D3">
              <w:t>Yes</w:t>
            </w:r>
          </w:p>
        </w:tc>
        <w:tc>
          <w:tcPr>
            <w:tcW w:w="2082" w:type="dxa"/>
          </w:tcPr>
          <w:p w14:paraId="104690F0" w14:textId="77777777" w:rsidR="00B11855" w:rsidRPr="001F42D3" w:rsidRDefault="003D003E" w:rsidP="00AE6681">
            <w:pPr>
              <w:pStyle w:val="TableEntry"/>
            </w:pPr>
            <w:r w:rsidRPr="001F42D3">
              <w:t>No</w:t>
            </w:r>
          </w:p>
        </w:tc>
        <w:tc>
          <w:tcPr>
            <w:tcW w:w="1710" w:type="dxa"/>
          </w:tcPr>
          <w:p w14:paraId="7E330D64" w14:textId="77777777" w:rsidR="00B11855" w:rsidRPr="001F42D3" w:rsidRDefault="003D003E" w:rsidP="00AE6681">
            <w:pPr>
              <w:pStyle w:val="TableEntry"/>
            </w:pPr>
            <w:r w:rsidRPr="001F42D3">
              <w:t>No</w:t>
            </w:r>
          </w:p>
        </w:tc>
      </w:tr>
      <w:tr w:rsidR="00B11855" w:rsidRPr="001F42D3" w14:paraId="4F102955" w14:textId="77777777" w:rsidTr="0034511D">
        <w:trPr>
          <w:cantSplit/>
          <w:jc w:val="center"/>
        </w:trPr>
        <w:tc>
          <w:tcPr>
            <w:tcW w:w="3145" w:type="dxa"/>
          </w:tcPr>
          <w:p w14:paraId="16844705" w14:textId="77777777" w:rsidR="00B11855" w:rsidRPr="001F42D3" w:rsidRDefault="003D003E" w:rsidP="00AE6681">
            <w:pPr>
              <w:pStyle w:val="TableEntry"/>
            </w:pPr>
            <w:proofErr w:type="spellStart"/>
            <w:r w:rsidRPr="001F42D3">
              <w:t>wctp-DeviceLocationResponse</w:t>
            </w:r>
            <w:proofErr w:type="spellEnd"/>
          </w:p>
        </w:tc>
        <w:tc>
          <w:tcPr>
            <w:tcW w:w="1883" w:type="dxa"/>
          </w:tcPr>
          <w:p w14:paraId="6BA5439C" w14:textId="77777777" w:rsidR="00B11855" w:rsidRPr="001F42D3" w:rsidRDefault="003D003E" w:rsidP="00AE6681">
            <w:pPr>
              <w:pStyle w:val="TableEntry"/>
            </w:pPr>
            <w:r w:rsidRPr="001F42D3">
              <w:t>No</w:t>
            </w:r>
          </w:p>
        </w:tc>
        <w:tc>
          <w:tcPr>
            <w:tcW w:w="2082" w:type="dxa"/>
          </w:tcPr>
          <w:p w14:paraId="3E1FABBC" w14:textId="77777777" w:rsidR="00B11855" w:rsidRPr="001F42D3" w:rsidRDefault="003D003E" w:rsidP="00AE6681">
            <w:pPr>
              <w:pStyle w:val="TableEntry"/>
            </w:pPr>
            <w:r w:rsidRPr="001F42D3">
              <w:t>Yes</w:t>
            </w:r>
          </w:p>
        </w:tc>
        <w:tc>
          <w:tcPr>
            <w:tcW w:w="1710" w:type="dxa"/>
          </w:tcPr>
          <w:p w14:paraId="600C3312" w14:textId="77777777" w:rsidR="00B11855" w:rsidRPr="001F42D3" w:rsidRDefault="003D003E" w:rsidP="00AE6681">
            <w:pPr>
              <w:pStyle w:val="TableEntry"/>
            </w:pPr>
            <w:r w:rsidRPr="001F42D3">
              <w:t>No</w:t>
            </w:r>
          </w:p>
        </w:tc>
      </w:tr>
      <w:tr w:rsidR="00B11855" w:rsidRPr="001F42D3" w14:paraId="0771B565" w14:textId="77777777" w:rsidTr="0034511D">
        <w:trPr>
          <w:cantSplit/>
          <w:jc w:val="center"/>
        </w:trPr>
        <w:tc>
          <w:tcPr>
            <w:tcW w:w="3145" w:type="dxa"/>
          </w:tcPr>
          <w:p w14:paraId="3A0E7C05" w14:textId="77777777" w:rsidR="00B11855" w:rsidRPr="001F42D3" w:rsidRDefault="003D003E" w:rsidP="00AE6681">
            <w:pPr>
              <w:pStyle w:val="TableEntry"/>
            </w:pPr>
            <w:proofErr w:type="spellStart"/>
            <w:r w:rsidRPr="001F42D3">
              <w:t>wctp-MessageReply</w:t>
            </w:r>
            <w:proofErr w:type="spellEnd"/>
          </w:p>
        </w:tc>
        <w:tc>
          <w:tcPr>
            <w:tcW w:w="1883" w:type="dxa"/>
          </w:tcPr>
          <w:p w14:paraId="58B892FF" w14:textId="77777777" w:rsidR="00B11855" w:rsidRPr="001F42D3" w:rsidRDefault="003D003E" w:rsidP="00AE6681">
            <w:pPr>
              <w:pStyle w:val="TableEntry"/>
            </w:pPr>
            <w:r w:rsidRPr="001F42D3">
              <w:t>Yes</w:t>
            </w:r>
          </w:p>
        </w:tc>
        <w:tc>
          <w:tcPr>
            <w:tcW w:w="2082" w:type="dxa"/>
          </w:tcPr>
          <w:p w14:paraId="3BEC2FE8" w14:textId="77777777" w:rsidR="00B11855" w:rsidRPr="001F42D3" w:rsidRDefault="003D003E" w:rsidP="00AE6681">
            <w:pPr>
              <w:pStyle w:val="TableEntry"/>
            </w:pPr>
            <w:r w:rsidRPr="001F42D3">
              <w:t>Yes</w:t>
            </w:r>
          </w:p>
        </w:tc>
        <w:tc>
          <w:tcPr>
            <w:tcW w:w="1710" w:type="dxa"/>
          </w:tcPr>
          <w:p w14:paraId="6EF6A701" w14:textId="77777777" w:rsidR="00B11855" w:rsidRPr="001F42D3" w:rsidRDefault="003D003E" w:rsidP="00AE6681">
            <w:pPr>
              <w:pStyle w:val="TableEntry"/>
            </w:pPr>
            <w:r w:rsidRPr="001F42D3">
              <w:t>Yes</w:t>
            </w:r>
          </w:p>
        </w:tc>
      </w:tr>
      <w:tr w:rsidR="00B11855" w:rsidRPr="001F42D3" w14:paraId="49A0E6A9" w14:textId="77777777" w:rsidTr="0034511D">
        <w:trPr>
          <w:cantSplit/>
          <w:jc w:val="center"/>
        </w:trPr>
        <w:tc>
          <w:tcPr>
            <w:tcW w:w="3145" w:type="dxa"/>
          </w:tcPr>
          <w:p w14:paraId="3048AA0D" w14:textId="77777777" w:rsidR="00B11855" w:rsidRPr="001F42D3" w:rsidRDefault="003D003E" w:rsidP="00AE6681">
            <w:pPr>
              <w:pStyle w:val="TableEntry"/>
            </w:pPr>
            <w:proofErr w:type="spellStart"/>
            <w:r w:rsidRPr="001F42D3">
              <w:t>wctp-PollForMessages</w:t>
            </w:r>
            <w:proofErr w:type="spellEnd"/>
          </w:p>
        </w:tc>
        <w:tc>
          <w:tcPr>
            <w:tcW w:w="1883" w:type="dxa"/>
          </w:tcPr>
          <w:p w14:paraId="6EB07DB3" w14:textId="77777777" w:rsidR="00B11855" w:rsidRPr="001F42D3" w:rsidRDefault="003D003E" w:rsidP="00AE6681">
            <w:pPr>
              <w:pStyle w:val="TableEntry"/>
            </w:pPr>
            <w:r w:rsidRPr="001F42D3">
              <w:t>Yes</w:t>
            </w:r>
          </w:p>
        </w:tc>
        <w:tc>
          <w:tcPr>
            <w:tcW w:w="2082" w:type="dxa"/>
          </w:tcPr>
          <w:p w14:paraId="03D33916" w14:textId="77777777" w:rsidR="00B11855" w:rsidRPr="001F42D3" w:rsidRDefault="003D003E" w:rsidP="00AE6681">
            <w:pPr>
              <w:pStyle w:val="TableEntry"/>
            </w:pPr>
            <w:r w:rsidRPr="001F42D3">
              <w:t>No</w:t>
            </w:r>
          </w:p>
        </w:tc>
        <w:tc>
          <w:tcPr>
            <w:tcW w:w="1710" w:type="dxa"/>
          </w:tcPr>
          <w:p w14:paraId="5941BA9C" w14:textId="77777777" w:rsidR="00B11855" w:rsidRPr="001F42D3" w:rsidRDefault="003D003E" w:rsidP="00AE6681">
            <w:pPr>
              <w:pStyle w:val="TableEntry"/>
            </w:pPr>
            <w:r w:rsidRPr="001F42D3">
              <w:t>No</w:t>
            </w:r>
          </w:p>
        </w:tc>
      </w:tr>
      <w:tr w:rsidR="00B11855" w:rsidRPr="001F42D3" w14:paraId="14DCB4A2" w14:textId="77777777" w:rsidTr="0034511D">
        <w:trPr>
          <w:cantSplit/>
          <w:jc w:val="center"/>
        </w:trPr>
        <w:tc>
          <w:tcPr>
            <w:tcW w:w="3145" w:type="dxa"/>
          </w:tcPr>
          <w:p w14:paraId="3CBDC221" w14:textId="77777777" w:rsidR="00B11855" w:rsidRPr="001F42D3" w:rsidRDefault="003D003E" w:rsidP="00AE6681">
            <w:pPr>
              <w:pStyle w:val="TableEntry"/>
            </w:pPr>
            <w:proofErr w:type="spellStart"/>
            <w:r w:rsidRPr="001F42D3">
              <w:t>wctp-ReturnToSvc</w:t>
            </w:r>
            <w:proofErr w:type="spellEnd"/>
          </w:p>
        </w:tc>
        <w:tc>
          <w:tcPr>
            <w:tcW w:w="1883" w:type="dxa"/>
          </w:tcPr>
          <w:p w14:paraId="56CD3292" w14:textId="77777777" w:rsidR="00B11855" w:rsidRPr="001F42D3" w:rsidRDefault="003D003E" w:rsidP="00AE6681">
            <w:pPr>
              <w:pStyle w:val="TableEntry"/>
            </w:pPr>
            <w:r w:rsidRPr="001F42D3">
              <w:t>Yes</w:t>
            </w:r>
          </w:p>
        </w:tc>
        <w:tc>
          <w:tcPr>
            <w:tcW w:w="2082" w:type="dxa"/>
          </w:tcPr>
          <w:p w14:paraId="1919E8ED" w14:textId="77777777" w:rsidR="00B11855" w:rsidRPr="001F42D3" w:rsidRDefault="003D003E" w:rsidP="00AE6681">
            <w:pPr>
              <w:pStyle w:val="TableEntry"/>
            </w:pPr>
            <w:r w:rsidRPr="001F42D3">
              <w:t>No</w:t>
            </w:r>
          </w:p>
        </w:tc>
        <w:tc>
          <w:tcPr>
            <w:tcW w:w="1710" w:type="dxa"/>
          </w:tcPr>
          <w:p w14:paraId="1209966E" w14:textId="77777777" w:rsidR="00B11855" w:rsidRPr="001F42D3" w:rsidRDefault="003D003E" w:rsidP="00AE6681">
            <w:pPr>
              <w:pStyle w:val="TableEntry"/>
            </w:pPr>
            <w:r w:rsidRPr="001F42D3">
              <w:t>Yes</w:t>
            </w:r>
          </w:p>
        </w:tc>
      </w:tr>
      <w:tr w:rsidR="00B11855" w:rsidRPr="001F42D3" w14:paraId="23C6469A" w14:textId="77777777" w:rsidTr="0034511D">
        <w:trPr>
          <w:cantSplit/>
          <w:jc w:val="center"/>
        </w:trPr>
        <w:tc>
          <w:tcPr>
            <w:tcW w:w="3145" w:type="dxa"/>
          </w:tcPr>
          <w:p w14:paraId="720A66F1" w14:textId="77777777" w:rsidR="00B11855" w:rsidRPr="001F42D3" w:rsidRDefault="003D003E" w:rsidP="00AE6681">
            <w:pPr>
              <w:pStyle w:val="TableEntry"/>
            </w:pPr>
            <w:proofErr w:type="spellStart"/>
            <w:r w:rsidRPr="001F42D3">
              <w:t>wctp-SendMsgMulti</w:t>
            </w:r>
            <w:proofErr w:type="spellEnd"/>
          </w:p>
        </w:tc>
        <w:tc>
          <w:tcPr>
            <w:tcW w:w="1883" w:type="dxa"/>
          </w:tcPr>
          <w:p w14:paraId="141C1F51" w14:textId="77777777" w:rsidR="00B11855" w:rsidRPr="001F42D3" w:rsidRDefault="003D003E" w:rsidP="00AE6681">
            <w:pPr>
              <w:pStyle w:val="TableEntry"/>
            </w:pPr>
            <w:r w:rsidRPr="001F42D3">
              <w:t>Yes</w:t>
            </w:r>
          </w:p>
        </w:tc>
        <w:tc>
          <w:tcPr>
            <w:tcW w:w="2082" w:type="dxa"/>
          </w:tcPr>
          <w:p w14:paraId="15EA3255" w14:textId="77777777" w:rsidR="00B11855" w:rsidRPr="001F42D3" w:rsidRDefault="003D003E" w:rsidP="00AE6681">
            <w:pPr>
              <w:pStyle w:val="TableEntry"/>
            </w:pPr>
            <w:r w:rsidRPr="001F42D3">
              <w:t>No</w:t>
            </w:r>
          </w:p>
        </w:tc>
        <w:tc>
          <w:tcPr>
            <w:tcW w:w="1710" w:type="dxa"/>
          </w:tcPr>
          <w:p w14:paraId="54999A6E" w14:textId="77777777" w:rsidR="00B11855" w:rsidRPr="001F42D3" w:rsidRDefault="003D003E" w:rsidP="00AE6681">
            <w:pPr>
              <w:pStyle w:val="TableEntry"/>
            </w:pPr>
            <w:r w:rsidRPr="001F42D3">
              <w:t>No</w:t>
            </w:r>
          </w:p>
        </w:tc>
      </w:tr>
      <w:tr w:rsidR="00B11855" w:rsidRPr="001F42D3" w14:paraId="6C98CB49" w14:textId="77777777" w:rsidTr="0034511D">
        <w:trPr>
          <w:cantSplit/>
          <w:jc w:val="center"/>
        </w:trPr>
        <w:tc>
          <w:tcPr>
            <w:tcW w:w="3145" w:type="dxa"/>
          </w:tcPr>
          <w:p w14:paraId="088F5738" w14:textId="77777777" w:rsidR="00B11855" w:rsidRPr="001F42D3" w:rsidRDefault="003D003E" w:rsidP="00AE6681">
            <w:pPr>
              <w:pStyle w:val="TableEntry"/>
            </w:pPr>
            <w:proofErr w:type="spellStart"/>
            <w:r w:rsidRPr="001F42D3">
              <w:t>wctp-StatusInfo</w:t>
            </w:r>
            <w:proofErr w:type="spellEnd"/>
          </w:p>
        </w:tc>
        <w:tc>
          <w:tcPr>
            <w:tcW w:w="1883" w:type="dxa"/>
          </w:tcPr>
          <w:p w14:paraId="7E11A794" w14:textId="77777777" w:rsidR="00B11855" w:rsidRPr="001F42D3" w:rsidRDefault="003D003E" w:rsidP="00AE6681">
            <w:pPr>
              <w:pStyle w:val="TableEntry"/>
            </w:pPr>
            <w:r w:rsidRPr="001F42D3">
              <w:t>Yes</w:t>
            </w:r>
          </w:p>
        </w:tc>
        <w:tc>
          <w:tcPr>
            <w:tcW w:w="2082" w:type="dxa"/>
          </w:tcPr>
          <w:p w14:paraId="0656C75D" w14:textId="77777777" w:rsidR="00B11855" w:rsidRPr="001F42D3" w:rsidRDefault="003D003E" w:rsidP="00AE6681">
            <w:pPr>
              <w:pStyle w:val="TableEntry"/>
            </w:pPr>
            <w:r w:rsidRPr="001F42D3">
              <w:t>Yes</w:t>
            </w:r>
          </w:p>
        </w:tc>
        <w:tc>
          <w:tcPr>
            <w:tcW w:w="1710" w:type="dxa"/>
          </w:tcPr>
          <w:p w14:paraId="4A2AF228" w14:textId="77777777" w:rsidR="00B11855" w:rsidRPr="001F42D3" w:rsidRDefault="003D003E" w:rsidP="00AE6681">
            <w:pPr>
              <w:pStyle w:val="TableEntry"/>
            </w:pPr>
            <w:r w:rsidRPr="001F42D3">
              <w:t>No</w:t>
            </w:r>
          </w:p>
        </w:tc>
      </w:tr>
      <w:tr w:rsidR="00B11855" w:rsidRPr="001F42D3" w14:paraId="7BED1518" w14:textId="77777777" w:rsidTr="0034511D">
        <w:trPr>
          <w:cantSplit/>
          <w:jc w:val="center"/>
        </w:trPr>
        <w:tc>
          <w:tcPr>
            <w:tcW w:w="3145" w:type="dxa"/>
          </w:tcPr>
          <w:p w14:paraId="3CBB98CB" w14:textId="77777777" w:rsidR="00B11855" w:rsidRPr="001F42D3" w:rsidRDefault="003D003E" w:rsidP="00AE6681">
            <w:pPr>
              <w:pStyle w:val="TableEntry"/>
            </w:pPr>
            <w:proofErr w:type="spellStart"/>
            <w:r w:rsidRPr="001F42D3">
              <w:t>wctp-SubmitClientMessage</w:t>
            </w:r>
            <w:proofErr w:type="spellEnd"/>
          </w:p>
        </w:tc>
        <w:tc>
          <w:tcPr>
            <w:tcW w:w="1883" w:type="dxa"/>
          </w:tcPr>
          <w:p w14:paraId="03E18588" w14:textId="77777777" w:rsidR="00B11855" w:rsidRPr="001F42D3" w:rsidRDefault="003D003E" w:rsidP="00AE6681">
            <w:pPr>
              <w:pStyle w:val="TableEntry"/>
            </w:pPr>
            <w:r w:rsidRPr="001F42D3">
              <w:t>Yes</w:t>
            </w:r>
          </w:p>
        </w:tc>
        <w:tc>
          <w:tcPr>
            <w:tcW w:w="2082" w:type="dxa"/>
          </w:tcPr>
          <w:p w14:paraId="7DCC6774" w14:textId="77777777" w:rsidR="00B11855" w:rsidRPr="001F42D3" w:rsidRDefault="003D003E" w:rsidP="00AE6681">
            <w:pPr>
              <w:pStyle w:val="TableEntry"/>
            </w:pPr>
            <w:r w:rsidRPr="001F42D3">
              <w:t>No</w:t>
            </w:r>
          </w:p>
        </w:tc>
        <w:tc>
          <w:tcPr>
            <w:tcW w:w="1710" w:type="dxa"/>
          </w:tcPr>
          <w:p w14:paraId="25A9BE0F" w14:textId="77777777" w:rsidR="00B11855" w:rsidRPr="001F42D3" w:rsidRDefault="003D003E" w:rsidP="00AE6681">
            <w:pPr>
              <w:pStyle w:val="TableEntry"/>
            </w:pPr>
            <w:r w:rsidRPr="001F42D3">
              <w:t>Yes</w:t>
            </w:r>
          </w:p>
        </w:tc>
      </w:tr>
      <w:tr w:rsidR="00B11855" w:rsidRPr="001F42D3" w14:paraId="596D59A4" w14:textId="77777777" w:rsidTr="0034511D">
        <w:trPr>
          <w:cantSplit/>
          <w:jc w:val="center"/>
        </w:trPr>
        <w:tc>
          <w:tcPr>
            <w:tcW w:w="3145" w:type="dxa"/>
          </w:tcPr>
          <w:p w14:paraId="514F3D24" w14:textId="77777777" w:rsidR="00B11855" w:rsidRPr="001F42D3" w:rsidRDefault="003D003E" w:rsidP="00AE6681">
            <w:pPr>
              <w:pStyle w:val="TableEntry"/>
            </w:pPr>
            <w:proofErr w:type="spellStart"/>
            <w:r w:rsidRPr="001F42D3">
              <w:t>wctp-SubmitRequest</w:t>
            </w:r>
            <w:proofErr w:type="spellEnd"/>
          </w:p>
        </w:tc>
        <w:tc>
          <w:tcPr>
            <w:tcW w:w="1883" w:type="dxa"/>
          </w:tcPr>
          <w:p w14:paraId="67E97EFE" w14:textId="77777777" w:rsidR="00B11855" w:rsidRPr="001F42D3" w:rsidRDefault="003D003E" w:rsidP="00AE6681">
            <w:pPr>
              <w:pStyle w:val="TableEntry"/>
            </w:pPr>
            <w:r w:rsidRPr="001F42D3">
              <w:t>Yes</w:t>
            </w:r>
          </w:p>
        </w:tc>
        <w:tc>
          <w:tcPr>
            <w:tcW w:w="2082" w:type="dxa"/>
          </w:tcPr>
          <w:p w14:paraId="03B9CC37" w14:textId="77777777" w:rsidR="00B11855" w:rsidRPr="001F42D3" w:rsidRDefault="003D003E" w:rsidP="00AE6681">
            <w:pPr>
              <w:pStyle w:val="TableEntry"/>
            </w:pPr>
            <w:r w:rsidRPr="001F42D3">
              <w:t>Yes</w:t>
            </w:r>
          </w:p>
        </w:tc>
        <w:tc>
          <w:tcPr>
            <w:tcW w:w="1710" w:type="dxa"/>
          </w:tcPr>
          <w:p w14:paraId="09DC09B7" w14:textId="77777777" w:rsidR="00B11855" w:rsidRPr="001F42D3" w:rsidRDefault="003D003E" w:rsidP="00AE6681">
            <w:pPr>
              <w:pStyle w:val="TableEntry"/>
            </w:pPr>
            <w:r w:rsidRPr="001F42D3">
              <w:t>No</w:t>
            </w:r>
          </w:p>
        </w:tc>
      </w:tr>
      <w:tr w:rsidR="00B11855" w:rsidRPr="001F42D3" w14:paraId="5F949CD9" w14:textId="77777777" w:rsidTr="0034511D">
        <w:trPr>
          <w:cantSplit/>
          <w:jc w:val="center"/>
        </w:trPr>
        <w:tc>
          <w:tcPr>
            <w:tcW w:w="3145" w:type="dxa"/>
          </w:tcPr>
          <w:p w14:paraId="5314D034" w14:textId="77777777" w:rsidR="00B11855" w:rsidRPr="001F42D3" w:rsidRDefault="003D003E" w:rsidP="00AE6681">
            <w:pPr>
              <w:pStyle w:val="TableEntry"/>
            </w:pPr>
            <w:proofErr w:type="spellStart"/>
            <w:r w:rsidRPr="001F42D3">
              <w:t>wctp-VersionQuery</w:t>
            </w:r>
            <w:proofErr w:type="spellEnd"/>
          </w:p>
        </w:tc>
        <w:tc>
          <w:tcPr>
            <w:tcW w:w="1883" w:type="dxa"/>
          </w:tcPr>
          <w:p w14:paraId="60843CBF" w14:textId="77777777" w:rsidR="00B11855" w:rsidRPr="001F42D3" w:rsidRDefault="003D003E" w:rsidP="00AE6681">
            <w:pPr>
              <w:pStyle w:val="TableEntry"/>
            </w:pPr>
            <w:r w:rsidRPr="001F42D3">
              <w:t>Yes</w:t>
            </w:r>
          </w:p>
        </w:tc>
        <w:tc>
          <w:tcPr>
            <w:tcW w:w="2082" w:type="dxa"/>
          </w:tcPr>
          <w:p w14:paraId="4C1B4DC4" w14:textId="77777777" w:rsidR="00B11855" w:rsidRPr="001F42D3" w:rsidRDefault="003D003E" w:rsidP="00AE6681">
            <w:pPr>
              <w:pStyle w:val="TableEntry"/>
            </w:pPr>
            <w:r w:rsidRPr="001F42D3">
              <w:t>Yes</w:t>
            </w:r>
          </w:p>
        </w:tc>
        <w:tc>
          <w:tcPr>
            <w:tcW w:w="1710" w:type="dxa"/>
          </w:tcPr>
          <w:p w14:paraId="1CFAE0F3" w14:textId="7001A500" w:rsidR="00B11855" w:rsidRPr="001F42D3" w:rsidRDefault="003D003E" w:rsidP="00863A9A">
            <w:pPr>
              <w:pStyle w:val="TableEntry"/>
            </w:pPr>
            <w:r w:rsidRPr="001F42D3">
              <w:t>Yes</w:t>
            </w:r>
          </w:p>
        </w:tc>
      </w:tr>
    </w:tbl>
    <w:p w14:paraId="6352111D" w14:textId="77777777" w:rsidR="00B11855" w:rsidRPr="001F42D3" w:rsidRDefault="00B11855" w:rsidP="00AE6681">
      <w:pPr>
        <w:pStyle w:val="BodyText"/>
      </w:pPr>
    </w:p>
    <w:p w14:paraId="5E676F08" w14:textId="27F92735" w:rsidR="00B11855" w:rsidRPr="001F42D3" w:rsidRDefault="00CE1CA8" w:rsidP="00B34AEB">
      <w:pPr>
        <w:pStyle w:val="Heading2"/>
        <w:numPr>
          <w:ilvl w:val="0"/>
          <w:numId w:val="0"/>
        </w:numPr>
        <w:rPr>
          <w:noProof w:val="0"/>
        </w:rPr>
      </w:pPr>
      <w:bookmarkStart w:id="1487" w:name="_Toc401769910"/>
      <w:bookmarkStart w:id="1488" w:name="_Toc181625282"/>
      <w:r w:rsidRPr="001F42D3">
        <w:rPr>
          <w:noProof w:val="0"/>
        </w:rPr>
        <w:lastRenderedPageBreak/>
        <w:t xml:space="preserve">K.7 </w:t>
      </w:r>
      <w:r w:rsidR="003D003E" w:rsidRPr="001F42D3">
        <w:rPr>
          <w:noProof w:val="0"/>
        </w:rPr>
        <w:t>WCTP XML Element Common Data Items</w:t>
      </w:r>
      <w:bookmarkEnd w:id="1487"/>
      <w:bookmarkEnd w:id="1488"/>
    </w:p>
    <w:p w14:paraId="411B7C85" w14:textId="1ABE294B" w:rsidR="00B11855" w:rsidRPr="001F42D3" w:rsidRDefault="003D003E" w:rsidP="00AE6681">
      <w:pPr>
        <w:pStyle w:val="BodyText"/>
      </w:pPr>
      <w:r w:rsidRPr="001F42D3">
        <w:t xml:space="preserve">Some message exchanges are administrative in nature, </w:t>
      </w:r>
      <w:proofErr w:type="gramStart"/>
      <w:r w:rsidRPr="001F42D3">
        <w:t>similar to</w:t>
      </w:r>
      <w:proofErr w:type="gramEnd"/>
      <w:r w:rsidRPr="001F42D3">
        <w:t xml:space="preserve"> TCP open, accept, and acknowledgement messages which are not documented as a part of HL7, while others have a direct and obvious place in the ACM </w:t>
      </w:r>
      <w:r w:rsidR="00CA3A2C" w:rsidRPr="001F42D3">
        <w:t>Profile</w:t>
      </w:r>
      <w:r w:rsidRPr="001F42D3">
        <w:t xml:space="preserve"> as transactions, such as </w:t>
      </w:r>
      <w:r w:rsidR="00901663" w:rsidRPr="001F42D3">
        <w:t>[PCD-06]</w:t>
      </w:r>
      <w:r w:rsidRPr="001F42D3">
        <w:t xml:space="preserve"> and </w:t>
      </w:r>
      <w:r w:rsidR="00901663" w:rsidRPr="001F42D3">
        <w:t>[PCD-07]</w:t>
      </w:r>
      <w:r w:rsidRPr="001F42D3">
        <w:t>.</w:t>
      </w:r>
    </w:p>
    <w:p w14:paraId="5684C265" w14:textId="77777777" w:rsidR="00B11855" w:rsidRPr="001F42D3" w:rsidRDefault="003D003E" w:rsidP="00AE6681">
      <w:pPr>
        <w:pStyle w:val="BodyText"/>
      </w:pPr>
      <w:r w:rsidRPr="001F42D3">
        <w:t xml:space="preserve">Please note, XML constant strings are presented in normal text. XML data to be filled in during implementation is presented in </w:t>
      </w:r>
      <w:r w:rsidRPr="001F42D3">
        <w:rPr>
          <w:b/>
          <w:color w:val="FF0000"/>
        </w:rPr>
        <w:t>bold red</w:t>
      </w:r>
      <w:r w:rsidRPr="001F42D3">
        <w:t xml:space="preserve"> text.</w:t>
      </w:r>
    </w:p>
    <w:p w14:paraId="3E2292DB" w14:textId="77777777" w:rsidR="00B11855" w:rsidRPr="001F42D3" w:rsidRDefault="003D003E" w:rsidP="00AE6681">
      <w:pPr>
        <w:pStyle w:val="BodyText"/>
      </w:pPr>
      <w:r w:rsidRPr="001F42D3">
        <w:t>The format of WCTP conformant timestamps (</w:t>
      </w:r>
      <w:r w:rsidRPr="001F42D3">
        <w:rPr>
          <w:b/>
          <w:color w:val="FF0000"/>
        </w:rPr>
        <w:t>timestamp</w:t>
      </w:r>
      <w:r w:rsidRPr="001F42D3">
        <w:t xml:space="preserve">) is: </w:t>
      </w:r>
      <w:proofErr w:type="spellStart"/>
      <w:r w:rsidRPr="001F42D3">
        <w:t>yyyy-mm-ddThh:mm:ss.ttt</w:t>
      </w:r>
      <w:proofErr w:type="spellEnd"/>
    </w:p>
    <w:p w14:paraId="4F68A031" w14:textId="77777777" w:rsidR="00B11855" w:rsidRPr="001F42D3" w:rsidRDefault="003D003E" w:rsidP="00AE6681">
      <w:pPr>
        <w:pStyle w:val="BodyText"/>
      </w:pPr>
      <w:r w:rsidRPr="001F42D3">
        <w:t xml:space="preserve">All </w:t>
      </w:r>
      <w:proofErr w:type="gramStart"/>
      <w:r w:rsidRPr="001F42D3">
        <w:t>times</w:t>
      </w:r>
      <w:proofErr w:type="gramEnd"/>
      <w:r w:rsidRPr="001F42D3">
        <w:t xml:space="preserve"> </w:t>
      </w:r>
      <w:proofErr w:type="gramStart"/>
      <w:r w:rsidRPr="001F42D3">
        <w:t>are</w:t>
      </w:r>
      <w:proofErr w:type="gramEnd"/>
      <w:r w:rsidRPr="001F42D3">
        <w:t xml:space="preserve"> UTC. WCTP does not support the ability to indicate a time zone offset.</w:t>
      </w:r>
    </w:p>
    <w:p w14:paraId="7BD66053" w14:textId="57515ED2" w:rsidR="00B11855" w:rsidRPr="001F42D3" w:rsidRDefault="003D003E" w:rsidP="00AE6681">
      <w:pPr>
        <w:pStyle w:val="BodyText"/>
      </w:pPr>
      <w:r w:rsidRPr="001F42D3">
        <w:t>Hours (</w:t>
      </w:r>
      <w:proofErr w:type="spellStart"/>
      <w:r w:rsidRPr="001F42D3">
        <w:rPr>
          <w:rStyle w:val="Strong"/>
        </w:rPr>
        <w:t>hh</w:t>
      </w:r>
      <w:proofErr w:type="spellEnd"/>
      <w:r w:rsidRPr="001F42D3">
        <w:rPr>
          <w:rStyle w:val="Strong"/>
        </w:rPr>
        <w:t xml:space="preserve">) </w:t>
      </w:r>
      <w:r w:rsidRPr="001F42D3">
        <w:t xml:space="preserve">in 24-hour format, and </w:t>
      </w:r>
      <w:r w:rsidRPr="001F42D3">
        <w:rPr>
          <w:rStyle w:val="Strong"/>
        </w:rPr>
        <w:t>.</w:t>
      </w:r>
      <w:proofErr w:type="spellStart"/>
      <w:r w:rsidRPr="001F42D3">
        <w:rPr>
          <w:rStyle w:val="Strong"/>
        </w:rPr>
        <w:t>ttt</w:t>
      </w:r>
      <w:proofErr w:type="spellEnd"/>
      <w:r w:rsidRPr="001F42D3">
        <w:t xml:space="preserve"> is the optional number of milliseconds</w:t>
      </w:r>
    </w:p>
    <w:p w14:paraId="6A3A38E6" w14:textId="77777777" w:rsidR="00B11855" w:rsidRPr="001F42D3" w:rsidRDefault="003D003E" w:rsidP="00AE6681">
      <w:pPr>
        <w:pStyle w:val="BodyText"/>
      </w:pPr>
      <w:r w:rsidRPr="001F42D3">
        <w:t>Example: 2011-01-19T20:33:52</w:t>
      </w:r>
    </w:p>
    <w:p w14:paraId="56A5CD5C" w14:textId="77777777" w:rsidR="00B11855" w:rsidRPr="001F42D3" w:rsidRDefault="003D003E" w:rsidP="00AE6681">
      <w:pPr>
        <w:pStyle w:val="BodyText"/>
      </w:pPr>
      <w:r w:rsidRPr="001F42D3">
        <w:t xml:space="preserve">A </w:t>
      </w:r>
      <w:r w:rsidRPr="001F42D3">
        <w:rPr>
          <w:b/>
          <w:color w:val="FF0000"/>
        </w:rPr>
        <w:t>push response URI</w:t>
      </w:r>
      <w:r w:rsidRPr="001F42D3">
        <w:t xml:space="preserve"> is the URI (URL minus the HTTP://) used to identify the HTTP POST destination for WCTP replies and status updates.</w:t>
      </w:r>
    </w:p>
    <w:p w14:paraId="31C41B4A" w14:textId="77777777" w:rsidR="00B11855" w:rsidRPr="001F42D3" w:rsidRDefault="003D003E" w:rsidP="00AE6681">
      <w:pPr>
        <w:pStyle w:val="BodyText"/>
      </w:pPr>
      <w:r w:rsidRPr="001F42D3">
        <w:t xml:space="preserve">The </w:t>
      </w:r>
      <w:r w:rsidRPr="001F42D3">
        <w:rPr>
          <w:b/>
          <w:color w:val="FF0000"/>
        </w:rPr>
        <w:t>notification text</w:t>
      </w:r>
      <w:r w:rsidRPr="001F42D3">
        <w:t xml:space="preserve"> value is the actual text message to be presented to the wireless device operator.</w:t>
      </w:r>
    </w:p>
    <w:p w14:paraId="4B57A9B1" w14:textId="77777777" w:rsidR="00B11855" w:rsidRPr="001F42D3" w:rsidRDefault="003D003E" w:rsidP="00AE6681">
      <w:pPr>
        <w:pStyle w:val="BodyText"/>
      </w:pPr>
      <w:r w:rsidRPr="001F42D3">
        <w:t xml:space="preserve">The </w:t>
      </w:r>
      <w:r w:rsidRPr="001F42D3">
        <w:rPr>
          <w:b/>
          <w:color w:val="FF0000"/>
        </w:rPr>
        <w:t>sender ID</w:t>
      </w:r>
      <w:r w:rsidRPr="001F42D3">
        <w:t xml:space="preserve"> is the security identification of the IHE ACM to the WCTP receiver.</w:t>
      </w:r>
    </w:p>
    <w:p w14:paraId="7D15D3E6" w14:textId="77777777" w:rsidR="00B11855" w:rsidRPr="001F42D3" w:rsidRDefault="003D003E" w:rsidP="00AE6681">
      <w:pPr>
        <w:pStyle w:val="BodyText"/>
      </w:pPr>
      <w:r w:rsidRPr="001F42D3">
        <w:t xml:space="preserve">The </w:t>
      </w:r>
      <w:r w:rsidRPr="001F42D3">
        <w:rPr>
          <w:b/>
          <w:color w:val="FF0000"/>
        </w:rPr>
        <w:t>security code</w:t>
      </w:r>
      <w:r w:rsidRPr="001F42D3">
        <w:t xml:space="preserve"> is essentially the password to go with the security sender ID.</w:t>
      </w:r>
    </w:p>
    <w:p w14:paraId="496F0E46" w14:textId="54803A8D" w:rsidR="00B11855" w:rsidRPr="001F42D3" w:rsidRDefault="003D003E" w:rsidP="00AE6681">
      <w:pPr>
        <w:pStyle w:val="BodyText"/>
      </w:pPr>
      <w:r w:rsidRPr="001F42D3">
        <w:t xml:space="preserve">The </w:t>
      </w:r>
      <w:r w:rsidRPr="001F42D3">
        <w:rPr>
          <w:b/>
          <w:color w:val="FF0000"/>
        </w:rPr>
        <w:t>message ID</w:t>
      </w:r>
      <w:r w:rsidRPr="001F42D3">
        <w:t xml:space="preserve"> is the identification of the overall message to the ACM </w:t>
      </w:r>
      <w:r w:rsidR="00916BBE" w:rsidRPr="001F42D3">
        <w:t>Alert Communicator</w:t>
      </w:r>
      <w:r w:rsidRPr="001F42D3">
        <w:t xml:space="preserve"> by the </w:t>
      </w:r>
      <w:r w:rsidR="009E2B46" w:rsidRPr="001F42D3">
        <w:t>Alert Manager</w:t>
      </w:r>
      <w:r w:rsidRPr="001F42D3">
        <w:t>.</w:t>
      </w:r>
    </w:p>
    <w:p w14:paraId="448366AD" w14:textId="77777777" w:rsidR="00B11855" w:rsidRPr="001F42D3" w:rsidRDefault="003D003E" w:rsidP="00AE6681">
      <w:pPr>
        <w:pStyle w:val="BodyText"/>
      </w:pPr>
      <w:r w:rsidRPr="001F42D3">
        <w:t xml:space="preserve">The </w:t>
      </w:r>
      <w:r w:rsidRPr="001F42D3">
        <w:rPr>
          <w:b/>
          <w:color w:val="FF0000"/>
        </w:rPr>
        <w:t>transaction ID</w:t>
      </w:r>
      <w:r w:rsidRPr="001F42D3">
        <w:t xml:space="preserve"> is the </w:t>
      </w:r>
      <w:proofErr w:type="gramStart"/>
      <w:r w:rsidRPr="001F42D3">
        <w:t>lower level</w:t>
      </w:r>
      <w:proofErr w:type="gramEnd"/>
      <w:r w:rsidRPr="001F42D3">
        <w:t xml:space="preserve"> transaction identification making up the message.</w:t>
      </w:r>
    </w:p>
    <w:p w14:paraId="0006CD20" w14:textId="56531FCB" w:rsidR="00B11855" w:rsidRPr="001F42D3" w:rsidRDefault="003D003E" w:rsidP="00AE6681">
      <w:pPr>
        <w:pStyle w:val="BodyText"/>
      </w:pPr>
      <w:r w:rsidRPr="001F42D3">
        <w:t xml:space="preserve">The </w:t>
      </w:r>
      <w:r w:rsidRPr="001F42D3">
        <w:rPr>
          <w:b/>
          <w:color w:val="FF0000"/>
        </w:rPr>
        <w:t>recipient PIN</w:t>
      </w:r>
      <w:r w:rsidRPr="001F42D3">
        <w:t xml:space="preserve"> is the identification of the destination device as per the ACM </w:t>
      </w:r>
      <w:r w:rsidR="00916BBE" w:rsidRPr="001F42D3">
        <w:t>Alert Communicator</w:t>
      </w:r>
      <w:r w:rsidRPr="001F42D3">
        <w:t>.</w:t>
      </w:r>
    </w:p>
    <w:p w14:paraId="1FF7E2AC" w14:textId="4DF79027" w:rsidR="00B11855" w:rsidRPr="001F42D3" w:rsidRDefault="003D003E" w:rsidP="00AE6681">
      <w:pPr>
        <w:pStyle w:val="BodyText"/>
      </w:pPr>
      <w:r w:rsidRPr="001F42D3">
        <w:t xml:space="preserve">The </w:t>
      </w:r>
      <w:r w:rsidRPr="001F42D3">
        <w:rPr>
          <w:b/>
          <w:color w:val="FF0000"/>
        </w:rPr>
        <w:t>e-mail address</w:t>
      </w:r>
      <w:r w:rsidRPr="001F42D3">
        <w:t xml:space="preserve"> is the optional ACM </w:t>
      </w:r>
      <w:r w:rsidR="009E2B46" w:rsidRPr="001F42D3">
        <w:t>Alert Manager</w:t>
      </w:r>
      <w:r w:rsidRPr="001F42D3">
        <w:t xml:space="preserve"> contact information e-mail address.</w:t>
      </w:r>
    </w:p>
    <w:p w14:paraId="03BFB41C" w14:textId="2D62071B" w:rsidR="00B11855" w:rsidRPr="001F42D3" w:rsidRDefault="003D003E" w:rsidP="00AE6681">
      <w:pPr>
        <w:pStyle w:val="BodyText"/>
      </w:pPr>
      <w:r w:rsidRPr="001F42D3">
        <w:t xml:space="preserve">The </w:t>
      </w:r>
      <w:r w:rsidRPr="001F42D3">
        <w:rPr>
          <w:b/>
          <w:color w:val="FF0000"/>
        </w:rPr>
        <w:t>phone number</w:t>
      </w:r>
      <w:r w:rsidRPr="001F42D3">
        <w:t xml:space="preserve"> is the optional ACM </w:t>
      </w:r>
      <w:r w:rsidR="009E2B46" w:rsidRPr="001F42D3">
        <w:t>Alert Manager</w:t>
      </w:r>
      <w:r w:rsidRPr="001F42D3">
        <w:t xml:space="preserve"> contact information voice telephony phone number.</w:t>
      </w:r>
    </w:p>
    <w:p w14:paraId="6C6D4C31" w14:textId="24B74F9B" w:rsidR="00B11855" w:rsidRPr="001F42D3" w:rsidRDefault="003D003E" w:rsidP="00AE6681">
      <w:pPr>
        <w:pStyle w:val="BodyText"/>
      </w:pPr>
      <w:r w:rsidRPr="001F42D3">
        <w:t xml:space="preserve">The </w:t>
      </w:r>
      <w:r w:rsidRPr="001F42D3">
        <w:rPr>
          <w:b/>
          <w:color w:val="FF0000"/>
        </w:rPr>
        <w:t>web site</w:t>
      </w:r>
      <w:r w:rsidRPr="001F42D3">
        <w:t xml:space="preserve"> is the optional ACM </w:t>
      </w:r>
      <w:r w:rsidR="009E2B46" w:rsidRPr="001F42D3">
        <w:t>Alert Manager</w:t>
      </w:r>
      <w:r w:rsidRPr="001F42D3">
        <w:t xml:space="preserve"> contact information web site.</w:t>
      </w:r>
    </w:p>
    <w:p w14:paraId="3810F295" w14:textId="2775BB03" w:rsidR="00B11855" w:rsidRPr="001F42D3" w:rsidRDefault="003D003E" w:rsidP="00AE6681">
      <w:pPr>
        <w:pStyle w:val="BodyText"/>
      </w:pPr>
      <w:r w:rsidRPr="001F42D3">
        <w:t xml:space="preserve">The </w:t>
      </w:r>
      <w:r w:rsidRPr="001F42D3">
        <w:rPr>
          <w:b/>
          <w:color w:val="FF0000"/>
        </w:rPr>
        <w:t>info string</w:t>
      </w:r>
      <w:r w:rsidRPr="001F42D3">
        <w:t xml:space="preserve"> is the optional ACM </w:t>
      </w:r>
      <w:r w:rsidR="009E2B46" w:rsidRPr="001F42D3">
        <w:t>Alert Manager</w:t>
      </w:r>
      <w:r w:rsidRPr="001F42D3">
        <w:t xml:space="preserve"> contact information comment.</w:t>
      </w:r>
    </w:p>
    <w:p w14:paraId="7D36FE7D" w14:textId="77777777" w:rsidR="00B11855" w:rsidRPr="001F42D3" w:rsidRDefault="003D003E" w:rsidP="00AE6681">
      <w:pPr>
        <w:pStyle w:val="BodyText"/>
      </w:pPr>
      <w:r w:rsidRPr="001F42D3">
        <w:t xml:space="preserve">The </w:t>
      </w:r>
      <w:r w:rsidRPr="001F42D3">
        <w:rPr>
          <w:b/>
          <w:color w:val="FF0000"/>
        </w:rPr>
        <w:t>priority</w:t>
      </w:r>
      <w:r w:rsidRPr="001F42D3">
        <w:t xml:space="preserve"> is any of HIGH, NORMAL, or LOW with a default of NORMAL.</w:t>
      </w:r>
    </w:p>
    <w:p w14:paraId="03A6523F" w14:textId="25B55A54" w:rsidR="00812AEC" w:rsidRPr="001F42D3" w:rsidRDefault="00812AEC" w:rsidP="00AE6681">
      <w:pPr>
        <w:pStyle w:val="BodyText"/>
      </w:pPr>
      <w:r w:rsidRPr="001F42D3">
        <w:t xml:space="preserve">The </w:t>
      </w:r>
      <w:r w:rsidRPr="001F42D3">
        <w:rPr>
          <w:b/>
          <w:color w:val="FF0000"/>
        </w:rPr>
        <w:t>presentation ID</w:t>
      </w:r>
      <w:r w:rsidRPr="001F42D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1F42D3" w:rsidRDefault="003D003E" w:rsidP="00AE6681">
      <w:pPr>
        <w:pStyle w:val="BodyText"/>
      </w:pPr>
      <w:r w:rsidRPr="001F42D3">
        <w:t xml:space="preserve">The </w:t>
      </w:r>
      <w:r w:rsidRPr="001F42D3">
        <w:rPr>
          <w:b/>
          <w:color w:val="FF0000"/>
        </w:rPr>
        <w:t>sequence number</w:t>
      </w:r>
      <w:r w:rsidRPr="001F42D3">
        <w:t xml:space="preserve"> is a sequential value used for tracking polling requests and responses used during Virtual Pre-Connectathon testing.</w:t>
      </w:r>
    </w:p>
    <w:p w14:paraId="174BD3EB" w14:textId="501FF56C" w:rsidR="00B11855" w:rsidRPr="001F42D3" w:rsidRDefault="003D003E" w:rsidP="00AE6681">
      <w:pPr>
        <w:pStyle w:val="BodyText"/>
      </w:pPr>
      <w:r w:rsidRPr="001F42D3">
        <w:lastRenderedPageBreak/>
        <w:t xml:space="preserve">The </w:t>
      </w:r>
      <w:r w:rsidRPr="001F42D3">
        <w:rPr>
          <w:b/>
          <w:color w:val="FF0000"/>
        </w:rPr>
        <w:t>batch size</w:t>
      </w:r>
      <w:r w:rsidRPr="001F42D3">
        <w:t xml:space="preserve"> is the numeric maximum count of responses a WCTP client (ACM </w:t>
      </w:r>
      <w:r w:rsidR="009E2B46" w:rsidRPr="001F42D3">
        <w:t>Alert Manager</w:t>
      </w:r>
      <w:r w:rsidRPr="001F42D3">
        <w:t xml:space="preserve">) expects from a WCTP poll request to a WCTP server (ACM </w:t>
      </w:r>
      <w:r w:rsidR="00916BBE" w:rsidRPr="001F42D3">
        <w:t>Alert Communicator</w:t>
      </w:r>
      <w:r w:rsidRPr="001F42D3">
        <w:t>). A common value is 500.</w:t>
      </w:r>
    </w:p>
    <w:p w14:paraId="4EE2727D" w14:textId="0A23D662" w:rsidR="00B11855" w:rsidRPr="001F42D3" w:rsidRDefault="003D003E" w:rsidP="00AE6681">
      <w:pPr>
        <w:pStyle w:val="BodyText"/>
      </w:pPr>
      <w:r w:rsidRPr="001F42D3">
        <w:t xml:space="preserve">The </w:t>
      </w:r>
      <w:r w:rsidRPr="001F42D3">
        <w:rPr>
          <w:b/>
          <w:color w:val="FF0000"/>
        </w:rPr>
        <w:t>WCTP version</w:t>
      </w:r>
      <w:r w:rsidRPr="001F42D3">
        <w:t xml:space="preserve"> indicates the expected version of WCTP XML message content supported.</w:t>
      </w:r>
    </w:p>
    <w:p w14:paraId="33D588B5" w14:textId="77777777" w:rsidR="00B11855" w:rsidRPr="001F42D3" w:rsidRDefault="003D003E" w:rsidP="00CF5627">
      <w:pPr>
        <w:pStyle w:val="TableTitle"/>
      </w:pPr>
      <w:r w:rsidRPr="001F42D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1F42D3" w14:paraId="299BCB47" w14:textId="77777777" w:rsidTr="00A92110">
        <w:trPr>
          <w:cantSplit/>
          <w:tblHeader/>
          <w:jc w:val="center"/>
        </w:trPr>
        <w:tc>
          <w:tcPr>
            <w:tcW w:w="2952" w:type="dxa"/>
            <w:shd w:val="clear" w:color="auto" w:fill="D9D9D9"/>
          </w:tcPr>
          <w:p w14:paraId="21EA6471" w14:textId="77777777" w:rsidR="00B11855" w:rsidRPr="001F42D3" w:rsidRDefault="003D003E" w:rsidP="00AE6681">
            <w:pPr>
              <w:pStyle w:val="TableEntryHeader"/>
            </w:pPr>
            <w:r w:rsidRPr="001F42D3">
              <w:t>Value</w:t>
            </w:r>
          </w:p>
        </w:tc>
        <w:tc>
          <w:tcPr>
            <w:tcW w:w="2952" w:type="dxa"/>
            <w:shd w:val="clear" w:color="auto" w:fill="D9D9D9"/>
          </w:tcPr>
          <w:p w14:paraId="381C10FA" w14:textId="77777777" w:rsidR="00B11855" w:rsidRPr="001F42D3" w:rsidRDefault="003D003E" w:rsidP="00AE6681">
            <w:pPr>
              <w:pStyle w:val="TableEntryHeader"/>
            </w:pPr>
            <w:r w:rsidRPr="001F42D3">
              <w:t>Indicating WCTP version</w:t>
            </w:r>
          </w:p>
        </w:tc>
        <w:tc>
          <w:tcPr>
            <w:tcW w:w="2952" w:type="dxa"/>
            <w:shd w:val="clear" w:color="auto" w:fill="D9D9D9"/>
          </w:tcPr>
          <w:p w14:paraId="27C41D11" w14:textId="77777777" w:rsidR="00B11855" w:rsidRPr="001F42D3" w:rsidRDefault="003D003E" w:rsidP="00AE6681">
            <w:pPr>
              <w:pStyle w:val="TableEntryHeader"/>
            </w:pPr>
            <w:r w:rsidRPr="001F42D3">
              <w:t>MCR support</w:t>
            </w:r>
          </w:p>
        </w:tc>
      </w:tr>
      <w:tr w:rsidR="00B11855" w:rsidRPr="001F42D3" w14:paraId="3E9BC1F4" w14:textId="77777777" w:rsidTr="006C0E8E">
        <w:trPr>
          <w:cantSplit/>
          <w:jc w:val="center"/>
        </w:trPr>
        <w:tc>
          <w:tcPr>
            <w:tcW w:w="2952" w:type="dxa"/>
          </w:tcPr>
          <w:p w14:paraId="58D21BD0" w14:textId="77777777" w:rsidR="00B11855" w:rsidRPr="001F42D3" w:rsidRDefault="003D003E" w:rsidP="005742D1">
            <w:pPr>
              <w:pStyle w:val="TableEntry"/>
            </w:pPr>
            <w:r w:rsidRPr="001F42D3">
              <w:t>wctp-dtd-v1r1</w:t>
            </w:r>
          </w:p>
        </w:tc>
        <w:tc>
          <w:tcPr>
            <w:tcW w:w="2952" w:type="dxa"/>
          </w:tcPr>
          <w:p w14:paraId="0F81DD2C" w14:textId="77777777" w:rsidR="00B11855" w:rsidRPr="001F42D3" w:rsidRDefault="003D003E" w:rsidP="005742D1">
            <w:pPr>
              <w:pStyle w:val="TableEntry"/>
            </w:pPr>
            <w:r w:rsidRPr="001F42D3">
              <w:t>1.1</w:t>
            </w:r>
          </w:p>
        </w:tc>
        <w:tc>
          <w:tcPr>
            <w:tcW w:w="2952" w:type="dxa"/>
          </w:tcPr>
          <w:p w14:paraId="040E95F6" w14:textId="77777777" w:rsidR="00B11855" w:rsidRPr="001F42D3" w:rsidRDefault="003D003E" w:rsidP="005742D1">
            <w:pPr>
              <w:pStyle w:val="TableEntry"/>
            </w:pPr>
            <w:r w:rsidRPr="001F42D3">
              <w:t>None</w:t>
            </w:r>
          </w:p>
        </w:tc>
      </w:tr>
      <w:tr w:rsidR="00B11855" w:rsidRPr="001F42D3" w14:paraId="5A134873" w14:textId="77777777" w:rsidTr="006C0E8E">
        <w:trPr>
          <w:cantSplit/>
          <w:jc w:val="center"/>
        </w:trPr>
        <w:tc>
          <w:tcPr>
            <w:tcW w:w="2952" w:type="dxa"/>
          </w:tcPr>
          <w:p w14:paraId="786C8155" w14:textId="77777777" w:rsidR="00B11855" w:rsidRPr="001F42D3" w:rsidRDefault="003D003E" w:rsidP="005742D1">
            <w:pPr>
              <w:pStyle w:val="TableEntry"/>
            </w:pPr>
            <w:r w:rsidRPr="001F42D3">
              <w:t>wctp-dtd-v1r2</w:t>
            </w:r>
          </w:p>
        </w:tc>
        <w:tc>
          <w:tcPr>
            <w:tcW w:w="2952" w:type="dxa"/>
          </w:tcPr>
          <w:p w14:paraId="75AA95F5" w14:textId="77777777" w:rsidR="00B11855" w:rsidRPr="001F42D3" w:rsidRDefault="003D003E" w:rsidP="005742D1">
            <w:pPr>
              <w:pStyle w:val="TableEntry"/>
            </w:pPr>
            <w:r w:rsidRPr="001F42D3">
              <w:t>1.2</w:t>
            </w:r>
          </w:p>
        </w:tc>
        <w:tc>
          <w:tcPr>
            <w:tcW w:w="2952" w:type="dxa"/>
          </w:tcPr>
          <w:p w14:paraId="2C47D06A" w14:textId="77777777" w:rsidR="00B11855" w:rsidRPr="001F42D3" w:rsidRDefault="003D003E" w:rsidP="005742D1">
            <w:pPr>
              <w:pStyle w:val="TableEntry"/>
            </w:pPr>
            <w:r w:rsidRPr="001F42D3">
              <w:t>Unpaired</w:t>
            </w:r>
          </w:p>
        </w:tc>
      </w:tr>
      <w:tr w:rsidR="00B11855" w:rsidRPr="001F42D3" w14:paraId="24C1B32C" w14:textId="77777777" w:rsidTr="006C0E8E">
        <w:trPr>
          <w:cantSplit/>
          <w:jc w:val="center"/>
        </w:trPr>
        <w:tc>
          <w:tcPr>
            <w:tcW w:w="2952" w:type="dxa"/>
          </w:tcPr>
          <w:p w14:paraId="30CF4ABB" w14:textId="77777777" w:rsidR="00B11855" w:rsidRPr="001F42D3" w:rsidRDefault="003D003E" w:rsidP="005742D1">
            <w:pPr>
              <w:pStyle w:val="TableEntry"/>
            </w:pPr>
            <w:r w:rsidRPr="001F42D3">
              <w:t>wctp-dtd-v1r3</w:t>
            </w:r>
          </w:p>
        </w:tc>
        <w:tc>
          <w:tcPr>
            <w:tcW w:w="2952" w:type="dxa"/>
          </w:tcPr>
          <w:p w14:paraId="1B72B171" w14:textId="77777777" w:rsidR="00B11855" w:rsidRPr="001F42D3" w:rsidRDefault="003D003E" w:rsidP="005742D1">
            <w:pPr>
              <w:pStyle w:val="TableEntry"/>
            </w:pPr>
            <w:r w:rsidRPr="001F42D3">
              <w:t>1.3</w:t>
            </w:r>
          </w:p>
        </w:tc>
        <w:tc>
          <w:tcPr>
            <w:tcW w:w="2952" w:type="dxa"/>
          </w:tcPr>
          <w:p w14:paraId="1A0DF6CC" w14:textId="77777777" w:rsidR="00B11855" w:rsidRPr="001F42D3" w:rsidRDefault="003D003E" w:rsidP="005742D1">
            <w:pPr>
              <w:pStyle w:val="TableEntry"/>
            </w:pPr>
            <w:r w:rsidRPr="001F42D3">
              <w:t>Paired</w:t>
            </w:r>
          </w:p>
        </w:tc>
      </w:tr>
      <w:tr w:rsidR="009640BC" w:rsidRPr="001F42D3" w14:paraId="65ECAA95" w14:textId="77777777" w:rsidTr="006C0E8E">
        <w:trPr>
          <w:cantSplit/>
          <w:jc w:val="center"/>
        </w:trPr>
        <w:tc>
          <w:tcPr>
            <w:tcW w:w="2952" w:type="dxa"/>
          </w:tcPr>
          <w:p w14:paraId="4EEEAE84" w14:textId="7423CB66" w:rsidR="009640BC" w:rsidRPr="001F42D3" w:rsidRDefault="009640BC" w:rsidP="005742D1">
            <w:pPr>
              <w:pStyle w:val="TableEntry"/>
            </w:pPr>
            <w:r w:rsidRPr="001F42D3">
              <w:t>wctp-dtd-ihepcd-pcd06-v1r1</w:t>
            </w:r>
          </w:p>
        </w:tc>
        <w:tc>
          <w:tcPr>
            <w:tcW w:w="2952" w:type="dxa"/>
          </w:tcPr>
          <w:p w14:paraId="35A9CDFA" w14:textId="3A576259" w:rsidR="009640BC" w:rsidRPr="001F42D3" w:rsidRDefault="009640BC" w:rsidP="005742D1">
            <w:pPr>
              <w:pStyle w:val="TableEntry"/>
            </w:pPr>
            <w:r w:rsidRPr="001F42D3">
              <w:t>IHEPCD-PCD06-V1R1</w:t>
            </w:r>
          </w:p>
        </w:tc>
        <w:tc>
          <w:tcPr>
            <w:tcW w:w="2952" w:type="dxa"/>
          </w:tcPr>
          <w:p w14:paraId="4E4FC95C" w14:textId="3897D360" w:rsidR="009640BC" w:rsidRPr="001F42D3" w:rsidRDefault="009640BC" w:rsidP="005742D1">
            <w:pPr>
              <w:pStyle w:val="TableEntry"/>
            </w:pPr>
            <w:r w:rsidRPr="001F42D3">
              <w:t>Paired</w:t>
            </w:r>
          </w:p>
        </w:tc>
      </w:tr>
      <w:tr w:rsidR="009640BC" w:rsidRPr="001F42D3" w14:paraId="1124560B" w14:textId="77777777" w:rsidTr="006C0E8E">
        <w:trPr>
          <w:cantSplit/>
          <w:jc w:val="center"/>
        </w:trPr>
        <w:tc>
          <w:tcPr>
            <w:tcW w:w="2952" w:type="dxa"/>
          </w:tcPr>
          <w:p w14:paraId="22A14D70" w14:textId="666D9F79" w:rsidR="009640BC" w:rsidRPr="001F42D3" w:rsidRDefault="009640BC" w:rsidP="005742D1">
            <w:pPr>
              <w:pStyle w:val="TableEntry"/>
            </w:pPr>
            <w:r w:rsidRPr="001F42D3">
              <w:t>wctp-dtd-ihepcd-pcd06-v1r2</w:t>
            </w:r>
          </w:p>
        </w:tc>
        <w:tc>
          <w:tcPr>
            <w:tcW w:w="2952" w:type="dxa"/>
          </w:tcPr>
          <w:p w14:paraId="2124995B" w14:textId="3CC0E162" w:rsidR="009640BC" w:rsidRPr="001F42D3" w:rsidRDefault="009640BC" w:rsidP="005742D1">
            <w:pPr>
              <w:pStyle w:val="TableEntry"/>
            </w:pPr>
            <w:r w:rsidRPr="001F42D3">
              <w:t>IHEPCD-PCD06-V1R2</w:t>
            </w:r>
          </w:p>
        </w:tc>
        <w:tc>
          <w:tcPr>
            <w:tcW w:w="2952" w:type="dxa"/>
          </w:tcPr>
          <w:p w14:paraId="141BFF78" w14:textId="4E934AB6" w:rsidR="009640BC" w:rsidRPr="001F42D3" w:rsidRDefault="009640BC" w:rsidP="005742D1">
            <w:pPr>
              <w:pStyle w:val="TableEntry"/>
            </w:pPr>
            <w:r w:rsidRPr="001F42D3">
              <w:t>Paired</w:t>
            </w:r>
          </w:p>
        </w:tc>
      </w:tr>
    </w:tbl>
    <w:p w14:paraId="36036844" w14:textId="77777777" w:rsidR="00B11855" w:rsidRPr="001F42D3" w:rsidRDefault="00B11855" w:rsidP="00AE6681">
      <w:pPr>
        <w:pStyle w:val="BodyText"/>
      </w:pPr>
    </w:p>
    <w:p w14:paraId="3BC3C4E8" w14:textId="77777777" w:rsidR="00B11855" w:rsidRPr="001F42D3" w:rsidRDefault="003D003E" w:rsidP="00AE6681">
      <w:pPr>
        <w:pStyle w:val="BodyText"/>
      </w:pPr>
      <w:r w:rsidRPr="001F42D3">
        <w:t xml:space="preserve">The </w:t>
      </w:r>
      <w:r w:rsidRPr="001F42D3">
        <w:rPr>
          <w:b/>
          <w:color w:val="FF0000"/>
        </w:rPr>
        <w:t>WCTP DTD</w:t>
      </w:r>
      <w:r w:rsidRPr="001F42D3">
        <w:t xml:space="preserve"> identifies the URL of the DTD (Data Type Definition) for the indicated version of WCTP supported. </w:t>
      </w:r>
    </w:p>
    <w:p w14:paraId="3BAB32E9" w14:textId="77777777" w:rsidR="00B11855" w:rsidRPr="001F42D3" w:rsidRDefault="003D003E" w:rsidP="00CF5627">
      <w:pPr>
        <w:pStyle w:val="TableTitle"/>
      </w:pPr>
      <w:r w:rsidRPr="001F42D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1F42D3" w14:paraId="4279EBB5" w14:textId="77777777" w:rsidTr="00A92110">
        <w:trPr>
          <w:cantSplit/>
          <w:jc w:val="center"/>
        </w:trPr>
        <w:tc>
          <w:tcPr>
            <w:tcW w:w="4482" w:type="dxa"/>
            <w:shd w:val="clear" w:color="auto" w:fill="D9D9D9"/>
          </w:tcPr>
          <w:p w14:paraId="31CCEB6A" w14:textId="77777777" w:rsidR="00B11855" w:rsidRPr="001F42D3" w:rsidRDefault="003D003E" w:rsidP="00AE6681">
            <w:pPr>
              <w:pStyle w:val="TableEntryHeader"/>
            </w:pPr>
            <w:r w:rsidRPr="001F42D3">
              <w:t>Value</w:t>
            </w:r>
          </w:p>
        </w:tc>
        <w:tc>
          <w:tcPr>
            <w:tcW w:w="2910" w:type="dxa"/>
            <w:shd w:val="clear" w:color="auto" w:fill="D9D9D9"/>
          </w:tcPr>
          <w:p w14:paraId="1D700206" w14:textId="77777777" w:rsidR="00B11855" w:rsidRPr="001F42D3" w:rsidRDefault="003D003E" w:rsidP="00AE6681">
            <w:pPr>
              <w:pStyle w:val="TableEntryHeader"/>
            </w:pPr>
            <w:r w:rsidRPr="001F42D3">
              <w:t>Indicating WCTP version</w:t>
            </w:r>
          </w:p>
        </w:tc>
        <w:tc>
          <w:tcPr>
            <w:tcW w:w="1688" w:type="dxa"/>
            <w:shd w:val="clear" w:color="auto" w:fill="D9D9D9"/>
          </w:tcPr>
          <w:p w14:paraId="6D0A62B7" w14:textId="77777777" w:rsidR="00B11855" w:rsidRPr="001F42D3" w:rsidRDefault="003D003E" w:rsidP="00AE6681">
            <w:pPr>
              <w:pStyle w:val="TableEntryHeader"/>
            </w:pPr>
            <w:r w:rsidRPr="001F42D3">
              <w:t>MCR support</w:t>
            </w:r>
          </w:p>
        </w:tc>
      </w:tr>
      <w:tr w:rsidR="00B11855" w:rsidRPr="001F42D3" w14:paraId="4521A002" w14:textId="77777777" w:rsidTr="006C0E8E">
        <w:trPr>
          <w:cantSplit/>
          <w:jc w:val="center"/>
        </w:trPr>
        <w:tc>
          <w:tcPr>
            <w:tcW w:w="4482" w:type="dxa"/>
          </w:tcPr>
          <w:p w14:paraId="5A5467E1" w14:textId="77777777" w:rsidR="00B11855" w:rsidRPr="001F42D3" w:rsidRDefault="003D003E" w:rsidP="00863A9A">
            <w:pPr>
              <w:pStyle w:val="TableEntry"/>
            </w:pPr>
            <w:r w:rsidRPr="001F42D3">
              <w:t>http://dtd.wctp.org/wctp-dtd-v1r1.dtd</w:t>
            </w:r>
          </w:p>
        </w:tc>
        <w:tc>
          <w:tcPr>
            <w:tcW w:w="2910" w:type="dxa"/>
          </w:tcPr>
          <w:p w14:paraId="7321F681" w14:textId="77777777" w:rsidR="00B11855" w:rsidRPr="001F42D3" w:rsidRDefault="003D003E" w:rsidP="00AE6681">
            <w:pPr>
              <w:pStyle w:val="TableEntry"/>
            </w:pPr>
            <w:r w:rsidRPr="001F42D3">
              <w:t>1.1</w:t>
            </w:r>
          </w:p>
        </w:tc>
        <w:tc>
          <w:tcPr>
            <w:tcW w:w="1688" w:type="dxa"/>
          </w:tcPr>
          <w:p w14:paraId="78FAB5E9" w14:textId="77777777" w:rsidR="00B11855" w:rsidRPr="001F42D3" w:rsidRDefault="003D003E" w:rsidP="00AE6681">
            <w:pPr>
              <w:pStyle w:val="TableEntry"/>
            </w:pPr>
            <w:r w:rsidRPr="001F42D3">
              <w:t>None</w:t>
            </w:r>
          </w:p>
        </w:tc>
      </w:tr>
      <w:tr w:rsidR="00B11855" w:rsidRPr="001F42D3" w14:paraId="489D4DC2" w14:textId="77777777" w:rsidTr="006C0E8E">
        <w:trPr>
          <w:cantSplit/>
          <w:jc w:val="center"/>
        </w:trPr>
        <w:tc>
          <w:tcPr>
            <w:tcW w:w="4482" w:type="dxa"/>
          </w:tcPr>
          <w:p w14:paraId="36044A03" w14:textId="77777777" w:rsidR="00B11855" w:rsidRPr="001F42D3" w:rsidRDefault="003D003E" w:rsidP="00863A9A">
            <w:pPr>
              <w:pStyle w:val="TableEntry"/>
            </w:pPr>
            <w:r w:rsidRPr="001F42D3">
              <w:t>http://dtd.wctp.org/wctp-dtd-v1r2.dtd</w:t>
            </w:r>
          </w:p>
        </w:tc>
        <w:tc>
          <w:tcPr>
            <w:tcW w:w="2910" w:type="dxa"/>
          </w:tcPr>
          <w:p w14:paraId="5D983466" w14:textId="77777777" w:rsidR="00B11855" w:rsidRPr="001F42D3" w:rsidRDefault="003D003E" w:rsidP="00AE6681">
            <w:pPr>
              <w:pStyle w:val="TableEntry"/>
            </w:pPr>
            <w:r w:rsidRPr="001F42D3">
              <w:t>1.2</w:t>
            </w:r>
          </w:p>
        </w:tc>
        <w:tc>
          <w:tcPr>
            <w:tcW w:w="1688" w:type="dxa"/>
          </w:tcPr>
          <w:p w14:paraId="331F08B1" w14:textId="77777777" w:rsidR="00B11855" w:rsidRPr="001F42D3" w:rsidRDefault="003D003E" w:rsidP="00AE6681">
            <w:pPr>
              <w:pStyle w:val="TableEntry"/>
            </w:pPr>
            <w:r w:rsidRPr="001F42D3">
              <w:t>Unpaired</w:t>
            </w:r>
          </w:p>
        </w:tc>
      </w:tr>
      <w:tr w:rsidR="00B11855" w:rsidRPr="001F42D3" w14:paraId="1861C8C4" w14:textId="77777777" w:rsidTr="006C0E8E">
        <w:trPr>
          <w:cantSplit/>
          <w:jc w:val="center"/>
        </w:trPr>
        <w:tc>
          <w:tcPr>
            <w:tcW w:w="4482" w:type="dxa"/>
          </w:tcPr>
          <w:p w14:paraId="55BCF50D" w14:textId="77777777" w:rsidR="00B11855" w:rsidRPr="001F42D3" w:rsidRDefault="003D003E" w:rsidP="00863A9A">
            <w:pPr>
              <w:pStyle w:val="TableEntry"/>
            </w:pPr>
            <w:r w:rsidRPr="001F42D3">
              <w:t>http://dtd.wctp.org/wctp-dtd-v1r3.dtd</w:t>
            </w:r>
          </w:p>
        </w:tc>
        <w:tc>
          <w:tcPr>
            <w:tcW w:w="2910" w:type="dxa"/>
          </w:tcPr>
          <w:p w14:paraId="4D11CAF0" w14:textId="77777777" w:rsidR="00B11855" w:rsidRPr="001F42D3" w:rsidRDefault="003D003E" w:rsidP="00AE6681">
            <w:pPr>
              <w:pStyle w:val="TableEntry"/>
            </w:pPr>
            <w:r w:rsidRPr="001F42D3">
              <w:t>1.3</w:t>
            </w:r>
          </w:p>
        </w:tc>
        <w:tc>
          <w:tcPr>
            <w:tcW w:w="1688" w:type="dxa"/>
          </w:tcPr>
          <w:p w14:paraId="3EA34383" w14:textId="77777777" w:rsidR="00B11855" w:rsidRPr="001F42D3" w:rsidRDefault="003D003E" w:rsidP="00AE6681">
            <w:pPr>
              <w:pStyle w:val="TableEntry"/>
            </w:pPr>
            <w:r w:rsidRPr="001F42D3">
              <w:t>Paired</w:t>
            </w:r>
          </w:p>
        </w:tc>
      </w:tr>
      <w:tr w:rsidR="005B313C" w:rsidRPr="001F42D3" w14:paraId="618ED5E6" w14:textId="77777777" w:rsidTr="006C0E8E">
        <w:trPr>
          <w:cantSplit/>
          <w:jc w:val="center"/>
        </w:trPr>
        <w:tc>
          <w:tcPr>
            <w:tcW w:w="4482" w:type="dxa"/>
          </w:tcPr>
          <w:p w14:paraId="0E3C9AB9" w14:textId="759942B3" w:rsidR="009F785A" w:rsidRDefault="009F785A" w:rsidP="00863A9A">
            <w:pPr>
              <w:pStyle w:val="TableEntry"/>
            </w:pPr>
            <w:r>
              <w:t xml:space="preserve">IHE Google Drive at </w:t>
            </w:r>
          </w:p>
          <w:p w14:paraId="4D834140" w14:textId="66FB04D1" w:rsidR="009F785A" w:rsidRDefault="009F785A" w:rsidP="00863A9A">
            <w:pPr>
              <w:pStyle w:val="TableEntry"/>
            </w:pPr>
            <w:hyperlink r:id="rId83" w:history="1">
              <w:r w:rsidRPr="009F785A">
                <w:rPr>
                  <w:rStyle w:val="Hyperlink"/>
                </w:rPr>
                <w:t>IHE Documents&gt;</w:t>
              </w:r>
              <w:r w:rsidR="009640BC" w:rsidRPr="009F785A">
                <w:rPr>
                  <w:rStyle w:val="Hyperlink"/>
                </w:rPr>
                <w:t>Devices/</w:t>
              </w:r>
              <w:r w:rsidRPr="009F785A">
                <w:rPr>
                  <w:rStyle w:val="Hyperlink"/>
                </w:rPr>
                <w:t>2</w:t>
              </w:r>
              <w:r w:rsidRPr="005C1693">
                <w:rPr>
                  <w:rStyle w:val="Hyperlink"/>
                  <w:vertAlign w:val="superscript"/>
                </w:rPr>
                <w:t>nd</w:t>
              </w:r>
              <w:r w:rsidRPr="009F785A">
                <w:rPr>
                  <w:rStyle w:val="Hyperlink"/>
                  <w:vertAlign w:val="superscript"/>
                </w:rPr>
                <w:t xml:space="preserve"> </w:t>
              </w:r>
              <w:r w:rsidRPr="009F785A">
                <w:rPr>
                  <w:rStyle w:val="Hyperlink"/>
                </w:rPr>
                <w:t>FTP Transfer&gt;</w:t>
              </w:r>
              <w:r w:rsidR="009640BC" w:rsidRPr="009F785A">
                <w:rPr>
                  <w:rStyle w:val="Hyperlink"/>
                </w:rPr>
                <w:t>Profiles</w:t>
              </w:r>
              <w:r w:rsidRPr="009F785A">
                <w:rPr>
                  <w:rStyle w:val="Hyperlink"/>
                </w:rPr>
                <w:t>&gt;A</w:t>
              </w:r>
              <w:r w:rsidR="009640BC" w:rsidRPr="009F785A">
                <w:rPr>
                  <w:rStyle w:val="Hyperlink"/>
                </w:rPr>
                <w:t>CM</w:t>
              </w:r>
              <w:r w:rsidRPr="009F785A">
                <w:rPr>
                  <w:rStyle w:val="Hyperlink"/>
                </w:rPr>
                <w:t>&gt;</w:t>
              </w:r>
            </w:hyperlink>
          </w:p>
          <w:p w14:paraId="7A5FC850" w14:textId="0CB66D14" w:rsidR="005B313C" w:rsidRPr="001F42D3" w:rsidRDefault="009640BC" w:rsidP="00863A9A">
            <w:pPr>
              <w:pStyle w:val="TableEntry"/>
            </w:pPr>
            <w:r w:rsidRPr="001F42D3">
              <w:t>wctp-dtd-ihepcd-pcd06-v1r1.dtd</w:t>
            </w:r>
          </w:p>
        </w:tc>
        <w:tc>
          <w:tcPr>
            <w:tcW w:w="2910" w:type="dxa"/>
          </w:tcPr>
          <w:p w14:paraId="47949F58" w14:textId="77777777" w:rsidR="005B313C" w:rsidRPr="001F42D3" w:rsidRDefault="005B313C" w:rsidP="00AE6681">
            <w:pPr>
              <w:pStyle w:val="TableEntry"/>
            </w:pPr>
            <w:r w:rsidRPr="001F42D3">
              <w:t>IHEPCD-PCD06-V1R1</w:t>
            </w:r>
          </w:p>
        </w:tc>
        <w:tc>
          <w:tcPr>
            <w:tcW w:w="1688" w:type="dxa"/>
          </w:tcPr>
          <w:p w14:paraId="2BB1DD98" w14:textId="77777777" w:rsidR="005B313C" w:rsidRPr="001F42D3" w:rsidRDefault="005B313C" w:rsidP="00AE6681">
            <w:pPr>
              <w:pStyle w:val="TableEntry"/>
            </w:pPr>
            <w:r w:rsidRPr="001F42D3">
              <w:t>Paired</w:t>
            </w:r>
          </w:p>
        </w:tc>
      </w:tr>
      <w:tr w:rsidR="009640BC" w:rsidRPr="001F42D3" w14:paraId="7BFED8BF" w14:textId="77777777" w:rsidTr="006C0E8E">
        <w:trPr>
          <w:cantSplit/>
          <w:jc w:val="center"/>
        </w:trPr>
        <w:tc>
          <w:tcPr>
            <w:tcW w:w="4482" w:type="dxa"/>
          </w:tcPr>
          <w:p w14:paraId="7A2BAF04" w14:textId="7427ED19" w:rsidR="009F785A" w:rsidRDefault="009F785A" w:rsidP="009F785A">
            <w:pPr>
              <w:pStyle w:val="TableEntry"/>
            </w:pPr>
            <w:r>
              <w:t>IHE Google Drive at:</w:t>
            </w:r>
          </w:p>
          <w:p w14:paraId="1DAD3D42" w14:textId="03C48516" w:rsidR="009640BC" w:rsidRPr="001F42D3" w:rsidRDefault="009F785A" w:rsidP="009F785A">
            <w:pPr>
              <w:pStyle w:val="TableEntry"/>
            </w:pPr>
            <w:r>
              <w:t>I</w:t>
            </w:r>
            <w:hyperlink r:id="rId84" w:history="1">
              <w:r w:rsidRPr="009F785A">
                <w:rPr>
                  <w:rStyle w:val="Hyperlink"/>
                </w:rPr>
                <w:t>HE Documents&gt;Devices/2</w:t>
              </w:r>
              <w:r w:rsidRPr="009F785A">
                <w:rPr>
                  <w:rStyle w:val="Hyperlink"/>
                  <w:vertAlign w:val="superscript"/>
                </w:rPr>
                <w:t xml:space="preserve">nd </w:t>
              </w:r>
              <w:r w:rsidRPr="009F785A">
                <w:rPr>
                  <w:rStyle w:val="Hyperlink"/>
                </w:rPr>
                <w:t>FTP Transfer&gt;Profiles&gt;ACM&gt;</w:t>
              </w:r>
            </w:hyperlink>
            <w:r w:rsidR="009640BC" w:rsidRPr="001F42D3">
              <w:t>wctp-dtd-ihepcd-pcd06-v1r2.dtd</w:t>
            </w:r>
          </w:p>
        </w:tc>
        <w:tc>
          <w:tcPr>
            <w:tcW w:w="2910" w:type="dxa"/>
          </w:tcPr>
          <w:p w14:paraId="1A13C147" w14:textId="584C9762" w:rsidR="009640BC" w:rsidRPr="001F42D3" w:rsidRDefault="009640BC" w:rsidP="00AE6681">
            <w:pPr>
              <w:pStyle w:val="TableEntry"/>
            </w:pPr>
            <w:r w:rsidRPr="001F42D3">
              <w:t>IHEPCD-PCD06-V1R2</w:t>
            </w:r>
          </w:p>
        </w:tc>
        <w:tc>
          <w:tcPr>
            <w:tcW w:w="1688" w:type="dxa"/>
          </w:tcPr>
          <w:p w14:paraId="02EA9265" w14:textId="0D587740" w:rsidR="009640BC" w:rsidRPr="001F42D3" w:rsidRDefault="009640BC" w:rsidP="00AE6681">
            <w:pPr>
              <w:pStyle w:val="TableEntry"/>
            </w:pPr>
            <w:r w:rsidRPr="001F42D3">
              <w:t>Paired</w:t>
            </w:r>
          </w:p>
        </w:tc>
      </w:tr>
    </w:tbl>
    <w:p w14:paraId="3FB0D5E9" w14:textId="77777777" w:rsidR="00B11855" w:rsidRPr="001F42D3" w:rsidRDefault="00B11855" w:rsidP="00AE6681">
      <w:pPr>
        <w:pStyle w:val="BodyText"/>
      </w:pPr>
    </w:p>
    <w:p w14:paraId="7E0B210F" w14:textId="0C42D81F" w:rsidR="005B313C" w:rsidRPr="001F42D3" w:rsidRDefault="005B313C" w:rsidP="00AE6681">
      <w:pPr>
        <w:pStyle w:val="BodyText"/>
      </w:pPr>
      <w:r w:rsidRPr="001F42D3">
        <w:t xml:space="preserve">The IHEPCD-PCD06-V1R1 value is used to signal the willingness of the </w:t>
      </w:r>
      <w:r w:rsidR="00916BBE" w:rsidRPr="001F42D3">
        <w:t xml:space="preserve">Alert </w:t>
      </w:r>
      <w:proofErr w:type="gramStart"/>
      <w:r w:rsidR="00916BBE" w:rsidRPr="001F42D3">
        <w:t>Communicator</w:t>
      </w:r>
      <w:r w:rsidR="00257A60" w:rsidRPr="001F42D3">
        <w:t xml:space="preserve"> </w:t>
      </w:r>
      <w:r w:rsidRPr="001F42D3">
        <w:t xml:space="preserve">to the </w:t>
      </w:r>
      <w:r w:rsidR="009E2B46" w:rsidRPr="001F42D3">
        <w:t>Alert Manager</w:t>
      </w:r>
      <w:proofErr w:type="gramEnd"/>
      <w:r w:rsidRPr="001F42D3">
        <w:t xml:space="preserve"> to support communication of waveform evidentiary data and/or waveform graphical snippets sent from the </w:t>
      </w:r>
      <w:r w:rsidR="009E2B46" w:rsidRPr="001F42D3">
        <w:t>Alert Manager</w:t>
      </w:r>
      <w:r w:rsidRPr="001F42D3">
        <w:t xml:space="preserve"> to the </w:t>
      </w:r>
      <w:r w:rsidR="00916BBE" w:rsidRPr="001F42D3">
        <w:t>Alert Communicator</w:t>
      </w:r>
      <w:r w:rsidRPr="001F42D3">
        <w:t xml:space="preserve"> in the </w:t>
      </w:r>
      <w:r w:rsidR="00901663" w:rsidRPr="001F42D3">
        <w:t>PCD-06</w:t>
      </w:r>
      <w:r w:rsidRPr="001F42D3">
        <w:t xml:space="preserve"> message.</w:t>
      </w:r>
    </w:p>
    <w:p w14:paraId="0C003F5A" w14:textId="6820D899" w:rsidR="00B11855" w:rsidRPr="001F42D3" w:rsidRDefault="003D003E" w:rsidP="00AE6681">
      <w:pPr>
        <w:pStyle w:val="BodyText"/>
      </w:pPr>
      <w:r w:rsidRPr="001F42D3">
        <w:t xml:space="preserve">The </w:t>
      </w:r>
      <w:r w:rsidRPr="001F42D3">
        <w:rPr>
          <w:b/>
          <w:color w:val="FF0000"/>
        </w:rPr>
        <w:t>Next Poll Interval</w:t>
      </w:r>
      <w:r w:rsidRPr="001F42D3">
        <w:t xml:space="preserve"> is the number of seconds the ACM </w:t>
      </w:r>
      <w:r w:rsidR="009E2B46" w:rsidRPr="001F42D3">
        <w:t>Alert Manager</w:t>
      </w:r>
      <w:r w:rsidRPr="001F42D3">
        <w:t xml:space="preserve"> (WCTP client) should wait before again polling the ACM </w:t>
      </w:r>
      <w:r w:rsidR="00916BBE" w:rsidRPr="001F42D3">
        <w:t>Alert Communicator</w:t>
      </w:r>
      <w:r w:rsidRPr="001F42D3">
        <w:t xml:space="preserve"> (WCTP server). The ACM </w:t>
      </w:r>
      <w:r w:rsidR="00916BBE" w:rsidRPr="001F42D3">
        <w:t>Alert Communicator</w:t>
      </w:r>
      <w:r w:rsidRPr="001F42D3">
        <w:t xml:space="preserve"> (WCTP server) dictates this value to reduce the aggregate polling load on the WCTP server by all WCTP polling clients. Given that there are typically not many ACM </w:t>
      </w:r>
      <w:r w:rsidR="009E2B46" w:rsidRPr="001F42D3">
        <w:t>Alert Manager</w:t>
      </w:r>
      <w:r w:rsidRPr="001F42D3">
        <w:t xml:space="preserve"> instances per ACM </w:t>
      </w:r>
      <w:r w:rsidR="00916BBE" w:rsidRPr="001F42D3">
        <w:t>Alert Communicator</w:t>
      </w:r>
      <w:r w:rsidRPr="001F42D3">
        <w:t xml:space="preserve"> instance</w:t>
      </w:r>
      <w:r w:rsidR="00EF66D8" w:rsidRPr="001F42D3">
        <w:t>,</w:t>
      </w:r>
      <w:r w:rsidRPr="001F42D3">
        <w:t xml:space="preserve"> this interval can be kept to a small </w:t>
      </w:r>
      <w:r w:rsidRPr="001F42D3">
        <w:lastRenderedPageBreak/>
        <w:t xml:space="preserve">single digit number of seconds. In typical WCTP </w:t>
      </w:r>
      <w:proofErr w:type="gramStart"/>
      <w:r w:rsidRPr="001F42D3">
        <w:t>wide area</w:t>
      </w:r>
      <w:proofErr w:type="gramEnd"/>
      <w:r w:rsidRPr="001F42D3">
        <w:t xml:space="preserve"> communication deployment</w:t>
      </w:r>
      <w:r w:rsidR="00EF66D8" w:rsidRPr="001F42D3">
        <w:t>s,</w:t>
      </w:r>
      <w:r w:rsidRPr="001F42D3">
        <w:t xml:space="preserve"> there are often hundreds if not maybe thousands of WCTP clients per WCTP server.</w:t>
      </w:r>
    </w:p>
    <w:p w14:paraId="008B1FC3" w14:textId="46F4C6F4" w:rsidR="00285EFB" w:rsidRPr="001F42D3" w:rsidRDefault="00285EFB" w:rsidP="00AE6681">
      <w:pPr>
        <w:pStyle w:val="BodyText"/>
      </w:pPr>
      <w:r w:rsidRPr="001F42D3">
        <w:t xml:space="preserve">The graphics format and graphical image attachments are IHE </w:t>
      </w:r>
      <w:r w:rsidR="009843AA">
        <w:t>DEV</w:t>
      </w:r>
      <w:r w:rsidRPr="001F42D3">
        <w:t xml:space="preserve"> domain specific extensions to WCTP version 1.3 to convey waveform graphical snippets.</w:t>
      </w:r>
    </w:p>
    <w:p w14:paraId="744E3AED" w14:textId="7320DEC9" w:rsidR="00B11855" w:rsidRPr="001F42D3" w:rsidRDefault="003D003E" w:rsidP="00AE6681">
      <w:pPr>
        <w:pStyle w:val="BodyText"/>
      </w:pPr>
      <w:r w:rsidRPr="001F42D3">
        <w:t xml:space="preserve">The </w:t>
      </w:r>
      <w:r w:rsidRPr="001F42D3">
        <w:rPr>
          <w:b/>
          <w:color w:val="FF0000"/>
        </w:rPr>
        <w:t>graphics format</w:t>
      </w:r>
      <w:r w:rsidRPr="001F42D3">
        <w:t xml:space="preserve">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7837940D" w14:textId="7B69E7BD" w:rsidR="00B11855" w:rsidRPr="001F42D3" w:rsidRDefault="003D003E" w:rsidP="00AE6681">
      <w:pPr>
        <w:pStyle w:val="BodyText"/>
      </w:pPr>
      <w:r w:rsidRPr="001F42D3">
        <w:t xml:space="preserve">The </w:t>
      </w:r>
      <w:r w:rsidRPr="001F42D3">
        <w:rPr>
          <w:b/>
          <w:color w:val="FF0000"/>
        </w:rPr>
        <w:t>graphical image</w:t>
      </w:r>
      <w:r w:rsidRPr="001F42D3">
        <w:t xml:space="preserve"> is a base-64 encoded string representing one of the e</w:t>
      </w:r>
      <w:r w:rsidR="00FB657C" w:rsidRPr="001F42D3">
        <w:t>v</w:t>
      </w:r>
      <w:r w:rsidRPr="001F42D3">
        <w:t xml:space="preserve">identiary data static graphical images represented by one of the sets of evidentiary data from the ACM </w:t>
      </w:r>
      <w:r w:rsidR="00647994" w:rsidRPr="001F42D3">
        <w:t>PCD-04</w:t>
      </w:r>
      <w:r w:rsidRPr="001F42D3">
        <w:t xml:space="preserve"> message sent from the ACM </w:t>
      </w:r>
      <w:r w:rsidR="009E2B46" w:rsidRPr="001F42D3">
        <w:t>Alert Reporter</w:t>
      </w:r>
      <w:r w:rsidRPr="001F42D3">
        <w:t xml:space="preserve"> to the ACM </w:t>
      </w:r>
      <w:r w:rsidR="009E2B46" w:rsidRPr="001F42D3">
        <w:t>Alert Manager</w:t>
      </w:r>
      <w:r w:rsidRPr="001F42D3">
        <w:t>.</w:t>
      </w:r>
    </w:p>
    <w:p w14:paraId="0737A924" w14:textId="349FFCC6" w:rsidR="00B11855" w:rsidRPr="001F42D3" w:rsidRDefault="003D003E" w:rsidP="00AE6681">
      <w:pPr>
        <w:pStyle w:val="BodyText"/>
      </w:pPr>
      <w:r w:rsidRPr="001F42D3">
        <w:t xml:space="preserve">The </w:t>
      </w:r>
      <w:r w:rsidRPr="001F42D3">
        <w:rPr>
          <w:b/>
          <w:color w:val="FF0000"/>
        </w:rPr>
        <w:t>telephony dial string</w:t>
      </w:r>
      <w:r w:rsidRPr="001F42D3">
        <w:t xml:space="preserve"> is an encoded telephony dial string, including any required prefixes, area codes, PBX switch hops, or pauses needed to permit the ACM </w:t>
      </w:r>
      <w:r w:rsidR="00916BBE" w:rsidRPr="001F42D3">
        <w:t>Alert Communicator</w:t>
      </w:r>
      <w:r w:rsidRPr="001F42D3">
        <w:t xml:space="preserve"> endpoint communication device operator to make a telephone call from that device back to a patient’s room or to the observation producer/order filler.</w:t>
      </w:r>
    </w:p>
    <w:p w14:paraId="7D608BA3" w14:textId="3748D5EA" w:rsidR="00B11855" w:rsidRPr="001F42D3" w:rsidRDefault="003D003E" w:rsidP="00AE6681">
      <w:pPr>
        <w:pStyle w:val="BodyText"/>
      </w:pPr>
      <w:r w:rsidRPr="001F42D3">
        <w:t xml:space="preserve">The </w:t>
      </w:r>
      <w:r w:rsidRPr="001F42D3">
        <w:rPr>
          <w:b/>
          <w:color w:val="FF0000"/>
        </w:rPr>
        <w:t>status update</w:t>
      </w:r>
      <w:r w:rsidRPr="001F42D3">
        <w:t xml:space="preserve"> is the string indicating the type of status update that the ACM </w:t>
      </w:r>
      <w:r w:rsidR="00916BBE" w:rsidRPr="001F42D3">
        <w:t>Alert Communicator</w:t>
      </w:r>
      <w:r w:rsidRPr="001F42D3">
        <w:t xml:space="preserve"> is reporting back to the ACM </w:t>
      </w:r>
      <w:r w:rsidR="009E2B46" w:rsidRPr="001F42D3">
        <w:t>Alert Manager</w:t>
      </w:r>
      <w:r w:rsidRPr="001F42D3">
        <w:t xml:space="preserve"> in </w:t>
      </w:r>
      <w:proofErr w:type="spellStart"/>
      <w:r w:rsidRPr="001F42D3">
        <w:t>wctp</w:t>
      </w:r>
      <w:proofErr w:type="spellEnd"/>
      <w:r w:rsidRPr="001F42D3">
        <w:t>-Notification. Possible values are as QUEUED, DELIVERED, or READ. Additionally</w:t>
      </w:r>
      <w:r w:rsidR="00F85229" w:rsidRPr="001F42D3">
        <w:t>,</w:t>
      </w:r>
      <w:r w:rsidRPr="001F42D3">
        <w:t xml:space="preserve"> there are the optional IHE PCD ACM </w:t>
      </w:r>
      <w:r w:rsidR="00CA3A2C" w:rsidRPr="001F42D3">
        <w:t>Profile</w:t>
      </w:r>
      <w:r w:rsidRPr="001F42D3">
        <w:t xml:space="preserve"> specific values for IHEPCDCALLBACKSTART and IHEPCDCALLBACKEND in support of Call Back Number phone dialing by the operator of the ACM </w:t>
      </w:r>
      <w:r w:rsidR="00916BBE" w:rsidRPr="001F42D3">
        <w:t>Alert Communicator</w:t>
      </w:r>
      <w:r w:rsidRPr="001F42D3">
        <w:t xml:space="preserve"> endpoint communication device and the resulting telephony call start and call end, the status of which are useful as logged items in alert response analysis.</w:t>
      </w:r>
    </w:p>
    <w:p w14:paraId="7BD9E9F1" w14:textId="08C96754" w:rsidR="00B11855" w:rsidRPr="001F42D3" w:rsidRDefault="003D003E" w:rsidP="00AE6681">
      <w:pPr>
        <w:pStyle w:val="BodyText"/>
      </w:pPr>
      <w:r w:rsidRPr="001F42D3">
        <w:t xml:space="preserve">The </w:t>
      </w:r>
      <w:r w:rsidRPr="001F42D3">
        <w:rPr>
          <w:b/>
          <w:color w:val="FF0000"/>
        </w:rPr>
        <w:t xml:space="preserve">Send Choice n </w:t>
      </w:r>
      <w:r w:rsidRPr="001F42D3">
        <w:t xml:space="preserve">is the prompt component of an MCR request. This is the value used by the ACM </w:t>
      </w:r>
      <w:r w:rsidR="00916BBE" w:rsidRPr="001F42D3">
        <w:t>Alert Communicator</w:t>
      </w:r>
      <w:r w:rsidRPr="001F42D3">
        <w:t xml:space="preserve"> to populate buttons, </w:t>
      </w:r>
      <w:proofErr w:type="gramStart"/>
      <w:r w:rsidRPr="001F42D3">
        <w:t>softkeys</w:t>
      </w:r>
      <w:proofErr w:type="gramEnd"/>
      <w:r w:rsidRPr="001F42D3">
        <w:t xml:space="preserve">, or menu choices on the endpoint communication device for selection by the device operator. There can be multiple. </w:t>
      </w:r>
    </w:p>
    <w:p w14:paraId="71F0BAF5" w14:textId="77777777" w:rsidR="00B11855" w:rsidRPr="001F42D3" w:rsidRDefault="003D003E" w:rsidP="00AE6681">
      <w:pPr>
        <w:pStyle w:val="BodyText"/>
      </w:pPr>
      <w:r w:rsidRPr="001F42D3">
        <w:t xml:space="preserve">The </w:t>
      </w:r>
      <w:r w:rsidRPr="001F42D3">
        <w:rPr>
          <w:b/>
          <w:color w:val="FF0000"/>
        </w:rPr>
        <w:t>Reply Choice n</w:t>
      </w:r>
      <w:r w:rsidRPr="001F42D3">
        <w:t xml:space="preserve"> is the response value component of an MCR request. This value </w:t>
      </w:r>
      <w:proofErr w:type="gramStart"/>
      <w:r w:rsidRPr="001F42D3">
        <w:t>is correlated</w:t>
      </w:r>
      <w:proofErr w:type="gramEnd"/>
      <w:r w:rsidRPr="001F42D3">
        <w:t xml:space="preserve"> with </w:t>
      </w:r>
      <w:proofErr w:type="gramStart"/>
      <w:r w:rsidRPr="001F42D3">
        <w:t>its</w:t>
      </w:r>
      <w:proofErr w:type="gramEnd"/>
      <w:r w:rsidRPr="001F42D3">
        <w:t xml:space="preserve"> same ordinal </w:t>
      </w:r>
      <w:proofErr w:type="gramStart"/>
      <w:r w:rsidRPr="001F42D3">
        <w:t xml:space="preserve">occurrence </w:t>
      </w:r>
      <w:proofErr w:type="gramEnd"/>
      <w:r w:rsidRPr="001F42D3">
        <w:rPr>
          <w:b/>
          <w:color w:val="FF0000"/>
        </w:rPr>
        <w:t xml:space="preserve">Send Choice </w:t>
      </w:r>
      <w:proofErr w:type="spellStart"/>
      <w:r w:rsidRPr="001F42D3">
        <w:rPr>
          <w:b/>
          <w:color w:val="FF0000"/>
        </w:rPr>
        <w:t>n</w:t>
      </w:r>
      <w:proofErr w:type="spellEnd"/>
      <w:r w:rsidRPr="001F42D3">
        <w:t xml:space="preserve"> </w:t>
      </w:r>
      <w:proofErr w:type="gramStart"/>
      <w:r w:rsidRPr="001F42D3">
        <w:t>value</w:t>
      </w:r>
      <w:proofErr w:type="gramEnd"/>
      <w:r w:rsidRPr="001F42D3">
        <w:t>.</w:t>
      </w:r>
    </w:p>
    <w:p w14:paraId="3B414550" w14:textId="026773B8" w:rsidR="00B11855" w:rsidRPr="001F42D3" w:rsidRDefault="003D003E" w:rsidP="00AE6681">
      <w:pPr>
        <w:pStyle w:val="BodyText"/>
      </w:pPr>
      <w:r w:rsidRPr="001F42D3">
        <w:t xml:space="preserve">The </w:t>
      </w:r>
      <w:r w:rsidRPr="001F42D3">
        <w:rPr>
          <w:b/>
          <w:color w:val="FF0000"/>
        </w:rPr>
        <w:t>response text</w:t>
      </w:r>
      <w:r w:rsidRPr="001F42D3">
        <w:t xml:space="preserve"> is the string sent by the endpoint communication device of the ACM </w:t>
      </w:r>
      <w:r w:rsidR="00916BBE" w:rsidRPr="001F42D3">
        <w:t>Alert Communicator</w:t>
      </w:r>
      <w:r w:rsidRPr="001F42D3">
        <w:t xml:space="preserve"> back to the ACM </w:t>
      </w:r>
      <w:r w:rsidR="009E2B46" w:rsidRPr="001F42D3">
        <w:t>Alert Manager</w:t>
      </w:r>
      <w:r w:rsidRPr="001F42D3">
        <w:t xml:space="preserve"> as the response to a notification message sent from the ACM </w:t>
      </w:r>
      <w:r w:rsidR="009E2B46" w:rsidRPr="001F42D3">
        <w:t>Alert Manager</w:t>
      </w:r>
      <w:r w:rsidRPr="001F42D3">
        <w:t xml:space="preserve"> to the ACM </w:t>
      </w:r>
      <w:r w:rsidR="00916BBE" w:rsidRPr="001F42D3">
        <w:t>Alert Communicator</w:t>
      </w:r>
      <w:r w:rsidRPr="001F42D3">
        <w:t>. In the case of an MCR response the text can be predefined. In the case of non-MCR responses the text can be an unexpected value.</w:t>
      </w:r>
    </w:p>
    <w:p w14:paraId="3030179C" w14:textId="28EC2CA1" w:rsidR="0021200B" w:rsidRPr="001F42D3" w:rsidRDefault="0021200B" w:rsidP="0021200B">
      <w:pPr>
        <w:pStyle w:val="BodyText"/>
      </w:pPr>
      <w:r w:rsidRPr="001F42D3">
        <w:t xml:space="preserve">The </w:t>
      </w:r>
      <w:proofErr w:type="spellStart"/>
      <w:proofErr w:type="gramStart"/>
      <w:r w:rsidRPr="001F42D3">
        <w:rPr>
          <w:b/>
        </w:rPr>
        <w:t>actionURI</w:t>
      </w:r>
      <w:proofErr w:type="spellEnd"/>
      <w:proofErr w:type="gramEnd"/>
      <w:r w:rsidRPr="001F42D3">
        <w:t xml:space="preserve"> is the optional URI value which can be included in paired and unpaired MCR options. The URI will be opened on the endpoint communication device when the relevant MCR </w:t>
      </w:r>
      <w:r w:rsidR="00BC309B" w:rsidRPr="001F42D3">
        <w:t>Option</w:t>
      </w:r>
      <w:r w:rsidRPr="001F42D3">
        <w:t xml:space="preserve"> is selected. The AC and AM should coordinate expected values.</w:t>
      </w:r>
    </w:p>
    <w:p w14:paraId="1463817C" w14:textId="40069B6E" w:rsidR="0021200B" w:rsidRPr="001F42D3" w:rsidRDefault="0021200B" w:rsidP="0021200B">
      <w:pPr>
        <w:pStyle w:val="BodyText"/>
      </w:pPr>
      <w:r w:rsidRPr="001F42D3">
        <w:t xml:space="preserve">The </w:t>
      </w:r>
      <w:proofErr w:type="spellStart"/>
      <w:r w:rsidRPr="001F42D3">
        <w:rPr>
          <w:b/>
        </w:rPr>
        <w:t>actionURIPurpose</w:t>
      </w:r>
      <w:proofErr w:type="spellEnd"/>
      <w:r w:rsidRPr="001F42D3">
        <w:t xml:space="preserve"> is the optional URI description field which provides additional descriptions of what the </w:t>
      </w:r>
      <w:proofErr w:type="spellStart"/>
      <w:r w:rsidRPr="001F42D3">
        <w:t>actionURI</w:t>
      </w:r>
      <w:proofErr w:type="spellEnd"/>
      <w:r w:rsidRPr="001F42D3">
        <w:t xml:space="preserve"> is to be used for. The element is required if an </w:t>
      </w:r>
      <w:proofErr w:type="spellStart"/>
      <w:r w:rsidRPr="001F42D3">
        <w:t>actionURI</w:t>
      </w:r>
      <w:proofErr w:type="spellEnd"/>
      <w:r w:rsidRPr="001F42D3">
        <w:t xml:space="preserve"> element is included. The AC and AM should coordinate expected values.</w:t>
      </w:r>
    </w:p>
    <w:p w14:paraId="2082793C" w14:textId="12263E85" w:rsidR="009640BC" w:rsidRPr="001F42D3" w:rsidRDefault="009640BC" w:rsidP="009640BC">
      <w:pPr>
        <w:pStyle w:val="BodyText"/>
      </w:pPr>
      <w:r w:rsidRPr="001F42D3">
        <w:lastRenderedPageBreak/>
        <w:t>The participant ID is the unique identifier of a participant in this alert indication as per the Alert Communicator</w:t>
      </w:r>
      <w:r w:rsidR="009424A7" w:rsidRPr="001F42D3">
        <w:t xml:space="preserve">. </w:t>
      </w:r>
      <w:r w:rsidRPr="001F42D3">
        <w:t xml:space="preserve">The </w:t>
      </w:r>
      <w:proofErr w:type="gramStart"/>
      <w:r w:rsidRPr="001F42D3">
        <w:t>participant</w:t>
      </w:r>
      <w:proofErr w:type="gramEnd"/>
      <w:r w:rsidRPr="001F42D3">
        <w:t xml:space="preserve"> name is the name of the participant</w:t>
      </w:r>
      <w:r w:rsidR="009424A7" w:rsidRPr="001F42D3">
        <w:t xml:space="preserve">. </w:t>
      </w:r>
      <w:r w:rsidRPr="001F42D3">
        <w:t xml:space="preserve">The participant classification is the type of </w:t>
      </w:r>
      <w:proofErr w:type="gramStart"/>
      <w:r w:rsidRPr="001F42D3">
        <w:t>the participant</w:t>
      </w:r>
      <w:proofErr w:type="gramEnd"/>
      <w:r w:rsidRPr="001F42D3">
        <w:t xml:space="preserve"> so that the Alert Communicator knows how to process the participant ID</w:t>
      </w:r>
      <w:r w:rsidR="009424A7" w:rsidRPr="001F42D3">
        <w:t xml:space="preserve">. </w:t>
      </w:r>
      <w:r w:rsidRPr="001F42D3">
        <w:t>The available values for classification are DEVICE, PATIENT, or STAFF</w:t>
      </w:r>
      <w:r w:rsidR="009424A7" w:rsidRPr="001F42D3">
        <w:t xml:space="preserve">. </w:t>
      </w:r>
      <w:r w:rsidRPr="001F42D3">
        <w:t xml:space="preserve">There can be multiple </w:t>
      </w:r>
      <w:proofErr w:type="spellStart"/>
      <w:r w:rsidRPr="001F42D3">
        <w:t>wctp-IHEPCDACMParticipant</w:t>
      </w:r>
      <w:proofErr w:type="spellEnd"/>
      <w:r w:rsidRPr="001F42D3">
        <w:t xml:space="preserve"> elements.</w:t>
      </w:r>
    </w:p>
    <w:p w14:paraId="4871B0FD" w14:textId="64E34649" w:rsidR="009640BC" w:rsidRPr="001F42D3" w:rsidRDefault="009640BC" w:rsidP="009640BC">
      <w:pPr>
        <w:pStyle w:val="BodyText"/>
      </w:pPr>
      <w:r w:rsidRPr="001F42D3">
        <w:t>The responder ID is the unique identifier of the person who is assigned to respond to this alert as per the Alert Communicator</w:t>
      </w:r>
      <w:r w:rsidR="009424A7" w:rsidRPr="001F42D3">
        <w:t xml:space="preserve">. </w:t>
      </w:r>
      <w:r w:rsidRPr="001F42D3">
        <w:t xml:space="preserve">It is up to the Alert Communicator whether it chooses to use the recipient PIN, the responder ID, or a combination of </w:t>
      </w:r>
      <w:proofErr w:type="gramStart"/>
      <w:r w:rsidRPr="001F42D3">
        <w:t>both to</w:t>
      </w:r>
      <w:proofErr w:type="gramEnd"/>
      <w:r w:rsidRPr="001F42D3">
        <w:t xml:space="preserve"> route messages.</w:t>
      </w:r>
    </w:p>
    <w:p w14:paraId="4C9FAA9C" w14:textId="530DCC00" w:rsidR="009640BC" w:rsidRPr="001F42D3" w:rsidRDefault="009640BC" w:rsidP="009640BC">
      <w:pPr>
        <w:pStyle w:val="BodyText"/>
      </w:pPr>
      <w:r w:rsidRPr="001F42D3">
        <w:t>The location of an alert is defined by one or more location elements</w:t>
      </w:r>
      <w:r w:rsidR="009424A7" w:rsidRPr="001F42D3">
        <w:t xml:space="preserve">. </w:t>
      </w:r>
      <w:r w:rsidRPr="001F42D3">
        <w:t xml:space="preserve">These location elements are modeled </w:t>
      </w:r>
      <w:proofErr w:type="gramStart"/>
      <w:r w:rsidRPr="001F42D3">
        <w:t>off of</w:t>
      </w:r>
      <w:proofErr w:type="gramEnd"/>
      <w:r w:rsidRPr="001F42D3">
        <w:t xml:space="preserve"> the FHIR</w:t>
      </w:r>
      <w:r w:rsidR="00E20D3D" w:rsidRPr="001F42D3">
        <w:rPr>
          <w:vertAlign w:val="superscript"/>
        </w:rPr>
        <w:t>®</w:t>
      </w:r>
      <w:r w:rsidR="00E20D3D" w:rsidRPr="001F42D3">
        <w:rPr>
          <w:rStyle w:val="FootnoteReference"/>
        </w:rPr>
        <w:footnoteReference w:id="6"/>
      </w:r>
      <w:r w:rsidRPr="001F42D3">
        <w:t xml:space="preserve"> Location resource</w:t>
      </w:r>
      <w:r w:rsidR="009424A7" w:rsidRPr="001F42D3">
        <w:t xml:space="preserve">. </w:t>
      </w:r>
      <w:r w:rsidRPr="001F42D3">
        <w:t>There are attributes for the identifier, description, type, and physical type</w:t>
      </w:r>
      <w:r w:rsidR="009424A7" w:rsidRPr="001F42D3">
        <w:t xml:space="preserve">. </w:t>
      </w:r>
      <w:r w:rsidRPr="001F42D3">
        <w:t>Refer to the FHIR standard for descriptions and available values of these attributes.</w:t>
      </w:r>
    </w:p>
    <w:p w14:paraId="2460EE34" w14:textId="5BD10DCE" w:rsidR="009640BC" w:rsidRPr="001F42D3" w:rsidRDefault="009640BC" w:rsidP="009640BC">
      <w:pPr>
        <w:pStyle w:val="BodyText"/>
      </w:pPr>
      <w:r w:rsidRPr="001F42D3">
        <w:t>The alert timestamp is the timestamp for an alert indication according to the Alert Manager</w:t>
      </w:r>
      <w:r w:rsidR="009424A7" w:rsidRPr="001F42D3">
        <w:t xml:space="preserve">. </w:t>
      </w:r>
      <w:r w:rsidRPr="001F42D3">
        <w:t xml:space="preserve">This corresponds to a value in a </w:t>
      </w:r>
      <w:bookmarkStart w:id="1489" w:name="OLE_LINK17"/>
      <w:bookmarkStart w:id="1490" w:name="OLE_LINK27"/>
      <w:bookmarkStart w:id="1491" w:name="OLE_LINK28"/>
      <w:bookmarkStart w:id="1492" w:name="OLE_LINK29"/>
      <w:bookmarkStart w:id="1493" w:name="OLE_LINK30"/>
      <w:bookmarkStart w:id="1494" w:name="OLE_LINK31"/>
      <w:bookmarkStart w:id="1495" w:name="OLE_LINK32"/>
      <w:bookmarkStart w:id="1496" w:name="OLE_LINK33"/>
      <w:bookmarkStart w:id="1497" w:name="OLE_LINK34"/>
      <w:bookmarkStart w:id="1498" w:name="OLE_LINK35"/>
      <w:bookmarkStart w:id="1499" w:name="OLE_LINK36"/>
      <w:bookmarkStart w:id="1500" w:name="OLE_LINK37"/>
      <w:r w:rsidRPr="001F42D3">
        <w:t xml:space="preserve">Report Alert </w:t>
      </w:r>
      <w:r w:rsidR="00647994" w:rsidRPr="001F42D3">
        <w:t>[PCD-04]</w:t>
      </w:r>
      <w:bookmarkEnd w:id="1489"/>
      <w:bookmarkEnd w:id="1490"/>
      <w:bookmarkEnd w:id="1491"/>
      <w:bookmarkEnd w:id="1492"/>
      <w:bookmarkEnd w:id="1493"/>
      <w:bookmarkEnd w:id="1494"/>
      <w:bookmarkEnd w:id="1495"/>
      <w:bookmarkEnd w:id="1496"/>
      <w:bookmarkEnd w:id="1497"/>
      <w:bookmarkEnd w:id="1498"/>
      <w:bookmarkEnd w:id="1499"/>
      <w:bookmarkEnd w:id="1500"/>
      <w:r w:rsidR="00647994" w:rsidRPr="001F42D3">
        <w:t xml:space="preserve"> </w:t>
      </w:r>
      <w:r w:rsidRPr="001F42D3">
        <w:t>transaction, but it is in the format of a WCTP conformant timestamp (</w:t>
      </w:r>
      <w:proofErr w:type="spellStart"/>
      <w:r w:rsidRPr="001F42D3">
        <w:t>yyyy-mm-ddThh:mm:ss.tt</w:t>
      </w:r>
      <w:proofErr w:type="spellEnd"/>
      <w:r w:rsidRPr="001F42D3">
        <w:t>)</w:t>
      </w:r>
      <w:r w:rsidR="009424A7" w:rsidRPr="001F42D3">
        <w:t xml:space="preserve">. </w:t>
      </w:r>
      <w:r w:rsidRPr="001F42D3">
        <w:t xml:space="preserve">For more information, see Section B.8.7 in </w:t>
      </w:r>
      <w:proofErr w:type="gramStart"/>
      <w:r w:rsidRPr="001F42D3">
        <w:t>the IHE</w:t>
      </w:r>
      <w:proofErr w:type="gramEnd"/>
      <w:r w:rsidRPr="001F42D3">
        <w:t xml:space="preserve"> </w:t>
      </w:r>
      <w:r w:rsidR="007E67D4" w:rsidRPr="001F42D3">
        <w:t>DEV TF</w:t>
      </w:r>
      <w:r w:rsidRPr="001F42D3">
        <w:t xml:space="preserve"> Volume 2.</w:t>
      </w:r>
    </w:p>
    <w:p w14:paraId="359EF7F7" w14:textId="0DA68E86" w:rsidR="009640BC" w:rsidRPr="001F42D3" w:rsidRDefault="009640BC" w:rsidP="009640BC">
      <w:pPr>
        <w:pStyle w:val="BodyText"/>
      </w:pPr>
      <w:r w:rsidRPr="001F42D3">
        <w:t>The filler order number is the unique identifier for status updates to an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2E9B859D" w14:textId="3AD8380D" w:rsidR="009640BC" w:rsidRPr="001F42D3" w:rsidRDefault="009640BC" w:rsidP="009640BC">
      <w:pPr>
        <w:pStyle w:val="BodyText"/>
      </w:pPr>
      <w:r w:rsidRPr="001F42D3">
        <w:t>The parent filler order number is the unique identifier for the original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1F61AB6F" w14:textId="06C5342F" w:rsidR="009640BC" w:rsidRPr="001F42D3" w:rsidRDefault="009640BC" w:rsidP="009640BC">
      <w:pPr>
        <w:pStyle w:val="BodyText"/>
      </w:pPr>
      <w:r w:rsidRPr="001F42D3">
        <w:t>The value is the numeric result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00FA7B2C" w14:textId="03001B03" w:rsidR="009640BC" w:rsidRPr="001F42D3" w:rsidRDefault="009640BC" w:rsidP="009640BC">
      <w:pPr>
        <w:pStyle w:val="BodyText"/>
      </w:pPr>
      <w:r w:rsidRPr="001F42D3">
        <w:t xml:space="preserve">Units </w:t>
      </w:r>
      <w:proofErr w:type="gramStart"/>
      <w:r w:rsidRPr="001F42D3">
        <w:t>is</w:t>
      </w:r>
      <w:proofErr w:type="gramEnd"/>
      <w:r w:rsidRPr="001F42D3">
        <w:t xml:space="preserve"> the measurement type of the value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24540327" w14:textId="5E1C2D32" w:rsidR="009640BC" w:rsidRPr="001F42D3" w:rsidRDefault="009640BC" w:rsidP="009640BC">
      <w:pPr>
        <w:pStyle w:val="BodyText"/>
      </w:pPr>
      <w:r w:rsidRPr="001F42D3">
        <w:t>The reference range is the alert range set in the device</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4609C38A" w14:textId="564913D1" w:rsidR="009640BC" w:rsidRPr="001F42D3" w:rsidRDefault="009640BC" w:rsidP="009640BC">
      <w:pPr>
        <w:pStyle w:val="BodyText"/>
      </w:pPr>
      <w:r w:rsidRPr="001F42D3">
        <w:t>The abnormality type indicates the type of abnormality described by this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7F9F5856" w14:textId="11EEEAAA" w:rsidR="009640BC" w:rsidRPr="001F42D3" w:rsidRDefault="009640BC" w:rsidP="009640BC">
      <w:pPr>
        <w:pStyle w:val="BodyText"/>
      </w:pPr>
      <w:r w:rsidRPr="001F42D3">
        <w:t>The event identification is the MDC event code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1F0CE39D" w14:textId="15AD30BC" w:rsidR="009640BC" w:rsidRPr="001F42D3" w:rsidRDefault="009640BC" w:rsidP="009640BC">
      <w:pPr>
        <w:pStyle w:val="BodyText"/>
      </w:pPr>
      <w:r w:rsidRPr="001F42D3">
        <w:lastRenderedPageBreak/>
        <w:t>The source identification is the physiological measurement or technical source responsible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4C84C7FD" w14:textId="30335FE2" w:rsidR="009640BC" w:rsidRPr="001F42D3" w:rsidRDefault="009640BC" w:rsidP="009640BC">
      <w:pPr>
        <w:pStyle w:val="BodyText"/>
      </w:pPr>
      <w:r w:rsidRPr="001F42D3">
        <w:t>The event phase is whether the stimulus for the message is the beginning, end, or some other state or state transition of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An Alert Manager can use this field to inform an Alert Communicator that a </w:t>
      </w:r>
      <w:r w:rsidR="00901663" w:rsidRPr="001F42D3">
        <w:t>PCD-06</w:t>
      </w:r>
      <w:r w:rsidRPr="001F42D3">
        <w:t xml:space="preserve"> message was sent </w:t>
      </w:r>
      <w:proofErr w:type="gramStart"/>
      <w:r w:rsidRPr="001F42D3">
        <w:t>as a result of</w:t>
      </w:r>
      <w:proofErr w:type="gramEnd"/>
      <w:r w:rsidRPr="001F42D3">
        <w:t xml:space="preserve"> an escalation or </w:t>
      </w:r>
      <w:proofErr w:type="spellStart"/>
      <w:r w:rsidRPr="001F42D3">
        <w:t>deescalation</w:t>
      </w:r>
      <w:proofErr w:type="spellEnd"/>
      <w:r w:rsidR="009424A7" w:rsidRPr="001F42D3">
        <w:t xml:space="preserve">. </w:t>
      </w:r>
      <w:r w:rsidRPr="001F42D3">
        <w:t>For more information, see Table B.8.5-1</w:t>
      </w:r>
      <w:r w:rsidR="009424A7" w:rsidRPr="001F42D3">
        <w:t xml:space="preserve">. </w:t>
      </w:r>
    </w:p>
    <w:p w14:paraId="1CF91977" w14:textId="3DF234CC" w:rsidR="009640BC" w:rsidRPr="001F42D3" w:rsidRDefault="009640BC" w:rsidP="009640BC">
      <w:pPr>
        <w:pStyle w:val="BodyText"/>
      </w:pPr>
      <w:r w:rsidRPr="001F42D3">
        <w:t>The alert state is the state of the underlying alert condition at the patient care device</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1B52BAEE" w14:textId="0FE04BD5" w:rsidR="009640BC" w:rsidRPr="001F42D3" w:rsidRDefault="009640BC" w:rsidP="009640BC">
      <w:pPr>
        <w:pStyle w:val="BodyText"/>
      </w:pPr>
      <w:r w:rsidRPr="001F42D3">
        <w:t xml:space="preserve">The inactivation state is </w:t>
      </w:r>
      <w:proofErr w:type="gramStart"/>
      <w:r w:rsidRPr="001F42D3">
        <w:t>whether or not</w:t>
      </w:r>
      <w:proofErr w:type="gramEnd"/>
      <w:r w:rsidRPr="001F42D3">
        <w:t xml:space="preserve"> visual or aural indications at the patient care device are inactivated</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4FDA07FD" w14:textId="1C25F9AF" w:rsidR="009640BC" w:rsidRPr="001F42D3" w:rsidRDefault="009640BC" w:rsidP="009640BC">
      <w:pPr>
        <w:pStyle w:val="BodyText"/>
      </w:pPr>
      <w:r w:rsidRPr="001F42D3">
        <w:t>The alarm priority is the priority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E8F4E4A" w14:textId="77E86831" w:rsidR="009640BC" w:rsidRPr="001F42D3" w:rsidRDefault="009640BC" w:rsidP="009640BC">
      <w:pPr>
        <w:pStyle w:val="BodyText"/>
      </w:pPr>
      <w:r w:rsidRPr="001F42D3">
        <w:t>The alert type is the type of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881A410" w14:textId="084DC728" w:rsidR="00E64CD9" w:rsidRPr="001F42D3" w:rsidRDefault="00E64CD9" w:rsidP="00CF5627">
      <w:pPr>
        <w:pStyle w:val="TableTitle"/>
      </w:pPr>
      <w:r w:rsidRPr="001F42D3">
        <w:t xml:space="preserve">Table K.7-3: Mapping alert data elements to </w:t>
      </w:r>
      <w:r w:rsidR="00647994" w:rsidRPr="001F42D3">
        <w:t>[PCD-04]</w:t>
      </w:r>
      <w:r w:rsidRPr="001F42D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1F42D3" w14:paraId="2C45B717" w14:textId="77777777" w:rsidTr="00B34AEB">
        <w:trPr>
          <w:cantSplit/>
          <w:tblHeader/>
        </w:trPr>
        <w:tc>
          <w:tcPr>
            <w:tcW w:w="2790" w:type="dxa"/>
            <w:shd w:val="clear" w:color="auto" w:fill="D0CECE"/>
            <w:hideMark/>
          </w:tcPr>
          <w:p w14:paraId="49291DAE" w14:textId="77777777" w:rsidR="00E64CD9" w:rsidRPr="001F42D3" w:rsidRDefault="00E64CD9" w:rsidP="00CF5627">
            <w:pPr>
              <w:pStyle w:val="TableEntryHeader"/>
            </w:pPr>
            <w:r w:rsidRPr="001F42D3">
              <w:t>Data elements</w:t>
            </w:r>
          </w:p>
        </w:tc>
        <w:tc>
          <w:tcPr>
            <w:tcW w:w="5887" w:type="dxa"/>
            <w:shd w:val="clear" w:color="auto" w:fill="D0CECE"/>
            <w:hideMark/>
          </w:tcPr>
          <w:p w14:paraId="49646A10" w14:textId="2ADDF30B" w:rsidR="00E64CD9" w:rsidRPr="001F42D3" w:rsidRDefault="00647994" w:rsidP="00CF5627">
            <w:pPr>
              <w:pStyle w:val="TableEntryHeader"/>
            </w:pPr>
            <w:r w:rsidRPr="001F42D3">
              <w:t>PCD-04</w:t>
            </w:r>
            <w:r w:rsidR="00E64CD9" w:rsidRPr="001F42D3">
              <w:t xml:space="preserve"> location</w:t>
            </w:r>
          </w:p>
        </w:tc>
      </w:tr>
      <w:tr w:rsidR="00E64CD9" w:rsidRPr="001F42D3" w14:paraId="3A5606CD" w14:textId="77777777" w:rsidTr="00B34AEB">
        <w:trPr>
          <w:cantSplit/>
        </w:trPr>
        <w:tc>
          <w:tcPr>
            <w:tcW w:w="2790" w:type="dxa"/>
            <w:hideMark/>
          </w:tcPr>
          <w:p w14:paraId="098DA794" w14:textId="77777777" w:rsidR="00E64CD9" w:rsidRPr="001F42D3" w:rsidRDefault="00E64CD9" w:rsidP="00CF5627">
            <w:pPr>
              <w:pStyle w:val="TableEntry"/>
            </w:pPr>
            <w:r w:rsidRPr="001F42D3">
              <w:t>Alert timestamp</w:t>
            </w:r>
          </w:p>
        </w:tc>
        <w:tc>
          <w:tcPr>
            <w:tcW w:w="5887" w:type="dxa"/>
            <w:hideMark/>
          </w:tcPr>
          <w:p w14:paraId="1A62916A" w14:textId="77777777" w:rsidR="00E64CD9" w:rsidRPr="001F42D3" w:rsidRDefault="00E64CD9" w:rsidP="00CF5627">
            <w:pPr>
              <w:pStyle w:val="TableEntry"/>
              <w:rPr>
                <w:szCs w:val="18"/>
              </w:rPr>
            </w:pPr>
            <w:r w:rsidRPr="001F42D3">
              <w:rPr>
                <w:szCs w:val="18"/>
              </w:rPr>
              <w:t>Either:</w:t>
            </w:r>
          </w:p>
          <w:p w14:paraId="32854B7E" w14:textId="1BE417F0" w:rsidR="00687A87" w:rsidRPr="001F42D3" w:rsidRDefault="00E64CD9" w:rsidP="003A7E0D">
            <w:pPr>
              <w:pStyle w:val="ListNumber2"/>
              <w:numPr>
                <w:ilvl w:val="0"/>
                <w:numId w:val="18"/>
              </w:numPr>
              <w:ind w:left="0" w:hanging="2"/>
            </w:pPr>
            <w:r w:rsidRPr="001F42D3">
              <w:rPr>
                <w:sz w:val="18"/>
                <w:szCs w:val="18"/>
              </w:rPr>
              <w:t>OBR-7</w:t>
            </w:r>
          </w:p>
          <w:p w14:paraId="5FFAFA02" w14:textId="77777777" w:rsidR="00E64CD9" w:rsidRPr="001F42D3" w:rsidRDefault="00E64CD9" w:rsidP="003A7E0D">
            <w:pPr>
              <w:pStyle w:val="ListNumber2"/>
              <w:numPr>
                <w:ilvl w:val="0"/>
                <w:numId w:val="18"/>
              </w:numPr>
              <w:ind w:left="0" w:hanging="2"/>
            </w:pPr>
            <w:r w:rsidRPr="001F42D3">
              <w:rPr>
                <w:sz w:val="18"/>
                <w:szCs w:val="18"/>
              </w:rPr>
              <w:t>OBX-14</w:t>
            </w:r>
          </w:p>
        </w:tc>
      </w:tr>
      <w:tr w:rsidR="00E64CD9" w:rsidRPr="001F42D3" w14:paraId="4232E4F5" w14:textId="77777777" w:rsidTr="00B34AEB">
        <w:trPr>
          <w:cantSplit/>
        </w:trPr>
        <w:tc>
          <w:tcPr>
            <w:tcW w:w="2790" w:type="dxa"/>
            <w:hideMark/>
          </w:tcPr>
          <w:p w14:paraId="114FCBC7" w14:textId="77777777" w:rsidR="00E64CD9" w:rsidRPr="001F42D3" w:rsidRDefault="00E64CD9" w:rsidP="00CF5627">
            <w:pPr>
              <w:pStyle w:val="TableEntry"/>
            </w:pPr>
            <w:r w:rsidRPr="001F42D3">
              <w:t>Filler order number</w:t>
            </w:r>
          </w:p>
        </w:tc>
        <w:tc>
          <w:tcPr>
            <w:tcW w:w="5887" w:type="dxa"/>
            <w:hideMark/>
          </w:tcPr>
          <w:p w14:paraId="3D495AF3" w14:textId="77777777" w:rsidR="00E64CD9" w:rsidRPr="001F42D3" w:rsidRDefault="00E64CD9" w:rsidP="00CF5627">
            <w:pPr>
              <w:pStyle w:val="TableEntry"/>
            </w:pPr>
            <w:r w:rsidRPr="001F42D3">
              <w:t>OBR-3</w:t>
            </w:r>
          </w:p>
        </w:tc>
      </w:tr>
      <w:tr w:rsidR="00E64CD9" w:rsidRPr="001F42D3" w14:paraId="40E9BBC1" w14:textId="77777777" w:rsidTr="00B34AEB">
        <w:trPr>
          <w:cantSplit/>
        </w:trPr>
        <w:tc>
          <w:tcPr>
            <w:tcW w:w="2790" w:type="dxa"/>
            <w:hideMark/>
          </w:tcPr>
          <w:p w14:paraId="35866C30" w14:textId="77777777" w:rsidR="00E64CD9" w:rsidRPr="001F42D3" w:rsidRDefault="00E64CD9" w:rsidP="00CF5627">
            <w:pPr>
              <w:pStyle w:val="TableEntry"/>
            </w:pPr>
            <w:r w:rsidRPr="001F42D3">
              <w:t>Parent filler order number</w:t>
            </w:r>
          </w:p>
        </w:tc>
        <w:tc>
          <w:tcPr>
            <w:tcW w:w="5887" w:type="dxa"/>
            <w:hideMark/>
          </w:tcPr>
          <w:p w14:paraId="00F13779" w14:textId="77777777" w:rsidR="00E64CD9" w:rsidRPr="001F42D3" w:rsidRDefault="00E64CD9" w:rsidP="00CF5627">
            <w:pPr>
              <w:pStyle w:val="TableEntry"/>
            </w:pPr>
            <w:r w:rsidRPr="001F42D3">
              <w:t>OBR-29</w:t>
            </w:r>
          </w:p>
        </w:tc>
      </w:tr>
      <w:tr w:rsidR="00E64CD9" w:rsidRPr="001F42D3" w14:paraId="38835A05" w14:textId="77777777" w:rsidTr="00B34AEB">
        <w:trPr>
          <w:cantSplit/>
        </w:trPr>
        <w:tc>
          <w:tcPr>
            <w:tcW w:w="2790" w:type="dxa"/>
            <w:hideMark/>
          </w:tcPr>
          <w:p w14:paraId="61D4A7B0" w14:textId="77777777" w:rsidR="00E64CD9" w:rsidRPr="001F42D3" w:rsidRDefault="00E64CD9" w:rsidP="00CF5627">
            <w:pPr>
              <w:pStyle w:val="TableEntry"/>
            </w:pPr>
            <w:r w:rsidRPr="001F42D3">
              <w:t>Value</w:t>
            </w:r>
          </w:p>
        </w:tc>
        <w:tc>
          <w:tcPr>
            <w:tcW w:w="5887" w:type="dxa"/>
            <w:hideMark/>
          </w:tcPr>
          <w:p w14:paraId="363208AB" w14:textId="77777777" w:rsidR="00E64CD9" w:rsidRPr="001F42D3" w:rsidRDefault="00E64CD9" w:rsidP="00CF5627">
            <w:pPr>
              <w:pStyle w:val="TableEntry"/>
            </w:pPr>
            <w:r w:rsidRPr="001F42D3">
              <w:t>OBX-5 of OBX segment with Source Identification facet for alerts with a type of Physiological</w:t>
            </w:r>
          </w:p>
        </w:tc>
      </w:tr>
      <w:tr w:rsidR="00E64CD9" w:rsidRPr="001F42D3" w14:paraId="7D6F1FE8" w14:textId="77777777" w:rsidTr="00B34AEB">
        <w:trPr>
          <w:cantSplit/>
        </w:trPr>
        <w:tc>
          <w:tcPr>
            <w:tcW w:w="2790" w:type="dxa"/>
            <w:hideMark/>
          </w:tcPr>
          <w:p w14:paraId="222139C0" w14:textId="77777777" w:rsidR="00E64CD9" w:rsidRPr="001F42D3" w:rsidRDefault="00E64CD9" w:rsidP="00CF5627">
            <w:pPr>
              <w:pStyle w:val="TableEntry"/>
            </w:pPr>
            <w:r w:rsidRPr="001F42D3">
              <w:t>Units</w:t>
            </w:r>
          </w:p>
        </w:tc>
        <w:tc>
          <w:tcPr>
            <w:tcW w:w="5887" w:type="dxa"/>
            <w:hideMark/>
          </w:tcPr>
          <w:p w14:paraId="6FB13C9C" w14:textId="77777777" w:rsidR="00E64CD9" w:rsidRPr="001F42D3" w:rsidRDefault="00E64CD9" w:rsidP="00CF5627">
            <w:pPr>
              <w:pStyle w:val="TableEntry"/>
            </w:pPr>
            <w:r w:rsidRPr="001F42D3">
              <w:t>OBX-6 of OBX segment with Source Identification facet for alerts with a type of Physiological</w:t>
            </w:r>
          </w:p>
        </w:tc>
      </w:tr>
      <w:tr w:rsidR="00E64CD9" w:rsidRPr="001F42D3" w14:paraId="6678C8C4" w14:textId="77777777" w:rsidTr="00B34AEB">
        <w:trPr>
          <w:cantSplit/>
        </w:trPr>
        <w:tc>
          <w:tcPr>
            <w:tcW w:w="2790" w:type="dxa"/>
            <w:hideMark/>
          </w:tcPr>
          <w:p w14:paraId="2B28156C" w14:textId="77777777" w:rsidR="00E64CD9" w:rsidRPr="001F42D3" w:rsidRDefault="00E64CD9" w:rsidP="00CF5627">
            <w:pPr>
              <w:pStyle w:val="TableEntry"/>
            </w:pPr>
            <w:r w:rsidRPr="001F42D3">
              <w:t>Reference range</w:t>
            </w:r>
          </w:p>
        </w:tc>
        <w:tc>
          <w:tcPr>
            <w:tcW w:w="5887" w:type="dxa"/>
            <w:hideMark/>
          </w:tcPr>
          <w:p w14:paraId="3BCA99BD" w14:textId="77777777" w:rsidR="00E64CD9" w:rsidRPr="001F42D3" w:rsidRDefault="00E64CD9" w:rsidP="00CF5627">
            <w:pPr>
              <w:pStyle w:val="TableEntry"/>
            </w:pPr>
            <w:r w:rsidRPr="001F42D3">
              <w:t>OBX-7 of OBX segment with Source Identification facet for alerts with a type of Physiological</w:t>
            </w:r>
          </w:p>
        </w:tc>
      </w:tr>
      <w:tr w:rsidR="00E64CD9" w:rsidRPr="001F42D3" w14:paraId="5D00726E" w14:textId="77777777" w:rsidTr="00B34AEB">
        <w:trPr>
          <w:cantSplit/>
        </w:trPr>
        <w:tc>
          <w:tcPr>
            <w:tcW w:w="2790" w:type="dxa"/>
            <w:hideMark/>
          </w:tcPr>
          <w:p w14:paraId="42BAF0A1" w14:textId="77777777" w:rsidR="00E64CD9" w:rsidRPr="001F42D3" w:rsidRDefault="00E64CD9" w:rsidP="00CF5627">
            <w:pPr>
              <w:pStyle w:val="TableEntry"/>
            </w:pPr>
            <w:r w:rsidRPr="001F42D3">
              <w:t>Abnormality type</w:t>
            </w:r>
          </w:p>
        </w:tc>
        <w:tc>
          <w:tcPr>
            <w:tcW w:w="5887" w:type="dxa"/>
            <w:hideMark/>
          </w:tcPr>
          <w:p w14:paraId="18AE19C5" w14:textId="77777777" w:rsidR="00E64CD9" w:rsidRPr="001F42D3" w:rsidRDefault="00E64CD9" w:rsidP="00CF5627">
            <w:pPr>
              <w:pStyle w:val="TableEntry"/>
            </w:pPr>
            <w:r w:rsidRPr="001F42D3">
              <w:t>Either:</w:t>
            </w:r>
          </w:p>
          <w:p w14:paraId="6A1F66C4" w14:textId="77777777" w:rsidR="00E64CD9" w:rsidRPr="001F42D3" w:rsidRDefault="00E64CD9" w:rsidP="003A7E0D">
            <w:pPr>
              <w:pStyle w:val="ListNumber2"/>
              <w:numPr>
                <w:ilvl w:val="0"/>
                <w:numId w:val="19"/>
              </w:numPr>
              <w:ind w:left="0" w:hanging="2"/>
              <w:rPr>
                <w:sz w:val="18"/>
                <w:szCs w:val="18"/>
              </w:rPr>
            </w:pPr>
            <w:r w:rsidRPr="001F42D3">
              <w:rPr>
                <w:sz w:val="18"/>
                <w:szCs w:val="18"/>
              </w:rPr>
              <w:t>OBX-5 of OBX segment with Abnormality Type facet</w:t>
            </w:r>
          </w:p>
          <w:p w14:paraId="51B662FD" w14:textId="77777777" w:rsidR="00E64CD9" w:rsidRPr="001F42D3" w:rsidRDefault="00E64CD9" w:rsidP="003A7E0D">
            <w:pPr>
              <w:pStyle w:val="ListNumber2"/>
              <w:numPr>
                <w:ilvl w:val="0"/>
                <w:numId w:val="18"/>
              </w:numPr>
              <w:ind w:left="0" w:hanging="2"/>
            </w:pPr>
            <w:r w:rsidRPr="001F42D3">
              <w:rPr>
                <w:sz w:val="18"/>
                <w:szCs w:val="18"/>
              </w:rPr>
              <w:t>Component of OBX-8 Abnormal Flags field of OBX segment with Event Identification facet</w:t>
            </w:r>
          </w:p>
        </w:tc>
      </w:tr>
      <w:tr w:rsidR="00E64CD9" w:rsidRPr="001F42D3" w14:paraId="43F38864" w14:textId="77777777" w:rsidTr="00B34AEB">
        <w:trPr>
          <w:cantSplit/>
        </w:trPr>
        <w:tc>
          <w:tcPr>
            <w:tcW w:w="2790" w:type="dxa"/>
            <w:hideMark/>
          </w:tcPr>
          <w:p w14:paraId="7532BCBA" w14:textId="77777777" w:rsidR="00E64CD9" w:rsidRPr="001F42D3" w:rsidRDefault="00E64CD9" w:rsidP="00CF5627">
            <w:pPr>
              <w:pStyle w:val="TableEntry"/>
            </w:pPr>
            <w:r w:rsidRPr="001F42D3">
              <w:t>Event identification</w:t>
            </w:r>
          </w:p>
        </w:tc>
        <w:tc>
          <w:tcPr>
            <w:tcW w:w="5887" w:type="dxa"/>
            <w:hideMark/>
          </w:tcPr>
          <w:p w14:paraId="367F1273" w14:textId="77777777" w:rsidR="00E64CD9" w:rsidRPr="001F42D3" w:rsidRDefault="00E64CD9" w:rsidP="00CF5627">
            <w:pPr>
              <w:pStyle w:val="TableEntry"/>
            </w:pPr>
            <w:r w:rsidRPr="001F42D3">
              <w:t>OBX-5 of OBX segment with Event Identification facet</w:t>
            </w:r>
          </w:p>
        </w:tc>
      </w:tr>
      <w:tr w:rsidR="00E64CD9" w:rsidRPr="001F42D3" w14:paraId="0CF4272D" w14:textId="77777777" w:rsidTr="00B34AEB">
        <w:trPr>
          <w:cantSplit/>
        </w:trPr>
        <w:tc>
          <w:tcPr>
            <w:tcW w:w="2790" w:type="dxa"/>
            <w:hideMark/>
          </w:tcPr>
          <w:p w14:paraId="70C42A29" w14:textId="77777777" w:rsidR="00E64CD9" w:rsidRPr="001F42D3" w:rsidRDefault="00E64CD9" w:rsidP="00CF5627">
            <w:pPr>
              <w:pStyle w:val="TableEntry"/>
            </w:pPr>
            <w:r w:rsidRPr="001F42D3">
              <w:lastRenderedPageBreak/>
              <w:t>Source identification</w:t>
            </w:r>
          </w:p>
        </w:tc>
        <w:tc>
          <w:tcPr>
            <w:tcW w:w="5887" w:type="dxa"/>
            <w:hideMark/>
          </w:tcPr>
          <w:p w14:paraId="30924BD3" w14:textId="77777777" w:rsidR="00E64CD9" w:rsidRPr="001F42D3" w:rsidRDefault="00E64CD9" w:rsidP="00CF5627">
            <w:pPr>
              <w:pStyle w:val="TableEntry"/>
            </w:pPr>
            <w:r w:rsidRPr="001F42D3">
              <w:t>Either:</w:t>
            </w:r>
          </w:p>
          <w:p w14:paraId="7773AAE6" w14:textId="77777777" w:rsidR="00E64CD9" w:rsidRPr="001F42D3" w:rsidRDefault="00E64CD9" w:rsidP="003A7E0D">
            <w:pPr>
              <w:pStyle w:val="ListNumber2"/>
              <w:numPr>
                <w:ilvl w:val="0"/>
                <w:numId w:val="20"/>
              </w:numPr>
              <w:ind w:left="0" w:hanging="2"/>
              <w:rPr>
                <w:sz w:val="18"/>
                <w:szCs w:val="18"/>
              </w:rPr>
            </w:pPr>
            <w:r w:rsidRPr="001F42D3">
              <w:rPr>
                <w:sz w:val="18"/>
                <w:szCs w:val="18"/>
              </w:rPr>
              <w:t>OBX-3 of OBX segment with Source Identification facet for alerts with a type of Physiological</w:t>
            </w:r>
          </w:p>
          <w:p w14:paraId="2B70442C" w14:textId="77777777" w:rsidR="00E64CD9" w:rsidRPr="001F42D3" w:rsidRDefault="00E64CD9" w:rsidP="003A7E0D">
            <w:pPr>
              <w:pStyle w:val="ListNumber2"/>
              <w:numPr>
                <w:ilvl w:val="0"/>
                <w:numId w:val="20"/>
              </w:numPr>
              <w:ind w:left="0" w:hanging="2"/>
            </w:pPr>
            <w:r w:rsidRPr="001F42D3">
              <w:rPr>
                <w:sz w:val="18"/>
                <w:szCs w:val="18"/>
              </w:rPr>
              <w:t>OBX-5 of OBX segment with Source Identification facet for other alert types</w:t>
            </w:r>
          </w:p>
        </w:tc>
      </w:tr>
      <w:tr w:rsidR="00E64CD9" w:rsidRPr="001F42D3" w14:paraId="20C57460" w14:textId="77777777" w:rsidTr="00B34AEB">
        <w:trPr>
          <w:cantSplit/>
        </w:trPr>
        <w:tc>
          <w:tcPr>
            <w:tcW w:w="2790" w:type="dxa"/>
            <w:hideMark/>
          </w:tcPr>
          <w:p w14:paraId="0D8F9F00" w14:textId="77777777" w:rsidR="00E64CD9" w:rsidRPr="001F42D3" w:rsidRDefault="00E64CD9" w:rsidP="00CF5627">
            <w:pPr>
              <w:pStyle w:val="TableEntry"/>
            </w:pPr>
            <w:r w:rsidRPr="001F42D3">
              <w:t>Event phase</w:t>
            </w:r>
          </w:p>
        </w:tc>
        <w:tc>
          <w:tcPr>
            <w:tcW w:w="5887" w:type="dxa"/>
            <w:hideMark/>
          </w:tcPr>
          <w:p w14:paraId="59D37893" w14:textId="77777777" w:rsidR="00E64CD9" w:rsidRPr="001F42D3" w:rsidRDefault="00E64CD9" w:rsidP="00CF5627">
            <w:pPr>
              <w:pStyle w:val="TableEntry"/>
            </w:pPr>
            <w:r w:rsidRPr="001F42D3">
              <w:t>OBX-5 of OBX segment with Event Phase facet</w:t>
            </w:r>
          </w:p>
        </w:tc>
      </w:tr>
      <w:tr w:rsidR="00E64CD9" w:rsidRPr="001F42D3" w14:paraId="407AACA2" w14:textId="77777777" w:rsidTr="00B34AEB">
        <w:trPr>
          <w:cantSplit/>
        </w:trPr>
        <w:tc>
          <w:tcPr>
            <w:tcW w:w="2790" w:type="dxa"/>
            <w:hideMark/>
          </w:tcPr>
          <w:p w14:paraId="520E399A" w14:textId="77777777" w:rsidR="00E64CD9" w:rsidRPr="001F42D3" w:rsidRDefault="00E64CD9" w:rsidP="00CF5627">
            <w:pPr>
              <w:pStyle w:val="TableEntry"/>
            </w:pPr>
            <w:r w:rsidRPr="001F42D3">
              <w:t>Alert state</w:t>
            </w:r>
          </w:p>
        </w:tc>
        <w:tc>
          <w:tcPr>
            <w:tcW w:w="5887" w:type="dxa"/>
            <w:hideMark/>
          </w:tcPr>
          <w:p w14:paraId="06C4A1AA" w14:textId="77777777" w:rsidR="00E64CD9" w:rsidRPr="001F42D3" w:rsidRDefault="00E64CD9" w:rsidP="00CF5627">
            <w:pPr>
              <w:pStyle w:val="TableEntry"/>
            </w:pPr>
            <w:r w:rsidRPr="001F42D3">
              <w:t>OBX-5 of OBX segment with Alert State facet</w:t>
            </w:r>
          </w:p>
        </w:tc>
      </w:tr>
      <w:tr w:rsidR="00E64CD9" w:rsidRPr="001F42D3" w14:paraId="768F7542" w14:textId="77777777" w:rsidTr="00B34AEB">
        <w:trPr>
          <w:cantSplit/>
        </w:trPr>
        <w:tc>
          <w:tcPr>
            <w:tcW w:w="2790" w:type="dxa"/>
            <w:hideMark/>
          </w:tcPr>
          <w:p w14:paraId="3D3D8D55" w14:textId="77777777" w:rsidR="00E64CD9" w:rsidRPr="001F42D3" w:rsidRDefault="00E64CD9" w:rsidP="00CF5627">
            <w:pPr>
              <w:pStyle w:val="TableEntry"/>
            </w:pPr>
            <w:r w:rsidRPr="001F42D3">
              <w:t>Inactivation state</w:t>
            </w:r>
          </w:p>
        </w:tc>
        <w:tc>
          <w:tcPr>
            <w:tcW w:w="5887" w:type="dxa"/>
            <w:hideMark/>
          </w:tcPr>
          <w:p w14:paraId="7D63BE7B" w14:textId="77777777" w:rsidR="00E64CD9" w:rsidRPr="001F42D3" w:rsidRDefault="00E64CD9" w:rsidP="00CF5627">
            <w:pPr>
              <w:pStyle w:val="TableEntry"/>
            </w:pPr>
            <w:r w:rsidRPr="001F42D3">
              <w:t>OBX-5 of OBX segment with Inactivation State facet</w:t>
            </w:r>
          </w:p>
        </w:tc>
      </w:tr>
      <w:tr w:rsidR="00E64CD9" w:rsidRPr="001F42D3" w14:paraId="6ADDE7C8" w14:textId="77777777" w:rsidTr="00B34AEB">
        <w:trPr>
          <w:cantSplit/>
        </w:trPr>
        <w:tc>
          <w:tcPr>
            <w:tcW w:w="2790" w:type="dxa"/>
            <w:hideMark/>
          </w:tcPr>
          <w:p w14:paraId="7892597D" w14:textId="77777777" w:rsidR="00E64CD9" w:rsidRPr="001F42D3" w:rsidRDefault="00E64CD9" w:rsidP="00CF5627">
            <w:pPr>
              <w:pStyle w:val="TableEntry"/>
            </w:pPr>
            <w:r w:rsidRPr="001F42D3">
              <w:t>Alarm priority</w:t>
            </w:r>
          </w:p>
        </w:tc>
        <w:tc>
          <w:tcPr>
            <w:tcW w:w="5887" w:type="dxa"/>
            <w:hideMark/>
          </w:tcPr>
          <w:p w14:paraId="217FFBA2" w14:textId="77777777" w:rsidR="00E64CD9" w:rsidRPr="001F42D3" w:rsidRDefault="00E64CD9" w:rsidP="00CF5627">
            <w:pPr>
              <w:pStyle w:val="TableEntry"/>
            </w:pPr>
            <w:r w:rsidRPr="001F42D3">
              <w:t>Either:</w:t>
            </w:r>
          </w:p>
          <w:p w14:paraId="45E54CFE" w14:textId="77777777" w:rsidR="00E64CD9" w:rsidRPr="001F42D3" w:rsidRDefault="00E64CD9" w:rsidP="003A7E0D">
            <w:pPr>
              <w:pStyle w:val="ListNumber2"/>
              <w:numPr>
                <w:ilvl w:val="0"/>
                <w:numId w:val="21"/>
              </w:numPr>
              <w:ind w:left="0" w:hanging="2"/>
              <w:rPr>
                <w:sz w:val="18"/>
                <w:szCs w:val="18"/>
              </w:rPr>
            </w:pPr>
            <w:r w:rsidRPr="001F42D3">
              <w:rPr>
                <w:sz w:val="18"/>
                <w:szCs w:val="18"/>
              </w:rPr>
              <w:t>OBX-5 of OBX segment with Alarm Priority facet</w:t>
            </w:r>
          </w:p>
          <w:p w14:paraId="08C78FA2" w14:textId="77777777" w:rsidR="00E64CD9" w:rsidRPr="001F42D3" w:rsidRDefault="00E64CD9" w:rsidP="003A7E0D">
            <w:pPr>
              <w:pStyle w:val="ListNumber2"/>
              <w:numPr>
                <w:ilvl w:val="0"/>
                <w:numId w:val="21"/>
              </w:numPr>
              <w:ind w:left="0" w:hanging="2"/>
            </w:pPr>
            <w:r w:rsidRPr="001F42D3">
              <w:rPr>
                <w:sz w:val="18"/>
                <w:szCs w:val="18"/>
              </w:rPr>
              <w:t>Component of OBX-8 Abnormal Flags field of OBX segment with Event Identification facet</w:t>
            </w:r>
          </w:p>
        </w:tc>
      </w:tr>
      <w:tr w:rsidR="00E64CD9" w:rsidRPr="001F42D3" w14:paraId="7CA304B1" w14:textId="77777777" w:rsidTr="00B34AEB">
        <w:trPr>
          <w:cantSplit/>
        </w:trPr>
        <w:tc>
          <w:tcPr>
            <w:tcW w:w="2790" w:type="dxa"/>
            <w:hideMark/>
          </w:tcPr>
          <w:p w14:paraId="5E11CAC2" w14:textId="77777777" w:rsidR="00E64CD9" w:rsidRPr="001F42D3" w:rsidRDefault="00E64CD9" w:rsidP="00CF5627">
            <w:pPr>
              <w:pStyle w:val="TableEntry"/>
            </w:pPr>
            <w:r w:rsidRPr="001F42D3">
              <w:t>Alert type</w:t>
            </w:r>
          </w:p>
        </w:tc>
        <w:tc>
          <w:tcPr>
            <w:tcW w:w="5887" w:type="dxa"/>
            <w:hideMark/>
          </w:tcPr>
          <w:p w14:paraId="6B9C4BEA" w14:textId="77777777" w:rsidR="00E64CD9" w:rsidRPr="001F42D3" w:rsidRDefault="00E64CD9" w:rsidP="00CF5627">
            <w:pPr>
              <w:pStyle w:val="TableEntry"/>
            </w:pPr>
            <w:r w:rsidRPr="001F42D3">
              <w:t>Either:</w:t>
            </w:r>
          </w:p>
          <w:p w14:paraId="66194F3C" w14:textId="77777777" w:rsidR="00E64CD9" w:rsidRPr="001F42D3" w:rsidRDefault="00E64CD9" w:rsidP="003A7E0D">
            <w:pPr>
              <w:pStyle w:val="ListNumber2"/>
              <w:numPr>
                <w:ilvl w:val="0"/>
                <w:numId w:val="22"/>
              </w:numPr>
              <w:ind w:left="0" w:hanging="2"/>
              <w:rPr>
                <w:sz w:val="18"/>
                <w:szCs w:val="18"/>
              </w:rPr>
            </w:pPr>
            <w:r w:rsidRPr="001F42D3">
              <w:rPr>
                <w:sz w:val="18"/>
                <w:szCs w:val="18"/>
              </w:rPr>
              <w:t>OBX-5 of OBX segment with Alert Type facet</w:t>
            </w:r>
          </w:p>
          <w:p w14:paraId="74019AF8" w14:textId="77777777" w:rsidR="00E64CD9" w:rsidRPr="001F42D3" w:rsidRDefault="00E64CD9" w:rsidP="003A7E0D">
            <w:pPr>
              <w:pStyle w:val="ListNumber2"/>
              <w:numPr>
                <w:ilvl w:val="0"/>
                <w:numId w:val="22"/>
              </w:numPr>
              <w:ind w:left="0" w:hanging="2"/>
            </w:pPr>
            <w:r w:rsidRPr="001F42D3">
              <w:rPr>
                <w:sz w:val="18"/>
                <w:szCs w:val="18"/>
              </w:rPr>
              <w:t>Component of OBX-8 Abnormal Flags field of OBX segment with Event Identification facet</w:t>
            </w:r>
          </w:p>
        </w:tc>
      </w:tr>
      <w:tr w:rsidR="00E64CD9" w:rsidRPr="001F42D3" w14:paraId="07385916" w14:textId="77777777" w:rsidTr="00B34AEB">
        <w:trPr>
          <w:cantSplit/>
        </w:trPr>
        <w:tc>
          <w:tcPr>
            <w:tcW w:w="2790" w:type="dxa"/>
            <w:hideMark/>
          </w:tcPr>
          <w:p w14:paraId="14F7EA06" w14:textId="77777777" w:rsidR="00E64CD9" w:rsidRPr="001F42D3" w:rsidRDefault="00E64CD9" w:rsidP="00CF5627">
            <w:pPr>
              <w:pStyle w:val="TableEntry"/>
            </w:pPr>
            <w:r w:rsidRPr="001F42D3">
              <w:t>Location – Point of Care</w:t>
            </w:r>
          </w:p>
        </w:tc>
        <w:tc>
          <w:tcPr>
            <w:tcW w:w="5887" w:type="dxa"/>
            <w:hideMark/>
          </w:tcPr>
          <w:p w14:paraId="05D99511" w14:textId="77777777" w:rsidR="00E64CD9" w:rsidRPr="001F42D3" w:rsidRDefault="00E64CD9" w:rsidP="00CF5627">
            <w:pPr>
              <w:pStyle w:val="TableEntry"/>
            </w:pPr>
            <w:r w:rsidRPr="001F42D3">
              <w:t xml:space="preserve">PV1-3.1 maps to a </w:t>
            </w:r>
            <w:proofErr w:type="spellStart"/>
            <w:r w:rsidRPr="001F42D3">
              <w:t>wctp-IHEPCDACMLocation</w:t>
            </w:r>
            <w:proofErr w:type="spellEnd"/>
            <w:r w:rsidRPr="001F42D3">
              <w:t xml:space="preserve"> element with a </w:t>
            </w:r>
            <w:proofErr w:type="gramStart"/>
            <w:r w:rsidRPr="001F42D3">
              <w:t>type</w:t>
            </w:r>
            <w:proofErr w:type="gramEnd"/>
            <w:r w:rsidRPr="001F42D3">
              <w:t xml:space="preserve"> attribute of “HU” as defined in the FHIR </w:t>
            </w:r>
            <w:proofErr w:type="spellStart"/>
            <w:r w:rsidRPr="001F42D3">
              <w:t>ServiceDeliveryLocationRoleType</w:t>
            </w:r>
            <w:proofErr w:type="spellEnd"/>
            <w:r w:rsidRPr="001F42D3">
              <w:t>.</w:t>
            </w:r>
          </w:p>
        </w:tc>
      </w:tr>
      <w:tr w:rsidR="00E64CD9" w:rsidRPr="001F42D3" w14:paraId="3652F262" w14:textId="77777777" w:rsidTr="00B34AEB">
        <w:trPr>
          <w:cantSplit/>
        </w:trPr>
        <w:tc>
          <w:tcPr>
            <w:tcW w:w="2790" w:type="dxa"/>
            <w:hideMark/>
          </w:tcPr>
          <w:p w14:paraId="17BE6568" w14:textId="77777777" w:rsidR="00E64CD9" w:rsidRPr="001F42D3" w:rsidRDefault="00E64CD9" w:rsidP="00CF5627">
            <w:pPr>
              <w:pStyle w:val="TableEntry"/>
            </w:pPr>
            <w:r w:rsidRPr="001F42D3">
              <w:t>Location – Room</w:t>
            </w:r>
          </w:p>
        </w:tc>
        <w:tc>
          <w:tcPr>
            <w:tcW w:w="5887" w:type="dxa"/>
            <w:hideMark/>
          </w:tcPr>
          <w:p w14:paraId="7E44F409" w14:textId="77777777" w:rsidR="00E64CD9" w:rsidRPr="001F42D3" w:rsidRDefault="00E64CD9" w:rsidP="00CF5627">
            <w:pPr>
              <w:pStyle w:val="TableEntry"/>
            </w:pPr>
            <w:r w:rsidRPr="001F42D3">
              <w:t xml:space="preserve">PV1-3.2 maps to a </w:t>
            </w:r>
            <w:proofErr w:type="spellStart"/>
            <w:r w:rsidRPr="001F42D3">
              <w:t>wctp-IHEPCDACMLocation</w:t>
            </w:r>
            <w:proofErr w:type="spellEnd"/>
            <w:r w:rsidRPr="001F42D3">
              <w:t xml:space="preserve"> element with a physical </w:t>
            </w:r>
            <w:proofErr w:type="gramStart"/>
            <w:r w:rsidRPr="001F42D3">
              <w:t>type</w:t>
            </w:r>
            <w:proofErr w:type="gramEnd"/>
            <w:r w:rsidRPr="001F42D3">
              <w:t xml:space="preserve"> attribute of “</w:t>
            </w:r>
            <w:proofErr w:type="spellStart"/>
            <w:r w:rsidRPr="001F42D3">
              <w:t>ro</w:t>
            </w:r>
            <w:proofErr w:type="spellEnd"/>
            <w:r w:rsidRPr="001F42D3">
              <w:t>” as defined in the FHIR Location Physical Type value set.</w:t>
            </w:r>
          </w:p>
        </w:tc>
      </w:tr>
      <w:tr w:rsidR="00E64CD9" w:rsidRPr="001F42D3" w14:paraId="58B5C2D8" w14:textId="77777777" w:rsidTr="00B34AEB">
        <w:trPr>
          <w:cantSplit/>
        </w:trPr>
        <w:tc>
          <w:tcPr>
            <w:tcW w:w="2790" w:type="dxa"/>
            <w:hideMark/>
          </w:tcPr>
          <w:p w14:paraId="27296FD9" w14:textId="77777777" w:rsidR="00E64CD9" w:rsidRPr="001F42D3" w:rsidRDefault="00E64CD9" w:rsidP="00CF5627">
            <w:pPr>
              <w:pStyle w:val="TableEntry"/>
            </w:pPr>
            <w:r w:rsidRPr="001F42D3">
              <w:t>Location – Bed</w:t>
            </w:r>
          </w:p>
        </w:tc>
        <w:tc>
          <w:tcPr>
            <w:tcW w:w="5887" w:type="dxa"/>
            <w:hideMark/>
          </w:tcPr>
          <w:p w14:paraId="7BB48DED" w14:textId="77777777" w:rsidR="00E64CD9" w:rsidRPr="001F42D3" w:rsidRDefault="00E64CD9" w:rsidP="00CF5627">
            <w:pPr>
              <w:pStyle w:val="TableEntry"/>
            </w:pPr>
            <w:r w:rsidRPr="001F42D3">
              <w:t xml:space="preserve">PV1-3.3 maps to a </w:t>
            </w:r>
            <w:proofErr w:type="spellStart"/>
            <w:r w:rsidRPr="001F42D3">
              <w:t>wctp-IHEPCDACMLocation</w:t>
            </w:r>
            <w:proofErr w:type="spellEnd"/>
            <w:r w:rsidRPr="001F42D3">
              <w:t xml:space="preserve"> element with a physical </w:t>
            </w:r>
            <w:proofErr w:type="gramStart"/>
            <w:r w:rsidRPr="001F42D3">
              <w:t>type</w:t>
            </w:r>
            <w:proofErr w:type="gramEnd"/>
            <w:r w:rsidRPr="001F42D3">
              <w:t xml:space="preserve"> attribute of “bd” as defined in the FHIR Location Physical Type value set.</w:t>
            </w:r>
          </w:p>
        </w:tc>
      </w:tr>
    </w:tbl>
    <w:p w14:paraId="0B4F78BE" w14:textId="77777777" w:rsidR="00D04981" w:rsidRPr="001F42D3" w:rsidRDefault="00D04981" w:rsidP="00AE6681">
      <w:pPr>
        <w:pStyle w:val="BodyText"/>
      </w:pPr>
    </w:p>
    <w:p w14:paraId="2EBF1B91" w14:textId="25AA24B8" w:rsidR="00166EF7" w:rsidRPr="001F42D3" w:rsidRDefault="00166EF7" w:rsidP="00AE6681">
      <w:pPr>
        <w:pStyle w:val="BodyText"/>
      </w:pPr>
      <w:r w:rsidRPr="001F42D3">
        <w:t xml:space="preserve">The update action is the action that an ACM AC should take for a previous </w:t>
      </w:r>
      <w:proofErr w:type="spellStart"/>
      <w:r w:rsidRPr="001F42D3">
        <w:t>wctp-SubmitRequest</w:t>
      </w:r>
      <w:proofErr w:type="spellEnd"/>
      <w:r w:rsidRPr="001F42D3">
        <w:t xml:space="preserve"> message</w:t>
      </w:r>
      <w:r w:rsidR="009424A7" w:rsidRPr="001F42D3">
        <w:t xml:space="preserve">. </w:t>
      </w:r>
      <w:r w:rsidRPr="001F42D3">
        <w:t>It is sent by an ACM Alert Manager to an ACM Alert Communicator</w:t>
      </w:r>
      <w:r w:rsidR="009424A7" w:rsidRPr="001F42D3">
        <w:t xml:space="preserve">. </w:t>
      </w:r>
      <w:r w:rsidRPr="001F42D3">
        <w:t>The available values are CANCEL, ESCALATE, and DEESCALATE.</w:t>
      </w:r>
    </w:p>
    <w:p w14:paraId="520CCEBA" w14:textId="4989B667" w:rsidR="00B11855" w:rsidRPr="001F42D3" w:rsidRDefault="00CE1CA8" w:rsidP="00B34AEB">
      <w:pPr>
        <w:pStyle w:val="Heading2"/>
        <w:numPr>
          <w:ilvl w:val="0"/>
          <w:numId w:val="0"/>
        </w:numPr>
        <w:rPr>
          <w:noProof w:val="0"/>
        </w:rPr>
      </w:pPr>
      <w:bookmarkStart w:id="1501" w:name="_Toc401769911"/>
      <w:bookmarkStart w:id="1502" w:name="_Toc181625283"/>
      <w:r w:rsidRPr="001F42D3">
        <w:rPr>
          <w:noProof w:val="0"/>
        </w:rPr>
        <w:t xml:space="preserve">K.8 </w:t>
      </w:r>
      <w:r w:rsidR="003D003E" w:rsidRPr="001F42D3">
        <w:rPr>
          <w:noProof w:val="0"/>
        </w:rPr>
        <w:t>WCTP client–server messages and responses</w:t>
      </w:r>
      <w:bookmarkEnd w:id="1501"/>
      <w:bookmarkEnd w:id="1502"/>
    </w:p>
    <w:p w14:paraId="5063860B" w14:textId="77777777" w:rsidR="00B11855" w:rsidRPr="001F42D3" w:rsidRDefault="003D003E" w:rsidP="00AE6681">
      <w:pPr>
        <w:pStyle w:val="BodyText"/>
      </w:pPr>
      <w:r w:rsidRPr="001F42D3">
        <w:t>Sections are indicated as message classification – message type – usage indication</w:t>
      </w:r>
    </w:p>
    <w:p w14:paraId="151A30FC" w14:textId="65D3A9FC" w:rsidR="00B11855" w:rsidRPr="001F42D3" w:rsidRDefault="003D003E" w:rsidP="00AE6681">
      <w:pPr>
        <w:pStyle w:val="BodyText"/>
      </w:pPr>
      <w:r w:rsidRPr="001F42D3">
        <w:t>The message classification is either Administrative or the IHE PCD ACM message (</w:t>
      </w:r>
      <w:r w:rsidR="00901663" w:rsidRPr="001F42D3">
        <w:t>PCD-06</w:t>
      </w:r>
      <w:r w:rsidRPr="001F42D3">
        <w:t xml:space="preserve">, </w:t>
      </w:r>
      <w:r w:rsidR="00901663" w:rsidRPr="001F42D3">
        <w:t>PCD-07</w:t>
      </w:r>
      <w:r w:rsidRPr="001F42D3">
        <w:t>, etc.)</w:t>
      </w:r>
    </w:p>
    <w:p w14:paraId="28D5F6FC" w14:textId="77777777" w:rsidR="00B11855" w:rsidRPr="001F42D3" w:rsidRDefault="003D003E" w:rsidP="00AE6681">
      <w:pPr>
        <w:pStyle w:val="BodyText"/>
      </w:pPr>
      <w:r w:rsidRPr="001F42D3">
        <w:t>The messages type is the WCTP interface specification operation types.</w:t>
      </w:r>
    </w:p>
    <w:p w14:paraId="3370E74E" w14:textId="0064B551" w:rsidR="00B11855" w:rsidRPr="001F42D3" w:rsidRDefault="003D003E" w:rsidP="00AE6681">
      <w:pPr>
        <w:pStyle w:val="BodyText"/>
      </w:pPr>
      <w:r w:rsidRPr="001F42D3">
        <w:t xml:space="preserve">The usage indication is used to distinctively indicate different uses for the same IHE PCD ACM message, like when MCR is not supported, supported but unpaired, or supported and paired, or to convey ACM </w:t>
      </w:r>
      <w:r w:rsidR="00CA3A2C" w:rsidRPr="001F42D3">
        <w:t>Profile</w:t>
      </w:r>
      <w:r w:rsidRPr="001F42D3">
        <w:t xml:space="preserve"> proprietary extensions to WCTP like those needed to convey alert </w:t>
      </w:r>
      <w:r w:rsidRPr="001F42D3">
        <w:lastRenderedPageBreak/>
        <w:t xml:space="preserve">associated evidentiary information from the ACM </w:t>
      </w:r>
      <w:r w:rsidR="009E2B46" w:rsidRPr="001F42D3">
        <w:t>Alert Manager</w:t>
      </w:r>
      <w:r w:rsidRPr="001F42D3">
        <w:t xml:space="preserve"> to the ACM </w:t>
      </w:r>
      <w:r w:rsidR="00916BBE" w:rsidRPr="001F42D3">
        <w:t>Alert Communicator</w:t>
      </w:r>
      <w:r w:rsidRPr="001F42D3">
        <w:t>.</w:t>
      </w:r>
    </w:p>
    <w:p w14:paraId="0D66794D" w14:textId="3F25D1FF" w:rsidR="00B11855" w:rsidRPr="001F42D3" w:rsidRDefault="00CE1CA8" w:rsidP="00B34AEB">
      <w:pPr>
        <w:pStyle w:val="Heading3"/>
        <w:numPr>
          <w:ilvl w:val="0"/>
          <w:numId w:val="0"/>
        </w:numPr>
        <w:rPr>
          <w:noProof w:val="0"/>
        </w:rPr>
      </w:pPr>
      <w:bookmarkStart w:id="1503" w:name="_Toc401769912"/>
      <w:bookmarkStart w:id="1504" w:name="_Toc181625284"/>
      <w:r w:rsidRPr="001F42D3">
        <w:rPr>
          <w:noProof w:val="0"/>
        </w:rPr>
        <w:t xml:space="preserve">K.8.1 </w:t>
      </w:r>
      <w:r w:rsidR="003D003E" w:rsidRPr="001F42D3">
        <w:rPr>
          <w:noProof w:val="0"/>
        </w:rPr>
        <w:t xml:space="preserve">Administrative </w:t>
      </w:r>
      <w:r w:rsidR="00B71DAC" w:rsidRPr="001F42D3">
        <w:rPr>
          <w:noProof w:val="0"/>
        </w:rPr>
        <w:t>–</w:t>
      </w:r>
      <w:r w:rsidR="003D003E" w:rsidRPr="001F42D3">
        <w:rPr>
          <w:noProof w:val="0"/>
        </w:rPr>
        <w:t xml:space="preserve"> </w:t>
      </w:r>
      <w:proofErr w:type="spellStart"/>
      <w:r w:rsidR="003D003E" w:rsidRPr="001F42D3">
        <w:rPr>
          <w:noProof w:val="0"/>
        </w:rPr>
        <w:t>wctp-VersionQuery</w:t>
      </w:r>
      <w:bookmarkEnd w:id="1503"/>
      <w:bookmarkEnd w:id="1504"/>
      <w:proofErr w:type="spellEnd"/>
    </w:p>
    <w:p w14:paraId="2F4829E8" w14:textId="328C9308" w:rsidR="00B11855" w:rsidRPr="001F42D3" w:rsidRDefault="003D003E" w:rsidP="00AE6681">
      <w:pPr>
        <w:pStyle w:val="BodyText"/>
        <w:rPr>
          <w:rStyle w:val="Strong"/>
        </w:rPr>
      </w:pPr>
      <w:r w:rsidRPr="001F42D3">
        <w:t xml:space="preserve">This message is used to determine </w:t>
      </w:r>
      <w:proofErr w:type="gramStart"/>
      <w:r w:rsidRPr="001F42D3">
        <w:t>whether or not</w:t>
      </w:r>
      <w:proofErr w:type="gramEnd"/>
      <w:r w:rsidRPr="001F42D3">
        <w:t xml:space="preserve"> the WCTP server, the ACM </w:t>
      </w:r>
      <w:r w:rsidR="00916BBE" w:rsidRPr="001F42D3">
        <w:t>Alert Communicator</w:t>
      </w:r>
      <w:r w:rsidRPr="001F42D3">
        <w:t xml:space="preserve">, supports Multiple Choice Response (MCR) pairs on </w:t>
      </w:r>
      <w:proofErr w:type="spellStart"/>
      <w:r w:rsidRPr="001F42D3">
        <w:t>SubmitRequest</w:t>
      </w:r>
      <w:proofErr w:type="spellEnd"/>
      <w:r w:rsidRPr="001F42D3">
        <w:t xml:space="preserve"> messages. See WCTP version above.</w:t>
      </w:r>
    </w:p>
    <w:p w14:paraId="7E7C8630" w14:textId="77777777" w:rsidR="00B11855" w:rsidRPr="001F42D3" w:rsidRDefault="00B11855" w:rsidP="00CF5627">
      <w:pPr>
        <w:pStyle w:val="BodyText"/>
      </w:pPr>
    </w:p>
    <w:p w14:paraId="0A34E8A3" w14:textId="77777777" w:rsidR="00B11855" w:rsidRPr="001F42D3" w:rsidRDefault="003D003E" w:rsidP="00AE6681">
      <w:pPr>
        <w:pStyle w:val="TableXML"/>
        <w:rPr>
          <w:noProof w:val="0"/>
        </w:rPr>
      </w:pPr>
      <w:r w:rsidRPr="001F42D3">
        <w:rPr>
          <w:noProof w:val="0"/>
        </w:rPr>
        <w:t>&lt;?xml version="1.0"?&gt;</w:t>
      </w:r>
    </w:p>
    <w:p w14:paraId="2ACD58CF"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 &gt;</w:t>
      </w:r>
    </w:p>
    <w:p w14:paraId="22D4BB64"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5625BC0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wctp-VersionQuery</w:t>
      </w:r>
      <w:proofErr w:type="spellEnd"/>
      <w:r w:rsidRPr="001F42D3">
        <w:rPr>
          <w:noProof w:val="0"/>
        </w:rPr>
        <w:t xml:space="preserve"> inquirer="</w:t>
      </w:r>
      <w:r w:rsidRPr="001F42D3">
        <w:rPr>
          <w:noProof w:val="0"/>
          <w:color w:val="FF0000"/>
        </w:rPr>
        <w:t>push response URI</w:t>
      </w:r>
      <w:r w:rsidRPr="001F42D3">
        <w:rPr>
          <w:noProof w:val="0"/>
        </w:rPr>
        <w:t xml:space="preserve">" </w:t>
      </w:r>
      <w:proofErr w:type="spellStart"/>
      <w:r w:rsidRPr="001F42D3">
        <w:rPr>
          <w:noProof w:val="0"/>
        </w:rPr>
        <w:t>listDTDs</w:t>
      </w:r>
      <w:proofErr w:type="spellEnd"/>
      <w:r w:rsidRPr="001F42D3">
        <w:rPr>
          <w:noProof w:val="0"/>
        </w:rPr>
        <w:t>="yes"/&gt;</w:t>
      </w:r>
    </w:p>
    <w:p w14:paraId="00AB2413"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7B0674B3" w14:textId="214F6AC5" w:rsidR="00B11855" w:rsidRPr="001F42D3" w:rsidRDefault="00CE1CA8" w:rsidP="00B34AEB">
      <w:pPr>
        <w:pStyle w:val="Heading3"/>
        <w:numPr>
          <w:ilvl w:val="0"/>
          <w:numId w:val="0"/>
        </w:numPr>
        <w:rPr>
          <w:noProof w:val="0"/>
        </w:rPr>
      </w:pPr>
      <w:bookmarkStart w:id="1505" w:name="_Toc497485679"/>
      <w:bookmarkStart w:id="1506" w:name="_Toc497486016"/>
      <w:bookmarkStart w:id="1507" w:name="_Toc497486243"/>
      <w:bookmarkStart w:id="1508" w:name="_Toc497486520"/>
      <w:bookmarkStart w:id="1509" w:name="_Toc497486747"/>
      <w:bookmarkStart w:id="1510" w:name="_Toc497493616"/>
      <w:bookmarkStart w:id="1511" w:name="_Toc401769913"/>
      <w:bookmarkStart w:id="1512" w:name="_Toc181625285"/>
      <w:bookmarkEnd w:id="1505"/>
      <w:bookmarkEnd w:id="1506"/>
      <w:bookmarkEnd w:id="1507"/>
      <w:bookmarkEnd w:id="1508"/>
      <w:bookmarkEnd w:id="1509"/>
      <w:bookmarkEnd w:id="1510"/>
      <w:r w:rsidRPr="001F42D3">
        <w:rPr>
          <w:noProof w:val="0"/>
        </w:rPr>
        <w:t xml:space="preserve">K.8.2 </w:t>
      </w:r>
      <w:r w:rsidR="003D003E" w:rsidRPr="001F42D3">
        <w:rPr>
          <w:noProof w:val="0"/>
        </w:rPr>
        <w:t xml:space="preserve">Administrative </w:t>
      </w:r>
      <w:r w:rsidR="00B71DAC" w:rsidRPr="001F42D3">
        <w:rPr>
          <w:noProof w:val="0"/>
        </w:rPr>
        <w:t>–</w:t>
      </w:r>
      <w:r w:rsidR="003D003E" w:rsidRPr="001F42D3">
        <w:rPr>
          <w:noProof w:val="0"/>
        </w:rPr>
        <w:t xml:space="preserve"> </w:t>
      </w:r>
      <w:proofErr w:type="spellStart"/>
      <w:r w:rsidR="003D003E" w:rsidRPr="001F42D3">
        <w:rPr>
          <w:noProof w:val="0"/>
        </w:rPr>
        <w:t>wctp-VersionResponse</w:t>
      </w:r>
      <w:bookmarkEnd w:id="1511"/>
      <w:bookmarkEnd w:id="1512"/>
      <w:proofErr w:type="spellEnd"/>
    </w:p>
    <w:p w14:paraId="41B7FC40" w14:textId="77777777" w:rsidR="00B11855" w:rsidRPr="001F42D3" w:rsidRDefault="003D003E" w:rsidP="00B07DBC">
      <w:pPr>
        <w:pStyle w:val="BodyText"/>
      </w:pPr>
      <w:r w:rsidRPr="001F42D3">
        <w:t xml:space="preserve">This message is used when </w:t>
      </w:r>
      <w:proofErr w:type="spellStart"/>
      <w:r w:rsidRPr="001F42D3">
        <w:rPr>
          <w:rStyle w:val="Strong"/>
        </w:rPr>
        <w:t>VersionQuery</w:t>
      </w:r>
      <w:proofErr w:type="spellEnd"/>
      <w:r w:rsidRPr="001F42D3">
        <w:t xml:space="preserve"> operation is not supported.</w:t>
      </w:r>
    </w:p>
    <w:p w14:paraId="4A54FB97" w14:textId="77777777" w:rsidR="00B11855" w:rsidRPr="001F42D3" w:rsidRDefault="00B11855" w:rsidP="00CF5627">
      <w:pPr>
        <w:pStyle w:val="BodyText"/>
      </w:pPr>
    </w:p>
    <w:p w14:paraId="3944AF9D" w14:textId="77777777" w:rsidR="00B11855" w:rsidRPr="001F42D3" w:rsidRDefault="003D003E" w:rsidP="00AE6681">
      <w:pPr>
        <w:pStyle w:val="TableXML"/>
        <w:rPr>
          <w:noProof w:val="0"/>
        </w:rPr>
      </w:pPr>
      <w:r w:rsidRPr="001F42D3">
        <w:rPr>
          <w:noProof w:val="0"/>
        </w:rPr>
        <w:t>&lt;?xml version="1.0"?&gt;</w:t>
      </w:r>
    </w:p>
    <w:p w14:paraId="1B11F91F"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1B8EE0FF"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535A5C1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4C8BED2B"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-Failure </w:t>
      </w:r>
      <w:proofErr w:type="spellStart"/>
      <w:r w:rsidRPr="001F42D3">
        <w:rPr>
          <w:noProof w:val="0"/>
        </w:rPr>
        <w:t>errorCode</w:t>
      </w:r>
      <w:proofErr w:type="spellEnd"/>
      <w:r w:rsidRPr="001F42D3">
        <w:rPr>
          <w:noProof w:val="0"/>
        </w:rPr>
        <w:t xml:space="preserve">="300" </w:t>
      </w:r>
      <w:proofErr w:type="spellStart"/>
      <w:r w:rsidRPr="001F42D3">
        <w:rPr>
          <w:noProof w:val="0"/>
        </w:rPr>
        <w:t>errorText</w:t>
      </w:r>
      <w:proofErr w:type="spellEnd"/>
      <w:r w:rsidRPr="001F42D3">
        <w:rPr>
          <w:noProof w:val="0"/>
        </w:rPr>
        <w:t>="Operation not supported."&gt;</w:t>
      </w:r>
    </w:p>
    <w:p w14:paraId="2F166C6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-Failure&gt;</w:t>
      </w:r>
    </w:p>
    <w:p w14:paraId="0A4986D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41C663EF"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0BFB09FC" w14:textId="77777777" w:rsidR="004F1718" w:rsidRPr="001F42D3" w:rsidRDefault="004F1718" w:rsidP="00A92110">
      <w:pPr>
        <w:pStyle w:val="BodyText"/>
      </w:pPr>
    </w:p>
    <w:p w14:paraId="72F49765" w14:textId="55F172FF" w:rsidR="009F4303" w:rsidRPr="001F42D3" w:rsidRDefault="003D003E" w:rsidP="00A92110">
      <w:pPr>
        <w:pStyle w:val="BodyText"/>
      </w:pPr>
      <w:r w:rsidRPr="001F42D3">
        <w:t xml:space="preserve">The assumption </w:t>
      </w:r>
      <w:proofErr w:type="gramStart"/>
      <w:r w:rsidRPr="001F42D3">
        <w:t>to</w:t>
      </w:r>
      <w:proofErr w:type="gramEnd"/>
      <w:r w:rsidRPr="001F42D3">
        <w:t xml:space="preserve"> this response is that the ACM </w:t>
      </w:r>
      <w:r w:rsidR="009E2B46" w:rsidRPr="001F42D3">
        <w:t>Alert Manager</w:t>
      </w:r>
      <w:r w:rsidRPr="001F42D3">
        <w:t xml:space="preserve"> is to use only WCTP 1.1 XML messages and not later, e.g., </w:t>
      </w:r>
      <w:proofErr w:type="gramStart"/>
      <w:r w:rsidRPr="001F42D3">
        <w:t>is</w:t>
      </w:r>
      <w:proofErr w:type="gramEnd"/>
      <w:r w:rsidRPr="001F42D3">
        <w:t xml:space="preserve"> no support for MCR.</w:t>
      </w:r>
      <w:bookmarkStart w:id="1513" w:name="_Toc401769914"/>
    </w:p>
    <w:p w14:paraId="2C60FA26" w14:textId="758FA6D1" w:rsidR="009F4303" w:rsidRPr="001F42D3" w:rsidRDefault="00CE1CA8" w:rsidP="00B34AEB">
      <w:pPr>
        <w:pStyle w:val="Heading3"/>
        <w:numPr>
          <w:ilvl w:val="0"/>
          <w:numId w:val="0"/>
        </w:numPr>
        <w:rPr>
          <w:noProof w:val="0"/>
        </w:rPr>
      </w:pPr>
      <w:bookmarkStart w:id="1514" w:name="_Toc181625286"/>
      <w:r w:rsidRPr="001F42D3">
        <w:rPr>
          <w:noProof w:val="0"/>
        </w:rPr>
        <w:t xml:space="preserve">K.8.3 </w:t>
      </w:r>
      <w:r w:rsidR="009F4303" w:rsidRPr="001F42D3">
        <w:rPr>
          <w:noProof w:val="0"/>
        </w:rPr>
        <w:t xml:space="preserve">Administrative </w:t>
      </w:r>
      <w:bookmarkStart w:id="1515" w:name="OLE_LINK18"/>
      <w:bookmarkStart w:id="1516" w:name="OLE_LINK19"/>
      <w:bookmarkStart w:id="1517" w:name="OLE_LINK20"/>
      <w:bookmarkStart w:id="1518" w:name="OLE_LINK21"/>
      <w:bookmarkStart w:id="1519" w:name="OLE_LINK22"/>
      <w:bookmarkStart w:id="1520" w:name="OLE_LINK23"/>
      <w:r w:rsidR="009F4303" w:rsidRPr="001F42D3">
        <w:rPr>
          <w:noProof w:val="0"/>
        </w:rPr>
        <w:t>–</w:t>
      </w:r>
      <w:bookmarkEnd w:id="1515"/>
      <w:bookmarkEnd w:id="1516"/>
      <w:bookmarkEnd w:id="1517"/>
      <w:bookmarkEnd w:id="1518"/>
      <w:bookmarkEnd w:id="1519"/>
      <w:bookmarkEnd w:id="1520"/>
      <w:r w:rsidR="009F4303" w:rsidRPr="001F42D3">
        <w:rPr>
          <w:noProof w:val="0"/>
        </w:rPr>
        <w:t xml:space="preserve"> </w:t>
      </w:r>
      <w:proofErr w:type="spellStart"/>
      <w:r w:rsidR="009F4303" w:rsidRPr="001F42D3">
        <w:rPr>
          <w:noProof w:val="0"/>
        </w:rPr>
        <w:t>wctp-VersionResponse</w:t>
      </w:r>
      <w:bookmarkEnd w:id="1514"/>
      <w:proofErr w:type="spellEnd"/>
    </w:p>
    <w:bookmarkEnd w:id="1513"/>
    <w:p w14:paraId="1F695268" w14:textId="77777777" w:rsidR="00B11855" w:rsidRPr="001F42D3" w:rsidRDefault="003D003E" w:rsidP="00A92110">
      <w:pPr>
        <w:ind w:hanging="2"/>
      </w:pPr>
      <w:r w:rsidRPr="001F42D3">
        <w:t xml:space="preserve">This message is used when </w:t>
      </w:r>
      <w:r w:rsidRPr="001F42D3">
        <w:rPr>
          <w:rStyle w:val="Strong"/>
        </w:rPr>
        <w:t>Version Query</w:t>
      </w:r>
      <w:r w:rsidRPr="001F42D3">
        <w:t xml:space="preserve"> operation is supported.</w:t>
      </w:r>
    </w:p>
    <w:p w14:paraId="438AD8D3" w14:textId="77777777" w:rsidR="00B11855" w:rsidRPr="001F42D3" w:rsidRDefault="003D003E" w:rsidP="00AE6681">
      <w:pPr>
        <w:pStyle w:val="TableXML"/>
        <w:rPr>
          <w:noProof w:val="0"/>
        </w:rPr>
      </w:pPr>
      <w:r w:rsidRPr="001F42D3">
        <w:rPr>
          <w:noProof w:val="0"/>
        </w:rPr>
        <w:t>&lt;?xml version="1.0" encoding="utf-8"?&gt;</w:t>
      </w:r>
    </w:p>
    <w:p w14:paraId="40ACF968"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6E8F40E"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71E79EC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wctp-VersionResponse</w:t>
      </w:r>
      <w:proofErr w:type="spellEnd"/>
      <w:r w:rsidRPr="001F42D3">
        <w:rPr>
          <w:noProof w:val="0"/>
        </w:rPr>
        <w:t xml:space="preserve"> inquirer="</w:t>
      </w:r>
      <w:r w:rsidRPr="001F42D3">
        <w:rPr>
          <w:noProof w:val="0"/>
          <w:color w:val="FF0000"/>
        </w:rPr>
        <w:t>push response URI</w:t>
      </w:r>
      <w:r w:rsidRPr="001F42D3">
        <w:rPr>
          <w:noProof w:val="0"/>
        </w:rPr>
        <w:t>" responder="</w:t>
      </w:r>
      <w:r w:rsidRPr="001F42D3">
        <w:rPr>
          <w:noProof w:val="0"/>
          <w:color w:val="FF0000"/>
        </w:rPr>
        <w:t>responder name</w:t>
      </w:r>
      <w:r w:rsidRPr="001F42D3">
        <w:rPr>
          <w:noProof w:val="0"/>
        </w:rPr>
        <w:t xml:space="preserve">" </w:t>
      </w:r>
      <w:proofErr w:type="spellStart"/>
      <w:r w:rsidRPr="001F42D3">
        <w:rPr>
          <w:noProof w:val="0"/>
        </w:rPr>
        <w:t>dateTimeOfRsp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dateTimeOfReq</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invalidAfter</w:t>
      </w:r>
      <w:proofErr w:type="spellEnd"/>
      <w:r w:rsidRPr="001F42D3">
        <w:rPr>
          <w:noProof w:val="0"/>
        </w:rPr>
        <w:t>="</w:t>
      </w:r>
      <w:r w:rsidRPr="001F42D3">
        <w:rPr>
          <w:noProof w:val="0"/>
          <w:color w:val="FF0000"/>
        </w:rPr>
        <w:t>timestamp</w:t>
      </w:r>
      <w:r w:rsidRPr="001F42D3">
        <w:rPr>
          <w:noProof w:val="0"/>
        </w:rPr>
        <w:t>"&gt;</w:t>
      </w:r>
    </w:p>
    <w:p w14:paraId="5DC3A630"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wctp-ContactInfo</w:t>
      </w:r>
      <w:proofErr w:type="spellEnd"/>
      <w:r w:rsidRPr="001F42D3">
        <w:rPr>
          <w:noProof w:val="0"/>
        </w:rPr>
        <w:t xml:space="preserve"> email="</w:t>
      </w:r>
      <w:r w:rsidRPr="001F42D3">
        <w:rPr>
          <w:noProof w:val="0"/>
          <w:color w:val="FF0000"/>
        </w:rPr>
        <w:t>e-mail address</w:t>
      </w:r>
      <w:r w:rsidRPr="001F42D3">
        <w:rPr>
          <w:noProof w:val="0"/>
        </w:rPr>
        <w:t>" phone="</w:t>
      </w:r>
      <w:r w:rsidRPr="001F42D3">
        <w:rPr>
          <w:noProof w:val="0"/>
          <w:color w:val="FF0000"/>
        </w:rPr>
        <w:t>phone number</w:t>
      </w:r>
      <w:r w:rsidRPr="001F42D3">
        <w:rPr>
          <w:noProof w:val="0"/>
        </w:rPr>
        <w:t>" www="</w:t>
      </w:r>
      <w:r w:rsidRPr="001F42D3">
        <w:rPr>
          <w:noProof w:val="0"/>
          <w:color w:val="FF0000"/>
        </w:rPr>
        <w:t>web site</w:t>
      </w:r>
      <w:r w:rsidRPr="001F42D3">
        <w:rPr>
          <w:noProof w:val="0"/>
        </w:rPr>
        <w:t>" info="</w:t>
      </w:r>
      <w:r w:rsidRPr="001F42D3">
        <w:rPr>
          <w:noProof w:val="0"/>
          <w:color w:val="FF0000"/>
        </w:rPr>
        <w:t>info string</w:t>
      </w:r>
      <w:r w:rsidRPr="001F42D3">
        <w:rPr>
          <w:noProof w:val="0"/>
        </w:rPr>
        <w:t>" /&gt;</w:t>
      </w:r>
    </w:p>
    <w:p w14:paraId="35CB748D"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wctp-DTDSupport</w:t>
      </w:r>
      <w:proofErr w:type="spellEnd"/>
      <w:r w:rsidRPr="001F42D3">
        <w:rPr>
          <w:noProof w:val="0"/>
        </w:rPr>
        <w:t xml:space="preserve"> </w:t>
      </w:r>
      <w:proofErr w:type="spellStart"/>
      <w:r w:rsidRPr="001F42D3">
        <w:rPr>
          <w:noProof w:val="0"/>
        </w:rPr>
        <w:t>supportType</w:t>
      </w:r>
      <w:proofErr w:type="spellEnd"/>
      <w:r w:rsidRPr="001F42D3">
        <w:rPr>
          <w:noProof w:val="0"/>
        </w:rPr>
        <w:t xml:space="preserve">="Supported" </w:t>
      </w:r>
      <w:proofErr w:type="spellStart"/>
      <w:r w:rsidRPr="001F42D3">
        <w:rPr>
          <w:noProof w:val="0"/>
        </w:rPr>
        <w:t>dtdName</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verToken</w:t>
      </w:r>
      <w:proofErr w:type="spellEnd"/>
      <w:r w:rsidRPr="001F42D3">
        <w:rPr>
          <w:noProof w:val="0"/>
        </w:rPr>
        <w:t>="11AA" /&gt;</w:t>
      </w:r>
    </w:p>
    <w:p w14:paraId="59431B6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wctp-VersionResponse</w:t>
      </w:r>
      <w:proofErr w:type="spellEnd"/>
      <w:r w:rsidRPr="001F42D3">
        <w:rPr>
          <w:noProof w:val="0"/>
        </w:rPr>
        <w:t>&gt;</w:t>
      </w:r>
    </w:p>
    <w:p w14:paraId="7E7EA0D1"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5AEC7BCB" w14:textId="77777777" w:rsidR="00B11855" w:rsidRPr="001F42D3" w:rsidRDefault="00B11855" w:rsidP="00CF5627">
      <w:pPr>
        <w:pStyle w:val="BodyText"/>
      </w:pPr>
    </w:p>
    <w:p w14:paraId="3D55FCFA" w14:textId="77777777" w:rsidR="00B11855" w:rsidRPr="001F42D3" w:rsidRDefault="003D003E" w:rsidP="00AE6681">
      <w:pPr>
        <w:pStyle w:val="BodyText"/>
      </w:pPr>
      <w:r w:rsidRPr="001F42D3">
        <w:lastRenderedPageBreak/>
        <w:t xml:space="preserve">A response </w:t>
      </w:r>
      <w:proofErr w:type="spellStart"/>
      <w:r w:rsidRPr="001F42D3">
        <w:t>dtdName</w:t>
      </w:r>
      <w:proofErr w:type="spellEnd"/>
      <w:r w:rsidRPr="001F42D3">
        <w:t xml:space="preserve"> of "wctp-dtd-v1r3" indicates support for ACM </w:t>
      </w:r>
      <w:r w:rsidR="00CA3A2C" w:rsidRPr="001F42D3">
        <w:t>Profile</w:t>
      </w:r>
      <w:r w:rsidRPr="001F42D3">
        <w:t xml:space="preserve"> conformant WCTP version 1.3 which indicates support for Multiple Choice Response (MCR) pairs on WCTP </w:t>
      </w:r>
      <w:proofErr w:type="spellStart"/>
      <w:r w:rsidRPr="001F42D3">
        <w:t>SubmitRequest</w:t>
      </w:r>
      <w:proofErr w:type="spellEnd"/>
      <w:r w:rsidRPr="001F42D3">
        <w:t xml:space="preserve"> messages. MCR pairs are used to populate soft keys on wireless device operator interfaces and so that the reply value can be vendor specific and still be presented in a vendor agnostic manner. A response of </w:t>
      </w:r>
      <w:proofErr w:type="spellStart"/>
      <w:r w:rsidRPr="001F42D3">
        <w:t>dtdName</w:t>
      </w:r>
      <w:proofErr w:type="spellEnd"/>
      <w:r w:rsidRPr="001F42D3">
        <w:t xml:space="preserve"> of "wctp-dtd-v1r2" indicates support for WCTP 1.2 which supports non-paired MCR.</w:t>
      </w:r>
    </w:p>
    <w:p w14:paraId="26D6E1AE" w14:textId="663BDD6F" w:rsidR="00B11855" w:rsidRPr="001F42D3" w:rsidRDefault="00CE1CA8" w:rsidP="00B34AEB">
      <w:pPr>
        <w:pStyle w:val="Heading3"/>
        <w:numPr>
          <w:ilvl w:val="0"/>
          <w:numId w:val="0"/>
        </w:numPr>
        <w:rPr>
          <w:noProof w:val="0"/>
        </w:rPr>
      </w:pPr>
      <w:bookmarkStart w:id="1521" w:name="_Toc401769916"/>
      <w:bookmarkStart w:id="1522" w:name="_Toc181625287"/>
      <w:r w:rsidRPr="001F42D3">
        <w:rPr>
          <w:noProof w:val="0"/>
        </w:rPr>
        <w:t xml:space="preserve">K.8.4 </w:t>
      </w:r>
      <w:r w:rsidR="003D003E" w:rsidRPr="001F42D3">
        <w:rPr>
          <w:noProof w:val="0"/>
        </w:rPr>
        <w:t xml:space="preserve">IHE PCD-06  </w:t>
      </w:r>
      <w:r w:rsidR="00B71DAC" w:rsidRPr="001F42D3">
        <w:rPr>
          <w:noProof w:val="0"/>
        </w:rPr>
        <w:t>–</w:t>
      </w:r>
      <w:r w:rsidR="003D003E" w:rsidRPr="001F42D3">
        <w:rPr>
          <w:noProof w:val="0"/>
        </w:rPr>
        <w:t xml:space="preserve"> </w:t>
      </w:r>
      <w:proofErr w:type="spellStart"/>
      <w:r w:rsidR="003D003E" w:rsidRPr="001F42D3">
        <w:rPr>
          <w:noProof w:val="0"/>
        </w:rPr>
        <w:t>wctp-SubmitRequest</w:t>
      </w:r>
      <w:proofErr w:type="spellEnd"/>
      <w:r w:rsidR="003D003E" w:rsidRPr="001F42D3">
        <w:rPr>
          <w:noProof w:val="0"/>
        </w:rPr>
        <w:t xml:space="preserve"> – no MCR</w:t>
      </w:r>
      <w:bookmarkEnd w:id="1521"/>
      <w:bookmarkEnd w:id="1522"/>
    </w:p>
    <w:p w14:paraId="1C9CA867" w14:textId="1492FF50"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MCR is not to be indicated because this is either a test message or the ACM </w:t>
      </w:r>
      <w:r w:rsidR="00916BBE" w:rsidRPr="001F42D3">
        <w:t>Alert Communicator</w:t>
      </w:r>
      <w:r w:rsidRPr="001F42D3">
        <w:t xml:space="preserve"> does not support MCR.</w:t>
      </w:r>
    </w:p>
    <w:p w14:paraId="40F5493D" w14:textId="77777777" w:rsidR="00B11855" w:rsidRPr="001F42D3" w:rsidRDefault="00B11855" w:rsidP="00AE6681">
      <w:pPr>
        <w:pStyle w:val="TableXML"/>
        <w:rPr>
          <w:noProof w:val="0"/>
        </w:rPr>
      </w:pPr>
    </w:p>
    <w:p w14:paraId="1D07907D" w14:textId="77777777" w:rsidR="00B11855" w:rsidRPr="001F42D3" w:rsidRDefault="003D003E" w:rsidP="00AE6681">
      <w:pPr>
        <w:pStyle w:val="TableXML"/>
        <w:rPr>
          <w:noProof w:val="0"/>
        </w:rPr>
      </w:pPr>
      <w:r w:rsidRPr="001F42D3">
        <w:rPr>
          <w:noProof w:val="0"/>
        </w:rPr>
        <w:t>&lt;?xml version="1.0"?&gt;</w:t>
      </w:r>
    </w:p>
    <w:p w14:paraId="463ED165"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2F3DC31"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10532F1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6242B01E"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336B472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3595EF0C"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="true" preformatted="true"/&gt;</w:t>
      </w:r>
    </w:p>
    <w:p w14:paraId="54008290"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329DBB09"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681D113F"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E2B9AF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-Alphanumeric&gt;</w:t>
      </w:r>
      <w:r w:rsidRPr="001F42D3">
        <w:rPr>
          <w:noProof w:val="0"/>
          <w:color w:val="FF0000"/>
        </w:rPr>
        <w:t>notification text</w:t>
      </w:r>
      <w:r w:rsidRPr="001F42D3">
        <w:rPr>
          <w:noProof w:val="0"/>
        </w:rPr>
        <w:t>&lt;/</w:t>
      </w:r>
      <w:proofErr w:type="spellStart"/>
      <w:r w:rsidRPr="001F42D3">
        <w:rPr>
          <w:noProof w:val="0"/>
        </w:rPr>
        <w:t>wctp</w:t>
      </w:r>
      <w:proofErr w:type="spellEnd"/>
      <w:r w:rsidRPr="001F42D3">
        <w:rPr>
          <w:noProof w:val="0"/>
        </w:rPr>
        <w:t>-Alphanumeric&gt;</w:t>
      </w:r>
    </w:p>
    <w:p w14:paraId="29E3EF7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2866488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76F92188"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5DB13A4D" w14:textId="429419B5" w:rsidR="00B11855" w:rsidRPr="001F42D3" w:rsidRDefault="00CE1CA8" w:rsidP="00B34AEB">
      <w:pPr>
        <w:pStyle w:val="Heading3"/>
        <w:numPr>
          <w:ilvl w:val="0"/>
          <w:numId w:val="0"/>
        </w:numPr>
        <w:rPr>
          <w:noProof w:val="0"/>
        </w:rPr>
      </w:pPr>
      <w:bookmarkStart w:id="1523" w:name="_Toc497485683"/>
      <w:bookmarkStart w:id="1524" w:name="_Toc497486020"/>
      <w:bookmarkStart w:id="1525" w:name="_Toc497486247"/>
      <w:bookmarkStart w:id="1526" w:name="_Toc497486524"/>
      <w:bookmarkStart w:id="1527" w:name="_Toc497486751"/>
      <w:bookmarkStart w:id="1528" w:name="_Toc497493620"/>
      <w:bookmarkStart w:id="1529" w:name="_Toc401769917"/>
      <w:bookmarkStart w:id="1530" w:name="_Toc181625288"/>
      <w:bookmarkEnd w:id="1523"/>
      <w:bookmarkEnd w:id="1524"/>
      <w:bookmarkEnd w:id="1525"/>
      <w:bookmarkEnd w:id="1526"/>
      <w:bookmarkEnd w:id="1527"/>
      <w:bookmarkEnd w:id="1528"/>
      <w:r w:rsidRPr="001F42D3">
        <w:rPr>
          <w:noProof w:val="0"/>
        </w:rPr>
        <w:t xml:space="preserve">K.8.5 </w:t>
      </w:r>
      <w:r w:rsidR="003D003E" w:rsidRPr="001F42D3">
        <w:rPr>
          <w:noProof w:val="0"/>
        </w:rPr>
        <w:t xml:space="preserve">IHE PCD-06  </w:t>
      </w:r>
      <w:r w:rsidR="00B71DAC" w:rsidRPr="001F42D3">
        <w:rPr>
          <w:noProof w:val="0"/>
        </w:rPr>
        <w:t>–</w:t>
      </w:r>
      <w:r w:rsidR="003D003E" w:rsidRPr="001F42D3">
        <w:rPr>
          <w:noProof w:val="0"/>
        </w:rPr>
        <w:t xml:space="preserve"> </w:t>
      </w:r>
      <w:proofErr w:type="spellStart"/>
      <w:r w:rsidR="003D003E" w:rsidRPr="001F42D3">
        <w:rPr>
          <w:noProof w:val="0"/>
        </w:rPr>
        <w:t>wctp-SubmitRequest</w:t>
      </w:r>
      <w:proofErr w:type="spellEnd"/>
      <w:r w:rsidR="003D003E" w:rsidRPr="001F42D3">
        <w:rPr>
          <w:noProof w:val="0"/>
        </w:rPr>
        <w:t xml:space="preserve"> – Unpaired MCR</w:t>
      </w:r>
      <w:bookmarkEnd w:id="1529"/>
      <w:bookmarkEnd w:id="1530"/>
    </w:p>
    <w:p w14:paraId="731681DF" w14:textId="12903265" w:rsidR="00B11855" w:rsidRPr="001F42D3" w:rsidRDefault="003D003E" w:rsidP="00AE6681">
      <w:pPr>
        <w:pStyle w:val="BodyText"/>
      </w:pPr>
      <w:r w:rsidRPr="001F42D3">
        <w:t xml:space="preserve">This message is used when the ACM </w:t>
      </w:r>
      <w:r w:rsidR="009E2B46" w:rsidRPr="001F42D3">
        <w:t>Alert Manager</w:t>
      </w:r>
      <w:r w:rsidRPr="001F42D3">
        <w:t xml:space="preserve"> wants to send a message to the ACM </w:t>
      </w:r>
      <w:r w:rsidR="00916BBE" w:rsidRPr="001F42D3">
        <w:t>Alert Communicator</w:t>
      </w:r>
      <w:r w:rsidRPr="001F42D3">
        <w:t xml:space="preserve"> and while MCR is to be indicated the ACM </w:t>
      </w:r>
      <w:r w:rsidR="00916BBE" w:rsidRPr="001F42D3">
        <w:t>Alert Communicator</w:t>
      </w:r>
      <w:r w:rsidRPr="001F42D3">
        <w:t xml:space="preserve"> does not support paired MCR so unpaired MCR is used.</w:t>
      </w:r>
    </w:p>
    <w:p w14:paraId="4181496A" w14:textId="77777777" w:rsidR="00B11855" w:rsidRPr="001F42D3" w:rsidRDefault="00B11855" w:rsidP="00EE391A">
      <w:pPr>
        <w:pStyle w:val="BodyText"/>
      </w:pPr>
    </w:p>
    <w:p w14:paraId="17EA35A9" w14:textId="77777777" w:rsidR="00B11855" w:rsidRPr="001F42D3" w:rsidRDefault="003D003E" w:rsidP="00B07DBC">
      <w:pPr>
        <w:pStyle w:val="TableXML"/>
        <w:rPr>
          <w:noProof w:val="0"/>
        </w:rPr>
      </w:pPr>
      <w:r w:rsidRPr="001F42D3">
        <w:rPr>
          <w:noProof w:val="0"/>
        </w:rPr>
        <w:t>&lt;?xml version="1.0"?&gt;</w:t>
      </w:r>
    </w:p>
    <w:p w14:paraId="0F19592F" w14:textId="77777777" w:rsidR="00B11855" w:rsidRPr="001F42D3" w:rsidRDefault="003D003E" w:rsidP="00B07DBC">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5A7F09CF" w14:textId="77777777" w:rsidR="00B11855" w:rsidRPr="001F42D3" w:rsidRDefault="003D003E" w:rsidP="00B07DBC">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56A82AB5"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0C7B39CC"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6E650AFE"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3563A1D8"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 xml:space="preserve">="true" preformatted="true" </w:t>
      </w:r>
      <w:proofErr w:type="spellStart"/>
      <w:r w:rsidRPr="001F42D3">
        <w:rPr>
          <w:noProof w:val="0"/>
        </w:rPr>
        <w:t>notifyWhenRead</w:t>
      </w:r>
      <w:proofErr w:type="spellEnd"/>
      <w:r w:rsidRPr="001F42D3">
        <w:rPr>
          <w:noProof w:val="0"/>
        </w:rPr>
        <w:t>="true"/&gt;</w:t>
      </w:r>
    </w:p>
    <w:p w14:paraId="4A44A0C7"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45D8CCCE"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2935E4DC" w14:textId="77777777" w:rsidR="00B11855" w:rsidRPr="001F42D3" w:rsidRDefault="003D003E" w:rsidP="00B07DBC">
      <w:pPr>
        <w:pStyle w:val="TableXML"/>
        <w:rPr>
          <w:noProof w:val="0"/>
        </w:rPr>
      </w:pPr>
      <w:r w:rsidRPr="001F42D3">
        <w:rPr>
          <w:noProof w:val="0"/>
        </w:rPr>
        <w:lastRenderedPageBreak/>
        <w:t xml:space="preserve">        &lt;</w:t>
      </w:r>
      <w:proofErr w:type="spellStart"/>
      <w:r w:rsidRPr="001F42D3">
        <w:rPr>
          <w:noProof w:val="0"/>
        </w:rPr>
        <w:t>wctp</w:t>
      </w:r>
      <w:proofErr w:type="spellEnd"/>
      <w:r w:rsidRPr="001F42D3">
        <w:rPr>
          <w:noProof w:val="0"/>
        </w:rPr>
        <w:t>-Payload&gt;</w:t>
      </w:r>
    </w:p>
    <w:p w14:paraId="1399A697"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08989A18"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wctp-MessageText</w:t>
      </w:r>
      <w:proofErr w:type="spellEnd"/>
      <w:r w:rsidRPr="001F42D3">
        <w:rPr>
          <w:noProof w:val="0"/>
        </w:rPr>
        <w:t>&gt;</w:t>
      </w:r>
      <w:r w:rsidRPr="001F42D3">
        <w:rPr>
          <w:noProof w:val="0"/>
          <w:color w:val="FF0000"/>
        </w:rPr>
        <w:t>notification text</w:t>
      </w:r>
      <w:r w:rsidRPr="001F42D3">
        <w:rPr>
          <w:noProof w:val="0"/>
        </w:rPr>
        <w:t>&lt;/</w:t>
      </w:r>
      <w:proofErr w:type="spellStart"/>
      <w:r w:rsidRPr="001F42D3">
        <w:rPr>
          <w:noProof w:val="0"/>
        </w:rPr>
        <w:t>wctp-MessageText</w:t>
      </w:r>
      <w:proofErr w:type="spellEnd"/>
      <w:r w:rsidRPr="001F42D3">
        <w:rPr>
          <w:noProof w:val="0"/>
        </w:rPr>
        <w:t>&gt;</w:t>
      </w:r>
    </w:p>
    <w:p w14:paraId="615C36C6"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-Choice&gt;Accept&lt;/</w:t>
      </w:r>
      <w:proofErr w:type="spellStart"/>
      <w:r w:rsidRPr="001F42D3">
        <w:rPr>
          <w:noProof w:val="0"/>
        </w:rPr>
        <w:t>wctp</w:t>
      </w:r>
      <w:proofErr w:type="spellEnd"/>
      <w:r w:rsidRPr="001F42D3">
        <w:rPr>
          <w:noProof w:val="0"/>
        </w:rPr>
        <w:t>-Choice&gt;</w:t>
      </w:r>
    </w:p>
    <w:p w14:paraId="29AE42A4"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-Choice&gt;Reject&lt;/</w:t>
      </w:r>
      <w:proofErr w:type="spellStart"/>
      <w:r w:rsidRPr="001F42D3">
        <w:rPr>
          <w:noProof w:val="0"/>
        </w:rPr>
        <w:t>wctp</w:t>
      </w:r>
      <w:proofErr w:type="spellEnd"/>
      <w:r w:rsidRPr="001F42D3">
        <w:rPr>
          <w:noProof w:val="0"/>
        </w:rPr>
        <w:t>-Choice&gt;</w:t>
      </w:r>
    </w:p>
    <w:p w14:paraId="7958DC2F" w14:textId="0DD649C3" w:rsidR="004A2E9B" w:rsidRPr="001F42D3" w:rsidRDefault="004A2E9B"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-Choice </w:t>
      </w:r>
      <w:proofErr w:type="spellStart"/>
      <w:r w:rsidRPr="001F42D3">
        <w:rPr>
          <w:noProof w:val="0"/>
        </w:rPr>
        <w:t>actionURI</w:t>
      </w:r>
      <w:proofErr w:type="spellEnd"/>
      <w:r w:rsidRPr="001F42D3">
        <w:rPr>
          <w:noProof w:val="0"/>
        </w:rPr>
        <w:t>="</w:t>
      </w:r>
      <w:proofErr w:type="spellStart"/>
      <w:r w:rsidRPr="001F42D3">
        <w:rPr>
          <w:noProof w:val="0"/>
        </w:rPr>
        <w:t>uriPrefix</w:t>
      </w:r>
      <w:proofErr w:type="spellEnd"/>
      <w:r w:rsidRPr="001F42D3">
        <w:rPr>
          <w:noProof w:val="0"/>
        </w:rPr>
        <w:t>://</w:t>
      </w:r>
      <w:proofErr w:type="spellStart"/>
      <w:r w:rsidRPr="001F42D3">
        <w:rPr>
          <w:noProof w:val="0"/>
        </w:rPr>
        <w:t>action?id</w:t>
      </w:r>
      <w:proofErr w:type="spellEnd"/>
      <w:r w:rsidRPr="001F42D3">
        <w:rPr>
          <w:noProof w:val="0"/>
        </w:rPr>
        <w:t xml:space="preserve">=123" </w:t>
      </w:r>
      <w:proofErr w:type="spellStart"/>
      <w:r w:rsidRPr="001F42D3">
        <w:rPr>
          <w:noProof w:val="0"/>
        </w:rPr>
        <w:t>actionURIPurpose</w:t>
      </w:r>
      <w:proofErr w:type="spellEnd"/>
      <w:r w:rsidRPr="001F42D3">
        <w:rPr>
          <w:noProof w:val="0"/>
        </w:rPr>
        <w:t>=”purpose” &gt;Accept&lt;/</w:t>
      </w:r>
      <w:proofErr w:type="spellStart"/>
      <w:r w:rsidRPr="001F42D3">
        <w:rPr>
          <w:noProof w:val="0"/>
        </w:rPr>
        <w:t>wctp</w:t>
      </w:r>
      <w:proofErr w:type="spellEnd"/>
      <w:r w:rsidRPr="001F42D3">
        <w:rPr>
          <w:noProof w:val="0"/>
        </w:rPr>
        <w:t>-Choice&gt;</w:t>
      </w:r>
    </w:p>
    <w:p w14:paraId="1D3F58F5"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22447E81"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8B5E9FD"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35DE618F" w14:textId="77777777" w:rsidR="00B11855" w:rsidRPr="001F42D3" w:rsidRDefault="003D003E" w:rsidP="00B07DBC">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BED9E7A" w14:textId="77777777" w:rsidR="004F1718" w:rsidRPr="001F42D3" w:rsidRDefault="004F1718" w:rsidP="00CF5627">
      <w:pPr>
        <w:pStyle w:val="BodyText"/>
      </w:pPr>
    </w:p>
    <w:p w14:paraId="61A2D61E" w14:textId="6B156ECD" w:rsidR="00B11855" w:rsidRPr="001F42D3" w:rsidRDefault="003D003E" w:rsidP="00AE6681">
      <w:pPr>
        <w:pStyle w:val="BodyText"/>
      </w:pPr>
      <w:r w:rsidRPr="001F42D3">
        <w:t xml:space="preserve">When using unpaired MCR the </w:t>
      </w:r>
      <w:proofErr w:type="spellStart"/>
      <w:r w:rsidRPr="001F42D3">
        <w:t>wctp</w:t>
      </w:r>
      <w:proofErr w:type="spellEnd"/>
      <w:r w:rsidRPr="001F42D3">
        <w:t xml:space="preserve">-Choice value selected by the endpoint device operator is the response data from the WCTP server (the ACM </w:t>
      </w:r>
      <w:r w:rsidR="00916BBE" w:rsidRPr="001F42D3">
        <w:t>Alert Communicator</w:t>
      </w:r>
      <w:r w:rsidRPr="001F42D3">
        <w:t xml:space="preserve">) back to the WCTP client (the ACM </w:t>
      </w:r>
      <w:r w:rsidR="009E2B46" w:rsidRPr="001F42D3">
        <w:t>Alert Manager</w:t>
      </w:r>
      <w:r w:rsidRPr="001F42D3">
        <w:t>).</w:t>
      </w:r>
    </w:p>
    <w:p w14:paraId="205CD142" w14:textId="042D11AD" w:rsidR="004A2E9B" w:rsidRPr="001F42D3" w:rsidRDefault="004A2E9B" w:rsidP="00AE6681">
      <w:pPr>
        <w:pStyle w:val="BodyText"/>
      </w:pPr>
      <w:r w:rsidRPr="001F42D3">
        <w:t xml:space="preserve">Selecting the </w:t>
      </w:r>
      <w:proofErr w:type="spellStart"/>
      <w:r w:rsidRPr="001F42D3">
        <w:t>wctp</w:t>
      </w:r>
      <w:proofErr w:type="spellEnd"/>
      <w:r w:rsidRPr="001F42D3">
        <w:t xml:space="preserve">-Choice with the optional </w:t>
      </w:r>
      <w:proofErr w:type="spellStart"/>
      <w:proofErr w:type="gramStart"/>
      <w:r w:rsidRPr="001F42D3">
        <w:t>actionURI</w:t>
      </w:r>
      <w:proofErr w:type="spellEnd"/>
      <w:proofErr w:type="gramEnd"/>
      <w:r w:rsidRPr="001F42D3">
        <w:t xml:space="preserve"> parameter included will indicate this response back to the AM </w:t>
      </w:r>
      <w:r w:rsidR="00BC309B" w:rsidRPr="001F42D3">
        <w:t>Actor</w:t>
      </w:r>
      <w:r w:rsidRPr="001F42D3">
        <w:t xml:space="preserve"> and open the URI on the device.</w:t>
      </w:r>
    </w:p>
    <w:p w14:paraId="3EFD33E3" w14:textId="7AD118EC" w:rsidR="00B11855" w:rsidRPr="001F42D3" w:rsidRDefault="00CE1CA8" w:rsidP="00B34AEB">
      <w:pPr>
        <w:pStyle w:val="Heading3"/>
        <w:numPr>
          <w:ilvl w:val="0"/>
          <w:numId w:val="0"/>
        </w:numPr>
        <w:rPr>
          <w:noProof w:val="0"/>
        </w:rPr>
      </w:pPr>
      <w:bookmarkStart w:id="1531" w:name="_Toc401769918"/>
      <w:bookmarkStart w:id="1532" w:name="_Toc181625289"/>
      <w:r w:rsidRPr="001F42D3">
        <w:rPr>
          <w:noProof w:val="0"/>
        </w:rPr>
        <w:t xml:space="preserve">K.8.6 </w:t>
      </w:r>
      <w:r w:rsidR="003D003E" w:rsidRPr="001F42D3">
        <w:rPr>
          <w:noProof w:val="0"/>
        </w:rPr>
        <w:t>IHE PCD-06</w:t>
      </w:r>
      <w:bookmarkStart w:id="1533" w:name="OLE_LINK24"/>
      <w:bookmarkStart w:id="1534" w:name="OLE_LINK25"/>
      <w:bookmarkStart w:id="1535" w:name="OLE_LINK26"/>
      <w:r w:rsidR="003D003E" w:rsidRPr="001F42D3">
        <w:rPr>
          <w:noProof w:val="0"/>
        </w:rPr>
        <w:t xml:space="preserve"> </w:t>
      </w:r>
      <w:r w:rsidR="00B71DAC" w:rsidRPr="001F42D3">
        <w:rPr>
          <w:noProof w:val="0"/>
        </w:rPr>
        <w:t>–</w:t>
      </w:r>
      <w:r w:rsidR="003D003E" w:rsidRPr="001F42D3">
        <w:rPr>
          <w:noProof w:val="0"/>
        </w:rPr>
        <w:t xml:space="preserve"> </w:t>
      </w:r>
      <w:bookmarkEnd w:id="1533"/>
      <w:bookmarkEnd w:id="1534"/>
      <w:bookmarkEnd w:id="1535"/>
      <w:proofErr w:type="spellStart"/>
      <w:r w:rsidR="003D003E" w:rsidRPr="001F42D3">
        <w:rPr>
          <w:noProof w:val="0"/>
        </w:rPr>
        <w:t>wctp-SubmitRequest</w:t>
      </w:r>
      <w:proofErr w:type="spellEnd"/>
      <w:r w:rsidR="003D003E" w:rsidRPr="001F42D3">
        <w:rPr>
          <w:noProof w:val="0"/>
        </w:rPr>
        <w:t xml:space="preserve"> – Paired MCR</w:t>
      </w:r>
      <w:bookmarkEnd w:id="1531"/>
      <w:bookmarkEnd w:id="1532"/>
    </w:p>
    <w:p w14:paraId="12BC5007" w14:textId="1A64DEF7"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the ACM </w:t>
      </w:r>
      <w:r w:rsidR="00916BBE" w:rsidRPr="001F42D3">
        <w:t>Alert Communicator</w:t>
      </w:r>
      <w:r w:rsidRPr="001F42D3">
        <w:t xml:space="preserve"> supports paired MCR.</w:t>
      </w:r>
    </w:p>
    <w:p w14:paraId="5D56D7BC" w14:textId="77777777" w:rsidR="00B11855" w:rsidRPr="001F42D3" w:rsidRDefault="00B11855" w:rsidP="00CF5627">
      <w:pPr>
        <w:pStyle w:val="BodyText"/>
      </w:pPr>
    </w:p>
    <w:p w14:paraId="679F342A" w14:textId="77777777" w:rsidR="00B11855" w:rsidRPr="001F42D3" w:rsidRDefault="003D003E" w:rsidP="00AE6681">
      <w:pPr>
        <w:pStyle w:val="TableXML"/>
        <w:rPr>
          <w:noProof w:val="0"/>
        </w:rPr>
      </w:pPr>
      <w:r w:rsidRPr="001F42D3">
        <w:rPr>
          <w:noProof w:val="0"/>
        </w:rPr>
        <w:t>&lt;?xml version="1.0"?&gt;</w:t>
      </w:r>
    </w:p>
    <w:p w14:paraId="61A12C89"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F367894"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67BCCCC9"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5109212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6649786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2B9C2FAE"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 xml:space="preserve">="true" preformatted="true" </w:t>
      </w:r>
      <w:proofErr w:type="spellStart"/>
      <w:r w:rsidRPr="001F42D3">
        <w:rPr>
          <w:noProof w:val="0"/>
        </w:rPr>
        <w:t>notifyWhenRead</w:t>
      </w:r>
      <w:proofErr w:type="spellEnd"/>
      <w:r w:rsidRPr="001F42D3">
        <w:rPr>
          <w:noProof w:val="0"/>
        </w:rPr>
        <w:t>="true"/&gt;</w:t>
      </w:r>
    </w:p>
    <w:p w14:paraId="21DDE52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58ACD2D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7920B15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763FEB0F"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0D298EEC"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wctp-MessageText</w:t>
      </w:r>
      <w:proofErr w:type="spellEnd"/>
      <w:r w:rsidRPr="001F42D3">
        <w:rPr>
          <w:noProof w:val="0"/>
        </w:rPr>
        <w:t>&gt;</w:t>
      </w:r>
      <w:r w:rsidRPr="001F42D3">
        <w:rPr>
          <w:noProof w:val="0"/>
          <w:color w:val="FF0000"/>
        </w:rPr>
        <w:t>notification text</w:t>
      </w:r>
      <w:r w:rsidRPr="001F42D3">
        <w:rPr>
          <w:noProof w:val="0"/>
        </w:rPr>
        <w:t>&lt;/</w:t>
      </w:r>
      <w:proofErr w:type="spellStart"/>
      <w:r w:rsidRPr="001F42D3">
        <w:rPr>
          <w:noProof w:val="0"/>
        </w:rPr>
        <w:t>wctp-MessageText</w:t>
      </w:r>
      <w:proofErr w:type="spellEnd"/>
      <w:r w:rsidRPr="001F42D3">
        <w:rPr>
          <w:noProof w:val="0"/>
        </w:rPr>
        <w:t>&gt;</w:t>
      </w:r>
    </w:p>
    <w:p w14:paraId="0E5C999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117C6BD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Send Choice 1</w:t>
      </w:r>
      <w:r w:rsidRPr="001F42D3">
        <w:rPr>
          <w:noProof w:val="0"/>
        </w:rPr>
        <w:t>&lt;/</w:t>
      </w:r>
      <w:proofErr w:type="spellStart"/>
      <w:r w:rsidRPr="001F42D3">
        <w:rPr>
          <w:noProof w:val="0"/>
        </w:rPr>
        <w:t>wctp-SendChoice</w:t>
      </w:r>
      <w:proofErr w:type="spellEnd"/>
      <w:r w:rsidRPr="001F42D3">
        <w:rPr>
          <w:noProof w:val="0"/>
        </w:rPr>
        <w:t>&gt;</w:t>
      </w:r>
    </w:p>
    <w:p w14:paraId="6D416C2B"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rPr>
        <w:t>&gt;</w:t>
      </w:r>
      <w:r w:rsidRPr="001F42D3">
        <w:rPr>
          <w:noProof w:val="0"/>
          <w:color w:val="FF0000"/>
        </w:rPr>
        <w:t>Reply Choice 1</w:t>
      </w:r>
      <w:r w:rsidRPr="001F42D3">
        <w:rPr>
          <w:noProof w:val="0"/>
        </w:rPr>
        <w:t>&lt;/</w:t>
      </w:r>
      <w:proofErr w:type="spellStart"/>
      <w:r w:rsidRPr="001F42D3">
        <w:rPr>
          <w:noProof w:val="0"/>
        </w:rPr>
        <w:t>wctp-ReplyChoice</w:t>
      </w:r>
      <w:proofErr w:type="spellEnd"/>
      <w:r w:rsidRPr="001F42D3">
        <w:rPr>
          <w:noProof w:val="0"/>
        </w:rPr>
        <w:t>&gt;</w:t>
      </w:r>
    </w:p>
    <w:p w14:paraId="01DFAAC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7CA66EC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17F498C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 xml:space="preserve"> Send Choice 2</w:t>
      </w:r>
      <w:r w:rsidRPr="001F42D3">
        <w:rPr>
          <w:noProof w:val="0"/>
        </w:rPr>
        <w:t>&lt;/</w:t>
      </w:r>
      <w:proofErr w:type="spellStart"/>
      <w:r w:rsidRPr="001F42D3">
        <w:rPr>
          <w:noProof w:val="0"/>
        </w:rPr>
        <w:t>wctp-SendChoice</w:t>
      </w:r>
      <w:proofErr w:type="spellEnd"/>
      <w:r w:rsidRPr="001F42D3">
        <w:rPr>
          <w:noProof w:val="0"/>
        </w:rPr>
        <w:t>&gt;</w:t>
      </w:r>
    </w:p>
    <w:p w14:paraId="1D958B4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color w:val="FF0000"/>
        </w:rPr>
        <w:t xml:space="preserve"> Reply Choice 2</w:t>
      </w:r>
      <w:r w:rsidRPr="001F42D3">
        <w:rPr>
          <w:noProof w:val="0"/>
        </w:rPr>
        <w:t>&lt;/</w:t>
      </w:r>
      <w:proofErr w:type="spellStart"/>
      <w:r w:rsidRPr="001F42D3">
        <w:rPr>
          <w:noProof w:val="0"/>
        </w:rPr>
        <w:t>wctp-ReplyChoice</w:t>
      </w:r>
      <w:proofErr w:type="spellEnd"/>
      <w:r w:rsidRPr="001F42D3">
        <w:rPr>
          <w:noProof w:val="0"/>
        </w:rPr>
        <w:t>&gt;</w:t>
      </w:r>
    </w:p>
    <w:p w14:paraId="0D0C976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3719333E" w14:textId="77777777" w:rsidR="00B11855" w:rsidRPr="001F42D3" w:rsidRDefault="003D003E" w:rsidP="00AE6681">
      <w:pPr>
        <w:pStyle w:val="TableXML"/>
        <w:rPr>
          <w:noProof w:val="0"/>
        </w:rPr>
      </w:pPr>
      <w:r w:rsidRPr="001F42D3">
        <w:rPr>
          <w:noProof w:val="0"/>
        </w:rPr>
        <w:lastRenderedPageBreak/>
        <w:t xml:space="preserve">                &lt;</w:t>
      </w:r>
      <w:proofErr w:type="spellStart"/>
      <w:r w:rsidRPr="001F42D3">
        <w:rPr>
          <w:noProof w:val="0"/>
        </w:rPr>
        <w:t>wctp-ChoicePair</w:t>
      </w:r>
      <w:proofErr w:type="spellEnd"/>
      <w:r w:rsidRPr="001F42D3">
        <w:rPr>
          <w:noProof w:val="0"/>
        </w:rPr>
        <w:t>&gt;</w:t>
      </w:r>
    </w:p>
    <w:p w14:paraId="5CCFAFC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 xml:space="preserve"> Send Choice 3</w:t>
      </w:r>
      <w:r w:rsidRPr="001F42D3">
        <w:rPr>
          <w:noProof w:val="0"/>
        </w:rPr>
        <w:t>&lt;/</w:t>
      </w:r>
      <w:proofErr w:type="spellStart"/>
      <w:r w:rsidRPr="001F42D3">
        <w:rPr>
          <w:noProof w:val="0"/>
        </w:rPr>
        <w:t>wctp-SendChoice</w:t>
      </w:r>
      <w:proofErr w:type="spellEnd"/>
      <w:r w:rsidRPr="001F42D3">
        <w:rPr>
          <w:noProof w:val="0"/>
        </w:rPr>
        <w:t>&gt;</w:t>
      </w:r>
    </w:p>
    <w:p w14:paraId="269778D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rPr>
        <w:t>&gt;</w:t>
      </w:r>
      <w:r w:rsidRPr="001F42D3">
        <w:rPr>
          <w:noProof w:val="0"/>
          <w:color w:val="FF0000"/>
        </w:rPr>
        <w:t xml:space="preserve"> Reply Choice 3</w:t>
      </w:r>
      <w:r w:rsidRPr="001F42D3">
        <w:rPr>
          <w:noProof w:val="0"/>
        </w:rPr>
        <w:t>&lt;/</w:t>
      </w:r>
      <w:proofErr w:type="spellStart"/>
      <w:r w:rsidRPr="001F42D3">
        <w:rPr>
          <w:noProof w:val="0"/>
        </w:rPr>
        <w:t>wctp-ReplyChoice</w:t>
      </w:r>
      <w:proofErr w:type="spellEnd"/>
      <w:r w:rsidRPr="001F42D3">
        <w:rPr>
          <w:noProof w:val="0"/>
        </w:rPr>
        <w:t>&gt;</w:t>
      </w:r>
    </w:p>
    <w:p w14:paraId="1C03297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00E95183" w14:textId="5A46A263" w:rsidR="00430811" w:rsidRPr="001F42D3" w:rsidRDefault="00430811"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 xml:space="preserve"> </w:t>
      </w:r>
      <w:proofErr w:type="spellStart"/>
      <w:r w:rsidRPr="001F42D3">
        <w:rPr>
          <w:noProof w:val="0"/>
        </w:rPr>
        <w:t>actionURI</w:t>
      </w:r>
      <w:proofErr w:type="spellEnd"/>
      <w:r w:rsidRPr="001F42D3">
        <w:rPr>
          <w:noProof w:val="0"/>
        </w:rPr>
        <w:t>="</w:t>
      </w:r>
      <w:proofErr w:type="spellStart"/>
      <w:r w:rsidRPr="001F42D3">
        <w:rPr>
          <w:noProof w:val="0"/>
        </w:rPr>
        <w:t>uriPrefix</w:t>
      </w:r>
      <w:proofErr w:type="spellEnd"/>
      <w:r w:rsidRPr="001F42D3">
        <w:rPr>
          <w:noProof w:val="0"/>
        </w:rPr>
        <w:t>://</w:t>
      </w:r>
      <w:proofErr w:type="spellStart"/>
      <w:r w:rsidRPr="001F42D3">
        <w:rPr>
          <w:noProof w:val="0"/>
        </w:rPr>
        <w:t>action?id</w:t>
      </w:r>
      <w:proofErr w:type="spellEnd"/>
      <w:r w:rsidRPr="001F42D3">
        <w:rPr>
          <w:noProof w:val="0"/>
        </w:rPr>
        <w:t xml:space="preserve">=123" </w:t>
      </w:r>
      <w:proofErr w:type="spellStart"/>
      <w:r w:rsidRPr="001F42D3">
        <w:rPr>
          <w:noProof w:val="0"/>
        </w:rPr>
        <w:t>actionURIPurpose</w:t>
      </w:r>
      <w:proofErr w:type="spellEnd"/>
      <w:r w:rsidRPr="001F42D3">
        <w:rPr>
          <w:noProof w:val="0"/>
        </w:rPr>
        <w:t>=”purpose” &gt;Send Choice 1&lt;/</w:t>
      </w:r>
      <w:proofErr w:type="spellStart"/>
      <w:r w:rsidRPr="001F42D3">
        <w:rPr>
          <w:noProof w:val="0"/>
        </w:rPr>
        <w:t>wctp-SendChoice</w:t>
      </w:r>
      <w:proofErr w:type="spellEnd"/>
      <w:r w:rsidRPr="001F42D3">
        <w:rPr>
          <w:noProof w:val="0"/>
        </w:rPr>
        <w:t>&gt;</w:t>
      </w:r>
    </w:p>
    <w:p w14:paraId="4059B86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4D03436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113D519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786F9D70"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6E7962B8" w14:textId="77777777" w:rsidR="004F1718" w:rsidRPr="001F42D3" w:rsidRDefault="004F1718" w:rsidP="00AF07D0">
      <w:pPr>
        <w:pStyle w:val="BodyText"/>
      </w:pPr>
    </w:p>
    <w:p w14:paraId="78F9F80E" w14:textId="2ACA6E4B" w:rsidR="00B11855" w:rsidRPr="001F42D3" w:rsidRDefault="003D003E" w:rsidP="00AF07D0">
      <w:pPr>
        <w:pStyle w:val="BodyText"/>
      </w:pPr>
      <w:r w:rsidRPr="001F42D3">
        <w:t xml:space="preserve">When using a paired MCR the selectable values presented to the endpoint device operator are in the </w:t>
      </w:r>
      <w:proofErr w:type="spellStart"/>
      <w:r w:rsidRPr="001F42D3">
        <w:t>wctp-SendChoice</w:t>
      </w:r>
      <w:proofErr w:type="spellEnd"/>
      <w:r w:rsidRPr="001F42D3">
        <w:t xml:space="preserve"> elements. Once selected the correlated reply value sent to the WCTP client (the ACM </w:t>
      </w:r>
      <w:r w:rsidR="009E2B46" w:rsidRPr="001F42D3">
        <w:t>Alert Manager</w:t>
      </w:r>
      <w:r w:rsidRPr="001F42D3">
        <w:t xml:space="preserve">) is in the </w:t>
      </w:r>
      <w:proofErr w:type="spellStart"/>
      <w:r w:rsidRPr="001F42D3">
        <w:t>wctp-ReplyChoice</w:t>
      </w:r>
      <w:proofErr w:type="spellEnd"/>
      <w:r w:rsidRPr="001F42D3">
        <w:t xml:space="preserve"> element.</w:t>
      </w:r>
    </w:p>
    <w:p w14:paraId="069129BD" w14:textId="500BC741" w:rsidR="00430811" w:rsidRPr="001F42D3" w:rsidRDefault="00430811" w:rsidP="00AF07D0">
      <w:pPr>
        <w:pStyle w:val="BodyText"/>
      </w:pPr>
      <w:r w:rsidRPr="001F42D3">
        <w:t xml:space="preserve">Selecting the </w:t>
      </w:r>
      <w:proofErr w:type="spellStart"/>
      <w:r w:rsidRPr="001F42D3">
        <w:t>wctp-SendChoice</w:t>
      </w:r>
      <w:proofErr w:type="spellEnd"/>
      <w:r w:rsidRPr="001F42D3">
        <w:t xml:space="preserve"> with the optional </w:t>
      </w:r>
      <w:proofErr w:type="spellStart"/>
      <w:proofErr w:type="gramStart"/>
      <w:r w:rsidRPr="001F42D3">
        <w:t>actionURI</w:t>
      </w:r>
      <w:proofErr w:type="spellEnd"/>
      <w:proofErr w:type="gramEnd"/>
      <w:r w:rsidRPr="001F42D3">
        <w:t xml:space="preserve"> parameter included will indicate this response back to the AM </w:t>
      </w:r>
      <w:r w:rsidR="00BC309B" w:rsidRPr="001F42D3">
        <w:t>Actor</w:t>
      </w:r>
      <w:r w:rsidRPr="001F42D3">
        <w:t xml:space="preserve"> and open the URI on the device.</w:t>
      </w:r>
    </w:p>
    <w:p w14:paraId="28AE3915" w14:textId="11849FC7" w:rsidR="00B11855" w:rsidRPr="001F42D3" w:rsidRDefault="00CE1CA8" w:rsidP="00B34AEB">
      <w:pPr>
        <w:pStyle w:val="Heading3"/>
        <w:numPr>
          <w:ilvl w:val="0"/>
          <w:numId w:val="0"/>
        </w:numPr>
        <w:rPr>
          <w:noProof w:val="0"/>
        </w:rPr>
      </w:pPr>
      <w:bookmarkStart w:id="1536" w:name="_Toc401769919"/>
      <w:bookmarkStart w:id="1537" w:name="_Toc181625290"/>
      <w:r w:rsidRPr="001F42D3">
        <w:rPr>
          <w:noProof w:val="0"/>
        </w:rPr>
        <w:t xml:space="preserve">K.8.7 </w:t>
      </w:r>
      <w:r w:rsidR="003D003E" w:rsidRPr="001F42D3">
        <w:rPr>
          <w:noProof w:val="0"/>
        </w:rPr>
        <w:t>IHE PCD-06</w:t>
      </w:r>
      <w:r w:rsidR="00B71DAC" w:rsidRPr="001F42D3">
        <w:rPr>
          <w:noProof w:val="0"/>
        </w:rPr>
        <w:t xml:space="preserve"> – </w:t>
      </w:r>
      <w:proofErr w:type="spellStart"/>
      <w:r w:rsidR="003D003E" w:rsidRPr="001F42D3">
        <w:rPr>
          <w:noProof w:val="0"/>
        </w:rPr>
        <w:t>wctp-SubmitRequest</w:t>
      </w:r>
      <w:proofErr w:type="spellEnd"/>
      <w:r w:rsidR="003D003E" w:rsidRPr="001F42D3">
        <w:rPr>
          <w:noProof w:val="0"/>
        </w:rPr>
        <w:t xml:space="preserve"> – Call Back Phone Number</w:t>
      </w:r>
      <w:bookmarkEnd w:id="1536"/>
      <w:bookmarkEnd w:id="1537"/>
    </w:p>
    <w:p w14:paraId="3ED0A82E" w14:textId="0398E3DF" w:rsidR="00B11855" w:rsidRPr="001F42D3" w:rsidRDefault="003D003E" w:rsidP="00AF07D0">
      <w:pPr>
        <w:pStyle w:val="BodyText"/>
      </w:pPr>
      <w:r w:rsidRPr="001F42D3">
        <w:t xml:space="preserve">The following ACM </w:t>
      </w:r>
      <w:r w:rsidR="00CA3A2C" w:rsidRPr="001F42D3">
        <w:t>Profile</w:t>
      </w:r>
      <w:r w:rsidRPr="001F42D3">
        <w:t xml:space="preserve"> proprietary extensions to the </w:t>
      </w:r>
      <w:proofErr w:type="spellStart"/>
      <w:r w:rsidRPr="001F42D3">
        <w:t>wctp-SubmitRequest</w:t>
      </w:r>
      <w:proofErr w:type="spellEnd"/>
      <w:r w:rsidRPr="001F42D3">
        <w:t xml:space="preserve"> are used to convey the </w:t>
      </w:r>
      <w:r w:rsidR="006D613E" w:rsidRPr="001F42D3">
        <w:t>HL7</w:t>
      </w:r>
      <w:r w:rsidR="00995105" w:rsidRPr="001F42D3">
        <w:t xml:space="preserve"> </w:t>
      </w:r>
      <w:r w:rsidRPr="001F42D3">
        <w:t xml:space="preserve">Call Back Phone Number from the ACM </w:t>
      </w:r>
      <w:r w:rsidR="009E2B46" w:rsidRPr="001F42D3">
        <w:t>Alert Manager</w:t>
      </w:r>
      <w:r w:rsidRPr="001F42D3">
        <w:t xml:space="preserve"> to the ACM </w:t>
      </w:r>
      <w:r w:rsidR="00916BBE" w:rsidRPr="001F42D3">
        <w:t>Alert Communicator</w:t>
      </w:r>
      <w:r w:rsidRPr="001F42D3">
        <w:t>.</w:t>
      </w:r>
    </w:p>
    <w:p w14:paraId="65D0C679" w14:textId="6EE7E54C" w:rsidR="00B11855" w:rsidRPr="001F42D3" w:rsidRDefault="003D003E" w:rsidP="00AF07D0">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does not support the ability to pass other than a client request contact phone number in association with a message submit request. For this </w:t>
      </w:r>
      <w:proofErr w:type="gramStart"/>
      <w:r w:rsidRPr="001F42D3">
        <w:t>reason</w:t>
      </w:r>
      <w:proofErr w:type="gramEnd"/>
      <w:r w:rsidRPr="001F42D3">
        <w:t xml:space="preserve"> the ACM </w:t>
      </w:r>
      <w:r w:rsidR="00CA3A2C" w:rsidRPr="001F42D3">
        <w:t>Profile</w:t>
      </w:r>
      <w:r w:rsidRPr="001F42D3">
        <w:t xml:space="preserve"> is required to extend the WCTP 1.3r1 interface specification in a backward transparent manner </w:t>
      </w:r>
      <w:proofErr w:type="gramStart"/>
      <w:r w:rsidRPr="001F42D3">
        <w:t>in order to</w:t>
      </w:r>
      <w:proofErr w:type="gramEnd"/>
      <w:r w:rsidRPr="001F42D3">
        <w:t xml:space="preserve"> convey the </w:t>
      </w:r>
      <w:r w:rsidR="006D613E" w:rsidRPr="001F42D3">
        <w:t>HL7</w:t>
      </w:r>
      <w:r w:rsidR="00995105" w:rsidRPr="001F42D3">
        <w:t xml:space="preserve"> </w:t>
      </w:r>
      <w:r w:rsidRPr="001F42D3">
        <w:t xml:space="preserve">Call Back Phone Number (OBR-17) from the ACM </w:t>
      </w:r>
      <w:r w:rsidR="00647994" w:rsidRPr="001F42D3">
        <w:t>PCD-04</w:t>
      </w:r>
      <w:r w:rsidRPr="001F42D3">
        <w:t xml:space="preserve"> </w:t>
      </w:r>
      <w:r w:rsidR="006D613E" w:rsidRPr="001F42D3">
        <w:t>HL7</w:t>
      </w:r>
      <w:r w:rsidR="00995105" w:rsidRPr="001F42D3">
        <w:t xml:space="preserve"> </w:t>
      </w:r>
      <w:r w:rsidRPr="001F42D3">
        <w:t xml:space="preserve">message received by the ACM </w:t>
      </w:r>
      <w:r w:rsidR="009E2B46" w:rsidRPr="001F42D3">
        <w:t>Alert Manager</w:t>
      </w:r>
      <w:r w:rsidRPr="001F42D3">
        <w:t xml:space="preserve"> from the ACM </w:t>
      </w:r>
      <w:r w:rsidR="009E2B46" w:rsidRPr="001F42D3">
        <w:t>Alert Reporter</w:t>
      </w:r>
      <w:r w:rsidRPr="001F42D3">
        <w:t xml:space="preserve"> for sending to the ACM </w:t>
      </w:r>
      <w:r w:rsidR="00916BBE" w:rsidRPr="001F42D3">
        <w:t>Alert Communicator</w:t>
      </w:r>
      <w:r w:rsidRPr="001F42D3">
        <w:t>.</w:t>
      </w:r>
    </w:p>
    <w:p w14:paraId="155B0107" w14:textId="7025D2D3" w:rsidR="00B11855" w:rsidRPr="001F42D3" w:rsidRDefault="003D003E" w:rsidP="00AF07D0">
      <w:pPr>
        <w:pStyle w:val="BodyText"/>
      </w:pPr>
      <w:r w:rsidRPr="001F42D3">
        <w:t xml:space="preserve">In order for the WCTP server (the ACM </w:t>
      </w:r>
      <w:r w:rsidR="00916BBE" w:rsidRPr="001F42D3">
        <w:t>Alert Communicator</w:t>
      </w:r>
      <w:r w:rsidRPr="001F42D3">
        <w:t xml:space="preserve">) to signal its willingness to receive and potentially support IHE ACM </w:t>
      </w:r>
      <w:r w:rsidR="00CA3A2C" w:rsidRPr="001F42D3">
        <w:t>Profile</w:t>
      </w:r>
      <w:r w:rsidRPr="001F42D3">
        <w:t xml:space="preserve"> evidentiary data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the Call Back Phone Number extension to WCTP 1.3r1. This version shall presume at a minimum WCTP version 1.3r1 capabilities, with primary emphasis on the ability of the WCTP server (ACM </w:t>
      </w:r>
      <w:r w:rsidR="00916BBE" w:rsidRPr="001F42D3">
        <w:t>Alert Communicator</w:t>
      </w:r>
      <w:r w:rsidRPr="001F42D3">
        <w:t xml:space="preserve">) to support paired MCR if sent in a </w:t>
      </w:r>
      <w:proofErr w:type="spellStart"/>
      <w:r w:rsidRPr="001F42D3">
        <w:t>wctp-SubmitRequest</w:t>
      </w:r>
      <w:proofErr w:type="spellEnd"/>
      <w:r w:rsidRPr="001F42D3">
        <w:t xml:space="preserve"> message from the WCTP client (the ACM </w:t>
      </w:r>
      <w:r w:rsidR="009E2B46" w:rsidRPr="001F42D3">
        <w:t>Alert Manager</w:t>
      </w:r>
      <w:r w:rsidRPr="001F42D3">
        <w:t xml:space="preserve">) to the WCTP server (the ACM </w:t>
      </w:r>
      <w:r w:rsidR="00916BBE" w:rsidRPr="001F42D3">
        <w:t>Alert Communicator</w:t>
      </w:r>
      <w:r w:rsidRPr="001F42D3">
        <w:t>).</w:t>
      </w:r>
    </w:p>
    <w:p w14:paraId="5F4320B0" w14:textId="77777777" w:rsidR="00B11855" w:rsidRPr="001F42D3" w:rsidRDefault="003D003E" w:rsidP="00AF07D0">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 xml:space="preserve">-MCR (simple text accompanied with either unpaired or paired MCR). Since only smarter devices, associated with the newest WCTP implementations, are expected to make use of </w:t>
      </w:r>
      <w:r w:rsidRPr="001F42D3">
        <w:lastRenderedPageBreak/>
        <w:t xml:space="preserve">the additional alert evidentiary information in the PCD-06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 xml:space="preserve">-MCR element tree has been selected as the extension point for the WCM related additional XML elements. </w:t>
      </w:r>
    </w:p>
    <w:p w14:paraId="2D49F427" w14:textId="52E42334" w:rsidR="00B11855" w:rsidRPr="001F42D3" w:rsidRDefault="003D003E" w:rsidP="00AF07D0">
      <w:pPr>
        <w:pStyle w:val="BodyText"/>
      </w:pPr>
      <w:r w:rsidRPr="001F42D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1F42D3">
        <w:t>Alert Manager</w:t>
      </w:r>
      <w:r w:rsidRPr="001F42D3">
        <w:t xml:space="preserve"> to the ACM </w:t>
      </w:r>
      <w:r w:rsidR="00916BBE" w:rsidRPr="001F42D3">
        <w:t>Alert Communicator</w:t>
      </w:r>
      <w:r w:rsidRPr="001F42D3">
        <w:t xml:space="preserve"> by means able to be more deterministically referenced than simply including the string in the message text sent to the endpoint communication device operator.</w:t>
      </w:r>
    </w:p>
    <w:p w14:paraId="2D685C8A" w14:textId="17E0B171" w:rsidR="0021200B" w:rsidRPr="001F42D3" w:rsidRDefault="0021200B" w:rsidP="00AF07D0">
      <w:pPr>
        <w:pStyle w:val="BodyText"/>
      </w:pPr>
      <w:r w:rsidRPr="001F42D3">
        <w:t xml:space="preserve">Telephony </w:t>
      </w:r>
      <w:proofErr w:type="gramStart"/>
      <w:r w:rsidRPr="001F42D3">
        <w:t>call</w:t>
      </w:r>
      <w:proofErr w:type="gramEnd"/>
      <w:r w:rsidRPr="001F42D3">
        <w:t xml:space="preserve"> back functionality can also be implemented via the </w:t>
      </w:r>
      <w:proofErr w:type="spellStart"/>
      <w:proofErr w:type="gramStart"/>
      <w:r w:rsidRPr="001F42D3">
        <w:t>actionURI</w:t>
      </w:r>
      <w:proofErr w:type="spellEnd"/>
      <w:proofErr w:type="gramEnd"/>
      <w:r w:rsidRPr="001F42D3">
        <w:t xml:space="preserve"> element.</w:t>
      </w:r>
    </w:p>
    <w:p w14:paraId="09284B72" w14:textId="77777777" w:rsidR="00B11855" w:rsidRPr="001F42D3" w:rsidRDefault="00B11855" w:rsidP="00CF5627">
      <w:pPr>
        <w:pStyle w:val="BodyText"/>
      </w:pPr>
    </w:p>
    <w:p w14:paraId="69E30EA2" w14:textId="77777777" w:rsidR="00B11855" w:rsidRPr="001F42D3" w:rsidRDefault="003D003E" w:rsidP="00AF07D0">
      <w:pPr>
        <w:pStyle w:val="TableXML"/>
        <w:rPr>
          <w:noProof w:val="0"/>
        </w:rPr>
      </w:pPr>
      <w:r w:rsidRPr="001F42D3">
        <w:rPr>
          <w:noProof w:val="0"/>
        </w:rPr>
        <w:tab/>
        <w:t>&lt;</w:t>
      </w:r>
      <w:proofErr w:type="spellStart"/>
      <w:r w:rsidRPr="001F42D3">
        <w:rPr>
          <w:noProof w:val="0"/>
        </w:rPr>
        <w:t>wctp-IHEPCDDialback</w:t>
      </w:r>
      <w:proofErr w:type="spellEnd"/>
      <w:r w:rsidRPr="001F42D3">
        <w:rPr>
          <w:noProof w:val="0"/>
        </w:rPr>
        <w:t xml:space="preserve"> String=”</w:t>
      </w:r>
      <w:r w:rsidRPr="001F42D3">
        <w:rPr>
          <w:noProof w:val="0"/>
          <w:color w:val="FF0000"/>
        </w:rPr>
        <w:t>telephony dial string</w:t>
      </w:r>
      <w:r w:rsidRPr="001F42D3">
        <w:rPr>
          <w:noProof w:val="0"/>
        </w:rPr>
        <w:t>” /&gt;</w:t>
      </w:r>
    </w:p>
    <w:p w14:paraId="31C64D0D" w14:textId="0B062B07" w:rsidR="00B11855" w:rsidRPr="001F42D3" w:rsidRDefault="00CE1CA8" w:rsidP="00B34AEB">
      <w:pPr>
        <w:pStyle w:val="Heading3"/>
        <w:numPr>
          <w:ilvl w:val="0"/>
          <w:numId w:val="0"/>
        </w:numPr>
        <w:rPr>
          <w:noProof w:val="0"/>
        </w:rPr>
      </w:pPr>
      <w:bookmarkStart w:id="1538" w:name="_Toc497485687"/>
      <w:bookmarkStart w:id="1539" w:name="_Toc497486024"/>
      <w:bookmarkStart w:id="1540" w:name="_Toc497486251"/>
      <w:bookmarkStart w:id="1541" w:name="_Toc497486528"/>
      <w:bookmarkStart w:id="1542" w:name="_Toc497486755"/>
      <w:bookmarkStart w:id="1543" w:name="_Toc497493624"/>
      <w:bookmarkStart w:id="1544" w:name="_Toc401769920"/>
      <w:bookmarkStart w:id="1545" w:name="_Toc181625291"/>
      <w:bookmarkEnd w:id="1538"/>
      <w:bookmarkEnd w:id="1539"/>
      <w:bookmarkEnd w:id="1540"/>
      <w:bookmarkEnd w:id="1541"/>
      <w:bookmarkEnd w:id="1542"/>
      <w:bookmarkEnd w:id="1543"/>
      <w:r w:rsidRPr="001F42D3">
        <w:rPr>
          <w:noProof w:val="0"/>
        </w:rPr>
        <w:t xml:space="preserve">K.8.8 </w:t>
      </w:r>
      <w:r w:rsidR="003D003E" w:rsidRPr="001F42D3">
        <w:rPr>
          <w:noProof w:val="0"/>
        </w:rPr>
        <w:t xml:space="preserve">IHE PCD-07 </w:t>
      </w:r>
      <w:r w:rsidR="00B71DAC" w:rsidRPr="001F42D3">
        <w:rPr>
          <w:noProof w:val="0"/>
        </w:rPr>
        <w:t>–</w:t>
      </w:r>
      <w:r w:rsidR="003D003E" w:rsidRPr="001F42D3">
        <w:rPr>
          <w:noProof w:val="0"/>
        </w:rPr>
        <w:t xml:space="preserve"> Synchronous response to </w:t>
      </w:r>
      <w:proofErr w:type="spellStart"/>
      <w:r w:rsidR="003D003E" w:rsidRPr="001F42D3">
        <w:rPr>
          <w:noProof w:val="0"/>
        </w:rPr>
        <w:t>wctp-SubmitRequest</w:t>
      </w:r>
      <w:proofErr w:type="spellEnd"/>
      <w:r w:rsidR="003D003E" w:rsidRPr="001F42D3">
        <w:rPr>
          <w:noProof w:val="0"/>
        </w:rPr>
        <w:t xml:space="preserve"> – Received by communications status update</w:t>
      </w:r>
      <w:bookmarkEnd w:id="1544"/>
      <w:bookmarkEnd w:id="1545"/>
    </w:p>
    <w:p w14:paraId="1F86B54E" w14:textId="3895044D" w:rsidR="00B11855" w:rsidRPr="001F42D3" w:rsidRDefault="003D003E" w:rsidP="007822F8">
      <w:pPr>
        <w:pStyle w:val="BodyText"/>
      </w:pPr>
      <w:r w:rsidRPr="001F42D3">
        <w:t xml:space="preserve">This message is used by the ACM </w:t>
      </w:r>
      <w:r w:rsidR="00916BBE" w:rsidRPr="001F42D3">
        <w:t>Alert Communicator</w:t>
      </w:r>
      <w:r w:rsidRPr="001F42D3">
        <w:t xml:space="preserve"> to convey immediate request status responses to the ACM </w:t>
      </w:r>
      <w:r w:rsidR="009E2B46" w:rsidRPr="001F42D3">
        <w:t>Alert Manager</w:t>
      </w:r>
      <w:r w:rsidRPr="001F42D3">
        <w:t xml:space="preserve"> while the submit request initiating TCP connection is still open. This is </w:t>
      </w:r>
      <w:proofErr w:type="gramStart"/>
      <w:r w:rsidRPr="001F42D3">
        <w:t>the means by which</w:t>
      </w:r>
      <w:proofErr w:type="gramEnd"/>
      <w:r w:rsidRPr="001F42D3">
        <w:t xml:space="preserve"> the PCD-07 status indication of </w:t>
      </w:r>
      <w:r w:rsidRPr="001F42D3">
        <w:rPr>
          <w:rStyle w:val="Strong"/>
        </w:rPr>
        <w:t>Received by communications</w:t>
      </w:r>
      <w:r w:rsidRPr="001F42D3">
        <w:t xml:space="preserve"> (accepted by WCTP gateway) is conveyed from the ACM </w:t>
      </w:r>
      <w:r w:rsidR="00916BBE" w:rsidRPr="001F42D3">
        <w:t>Alert Communicator</w:t>
      </w:r>
      <w:r w:rsidRPr="001F42D3">
        <w:t xml:space="preserve"> to the ACM </w:t>
      </w:r>
      <w:r w:rsidR="009E2B46" w:rsidRPr="001F42D3">
        <w:t>Alert Manager</w:t>
      </w:r>
      <w:r w:rsidRPr="001F42D3">
        <w:t>.</w:t>
      </w:r>
    </w:p>
    <w:p w14:paraId="0DE6330D" w14:textId="7B21C119" w:rsidR="00B11855" w:rsidRPr="001F42D3" w:rsidRDefault="003D003E" w:rsidP="007822F8">
      <w:pPr>
        <w:pStyle w:val="BodyText"/>
      </w:pPr>
      <w:r w:rsidRPr="001F42D3">
        <w:t xml:space="preserve">The following is an indication of the successful queuing of a message from the ACM </w:t>
      </w:r>
      <w:r w:rsidR="009E2B46" w:rsidRPr="001F42D3">
        <w:t>Alert Manager</w:t>
      </w:r>
      <w:r w:rsidRPr="001F42D3">
        <w:t xml:space="preserve"> to the ACM </w:t>
      </w:r>
      <w:r w:rsidR="00916BBE" w:rsidRPr="001F42D3">
        <w:t>Alert Communicator</w:t>
      </w:r>
      <w:r w:rsidRPr="001F42D3">
        <w:t>.</w:t>
      </w:r>
    </w:p>
    <w:p w14:paraId="534138A9" w14:textId="77777777" w:rsidR="00B11855" w:rsidRPr="001F42D3" w:rsidRDefault="00B11855" w:rsidP="00CF5627">
      <w:pPr>
        <w:pStyle w:val="BodyText"/>
      </w:pPr>
    </w:p>
    <w:p w14:paraId="08279B6B" w14:textId="77777777" w:rsidR="00B11855" w:rsidRPr="001F42D3" w:rsidRDefault="003D003E" w:rsidP="00AF07D0">
      <w:pPr>
        <w:pStyle w:val="TableXML"/>
        <w:rPr>
          <w:noProof w:val="0"/>
        </w:rPr>
      </w:pPr>
      <w:r w:rsidRPr="001F42D3">
        <w:rPr>
          <w:noProof w:val="0"/>
        </w:rPr>
        <w:t>&lt;?xml version="1.0"?&gt;</w:t>
      </w:r>
    </w:p>
    <w:p w14:paraId="7281FA2F"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F67E49E"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4FBA71D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3EAF1DD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-Success </w:t>
      </w:r>
      <w:proofErr w:type="spellStart"/>
      <w:r w:rsidRPr="001F42D3">
        <w:rPr>
          <w:noProof w:val="0"/>
        </w:rPr>
        <w:t>successCode</w:t>
      </w:r>
      <w:proofErr w:type="spellEnd"/>
      <w:r w:rsidRPr="001F42D3">
        <w:rPr>
          <w:noProof w:val="0"/>
        </w:rPr>
        <w:t xml:space="preserve">="200" </w:t>
      </w:r>
      <w:proofErr w:type="spellStart"/>
      <w:r w:rsidRPr="001F42D3">
        <w:rPr>
          <w:noProof w:val="0"/>
        </w:rPr>
        <w:t>successText</w:t>
      </w:r>
      <w:proofErr w:type="spellEnd"/>
      <w:r w:rsidRPr="001F42D3">
        <w:rPr>
          <w:noProof w:val="0"/>
        </w:rPr>
        <w:t>="Accepted"&gt;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-Success&gt;</w:t>
      </w:r>
    </w:p>
    <w:p w14:paraId="5F19039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5DACB2EB"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47707DFF" w14:textId="77777777" w:rsidR="004F1718" w:rsidRPr="001F42D3" w:rsidRDefault="004F1718" w:rsidP="00CF5627">
      <w:pPr>
        <w:pStyle w:val="BodyText"/>
      </w:pPr>
    </w:p>
    <w:p w14:paraId="779CFD97" w14:textId="0422F2AB" w:rsidR="00B11855" w:rsidRPr="001F42D3" w:rsidRDefault="003D003E" w:rsidP="00AF07D0">
      <w:pPr>
        <w:pStyle w:val="BodyText"/>
      </w:pPr>
      <w:r w:rsidRPr="001F42D3">
        <w:t xml:space="preserve">The following is an indication of the failed attempt to queue a message from the ACM </w:t>
      </w:r>
      <w:r w:rsidR="009E2B46" w:rsidRPr="001F42D3">
        <w:t>Alert Manager</w:t>
      </w:r>
      <w:r w:rsidRPr="001F42D3">
        <w:t xml:space="preserve"> to the ACM </w:t>
      </w:r>
      <w:r w:rsidR="00916BBE" w:rsidRPr="001F42D3">
        <w:t>Alert Communicator</w:t>
      </w:r>
      <w:r w:rsidRPr="001F42D3">
        <w:t>.</w:t>
      </w:r>
    </w:p>
    <w:p w14:paraId="5CB972C1" w14:textId="77777777" w:rsidR="00B11855" w:rsidRPr="001F42D3" w:rsidRDefault="00B11855" w:rsidP="00CF5627">
      <w:pPr>
        <w:pStyle w:val="BodyText"/>
      </w:pPr>
    </w:p>
    <w:p w14:paraId="51743B57" w14:textId="77777777" w:rsidR="00B11855" w:rsidRPr="001F42D3" w:rsidRDefault="003D003E" w:rsidP="00AF07D0">
      <w:pPr>
        <w:pStyle w:val="TableXML"/>
        <w:rPr>
          <w:noProof w:val="0"/>
        </w:rPr>
      </w:pPr>
      <w:r w:rsidRPr="001F42D3">
        <w:rPr>
          <w:noProof w:val="0"/>
        </w:rPr>
        <w:t>&lt;?xml version="1.0"?&gt;</w:t>
      </w:r>
    </w:p>
    <w:p w14:paraId="731561A7"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165036D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1E546A4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277D60DC" w14:textId="77777777" w:rsidR="00B11855" w:rsidRPr="001F42D3" w:rsidRDefault="003D003E" w:rsidP="00AF07D0">
      <w:pPr>
        <w:pStyle w:val="TableXML"/>
        <w:rPr>
          <w:noProof w:val="0"/>
        </w:rPr>
      </w:pPr>
      <w:r w:rsidRPr="001F42D3">
        <w:rPr>
          <w:noProof w:val="0"/>
        </w:rPr>
        <w:lastRenderedPageBreak/>
        <w:t xml:space="preserve">        &lt;</w:t>
      </w:r>
      <w:proofErr w:type="spellStart"/>
      <w:r w:rsidRPr="001F42D3">
        <w:rPr>
          <w:noProof w:val="0"/>
        </w:rPr>
        <w:t>wctp</w:t>
      </w:r>
      <w:proofErr w:type="spellEnd"/>
      <w:r w:rsidRPr="001F42D3">
        <w:rPr>
          <w:noProof w:val="0"/>
        </w:rPr>
        <w:t xml:space="preserve">-Failure </w:t>
      </w:r>
      <w:proofErr w:type="spellStart"/>
      <w:r w:rsidRPr="001F42D3">
        <w:rPr>
          <w:noProof w:val="0"/>
        </w:rPr>
        <w:t>errorCode</w:t>
      </w:r>
      <w:proofErr w:type="spellEnd"/>
      <w:r w:rsidRPr="001F42D3">
        <w:rPr>
          <w:noProof w:val="0"/>
        </w:rPr>
        <w:t xml:space="preserve">="500" </w:t>
      </w:r>
      <w:proofErr w:type="spellStart"/>
      <w:r w:rsidRPr="001F42D3">
        <w:rPr>
          <w:noProof w:val="0"/>
        </w:rPr>
        <w:t>errorText</w:t>
      </w:r>
      <w:proofErr w:type="spellEnd"/>
      <w:r w:rsidRPr="001F42D3">
        <w:rPr>
          <w:noProof w:val="0"/>
        </w:rPr>
        <w:t>="Timeout"&gt;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-Failure&gt;</w:t>
      </w:r>
    </w:p>
    <w:p w14:paraId="0FF9AD9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78845EC0"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67B71FDE" w14:textId="77777777" w:rsidR="004F1718" w:rsidRPr="001F42D3" w:rsidRDefault="004F1718" w:rsidP="00CF5627">
      <w:pPr>
        <w:pStyle w:val="BodyText"/>
      </w:pPr>
    </w:p>
    <w:p w14:paraId="27F58121" w14:textId="77777777" w:rsidR="00B11855" w:rsidRPr="001F42D3" w:rsidRDefault="003D003E" w:rsidP="00EE391A">
      <w:pPr>
        <w:pStyle w:val="BodyText"/>
      </w:pPr>
      <w:r w:rsidRPr="001F42D3">
        <w:t xml:space="preserve">Refer to the WCTP interface specification for all possible values for </w:t>
      </w:r>
      <w:proofErr w:type="spellStart"/>
      <w:r w:rsidRPr="001F42D3">
        <w:t>successCode</w:t>
      </w:r>
      <w:proofErr w:type="spellEnd"/>
      <w:r w:rsidRPr="001F42D3">
        <w:t xml:space="preserve"> and </w:t>
      </w:r>
      <w:proofErr w:type="spellStart"/>
      <w:r w:rsidRPr="001F42D3">
        <w:t>successText</w:t>
      </w:r>
      <w:proofErr w:type="spellEnd"/>
      <w:r w:rsidRPr="001F42D3">
        <w:t xml:space="preserve"> as well as </w:t>
      </w:r>
      <w:proofErr w:type="spellStart"/>
      <w:r w:rsidRPr="001F42D3">
        <w:t>errorCode</w:t>
      </w:r>
      <w:proofErr w:type="spellEnd"/>
      <w:r w:rsidRPr="001F42D3">
        <w:t xml:space="preserve"> and </w:t>
      </w:r>
      <w:proofErr w:type="spellStart"/>
      <w:r w:rsidRPr="001F42D3">
        <w:t>errorText</w:t>
      </w:r>
      <w:proofErr w:type="spellEnd"/>
      <w:r w:rsidRPr="001F42D3">
        <w:t>.</w:t>
      </w:r>
    </w:p>
    <w:p w14:paraId="1067A71B" w14:textId="737EE53A" w:rsidR="00B11855" w:rsidRPr="001F42D3" w:rsidRDefault="00CE1CA8" w:rsidP="00B34AEB">
      <w:pPr>
        <w:pStyle w:val="Heading3"/>
        <w:numPr>
          <w:ilvl w:val="0"/>
          <w:numId w:val="0"/>
        </w:numPr>
        <w:rPr>
          <w:noProof w:val="0"/>
        </w:rPr>
      </w:pPr>
      <w:bookmarkStart w:id="1546" w:name="_Toc401769921"/>
      <w:bookmarkStart w:id="1547" w:name="_Toc181625292"/>
      <w:r w:rsidRPr="001F42D3">
        <w:rPr>
          <w:noProof w:val="0"/>
        </w:rPr>
        <w:t xml:space="preserve">K.8.9 </w:t>
      </w:r>
      <w:proofErr w:type="spellStart"/>
      <w:r w:rsidR="003D003E" w:rsidRPr="001F42D3">
        <w:rPr>
          <w:noProof w:val="0"/>
        </w:rPr>
        <w:t>wctp-PollForMessages</w:t>
      </w:r>
      <w:proofErr w:type="spellEnd"/>
      <w:r w:rsidR="003D003E" w:rsidRPr="001F42D3">
        <w:rPr>
          <w:noProof w:val="0"/>
        </w:rPr>
        <w:t xml:space="preserve"> – general poll (for Pre-Connectathon/Virtual Connectathon testing)</w:t>
      </w:r>
      <w:bookmarkEnd w:id="1546"/>
      <w:bookmarkEnd w:id="1547"/>
    </w:p>
    <w:p w14:paraId="738281A9" w14:textId="73823AF3" w:rsidR="00B11855" w:rsidRPr="001F42D3" w:rsidRDefault="003D003E" w:rsidP="00AF07D0">
      <w:pPr>
        <w:pStyle w:val="BodyText"/>
      </w:pPr>
      <w:r w:rsidRPr="001F42D3">
        <w:t xml:space="preserve">In a Pre-Connectathon or Virtual Connectathon environment where firewalls may not permit the ACM </w:t>
      </w:r>
      <w:r w:rsidR="00916BBE" w:rsidRPr="001F42D3">
        <w:t>Alert Communicator</w:t>
      </w:r>
      <w:r w:rsidRPr="001F42D3">
        <w:t xml:space="preserve"> to post asynchronous status updates and replies across the Internet there is a WCTP polling capability. As polling adds a potentially non-determinant delay in the ACM </w:t>
      </w:r>
      <w:r w:rsidR="009E2B46" w:rsidRPr="001F42D3">
        <w:t>Alert Manager</w:t>
      </w:r>
      <w:r w:rsidRPr="001F42D3">
        <w:t xml:space="preserve"> – </w:t>
      </w:r>
      <w:r w:rsidR="00916BBE" w:rsidRPr="001F42D3">
        <w:t>Alert Communicator</w:t>
      </w:r>
      <w:r w:rsidRPr="001F42D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1F42D3" w:rsidRDefault="003D003E" w:rsidP="00AF07D0">
      <w:pPr>
        <w:pStyle w:val="BodyText"/>
      </w:pPr>
      <w:r w:rsidRPr="001F42D3">
        <w:t>The following poll is a general poll and not a poll for status or replies for any specific messages.</w:t>
      </w:r>
    </w:p>
    <w:p w14:paraId="6EF9F339" w14:textId="77777777" w:rsidR="00B11855" w:rsidRPr="001F42D3" w:rsidRDefault="00B11855" w:rsidP="00CF5627">
      <w:pPr>
        <w:pStyle w:val="BodyText"/>
      </w:pPr>
    </w:p>
    <w:p w14:paraId="05F4D61C" w14:textId="77777777" w:rsidR="00B11855" w:rsidRPr="001F42D3" w:rsidRDefault="003D003E" w:rsidP="00AF07D0">
      <w:pPr>
        <w:pStyle w:val="TableXML"/>
        <w:rPr>
          <w:noProof w:val="0"/>
        </w:rPr>
      </w:pPr>
      <w:r w:rsidRPr="001F42D3">
        <w:rPr>
          <w:noProof w:val="0"/>
        </w:rPr>
        <w:t>&lt;?xml version="1.0"?&gt;</w:t>
      </w:r>
    </w:p>
    <w:p w14:paraId="1CC6A227"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B476B91"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4DF6526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 xml:space="preserve"> </w:t>
      </w:r>
      <w:proofErr w:type="spellStart"/>
      <w:r w:rsidRPr="001F42D3">
        <w:rPr>
          <w:noProof w:val="0"/>
        </w:rPr>
        <w:t>pollerID</w:t>
      </w:r>
      <w:proofErr w:type="spellEnd"/>
      <w:r w:rsidRPr="001F42D3">
        <w:rPr>
          <w:noProof w:val="0"/>
        </w:rPr>
        <w:t>="</w:t>
      </w:r>
      <w:proofErr w:type="spellStart"/>
      <w:r w:rsidRPr="001F42D3">
        <w:rPr>
          <w:noProof w:val="0"/>
          <w:color w:val="FF0000"/>
        </w:rPr>
        <w:t>poller</w:t>
      </w:r>
      <w:proofErr w:type="spellEnd"/>
      <w:r w:rsidRPr="001F42D3">
        <w:rPr>
          <w:noProof w:val="0"/>
          <w:color w:val="FF0000"/>
        </w:rPr>
        <w:t xml:space="preserve">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 xml:space="preserve">" </w:t>
      </w:r>
      <w:proofErr w:type="spellStart"/>
      <w:r w:rsidRPr="001F42D3">
        <w:rPr>
          <w:noProof w:val="0"/>
        </w:rPr>
        <w:t>maxMessagesInBatch</w:t>
      </w:r>
      <w:proofErr w:type="spellEnd"/>
      <w:r w:rsidRPr="001F42D3">
        <w:rPr>
          <w:noProof w:val="0"/>
        </w:rPr>
        <w:t>="</w:t>
      </w:r>
      <w:r w:rsidRPr="001F42D3">
        <w:rPr>
          <w:noProof w:val="0"/>
          <w:color w:val="FF0000"/>
        </w:rPr>
        <w:t>batch size</w:t>
      </w:r>
      <w:r w:rsidRPr="001F42D3">
        <w:rPr>
          <w:noProof w:val="0"/>
        </w:rPr>
        <w:t>"/&gt;</w:t>
      </w:r>
    </w:p>
    <w:p w14:paraId="7DC3D9C9"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A4623A2" w14:textId="03A2ED76" w:rsidR="00B11855" w:rsidRPr="001F42D3" w:rsidRDefault="00CE1CA8" w:rsidP="00B34AEB">
      <w:pPr>
        <w:pStyle w:val="Heading3"/>
        <w:numPr>
          <w:ilvl w:val="0"/>
          <w:numId w:val="0"/>
        </w:numPr>
        <w:rPr>
          <w:noProof w:val="0"/>
        </w:rPr>
      </w:pPr>
      <w:bookmarkStart w:id="1548" w:name="_Toc497485690"/>
      <w:bookmarkStart w:id="1549" w:name="_Toc497486027"/>
      <w:bookmarkStart w:id="1550" w:name="_Toc497486254"/>
      <w:bookmarkStart w:id="1551" w:name="_Toc497486531"/>
      <w:bookmarkStart w:id="1552" w:name="_Toc497486758"/>
      <w:bookmarkStart w:id="1553" w:name="_Toc497493627"/>
      <w:bookmarkStart w:id="1554" w:name="_Toc401769922"/>
      <w:bookmarkStart w:id="1555" w:name="_Toc181625293"/>
      <w:bookmarkEnd w:id="1548"/>
      <w:bookmarkEnd w:id="1549"/>
      <w:bookmarkEnd w:id="1550"/>
      <w:bookmarkEnd w:id="1551"/>
      <w:bookmarkEnd w:id="1552"/>
      <w:bookmarkEnd w:id="1553"/>
      <w:r w:rsidRPr="001F42D3">
        <w:rPr>
          <w:noProof w:val="0"/>
        </w:rPr>
        <w:t xml:space="preserve">K.8.10 </w:t>
      </w:r>
      <w:proofErr w:type="spellStart"/>
      <w:r w:rsidR="003D003E" w:rsidRPr="001F42D3">
        <w:rPr>
          <w:noProof w:val="0"/>
        </w:rPr>
        <w:t>wctp-PollResponse</w:t>
      </w:r>
      <w:proofErr w:type="spellEnd"/>
      <w:r w:rsidR="003D003E" w:rsidRPr="001F42D3">
        <w:rPr>
          <w:noProof w:val="0"/>
        </w:rPr>
        <w:t xml:space="preserve"> – general poll (for Pre-Connectathon/Virtual Connectathon testing)</w:t>
      </w:r>
      <w:bookmarkEnd w:id="1554"/>
      <w:bookmarkEnd w:id="1555"/>
    </w:p>
    <w:p w14:paraId="0FD1C03E" w14:textId="6CC6991A"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no messages have status updates or replies.</w:t>
      </w:r>
    </w:p>
    <w:p w14:paraId="7CC8BB73" w14:textId="77777777" w:rsidR="00B11855" w:rsidRPr="001F42D3" w:rsidRDefault="00B11855" w:rsidP="00CF5627">
      <w:pPr>
        <w:pStyle w:val="BodyText"/>
      </w:pPr>
    </w:p>
    <w:p w14:paraId="3BCC1C12" w14:textId="77777777" w:rsidR="00B11855" w:rsidRPr="001F42D3" w:rsidRDefault="003D003E" w:rsidP="00AF07D0">
      <w:pPr>
        <w:pStyle w:val="TableXML"/>
        <w:rPr>
          <w:noProof w:val="0"/>
        </w:rPr>
      </w:pPr>
      <w:r w:rsidRPr="001F42D3">
        <w:rPr>
          <w:noProof w:val="0"/>
        </w:rPr>
        <w:t>&lt;?xml version="1.0"?&gt;</w:t>
      </w:r>
    </w:p>
    <w:p w14:paraId="205DAA98"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4664AB5"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234CD227"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5526F82F"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wctp-NoMessages</w:t>
      </w:r>
      <w:proofErr w:type="spellEnd"/>
      <w:r w:rsidRPr="001F42D3">
        <w:rPr>
          <w:noProof w:val="0"/>
        </w:rPr>
        <w:t>/&gt;</w:t>
      </w:r>
    </w:p>
    <w:p w14:paraId="530C10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10F4CC0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33C1F283" w14:textId="7B68DE31" w:rsidR="00B11855" w:rsidRPr="001F42D3" w:rsidRDefault="00CE1CA8" w:rsidP="00B34AEB">
      <w:pPr>
        <w:pStyle w:val="Heading3"/>
        <w:numPr>
          <w:ilvl w:val="0"/>
          <w:numId w:val="0"/>
        </w:numPr>
        <w:rPr>
          <w:noProof w:val="0"/>
        </w:rPr>
      </w:pPr>
      <w:bookmarkStart w:id="1556" w:name="_Toc497485692"/>
      <w:bookmarkStart w:id="1557" w:name="_Toc497486029"/>
      <w:bookmarkStart w:id="1558" w:name="_Toc497486256"/>
      <w:bookmarkStart w:id="1559" w:name="_Toc497486533"/>
      <w:bookmarkStart w:id="1560" w:name="_Toc497486760"/>
      <w:bookmarkStart w:id="1561" w:name="_Toc497493629"/>
      <w:bookmarkStart w:id="1562" w:name="_Toc401769923"/>
      <w:bookmarkStart w:id="1563" w:name="_Toc181625294"/>
      <w:bookmarkEnd w:id="1556"/>
      <w:bookmarkEnd w:id="1557"/>
      <w:bookmarkEnd w:id="1558"/>
      <w:bookmarkEnd w:id="1559"/>
      <w:bookmarkEnd w:id="1560"/>
      <w:bookmarkEnd w:id="1561"/>
      <w:r w:rsidRPr="001F42D3">
        <w:rPr>
          <w:noProof w:val="0"/>
        </w:rPr>
        <w:lastRenderedPageBreak/>
        <w:t xml:space="preserve">K.8.11 </w:t>
      </w:r>
      <w:proofErr w:type="spellStart"/>
      <w:r w:rsidR="003D003E" w:rsidRPr="001F42D3">
        <w:rPr>
          <w:noProof w:val="0"/>
        </w:rPr>
        <w:t>wctp-PollResponse</w:t>
      </w:r>
      <w:proofErr w:type="spellEnd"/>
      <w:r w:rsidR="003D003E" w:rsidRPr="001F42D3">
        <w:rPr>
          <w:noProof w:val="0"/>
        </w:rPr>
        <w:t xml:space="preserve"> message status update (for Pre-Connectathon/Virtual Connectathon testing)</w:t>
      </w:r>
      <w:bookmarkEnd w:id="1562"/>
      <w:bookmarkEnd w:id="1563"/>
    </w:p>
    <w:p w14:paraId="328166A1" w14:textId="1E6C7806"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a message has a status update. The value of </w:t>
      </w:r>
      <w:r w:rsidRPr="001F42D3">
        <w:rPr>
          <w:b/>
          <w:color w:val="FF0000"/>
        </w:rPr>
        <w:t>status update</w:t>
      </w:r>
      <w:r w:rsidRPr="001F42D3">
        <w:t xml:space="preserve"> can be any of “QUEUED”, “DELIVERED”, or “READ”.</w:t>
      </w:r>
    </w:p>
    <w:p w14:paraId="294AFC91" w14:textId="77777777" w:rsidR="00B11855" w:rsidRPr="001F42D3" w:rsidRDefault="00B11855" w:rsidP="00EE391A">
      <w:pPr>
        <w:pStyle w:val="BodyText"/>
      </w:pPr>
    </w:p>
    <w:p w14:paraId="3CC8047E" w14:textId="77777777" w:rsidR="00B11855" w:rsidRPr="001F42D3" w:rsidRDefault="003D003E" w:rsidP="00EE391A">
      <w:pPr>
        <w:pStyle w:val="TableXML"/>
        <w:rPr>
          <w:noProof w:val="0"/>
        </w:rPr>
      </w:pPr>
      <w:r w:rsidRPr="001F42D3">
        <w:rPr>
          <w:noProof w:val="0"/>
        </w:rPr>
        <w:t>&lt;?xml version="1.0"?&gt;</w:t>
      </w:r>
    </w:p>
    <w:p w14:paraId="606129FE" w14:textId="77777777" w:rsidR="00B11855" w:rsidRPr="001F42D3" w:rsidRDefault="003D003E" w:rsidP="00EE391A">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A94D569"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0ACBD259"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48515275"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-Message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72D54032"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7A0CBB5E"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"&gt;</w:t>
      </w:r>
    </w:p>
    <w:p w14:paraId="557CF311"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3585BF00"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66FD251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18849EC7"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-Message&gt;</w:t>
      </w:r>
    </w:p>
    <w:p w14:paraId="32CBED58"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545D1386"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78FC52B4" w14:textId="5D3CF51B" w:rsidR="00B11855" w:rsidRPr="001F42D3" w:rsidRDefault="00CE1CA8" w:rsidP="00B34AEB">
      <w:pPr>
        <w:pStyle w:val="Heading3"/>
        <w:numPr>
          <w:ilvl w:val="0"/>
          <w:numId w:val="0"/>
        </w:numPr>
        <w:rPr>
          <w:noProof w:val="0"/>
        </w:rPr>
      </w:pPr>
      <w:bookmarkStart w:id="1564" w:name="_Toc497485694"/>
      <w:bookmarkStart w:id="1565" w:name="_Toc497486031"/>
      <w:bookmarkStart w:id="1566" w:name="_Toc497486258"/>
      <w:bookmarkStart w:id="1567" w:name="_Toc497486535"/>
      <w:bookmarkStart w:id="1568" w:name="_Toc497486762"/>
      <w:bookmarkStart w:id="1569" w:name="_Toc497493631"/>
      <w:bookmarkStart w:id="1570" w:name="_Toc401769924"/>
      <w:bookmarkStart w:id="1571" w:name="_Toc181625295"/>
      <w:bookmarkEnd w:id="1564"/>
      <w:bookmarkEnd w:id="1565"/>
      <w:bookmarkEnd w:id="1566"/>
      <w:bookmarkEnd w:id="1567"/>
      <w:bookmarkEnd w:id="1568"/>
      <w:bookmarkEnd w:id="1569"/>
      <w:r w:rsidRPr="001F42D3">
        <w:rPr>
          <w:noProof w:val="0"/>
        </w:rPr>
        <w:t xml:space="preserve">K.8.12 </w:t>
      </w:r>
      <w:proofErr w:type="spellStart"/>
      <w:r w:rsidR="003D003E" w:rsidRPr="001F42D3">
        <w:rPr>
          <w:noProof w:val="0"/>
        </w:rPr>
        <w:t>wctp-PollResponse</w:t>
      </w:r>
      <w:proofErr w:type="spellEnd"/>
      <w:r w:rsidR="003D003E" w:rsidRPr="001F42D3">
        <w:rPr>
          <w:noProof w:val="0"/>
        </w:rPr>
        <w:t xml:space="preserve"> message status update acknowledgement (for Pre-Connectathon/Virtual Connectathon testing)</w:t>
      </w:r>
      <w:bookmarkEnd w:id="1570"/>
      <w:bookmarkEnd w:id="1571"/>
    </w:p>
    <w:p w14:paraId="02FDB848" w14:textId="6AB1C3F1" w:rsidR="00B11855" w:rsidRPr="001F42D3" w:rsidRDefault="003D003E" w:rsidP="00AF07D0">
      <w:pPr>
        <w:pStyle w:val="BodyText"/>
      </w:pPr>
      <w:r w:rsidRPr="001F42D3">
        <w:t xml:space="preserve">This is the poll response acknowledgement message sent from the ACM </w:t>
      </w:r>
      <w:r w:rsidR="009E2B46" w:rsidRPr="001F42D3">
        <w:t>Alert Manager</w:t>
      </w:r>
      <w:r w:rsidRPr="001F42D3">
        <w:t xml:space="preserve"> back to the ACM </w:t>
      </w:r>
      <w:r w:rsidR="00916BBE" w:rsidRPr="001F42D3">
        <w:t>Alert Communicator</w:t>
      </w:r>
      <w:r w:rsidRPr="001F42D3">
        <w:t xml:space="preserve"> to let the </w:t>
      </w:r>
      <w:r w:rsidR="00916BBE" w:rsidRPr="001F42D3">
        <w:t>Alert Communicator</w:t>
      </w:r>
      <w:r w:rsidRPr="001F42D3">
        <w:t xml:space="preserve"> know that the message status update has been successfully conveyed from the </w:t>
      </w:r>
      <w:r w:rsidR="00916BBE" w:rsidRPr="001F42D3">
        <w:t>Alert Communicator</w:t>
      </w:r>
      <w:r w:rsidRPr="001F42D3">
        <w:t xml:space="preserve"> to the </w:t>
      </w:r>
      <w:r w:rsidR="009E2B46" w:rsidRPr="001F42D3">
        <w:t>Alert Manager</w:t>
      </w:r>
      <w:r w:rsidRPr="001F42D3">
        <w:t xml:space="preserve"> and that the </w:t>
      </w:r>
      <w:r w:rsidR="00916BBE" w:rsidRPr="001F42D3">
        <w:t>Alert Communicator</w:t>
      </w:r>
      <w:r w:rsidRPr="001F42D3">
        <w:t xml:space="preserve"> can discard status updates for the messages.</w:t>
      </w:r>
    </w:p>
    <w:p w14:paraId="5A93636B" w14:textId="77777777" w:rsidR="00B11855" w:rsidRPr="001F42D3" w:rsidRDefault="00B11855" w:rsidP="00CF5627">
      <w:pPr>
        <w:pStyle w:val="BodyText"/>
      </w:pPr>
    </w:p>
    <w:p w14:paraId="6359E1BA" w14:textId="77777777" w:rsidR="00B11855" w:rsidRPr="001F42D3" w:rsidRDefault="003D003E" w:rsidP="00AF07D0">
      <w:pPr>
        <w:pStyle w:val="TableXML"/>
        <w:rPr>
          <w:noProof w:val="0"/>
        </w:rPr>
      </w:pPr>
      <w:r w:rsidRPr="001F42D3">
        <w:rPr>
          <w:noProof w:val="0"/>
        </w:rPr>
        <w:t>&lt;?xml version="1.0"?&gt;</w:t>
      </w:r>
    </w:p>
    <w:p w14:paraId="0A3595F5"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4C6955F"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115D2E4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 xml:space="preserve"> </w:t>
      </w:r>
      <w:proofErr w:type="spellStart"/>
      <w:r w:rsidRPr="001F42D3">
        <w:rPr>
          <w:noProof w:val="0"/>
        </w:rPr>
        <w:t>pollerID</w:t>
      </w:r>
      <w:proofErr w:type="spellEnd"/>
      <w:r w:rsidRPr="001F42D3">
        <w:rPr>
          <w:noProof w:val="0"/>
        </w:rPr>
        <w:t>="</w:t>
      </w:r>
      <w:proofErr w:type="spellStart"/>
      <w:r w:rsidRPr="001F42D3">
        <w:rPr>
          <w:noProof w:val="0"/>
          <w:color w:val="FF0000"/>
        </w:rPr>
        <w:t>poller</w:t>
      </w:r>
      <w:proofErr w:type="spellEnd"/>
      <w:r w:rsidRPr="001F42D3">
        <w:rPr>
          <w:noProof w:val="0"/>
          <w:color w:val="FF0000"/>
        </w:rPr>
        <w:t xml:space="preserve">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 xml:space="preserve">" </w:t>
      </w:r>
      <w:proofErr w:type="spellStart"/>
      <w:r w:rsidRPr="001F42D3">
        <w:rPr>
          <w:noProof w:val="0"/>
        </w:rPr>
        <w:t>maxMessagesInBatch</w:t>
      </w:r>
      <w:proofErr w:type="spellEnd"/>
      <w:r w:rsidRPr="001F42D3">
        <w:rPr>
          <w:noProof w:val="0"/>
        </w:rPr>
        <w:t>="</w:t>
      </w:r>
      <w:r w:rsidRPr="001F42D3">
        <w:rPr>
          <w:noProof w:val="0"/>
          <w:color w:val="FF0000"/>
        </w:rPr>
        <w:t>batch size</w:t>
      </w:r>
      <w:r w:rsidRPr="001F42D3">
        <w:rPr>
          <w:noProof w:val="0"/>
        </w:rPr>
        <w:t>"&gt;</w:t>
      </w:r>
    </w:p>
    <w:p w14:paraId="3EC5790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wctp-MessageReceived</w:t>
      </w:r>
      <w:proofErr w:type="spellEnd"/>
      <w:r w:rsidRPr="001F42D3">
        <w:rPr>
          <w:noProof w:val="0"/>
        </w:rPr>
        <w:t xml:space="preserv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38C067C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-Success </w:t>
      </w:r>
      <w:proofErr w:type="spellStart"/>
      <w:r w:rsidRPr="001F42D3">
        <w:rPr>
          <w:noProof w:val="0"/>
        </w:rPr>
        <w:t>successCode</w:t>
      </w:r>
      <w:proofErr w:type="spellEnd"/>
      <w:r w:rsidRPr="001F42D3">
        <w:rPr>
          <w:noProof w:val="0"/>
        </w:rPr>
        <w:t xml:space="preserve">="200" </w:t>
      </w:r>
      <w:proofErr w:type="spellStart"/>
      <w:r w:rsidRPr="001F42D3">
        <w:rPr>
          <w:noProof w:val="0"/>
        </w:rPr>
        <w:t>successText</w:t>
      </w:r>
      <w:proofErr w:type="spellEnd"/>
      <w:r w:rsidRPr="001F42D3">
        <w:rPr>
          <w:noProof w:val="0"/>
        </w:rPr>
        <w:t>="Message accepted"&gt;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-Success&gt;</w:t>
      </w:r>
    </w:p>
    <w:p w14:paraId="4859B7D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wctp-MessageReceived</w:t>
      </w:r>
      <w:proofErr w:type="spellEnd"/>
      <w:r w:rsidRPr="001F42D3">
        <w:rPr>
          <w:noProof w:val="0"/>
        </w:rPr>
        <w:t>&gt;</w:t>
      </w:r>
    </w:p>
    <w:p w14:paraId="34EDE987"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&gt;</w:t>
      </w:r>
    </w:p>
    <w:p w14:paraId="2624ABA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2741C218" w14:textId="5D416C86" w:rsidR="00B11855" w:rsidRPr="001F42D3" w:rsidRDefault="00CE1CA8" w:rsidP="00B34AEB">
      <w:pPr>
        <w:pStyle w:val="Heading3"/>
        <w:numPr>
          <w:ilvl w:val="0"/>
          <w:numId w:val="0"/>
        </w:numPr>
        <w:rPr>
          <w:noProof w:val="0"/>
        </w:rPr>
      </w:pPr>
      <w:bookmarkStart w:id="1572" w:name="_Toc497485696"/>
      <w:bookmarkStart w:id="1573" w:name="_Toc497486033"/>
      <w:bookmarkStart w:id="1574" w:name="_Toc497486260"/>
      <w:bookmarkStart w:id="1575" w:name="_Toc497486537"/>
      <w:bookmarkStart w:id="1576" w:name="_Toc497486764"/>
      <w:bookmarkStart w:id="1577" w:name="_Toc497493633"/>
      <w:bookmarkStart w:id="1578" w:name="_Toc401769925"/>
      <w:bookmarkStart w:id="1579" w:name="_Toc181625296"/>
      <w:bookmarkEnd w:id="1572"/>
      <w:bookmarkEnd w:id="1573"/>
      <w:bookmarkEnd w:id="1574"/>
      <w:bookmarkEnd w:id="1575"/>
      <w:bookmarkEnd w:id="1576"/>
      <w:bookmarkEnd w:id="1577"/>
      <w:r w:rsidRPr="001F42D3">
        <w:rPr>
          <w:noProof w:val="0"/>
        </w:rPr>
        <w:t xml:space="preserve">K.8.13 </w:t>
      </w:r>
      <w:proofErr w:type="spellStart"/>
      <w:r w:rsidR="003D003E" w:rsidRPr="001F42D3">
        <w:rPr>
          <w:noProof w:val="0"/>
        </w:rPr>
        <w:t>wctp-PollResponse</w:t>
      </w:r>
      <w:proofErr w:type="spellEnd"/>
      <w:r w:rsidR="003D003E" w:rsidRPr="001F42D3">
        <w:rPr>
          <w:noProof w:val="0"/>
        </w:rPr>
        <w:t xml:space="preserve"> (message reply, not in response to an MCR based </w:t>
      </w:r>
      <w:proofErr w:type="spellStart"/>
      <w:r w:rsidR="003D003E" w:rsidRPr="001F42D3">
        <w:rPr>
          <w:noProof w:val="0"/>
        </w:rPr>
        <w:t>wctp-SubmitRequest</w:t>
      </w:r>
      <w:proofErr w:type="spellEnd"/>
      <w:r w:rsidR="003D003E" w:rsidRPr="001F42D3">
        <w:rPr>
          <w:noProof w:val="0"/>
        </w:rPr>
        <w:t>) (for Pre-Connectathon/Virtual Connectathon testing)</w:t>
      </w:r>
      <w:bookmarkEnd w:id="1578"/>
      <w:bookmarkEnd w:id="1579"/>
    </w:p>
    <w:p w14:paraId="20BFE67E" w14:textId="77777777" w:rsidR="00B11855" w:rsidRPr="001F42D3" w:rsidRDefault="003D003E" w:rsidP="00AF07D0">
      <w:pPr>
        <w:pStyle w:val="TableXML"/>
        <w:rPr>
          <w:noProof w:val="0"/>
        </w:rPr>
      </w:pPr>
      <w:r w:rsidRPr="001F42D3">
        <w:rPr>
          <w:noProof w:val="0"/>
        </w:rPr>
        <w:t>&lt;?xml version="1.0"?&gt;</w:t>
      </w:r>
    </w:p>
    <w:p w14:paraId="7CFA2618"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23945B02" w14:textId="77777777" w:rsidR="00B11855" w:rsidRPr="001F42D3" w:rsidRDefault="003D003E" w:rsidP="00AF07D0">
      <w:pPr>
        <w:pStyle w:val="TableXML"/>
        <w:rPr>
          <w:noProof w:val="0"/>
        </w:rPr>
      </w:pPr>
      <w:r w:rsidRPr="001F42D3">
        <w:rPr>
          <w:noProof w:val="0"/>
        </w:rPr>
        <w:lastRenderedPageBreak/>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0D7431F9"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3DADD38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-Message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5099CDF8"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377F85B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"&gt;</w:t>
      </w:r>
    </w:p>
    <w:p w14:paraId="3238FF5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4FA97CBC"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4230B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-Alphanumeric&gt;</w:t>
      </w:r>
      <w:r w:rsidRPr="001F42D3">
        <w:rPr>
          <w:noProof w:val="0"/>
          <w:color w:val="FF0000"/>
        </w:rPr>
        <w:t>response text</w:t>
      </w:r>
      <w:r w:rsidRPr="001F42D3">
        <w:rPr>
          <w:noProof w:val="0"/>
        </w:rPr>
        <w:t>&lt;/</w:t>
      </w:r>
      <w:proofErr w:type="spellStart"/>
      <w:r w:rsidRPr="001F42D3">
        <w:rPr>
          <w:noProof w:val="0"/>
        </w:rPr>
        <w:t>wctp</w:t>
      </w:r>
      <w:proofErr w:type="spellEnd"/>
      <w:r w:rsidRPr="001F42D3">
        <w:rPr>
          <w:noProof w:val="0"/>
        </w:rPr>
        <w:t>-Alphanumeric&gt;</w:t>
      </w:r>
    </w:p>
    <w:p w14:paraId="3F8FE4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0E50B65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496F3DA8"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-Message&gt;</w:t>
      </w:r>
    </w:p>
    <w:p w14:paraId="4B9D360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692E0514"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4E41396" w14:textId="767AEB4E" w:rsidR="00B11855" w:rsidRPr="001F42D3" w:rsidRDefault="00CE1CA8" w:rsidP="00B34AEB">
      <w:pPr>
        <w:pStyle w:val="Heading3"/>
        <w:numPr>
          <w:ilvl w:val="0"/>
          <w:numId w:val="0"/>
        </w:numPr>
        <w:rPr>
          <w:noProof w:val="0"/>
        </w:rPr>
      </w:pPr>
      <w:bookmarkStart w:id="1580" w:name="_Toc497485698"/>
      <w:bookmarkStart w:id="1581" w:name="_Toc497486035"/>
      <w:bookmarkStart w:id="1582" w:name="_Toc497486262"/>
      <w:bookmarkStart w:id="1583" w:name="_Toc497486539"/>
      <w:bookmarkStart w:id="1584" w:name="_Toc497486766"/>
      <w:bookmarkStart w:id="1585" w:name="_Toc497493635"/>
      <w:bookmarkStart w:id="1586" w:name="_Toc401769926"/>
      <w:bookmarkStart w:id="1587" w:name="_Toc181625297"/>
      <w:bookmarkEnd w:id="1580"/>
      <w:bookmarkEnd w:id="1581"/>
      <w:bookmarkEnd w:id="1582"/>
      <w:bookmarkEnd w:id="1583"/>
      <w:bookmarkEnd w:id="1584"/>
      <w:bookmarkEnd w:id="1585"/>
      <w:r w:rsidRPr="001F42D3">
        <w:rPr>
          <w:noProof w:val="0"/>
        </w:rPr>
        <w:t xml:space="preserve">K.8.14 </w:t>
      </w:r>
      <w:r w:rsidR="003D003E" w:rsidRPr="001F42D3">
        <w:rPr>
          <w:noProof w:val="0"/>
        </w:rPr>
        <w:t>IHE PCD-07 asynchronous status update (DELIVERED - delivery confirmation)</w:t>
      </w:r>
      <w:bookmarkEnd w:id="1586"/>
      <w:bookmarkEnd w:id="1587"/>
    </w:p>
    <w:p w14:paraId="0CD01904" w14:textId="77777777" w:rsidR="00B11855" w:rsidRPr="001F42D3" w:rsidRDefault="003D003E" w:rsidP="00AF07D0">
      <w:pPr>
        <w:pStyle w:val="BodyText"/>
      </w:pPr>
      <w:r w:rsidRPr="001F42D3">
        <w:t xml:space="preserve">The value of </w:t>
      </w:r>
      <w:r w:rsidRPr="001F42D3">
        <w:rPr>
          <w:rStyle w:val="StrongEmphasis"/>
        </w:rPr>
        <w:t>status update</w:t>
      </w:r>
      <w:r w:rsidRPr="001F42D3">
        <w:t xml:space="preserve"> would be “DELIVERED”.</w:t>
      </w:r>
    </w:p>
    <w:p w14:paraId="265C78C9" w14:textId="77777777" w:rsidR="00B11855" w:rsidRPr="001F42D3" w:rsidRDefault="00B11855" w:rsidP="00CF5627">
      <w:pPr>
        <w:pStyle w:val="BodyText"/>
      </w:pPr>
    </w:p>
    <w:p w14:paraId="449271B0" w14:textId="77777777" w:rsidR="00B11855" w:rsidRPr="001F42D3" w:rsidRDefault="003D003E" w:rsidP="00AF07D0">
      <w:pPr>
        <w:pStyle w:val="TableXML"/>
        <w:rPr>
          <w:noProof w:val="0"/>
        </w:rPr>
      </w:pPr>
      <w:r w:rsidRPr="001F42D3">
        <w:rPr>
          <w:noProof w:val="0"/>
        </w:rPr>
        <w:t>&lt;?xml version="1.0" encoding="utf-16"?&gt;</w:t>
      </w:r>
    </w:p>
    <w:p w14:paraId="41204F65"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F92A318"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07879B8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78671CC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26C8E799"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/&gt;</w:t>
      </w:r>
    </w:p>
    <w:p w14:paraId="0469ADA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6536B32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-Recipient </w:t>
      </w:r>
      <w:proofErr w:type="spellStart"/>
      <w:r w:rsidRPr="001F42D3">
        <w:rPr>
          <w:noProof w:val="0"/>
        </w:rPr>
        <w:t>authorizationCode</w:t>
      </w:r>
      <w:proofErr w:type="spellEnd"/>
      <w:r w:rsidRPr="001F42D3">
        <w:rPr>
          <w:noProof w:val="0"/>
        </w:rPr>
        <w:t>="" /&gt;</w:t>
      </w:r>
    </w:p>
    <w:p w14:paraId="7E84E6A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4B920ABB"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3CB2954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2A14B8FA"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2BFE931" w14:textId="3781503D" w:rsidR="00B11855" w:rsidRPr="001F42D3" w:rsidRDefault="00CE1CA8" w:rsidP="00B34AEB">
      <w:pPr>
        <w:pStyle w:val="Heading3"/>
        <w:numPr>
          <w:ilvl w:val="0"/>
          <w:numId w:val="0"/>
        </w:numPr>
        <w:rPr>
          <w:noProof w:val="0"/>
        </w:rPr>
      </w:pPr>
      <w:bookmarkStart w:id="1588" w:name="_Toc497485700"/>
      <w:bookmarkStart w:id="1589" w:name="_Toc497486037"/>
      <w:bookmarkStart w:id="1590" w:name="_Toc497486264"/>
      <w:bookmarkStart w:id="1591" w:name="_Toc497486541"/>
      <w:bookmarkStart w:id="1592" w:name="_Toc497486768"/>
      <w:bookmarkStart w:id="1593" w:name="_Toc497493637"/>
      <w:bookmarkStart w:id="1594" w:name="_Toc401769927"/>
      <w:bookmarkStart w:id="1595" w:name="_Toc181625298"/>
      <w:bookmarkEnd w:id="1588"/>
      <w:bookmarkEnd w:id="1589"/>
      <w:bookmarkEnd w:id="1590"/>
      <w:bookmarkEnd w:id="1591"/>
      <w:bookmarkEnd w:id="1592"/>
      <w:bookmarkEnd w:id="1593"/>
      <w:r w:rsidRPr="001F42D3">
        <w:rPr>
          <w:noProof w:val="0"/>
        </w:rPr>
        <w:t>K.8.1</w:t>
      </w:r>
      <w:r w:rsidR="001F65FA">
        <w:rPr>
          <w:noProof w:val="0"/>
        </w:rPr>
        <w:t>5</w:t>
      </w:r>
      <w:r w:rsidRPr="001F42D3">
        <w:rPr>
          <w:noProof w:val="0"/>
        </w:rPr>
        <w:t xml:space="preserve"> </w:t>
      </w:r>
      <w:r w:rsidR="003D003E" w:rsidRPr="001F42D3">
        <w:rPr>
          <w:noProof w:val="0"/>
        </w:rPr>
        <w:t>IHE PCD-07 asynchronous status update (READ - read receipt)</w:t>
      </w:r>
      <w:bookmarkEnd w:id="1594"/>
      <w:bookmarkEnd w:id="1595"/>
    </w:p>
    <w:p w14:paraId="6761A748" w14:textId="77777777" w:rsidR="00B11855" w:rsidRPr="001F42D3" w:rsidRDefault="003D003E" w:rsidP="00AF07D0">
      <w:pPr>
        <w:pStyle w:val="BodyText"/>
      </w:pPr>
      <w:r w:rsidRPr="001F42D3">
        <w:t xml:space="preserve">The value of </w:t>
      </w:r>
      <w:r w:rsidRPr="001F42D3">
        <w:rPr>
          <w:b/>
          <w:color w:val="FF0000"/>
        </w:rPr>
        <w:t>status update</w:t>
      </w:r>
      <w:r w:rsidRPr="001F42D3">
        <w:t xml:space="preserve"> would be “READ”.</w:t>
      </w:r>
    </w:p>
    <w:p w14:paraId="285B74FC" w14:textId="77777777" w:rsidR="00B11855" w:rsidRPr="001F42D3" w:rsidRDefault="00B11855" w:rsidP="00EE391A">
      <w:pPr>
        <w:pStyle w:val="BodyText"/>
      </w:pPr>
    </w:p>
    <w:p w14:paraId="57A3BCBD" w14:textId="77777777" w:rsidR="00B11855" w:rsidRPr="001F42D3" w:rsidRDefault="003D003E" w:rsidP="00EE391A">
      <w:pPr>
        <w:pStyle w:val="TableXML"/>
        <w:rPr>
          <w:noProof w:val="0"/>
        </w:rPr>
      </w:pPr>
      <w:r w:rsidRPr="001F42D3">
        <w:rPr>
          <w:noProof w:val="0"/>
        </w:rPr>
        <w:t>&lt;?xml version="1.0" encoding="utf-16"?&gt;</w:t>
      </w:r>
    </w:p>
    <w:p w14:paraId="3F8C8CA8" w14:textId="77777777" w:rsidR="00B11855" w:rsidRPr="001F42D3" w:rsidRDefault="003D003E" w:rsidP="00EE391A">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DFCD563"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3792EDF7"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1ABFDCA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4D807D75"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/&gt;</w:t>
      </w:r>
    </w:p>
    <w:p w14:paraId="5559D15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71C0B64B"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-Recipient </w:t>
      </w:r>
      <w:proofErr w:type="spellStart"/>
      <w:r w:rsidRPr="001F42D3">
        <w:rPr>
          <w:noProof w:val="0"/>
        </w:rPr>
        <w:t>authorizationCode</w:t>
      </w:r>
      <w:proofErr w:type="spellEnd"/>
      <w:r w:rsidRPr="001F42D3">
        <w:rPr>
          <w:noProof w:val="0"/>
        </w:rPr>
        <w:t>="" /&gt;</w:t>
      </w:r>
    </w:p>
    <w:p w14:paraId="091E4439" w14:textId="77777777" w:rsidR="00B11855" w:rsidRPr="001F42D3" w:rsidRDefault="003D003E" w:rsidP="00EE391A">
      <w:pPr>
        <w:pStyle w:val="TableXML"/>
        <w:rPr>
          <w:noProof w:val="0"/>
        </w:rPr>
      </w:pPr>
      <w:r w:rsidRPr="001F42D3">
        <w:rPr>
          <w:noProof w:val="0"/>
        </w:rPr>
        <w:lastRenderedPageBreak/>
        <w:t xml:space="preserve">        &lt;/</w:t>
      </w:r>
      <w:proofErr w:type="spellStart"/>
      <w:r w:rsidRPr="001F42D3">
        <w:rPr>
          <w:noProof w:val="0"/>
        </w:rPr>
        <w:t>wctp-ResponseHeader</w:t>
      </w:r>
      <w:proofErr w:type="spellEnd"/>
      <w:r w:rsidRPr="001F42D3">
        <w:rPr>
          <w:noProof w:val="0"/>
        </w:rPr>
        <w:t>&gt;</w:t>
      </w:r>
    </w:p>
    <w:p w14:paraId="692C049D"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58B9E6EE"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6EDD27E0"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4F94E4FE" w14:textId="35013069" w:rsidR="00B11855" w:rsidRPr="001F42D3" w:rsidRDefault="00CE1CA8" w:rsidP="00B34AEB">
      <w:pPr>
        <w:pStyle w:val="Heading3"/>
        <w:numPr>
          <w:ilvl w:val="0"/>
          <w:numId w:val="0"/>
        </w:numPr>
        <w:rPr>
          <w:noProof w:val="0"/>
        </w:rPr>
      </w:pPr>
      <w:bookmarkStart w:id="1596" w:name="_Toc497485702"/>
      <w:bookmarkStart w:id="1597" w:name="_Toc497486039"/>
      <w:bookmarkStart w:id="1598" w:name="_Toc497486266"/>
      <w:bookmarkStart w:id="1599" w:name="_Toc497486543"/>
      <w:bookmarkStart w:id="1600" w:name="_Toc497486770"/>
      <w:bookmarkStart w:id="1601" w:name="_Toc497493639"/>
      <w:bookmarkStart w:id="1602" w:name="_Toc401769928"/>
      <w:bookmarkStart w:id="1603" w:name="_Toc181625299"/>
      <w:bookmarkEnd w:id="1596"/>
      <w:bookmarkEnd w:id="1597"/>
      <w:bookmarkEnd w:id="1598"/>
      <w:bookmarkEnd w:id="1599"/>
      <w:bookmarkEnd w:id="1600"/>
      <w:bookmarkEnd w:id="1601"/>
      <w:r w:rsidRPr="001F42D3">
        <w:rPr>
          <w:noProof w:val="0"/>
        </w:rPr>
        <w:t>K.8.1</w:t>
      </w:r>
      <w:r w:rsidR="001F65FA">
        <w:rPr>
          <w:noProof w:val="0"/>
        </w:rPr>
        <w:t>6</w:t>
      </w:r>
      <w:r w:rsidRPr="001F42D3">
        <w:rPr>
          <w:noProof w:val="0"/>
        </w:rPr>
        <w:t xml:space="preserve"> </w:t>
      </w:r>
      <w:r w:rsidR="003D003E" w:rsidRPr="001F42D3">
        <w:rPr>
          <w:noProof w:val="0"/>
        </w:rPr>
        <w:t>IHE PCD-07 asynchronous reply message with MCR</w:t>
      </w:r>
      <w:bookmarkEnd w:id="1602"/>
      <w:r w:rsidR="0021200B" w:rsidRPr="001F42D3">
        <w:rPr>
          <w:noProof w:val="0"/>
        </w:rPr>
        <w:t xml:space="preserve"> and URI response</w:t>
      </w:r>
      <w:bookmarkEnd w:id="1603"/>
    </w:p>
    <w:p w14:paraId="1E21B93F" w14:textId="77777777" w:rsidR="00B11855" w:rsidRPr="001F42D3" w:rsidRDefault="003D003E" w:rsidP="00AF07D0">
      <w:pPr>
        <w:pStyle w:val="TableXML"/>
        <w:rPr>
          <w:noProof w:val="0"/>
        </w:rPr>
      </w:pPr>
      <w:r w:rsidRPr="001F42D3">
        <w:rPr>
          <w:noProof w:val="0"/>
        </w:rPr>
        <w:t>&lt;?xml version="1.0" encoding="utf-16"?&gt;</w:t>
      </w:r>
    </w:p>
    <w:p w14:paraId="0ECC589E"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507057C0"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00E33C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 xml:space="preserve"> </w:t>
      </w:r>
      <w:proofErr w:type="spellStart"/>
      <w:r w:rsidRPr="001F42D3">
        <w:rPr>
          <w:noProof w:val="0"/>
        </w:rPr>
        <w:t>MCRMessageReply</w:t>
      </w:r>
      <w:proofErr w:type="spellEnd"/>
      <w:r w:rsidRPr="001F42D3">
        <w:rPr>
          <w:noProof w:val="0"/>
        </w:rPr>
        <w:t>="true"&gt;</w:t>
      </w:r>
    </w:p>
    <w:p w14:paraId="28A7806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3CF544EF"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miscInfo</w:t>
      </w:r>
      <w:proofErr w:type="spellEnd"/>
      <w:r w:rsidRPr="001F42D3">
        <w:rPr>
          <w:noProof w:val="0"/>
        </w:rPr>
        <w:t>="" /&gt;</w:t>
      </w:r>
    </w:p>
    <w:p w14:paraId="28626A8B"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629E0CE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 /&gt;</w:t>
      </w:r>
    </w:p>
    <w:p w14:paraId="6461821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0BC8581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1FE92D60" w14:textId="6F9DDBD4" w:rsidR="00B11855" w:rsidRPr="001F42D3" w:rsidRDefault="003D003E" w:rsidP="00AF07D0">
      <w:pPr>
        <w:pStyle w:val="TableXML"/>
        <w:rPr>
          <w:noProof w:val="0"/>
        </w:rPr>
      </w:pPr>
      <w:r w:rsidRPr="001F42D3">
        <w:rPr>
          <w:noProof w:val="0"/>
        </w:rPr>
        <w:t xml:space="preserve">            </w:t>
      </w:r>
    </w:p>
    <w:p w14:paraId="4DE0FDCA" w14:textId="6382F7BF" w:rsidR="0021200B" w:rsidRPr="001F42D3" w:rsidRDefault="0021200B"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-Alphanumeric </w:t>
      </w:r>
      <w:proofErr w:type="spellStart"/>
      <w:r w:rsidRPr="001F42D3">
        <w:rPr>
          <w:noProof w:val="0"/>
        </w:rPr>
        <w:t>actionURIPurpose</w:t>
      </w:r>
      <w:proofErr w:type="spellEnd"/>
      <w:r w:rsidRPr="001F42D3">
        <w:rPr>
          <w:noProof w:val="0"/>
        </w:rPr>
        <w:t>=”</w:t>
      </w:r>
      <w:r w:rsidRPr="001F42D3">
        <w:rPr>
          <w:noProof w:val="0"/>
          <w:color w:val="FF0000"/>
        </w:rPr>
        <w:t>purpose</w:t>
      </w:r>
      <w:r w:rsidRPr="001F42D3">
        <w:rPr>
          <w:noProof w:val="0"/>
        </w:rPr>
        <w:t>”&gt;</w:t>
      </w:r>
      <w:r w:rsidRPr="001F42D3">
        <w:rPr>
          <w:noProof w:val="0"/>
          <w:color w:val="FF0000"/>
        </w:rPr>
        <w:t>response text</w:t>
      </w:r>
      <w:r w:rsidRPr="001F42D3">
        <w:rPr>
          <w:noProof w:val="0"/>
        </w:rPr>
        <w:t>&lt;/</w:t>
      </w:r>
      <w:proofErr w:type="spellStart"/>
      <w:r w:rsidRPr="001F42D3">
        <w:rPr>
          <w:noProof w:val="0"/>
        </w:rPr>
        <w:t>wctp</w:t>
      </w:r>
      <w:proofErr w:type="spellEnd"/>
      <w:r w:rsidRPr="001F42D3">
        <w:rPr>
          <w:noProof w:val="0"/>
        </w:rPr>
        <w:t>-Alphanumeric&gt;</w:t>
      </w:r>
    </w:p>
    <w:p w14:paraId="4F7E7160"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40D03DE0"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0FE29797"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20912424" w14:textId="55752D8A" w:rsidR="005B313C" w:rsidRPr="001F42D3" w:rsidRDefault="00CE1CA8" w:rsidP="00B34AEB">
      <w:pPr>
        <w:pStyle w:val="Heading3"/>
        <w:numPr>
          <w:ilvl w:val="0"/>
          <w:numId w:val="0"/>
        </w:numPr>
        <w:rPr>
          <w:noProof w:val="0"/>
        </w:rPr>
      </w:pPr>
      <w:bookmarkStart w:id="1604" w:name="_Toc497485704"/>
      <w:bookmarkStart w:id="1605" w:name="_Toc497486041"/>
      <w:bookmarkStart w:id="1606" w:name="_Toc497486268"/>
      <w:bookmarkStart w:id="1607" w:name="_Toc497486545"/>
      <w:bookmarkStart w:id="1608" w:name="_Toc497486772"/>
      <w:bookmarkStart w:id="1609" w:name="_Toc497493641"/>
      <w:bookmarkStart w:id="1610" w:name="_Toc181625300"/>
      <w:bookmarkEnd w:id="1604"/>
      <w:bookmarkEnd w:id="1605"/>
      <w:bookmarkEnd w:id="1606"/>
      <w:bookmarkEnd w:id="1607"/>
      <w:bookmarkEnd w:id="1608"/>
      <w:bookmarkEnd w:id="1609"/>
      <w:r w:rsidRPr="001F42D3">
        <w:rPr>
          <w:noProof w:val="0"/>
        </w:rPr>
        <w:t>K.8.1</w:t>
      </w:r>
      <w:r w:rsidR="001F65FA">
        <w:rPr>
          <w:noProof w:val="0"/>
        </w:rPr>
        <w:t>7</w:t>
      </w:r>
      <w:r w:rsidRPr="001F42D3">
        <w:rPr>
          <w:noProof w:val="0"/>
        </w:rPr>
        <w:t xml:space="preserve"> </w:t>
      </w:r>
      <w:r w:rsidR="005B313C" w:rsidRPr="001F42D3">
        <w:rPr>
          <w:noProof w:val="0"/>
        </w:rPr>
        <w:t xml:space="preserve">IHE </w:t>
      </w:r>
      <w:r w:rsidR="009843AA">
        <w:rPr>
          <w:noProof w:val="0"/>
        </w:rPr>
        <w:t>DEV</w:t>
      </w:r>
      <w:r w:rsidR="005B313C" w:rsidRPr="001F42D3">
        <w:rPr>
          <w:noProof w:val="0"/>
        </w:rPr>
        <w:t xml:space="preserve"> specific WCTP extensions to PCD-06 </w:t>
      </w:r>
      <w:proofErr w:type="spellStart"/>
      <w:r w:rsidR="005B313C" w:rsidRPr="001F42D3">
        <w:rPr>
          <w:noProof w:val="0"/>
        </w:rPr>
        <w:t>wctp-SubmitRequest</w:t>
      </w:r>
      <w:proofErr w:type="spellEnd"/>
      <w:r w:rsidR="005B313C" w:rsidRPr="001F42D3">
        <w:rPr>
          <w:noProof w:val="0"/>
        </w:rPr>
        <w:t xml:space="preserve"> for WCM attachments</w:t>
      </w:r>
      <w:bookmarkEnd w:id="1610"/>
    </w:p>
    <w:p w14:paraId="7B2431CC" w14:textId="2646CEF4" w:rsidR="005B313C" w:rsidRPr="001F42D3" w:rsidRDefault="005B313C" w:rsidP="005B313C">
      <w:pPr>
        <w:pStyle w:val="BodyText"/>
      </w:pPr>
      <w:r w:rsidRPr="001F42D3">
        <w:t xml:space="preserve">WCTP is a text </w:t>
      </w:r>
      <w:r w:rsidR="00242B41" w:rsidRPr="001F42D3">
        <w:t>messaging</w:t>
      </w:r>
      <w:r w:rsidRPr="001F42D3">
        <w:t xml:space="preserve"> protocol which doesn’t support attachments or graphical images and whose maximum message length is restricted</w:t>
      </w:r>
      <w:r w:rsidR="002E782A" w:rsidRPr="001F42D3">
        <w:t xml:space="preserve">. </w:t>
      </w:r>
      <w:r w:rsidRPr="001F42D3">
        <w:t xml:space="preserve">The IHE </w:t>
      </w:r>
      <w:r w:rsidR="009843AA">
        <w:t>DEV</w:t>
      </w:r>
      <w:r w:rsidRPr="001F42D3">
        <w:t xml:space="preserve"> domain has extended WCTP 1.3 to support optional attachments as either the ACM </w:t>
      </w:r>
      <w:r w:rsidR="00647994" w:rsidRPr="001F42D3">
        <w:t>[PCD-04]</w:t>
      </w:r>
      <w:r w:rsidRPr="001F42D3">
        <w:t xml:space="preserve"> transaction in its entirety and/or as one or more graphical snippet attachments in support of the Waveform Content Module (WCM) capability</w:t>
      </w:r>
      <w:r w:rsidR="002E782A" w:rsidRPr="001F42D3">
        <w:t xml:space="preserve">. </w:t>
      </w:r>
      <w:r w:rsidRPr="001F42D3">
        <w:t>This in turn presumes removal of the message length restriction.</w:t>
      </w:r>
    </w:p>
    <w:p w14:paraId="36976335" w14:textId="74903BE7" w:rsidR="005B313C" w:rsidRPr="001F42D3" w:rsidRDefault="005B313C" w:rsidP="005B313C">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supports neither non-plain text messages (encoded attachments) in addition to plain text messages or transmissions of graphical images in addition to plan text messages</w:t>
      </w:r>
      <w:r w:rsidR="002E782A" w:rsidRPr="001F42D3">
        <w:t xml:space="preserve">. </w:t>
      </w:r>
      <w:r w:rsidRPr="001F42D3">
        <w:t xml:space="preserve">For this reason the ACM </w:t>
      </w:r>
      <w:r w:rsidR="00FF5580"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evidentiary data associated with WCM (for ECG waveform graphic generation by the ACM </w:t>
      </w:r>
      <w:r w:rsidR="00916BBE" w:rsidRPr="001F42D3">
        <w:t>Alert Communicator</w:t>
      </w:r>
      <w:r w:rsidRPr="001F42D3">
        <w:t xml:space="preserve">) or to convey a graphical image of the </w:t>
      </w:r>
      <w:r w:rsidR="006D613E" w:rsidRPr="001F42D3">
        <w:t>HL7</w:t>
      </w:r>
      <w:r w:rsidR="00995105" w:rsidRPr="001F42D3">
        <w:t xml:space="preserve"> </w:t>
      </w:r>
      <w:r w:rsidRPr="001F42D3">
        <w:t xml:space="preserve">evidentiary data as produced by the ACM </w:t>
      </w:r>
      <w:r w:rsidR="009E2B46" w:rsidRPr="001F42D3">
        <w:t>Alert Manager</w:t>
      </w:r>
      <w:r w:rsidRPr="001F42D3">
        <w:t xml:space="preserve"> for delivery to an ACM </w:t>
      </w:r>
      <w:r w:rsidR="00916BBE" w:rsidRPr="001F42D3">
        <w:t>Alert Communicator</w:t>
      </w:r>
      <w:r w:rsidRPr="001F42D3">
        <w:t xml:space="preserve"> that has not implemented the algorithms for synthesis of the graphic from the evidentiary data.</w:t>
      </w:r>
    </w:p>
    <w:p w14:paraId="68C5CB15" w14:textId="3314B5CC" w:rsidR="005B313C" w:rsidRPr="001F42D3" w:rsidRDefault="005B313C" w:rsidP="005B313C">
      <w:pPr>
        <w:pStyle w:val="BodyText"/>
      </w:pPr>
      <w:r w:rsidRPr="001F42D3">
        <w:t xml:space="preserve">In order for the WCTP server (the ACM </w:t>
      </w:r>
      <w:r w:rsidR="00916BBE" w:rsidRPr="001F42D3">
        <w:t>Alert Communicator</w:t>
      </w:r>
      <w:r w:rsidRPr="001F42D3">
        <w:t xml:space="preserve">) to signal its willingness to receive and potentially support these IHE ACM </w:t>
      </w:r>
      <w:r w:rsidR="00FF5580" w:rsidRPr="001F42D3">
        <w:t>Profile</w:t>
      </w:r>
      <w:r w:rsidRPr="001F42D3">
        <w:t xml:space="preserve"> WCM specific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either or both of the </w:t>
      </w:r>
      <w:r w:rsidR="00647994" w:rsidRPr="001F42D3">
        <w:t>PCD-04</w:t>
      </w:r>
      <w:r w:rsidRPr="001F42D3">
        <w:t xml:space="preserve"> (</w:t>
      </w:r>
      <w:r w:rsidR="006D613E" w:rsidRPr="001F42D3">
        <w:t>HL7</w:t>
      </w:r>
      <w:r w:rsidR="00995105" w:rsidRPr="001F42D3">
        <w:t xml:space="preserve"> </w:t>
      </w:r>
      <w:r w:rsidRPr="001F42D3">
        <w:t xml:space="preserve">evidentiary data) or a graphical image </w:t>
      </w:r>
      <w:r w:rsidRPr="001F42D3">
        <w:lastRenderedPageBreak/>
        <w:t>representative of the evidentiary data and for removal of the maximum message length restriction</w:t>
      </w:r>
      <w:r w:rsidR="002E782A" w:rsidRPr="001F42D3">
        <w:t xml:space="preserve">. </w:t>
      </w:r>
      <w:r w:rsidRPr="001F42D3">
        <w:t xml:space="preserve">This version shall presume at a minimum WCTP version 1.3r1 capabilities, with primary emphasis on the ability of the WCTP server (ACM </w:t>
      </w:r>
      <w:r w:rsidR="00916BBE" w:rsidRPr="001F42D3">
        <w:t>Alert Communicator</w:t>
      </w:r>
      <w:r w:rsidRPr="001F42D3">
        <w:t xml:space="preserve">) to support paired MCR if sent in a </w:t>
      </w:r>
      <w:proofErr w:type="spellStart"/>
      <w:r w:rsidRPr="001F42D3">
        <w:t>wctp-SubmitRequest</w:t>
      </w:r>
      <w:proofErr w:type="spellEnd"/>
      <w:r w:rsidRPr="001F42D3">
        <w:t xml:space="preserve"> message from the WCTP client (the ACM </w:t>
      </w:r>
      <w:r w:rsidR="009E2B46" w:rsidRPr="001F42D3">
        <w:t>Alert Manager</w:t>
      </w:r>
      <w:r w:rsidRPr="001F42D3">
        <w:t xml:space="preserve">) to the WCTP server (the ACM </w:t>
      </w:r>
      <w:r w:rsidR="00916BBE" w:rsidRPr="001F42D3">
        <w:t>Alert Communicator</w:t>
      </w:r>
      <w:r w:rsidRPr="001F42D3">
        <w:t>).</w:t>
      </w:r>
    </w:p>
    <w:p w14:paraId="070CD4E0" w14:textId="3C8F2F92" w:rsidR="005B313C" w:rsidRPr="001F42D3" w:rsidRDefault="005B313C" w:rsidP="005B313C">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-MCR (simple text accompanied with either unpaired or paired MCR)</w:t>
      </w:r>
      <w:r w:rsidR="002E782A" w:rsidRPr="001F42D3">
        <w:t xml:space="preserve">. </w:t>
      </w:r>
      <w:r w:rsidRPr="001F42D3">
        <w:t xml:space="preserve">Since only smarter devices, associated with the newest WCTP implementations, are expected to make use of the additional WCM information in the </w:t>
      </w:r>
      <w:r w:rsidR="00901663" w:rsidRPr="001F42D3">
        <w:t>[PCD-06]</w:t>
      </w:r>
      <w:r w:rsidRPr="001F42D3">
        <w:t xml:space="preserve">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-MCR element tree has been selected as the extension point for the WCM related additional XML elements</w:t>
      </w:r>
      <w:r w:rsidR="002E782A" w:rsidRPr="001F42D3">
        <w:t xml:space="preserve">. </w:t>
      </w:r>
    </w:p>
    <w:p w14:paraId="073A5E68" w14:textId="77777777" w:rsidR="005B313C" w:rsidRPr="001F42D3" w:rsidRDefault="005B313C" w:rsidP="005B313C">
      <w:pPr>
        <w:pStyle w:val="BodyText"/>
      </w:pPr>
      <w:r w:rsidRPr="001F42D3">
        <w:tab/>
        <w:t xml:space="preserve">&lt;wctp-IHEPCD04 </w:t>
      </w:r>
      <w:proofErr w:type="spellStart"/>
      <w:r w:rsidRPr="001F42D3">
        <w:t>xmlns</w:t>
      </w:r>
      <w:proofErr w:type="spellEnd"/>
      <w:r w:rsidRPr="001F42D3">
        <w:t>=”urn:ihe:pcd:acm:2015"&gt;</w:t>
      </w:r>
    </w:p>
    <w:p w14:paraId="65446092" w14:textId="77777777" w:rsidR="005B313C" w:rsidRPr="001F42D3" w:rsidRDefault="005B313C" w:rsidP="00CF5627">
      <w:pPr>
        <w:pStyle w:val="BodyText"/>
      </w:pPr>
      <w:r w:rsidRPr="001F42D3">
        <w:tab/>
      </w:r>
      <w:r w:rsidRPr="001F42D3">
        <w:tab/>
        <w:t>IHE PCD-04 HL7 message</w:t>
      </w:r>
    </w:p>
    <w:p w14:paraId="0B39A200" w14:textId="77777777" w:rsidR="005B313C" w:rsidRPr="001F42D3" w:rsidRDefault="005B313C" w:rsidP="005B313C">
      <w:pPr>
        <w:pStyle w:val="BodyText"/>
      </w:pPr>
      <w:r w:rsidRPr="001F42D3">
        <w:tab/>
        <w:t>&lt;/wctp-IHEPCD04&gt;</w:t>
      </w:r>
    </w:p>
    <w:p w14:paraId="3D088F20" w14:textId="77777777" w:rsidR="005B313C" w:rsidRPr="001F42D3" w:rsidRDefault="005B313C" w:rsidP="005B313C">
      <w:pPr>
        <w:pStyle w:val="BodyText"/>
      </w:pPr>
    </w:p>
    <w:p w14:paraId="0C679027" w14:textId="77777777" w:rsidR="005B313C" w:rsidRPr="001F42D3" w:rsidRDefault="005B313C" w:rsidP="005B313C">
      <w:pPr>
        <w:pStyle w:val="BodyText"/>
      </w:pPr>
      <w:r w:rsidRPr="001F42D3">
        <w:tab/>
        <w:t>&lt;</w:t>
      </w:r>
      <w:proofErr w:type="spellStart"/>
      <w:r w:rsidRPr="001F42D3">
        <w:t>wctp-IHEPCDWCMImages</w:t>
      </w:r>
      <w:proofErr w:type="spellEnd"/>
      <w:r w:rsidRPr="001F42D3">
        <w:t>&gt;</w:t>
      </w:r>
    </w:p>
    <w:p w14:paraId="7C11CD41" w14:textId="77777777" w:rsidR="005B313C" w:rsidRPr="001F42D3" w:rsidRDefault="005B313C" w:rsidP="005B313C">
      <w:pPr>
        <w:pStyle w:val="BodyText"/>
      </w:pPr>
      <w:r w:rsidRPr="001F42D3">
        <w:tab/>
      </w:r>
      <w:r w:rsidRPr="001F42D3">
        <w:tab/>
        <w:t>&lt;</w:t>
      </w:r>
      <w:proofErr w:type="spellStart"/>
      <w:r w:rsidRPr="001F42D3">
        <w:t>wctp-IHEWCMImage</w:t>
      </w:r>
      <w:proofErr w:type="spellEnd"/>
      <w:r w:rsidRPr="001F42D3">
        <w:t xml:space="preserve"> Format=”graphics format” Encoding=”base64”&gt;</w:t>
      </w:r>
    </w:p>
    <w:p w14:paraId="51FC3371" w14:textId="77777777" w:rsidR="005B313C" w:rsidRPr="001F42D3" w:rsidRDefault="005B313C" w:rsidP="005B313C">
      <w:pPr>
        <w:pStyle w:val="BodyText"/>
      </w:pPr>
      <w:r w:rsidRPr="001F42D3">
        <w:tab/>
      </w:r>
      <w:r w:rsidRPr="001F42D3">
        <w:tab/>
      </w:r>
      <w:r w:rsidRPr="001F42D3">
        <w:tab/>
        <w:t>graphical image</w:t>
      </w:r>
    </w:p>
    <w:p w14:paraId="534E6791" w14:textId="77777777" w:rsidR="005B313C" w:rsidRPr="001F42D3" w:rsidRDefault="005B313C" w:rsidP="00CF5627">
      <w:pPr>
        <w:pStyle w:val="BodyText"/>
      </w:pPr>
      <w:r w:rsidRPr="001F42D3">
        <w:tab/>
      </w:r>
      <w:r w:rsidRPr="001F42D3">
        <w:tab/>
        <w:t>&lt;/</w:t>
      </w:r>
      <w:proofErr w:type="spellStart"/>
      <w:r w:rsidRPr="001F42D3">
        <w:t>wctp-IHEWCMImage</w:t>
      </w:r>
      <w:proofErr w:type="spellEnd"/>
      <w:r w:rsidRPr="001F42D3">
        <w:t>&gt;</w:t>
      </w:r>
    </w:p>
    <w:p w14:paraId="01E806A3" w14:textId="77777777" w:rsidR="005B313C" w:rsidRPr="001F42D3" w:rsidRDefault="005B313C" w:rsidP="005B313C">
      <w:pPr>
        <w:pStyle w:val="BodyText"/>
      </w:pPr>
      <w:r w:rsidRPr="001F42D3">
        <w:tab/>
        <w:t>&lt;/</w:t>
      </w:r>
      <w:proofErr w:type="spellStart"/>
      <w:r w:rsidRPr="001F42D3">
        <w:t>wctp-IHEPCDWCMImages</w:t>
      </w:r>
      <w:proofErr w:type="spellEnd"/>
      <w:r w:rsidRPr="001F42D3">
        <w:t xml:space="preserve"> &gt;</w:t>
      </w:r>
    </w:p>
    <w:p w14:paraId="3D535057" w14:textId="77777777" w:rsidR="005B313C" w:rsidRPr="001F42D3" w:rsidRDefault="005B313C" w:rsidP="005B313C">
      <w:pPr>
        <w:pStyle w:val="BodyText"/>
      </w:pPr>
    </w:p>
    <w:p w14:paraId="403DEB21" w14:textId="5C20D36C" w:rsidR="005B313C" w:rsidRPr="001F42D3" w:rsidRDefault="005B313C" w:rsidP="005B313C">
      <w:pPr>
        <w:pStyle w:val="BodyText"/>
      </w:pPr>
      <w:r w:rsidRPr="001F42D3">
        <w:t xml:space="preserve">The IHE </w:t>
      </w:r>
      <w:r w:rsidR="00647994" w:rsidRPr="001F42D3">
        <w:t>PCD-04</w:t>
      </w:r>
      <w:r w:rsidRPr="001F42D3">
        <w:t xml:space="preserve"> </w:t>
      </w:r>
      <w:r w:rsidR="006D613E" w:rsidRPr="001F42D3">
        <w:t>HL7</w:t>
      </w:r>
      <w:r w:rsidR="00995105" w:rsidRPr="001F42D3">
        <w:t xml:space="preserve"> </w:t>
      </w:r>
      <w:r w:rsidRPr="001F42D3">
        <w:t>message may or may not contain WCM evidentiary data, but it is expected to contain ACM alarm indication data.</w:t>
      </w:r>
    </w:p>
    <w:p w14:paraId="22723372" w14:textId="169BC951" w:rsidR="005B313C" w:rsidRPr="001F42D3" w:rsidRDefault="005B313C" w:rsidP="005B313C">
      <w:pPr>
        <w:pStyle w:val="BodyText"/>
      </w:pPr>
      <w:r w:rsidRPr="001F42D3">
        <w:t xml:space="preserve">Since a single </w:t>
      </w:r>
      <w:r w:rsidR="00647994" w:rsidRPr="001F42D3">
        <w:t>PCD-04</w:t>
      </w:r>
      <w:r w:rsidRPr="001F42D3">
        <w:t xml:space="preserve"> WCM extension can result in more than a single graphics image the </w:t>
      </w:r>
      <w:proofErr w:type="spellStart"/>
      <w:r w:rsidRPr="001F42D3">
        <w:t>wctp-IHEWCMImage</w:t>
      </w:r>
      <w:proofErr w:type="spellEnd"/>
      <w:r w:rsidRPr="001F42D3">
        <w:t xml:space="preserve"> can be repeated</w:t>
      </w:r>
      <w:r w:rsidR="002E782A" w:rsidRPr="001F42D3">
        <w:t xml:space="preserve">. </w:t>
      </w:r>
      <w:r w:rsidRPr="001F42D3">
        <w:t xml:space="preserve">Due to endpoint communication device display real estate limitations the ACM </w:t>
      </w:r>
      <w:r w:rsidR="00916BBE" w:rsidRPr="001F42D3">
        <w:t>Alert Communicator</w:t>
      </w:r>
      <w:r w:rsidRPr="001F42D3">
        <w:t xml:space="preserve"> may not be able to display </w:t>
      </w:r>
      <w:proofErr w:type="gramStart"/>
      <w:r w:rsidRPr="001F42D3">
        <w:t>all of</w:t>
      </w:r>
      <w:proofErr w:type="gramEnd"/>
      <w:r w:rsidRPr="001F42D3">
        <w:t xml:space="preserve"> the images presented to it by the ACM </w:t>
      </w:r>
      <w:r w:rsidR="009E2B46" w:rsidRPr="001F42D3">
        <w:t>Alert Manager</w:t>
      </w:r>
      <w:r w:rsidRPr="001F42D3">
        <w:t xml:space="preserve"> but shall present the images starting with the first for as many as the ACM </w:t>
      </w:r>
      <w:r w:rsidR="00916BBE" w:rsidRPr="001F42D3">
        <w:t>Alert Communicator</w:t>
      </w:r>
      <w:r w:rsidRPr="001F42D3">
        <w:t xml:space="preserve"> supports for the given endpoint communication device.</w:t>
      </w:r>
    </w:p>
    <w:p w14:paraId="122C69D1" w14:textId="7AC9ED6C" w:rsidR="005B313C" w:rsidRPr="001F42D3" w:rsidRDefault="005B313C" w:rsidP="005B313C">
      <w:pPr>
        <w:pStyle w:val="BodyText"/>
      </w:pPr>
      <w:r w:rsidRPr="001F42D3">
        <w:t xml:space="preserve">Whether or not the ACM </w:t>
      </w:r>
      <w:r w:rsidR="009E2B46" w:rsidRPr="001F42D3">
        <w:t>Alert Manager</w:t>
      </w:r>
      <w:r w:rsidRPr="001F42D3">
        <w:t xml:space="preserve"> sends the rendered images to the ACM </w:t>
      </w:r>
      <w:r w:rsidR="00916BBE" w:rsidRPr="001F42D3">
        <w:t>Alert Communicator</w:t>
      </w:r>
      <w:r w:rsidRPr="001F42D3">
        <w:t xml:space="preserve"> is ACM </w:t>
      </w:r>
      <w:r w:rsidR="009E2B46" w:rsidRPr="001F42D3">
        <w:t>Alert Manager</w:t>
      </w:r>
      <w:r w:rsidRPr="001F42D3">
        <w:t xml:space="preserve"> vendor </w:t>
      </w:r>
      <w:proofErr w:type="gramStart"/>
      <w:r w:rsidRPr="001F42D3">
        <w:t>specific</w:t>
      </w:r>
      <w:proofErr w:type="gramEnd"/>
      <w:r w:rsidRPr="001F42D3">
        <w:t>.</w:t>
      </w:r>
    </w:p>
    <w:p w14:paraId="4CE442C1" w14:textId="164D43DC" w:rsidR="005B313C" w:rsidRPr="001F42D3" w:rsidRDefault="005B313C" w:rsidP="005B313C">
      <w:pPr>
        <w:pStyle w:val="BodyText"/>
      </w:pPr>
      <w:r w:rsidRPr="001F42D3">
        <w:t xml:space="preserve">The Format specification is required, indicates the format of the graphical image information, and the value can be any one of SVG, JPEG, PNG, or BMP as agreed between the ACM </w:t>
      </w:r>
      <w:r w:rsidR="009E2B46" w:rsidRPr="001F42D3">
        <w:t xml:space="preserve">Alert </w:t>
      </w:r>
      <w:proofErr w:type="gramStart"/>
      <w:r w:rsidR="009E2B46" w:rsidRPr="001F42D3">
        <w:t>Manager</w:t>
      </w:r>
      <w:r w:rsidRPr="001F42D3">
        <w:t xml:space="preserve"> vendor</w:t>
      </w:r>
      <w:proofErr w:type="gramEnd"/>
      <w:r w:rsidRPr="001F42D3">
        <w:t xml:space="preserve"> and the ACM </w:t>
      </w:r>
      <w:r w:rsidR="00916BBE" w:rsidRPr="001F42D3">
        <w:t>Alert Communicator</w:t>
      </w:r>
      <w:r w:rsidRPr="001F42D3">
        <w:t xml:space="preserve"> vendor.</w:t>
      </w:r>
    </w:p>
    <w:p w14:paraId="2CC43128" w14:textId="0D70E5E5" w:rsidR="00E64CD9" w:rsidRPr="001F42D3" w:rsidRDefault="005B313C" w:rsidP="00E64CD9">
      <w:pPr>
        <w:pStyle w:val="BodyText"/>
      </w:pPr>
      <w:r w:rsidRPr="001F42D3">
        <w:lastRenderedPageBreak/>
        <w:t xml:space="preserve">If the ACM </w:t>
      </w:r>
      <w:r w:rsidR="00916BBE" w:rsidRPr="001F42D3">
        <w:t>Alert Communicator</w:t>
      </w:r>
      <w:r w:rsidRPr="001F42D3">
        <w:t xml:space="preserve"> does not respond to the </w:t>
      </w:r>
      <w:proofErr w:type="spellStart"/>
      <w:r w:rsidRPr="001F42D3">
        <w:t>wctp-VersionQuery</w:t>
      </w:r>
      <w:proofErr w:type="spellEnd"/>
      <w:r w:rsidRPr="001F42D3">
        <w:t xml:space="preserve"> with the WCM supportive DTD response indicating value then the </w:t>
      </w:r>
      <w:r w:rsidR="009E2B46" w:rsidRPr="001F42D3">
        <w:t>Alert Manager</w:t>
      </w:r>
      <w:r w:rsidRPr="001F42D3">
        <w:t xml:space="preserve"> shall not send these extensions to the </w:t>
      </w:r>
      <w:r w:rsidR="00916BBE" w:rsidRPr="001F42D3">
        <w:t>Alert Communicator</w:t>
      </w:r>
      <w:r w:rsidRPr="001F42D3">
        <w:t>.</w:t>
      </w:r>
    </w:p>
    <w:p w14:paraId="7D9E946F" w14:textId="057E31A6" w:rsidR="00E64CD9" w:rsidRPr="001F42D3" w:rsidRDefault="00CE1CA8" w:rsidP="00B34AEB">
      <w:pPr>
        <w:pStyle w:val="Heading3"/>
        <w:numPr>
          <w:ilvl w:val="0"/>
          <w:numId w:val="0"/>
        </w:numPr>
        <w:rPr>
          <w:noProof w:val="0"/>
        </w:rPr>
      </w:pPr>
      <w:bookmarkStart w:id="1611" w:name="_Toc181625301"/>
      <w:r w:rsidRPr="001F42D3">
        <w:rPr>
          <w:noProof w:val="0"/>
        </w:rPr>
        <w:t>K.8.1</w:t>
      </w:r>
      <w:r w:rsidR="001F65FA">
        <w:rPr>
          <w:noProof w:val="0"/>
        </w:rPr>
        <w:t>8</w:t>
      </w:r>
      <w:r w:rsidRPr="001F42D3">
        <w:rPr>
          <w:noProof w:val="0"/>
        </w:rPr>
        <w:t xml:space="preserve"> </w:t>
      </w:r>
      <w:r w:rsidR="00E64CD9" w:rsidRPr="001F42D3">
        <w:rPr>
          <w:noProof w:val="0"/>
        </w:rPr>
        <w:t xml:space="preserve">IHE PCD specific WCTP extensions to </w:t>
      </w:r>
      <w:proofErr w:type="spellStart"/>
      <w:r w:rsidR="00E64CD9" w:rsidRPr="001F42D3">
        <w:rPr>
          <w:noProof w:val="0"/>
        </w:rPr>
        <w:t>wctp-SubmitRequest</w:t>
      </w:r>
      <w:proofErr w:type="spellEnd"/>
      <w:r w:rsidR="00E64CD9" w:rsidRPr="001F42D3">
        <w:rPr>
          <w:noProof w:val="0"/>
        </w:rPr>
        <w:t xml:space="preserve"> for alert information</w:t>
      </w:r>
      <w:bookmarkEnd w:id="1611"/>
    </w:p>
    <w:p w14:paraId="418EB48C" w14:textId="77777777" w:rsidR="00E64CD9" w:rsidRPr="001F42D3" w:rsidRDefault="00E64CD9" w:rsidP="00E64CD9">
      <w:pPr>
        <w:pStyle w:val="BodyText"/>
      </w:pPr>
      <w:r w:rsidRPr="001F42D3">
        <w:t xml:space="preserve">The following ACM Profile proprietary extensions to the </w:t>
      </w:r>
      <w:proofErr w:type="spellStart"/>
      <w:r w:rsidRPr="001F42D3">
        <w:t>wctp-SubmitRequest</w:t>
      </w:r>
      <w:proofErr w:type="spellEnd"/>
      <w:r w:rsidRPr="001F42D3">
        <w:t xml:space="preserve"> are used to convey alert information from the ACM AM to the ACM AC.</w:t>
      </w:r>
    </w:p>
    <w:p w14:paraId="1AB143CA" w14:textId="0CE3279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message submit request</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to</w:t>
      </w:r>
      <w:proofErr w:type="gramEnd"/>
      <w:r w:rsidRPr="001F42D3">
        <w:t xml:space="preserve"> convey alert information from the ACM AM to the ACM AC.</w:t>
      </w:r>
    </w:p>
    <w:p w14:paraId="1D826990" w14:textId="54BFD22D" w:rsidR="00E64CD9" w:rsidRPr="001F42D3" w:rsidRDefault="00E64CD9" w:rsidP="00E64CD9">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reception of the alert information extension to WCTP 1.3r1</w:t>
      </w:r>
      <w:r w:rsidR="009424A7" w:rsidRPr="001F42D3">
        <w:t xml:space="preserve">. </w:t>
      </w:r>
      <w:r w:rsidRPr="001F42D3">
        <w:t xml:space="preserve">This version shall presume at a minimum WCTP version 1.3r1 capabilities, with primary emphasis on the ability of the WCTP server (ACM AC) to support paired MCR if sent in a </w:t>
      </w:r>
      <w:proofErr w:type="spellStart"/>
      <w:r w:rsidRPr="001F42D3">
        <w:t>wctp-SubmitRequest</w:t>
      </w:r>
      <w:proofErr w:type="spellEnd"/>
      <w:r w:rsidRPr="001F42D3">
        <w:t xml:space="preserve"> message from the WCTP client (the ACM AM) to the WCTP server (the ACM AC)</w:t>
      </w:r>
      <w:r w:rsidR="009424A7" w:rsidRPr="001F42D3">
        <w:t xml:space="preserve">. </w:t>
      </w:r>
      <w:r w:rsidRPr="001F42D3">
        <w:t>This version also includes all optional features present in IHEPCD-PCD06-V1R1.</w:t>
      </w:r>
    </w:p>
    <w:p w14:paraId="2F18703C" w14:textId="43CEEB71" w:rsidR="00E64CD9" w:rsidRPr="001F42D3" w:rsidRDefault="00E64CD9" w:rsidP="00E64CD9">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-MCR (simple text accompanied with either unpaired or paired MCR)</w:t>
      </w:r>
      <w:r w:rsidR="009424A7" w:rsidRPr="001F42D3">
        <w:t xml:space="preserve">. </w:t>
      </w:r>
      <w:r w:rsidRPr="001F42D3">
        <w:t xml:space="preserve">Since only smarter devices, associated with the newest WCTP implementations, are expected to make use of the additional alert evidentiary information in the </w:t>
      </w:r>
      <w:r w:rsidR="00901663" w:rsidRPr="001F42D3">
        <w:t>[PCD-06]</w:t>
      </w:r>
      <w:r w:rsidRPr="001F42D3">
        <w:t xml:space="preserve">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-MCR element tree has been selected as the extension point for additional XML elements.</w:t>
      </w:r>
    </w:p>
    <w:p w14:paraId="57968D1B" w14:textId="77777777" w:rsidR="00E64CD9" w:rsidRPr="001F42D3" w:rsidRDefault="00E64CD9" w:rsidP="00E64CD9">
      <w:pPr>
        <w:pStyle w:val="BodyText"/>
      </w:pPr>
      <w:r w:rsidRPr="001F42D3">
        <w:t>&lt;</w:t>
      </w:r>
      <w:proofErr w:type="spellStart"/>
      <w:r w:rsidRPr="001F42D3">
        <w:t>wctp</w:t>
      </w:r>
      <w:proofErr w:type="spellEnd"/>
      <w:r w:rsidRPr="001F42D3">
        <w:t>-IHEPCDACM&gt;</w:t>
      </w:r>
    </w:p>
    <w:p w14:paraId="45B02072" w14:textId="77777777" w:rsidR="00E64CD9" w:rsidRPr="001F42D3" w:rsidRDefault="00E64CD9" w:rsidP="00E64CD9">
      <w:pPr>
        <w:pStyle w:val="BodyText"/>
      </w:pPr>
      <w:r w:rsidRPr="001F42D3">
        <w:t>&lt;</w:t>
      </w:r>
      <w:proofErr w:type="spellStart"/>
      <w:r w:rsidRPr="001F42D3">
        <w:t>wctp-IHEPCDACMParticipants</w:t>
      </w:r>
      <w:proofErr w:type="spellEnd"/>
      <w:r w:rsidRPr="001F42D3">
        <w:t>&gt;</w:t>
      </w:r>
    </w:p>
    <w:p w14:paraId="10D994E0" w14:textId="77777777" w:rsidR="00E64CD9" w:rsidRPr="001F42D3" w:rsidRDefault="00E64CD9" w:rsidP="00E64CD9">
      <w:pPr>
        <w:pStyle w:val="BodyText"/>
      </w:pPr>
      <w:r w:rsidRPr="001F42D3">
        <w:tab/>
        <w:t>&lt;</w:t>
      </w:r>
      <w:proofErr w:type="spellStart"/>
      <w:r w:rsidRPr="001F42D3">
        <w:t>wctp-IHEPCDACMParticipant</w:t>
      </w:r>
      <w:proofErr w:type="spellEnd"/>
    </w:p>
    <w:p w14:paraId="06311897" w14:textId="77777777" w:rsidR="00E64CD9" w:rsidRPr="001F42D3" w:rsidRDefault="00E64CD9" w:rsidP="00E64CD9">
      <w:pPr>
        <w:pStyle w:val="BodyText"/>
      </w:pPr>
      <w:proofErr w:type="spellStart"/>
      <w:r w:rsidRPr="001F42D3">
        <w:t>participantID</w:t>
      </w:r>
      <w:proofErr w:type="spellEnd"/>
      <w:r w:rsidRPr="001F42D3">
        <w:t>=“</w:t>
      </w:r>
      <w:proofErr w:type="spellStart"/>
      <w:r w:rsidRPr="001F42D3">
        <w:t>participantID</w:t>
      </w:r>
      <w:proofErr w:type="spellEnd"/>
      <w:r w:rsidRPr="001F42D3">
        <w:t>”</w:t>
      </w:r>
    </w:p>
    <w:p w14:paraId="248909B6" w14:textId="77777777" w:rsidR="00E64CD9" w:rsidRPr="001F42D3" w:rsidRDefault="00E64CD9" w:rsidP="00E64CD9">
      <w:pPr>
        <w:pStyle w:val="BodyText"/>
      </w:pPr>
      <w:r w:rsidRPr="001F42D3">
        <w:t>name=“</w:t>
      </w:r>
      <w:proofErr w:type="spellStart"/>
      <w:r w:rsidRPr="001F42D3">
        <w:t>participantName</w:t>
      </w:r>
      <w:proofErr w:type="spellEnd"/>
      <w:r w:rsidRPr="001F42D3">
        <w:t>”</w:t>
      </w:r>
    </w:p>
    <w:p w14:paraId="38464F14" w14:textId="77777777" w:rsidR="00E64CD9" w:rsidRPr="001F42D3" w:rsidRDefault="00E64CD9" w:rsidP="00E64CD9">
      <w:pPr>
        <w:pStyle w:val="BodyText"/>
      </w:pPr>
      <w:r w:rsidRPr="001F42D3">
        <w:t>classification=“</w:t>
      </w:r>
      <w:proofErr w:type="spellStart"/>
      <w:r w:rsidRPr="001F42D3">
        <w:t>participantClassification</w:t>
      </w:r>
      <w:proofErr w:type="spellEnd"/>
      <w:r w:rsidRPr="001F42D3">
        <w:t>” /&gt;</w:t>
      </w:r>
    </w:p>
    <w:p w14:paraId="7C54826F" w14:textId="77777777" w:rsidR="00E64CD9" w:rsidRPr="001F42D3" w:rsidRDefault="00E64CD9" w:rsidP="00E64CD9">
      <w:pPr>
        <w:pStyle w:val="BodyText"/>
      </w:pPr>
      <w:r w:rsidRPr="001F42D3">
        <w:t>&lt;/</w:t>
      </w:r>
      <w:proofErr w:type="spellStart"/>
      <w:r w:rsidRPr="001F42D3">
        <w:t>wctp-IHEPCDACMParticipants</w:t>
      </w:r>
      <w:proofErr w:type="spellEnd"/>
      <w:r w:rsidRPr="001F42D3">
        <w:t>&gt;</w:t>
      </w:r>
    </w:p>
    <w:p w14:paraId="511CEA2A" w14:textId="77777777" w:rsidR="00E64CD9" w:rsidRPr="001F42D3" w:rsidRDefault="00E64CD9" w:rsidP="00E64CD9">
      <w:pPr>
        <w:pStyle w:val="BodyText"/>
      </w:pPr>
      <w:r w:rsidRPr="001F42D3">
        <w:t>&lt;</w:t>
      </w:r>
      <w:proofErr w:type="spellStart"/>
      <w:r w:rsidRPr="001F42D3">
        <w:t>wctp-IHEPCDACMLocations</w:t>
      </w:r>
      <w:proofErr w:type="spellEnd"/>
      <w:r w:rsidRPr="001F42D3">
        <w:t>&gt;</w:t>
      </w:r>
    </w:p>
    <w:p w14:paraId="5D502140" w14:textId="77777777" w:rsidR="00E64CD9" w:rsidRPr="001F42D3" w:rsidRDefault="00E64CD9" w:rsidP="00E64CD9">
      <w:pPr>
        <w:pStyle w:val="BodyText"/>
      </w:pPr>
      <w:r w:rsidRPr="001F42D3">
        <w:lastRenderedPageBreak/>
        <w:tab/>
        <w:t>&lt;</w:t>
      </w:r>
      <w:proofErr w:type="spellStart"/>
      <w:r w:rsidRPr="001F42D3">
        <w:t>wctp-IHEPCDACMLocation</w:t>
      </w:r>
      <w:proofErr w:type="spellEnd"/>
    </w:p>
    <w:p w14:paraId="661885D7" w14:textId="77777777" w:rsidR="00E64CD9" w:rsidRPr="001F42D3" w:rsidRDefault="00E64CD9" w:rsidP="00E64CD9">
      <w:pPr>
        <w:pStyle w:val="BodyText"/>
      </w:pPr>
      <w:r w:rsidRPr="001F42D3">
        <w:tab/>
      </w:r>
      <w:r w:rsidRPr="001F42D3">
        <w:tab/>
        <w:t>identifier=“identifier”</w:t>
      </w:r>
    </w:p>
    <w:p w14:paraId="55D37108" w14:textId="77777777" w:rsidR="00E64CD9" w:rsidRPr="001F42D3" w:rsidRDefault="00E64CD9" w:rsidP="00E64CD9">
      <w:pPr>
        <w:pStyle w:val="BodyText"/>
      </w:pPr>
      <w:r w:rsidRPr="001F42D3">
        <w:tab/>
      </w:r>
      <w:r w:rsidRPr="001F42D3">
        <w:tab/>
        <w:t>description=“description”</w:t>
      </w:r>
    </w:p>
    <w:p w14:paraId="2BA41746" w14:textId="77777777" w:rsidR="00E64CD9" w:rsidRPr="001F42D3" w:rsidRDefault="00E64CD9" w:rsidP="00E64CD9">
      <w:pPr>
        <w:pStyle w:val="BodyText"/>
      </w:pPr>
      <w:r w:rsidRPr="001F42D3">
        <w:tab/>
      </w:r>
      <w:r w:rsidRPr="001F42D3">
        <w:tab/>
        <w:t>type=“type”</w:t>
      </w:r>
    </w:p>
    <w:p w14:paraId="511DAA53" w14:textId="77777777" w:rsidR="00E64CD9" w:rsidRPr="001F42D3" w:rsidRDefault="00E64CD9" w:rsidP="00E64CD9">
      <w:pPr>
        <w:pStyle w:val="BodyText"/>
      </w:pPr>
      <w:r w:rsidRPr="001F42D3">
        <w:tab/>
      </w:r>
      <w:r w:rsidRPr="001F42D3">
        <w:tab/>
      </w:r>
      <w:proofErr w:type="spellStart"/>
      <w:r w:rsidRPr="001F42D3">
        <w:t>physicalType</w:t>
      </w:r>
      <w:proofErr w:type="spellEnd"/>
      <w:r w:rsidRPr="001F42D3">
        <w:t>=“</w:t>
      </w:r>
      <w:proofErr w:type="spellStart"/>
      <w:r w:rsidRPr="001F42D3">
        <w:t>physicalType</w:t>
      </w:r>
      <w:proofErr w:type="spellEnd"/>
      <w:r w:rsidRPr="001F42D3">
        <w:t>” /&gt;</w:t>
      </w:r>
    </w:p>
    <w:p w14:paraId="7A1C2072" w14:textId="77777777" w:rsidR="00E64CD9" w:rsidRPr="001F42D3" w:rsidRDefault="00E64CD9" w:rsidP="00E64CD9">
      <w:pPr>
        <w:pStyle w:val="BodyText"/>
      </w:pPr>
      <w:r w:rsidRPr="001F42D3">
        <w:t>&lt;/</w:t>
      </w:r>
      <w:proofErr w:type="spellStart"/>
      <w:r w:rsidRPr="001F42D3">
        <w:t>wctp-IHEPCDACMLocations</w:t>
      </w:r>
      <w:proofErr w:type="spellEnd"/>
      <w:r w:rsidRPr="001F42D3">
        <w:t>&gt;</w:t>
      </w:r>
    </w:p>
    <w:p w14:paraId="24159DA4" w14:textId="77777777" w:rsidR="00E64CD9" w:rsidRPr="001F42D3" w:rsidRDefault="00E64CD9" w:rsidP="00E64CD9">
      <w:pPr>
        <w:pStyle w:val="BodyText"/>
      </w:pPr>
      <w:r w:rsidRPr="001F42D3">
        <w:t>&lt;</w:t>
      </w:r>
      <w:proofErr w:type="spellStart"/>
      <w:r w:rsidRPr="001F42D3">
        <w:t>wctp-IHEPCDACMResponder</w:t>
      </w:r>
      <w:proofErr w:type="spellEnd"/>
    </w:p>
    <w:p w14:paraId="6C4D6987" w14:textId="77777777" w:rsidR="00E64CD9" w:rsidRPr="001F42D3" w:rsidRDefault="00E64CD9" w:rsidP="00E64CD9">
      <w:pPr>
        <w:pStyle w:val="BodyText"/>
      </w:pPr>
      <w:r w:rsidRPr="001F42D3">
        <w:tab/>
      </w:r>
      <w:proofErr w:type="spellStart"/>
      <w:r w:rsidRPr="001F42D3">
        <w:t>responderID</w:t>
      </w:r>
      <w:proofErr w:type="spellEnd"/>
      <w:r w:rsidRPr="001F42D3">
        <w:t>=“</w:t>
      </w:r>
      <w:proofErr w:type="spellStart"/>
      <w:r w:rsidRPr="001F42D3">
        <w:t>responderID</w:t>
      </w:r>
      <w:proofErr w:type="spellEnd"/>
      <w:r w:rsidRPr="001F42D3">
        <w:t>” /&gt;</w:t>
      </w:r>
    </w:p>
    <w:p w14:paraId="70D64EC9" w14:textId="77777777" w:rsidR="00E64CD9" w:rsidRPr="001F42D3" w:rsidRDefault="00E64CD9" w:rsidP="00E64CD9">
      <w:pPr>
        <w:pStyle w:val="BodyText"/>
      </w:pPr>
      <w:r w:rsidRPr="001F42D3">
        <w:t>&lt;</w:t>
      </w:r>
      <w:proofErr w:type="spellStart"/>
      <w:r w:rsidRPr="001F42D3">
        <w:t>wctp-IHEPCDACMObservation</w:t>
      </w:r>
      <w:proofErr w:type="spellEnd"/>
    </w:p>
    <w:p w14:paraId="689960B0" w14:textId="77777777" w:rsidR="00E64CD9" w:rsidRPr="001F42D3" w:rsidRDefault="00E64CD9" w:rsidP="00E64CD9">
      <w:pPr>
        <w:pStyle w:val="BodyText"/>
      </w:pPr>
      <w:r w:rsidRPr="001F42D3">
        <w:tab/>
      </w:r>
      <w:proofErr w:type="spellStart"/>
      <w:r w:rsidRPr="001F42D3">
        <w:t>alertTimestamp</w:t>
      </w:r>
      <w:proofErr w:type="spellEnd"/>
      <w:r w:rsidRPr="001F42D3">
        <w:t>=“</w:t>
      </w:r>
      <w:proofErr w:type="spellStart"/>
      <w:r w:rsidRPr="001F42D3">
        <w:t>alertTimestamp</w:t>
      </w:r>
      <w:proofErr w:type="spellEnd"/>
      <w:r w:rsidRPr="001F42D3">
        <w:t>”</w:t>
      </w:r>
    </w:p>
    <w:p w14:paraId="5F1F40E3" w14:textId="77777777" w:rsidR="00E64CD9" w:rsidRPr="001F42D3" w:rsidRDefault="00E64CD9" w:rsidP="00E64CD9">
      <w:pPr>
        <w:pStyle w:val="BodyText"/>
      </w:pPr>
      <w:r w:rsidRPr="001F42D3">
        <w:tab/>
      </w:r>
      <w:proofErr w:type="spellStart"/>
      <w:r w:rsidRPr="001F42D3">
        <w:t>fillerOrderNumber</w:t>
      </w:r>
      <w:proofErr w:type="spellEnd"/>
      <w:r w:rsidRPr="001F42D3">
        <w:t>=“</w:t>
      </w:r>
      <w:proofErr w:type="spellStart"/>
      <w:r w:rsidRPr="001F42D3">
        <w:t>fillerOrderNumber</w:t>
      </w:r>
      <w:proofErr w:type="spellEnd"/>
      <w:r w:rsidRPr="001F42D3">
        <w:t>”</w:t>
      </w:r>
    </w:p>
    <w:p w14:paraId="4D093575" w14:textId="77777777" w:rsidR="00E64CD9" w:rsidRPr="001F42D3" w:rsidRDefault="00E64CD9" w:rsidP="00E64CD9">
      <w:pPr>
        <w:pStyle w:val="BodyText"/>
      </w:pPr>
      <w:r w:rsidRPr="001F42D3">
        <w:tab/>
      </w:r>
      <w:proofErr w:type="spellStart"/>
      <w:r w:rsidRPr="001F42D3">
        <w:t>parentFillerOrderNumber</w:t>
      </w:r>
      <w:proofErr w:type="spellEnd"/>
      <w:r w:rsidRPr="001F42D3">
        <w:t>=“</w:t>
      </w:r>
      <w:proofErr w:type="spellStart"/>
      <w:r w:rsidRPr="001F42D3">
        <w:t>parentFillerOrderNumber</w:t>
      </w:r>
      <w:proofErr w:type="spellEnd"/>
      <w:r w:rsidRPr="001F42D3">
        <w:t>”</w:t>
      </w:r>
    </w:p>
    <w:p w14:paraId="7554A00B" w14:textId="77777777" w:rsidR="00E64CD9" w:rsidRPr="001F42D3" w:rsidRDefault="00E64CD9" w:rsidP="00E64CD9">
      <w:pPr>
        <w:pStyle w:val="BodyText"/>
      </w:pPr>
      <w:r w:rsidRPr="001F42D3">
        <w:t>value=“value”</w:t>
      </w:r>
    </w:p>
    <w:p w14:paraId="4A8CBE55" w14:textId="77777777" w:rsidR="00E64CD9" w:rsidRPr="001F42D3" w:rsidRDefault="00E64CD9" w:rsidP="00E64CD9">
      <w:pPr>
        <w:pStyle w:val="BodyText"/>
      </w:pPr>
      <w:r w:rsidRPr="001F42D3">
        <w:t>units=“units”</w:t>
      </w:r>
    </w:p>
    <w:p w14:paraId="146E91C8" w14:textId="77777777" w:rsidR="00E64CD9" w:rsidRPr="001F42D3" w:rsidRDefault="00E64CD9" w:rsidP="00E64CD9">
      <w:pPr>
        <w:pStyle w:val="BodyText"/>
      </w:pPr>
      <w:proofErr w:type="spellStart"/>
      <w:r w:rsidRPr="001F42D3">
        <w:t>referenceRange</w:t>
      </w:r>
      <w:proofErr w:type="spellEnd"/>
      <w:r w:rsidRPr="001F42D3">
        <w:t>=“</w:t>
      </w:r>
      <w:proofErr w:type="spellStart"/>
      <w:r w:rsidRPr="001F42D3">
        <w:t>referenceRange</w:t>
      </w:r>
      <w:proofErr w:type="spellEnd"/>
      <w:r w:rsidRPr="001F42D3">
        <w:t>”</w:t>
      </w:r>
    </w:p>
    <w:p w14:paraId="70DB6365" w14:textId="77777777" w:rsidR="00E64CD9" w:rsidRPr="001F42D3" w:rsidRDefault="00E64CD9" w:rsidP="00E64CD9">
      <w:pPr>
        <w:pStyle w:val="BodyText"/>
      </w:pPr>
      <w:proofErr w:type="spellStart"/>
      <w:r w:rsidRPr="001F42D3">
        <w:t>abnormalityType</w:t>
      </w:r>
      <w:proofErr w:type="spellEnd"/>
      <w:r w:rsidRPr="001F42D3">
        <w:t>=“</w:t>
      </w:r>
      <w:proofErr w:type="spellStart"/>
      <w:r w:rsidRPr="001F42D3">
        <w:t>abnormalityType</w:t>
      </w:r>
      <w:proofErr w:type="spellEnd"/>
      <w:r w:rsidRPr="001F42D3">
        <w:t>”</w:t>
      </w:r>
    </w:p>
    <w:p w14:paraId="2B810D4F" w14:textId="77777777" w:rsidR="00E64CD9" w:rsidRPr="001F42D3" w:rsidRDefault="00E64CD9" w:rsidP="00E64CD9">
      <w:pPr>
        <w:pStyle w:val="BodyText"/>
      </w:pPr>
      <w:proofErr w:type="spellStart"/>
      <w:r w:rsidRPr="001F42D3">
        <w:t>eventIdentification</w:t>
      </w:r>
      <w:proofErr w:type="spellEnd"/>
      <w:r w:rsidRPr="001F42D3">
        <w:t>=“</w:t>
      </w:r>
      <w:proofErr w:type="spellStart"/>
      <w:r w:rsidRPr="001F42D3">
        <w:t>eventIdentification</w:t>
      </w:r>
      <w:proofErr w:type="spellEnd"/>
      <w:r w:rsidRPr="001F42D3">
        <w:t>”</w:t>
      </w:r>
    </w:p>
    <w:p w14:paraId="10E84DAB" w14:textId="77777777" w:rsidR="00E64CD9" w:rsidRPr="001F42D3" w:rsidRDefault="00E64CD9" w:rsidP="00E64CD9">
      <w:pPr>
        <w:pStyle w:val="BodyText"/>
      </w:pPr>
      <w:proofErr w:type="spellStart"/>
      <w:r w:rsidRPr="001F42D3">
        <w:t>sourceIdentification</w:t>
      </w:r>
      <w:proofErr w:type="spellEnd"/>
      <w:r w:rsidRPr="001F42D3">
        <w:t>=“</w:t>
      </w:r>
      <w:proofErr w:type="spellStart"/>
      <w:r w:rsidRPr="001F42D3">
        <w:t>sourceIdentification</w:t>
      </w:r>
      <w:proofErr w:type="spellEnd"/>
      <w:r w:rsidRPr="001F42D3">
        <w:t>”</w:t>
      </w:r>
    </w:p>
    <w:p w14:paraId="3AF854EA" w14:textId="77777777" w:rsidR="00E64CD9" w:rsidRPr="001F42D3" w:rsidRDefault="00E64CD9" w:rsidP="00E64CD9">
      <w:pPr>
        <w:pStyle w:val="BodyText"/>
      </w:pPr>
      <w:proofErr w:type="spellStart"/>
      <w:r w:rsidRPr="001F42D3">
        <w:t>eventPhase</w:t>
      </w:r>
      <w:proofErr w:type="spellEnd"/>
      <w:r w:rsidRPr="001F42D3">
        <w:t>=“</w:t>
      </w:r>
      <w:proofErr w:type="spellStart"/>
      <w:r w:rsidRPr="001F42D3">
        <w:t>eventPhase</w:t>
      </w:r>
      <w:proofErr w:type="spellEnd"/>
      <w:r w:rsidRPr="001F42D3">
        <w:t>”</w:t>
      </w:r>
    </w:p>
    <w:p w14:paraId="63DE6CE6" w14:textId="77777777" w:rsidR="00E64CD9" w:rsidRPr="001F42D3" w:rsidRDefault="00E64CD9" w:rsidP="00E64CD9">
      <w:pPr>
        <w:pStyle w:val="BodyText"/>
      </w:pPr>
      <w:proofErr w:type="spellStart"/>
      <w:r w:rsidRPr="001F42D3">
        <w:t>alertState</w:t>
      </w:r>
      <w:proofErr w:type="spellEnd"/>
      <w:r w:rsidRPr="001F42D3">
        <w:t>=“</w:t>
      </w:r>
      <w:proofErr w:type="spellStart"/>
      <w:r w:rsidRPr="001F42D3">
        <w:t>alertState</w:t>
      </w:r>
      <w:proofErr w:type="spellEnd"/>
      <w:r w:rsidRPr="001F42D3">
        <w:t>”</w:t>
      </w:r>
    </w:p>
    <w:p w14:paraId="67048FDD" w14:textId="77777777" w:rsidR="00E64CD9" w:rsidRPr="001F42D3" w:rsidRDefault="00E64CD9" w:rsidP="00E64CD9">
      <w:pPr>
        <w:pStyle w:val="BodyText"/>
      </w:pPr>
      <w:proofErr w:type="spellStart"/>
      <w:r w:rsidRPr="001F42D3">
        <w:t>inactivationState</w:t>
      </w:r>
      <w:proofErr w:type="spellEnd"/>
      <w:r w:rsidRPr="001F42D3">
        <w:t>=“</w:t>
      </w:r>
      <w:proofErr w:type="spellStart"/>
      <w:r w:rsidRPr="001F42D3">
        <w:t>inactivationState</w:t>
      </w:r>
      <w:proofErr w:type="spellEnd"/>
      <w:r w:rsidRPr="001F42D3">
        <w:t>”</w:t>
      </w:r>
    </w:p>
    <w:p w14:paraId="35100919" w14:textId="77777777" w:rsidR="00E64CD9" w:rsidRPr="001F42D3" w:rsidRDefault="00E64CD9" w:rsidP="00E64CD9">
      <w:pPr>
        <w:pStyle w:val="BodyText"/>
      </w:pPr>
      <w:proofErr w:type="spellStart"/>
      <w:r w:rsidRPr="001F42D3">
        <w:t>alarmPriority</w:t>
      </w:r>
      <w:proofErr w:type="spellEnd"/>
      <w:r w:rsidRPr="001F42D3">
        <w:t>=“</w:t>
      </w:r>
      <w:proofErr w:type="spellStart"/>
      <w:r w:rsidRPr="001F42D3">
        <w:t>alarmPriority</w:t>
      </w:r>
      <w:proofErr w:type="spellEnd"/>
      <w:r w:rsidRPr="001F42D3">
        <w:t>”</w:t>
      </w:r>
    </w:p>
    <w:p w14:paraId="4339C891" w14:textId="77777777" w:rsidR="00E64CD9" w:rsidRPr="001F42D3" w:rsidRDefault="00E64CD9" w:rsidP="00E64CD9">
      <w:pPr>
        <w:pStyle w:val="BodyText"/>
      </w:pPr>
      <w:proofErr w:type="spellStart"/>
      <w:r w:rsidRPr="001F42D3">
        <w:t>alertType</w:t>
      </w:r>
      <w:proofErr w:type="spellEnd"/>
      <w:r w:rsidRPr="001F42D3">
        <w:t>=“</w:t>
      </w:r>
      <w:proofErr w:type="spellStart"/>
      <w:r w:rsidRPr="001F42D3">
        <w:t>alertType</w:t>
      </w:r>
      <w:proofErr w:type="spellEnd"/>
      <w:r w:rsidRPr="001F42D3">
        <w:t>” /&gt;</w:t>
      </w:r>
    </w:p>
    <w:p w14:paraId="2D05CD7B" w14:textId="46269D45" w:rsidR="00812AEC" w:rsidRPr="001F42D3" w:rsidRDefault="00812AEC" w:rsidP="00E64CD9">
      <w:pPr>
        <w:pStyle w:val="BodyText"/>
      </w:pPr>
      <w:r w:rsidRPr="001F42D3">
        <w:t>&lt;</w:t>
      </w:r>
      <w:proofErr w:type="spellStart"/>
      <w:r w:rsidRPr="001F42D3">
        <w:t>wctp-IHEPCDACMPresentation</w:t>
      </w:r>
      <w:proofErr w:type="spellEnd"/>
      <w:r w:rsidRPr="001F42D3">
        <w:t xml:space="preserve"> </w:t>
      </w:r>
      <w:proofErr w:type="spellStart"/>
      <w:r w:rsidRPr="001F42D3">
        <w:t>presentationID</w:t>
      </w:r>
      <w:proofErr w:type="spellEnd"/>
      <w:r w:rsidRPr="001F42D3">
        <w:t>=“</w:t>
      </w:r>
      <w:proofErr w:type="spellStart"/>
      <w:r w:rsidRPr="001F42D3">
        <w:t>presentationID</w:t>
      </w:r>
      <w:proofErr w:type="spellEnd"/>
      <w:r w:rsidRPr="001F42D3">
        <w:t>” /&gt;</w:t>
      </w:r>
    </w:p>
    <w:p w14:paraId="1AD03D44" w14:textId="77777777" w:rsidR="00E64CD9" w:rsidRPr="001F42D3" w:rsidRDefault="00E64CD9" w:rsidP="00E64CD9">
      <w:pPr>
        <w:pStyle w:val="BodyText"/>
      </w:pPr>
      <w:r w:rsidRPr="001F42D3">
        <w:t>&lt;/</w:t>
      </w:r>
      <w:proofErr w:type="spellStart"/>
      <w:r w:rsidRPr="001F42D3">
        <w:t>wctp</w:t>
      </w:r>
      <w:proofErr w:type="spellEnd"/>
      <w:r w:rsidRPr="001F42D3">
        <w:t>-IHEPCDACM&gt;</w:t>
      </w:r>
    </w:p>
    <w:p w14:paraId="41CB2455" w14:textId="742B3812" w:rsidR="00E64CD9" w:rsidRPr="001F42D3" w:rsidRDefault="00E64CD9" w:rsidP="00E64CD9">
      <w:pPr>
        <w:pStyle w:val="BodyText"/>
      </w:pPr>
      <w:r w:rsidRPr="001F42D3">
        <w:t>This extension is optional</w:t>
      </w:r>
      <w:r w:rsidR="009424A7" w:rsidRPr="001F42D3">
        <w:t xml:space="preserve">. </w:t>
      </w:r>
      <w:r w:rsidRPr="001F42D3">
        <w:t xml:space="preserve">If it is present, then the ACM AC can use these values to present additional information to users or categorize </w:t>
      </w:r>
      <w:r w:rsidR="00901663" w:rsidRPr="001F42D3">
        <w:t>PCD-06</w:t>
      </w:r>
      <w:r w:rsidRPr="001F42D3">
        <w:t xml:space="preserve"> messages more effectively.</w:t>
      </w:r>
    </w:p>
    <w:p w14:paraId="293DA76C" w14:textId="31851F97" w:rsidR="00E64CD9" w:rsidRPr="001F42D3" w:rsidRDefault="00E64CD9" w:rsidP="00E64CD9">
      <w:pPr>
        <w:pStyle w:val="BodyText"/>
      </w:pPr>
      <w:proofErr w:type="gramStart"/>
      <w:r w:rsidRPr="001F42D3">
        <w:t>All of</w:t>
      </w:r>
      <w:proofErr w:type="gramEnd"/>
      <w:r w:rsidRPr="001F42D3">
        <w:t xml:space="preserve"> the elements and attributes within this extension are optional</w:t>
      </w:r>
      <w:r w:rsidR="009424A7" w:rsidRPr="001F42D3">
        <w:t xml:space="preserve">. </w:t>
      </w:r>
      <w:r w:rsidRPr="001F42D3">
        <w:t xml:space="preserve">However, the ACM AC can require elements and attributes in this extension </w:t>
      </w:r>
      <w:proofErr w:type="gramStart"/>
      <w:r w:rsidRPr="001F42D3">
        <w:t>if they are</w:t>
      </w:r>
      <w:proofErr w:type="gramEnd"/>
      <w:r w:rsidRPr="001F42D3">
        <w:t xml:space="preserve"> necessary to ensure complete functionality</w:t>
      </w:r>
      <w:r w:rsidR="009424A7" w:rsidRPr="001F42D3">
        <w:t xml:space="preserve">. </w:t>
      </w:r>
      <w:r w:rsidRPr="001F42D3">
        <w:t>If these elements and attributes are not present, then the message will not be queued.</w:t>
      </w:r>
    </w:p>
    <w:p w14:paraId="3D4CAC35" w14:textId="39130B91" w:rsidR="00E64CD9" w:rsidRPr="001F42D3" w:rsidRDefault="00E64CD9" w:rsidP="00E64CD9">
      <w:pPr>
        <w:pStyle w:val="BodyText"/>
      </w:pPr>
      <w:r w:rsidRPr="001F42D3">
        <w:lastRenderedPageBreak/>
        <w:t xml:space="preserve">These values are not required to be pulled directly from a </w:t>
      </w:r>
      <w:r w:rsidR="00647994" w:rsidRPr="001F42D3">
        <w:t>PCD-04</w:t>
      </w:r>
      <w:r w:rsidRPr="001F42D3">
        <w:t xml:space="preserve"> message and can instead be used by an Alert Manager to send additional information to an Alert Communicator.</w:t>
      </w:r>
    </w:p>
    <w:p w14:paraId="41773C27" w14:textId="2AAF8B6D" w:rsidR="00E64CD9" w:rsidRPr="001F42D3" w:rsidRDefault="00E64CD9" w:rsidP="00E64CD9">
      <w:pPr>
        <w:pStyle w:val="BodyText"/>
      </w:pPr>
      <w:r w:rsidRPr="001F42D3">
        <w:t xml:space="preserve">If there is patient information sent in the </w:t>
      </w:r>
      <w:r w:rsidR="00901663" w:rsidRPr="001F42D3">
        <w:t>PCD-06</w:t>
      </w:r>
      <w:r w:rsidRPr="001F42D3">
        <w:t xml:space="preserve"> message, Alert Managers and Alert Communicators should take care to secure their communications using existing WCTP methodologies.</w:t>
      </w:r>
    </w:p>
    <w:p w14:paraId="75F23291" w14:textId="164B8846" w:rsidR="00166EF7" w:rsidRPr="001F42D3" w:rsidRDefault="00E64CD9" w:rsidP="009424A7">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AM shall not send these extensions to the AC.</w:t>
      </w:r>
    </w:p>
    <w:p w14:paraId="603D8CDB" w14:textId="07C1107E" w:rsidR="00E64CD9" w:rsidRPr="001F42D3" w:rsidRDefault="00CE1CA8" w:rsidP="00B34AEB">
      <w:pPr>
        <w:pStyle w:val="Heading3"/>
        <w:numPr>
          <w:ilvl w:val="0"/>
          <w:numId w:val="0"/>
        </w:numPr>
        <w:rPr>
          <w:noProof w:val="0"/>
        </w:rPr>
      </w:pPr>
      <w:bookmarkStart w:id="1612" w:name="_Toc181625302"/>
      <w:r w:rsidRPr="001F42D3">
        <w:rPr>
          <w:noProof w:val="0"/>
        </w:rPr>
        <w:t>K.8.1</w:t>
      </w:r>
      <w:r w:rsidR="001F65FA">
        <w:rPr>
          <w:noProof w:val="0"/>
        </w:rPr>
        <w:t>9</w:t>
      </w:r>
      <w:r w:rsidRPr="001F42D3">
        <w:rPr>
          <w:noProof w:val="0"/>
        </w:rPr>
        <w:t xml:space="preserve"> </w:t>
      </w:r>
      <w:r w:rsidR="00E64CD9" w:rsidRPr="001F42D3">
        <w:rPr>
          <w:noProof w:val="0"/>
        </w:rPr>
        <w:t>IHE PCD specific WCTP extensions to PCD-07 transactions for alerts</w:t>
      </w:r>
      <w:bookmarkEnd w:id="1612"/>
    </w:p>
    <w:p w14:paraId="5018D0D8" w14:textId="77777777" w:rsidR="00E64CD9" w:rsidRPr="001F42D3" w:rsidRDefault="00E64CD9" w:rsidP="00E64CD9">
      <w:pPr>
        <w:pStyle w:val="BodyText"/>
      </w:pPr>
      <w:r w:rsidRPr="001F42D3">
        <w:t xml:space="preserve">The following ACM Profile proprietary extensions to </w:t>
      </w:r>
      <w:proofErr w:type="spellStart"/>
      <w:r w:rsidRPr="001F42D3">
        <w:t>wctp-StatusInfo</w:t>
      </w:r>
      <w:proofErr w:type="spellEnd"/>
      <w:r w:rsidRPr="001F42D3">
        <w:t xml:space="preserve"> and </w:t>
      </w:r>
      <w:proofErr w:type="spellStart"/>
      <w:r w:rsidRPr="001F42D3">
        <w:t>wctp-MessageReply</w:t>
      </w:r>
      <w:proofErr w:type="spellEnd"/>
      <w:r w:rsidRPr="001F42D3">
        <w:t xml:space="preserve"> are used to convey alert information from the ACM AC to the ACM AM.</w:t>
      </w:r>
    </w:p>
    <w:p w14:paraId="6310E048" w14:textId="677A02A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status info response or message reply</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to</w:t>
      </w:r>
      <w:proofErr w:type="gramEnd"/>
      <w:r w:rsidRPr="001F42D3">
        <w:t xml:space="preserve"> convey alert information from the ACM AC to the ACM AM.</w:t>
      </w:r>
    </w:p>
    <w:p w14:paraId="197926FD" w14:textId="4A94422B" w:rsidR="00E64CD9" w:rsidRPr="001F42D3" w:rsidRDefault="00E64CD9" w:rsidP="00E64CD9">
      <w:pPr>
        <w:pStyle w:val="BodyText"/>
      </w:pPr>
      <w:r w:rsidRPr="001F42D3">
        <w:t xml:space="preserve">In order for the WCTP server (the ACM AC) to signal its willingness to send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sending the alert information</w:t>
      </w:r>
      <w:r w:rsidR="009424A7" w:rsidRPr="001F42D3">
        <w:t xml:space="preserve">. </w:t>
      </w:r>
      <w:r w:rsidRPr="001F42D3">
        <w:t>This version shall presume at a minimum WCTP version 1.3r1 capabilities.</w:t>
      </w:r>
    </w:p>
    <w:p w14:paraId="57D982EA" w14:textId="77777777" w:rsidR="00E64CD9" w:rsidRPr="001F42D3" w:rsidRDefault="00E64CD9" w:rsidP="00E64CD9">
      <w:pPr>
        <w:pStyle w:val="BodyText"/>
      </w:pPr>
      <w:r w:rsidRPr="001F42D3">
        <w:t xml:space="preserve">The </w:t>
      </w:r>
      <w:proofErr w:type="spellStart"/>
      <w:r w:rsidRPr="001F42D3">
        <w:t>wctp-StatusInfo</w:t>
      </w:r>
      <w:proofErr w:type="spellEnd"/>
      <w:r w:rsidRPr="001F42D3">
        <w:t xml:space="preserve"> and </w:t>
      </w:r>
      <w:proofErr w:type="spellStart"/>
      <w:r w:rsidRPr="001F42D3">
        <w:t>wctp-MessageReply</w:t>
      </w:r>
      <w:proofErr w:type="spellEnd"/>
      <w:r w:rsidRPr="001F42D3">
        <w:t xml:space="preserve"> element trees have been selected as the extension point for additional XML elements.</w:t>
      </w:r>
    </w:p>
    <w:p w14:paraId="4E801E07" w14:textId="77777777" w:rsidR="00E64CD9" w:rsidRPr="001F42D3" w:rsidRDefault="00E64CD9" w:rsidP="00E64CD9">
      <w:pPr>
        <w:pStyle w:val="BodyText"/>
      </w:pPr>
      <w:r w:rsidRPr="001F42D3">
        <w:tab/>
        <w:t>&lt;</w:t>
      </w:r>
      <w:proofErr w:type="spellStart"/>
      <w:r w:rsidRPr="001F42D3">
        <w:t>wctp</w:t>
      </w:r>
      <w:proofErr w:type="spellEnd"/>
      <w:r w:rsidRPr="001F42D3">
        <w:t>-IHEPCDACM&gt;</w:t>
      </w:r>
    </w:p>
    <w:p w14:paraId="240CD646" w14:textId="77777777" w:rsidR="00E64CD9" w:rsidRPr="001F42D3" w:rsidRDefault="00E64CD9" w:rsidP="00E64CD9">
      <w:pPr>
        <w:pStyle w:val="BodyText"/>
      </w:pPr>
      <w:r w:rsidRPr="001F42D3">
        <w:tab/>
      </w:r>
      <w:r w:rsidRPr="001F42D3">
        <w:tab/>
        <w:t>&lt;</w:t>
      </w:r>
      <w:proofErr w:type="spellStart"/>
      <w:r w:rsidRPr="001F42D3">
        <w:t>wctp-IHEPCDACMResponder</w:t>
      </w:r>
      <w:proofErr w:type="spellEnd"/>
    </w:p>
    <w:p w14:paraId="1B850C34" w14:textId="77777777" w:rsidR="00E64CD9" w:rsidRPr="001F42D3" w:rsidRDefault="00E64CD9" w:rsidP="00E64CD9">
      <w:pPr>
        <w:pStyle w:val="BodyText"/>
      </w:pPr>
      <w:proofErr w:type="spellStart"/>
      <w:r w:rsidRPr="001F42D3">
        <w:t>onBehalfOfResponderID</w:t>
      </w:r>
      <w:proofErr w:type="spellEnd"/>
      <w:r w:rsidRPr="001F42D3">
        <w:t>=“</w:t>
      </w:r>
      <w:proofErr w:type="spellStart"/>
      <w:r w:rsidRPr="001F42D3">
        <w:t>responderID</w:t>
      </w:r>
      <w:proofErr w:type="spellEnd"/>
      <w:r w:rsidRPr="001F42D3">
        <w:t>” /&gt;</w:t>
      </w:r>
    </w:p>
    <w:p w14:paraId="5A31F963" w14:textId="77777777" w:rsidR="00E64CD9" w:rsidRPr="001F42D3" w:rsidRDefault="00E64CD9" w:rsidP="00E64CD9">
      <w:pPr>
        <w:pStyle w:val="BodyText"/>
      </w:pPr>
      <w:r w:rsidRPr="001F42D3">
        <w:tab/>
        <w:t>&lt;/</w:t>
      </w:r>
      <w:proofErr w:type="spellStart"/>
      <w:r w:rsidRPr="001F42D3">
        <w:t>wctp</w:t>
      </w:r>
      <w:proofErr w:type="spellEnd"/>
      <w:r w:rsidRPr="001F42D3">
        <w:t>-IHEPCDACM&gt;</w:t>
      </w:r>
    </w:p>
    <w:p w14:paraId="4A392447" w14:textId="77777777" w:rsidR="00E64CD9" w:rsidRPr="001F42D3" w:rsidRDefault="00E64CD9" w:rsidP="00E64CD9">
      <w:pPr>
        <w:pStyle w:val="BodyText"/>
      </w:pPr>
      <w:r w:rsidRPr="001F42D3">
        <w:t xml:space="preserve">This extension is optional and can be used to convey additional information from the ACM AC to the ACM AM that is </w:t>
      </w:r>
      <w:proofErr w:type="gramStart"/>
      <w:r w:rsidRPr="001F42D3">
        <w:t>not in</w:t>
      </w:r>
      <w:proofErr w:type="gramEnd"/>
      <w:r w:rsidRPr="001F42D3">
        <w:t xml:space="preserve"> present in WCTP version 1.3r1.</w:t>
      </w:r>
    </w:p>
    <w:p w14:paraId="0D31A56B" w14:textId="21C2BA4E" w:rsidR="00E64CD9" w:rsidRPr="001F42D3" w:rsidRDefault="00E64CD9" w:rsidP="00E64CD9">
      <w:pPr>
        <w:pStyle w:val="BodyText"/>
      </w:pPr>
      <w:proofErr w:type="gramStart"/>
      <w:r w:rsidRPr="001F42D3">
        <w:t>All of</w:t>
      </w:r>
      <w:proofErr w:type="gramEnd"/>
      <w:r w:rsidRPr="001F42D3">
        <w:t xml:space="preserve"> the elements and attributes within this extension are optional</w:t>
      </w:r>
      <w:r w:rsidR="009424A7" w:rsidRPr="001F42D3">
        <w:t xml:space="preserve">. </w:t>
      </w:r>
      <w:r w:rsidRPr="001F42D3">
        <w:t xml:space="preserve">However, the ACM AM can require elements and attributes in this extension </w:t>
      </w:r>
      <w:proofErr w:type="gramStart"/>
      <w:r w:rsidRPr="001F42D3">
        <w:t>if they are</w:t>
      </w:r>
      <w:proofErr w:type="gramEnd"/>
      <w:r w:rsidRPr="001F42D3">
        <w:t xml:space="preserve"> necessary to ensure complete functionality</w:t>
      </w:r>
      <w:r w:rsidR="009424A7" w:rsidRPr="001F42D3">
        <w:t xml:space="preserve">. </w:t>
      </w:r>
      <w:r w:rsidRPr="001F42D3">
        <w:t>If these elements and attributes are not present, then the message will not be queued.</w:t>
      </w:r>
    </w:p>
    <w:p w14:paraId="44A3A362" w14:textId="2B848E98" w:rsidR="00E64CD9" w:rsidRPr="001F42D3" w:rsidRDefault="00E64CD9" w:rsidP="00E64CD9">
      <w:pPr>
        <w:pStyle w:val="BodyText"/>
      </w:pPr>
      <w:r w:rsidRPr="001F42D3">
        <w:t xml:space="preserve">These values are not required to be pulled directly from a </w:t>
      </w:r>
      <w:r w:rsidR="00901663" w:rsidRPr="001F42D3">
        <w:t>PCD-06</w:t>
      </w:r>
      <w:r w:rsidRPr="001F42D3">
        <w:t xml:space="preserve"> message and can instead be used by an Alert Communicator to send additional information to an Alert Manager.</w:t>
      </w:r>
    </w:p>
    <w:p w14:paraId="3140CFE6" w14:textId="54BFB234" w:rsidR="00E64CD9" w:rsidRPr="001F42D3" w:rsidRDefault="00E64CD9" w:rsidP="009424A7">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AC shall not send these extensions to the AM.</w:t>
      </w:r>
    </w:p>
    <w:p w14:paraId="678AE22E" w14:textId="2D760930" w:rsidR="00166EF7" w:rsidRPr="001F42D3" w:rsidRDefault="00CE1CA8" w:rsidP="00B34AEB">
      <w:pPr>
        <w:pStyle w:val="Heading3"/>
        <w:numPr>
          <w:ilvl w:val="0"/>
          <w:numId w:val="0"/>
        </w:numPr>
        <w:rPr>
          <w:noProof w:val="0"/>
        </w:rPr>
      </w:pPr>
      <w:bookmarkStart w:id="1613" w:name="_Toc181625303"/>
      <w:r w:rsidRPr="001F42D3">
        <w:rPr>
          <w:noProof w:val="0"/>
        </w:rPr>
        <w:lastRenderedPageBreak/>
        <w:t>K.8.</w:t>
      </w:r>
      <w:r w:rsidR="001F65FA">
        <w:rPr>
          <w:noProof w:val="0"/>
        </w:rPr>
        <w:t>20</w:t>
      </w:r>
      <w:r w:rsidRPr="001F42D3">
        <w:rPr>
          <w:noProof w:val="0"/>
        </w:rPr>
        <w:t xml:space="preserve"> </w:t>
      </w:r>
      <w:r w:rsidR="00166EF7" w:rsidRPr="001F42D3">
        <w:rPr>
          <w:noProof w:val="0"/>
        </w:rPr>
        <w:t xml:space="preserve">IHE PCD-06 </w:t>
      </w:r>
      <w:proofErr w:type="spellStart"/>
      <w:r w:rsidR="00166EF7" w:rsidRPr="001F42D3">
        <w:rPr>
          <w:noProof w:val="0"/>
        </w:rPr>
        <w:t>wctp-</w:t>
      </w:r>
      <w:r w:rsidR="00AC7B6C" w:rsidRPr="001F42D3">
        <w:rPr>
          <w:noProof w:val="0"/>
        </w:rPr>
        <w:t>IHEPCDSubmitRequestUpdate</w:t>
      </w:r>
      <w:bookmarkEnd w:id="1613"/>
      <w:proofErr w:type="spellEnd"/>
    </w:p>
    <w:p w14:paraId="585962A5" w14:textId="77777777" w:rsidR="00AC7B6C" w:rsidRPr="001F42D3" w:rsidRDefault="00AC7B6C" w:rsidP="00AC7B6C">
      <w:pPr>
        <w:pStyle w:val="BodyText"/>
      </w:pPr>
      <w:r w:rsidRPr="001F42D3">
        <w:t xml:space="preserve">The following ACM Profile proprietary message type, </w:t>
      </w:r>
      <w:proofErr w:type="spellStart"/>
      <w:r w:rsidRPr="001F42D3">
        <w:t>wctp-IHEPCDSubmitRequestUpdate</w:t>
      </w:r>
      <w:proofErr w:type="spellEnd"/>
      <w:r w:rsidRPr="001F42D3">
        <w:t xml:space="preserve">, is used by the ACM AM to update prior PCD-06 </w:t>
      </w:r>
      <w:proofErr w:type="spellStart"/>
      <w:r w:rsidRPr="001F42D3">
        <w:t>wctp-SubmitRequest</w:t>
      </w:r>
      <w:proofErr w:type="spellEnd"/>
      <w:r w:rsidRPr="001F42D3">
        <w:t xml:space="preserve"> messages on the ACM AC.</w:t>
      </w:r>
    </w:p>
    <w:p w14:paraId="782A4382" w14:textId="7B0BC2E5" w:rsidR="00AC7B6C" w:rsidRPr="001F42D3" w:rsidRDefault="00AC7B6C" w:rsidP="00AC7B6C">
      <w:pPr>
        <w:pStyle w:val="BodyText"/>
      </w:pPr>
      <w:r w:rsidRPr="001F42D3">
        <w:t xml:space="preserve">The WCTP 1.3r1 interface specification that is the basis for ACM AM – AC communication does not support the ability for an AM to send the AC updates to previous </w:t>
      </w:r>
      <w:proofErr w:type="spellStart"/>
      <w:r w:rsidRPr="001F42D3">
        <w:t>wctp-SubmitRequest</w:t>
      </w:r>
      <w:proofErr w:type="spellEnd"/>
      <w:r w:rsidRPr="001F42D3">
        <w:t xml:space="preserve"> messages</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for</w:t>
      </w:r>
      <w:proofErr w:type="gramEnd"/>
      <w:r w:rsidRPr="001F42D3">
        <w:t xml:space="preserve"> the AM to send updates to the AC.</w:t>
      </w:r>
    </w:p>
    <w:p w14:paraId="086CBDD4" w14:textId="34BB59C5" w:rsidR="00AC7B6C" w:rsidRPr="001F42D3" w:rsidRDefault="00AC7B6C" w:rsidP="00AC7B6C">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receiving updates to previous </w:t>
      </w:r>
      <w:proofErr w:type="spellStart"/>
      <w:r w:rsidRPr="001F42D3">
        <w:t>wctp-SubmitRequest</w:t>
      </w:r>
      <w:proofErr w:type="spellEnd"/>
      <w:r w:rsidRPr="001F42D3">
        <w:t xml:space="preserve"> messages</w:t>
      </w:r>
      <w:r w:rsidR="009424A7" w:rsidRPr="001F42D3">
        <w:t xml:space="preserve">. </w:t>
      </w:r>
      <w:r w:rsidRPr="001F42D3">
        <w:t>This version shall presume at a minimum WCTP version 1.3r1 capabilities.</w:t>
      </w:r>
    </w:p>
    <w:p w14:paraId="4EBB1B32" w14:textId="77777777" w:rsidR="00AC7B6C" w:rsidRPr="001F42D3" w:rsidRDefault="00AC7B6C" w:rsidP="00AC7B6C">
      <w:pPr>
        <w:pStyle w:val="BodyText"/>
      </w:pPr>
      <w:r w:rsidRPr="001F42D3">
        <w:t xml:space="preserve">This update functionality will be encapsulated in a new element under </w:t>
      </w:r>
      <w:proofErr w:type="spellStart"/>
      <w:r w:rsidRPr="001F42D3">
        <w:t>wctp</w:t>
      </w:r>
      <w:proofErr w:type="spellEnd"/>
      <w:r w:rsidRPr="001F42D3">
        <w:t>-Operation.</w:t>
      </w:r>
    </w:p>
    <w:p w14:paraId="7B0F3B4E" w14:textId="77777777" w:rsidR="00AC7B6C" w:rsidRPr="001F42D3" w:rsidRDefault="00AC7B6C" w:rsidP="00AC7B6C">
      <w:pPr>
        <w:pStyle w:val="BodyText"/>
      </w:pPr>
      <w:r w:rsidRPr="001F42D3">
        <w:tab/>
        <w:t>&lt;?xml version=“1.0”?&gt;</w:t>
      </w:r>
    </w:p>
    <w:p w14:paraId="12631FFE" w14:textId="77777777" w:rsidR="00AC7B6C" w:rsidRPr="001F42D3" w:rsidRDefault="00AC7B6C" w:rsidP="00AC7B6C">
      <w:pPr>
        <w:pStyle w:val="BodyText"/>
      </w:pPr>
      <w:r w:rsidRPr="001F42D3">
        <w:tab/>
        <w:t xml:space="preserve">&lt;!DOCTYPE </w:t>
      </w:r>
      <w:proofErr w:type="spellStart"/>
      <w:r w:rsidRPr="001F42D3">
        <w:t>wctp</w:t>
      </w:r>
      <w:proofErr w:type="spellEnd"/>
      <w:r w:rsidRPr="001F42D3">
        <w:t>-Operation SYSTEM “WCTP DTD”&gt;</w:t>
      </w:r>
    </w:p>
    <w:p w14:paraId="7FCF021A" w14:textId="77777777" w:rsidR="00AC7B6C" w:rsidRPr="001F42D3" w:rsidRDefault="00AC7B6C" w:rsidP="00AC7B6C">
      <w:pPr>
        <w:pStyle w:val="BodyText"/>
      </w:pPr>
      <w:r w:rsidRPr="001F42D3">
        <w:tab/>
        <w:t>&lt;</w:t>
      </w:r>
      <w:proofErr w:type="spellStart"/>
      <w:r w:rsidRPr="001F42D3">
        <w:t>wctp</w:t>
      </w:r>
      <w:proofErr w:type="spellEnd"/>
      <w:r w:rsidRPr="001F42D3">
        <w:t xml:space="preserve">-Operation </w:t>
      </w:r>
      <w:proofErr w:type="spellStart"/>
      <w:r w:rsidRPr="001F42D3">
        <w:t>wctpVersion</w:t>
      </w:r>
      <w:proofErr w:type="spellEnd"/>
      <w:r w:rsidRPr="001F42D3">
        <w:t>=“WCTP version”&gt;</w:t>
      </w:r>
    </w:p>
    <w:p w14:paraId="43908D71" w14:textId="77777777" w:rsidR="00AC7B6C" w:rsidRPr="001F42D3" w:rsidRDefault="00AC7B6C" w:rsidP="00AC7B6C">
      <w:pPr>
        <w:pStyle w:val="BodyText"/>
      </w:pPr>
      <w:r w:rsidRPr="001F42D3">
        <w:tab/>
      </w:r>
      <w:r w:rsidRPr="001F42D3">
        <w:tab/>
        <w:t>&lt;</w:t>
      </w:r>
      <w:proofErr w:type="spellStart"/>
      <w:r w:rsidRPr="001F42D3">
        <w:t>wctp-IHEPCDSubmitRequestUpdate</w:t>
      </w:r>
      <w:proofErr w:type="spellEnd"/>
      <w:r w:rsidRPr="001F42D3">
        <w:t>&gt;</w:t>
      </w:r>
    </w:p>
    <w:p w14:paraId="1B8EF468" w14:textId="77777777" w:rsidR="00AC7B6C" w:rsidRPr="001F42D3" w:rsidRDefault="00AC7B6C" w:rsidP="00AC7B6C">
      <w:pPr>
        <w:pStyle w:val="BodyText"/>
      </w:pPr>
      <w:r w:rsidRPr="001F42D3">
        <w:tab/>
      </w:r>
      <w:r w:rsidRPr="001F42D3">
        <w:tab/>
      </w:r>
      <w:r w:rsidRPr="001F42D3">
        <w:tab/>
        <w:t>&lt;</w:t>
      </w:r>
      <w:proofErr w:type="spellStart"/>
      <w:r w:rsidRPr="001F42D3">
        <w:t>wctp-SubmitHeader</w:t>
      </w:r>
      <w:proofErr w:type="spellEnd"/>
      <w:r w:rsidRPr="001F42D3">
        <w:t xml:space="preserve"> </w:t>
      </w:r>
      <w:proofErr w:type="spellStart"/>
      <w:r w:rsidRPr="001F42D3">
        <w:t>submitTimestamp</w:t>
      </w:r>
      <w:proofErr w:type="spellEnd"/>
      <w:r w:rsidRPr="001F42D3">
        <w:t>=“timestamp”&gt;</w:t>
      </w:r>
    </w:p>
    <w:p w14:paraId="5642F0C7" w14:textId="77777777" w:rsidR="00AC7B6C" w:rsidRPr="001F42D3" w:rsidRDefault="00AC7B6C" w:rsidP="00AC7B6C">
      <w:pPr>
        <w:pStyle w:val="BodyText"/>
      </w:pPr>
      <w:r w:rsidRPr="001F42D3">
        <w:tab/>
      </w:r>
      <w:r w:rsidRPr="001F42D3">
        <w:tab/>
      </w:r>
      <w:r w:rsidRPr="001F42D3">
        <w:tab/>
      </w:r>
      <w:r w:rsidRPr="001F42D3">
        <w:tab/>
        <w:t>&lt;</w:t>
      </w:r>
      <w:proofErr w:type="spellStart"/>
      <w:r w:rsidRPr="001F42D3">
        <w:t>wctp</w:t>
      </w:r>
      <w:proofErr w:type="spellEnd"/>
      <w:r w:rsidRPr="001F42D3">
        <w:t>-Originator</w:t>
      </w:r>
    </w:p>
    <w:p w14:paraId="611BE892" w14:textId="77777777" w:rsidR="00AC7B6C" w:rsidRPr="001F42D3" w:rsidRDefault="00AC7B6C" w:rsidP="00AC7B6C">
      <w:pPr>
        <w:pStyle w:val="BodyText"/>
      </w:pPr>
      <w:proofErr w:type="spellStart"/>
      <w:r w:rsidRPr="001F42D3">
        <w:t>senderID</w:t>
      </w:r>
      <w:proofErr w:type="spellEnd"/>
      <w:r w:rsidRPr="001F42D3">
        <w:t>=“sender ID”</w:t>
      </w:r>
    </w:p>
    <w:p w14:paraId="06B6008F" w14:textId="77777777" w:rsidR="00AC7B6C" w:rsidRPr="001F42D3" w:rsidRDefault="00AC7B6C" w:rsidP="00AC7B6C">
      <w:pPr>
        <w:pStyle w:val="BodyText"/>
      </w:pPr>
      <w:proofErr w:type="spellStart"/>
      <w:r w:rsidRPr="001F42D3">
        <w:t>securityCode</w:t>
      </w:r>
      <w:proofErr w:type="spellEnd"/>
      <w:r w:rsidRPr="001F42D3">
        <w:t>=“security code”/&gt;</w:t>
      </w:r>
    </w:p>
    <w:p w14:paraId="0F40276C" w14:textId="77777777" w:rsidR="00AC7B6C" w:rsidRPr="001F42D3" w:rsidRDefault="00AC7B6C" w:rsidP="00AC7B6C">
      <w:pPr>
        <w:pStyle w:val="BodyText"/>
      </w:pPr>
      <w:r w:rsidRPr="001F42D3">
        <w:tab/>
      </w:r>
      <w:r w:rsidRPr="001F42D3">
        <w:tab/>
      </w:r>
      <w:r w:rsidRPr="001F42D3">
        <w:tab/>
      </w:r>
      <w:r w:rsidRPr="001F42D3">
        <w:tab/>
      </w:r>
      <w:r w:rsidRPr="001F42D3">
        <w:tab/>
        <w:t>&lt;</w:t>
      </w:r>
      <w:proofErr w:type="spellStart"/>
      <w:r w:rsidRPr="001F42D3">
        <w:t>wctp-MessageControl</w:t>
      </w:r>
      <w:proofErr w:type="spellEnd"/>
    </w:p>
    <w:p w14:paraId="2B3519E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messageID</w:t>
      </w:r>
      <w:proofErr w:type="spellEnd"/>
      <w:r w:rsidRPr="001F42D3">
        <w:t>=“message ID”</w:t>
      </w:r>
    </w:p>
    <w:p w14:paraId="2F305BB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transactionID</w:t>
      </w:r>
      <w:proofErr w:type="spellEnd"/>
      <w:r w:rsidRPr="001F42D3">
        <w:t>=“transaction ID”</w:t>
      </w:r>
    </w:p>
    <w:p w14:paraId="6D3B1AF3"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allowResponse</w:t>
      </w:r>
      <w:proofErr w:type="spellEnd"/>
      <w:r w:rsidRPr="001F42D3">
        <w:t>=“true”</w:t>
      </w:r>
    </w:p>
    <w:p w14:paraId="0F85C13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deliveryPriority</w:t>
      </w:r>
      <w:proofErr w:type="spellEnd"/>
      <w:r w:rsidRPr="001F42D3">
        <w:t>=“priority”</w:t>
      </w:r>
    </w:p>
    <w:p w14:paraId="1951DB82"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notifyWhenDelivered</w:t>
      </w:r>
      <w:proofErr w:type="spellEnd"/>
      <w:r w:rsidRPr="001F42D3">
        <w:t>=“false”</w:t>
      </w:r>
    </w:p>
    <w:p w14:paraId="745EC81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preformatted=“true”</w:t>
      </w:r>
    </w:p>
    <w:p w14:paraId="73300215"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notifyWhenRead</w:t>
      </w:r>
      <w:proofErr w:type="spellEnd"/>
      <w:r w:rsidRPr="001F42D3">
        <w:t>=“false”/&gt;</w:t>
      </w:r>
    </w:p>
    <w:p w14:paraId="13CCE215" w14:textId="77777777" w:rsidR="00AC7B6C" w:rsidRPr="001F42D3" w:rsidRDefault="00AC7B6C" w:rsidP="00AC7B6C">
      <w:pPr>
        <w:pStyle w:val="BodyText"/>
      </w:pPr>
      <w:r w:rsidRPr="001F42D3">
        <w:tab/>
      </w:r>
      <w:r w:rsidRPr="001F42D3">
        <w:tab/>
      </w:r>
      <w:r w:rsidRPr="001F42D3">
        <w:tab/>
      </w:r>
      <w:r w:rsidRPr="001F42D3">
        <w:tab/>
      </w:r>
      <w:r w:rsidRPr="001F42D3">
        <w:tab/>
        <w:t>&lt;</w:t>
      </w:r>
      <w:proofErr w:type="spellStart"/>
      <w:r w:rsidRPr="001F42D3">
        <w:t>wctp</w:t>
      </w:r>
      <w:proofErr w:type="spellEnd"/>
      <w:r w:rsidRPr="001F42D3">
        <w:t>-Recipient recipientID=“recipient PIN”/&gt;</w:t>
      </w:r>
    </w:p>
    <w:p w14:paraId="3609FC3F" w14:textId="77777777" w:rsidR="00AC7B6C" w:rsidRPr="001F42D3" w:rsidRDefault="00AC7B6C" w:rsidP="00AC7B6C">
      <w:pPr>
        <w:pStyle w:val="BodyText"/>
      </w:pPr>
      <w:r w:rsidRPr="001F42D3">
        <w:t>&lt;/</w:t>
      </w:r>
      <w:proofErr w:type="spellStart"/>
      <w:r w:rsidRPr="001F42D3">
        <w:t>wctp-SubmitHeader</w:t>
      </w:r>
      <w:proofErr w:type="spellEnd"/>
      <w:r w:rsidRPr="001F42D3">
        <w:t>&gt;</w:t>
      </w:r>
    </w:p>
    <w:p w14:paraId="381ED4B4" w14:textId="77777777" w:rsidR="00AC7B6C" w:rsidRPr="001F42D3" w:rsidRDefault="00AC7B6C" w:rsidP="00AC7B6C">
      <w:pPr>
        <w:pStyle w:val="BodyText"/>
      </w:pPr>
      <w:r w:rsidRPr="001F42D3">
        <w:t>&lt;</w:t>
      </w:r>
      <w:proofErr w:type="spellStart"/>
      <w:r w:rsidRPr="001F42D3">
        <w:t>wctp</w:t>
      </w:r>
      <w:proofErr w:type="spellEnd"/>
      <w:r w:rsidRPr="001F42D3">
        <w:t>-Payload&gt;</w:t>
      </w:r>
    </w:p>
    <w:p w14:paraId="11D2D2BD" w14:textId="77777777" w:rsidR="00AC7B6C" w:rsidRPr="001F42D3" w:rsidRDefault="00AC7B6C" w:rsidP="00AC7B6C">
      <w:pPr>
        <w:pStyle w:val="BodyText"/>
      </w:pPr>
      <w:r w:rsidRPr="001F42D3">
        <w:lastRenderedPageBreak/>
        <w:tab/>
        <w:t>&lt;</w:t>
      </w:r>
      <w:proofErr w:type="spellStart"/>
      <w:r w:rsidRPr="001F42D3">
        <w:t>wctp-IHEPCDUpdate</w:t>
      </w:r>
      <w:proofErr w:type="spellEnd"/>
      <w:r w:rsidRPr="001F42D3">
        <w:t>&gt;</w:t>
      </w:r>
    </w:p>
    <w:p w14:paraId="5FEB4BDD" w14:textId="77777777" w:rsidR="00AC7B6C" w:rsidRPr="001F42D3" w:rsidRDefault="00AC7B6C" w:rsidP="00AC7B6C">
      <w:pPr>
        <w:pStyle w:val="BodyText"/>
      </w:pPr>
      <w:r w:rsidRPr="001F42D3">
        <w:tab/>
      </w:r>
      <w:r w:rsidRPr="001F42D3">
        <w:tab/>
        <w:t>&lt;</w:t>
      </w:r>
      <w:proofErr w:type="spellStart"/>
      <w:r w:rsidRPr="001F42D3">
        <w:t>wctp-IHEPCDMessageToUpdate</w:t>
      </w:r>
      <w:proofErr w:type="spellEnd"/>
    </w:p>
    <w:p w14:paraId="60CA47C2" w14:textId="77777777" w:rsidR="00AC7B6C" w:rsidRPr="001F42D3" w:rsidRDefault="00AC7B6C" w:rsidP="00AC7B6C">
      <w:pPr>
        <w:pStyle w:val="BodyText"/>
      </w:pPr>
      <w:r w:rsidRPr="001F42D3">
        <w:tab/>
      </w:r>
      <w:r w:rsidRPr="001F42D3">
        <w:tab/>
      </w:r>
      <w:r w:rsidRPr="001F42D3">
        <w:tab/>
      </w:r>
      <w:proofErr w:type="spellStart"/>
      <w:r w:rsidRPr="001F42D3">
        <w:t>messageToUpdate</w:t>
      </w:r>
      <w:proofErr w:type="spellEnd"/>
      <w:r w:rsidRPr="001F42D3">
        <w:t>=“message ID”/&gt;</w:t>
      </w:r>
    </w:p>
    <w:p w14:paraId="4B2FBB9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&lt;</w:t>
      </w:r>
      <w:proofErr w:type="spellStart"/>
      <w:r w:rsidRPr="001F42D3">
        <w:t>wctp-IHEPCDUpdateAction</w:t>
      </w:r>
      <w:proofErr w:type="spellEnd"/>
    </w:p>
    <w:p w14:paraId="013C48BB"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r w:rsidRPr="001F42D3">
        <w:tab/>
        <w:t xml:space="preserve">action=“update action”/&gt; </w:t>
      </w:r>
    </w:p>
    <w:p w14:paraId="00BEDC3E" w14:textId="77777777" w:rsidR="00AC7B6C" w:rsidRPr="001F42D3" w:rsidRDefault="00AC7B6C" w:rsidP="00AC7B6C">
      <w:pPr>
        <w:pStyle w:val="BodyText"/>
      </w:pPr>
      <w:r w:rsidRPr="001F42D3">
        <w:tab/>
      </w:r>
      <w:r w:rsidRPr="001F42D3">
        <w:tab/>
        <w:t>&lt;</w:t>
      </w:r>
      <w:proofErr w:type="spellStart"/>
      <w:r w:rsidRPr="001F42D3">
        <w:t>wctp-IHEPCDACMResponder</w:t>
      </w:r>
      <w:proofErr w:type="spellEnd"/>
    </w:p>
    <w:p w14:paraId="3513F3BE" w14:textId="77777777" w:rsidR="00AC7B6C" w:rsidRPr="001F42D3" w:rsidRDefault="00AC7B6C" w:rsidP="00AC7B6C">
      <w:pPr>
        <w:pStyle w:val="BodyText"/>
      </w:pPr>
      <w:proofErr w:type="spellStart"/>
      <w:r w:rsidRPr="001F42D3">
        <w:t>responderID</w:t>
      </w:r>
      <w:proofErr w:type="spellEnd"/>
      <w:r w:rsidRPr="001F42D3">
        <w:t>=“</w:t>
      </w:r>
      <w:proofErr w:type="spellStart"/>
      <w:r w:rsidRPr="001F42D3">
        <w:t>responderID</w:t>
      </w:r>
      <w:proofErr w:type="spellEnd"/>
      <w:r w:rsidRPr="001F42D3">
        <w:t>”/&gt;</w:t>
      </w:r>
    </w:p>
    <w:p w14:paraId="597A8E5B" w14:textId="77777777" w:rsidR="00AC7B6C" w:rsidRPr="001F42D3" w:rsidRDefault="00AC7B6C" w:rsidP="00AC7B6C">
      <w:pPr>
        <w:pStyle w:val="BodyText"/>
      </w:pPr>
      <w:r w:rsidRPr="001F42D3">
        <w:tab/>
        <w:t>&lt;/</w:t>
      </w:r>
      <w:proofErr w:type="spellStart"/>
      <w:r w:rsidRPr="001F42D3">
        <w:t>wctp-IHEPCDUpdate</w:t>
      </w:r>
      <w:proofErr w:type="spellEnd"/>
      <w:r w:rsidRPr="001F42D3">
        <w:t>&gt;</w:t>
      </w:r>
    </w:p>
    <w:p w14:paraId="4DB431CE" w14:textId="77777777" w:rsidR="00AC7B6C" w:rsidRPr="001F42D3" w:rsidRDefault="00AC7B6C" w:rsidP="00AC7B6C">
      <w:pPr>
        <w:pStyle w:val="BodyText"/>
      </w:pPr>
      <w:r w:rsidRPr="001F42D3">
        <w:t>&lt;/</w:t>
      </w:r>
      <w:proofErr w:type="spellStart"/>
      <w:r w:rsidRPr="001F42D3">
        <w:t>wctp</w:t>
      </w:r>
      <w:proofErr w:type="spellEnd"/>
      <w:r w:rsidRPr="001F42D3">
        <w:t>-Payload&gt;</w:t>
      </w:r>
    </w:p>
    <w:p w14:paraId="14E78DEC" w14:textId="77777777" w:rsidR="00AC7B6C" w:rsidRPr="001F42D3" w:rsidRDefault="00AC7B6C" w:rsidP="00AC7B6C">
      <w:pPr>
        <w:pStyle w:val="BodyText"/>
      </w:pPr>
      <w:r w:rsidRPr="001F42D3">
        <w:tab/>
      </w:r>
      <w:r w:rsidRPr="001F42D3">
        <w:tab/>
        <w:t>&lt;/</w:t>
      </w:r>
      <w:proofErr w:type="spellStart"/>
      <w:r w:rsidRPr="001F42D3">
        <w:t>wctp-IHEPCDSubmitRequestUpdate</w:t>
      </w:r>
      <w:proofErr w:type="spellEnd"/>
      <w:r w:rsidRPr="001F42D3">
        <w:t>&gt;</w:t>
      </w:r>
    </w:p>
    <w:p w14:paraId="123C414C" w14:textId="77777777" w:rsidR="00AC7B6C" w:rsidRPr="001F42D3" w:rsidRDefault="00AC7B6C" w:rsidP="00AC7B6C">
      <w:pPr>
        <w:pStyle w:val="BodyText"/>
      </w:pPr>
      <w:r w:rsidRPr="001F42D3">
        <w:tab/>
        <w:t>&lt;/</w:t>
      </w:r>
      <w:proofErr w:type="spellStart"/>
      <w:r w:rsidRPr="001F42D3">
        <w:t>wctp</w:t>
      </w:r>
      <w:proofErr w:type="spellEnd"/>
      <w:r w:rsidRPr="001F42D3">
        <w:t>-Operation&gt;</w:t>
      </w:r>
    </w:p>
    <w:p w14:paraId="2CA1BAAE" w14:textId="5F55D1AF" w:rsidR="00AC7B6C" w:rsidRPr="001F42D3" w:rsidRDefault="00AC7B6C" w:rsidP="00AC7B6C">
      <w:pPr>
        <w:pStyle w:val="BodyText"/>
      </w:pPr>
      <w:r w:rsidRPr="001F42D3">
        <w:t xml:space="preserve">This extension is optional and can be used by the AM to send updates about prior PCD-06 </w:t>
      </w:r>
      <w:proofErr w:type="spellStart"/>
      <w:r w:rsidRPr="001F42D3">
        <w:t>SubmitRequest</w:t>
      </w:r>
      <w:proofErr w:type="spellEnd"/>
      <w:r w:rsidRPr="001F42D3">
        <w:t xml:space="preserve"> messages to the AC</w:t>
      </w:r>
      <w:r w:rsidR="009424A7" w:rsidRPr="001F42D3">
        <w:t xml:space="preserve">. </w:t>
      </w:r>
      <w:r w:rsidRPr="001F42D3">
        <w:t xml:space="preserve">The elements </w:t>
      </w:r>
      <w:proofErr w:type="spellStart"/>
      <w:r w:rsidRPr="001F42D3">
        <w:t>wctp-IHEPCDMessageToUpdate</w:t>
      </w:r>
      <w:proofErr w:type="spellEnd"/>
      <w:r w:rsidRPr="001F42D3">
        <w:t xml:space="preserve"> and </w:t>
      </w:r>
      <w:proofErr w:type="spellStart"/>
      <w:r w:rsidRPr="001F42D3">
        <w:t>wctp-IHEPCDUpdateAction</w:t>
      </w:r>
      <w:proofErr w:type="spellEnd"/>
      <w:r w:rsidRPr="001F42D3">
        <w:t xml:space="preserve"> are required if this message type is used.</w:t>
      </w:r>
    </w:p>
    <w:p w14:paraId="53837648" w14:textId="6AB789B4" w:rsidR="00AC7B6C" w:rsidRPr="001F42D3" w:rsidRDefault="00AC7B6C" w:rsidP="00AC7B6C">
      <w:pPr>
        <w:pStyle w:val="BodyText"/>
      </w:pPr>
      <w:r w:rsidRPr="001F42D3">
        <w:t xml:space="preserve">Each </w:t>
      </w:r>
      <w:proofErr w:type="spellStart"/>
      <w:r w:rsidRPr="001F42D3">
        <w:t>wctp-IHEPCDSubmitRequestUpdate</w:t>
      </w:r>
      <w:proofErr w:type="spellEnd"/>
      <w:r w:rsidRPr="001F42D3">
        <w:t xml:space="preserve"> message contains a unique message ID that is different from the ID of the message that it intends to update. The previous </w:t>
      </w:r>
      <w:proofErr w:type="spellStart"/>
      <w:r w:rsidRPr="001F42D3">
        <w:t>wctp-SubmitRequest</w:t>
      </w:r>
      <w:proofErr w:type="spellEnd"/>
      <w:r w:rsidRPr="001F42D3">
        <w:t xml:space="preserve"> message is identified by its message ID, located in the </w:t>
      </w:r>
      <w:proofErr w:type="spellStart"/>
      <w:r w:rsidRPr="001F42D3">
        <w:t>wctp-IHEPCDMessageToUpdate</w:t>
      </w:r>
      <w:proofErr w:type="spellEnd"/>
      <w:r w:rsidRPr="001F42D3">
        <w:t xml:space="preserve"> element</w:t>
      </w:r>
      <w:r w:rsidR="009424A7" w:rsidRPr="001F42D3">
        <w:t xml:space="preserve">. </w:t>
      </w:r>
      <w:r w:rsidRPr="001F42D3">
        <w:t xml:space="preserve">Each </w:t>
      </w:r>
      <w:proofErr w:type="spellStart"/>
      <w:r w:rsidRPr="001F42D3">
        <w:t>wctp-IHEPCDSubmitRequestUpdate</w:t>
      </w:r>
      <w:proofErr w:type="spellEnd"/>
      <w:r w:rsidRPr="001F42D3">
        <w:t xml:space="preserve"> message updates one previous </w:t>
      </w:r>
      <w:proofErr w:type="spellStart"/>
      <w:r w:rsidRPr="001F42D3">
        <w:t>wctp-SubmitRequest</w:t>
      </w:r>
      <w:proofErr w:type="spellEnd"/>
      <w:r w:rsidRPr="001F42D3">
        <w:t xml:space="preserve"> message.</w:t>
      </w:r>
    </w:p>
    <w:p w14:paraId="755D9686" w14:textId="64C84DF7" w:rsidR="00AC7B6C" w:rsidRPr="001F42D3" w:rsidRDefault="00AC7B6C" w:rsidP="00AC7B6C">
      <w:pPr>
        <w:pStyle w:val="BodyText"/>
      </w:pPr>
      <w:r w:rsidRPr="001F42D3">
        <w:t xml:space="preserve">The kind of action that must be done by the ACM AC is specified by the value in the </w:t>
      </w:r>
      <w:proofErr w:type="spellStart"/>
      <w:r w:rsidRPr="001F42D3">
        <w:t>wctp-IHEPCDUpdateAction</w:t>
      </w:r>
      <w:proofErr w:type="spellEnd"/>
      <w:r w:rsidRPr="001F42D3">
        <w:t xml:space="preserve"> element</w:t>
      </w:r>
      <w:r w:rsidR="009424A7" w:rsidRPr="001F42D3">
        <w:t xml:space="preserve">. </w:t>
      </w:r>
      <w:r w:rsidRPr="001F42D3">
        <w:t>It is up to the AC to determine what this action means in the context of their system.</w:t>
      </w:r>
    </w:p>
    <w:p w14:paraId="226481E0" w14:textId="175F2753" w:rsidR="00AC7B6C" w:rsidRPr="001F42D3" w:rsidRDefault="00AC7B6C" w:rsidP="00AC7B6C">
      <w:pPr>
        <w:pStyle w:val="BodyText"/>
      </w:pPr>
      <w:r w:rsidRPr="001F42D3">
        <w:t xml:space="preserve">In response to this message, the ACM AC is expected to send a synchronous </w:t>
      </w:r>
      <w:r w:rsidR="007426DD" w:rsidRPr="001F42D3">
        <w:t>PCD-07</w:t>
      </w:r>
      <w:r w:rsidRPr="001F42D3">
        <w:t xml:space="preserve"> response to convey success or failure of message queueing as described in Section K.8.8</w:t>
      </w:r>
      <w:r w:rsidR="009424A7" w:rsidRPr="001F42D3">
        <w:t xml:space="preserve">. </w:t>
      </w:r>
      <w:r w:rsidRPr="001F42D3">
        <w:t>No asynchronous responses will be sent because of this message.</w:t>
      </w:r>
    </w:p>
    <w:p w14:paraId="4D855136" w14:textId="4920A1F1" w:rsidR="00EB2E36" w:rsidRPr="001F42D3" w:rsidRDefault="00AC7B6C" w:rsidP="00AC7B6C">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AM shall not send this message type to the AC.</w:t>
      </w:r>
    </w:p>
    <w:p w14:paraId="0BEE5EE3" w14:textId="14BD5C44" w:rsidR="00A32FC1" w:rsidRPr="001F42D3" w:rsidRDefault="00CE1CA8" w:rsidP="00B34AEB">
      <w:pPr>
        <w:pStyle w:val="Heading1"/>
        <w:numPr>
          <w:ilvl w:val="0"/>
          <w:numId w:val="0"/>
        </w:numPr>
        <w:rPr>
          <w:noProof w:val="0"/>
        </w:rPr>
      </w:pPr>
      <w:bookmarkStart w:id="1614" w:name="_Toc181625304"/>
      <w:r w:rsidRPr="001F42D3">
        <w:rPr>
          <w:noProof w:val="0"/>
        </w:rPr>
        <w:lastRenderedPageBreak/>
        <w:t xml:space="preserve">Appendix L </w:t>
      </w:r>
      <w:r w:rsidR="00A32FC1" w:rsidRPr="001F42D3">
        <w:rPr>
          <w:noProof w:val="0"/>
        </w:rPr>
        <w:t>- Alert (Alarm) Fatigue</w:t>
      </w:r>
      <w:bookmarkEnd w:id="1614"/>
    </w:p>
    <w:p w14:paraId="52BAE728" w14:textId="5E8A58EE" w:rsidR="00A32FC1" w:rsidRPr="001F42D3" w:rsidRDefault="00A32FC1" w:rsidP="00A32FC1">
      <w:pPr>
        <w:pStyle w:val="BodyText"/>
      </w:pPr>
      <w:r w:rsidRPr="001F42D3">
        <w:t>Root causes of alert (alarm) fatigue are numerous</w:t>
      </w:r>
      <w:r w:rsidR="00621E63" w:rsidRPr="001F42D3">
        <w:t xml:space="preserve">. </w:t>
      </w:r>
      <w:r w:rsidRPr="001F42D3">
        <w:t>Many can be mitigated without automation, such as ECG lead placement and maintenance management</w:t>
      </w:r>
      <w:r w:rsidR="00621E63" w:rsidRPr="001F42D3">
        <w:t xml:space="preserve">. </w:t>
      </w:r>
    </w:p>
    <w:p w14:paraId="6742C850" w14:textId="690EA525" w:rsidR="00A32FC1" w:rsidRPr="001F42D3" w:rsidRDefault="00A32FC1" w:rsidP="00A32FC1">
      <w:pPr>
        <w:pStyle w:val="BodyText"/>
      </w:pPr>
      <w:r w:rsidRPr="001F42D3">
        <w:t>Even when ACM based automated alert notifications are deployed there can even be increased alert fatigue due to the dissemination of alerts to too many individuals or too many different types of alerts to individuals</w:t>
      </w:r>
      <w:r w:rsidR="00621E63" w:rsidRPr="001F42D3">
        <w:t xml:space="preserve">. </w:t>
      </w:r>
      <w:r w:rsidRPr="001F42D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rsidRPr="001F42D3">
        <w:t xml:space="preserve">. </w:t>
      </w:r>
    </w:p>
    <w:p w14:paraId="4085623F" w14:textId="30099375" w:rsidR="00A32FC1" w:rsidRPr="001F42D3" w:rsidRDefault="00A32FC1" w:rsidP="00A32FC1">
      <w:pPr>
        <w:pStyle w:val="BodyText"/>
      </w:pPr>
      <w:r w:rsidRPr="001F42D3">
        <w:t xml:space="preserve">Alert Source devices and </w:t>
      </w:r>
      <w:proofErr w:type="gramStart"/>
      <w:r w:rsidRPr="001F42D3">
        <w:t>gateways</w:t>
      </w:r>
      <w:proofErr w:type="gramEnd"/>
      <w:r w:rsidRPr="001F42D3">
        <w:t xml:space="preserve"> as ACM Alert Reporter (AR) actors can utilize the ACM Report Alert (PCD-04) transaction that it sends to the Alert Manager (AM) as a means of reducing alert audio in care units and across hospitals</w:t>
      </w:r>
      <w:r w:rsidR="00621E63" w:rsidRPr="001F42D3">
        <w:t xml:space="preserve">. </w:t>
      </w:r>
      <w:r w:rsidRPr="001F42D3">
        <w:t>The AR can maintain awareness of AR-AM infrast</w:t>
      </w:r>
      <w:r w:rsidR="000D6ECF" w:rsidRPr="001F42D3">
        <w:t>r</w:t>
      </w:r>
      <w:r w:rsidRPr="001F42D3">
        <w:t>u</w:t>
      </w:r>
      <w:r w:rsidR="000D6ECF" w:rsidRPr="001F42D3">
        <w:t>ctu</w:t>
      </w:r>
      <w:r w:rsidRPr="001F42D3">
        <w:t>re usability by sending short duration periodic PCD-04 messages with minimal content which the AM can minimally process and acknowledge as successfully received back to the AR</w:t>
      </w:r>
      <w:r w:rsidR="00621E63" w:rsidRPr="001F42D3">
        <w:t xml:space="preserve">. </w:t>
      </w:r>
      <w:r w:rsidRPr="001F42D3">
        <w:t>This forms an Alert Reporter to Alert Manager application level keep-alive mechanism</w:t>
      </w:r>
      <w:r w:rsidR="00621E63" w:rsidRPr="001F42D3">
        <w:t xml:space="preserve">. </w:t>
      </w:r>
      <w:r w:rsidRPr="001F42D3">
        <w:t>This provides the AR with a degree of confidence that the AM can receive and can request dissemination of alert notifications</w:t>
      </w:r>
      <w:r w:rsidR="00621E63" w:rsidRPr="001F42D3">
        <w:t xml:space="preserve">. </w:t>
      </w:r>
      <w:r w:rsidRPr="001F42D3">
        <w:t>This confidence can form the basis of temporarily holding off on activating the Alert Source local alarm audio if the AM has received and acknowledged the Report Alert (PCD-04) transaction</w:t>
      </w:r>
      <w:r w:rsidR="00621E63" w:rsidRPr="001F42D3">
        <w:t xml:space="preserve">. </w:t>
      </w:r>
      <w:r w:rsidRPr="001F42D3">
        <w:t xml:space="preserve">The </w:t>
      </w:r>
      <w:proofErr w:type="gramStart"/>
      <w:r w:rsidRPr="001F42D3">
        <w:t>hold</w:t>
      </w:r>
      <w:r w:rsidR="000D6ECF" w:rsidRPr="001F42D3">
        <w:t xml:space="preserve"> </w:t>
      </w:r>
      <w:r w:rsidRPr="001F42D3">
        <w:t>off</w:t>
      </w:r>
      <w:proofErr w:type="gramEnd"/>
      <w:r w:rsidRPr="001F42D3">
        <w:t xml:space="preserve"> delay period would be Alert Source managed and would likely be alert type specific</w:t>
      </w:r>
      <w:r w:rsidR="00621E63" w:rsidRPr="001F42D3">
        <w:t xml:space="preserve">. </w:t>
      </w:r>
      <w:r w:rsidRPr="001F42D3">
        <w:t>If there is no active keep-alive or if the AM responds with negative acknowledgement or if the AM doesn’t respond within a small single digit number of seconds the alert source would activate its local alarm audio</w:t>
      </w:r>
      <w:r w:rsidR="00621E63" w:rsidRPr="001F42D3">
        <w:t xml:space="preserve">. </w:t>
      </w:r>
      <w:r w:rsidRPr="001F42D3">
        <w:t xml:space="preserve">Even if the AM acknowledges receipt of the PCD-04 transaction the Alert Source can still maintain an expectation of timeliness of alert resolution at the source and if not resolved within the expected </w:t>
      </w:r>
      <w:proofErr w:type="gramStart"/>
      <w:r w:rsidRPr="001F42D3">
        <w:t>period of time</w:t>
      </w:r>
      <w:proofErr w:type="gramEnd"/>
      <w:r w:rsidRPr="001F42D3">
        <w:t xml:space="preserve"> could activate its local alarm audio.</w:t>
      </w:r>
    </w:p>
    <w:p w14:paraId="5816F1D6" w14:textId="1036B00E" w:rsidR="00A32FC1" w:rsidRPr="001F42D3" w:rsidRDefault="00A32FC1" w:rsidP="00A32FC1">
      <w:pPr>
        <w:pStyle w:val="BodyText"/>
      </w:pPr>
      <w:r w:rsidRPr="001F42D3">
        <w:t>If the Alert Reporter (AR) and Alert Manager (AM) implement the optional Report Alert Dissemination Status (PCD-05) transaction then additional information is available for the AR to mitigate alert fatigue</w:t>
      </w:r>
      <w:r w:rsidR="00621E63" w:rsidRPr="001F42D3">
        <w:t xml:space="preserve">. </w:t>
      </w:r>
      <w:r w:rsidRPr="001F42D3">
        <w:t>When the AM sends the Disseminate Alert (PCD-06) transaction to the Alert Communicator (AC) there is a short turnaround acknowledgement by the AC back to the AM that the alert dissemination request has been successfully received</w:t>
      </w:r>
      <w:r w:rsidR="00621E63" w:rsidRPr="001F42D3">
        <w:t xml:space="preserve">. </w:t>
      </w:r>
      <w:r w:rsidRPr="001F42D3">
        <w:t>A PCD-05 message indicating this could be used, with appropriate watchdog timer, to hold off activation of source local alert audio as confirmation that the alert has been forwarded to a dissemination solution</w:t>
      </w:r>
      <w:r w:rsidR="00621E63" w:rsidRPr="001F42D3">
        <w:t xml:space="preserve">. </w:t>
      </w:r>
      <w:r w:rsidRPr="001F42D3">
        <w:t>This hold</w:t>
      </w:r>
      <w:r w:rsidR="000D6ECF" w:rsidRPr="001F42D3">
        <w:t xml:space="preserve"> </w:t>
      </w:r>
      <w:r w:rsidRPr="001F42D3">
        <w:t xml:space="preserve">off can be further extended if the AC implementation includes support for delivery confirmation, read receipt, and operator accept/reject </w:t>
      </w:r>
      <w:r w:rsidR="006F5240" w:rsidRPr="001F42D3">
        <w:t>signaling</w:t>
      </w:r>
      <w:r w:rsidRPr="001F42D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1F42D3" w:rsidRDefault="00A32FC1" w:rsidP="00A32FC1">
      <w:pPr>
        <w:pStyle w:val="BodyText"/>
      </w:pPr>
      <w:r w:rsidRPr="001F42D3">
        <w:t xml:space="preserve">When ACM actors are used in conjunction with actors from other IHE profiles, such as Medical Equipment Management Location Services (MEMLS) alert dissemination can be further </w:t>
      </w:r>
      <w:r w:rsidRPr="001F42D3">
        <w:lastRenderedPageBreak/>
        <w:t>managed in an automated manner</w:t>
      </w:r>
      <w:r w:rsidR="00621E63" w:rsidRPr="001F42D3">
        <w:t xml:space="preserve">. </w:t>
      </w:r>
      <w:r w:rsidRPr="001F42D3">
        <w:t>If the AM additionally implements a Location Observation Consumer (LOC) then when location observations are reported for staff and equipment the AM becomes aware of them</w:t>
      </w:r>
      <w:r w:rsidR="00621E63" w:rsidRPr="001F42D3">
        <w:t xml:space="preserve">. </w:t>
      </w:r>
      <w:r w:rsidRPr="001F42D3">
        <w:t>As alert dissemination destinations (clinicians) move out of and into range of known wireless communication attenuation zones the AM could automatically adjust alert dissemination destinations.</w:t>
      </w:r>
      <w:r w:rsidR="006F5240" w:rsidRPr="001F42D3">
        <w:t xml:space="preserve"> </w:t>
      </w:r>
      <w:r w:rsidRPr="001F42D3">
        <w:t>Through the above deployment efforts</w:t>
      </w:r>
      <w:r w:rsidR="006F5240" w:rsidRPr="001F42D3">
        <w:t>,</w:t>
      </w:r>
      <w:r w:rsidRPr="001F42D3">
        <w:t xml:space="preserve"> alert (alarm) audio and its associated fatigue can be significantly mitigated without new communication protocols or profiles.</w:t>
      </w:r>
    </w:p>
    <w:p w14:paraId="1193D7C8" w14:textId="77777777" w:rsidR="00A32FC1" w:rsidRPr="001F42D3" w:rsidRDefault="00A32FC1" w:rsidP="00A32FC1">
      <w:pPr>
        <w:pStyle w:val="BodyText"/>
      </w:pPr>
      <w:r w:rsidRPr="001F42D3">
        <w:t>These are the key points.</w:t>
      </w:r>
    </w:p>
    <w:p w14:paraId="6FC9D6B8" w14:textId="0BE5C335" w:rsidR="00A32FC1" w:rsidRPr="001F42D3" w:rsidRDefault="00A32FC1" w:rsidP="005C1693">
      <w:pPr>
        <w:pStyle w:val="ListNumber2"/>
        <w:numPr>
          <w:ilvl w:val="0"/>
          <w:numId w:val="23"/>
        </w:numPr>
      </w:pPr>
      <w:r w:rsidRPr="001F42D3">
        <w:t>The Alert Source always controls its own local alarm audio state, pause, end or extension of a pause.</w:t>
      </w:r>
    </w:p>
    <w:p w14:paraId="2D3F3121" w14:textId="78157E53" w:rsidR="00A32FC1" w:rsidRPr="001F42D3" w:rsidRDefault="00A32FC1" w:rsidP="005C1693">
      <w:pPr>
        <w:pStyle w:val="ListNumber2"/>
      </w:pPr>
      <w:r w:rsidRPr="001F42D3">
        <w:t>The Alert Source and the Alert Reporter (AR) can use the available context and received triggers to make decisions regarding the audio state.</w:t>
      </w:r>
    </w:p>
    <w:p w14:paraId="6C4C8232" w14:textId="6B9C3AB3" w:rsidR="00A32FC1" w:rsidRPr="001F42D3" w:rsidRDefault="00A32FC1" w:rsidP="005C1693">
      <w:pPr>
        <w:pStyle w:val="ListNumber2"/>
      </w:pPr>
      <w:r w:rsidRPr="001F42D3">
        <w:t>In this scenario a local alarm is not cleared by a remote actor.</w:t>
      </w:r>
    </w:p>
    <w:p w14:paraId="4E2BB5BE" w14:textId="6384CB4D" w:rsidR="00A32FC1" w:rsidRPr="001F42D3" w:rsidRDefault="00A32FC1" w:rsidP="005C1693">
      <w:pPr>
        <w:pStyle w:val="ListNumber2"/>
      </w:pPr>
      <w:r w:rsidRPr="001F42D3">
        <w:t xml:space="preserve">Only local resolution of the alerting condition </w:t>
      </w:r>
      <w:proofErr w:type="gramStart"/>
      <w:r w:rsidRPr="001F42D3">
        <w:t>can locally</w:t>
      </w:r>
      <w:proofErr w:type="gramEnd"/>
      <w:r w:rsidRPr="001F42D3">
        <w:t xml:space="preserve"> clear the alert.</w:t>
      </w:r>
    </w:p>
    <w:p w14:paraId="03F18939" w14:textId="787846ED" w:rsidR="00A32FC1" w:rsidRPr="001F42D3" w:rsidRDefault="00A32FC1" w:rsidP="005C1693">
      <w:pPr>
        <w:pStyle w:val="ListNumber2"/>
      </w:pPr>
      <w:r w:rsidRPr="001F42D3">
        <w:t>This scenario does not comment regarding the state of other cues (visual, haptic).</w:t>
      </w:r>
    </w:p>
    <w:p w14:paraId="0E8959AA" w14:textId="77777777" w:rsidR="00285EFB" w:rsidRPr="001F42D3" w:rsidRDefault="00285EFB" w:rsidP="00CF5627">
      <w:pPr>
        <w:pStyle w:val="BodyText"/>
      </w:pPr>
    </w:p>
    <w:p w14:paraId="72A554CD" w14:textId="35520C3C" w:rsidR="008630D6" w:rsidRPr="001F42D3" w:rsidRDefault="00CE1CA8" w:rsidP="00B34AEB">
      <w:pPr>
        <w:pStyle w:val="Heading1"/>
        <w:numPr>
          <w:ilvl w:val="0"/>
          <w:numId w:val="0"/>
        </w:numPr>
        <w:rPr>
          <w:noProof w:val="0"/>
        </w:rPr>
      </w:pPr>
      <w:bookmarkStart w:id="1615" w:name="_Toc371555182"/>
      <w:bookmarkStart w:id="1616" w:name="_Toc436215475"/>
      <w:bookmarkStart w:id="1617" w:name="_Toc181625305"/>
      <w:bookmarkStart w:id="1618" w:name="_Toc401769353"/>
      <w:bookmarkStart w:id="1619" w:name="_Toc401769929"/>
      <w:r w:rsidRPr="001F42D3">
        <w:rPr>
          <w:noProof w:val="0"/>
        </w:rPr>
        <w:lastRenderedPageBreak/>
        <w:t xml:space="preserve">Appendix M </w:t>
      </w:r>
      <w:r w:rsidR="008630D6" w:rsidRPr="001F42D3">
        <w:rPr>
          <w:noProof w:val="0"/>
        </w:rPr>
        <w:t>Infusion Pump Events</w:t>
      </w:r>
      <w:bookmarkEnd w:id="1615"/>
      <w:bookmarkEnd w:id="1616"/>
      <w:bookmarkEnd w:id="1617"/>
      <w:r w:rsidR="008630D6" w:rsidRPr="001F42D3">
        <w:rPr>
          <w:noProof w:val="0"/>
        </w:rPr>
        <w:t xml:space="preserve"> </w:t>
      </w:r>
    </w:p>
    <w:p w14:paraId="4BB32A8B" w14:textId="77777777" w:rsidR="008630D6" w:rsidRPr="001F42D3" w:rsidRDefault="008630D6" w:rsidP="008630D6">
      <w:pPr>
        <w:pStyle w:val="BodyText"/>
      </w:pPr>
      <w:r w:rsidRPr="001F42D3">
        <w:t xml:space="preserve">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w:t>
      </w:r>
      <w:proofErr w:type="gramStart"/>
      <w:r w:rsidRPr="001F42D3">
        <w:t>are able to</w:t>
      </w:r>
      <w:proofErr w:type="gramEnd"/>
      <w:r w:rsidRPr="001F42D3">
        <w:t xml:space="preserve">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1F42D3" w:rsidRDefault="008630D6" w:rsidP="008630D6">
      <w:pPr>
        <w:pStyle w:val="BodyText"/>
      </w:pPr>
      <w:r w:rsidRPr="001F42D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1F42D3" w:rsidRDefault="008630D6" w:rsidP="008630D6">
      <w:pPr>
        <w:pStyle w:val="BodyText"/>
      </w:pPr>
      <w:r w:rsidRPr="001F42D3">
        <w:t xml:space="preserve">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w:t>
      </w:r>
      <w:proofErr w:type="gramStart"/>
      <w:r w:rsidRPr="001F42D3">
        <w:t>the clinical</w:t>
      </w:r>
      <w:proofErr w:type="gramEnd"/>
      <w:r w:rsidRPr="001F42D3">
        <w:t>/medication order information and will need to reconcile the reported operational events with this information.</w:t>
      </w:r>
    </w:p>
    <w:p w14:paraId="46CE2BCD" w14:textId="0D7CB9B2" w:rsidR="008630D6" w:rsidRPr="001F42D3" w:rsidRDefault="00CE1CA8" w:rsidP="00B34AEB">
      <w:pPr>
        <w:pStyle w:val="Heading2"/>
        <w:numPr>
          <w:ilvl w:val="0"/>
          <w:numId w:val="0"/>
        </w:numPr>
        <w:rPr>
          <w:noProof w:val="0"/>
        </w:rPr>
      </w:pPr>
      <w:bookmarkStart w:id="1620" w:name="_Toc371555183"/>
      <w:bookmarkStart w:id="1621" w:name="_Toc436215476"/>
      <w:bookmarkStart w:id="1622" w:name="_Toc181625306"/>
      <w:r w:rsidRPr="001F42D3">
        <w:rPr>
          <w:noProof w:val="0"/>
        </w:rPr>
        <w:t xml:space="preserve">M.1 </w:t>
      </w:r>
      <w:r w:rsidR="008630D6" w:rsidRPr="001F42D3">
        <w:rPr>
          <w:noProof w:val="0"/>
        </w:rPr>
        <w:t>Basic Infusion Events</w:t>
      </w:r>
      <w:bookmarkEnd w:id="1620"/>
      <w:bookmarkEnd w:id="1621"/>
      <w:bookmarkEnd w:id="1622"/>
    </w:p>
    <w:p w14:paraId="6E732BD7" w14:textId="77777777" w:rsidR="008630D6" w:rsidRPr="001F42D3" w:rsidRDefault="008630D6" w:rsidP="008630D6">
      <w:pPr>
        <w:pStyle w:val="BodyText"/>
      </w:pPr>
      <w:r w:rsidRPr="001F42D3">
        <w:t>It may be helpful to think of an infusion as a series of delivery segments, each of which is bounded by one of the following events:</w:t>
      </w:r>
    </w:p>
    <w:p w14:paraId="5365D0A3" w14:textId="77777777" w:rsidR="008630D6" w:rsidRPr="001F42D3" w:rsidRDefault="008630D6" w:rsidP="005C1693">
      <w:pPr>
        <w:pStyle w:val="ListBullet2"/>
      </w:pPr>
      <w:r w:rsidRPr="001F42D3">
        <w:t>Delivery Start</w:t>
      </w:r>
    </w:p>
    <w:p w14:paraId="0401EF09" w14:textId="77777777" w:rsidR="008630D6" w:rsidRPr="001F42D3" w:rsidRDefault="008630D6" w:rsidP="005C1693">
      <w:pPr>
        <w:pStyle w:val="ListBullet2"/>
      </w:pPr>
      <w:r w:rsidRPr="001F42D3">
        <w:t>Delivery Stop</w:t>
      </w:r>
    </w:p>
    <w:p w14:paraId="593BDC5F" w14:textId="251E77AC" w:rsidR="008630D6" w:rsidRPr="001F42D3" w:rsidRDefault="008630D6" w:rsidP="005C1693">
      <w:pPr>
        <w:pStyle w:val="ListBullet2"/>
      </w:pPr>
      <w:r w:rsidRPr="001F42D3">
        <w:t>Delivery Complete</w:t>
      </w:r>
    </w:p>
    <w:p w14:paraId="1CE1BE7A" w14:textId="771C6895" w:rsidR="00CF1EEC" w:rsidRPr="001F42D3" w:rsidRDefault="00CF1EEC" w:rsidP="005C1693">
      <w:pPr>
        <w:pStyle w:val="ListBullet2"/>
      </w:pPr>
      <w:r w:rsidRPr="005C1693">
        <w:t>Channel Relay Programmed</w:t>
      </w:r>
    </w:p>
    <w:p w14:paraId="688219E0" w14:textId="77777777" w:rsidR="008630D6" w:rsidRPr="001F42D3" w:rsidRDefault="008630D6" w:rsidP="008630D6">
      <w:pPr>
        <w:pStyle w:val="BodyText"/>
      </w:pPr>
      <w:r w:rsidRPr="001F42D3">
        <w:t>There are also several other operational events not related to fluid delivery:</w:t>
      </w:r>
    </w:p>
    <w:p w14:paraId="62279FC2" w14:textId="77777777" w:rsidR="008630D6" w:rsidRPr="001F42D3" w:rsidRDefault="008630D6" w:rsidP="005C1693">
      <w:pPr>
        <w:pStyle w:val="ListBullet2"/>
      </w:pPr>
      <w:r w:rsidRPr="001F42D3">
        <w:t>Communication Status Change – communication between pump and gateway is lost or resumed</w:t>
      </w:r>
    </w:p>
    <w:p w14:paraId="2528B935" w14:textId="77777777" w:rsidR="008630D6" w:rsidRPr="001F42D3" w:rsidRDefault="008630D6" w:rsidP="005C1693">
      <w:pPr>
        <w:pStyle w:val="ListBullet2"/>
      </w:pPr>
      <w:r w:rsidRPr="001F42D3">
        <w:t>Program Cleared – pump settings are cleared (indicating that a new program will be initiated)</w:t>
      </w:r>
    </w:p>
    <w:p w14:paraId="2655F707" w14:textId="77777777" w:rsidR="008630D6" w:rsidRPr="001F42D3" w:rsidRDefault="008630D6" w:rsidP="005C1693">
      <w:pPr>
        <w:pStyle w:val="ListBullet2"/>
      </w:pPr>
      <w:r w:rsidRPr="001F42D3">
        <w:t xml:space="preserve">Auto-Program Cleared – an auto-program was received on the </w:t>
      </w:r>
      <w:proofErr w:type="gramStart"/>
      <w:r w:rsidRPr="001F42D3">
        <w:t>pump</w:t>
      </w:r>
      <w:proofErr w:type="gramEnd"/>
      <w:r w:rsidRPr="001F42D3">
        <w:t xml:space="preserve"> but the programmed settings were cleared on the pump prior to starting delivery</w:t>
      </w:r>
    </w:p>
    <w:p w14:paraId="4AF29A0A" w14:textId="77777777" w:rsidR="008630D6" w:rsidRPr="001F42D3" w:rsidRDefault="008630D6" w:rsidP="005C1693">
      <w:pPr>
        <w:pStyle w:val="ListBullet2"/>
      </w:pPr>
      <w:r w:rsidRPr="001F42D3">
        <w:lastRenderedPageBreak/>
        <w:t>Patient Change</w:t>
      </w:r>
    </w:p>
    <w:p w14:paraId="580C4AF2" w14:textId="77777777" w:rsidR="008630D6" w:rsidRPr="001F42D3" w:rsidRDefault="008630D6" w:rsidP="005C1693">
      <w:pPr>
        <w:pStyle w:val="ListBullet2"/>
      </w:pPr>
      <w:r w:rsidRPr="001F42D3">
        <w:t>Patient ID Change</w:t>
      </w:r>
    </w:p>
    <w:p w14:paraId="6AA41388" w14:textId="77777777" w:rsidR="008630D6" w:rsidRPr="001F42D3" w:rsidRDefault="008630D6" w:rsidP="005C1693">
      <w:pPr>
        <w:pStyle w:val="ListBullet2"/>
      </w:pPr>
      <w:r w:rsidRPr="001F42D3">
        <w:t>Patient Parameter Change (e.g., weight, height, BSA)</w:t>
      </w:r>
    </w:p>
    <w:p w14:paraId="338E3EA5" w14:textId="77777777" w:rsidR="008630D6" w:rsidRPr="001F42D3" w:rsidRDefault="008630D6" w:rsidP="005C1693">
      <w:pPr>
        <w:pStyle w:val="ListBullet2"/>
      </w:pPr>
      <w:r w:rsidRPr="001F42D3">
        <w:t>Pump Volume Counters Cleared</w:t>
      </w:r>
    </w:p>
    <w:p w14:paraId="73060B8B" w14:textId="77777777" w:rsidR="008630D6" w:rsidRPr="001F42D3" w:rsidRDefault="008630D6" w:rsidP="005C1693">
      <w:pPr>
        <w:pStyle w:val="ListBullet2"/>
      </w:pPr>
      <w:r w:rsidRPr="001F42D3">
        <w:t>Device Time Changed</w:t>
      </w:r>
    </w:p>
    <w:p w14:paraId="49F5B7E6" w14:textId="77777777" w:rsidR="008630D6" w:rsidRPr="001F42D3" w:rsidRDefault="008630D6" w:rsidP="008630D6">
      <w:pPr>
        <w:pStyle w:val="BodyText"/>
      </w:pPr>
      <w:r w:rsidRPr="001F42D3">
        <w:t xml:space="preserve">The following diagram illustrates a typical scenario where a bag of fluid is </w:t>
      </w:r>
      <w:proofErr w:type="gramStart"/>
      <w:r w:rsidRPr="001F42D3">
        <w:t>infused</w:t>
      </w:r>
      <w:proofErr w:type="gramEnd"/>
      <w:r w:rsidRPr="001F42D3">
        <w:t xml:space="preserve"> and a rate change is made:</w:t>
      </w:r>
    </w:p>
    <w:p w14:paraId="729CDBAD" w14:textId="77777777" w:rsidR="008630D6" w:rsidRPr="001F42D3" w:rsidRDefault="008630D6" w:rsidP="005C1693">
      <w:pPr>
        <w:pStyle w:val="ListBullet2"/>
      </w:pPr>
      <w:r w:rsidRPr="001F42D3">
        <w:t xml:space="preserve">An infusion </w:t>
      </w:r>
      <w:proofErr w:type="gramStart"/>
      <w:r w:rsidRPr="001F42D3">
        <w:t>is started</w:t>
      </w:r>
      <w:proofErr w:type="gramEnd"/>
      <w:r w:rsidRPr="001F42D3">
        <w:t xml:space="preserve"> at 75 mL/hr. A volume to be infused is programmed (not shown).</w:t>
      </w:r>
    </w:p>
    <w:p w14:paraId="06A475FC" w14:textId="77777777" w:rsidR="008630D6" w:rsidRPr="001F42D3" w:rsidRDefault="008630D6" w:rsidP="005C1693">
      <w:pPr>
        <w:pStyle w:val="ListBullet2"/>
      </w:pPr>
      <w:r w:rsidRPr="001F42D3">
        <w:t xml:space="preserve">After </w:t>
      </w:r>
      <w:proofErr w:type="gramStart"/>
      <w:r w:rsidRPr="001F42D3">
        <w:t>a period of time</w:t>
      </w:r>
      <w:proofErr w:type="gramEnd"/>
      <w:r w:rsidRPr="001F42D3">
        <w:t xml:space="preserve"> the infusion is stopped (paused), perhaps </w:t>
      </w:r>
      <w:proofErr w:type="gramStart"/>
      <w:r w:rsidRPr="001F42D3">
        <w:t>in order to</w:t>
      </w:r>
      <w:proofErr w:type="gramEnd"/>
      <w:r w:rsidRPr="001F42D3">
        <w:t xml:space="preserve"> move the patient.</w:t>
      </w:r>
    </w:p>
    <w:p w14:paraId="6E4EFB04" w14:textId="77777777" w:rsidR="008630D6" w:rsidRPr="001F42D3" w:rsidRDefault="008630D6" w:rsidP="005C1693">
      <w:pPr>
        <w:pStyle w:val="ListBullet2"/>
      </w:pPr>
      <w:r w:rsidRPr="001F42D3">
        <w:t>The infusion is resumed at 100 mL/hr.</w:t>
      </w:r>
    </w:p>
    <w:p w14:paraId="6700CAAD" w14:textId="77777777" w:rsidR="008630D6" w:rsidRPr="001F42D3" w:rsidRDefault="008630D6" w:rsidP="005C1693">
      <w:pPr>
        <w:pStyle w:val="ListBullet2"/>
      </w:pPr>
      <w:r w:rsidRPr="001F42D3">
        <w:t>The programmed volume to be infused is met (delivery is complete).</w:t>
      </w:r>
    </w:p>
    <w:p w14:paraId="246C435D" w14:textId="77777777" w:rsidR="008630D6" w:rsidRPr="001F42D3" w:rsidRDefault="008630D6" w:rsidP="005C1693">
      <w:pPr>
        <w:pStyle w:val="ListBullet2"/>
      </w:pPr>
      <w:r w:rsidRPr="001F42D3">
        <w:t>Pump switches to KVO (keep vein open) mode.</w:t>
      </w:r>
    </w:p>
    <w:p w14:paraId="68610B91" w14:textId="77777777" w:rsidR="008630D6" w:rsidRPr="001F42D3" w:rsidRDefault="008630D6" w:rsidP="005C1693">
      <w:pPr>
        <w:pStyle w:val="ListBullet2"/>
      </w:pPr>
      <w:r w:rsidRPr="001F42D3">
        <w:t>Pump is stopped.</w:t>
      </w:r>
    </w:p>
    <w:p w14:paraId="6E05B023" w14:textId="77777777" w:rsidR="008630D6" w:rsidRPr="001F42D3" w:rsidRDefault="008630D6" w:rsidP="008630D6">
      <w:pPr>
        <w:pStyle w:val="BodyText"/>
      </w:pPr>
    </w:p>
    <w:p w14:paraId="6B430F38" w14:textId="4CA3BE6C" w:rsidR="008630D6" w:rsidRPr="001F42D3" w:rsidRDefault="008630D6" w:rsidP="008630D6">
      <w:pPr>
        <w:pStyle w:val="BodyText"/>
        <w:jc w:val="center"/>
      </w:pPr>
      <w:r w:rsidRPr="001F42D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1F42D3" w:rsidRDefault="008630D6" w:rsidP="008630D6">
      <w:pPr>
        <w:pStyle w:val="FigureTitle"/>
      </w:pPr>
      <w:bookmarkStart w:id="1623" w:name="_Toc296670681"/>
      <w:bookmarkEnd w:id="1623"/>
      <w:r w:rsidRPr="001F42D3">
        <w:t xml:space="preserve">Figure </w:t>
      </w:r>
      <w:r w:rsidR="00CE1CA8" w:rsidRPr="001F42D3">
        <w:t>M</w:t>
      </w:r>
      <w:r w:rsidRPr="001F42D3">
        <w:t>.1-1: Infusion with a Rate Change</w:t>
      </w:r>
    </w:p>
    <w:p w14:paraId="0933EAB7" w14:textId="77777777" w:rsidR="008630D6" w:rsidRPr="001F42D3" w:rsidRDefault="008630D6" w:rsidP="008630D6">
      <w:pPr>
        <w:pStyle w:val="BodyText"/>
      </w:pPr>
      <w:bookmarkStart w:id="1624" w:name="_Toc296676124"/>
      <w:bookmarkStart w:id="1625" w:name="_Toc296676178"/>
      <w:bookmarkStart w:id="1626" w:name="_Toc296676343"/>
      <w:bookmarkStart w:id="1627" w:name="_Toc296682361"/>
      <w:bookmarkStart w:id="1628" w:name="_Toc296682553"/>
      <w:bookmarkStart w:id="1629" w:name="_Toc371555184"/>
      <w:bookmarkEnd w:id="1624"/>
      <w:bookmarkEnd w:id="1625"/>
      <w:bookmarkEnd w:id="1626"/>
      <w:bookmarkEnd w:id="1627"/>
      <w:bookmarkEnd w:id="1628"/>
    </w:p>
    <w:p w14:paraId="27C0184B" w14:textId="0A4FD16E" w:rsidR="008630D6" w:rsidRPr="001F42D3" w:rsidRDefault="00CE1CA8" w:rsidP="00B34AEB">
      <w:pPr>
        <w:pStyle w:val="Heading3"/>
        <w:numPr>
          <w:ilvl w:val="0"/>
          <w:numId w:val="0"/>
        </w:numPr>
        <w:rPr>
          <w:noProof w:val="0"/>
        </w:rPr>
      </w:pPr>
      <w:bookmarkStart w:id="1630" w:name="_Toc436215477"/>
      <w:bookmarkStart w:id="1631" w:name="_Toc181625307"/>
      <w:r w:rsidRPr="001F42D3">
        <w:rPr>
          <w:noProof w:val="0"/>
        </w:rPr>
        <w:t xml:space="preserve">M.1.1 </w:t>
      </w:r>
      <w:r w:rsidR="008630D6" w:rsidRPr="001F42D3">
        <w:rPr>
          <w:noProof w:val="0"/>
        </w:rPr>
        <w:t>Event Message – PCD-10 Communicate Infusion Event Data</w:t>
      </w:r>
      <w:bookmarkEnd w:id="1629"/>
      <w:bookmarkEnd w:id="1630"/>
      <w:bookmarkEnd w:id="1631"/>
    </w:p>
    <w:p w14:paraId="0F70B65D" w14:textId="77777777" w:rsidR="008630D6" w:rsidRPr="001F42D3" w:rsidRDefault="008630D6" w:rsidP="008630D6">
      <w:pPr>
        <w:pStyle w:val="BodyText"/>
      </w:pPr>
      <w:r w:rsidRPr="001F42D3">
        <w:t>The structure of the message differs from the PCD-01 message (ORU^R01) in the following ways</w:t>
      </w:r>
    </w:p>
    <w:p w14:paraId="7210BB57" w14:textId="77777777" w:rsidR="008630D6" w:rsidRPr="001F42D3" w:rsidRDefault="008630D6" w:rsidP="005C1693">
      <w:pPr>
        <w:pStyle w:val="ListBullet2"/>
      </w:pPr>
      <w:r w:rsidRPr="001F42D3">
        <w:t>MSH-9.2 contains a new trigger event code (R42) assigned for infusion event data.</w:t>
      </w:r>
    </w:p>
    <w:p w14:paraId="06EFE33B" w14:textId="77777777" w:rsidR="008630D6" w:rsidRPr="001F42D3" w:rsidRDefault="008630D6" w:rsidP="005C1693">
      <w:pPr>
        <w:pStyle w:val="ListBullet2"/>
      </w:pPr>
      <w:r w:rsidRPr="001F42D3">
        <w:t>MSH-21.3 contains the PCD-10 unique profile identifier. The OID identifier assigned to PCD-10 is “1.3.6.1.4.1.19376.1.6.4.10”.</w:t>
      </w:r>
    </w:p>
    <w:p w14:paraId="3BED1431" w14:textId="21810727" w:rsidR="008630D6" w:rsidRPr="001F42D3" w:rsidRDefault="008630D6" w:rsidP="008630D6">
      <w:pPr>
        <w:pStyle w:val="BodyText"/>
      </w:pPr>
      <w:r w:rsidRPr="001F42D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1F42D3" w:rsidRDefault="00D04981" w:rsidP="00B34AEB">
      <w:pPr>
        <w:pStyle w:val="Heading3"/>
        <w:numPr>
          <w:ilvl w:val="0"/>
          <w:numId w:val="0"/>
        </w:numPr>
        <w:rPr>
          <w:noProof w:val="0"/>
        </w:rPr>
      </w:pPr>
      <w:bookmarkStart w:id="1632" w:name="_Toc181625308"/>
      <w:r w:rsidRPr="001F42D3">
        <w:rPr>
          <w:noProof w:val="0"/>
        </w:rPr>
        <w:lastRenderedPageBreak/>
        <w:t>M.1.2 Infusion Pump Events</w:t>
      </w:r>
      <w:bookmarkEnd w:id="1632"/>
    </w:p>
    <w:p w14:paraId="5C039AE2" w14:textId="7D8505DF" w:rsidR="008630D6" w:rsidRPr="001F42D3" w:rsidRDefault="008630D6" w:rsidP="008630D6">
      <w:pPr>
        <w:pStyle w:val="TableTitle"/>
      </w:pPr>
      <w:bookmarkStart w:id="1633" w:name="_Toc300744911"/>
      <w:bookmarkStart w:id="1634" w:name="_Toc296676126"/>
      <w:bookmarkStart w:id="1635" w:name="_Toc296676180"/>
      <w:bookmarkStart w:id="1636" w:name="_Toc296676345"/>
      <w:bookmarkStart w:id="1637" w:name="_Toc296682363"/>
      <w:bookmarkStart w:id="1638" w:name="_Toc296676127"/>
      <w:bookmarkStart w:id="1639" w:name="_Toc296676181"/>
      <w:bookmarkStart w:id="1640" w:name="_Toc296676346"/>
      <w:bookmarkStart w:id="1641" w:name="_Toc296682364"/>
      <w:bookmarkEnd w:id="1633"/>
      <w:bookmarkEnd w:id="1634"/>
      <w:bookmarkEnd w:id="1635"/>
      <w:bookmarkEnd w:id="1636"/>
      <w:bookmarkEnd w:id="1637"/>
      <w:bookmarkEnd w:id="1638"/>
      <w:bookmarkEnd w:id="1639"/>
      <w:bookmarkEnd w:id="1640"/>
      <w:bookmarkEnd w:id="1641"/>
      <w:r w:rsidRPr="001F42D3">
        <w:t xml:space="preserve">Table </w:t>
      </w:r>
      <w:r w:rsidR="00726697" w:rsidRPr="001F42D3">
        <w:t>M</w:t>
      </w:r>
      <w:r w:rsidRPr="001F42D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1F42D3" w14:paraId="3C3C7F72" w14:textId="77777777" w:rsidTr="00CF1EEC">
        <w:trPr>
          <w:trHeight w:val="540"/>
        </w:trPr>
        <w:tc>
          <w:tcPr>
            <w:tcW w:w="2156" w:type="dxa"/>
            <w:shd w:val="clear" w:color="auto" w:fill="D9D9D9"/>
          </w:tcPr>
          <w:p w14:paraId="1159ADB1" w14:textId="77777777" w:rsidR="008630D6" w:rsidRPr="001F42D3" w:rsidRDefault="008630D6" w:rsidP="00670CCB">
            <w:pPr>
              <w:pStyle w:val="TableEntryHeader"/>
            </w:pPr>
            <w:r w:rsidRPr="001F42D3">
              <w:t>Event</w:t>
            </w:r>
          </w:p>
        </w:tc>
        <w:tc>
          <w:tcPr>
            <w:tcW w:w="4211" w:type="dxa"/>
            <w:shd w:val="clear" w:color="auto" w:fill="D9D9D9"/>
          </w:tcPr>
          <w:p w14:paraId="38690DC2" w14:textId="77777777" w:rsidR="008630D6" w:rsidRPr="001F42D3" w:rsidRDefault="008630D6" w:rsidP="00670CCB">
            <w:pPr>
              <w:pStyle w:val="TableEntryHeader"/>
            </w:pPr>
            <w:r w:rsidRPr="001F42D3">
              <w:t>MDC Code</w:t>
            </w:r>
          </w:p>
        </w:tc>
        <w:tc>
          <w:tcPr>
            <w:tcW w:w="2520" w:type="dxa"/>
            <w:shd w:val="clear" w:color="auto" w:fill="D9D9D9"/>
          </w:tcPr>
          <w:p w14:paraId="314196A2" w14:textId="77777777" w:rsidR="008630D6" w:rsidRPr="001F42D3" w:rsidRDefault="008630D6" w:rsidP="00670CCB">
            <w:pPr>
              <w:pStyle w:val="TableEntryHeader"/>
            </w:pPr>
            <w:r w:rsidRPr="001F42D3">
              <w:t>Required by Profile</w:t>
            </w:r>
          </w:p>
        </w:tc>
      </w:tr>
      <w:tr w:rsidR="008630D6" w:rsidRPr="001F42D3" w14:paraId="2C4C4355" w14:textId="77777777" w:rsidTr="00CF1EEC">
        <w:trPr>
          <w:trHeight w:val="540"/>
        </w:trPr>
        <w:tc>
          <w:tcPr>
            <w:tcW w:w="2156" w:type="dxa"/>
            <w:vAlign w:val="center"/>
          </w:tcPr>
          <w:p w14:paraId="77F213E6" w14:textId="77777777" w:rsidR="008630D6" w:rsidRPr="001F42D3" w:rsidRDefault="008630D6" w:rsidP="00670CCB">
            <w:pPr>
              <w:pStyle w:val="TableEntry"/>
            </w:pPr>
            <w:r w:rsidRPr="001F42D3">
              <w:t>Delivery Start</w:t>
            </w:r>
          </w:p>
        </w:tc>
        <w:tc>
          <w:tcPr>
            <w:tcW w:w="4211" w:type="dxa"/>
            <w:vAlign w:val="center"/>
          </w:tcPr>
          <w:p w14:paraId="1CF25671" w14:textId="77777777" w:rsidR="008630D6" w:rsidRPr="001F42D3" w:rsidRDefault="008630D6" w:rsidP="00670CCB">
            <w:pPr>
              <w:pStyle w:val="TableEntry"/>
            </w:pPr>
            <w:r w:rsidRPr="001F42D3">
              <w:t>MDC_EVT_PUMP_DELIV_START</w:t>
            </w:r>
          </w:p>
        </w:tc>
        <w:tc>
          <w:tcPr>
            <w:tcW w:w="2520" w:type="dxa"/>
            <w:vAlign w:val="center"/>
          </w:tcPr>
          <w:p w14:paraId="17EAF882" w14:textId="77777777" w:rsidR="008630D6" w:rsidRPr="001F42D3" w:rsidRDefault="008630D6" w:rsidP="00670CCB">
            <w:pPr>
              <w:pStyle w:val="TableEntry"/>
              <w:jc w:val="center"/>
            </w:pPr>
            <w:r w:rsidRPr="001F42D3">
              <w:t>Yes</w:t>
            </w:r>
          </w:p>
        </w:tc>
      </w:tr>
      <w:tr w:rsidR="008630D6" w:rsidRPr="001F42D3" w14:paraId="6146980B" w14:textId="77777777" w:rsidTr="00CF1EEC">
        <w:trPr>
          <w:trHeight w:val="540"/>
        </w:trPr>
        <w:tc>
          <w:tcPr>
            <w:tcW w:w="2156" w:type="dxa"/>
            <w:vAlign w:val="center"/>
          </w:tcPr>
          <w:p w14:paraId="04BFDEE3" w14:textId="77777777" w:rsidR="008630D6" w:rsidRPr="001F42D3" w:rsidRDefault="008630D6" w:rsidP="00670CCB">
            <w:pPr>
              <w:pStyle w:val="TableEntry"/>
            </w:pPr>
            <w:r w:rsidRPr="001F42D3">
              <w:t>Delivery Stop</w:t>
            </w:r>
          </w:p>
        </w:tc>
        <w:tc>
          <w:tcPr>
            <w:tcW w:w="4211" w:type="dxa"/>
            <w:vAlign w:val="center"/>
          </w:tcPr>
          <w:p w14:paraId="4FD6571F" w14:textId="77777777" w:rsidR="008630D6" w:rsidRPr="001F42D3" w:rsidRDefault="008630D6" w:rsidP="00670CCB">
            <w:pPr>
              <w:pStyle w:val="TableEntry"/>
            </w:pPr>
            <w:r w:rsidRPr="001F42D3">
              <w:t>MDC_EVT_PUMP_DELIV_STOP</w:t>
            </w:r>
          </w:p>
        </w:tc>
        <w:tc>
          <w:tcPr>
            <w:tcW w:w="2520" w:type="dxa"/>
            <w:vAlign w:val="center"/>
          </w:tcPr>
          <w:p w14:paraId="6CD923FD" w14:textId="77777777" w:rsidR="008630D6" w:rsidRPr="001F42D3" w:rsidRDefault="008630D6" w:rsidP="00670CCB">
            <w:pPr>
              <w:pStyle w:val="TableEntry"/>
              <w:jc w:val="center"/>
            </w:pPr>
            <w:r w:rsidRPr="001F42D3">
              <w:t>Yes</w:t>
            </w:r>
          </w:p>
        </w:tc>
      </w:tr>
      <w:tr w:rsidR="008630D6" w:rsidRPr="001F42D3" w14:paraId="448916E0" w14:textId="77777777" w:rsidTr="00CF1EEC">
        <w:trPr>
          <w:trHeight w:val="540"/>
        </w:trPr>
        <w:tc>
          <w:tcPr>
            <w:tcW w:w="2156" w:type="dxa"/>
            <w:vAlign w:val="center"/>
          </w:tcPr>
          <w:p w14:paraId="6C43D701" w14:textId="77777777" w:rsidR="008630D6" w:rsidRPr="001F42D3" w:rsidRDefault="008630D6" w:rsidP="00670CCB">
            <w:pPr>
              <w:pStyle w:val="TableEntry"/>
            </w:pPr>
            <w:r w:rsidRPr="001F42D3">
              <w:t>Delivery Complete</w:t>
            </w:r>
          </w:p>
        </w:tc>
        <w:tc>
          <w:tcPr>
            <w:tcW w:w="4211" w:type="dxa"/>
            <w:vAlign w:val="center"/>
          </w:tcPr>
          <w:p w14:paraId="019C289E" w14:textId="77777777" w:rsidR="008630D6" w:rsidRPr="001F42D3" w:rsidRDefault="008630D6" w:rsidP="00670CCB">
            <w:pPr>
              <w:pStyle w:val="TableEntry"/>
            </w:pPr>
            <w:r w:rsidRPr="001F42D3">
              <w:t>MDC_EVT_PUMP_DELIV_COMP</w:t>
            </w:r>
          </w:p>
        </w:tc>
        <w:tc>
          <w:tcPr>
            <w:tcW w:w="2520" w:type="dxa"/>
            <w:vAlign w:val="center"/>
          </w:tcPr>
          <w:p w14:paraId="5ECEF490" w14:textId="77777777" w:rsidR="008630D6" w:rsidRPr="001F42D3" w:rsidRDefault="008630D6" w:rsidP="00670CCB">
            <w:pPr>
              <w:pStyle w:val="TableEntry"/>
              <w:jc w:val="center"/>
            </w:pPr>
            <w:r w:rsidRPr="001F42D3">
              <w:t>Yes</w:t>
            </w:r>
          </w:p>
        </w:tc>
      </w:tr>
      <w:tr w:rsidR="008630D6" w:rsidRPr="001F42D3" w14:paraId="551AC0CF" w14:textId="77777777" w:rsidTr="00CF1EEC">
        <w:trPr>
          <w:trHeight w:val="540"/>
        </w:trPr>
        <w:tc>
          <w:tcPr>
            <w:tcW w:w="2156" w:type="dxa"/>
            <w:vAlign w:val="center"/>
          </w:tcPr>
          <w:p w14:paraId="5A3F5728" w14:textId="77777777" w:rsidR="008630D6" w:rsidRPr="001F42D3" w:rsidRDefault="008630D6" w:rsidP="00670CCB">
            <w:pPr>
              <w:pStyle w:val="TableEntry"/>
            </w:pPr>
            <w:r w:rsidRPr="001F42D3">
              <w:t>Communication Status Change</w:t>
            </w:r>
          </w:p>
        </w:tc>
        <w:tc>
          <w:tcPr>
            <w:tcW w:w="4211" w:type="dxa"/>
            <w:vAlign w:val="center"/>
          </w:tcPr>
          <w:p w14:paraId="4AFF73D2" w14:textId="77777777" w:rsidR="008630D6" w:rsidRPr="001F42D3" w:rsidRDefault="008630D6" w:rsidP="00670CCB">
            <w:pPr>
              <w:pStyle w:val="TableEntry"/>
            </w:pPr>
            <w:r w:rsidRPr="001F42D3">
              <w:t xml:space="preserve">MDC_EVT_COMM_STATUS_CHANGE </w:t>
            </w:r>
          </w:p>
        </w:tc>
        <w:tc>
          <w:tcPr>
            <w:tcW w:w="2520" w:type="dxa"/>
            <w:vAlign w:val="center"/>
          </w:tcPr>
          <w:p w14:paraId="450B1468" w14:textId="77777777" w:rsidR="008630D6" w:rsidRPr="001F42D3" w:rsidRDefault="008630D6" w:rsidP="00670CCB">
            <w:pPr>
              <w:pStyle w:val="TableEntry"/>
              <w:jc w:val="center"/>
            </w:pPr>
            <w:r w:rsidRPr="001F42D3">
              <w:t>No</w:t>
            </w:r>
          </w:p>
        </w:tc>
      </w:tr>
      <w:tr w:rsidR="008630D6" w:rsidRPr="001F42D3" w14:paraId="135CDD53" w14:textId="77777777" w:rsidTr="00CF1EEC">
        <w:trPr>
          <w:trHeight w:val="540"/>
        </w:trPr>
        <w:tc>
          <w:tcPr>
            <w:tcW w:w="2156" w:type="dxa"/>
            <w:vAlign w:val="center"/>
          </w:tcPr>
          <w:p w14:paraId="7E6395AB" w14:textId="77777777" w:rsidR="008630D6" w:rsidRPr="001F42D3" w:rsidRDefault="008630D6" w:rsidP="00670CCB">
            <w:pPr>
              <w:pStyle w:val="TableEntry"/>
            </w:pPr>
            <w:r w:rsidRPr="001F42D3">
              <w:t>Program Cleared</w:t>
            </w:r>
          </w:p>
        </w:tc>
        <w:tc>
          <w:tcPr>
            <w:tcW w:w="4211" w:type="dxa"/>
            <w:vAlign w:val="center"/>
          </w:tcPr>
          <w:p w14:paraId="4D71C478" w14:textId="77777777" w:rsidR="008630D6" w:rsidRPr="001F42D3" w:rsidRDefault="008630D6" w:rsidP="00670CCB">
            <w:pPr>
              <w:pStyle w:val="TableEntry"/>
            </w:pPr>
            <w:r w:rsidRPr="001F42D3">
              <w:t>MDC_EVT_PUMP_PROG_CLEARED</w:t>
            </w:r>
          </w:p>
        </w:tc>
        <w:tc>
          <w:tcPr>
            <w:tcW w:w="2520" w:type="dxa"/>
            <w:vAlign w:val="center"/>
          </w:tcPr>
          <w:p w14:paraId="208B1978" w14:textId="77777777" w:rsidR="008630D6" w:rsidRPr="001F42D3" w:rsidRDefault="008630D6" w:rsidP="00670CCB">
            <w:pPr>
              <w:pStyle w:val="TableEntry"/>
              <w:jc w:val="center"/>
            </w:pPr>
            <w:r w:rsidRPr="001F42D3">
              <w:t>No</w:t>
            </w:r>
          </w:p>
        </w:tc>
      </w:tr>
      <w:tr w:rsidR="008630D6" w:rsidRPr="001F42D3" w14:paraId="36F4E27D" w14:textId="77777777" w:rsidTr="00CF1EEC">
        <w:trPr>
          <w:trHeight w:val="540"/>
        </w:trPr>
        <w:tc>
          <w:tcPr>
            <w:tcW w:w="2156" w:type="dxa"/>
            <w:vAlign w:val="center"/>
          </w:tcPr>
          <w:p w14:paraId="6CA36CA0" w14:textId="77777777" w:rsidR="008630D6" w:rsidRPr="001F42D3" w:rsidRDefault="008630D6" w:rsidP="00670CCB">
            <w:pPr>
              <w:pStyle w:val="TableEntry"/>
            </w:pPr>
            <w:r w:rsidRPr="001F42D3">
              <w:t>Auto-Program Cleared</w:t>
            </w:r>
          </w:p>
        </w:tc>
        <w:tc>
          <w:tcPr>
            <w:tcW w:w="4211" w:type="dxa"/>
            <w:vAlign w:val="center"/>
          </w:tcPr>
          <w:p w14:paraId="548B2E29" w14:textId="77777777" w:rsidR="008630D6" w:rsidRPr="001F42D3" w:rsidRDefault="008630D6" w:rsidP="00670CCB">
            <w:pPr>
              <w:pStyle w:val="TableEntry"/>
            </w:pPr>
            <w:r w:rsidRPr="001F42D3">
              <w:t>MDC_EVT_PUMP_AUTO_PROG_CLEARED</w:t>
            </w:r>
          </w:p>
        </w:tc>
        <w:tc>
          <w:tcPr>
            <w:tcW w:w="2520" w:type="dxa"/>
            <w:vAlign w:val="center"/>
          </w:tcPr>
          <w:p w14:paraId="7A76B46E" w14:textId="77777777" w:rsidR="008630D6" w:rsidRPr="001F42D3" w:rsidRDefault="008630D6" w:rsidP="00670CCB">
            <w:pPr>
              <w:pStyle w:val="TableEntry"/>
              <w:jc w:val="center"/>
            </w:pPr>
            <w:r w:rsidRPr="001F42D3">
              <w:t>No</w:t>
            </w:r>
          </w:p>
        </w:tc>
      </w:tr>
      <w:tr w:rsidR="008630D6" w:rsidRPr="001F42D3" w14:paraId="62C8AB92" w14:textId="77777777" w:rsidTr="00CF1EEC">
        <w:trPr>
          <w:trHeight w:val="540"/>
        </w:trPr>
        <w:tc>
          <w:tcPr>
            <w:tcW w:w="2156" w:type="dxa"/>
            <w:vAlign w:val="center"/>
          </w:tcPr>
          <w:p w14:paraId="6BA19911" w14:textId="77777777" w:rsidR="008630D6" w:rsidRPr="001F42D3" w:rsidRDefault="008630D6" w:rsidP="00670CCB">
            <w:pPr>
              <w:pStyle w:val="TableEntry"/>
            </w:pPr>
            <w:r w:rsidRPr="001F42D3">
              <w:t>Patient Change</w:t>
            </w:r>
          </w:p>
        </w:tc>
        <w:tc>
          <w:tcPr>
            <w:tcW w:w="4211" w:type="dxa"/>
            <w:vAlign w:val="center"/>
          </w:tcPr>
          <w:p w14:paraId="317A2234" w14:textId="77777777" w:rsidR="008630D6" w:rsidRPr="001F42D3" w:rsidRDefault="008630D6" w:rsidP="00670CCB">
            <w:pPr>
              <w:pStyle w:val="TableEntry"/>
            </w:pPr>
            <w:r w:rsidRPr="001F42D3">
              <w:t>MDC_EVT_PATIENT_CHANGE</w:t>
            </w:r>
          </w:p>
        </w:tc>
        <w:tc>
          <w:tcPr>
            <w:tcW w:w="2520" w:type="dxa"/>
            <w:vAlign w:val="center"/>
          </w:tcPr>
          <w:p w14:paraId="357EF6A3" w14:textId="77777777" w:rsidR="008630D6" w:rsidRPr="001F42D3" w:rsidRDefault="008630D6" w:rsidP="00670CCB">
            <w:pPr>
              <w:pStyle w:val="TableEntry"/>
              <w:jc w:val="center"/>
            </w:pPr>
            <w:r w:rsidRPr="001F42D3">
              <w:t>No</w:t>
            </w:r>
          </w:p>
        </w:tc>
      </w:tr>
      <w:tr w:rsidR="008630D6" w:rsidRPr="001F42D3" w14:paraId="39F4E24E" w14:textId="77777777" w:rsidTr="00CF1EEC">
        <w:trPr>
          <w:trHeight w:val="540"/>
        </w:trPr>
        <w:tc>
          <w:tcPr>
            <w:tcW w:w="2156" w:type="dxa"/>
            <w:vAlign w:val="center"/>
          </w:tcPr>
          <w:p w14:paraId="476AF082" w14:textId="77777777" w:rsidR="008630D6" w:rsidRPr="001F42D3" w:rsidRDefault="008630D6" w:rsidP="00670CCB">
            <w:pPr>
              <w:pStyle w:val="TableEntry"/>
            </w:pPr>
            <w:r w:rsidRPr="001F42D3">
              <w:t>Patient ID Change</w:t>
            </w:r>
          </w:p>
        </w:tc>
        <w:tc>
          <w:tcPr>
            <w:tcW w:w="4211" w:type="dxa"/>
            <w:vAlign w:val="center"/>
          </w:tcPr>
          <w:p w14:paraId="6C99775A" w14:textId="77777777" w:rsidR="008630D6" w:rsidRPr="001F42D3" w:rsidRDefault="008630D6" w:rsidP="00670CCB">
            <w:pPr>
              <w:pStyle w:val="TableEntry"/>
            </w:pPr>
            <w:r w:rsidRPr="001F42D3">
              <w:t>MDC_EVT_PATIENT_ID_CHANGE</w:t>
            </w:r>
          </w:p>
        </w:tc>
        <w:tc>
          <w:tcPr>
            <w:tcW w:w="2520" w:type="dxa"/>
            <w:vAlign w:val="center"/>
          </w:tcPr>
          <w:p w14:paraId="5684A683" w14:textId="77777777" w:rsidR="008630D6" w:rsidRPr="001F42D3" w:rsidRDefault="008630D6" w:rsidP="00670CCB">
            <w:pPr>
              <w:pStyle w:val="TableEntry"/>
              <w:jc w:val="center"/>
            </w:pPr>
            <w:r w:rsidRPr="001F42D3">
              <w:t>No</w:t>
            </w:r>
          </w:p>
        </w:tc>
      </w:tr>
      <w:tr w:rsidR="008630D6" w:rsidRPr="001F42D3" w14:paraId="3B8F6902" w14:textId="77777777" w:rsidTr="00CF1EEC">
        <w:trPr>
          <w:trHeight w:val="540"/>
        </w:trPr>
        <w:tc>
          <w:tcPr>
            <w:tcW w:w="2156" w:type="dxa"/>
            <w:vAlign w:val="center"/>
          </w:tcPr>
          <w:p w14:paraId="029AA7B3" w14:textId="77777777" w:rsidR="008630D6" w:rsidRPr="001F42D3" w:rsidRDefault="008630D6" w:rsidP="00670CCB">
            <w:pPr>
              <w:pStyle w:val="TableEntry"/>
            </w:pPr>
            <w:r w:rsidRPr="001F42D3">
              <w:t>Patient Parameter Change</w:t>
            </w:r>
          </w:p>
        </w:tc>
        <w:tc>
          <w:tcPr>
            <w:tcW w:w="4211" w:type="dxa"/>
            <w:vAlign w:val="center"/>
          </w:tcPr>
          <w:p w14:paraId="02203DF2" w14:textId="77777777" w:rsidR="008630D6" w:rsidRPr="001F42D3" w:rsidRDefault="008630D6" w:rsidP="00670CCB">
            <w:pPr>
              <w:pStyle w:val="TableEntry"/>
            </w:pPr>
            <w:r w:rsidRPr="001F42D3">
              <w:t>MDC_EVT_PATIENT_PARAMETER_CHANGE</w:t>
            </w:r>
          </w:p>
        </w:tc>
        <w:tc>
          <w:tcPr>
            <w:tcW w:w="2520" w:type="dxa"/>
            <w:vAlign w:val="center"/>
          </w:tcPr>
          <w:p w14:paraId="29F51E12" w14:textId="77777777" w:rsidR="008630D6" w:rsidRPr="001F42D3" w:rsidRDefault="008630D6" w:rsidP="00670CCB">
            <w:pPr>
              <w:pStyle w:val="TableEntry"/>
              <w:jc w:val="center"/>
            </w:pPr>
            <w:r w:rsidRPr="001F42D3">
              <w:t>No</w:t>
            </w:r>
          </w:p>
        </w:tc>
      </w:tr>
      <w:tr w:rsidR="008630D6" w:rsidRPr="001F42D3" w14:paraId="66843144" w14:textId="77777777" w:rsidTr="00CF1EEC">
        <w:trPr>
          <w:trHeight w:val="540"/>
        </w:trPr>
        <w:tc>
          <w:tcPr>
            <w:tcW w:w="2156" w:type="dxa"/>
            <w:vAlign w:val="center"/>
          </w:tcPr>
          <w:p w14:paraId="07BC4713" w14:textId="77777777" w:rsidR="008630D6" w:rsidRPr="001F42D3" w:rsidRDefault="008630D6" w:rsidP="00670CCB">
            <w:pPr>
              <w:pStyle w:val="TableEntry"/>
            </w:pPr>
            <w:r w:rsidRPr="001F42D3">
              <w:t>Pump Volume Counters Cleared</w:t>
            </w:r>
          </w:p>
        </w:tc>
        <w:tc>
          <w:tcPr>
            <w:tcW w:w="4211" w:type="dxa"/>
            <w:vAlign w:val="center"/>
          </w:tcPr>
          <w:p w14:paraId="5CFF531B" w14:textId="77777777" w:rsidR="008630D6" w:rsidRPr="001F42D3" w:rsidRDefault="008630D6" w:rsidP="00670CCB">
            <w:pPr>
              <w:pStyle w:val="TableEntry"/>
            </w:pPr>
            <w:r w:rsidRPr="001F42D3">
              <w:t>MDC_EVT_PUMP_VOL_COUNTERS_CLEARED</w:t>
            </w:r>
          </w:p>
        </w:tc>
        <w:tc>
          <w:tcPr>
            <w:tcW w:w="2520" w:type="dxa"/>
            <w:vAlign w:val="center"/>
          </w:tcPr>
          <w:p w14:paraId="4A241D48" w14:textId="77777777" w:rsidR="008630D6" w:rsidRPr="001F42D3" w:rsidRDefault="008630D6" w:rsidP="00670CCB">
            <w:pPr>
              <w:pStyle w:val="TableEntry"/>
              <w:jc w:val="center"/>
            </w:pPr>
            <w:r w:rsidRPr="001F42D3">
              <w:t>No</w:t>
            </w:r>
          </w:p>
        </w:tc>
      </w:tr>
      <w:tr w:rsidR="008630D6" w:rsidRPr="001F42D3" w14:paraId="018D57A9" w14:textId="77777777" w:rsidTr="00CF1EEC">
        <w:trPr>
          <w:trHeight w:val="540"/>
        </w:trPr>
        <w:tc>
          <w:tcPr>
            <w:tcW w:w="2156" w:type="dxa"/>
            <w:vAlign w:val="center"/>
          </w:tcPr>
          <w:p w14:paraId="7862DCEF" w14:textId="77777777" w:rsidR="008630D6" w:rsidRPr="001F42D3" w:rsidRDefault="008630D6" w:rsidP="00670CCB">
            <w:pPr>
              <w:pStyle w:val="TableEntry"/>
            </w:pPr>
            <w:r w:rsidRPr="001F42D3">
              <w:t>Device Time Changed</w:t>
            </w:r>
          </w:p>
        </w:tc>
        <w:tc>
          <w:tcPr>
            <w:tcW w:w="4211" w:type="dxa"/>
            <w:vAlign w:val="center"/>
          </w:tcPr>
          <w:p w14:paraId="03C2B7DC" w14:textId="77777777" w:rsidR="008630D6" w:rsidRPr="001F42D3" w:rsidRDefault="008630D6" w:rsidP="00670CCB">
            <w:pPr>
              <w:pStyle w:val="TableEntry"/>
            </w:pPr>
            <w:r w:rsidRPr="001F42D3">
              <w:t>MDC_EVT_DEVICE_TIME_CHANGED</w:t>
            </w:r>
          </w:p>
        </w:tc>
        <w:tc>
          <w:tcPr>
            <w:tcW w:w="2520" w:type="dxa"/>
            <w:vAlign w:val="center"/>
          </w:tcPr>
          <w:p w14:paraId="60143049" w14:textId="77777777" w:rsidR="008630D6" w:rsidRPr="001F42D3" w:rsidRDefault="008630D6" w:rsidP="00670CCB">
            <w:pPr>
              <w:pStyle w:val="TableEntry"/>
              <w:jc w:val="center"/>
            </w:pPr>
            <w:r w:rsidRPr="001F42D3">
              <w:t>No</w:t>
            </w:r>
          </w:p>
        </w:tc>
      </w:tr>
      <w:tr w:rsidR="00CF1EEC" w:rsidRPr="001F42D3" w14:paraId="73AA19AB" w14:textId="77777777" w:rsidTr="00CF1EEC">
        <w:trPr>
          <w:trHeight w:val="540"/>
        </w:trPr>
        <w:tc>
          <w:tcPr>
            <w:tcW w:w="2156" w:type="dxa"/>
            <w:vAlign w:val="center"/>
          </w:tcPr>
          <w:p w14:paraId="3A2304A1" w14:textId="63CC3370" w:rsidR="00CF1EEC" w:rsidRPr="001F42D3" w:rsidRDefault="00CF1EEC" w:rsidP="00670CCB">
            <w:pPr>
              <w:pStyle w:val="TableEntry"/>
            </w:pPr>
            <w:r w:rsidRPr="001F42D3">
              <w:t>Channel Relay Programmed</w:t>
            </w:r>
          </w:p>
        </w:tc>
        <w:tc>
          <w:tcPr>
            <w:tcW w:w="4211" w:type="dxa"/>
            <w:vAlign w:val="center"/>
          </w:tcPr>
          <w:p w14:paraId="6C7578D1" w14:textId="421F38F3" w:rsidR="00CF1EEC" w:rsidRPr="001F42D3" w:rsidRDefault="00CF1EEC" w:rsidP="005C1693">
            <w:pPr>
              <w:pStyle w:val="TableEntry"/>
            </w:pPr>
            <w:r w:rsidRPr="001F42D3">
              <w:t>MDC_EVT_PUMP_</w:t>
            </w:r>
            <w:r w:rsidR="0060163E" w:rsidRPr="001F42D3">
              <w:t>PROG_</w:t>
            </w:r>
            <w:r w:rsidRPr="001F42D3">
              <w:t>RELAY</w:t>
            </w:r>
          </w:p>
        </w:tc>
        <w:tc>
          <w:tcPr>
            <w:tcW w:w="2520" w:type="dxa"/>
            <w:vAlign w:val="center"/>
          </w:tcPr>
          <w:p w14:paraId="71A8CC14" w14:textId="0F7121DF" w:rsidR="00CF1EEC" w:rsidRPr="001F42D3" w:rsidRDefault="00CF1EEC" w:rsidP="00670CCB">
            <w:pPr>
              <w:pStyle w:val="TableEntry"/>
              <w:jc w:val="center"/>
            </w:pPr>
            <w:r w:rsidRPr="001F42D3">
              <w:t>Optional</w:t>
            </w:r>
          </w:p>
        </w:tc>
      </w:tr>
    </w:tbl>
    <w:p w14:paraId="69E3CF52" w14:textId="77777777" w:rsidR="00BB7406" w:rsidRPr="001F42D3" w:rsidRDefault="00BB7406" w:rsidP="005C1693">
      <w:pPr>
        <w:pStyle w:val="BodyText"/>
      </w:pPr>
    </w:p>
    <w:p w14:paraId="54CC2CD9" w14:textId="77777777" w:rsidR="00C65B36" w:rsidRPr="001F42D3" w:rsidRDefault="00C65B36" w:rsidP="00BB7406">
      <w:pPr>
        <w:pStyle w:val="BodyText"/>
        <w:rPr>
          <w:b/>
          <w:bCs/>
        </w:rPr>
      </w:pPr>
    </w:p>
    <w:p w14:paraId="2BB9E502" w14:textId="77777777" w:rsidR="00C65B36" w:rsidRPr="001F42D3" w:rsidRDefault="00C65B36" w:rsidP="00BB7406">
      <w:pPr>
        <w:pStyle w:val="BodyText"/>
        <w:rPr>
          <w:b/>
          <w:bCs/>
        </w:rPr>
      </w:pPr>
    </w:p>
    <w:p w14:paraId="5BEB3C36" w14:textId="77777777" w:rsidR="00C65B36" w:rsidRPr="001F42D3" w:rsidRDefault="00C65B36" w:rsidP="00BB7406">
      <w:pPr>
        <w:pStyle w:val="BodyText"/>
        <w:rPr>
          <w:b/>
          <w:bCs/>
        </w:rPr>
      </w:pPr>
    </w:p>
    <w:p w14:paraId="47026040" w14:textId="77777777" w:rsidR="00C65B36" w:rsidRPr="001F42D3" w:rsidRDefault="00C65B36" w:rsidP="00BB7406">
      <w:pPr>
        <w:pStyle w:val="BodyText"/>
        <w:rPr>
          <w:b/>
          <w:bCs/>
        </w:rPr>
      </w:pPr>
    </w:p>
    <w:p w14:paraId="3C22F417" w14:textId="77777777" w:rsidR="00C65B36" w:rsidRPr="001F42D3" w:rsidRDefault="00C65B36" w:rsidP="00BB7406">
      <w:pPr>
        <w:pStyle w:val="BodyText"/>
        <w:rPr>
          <w:b/>
          <w:bCs/>
        </w:rPr>
      </w:pPr>
    </w:p>
    <w:p w14:paraId="32E98533" w14:textId="77777777" w:rsidR="00C65B36" w:rsidRPr="001F42D3" w:rsidRDefault="00C65B36" w:rsidP="00BB7406">
      <w:pPr>
        <w:pStyle w:val="BodyText"/>
        <w:rPr>
          <w:b/>
          <w:bCs/>
        </w:rPr>
      </w:pPr>
    </w:p>
    <w:p w14:paraId="605C1E66" w14:textId="77777777" w:rsidR="00C65B36" w:rsidRPr="001F42D3" w:rsidRDefault="00C65B36" w:rsidP="00BB7406">
      <w:pPr>
        <w:pStyle w:val="BodyText"/>
        <w:rPr>
          <w:b/>
          <w:bCs/>
        </w:rPr>
      </w:pPr>
    </w:p>
    <w:p w14:paraId="472CDD39" w14:textId="77777777" w:rsidR="00C65B36" w:rsidRPr="001F42D3" w:rsidRDefault="00C65B36" w:rsidP="00BB7406">
      <w:pPr>
        <w:pStyle w:val="BodyText"/>
        <w:rPr>
          <w:b/>
          <w:bCs/>
        </w:rPr>
      </w:pPr>
    </w:p>
    <w:p w14:paraId="6EEDF6DE" w14:textId="77777777" w:rsidR="00C65B36" w:rsidRPr="001F42D3" w:rsidRDefault="00C65B36" w:rsidP="00BB7406">
      <w:pPr>
        <w:pStyle w:val="BodyText"/>
        <w:rPr>
          <w:b/>
          <w:bCs/>
        </w:rPr>
      </w:pPr>
    </w:p>
    <w:p w14:paraId="50192094" w14:textId="3888B0A8" w:rsidR="00CF1EEC" w:rsidRPr="005C1693" w:rsidRDefault="00CF1EEC" w:rsidP="005C1693">
      <w:pPr>
        <w:pStyle w:val="BodyText"/>
        <w:rPr>
          <w:b/>
          <w:bCs/>
        </w:rPr>
      </w:pPr>
      <w:r w:rsidRPr="005C1693">
        <w:rPr>
          <w:b/>
          <w:bCs/>
        </w:rPr>
        <w:t>Relay using 2 pumps / NO power off between Relay:</w:t>
      </w:r>
    </w:p>
    <w:p w14:paraId="6F03BB3C" w14:textId="77777777" w:rsidR="00CF1EEC" w:rsidRPr="001F42D3" w:rsidRDefault="00CF1EEC" w:rsidP="005C1693">
      <w:pPr>
        <w:pStyle w:val="BodyText"/>
      </w:pPr>
    </w:p>
    <w:p w14:paraId="7D32D518" w14:textId="77777777" w:rsidR="00CF1EEC" w:rsidRPr="001F42D3" w:rsidRDefault="00CF1EEC" w:rsidP="005C1693">
      <w:pPr>
        <w:pStyle w:val="BodyText"/>
      </w:pPr>
      <w:r w:rsidRPr="001F42D3">
        <w:rPr>
          <w:noProof/>
        </w:rPr>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6"/>
                    <a:srcRect/>
                    <a:stretch>
                      <a:fillRect/>
                    </a:stretch>
                  </pic:blipFill>
                  <pic:spPr>
                    <a:xfrm>
                      <a:off x="0" y="0"/>
                      <a:ext cx="5247005" cy="2575560"/>
                    </a:xfrm>
                    <a:prstGeom prst="rect">
                      <a:avLst/>
                    </a:prstGeom>
                    <a:ln/>
                  </pic:spPr>
                </pic:pic>
              </a:graphicData>
            </a:graphic>
          </wp:inline>
        </w:drawing>
      </w:r>
    </w:p>
    <w:p w14:paraId="2225F3EE" w14:textId="16A308A0" w:rsidR="00CF1EEC" w:rsidRPr="001F42D3" w:rsidRDefault="00CF1EEC" w:rsidP="005C1693">
      <w:pPr>
        <w:pStyle w:val="BodyText"/>
      </w:pPr>
    </w:p>
    <w:p w14:paraId="250BAED4" w14:textId="77777777" w:rsidR="00CF1EEC" w:rsidRPr="005C1693" w:rsidRDefault="00CF1EEC" w:rsidP="005C1693">
      <w:pPr>
        <w:pStyle w:val="BodyText"/>
        <w:rPr>
          <w:b/>
          <w:bCs/>
        </w:rPr>
      </w:pPr>
      <w:r w:rsidRPr="005C1693">
        <w:rPr>
          <w:b/>
          <w:bCs/>
        </w:rPr>
        <w:t>Relay using 2 pumps / power off between Relay:</w:t>
      </w:r>
    </w:p>
    <w:p w14:paraId="4C3ECBCA" w14:textId="77777777" w:rsidR="00CF1EEC" w:rsidRPr="001F42D3" w:rsidRDefault="00CF1EEC" w:rsidP="005C1693">
      <w:pPr>
        <w:pStyle w:val="BodyText"/>
      </w:pPr>
    </w:p>
    <w:p w14:paraId="201CD6E2" w14:textId="77777777" w:rsidR="00CF1EEC" w:rsidRPr="001F42D3" w:rsidRDefault="00CF1EEC" w:rsidP="005C1693">
      <w:pPr>
        <w:pStyle w:val="BodyText"/>
      </w:pPr>
      <w:r w:rsidRPr="001F42D3">
        <w:rPr>
          <w:noProof/>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7"/>
                    <a:srcRect/>
                    <a:stretch>
                      <a:fillRect/>
                    </a:stretch>
                  </pic:blipFill>
                  <pic:spPr>
                    <a:xfrm>
                      <a:off x="0" y="0"/>
                      <a:ext cx="5247005" cy="2575560"/>
                    </a:xfrm>
                    <a:prstGeom prst="rect">
                      <a:avLst/>
                    </a:prstGeom>
                    <a:ln/>
                  </pic:spPr>
                </pic:pic>
              </a:graphicData>
            </a:graphic>
          </wp:inline>
        </w:drawing>
      </w:r>
    </w:p>
    <w:p w14:paraId="0D6C4F0E" w14:textId="77777777" w:rsidR="00CF1EEC" w:rsidRPr="001F42D3" w:rsidRDefault="00CF1EEC" w:rsidP="005C1693">
      <w:pPr>
        <w:pStyle w:val="BodyText"/>
      </w:pPr>
    </w:p>
    <w:p w14:paraId="66AF9DEF" w14:textId="77777777" w:rsidR="00C65B36" w:rsidRPr="001F42D3" w:rsidRDefault="00C65B36" w:rsidP="00BB7406">
      <w:pPr>
        <w:pStyle w:val="BodyText"/>
        <w:rPr>
          <w:b/>
          <w:bCs/>
        </w:rPr>
      </w:pPr>
    </w:p>
    <w:p w14:paraId="4BDBD07A" w14:textId="77777777" w:rsidR="00C65B36" w:rsidRPr="001F42D3" w:rsidRDefault="00C65B36" w:rsidP="00BB7406">
      <w:pPr>
        <w:pStyle w:val="BodyText"/>
        <w:rPr>
          <w:b/>
          <w:bCs/>
        </w:rPr>
      </w:pPr>
    </w:p>
    <w:p w14:paraId="485B047F" w14:textId="77777777" w:rsidR="00C65B36" w:rsidRPr="001F42D3" w:rsidRDefault="00C65B36" w:rsidP="00BB7406">
      <w:pPr>
        <w:pStyle w:val="BodyText"/>
        <w:rPr>
          <w:b/>
          <w:bCs/>
        </w:rPr>
      </w:pPr>
    </w:p>
    <w:p w14:paraId="0F219359" w14:textId="1F16CA49" w:rsidR="00CF1EEC" w:rsidRPr="005C1693" w:rsidRDefault="00CF1EEC" w:rsidP="005C1693">
      <w:pPr>
        <w:pStyle w:val="BodyText"/>
        <w:rPr>
          <w:b/>
          <w:bCs/>
          <w:szCs w:val="24"/>
        </w:rPr>
      </w:pPr>
      <w:r w:rsidRPr="005C1693">
        <w:rPr>
          <w:b/>
          <w:bCs/>
        </w:rPr>
        <w:t xml:space="preserve">Relay using 3 pumps: </w:t>
      </w:r>
    </w:p>
    <w:p w14:paraId="161E66D8" w14:textId="77777777" w:rsidR="00CF1EEC" w:rsidRPr="001F42D3" w:rsidRDefault="00CF1EEC" w:rsidP="005C1693">
      <w:pPr>
        <w:pStyle w:val="BodyText"/>
      </w:pPr>
    </w:p>
    <w:p w14:paraId="275C3813" w14:textId="77777777" w:rsidR="00CF1EEC" w:rsidRPr="001F42D3" w:rsidRDefault="00CF1EEC" w:rsidP="005C1693">
      <w:pPr>
        <w:pStyle w:val="BodyText"/>
      </w:pPr>
      <w:r w:rsidRPr="001F42D3">
        <w:rPr>
          <w:noProof/>
        </w:rPr>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8"/>
                    <a:srcRect/>
                    <a:stretch>
                      <a:fillRect/>
                    </a:stretch>
                  </pic:blipFill>
                  <pic:spPr>
                    <a:xfrm>
                      <a:off x="0" y="0"/>
                      <a:ext cx="5254625" cy="3011170"/>
                    </a:xfrm>
                    <a:prstGeom prst="rect">
                      <a:avLst/>
                    </a:prstGeom>
                    <a:ln/>
                  </pic:spPr>
                </pic:pic>
              </a:graphicData>
            </a:graphic>
          </wp:inline>
        </w:drawing>
      </w:r>
    </w:p>
    <w:p w14:paraId="26689A87" w14:textId="77777777" w:rsidR="008630D6" w:rsidRPr="001F42D3" w:rsidRDefault="008630D6" w:rsidP="00BB7406">
      <w:pPr>
        <w:pStyle w:val="BodyText"/>
      </w:pPr>
    </w:p>
    <w:p w14:paraId="15FD065D" w14:textId="32D76B66" w:rsidR="008630D6" w:rsidRPr="001F42D3" w:rsidRDefault="00CE1CA8" w:rsidP="00B34AEB">
      <w:pPr>
        <w:pStyle w:val="Heading4"/>
        <w:numPr>
          <w:ilvl w:val="0"/>
          <w:numId w:val="0"/>
        </w:numPr>
        <w:rPr>
          <w:noProof w:val="0"/>
        </w:rPr>
      </w:pPr>
      <w:bookmarkStart w:id="1642" w:name="_Toc371555186"/>
      <w:bookmarkStart w:id="1643" w:name="_Toc436215479"/>
      <w:bookmarkStart w:id="1644" w:name="_Toc181625309"/>
      <w:r w:rsidRPr="001F42D3">
        <w:rPr>
          <w:noProof w:val="0"/>
        </w:rPr>
        <w:t>M</w:t>
      </w:r>
      <w:r w:rsidR="008630D6" w:rsidRPr="001F42D3">
        <w:rPr>
          <w:noProof w:val="0"/>
        </w:rPr>
        <w:t>.1.2.1 Infusion Event Parameters</w:t>
      </w:r>
      <w:bookmarkEnd w:id="1642"/>
      <w:bookmarkEnd w:id="1643"/>
      <w:bookmarkEnd w:id="1644"/>
    </w:p>
    <w:p w14:paraId="26E9CA2F" w14:textId="77777777" w:rsidR="008630D6" w:rsidRPr="001F42D3" w:rsidRDefault="008630D6" w:rsidP="008630D6">
      <w:pPr>
        <w:pStyle w:val="BodyText"/>
      </w:pPr>
      <w:r w:rsidRPr="001F42D3">
        <w:t>Infusion Event Parameters are defined in separate Infusion Pump Model and Infusion Pump Terms documents. Current versions of these documents can be found on the IHE Patient Care Devices Wiki page entitled “PCD Reference Pages” (</w:t>
      </w:r>
      <w:hyperlink r:id="rId89" w:history="1">
        <w:r w:rsidRPr="001F42D3">
          <w:rPr>
            <w:rStyle w:val="Hyperlink"/>
          </w:rPr>
          <w:t>http://wiki.ihe.net/index.php?title=Category:PCD_Reference_Pages</w:t>
        </w:r>
      </w:hyperlink>
      <w:r w:rsidRPr="001F42D3">
        <w:t>).</w:t>
      </w:r>
    </w:p>
    <w:p w14:paraId="6AC80EDB" w14:textId="680EE878" w:rsidR="008630D6" w:rsidRPr="001F42D3" w:rsidRDefault="008630D6" w:rsidP="008630D6">
      <w:pPr>
        <w:pStyle w:val="BodyText"/>
      </w:pPr>
      <w:r w:rsidRPr="001F42D3">
        <w:t xml:space="preserve">The names of the infusion pump event parameters that are used in subsequent tables correspond to MDC codes as shown in Table </w:t>
      </w:r>
      <w:r w:rsidR="004C200E" w:rsidRPr="001F42D3">
        <w:t>M</w:t>
      </w:r>
      <w:r w:rsidRPr="001F42D3">
        <w:t>.1.2.1-1 below:</w:t>
      </w:r>
    </w:p>
    <w:p w14:paraId="17EEEAD6" w14:textId="4632D098" w:rsidR="008630D6" w:rsidRPr="001F42D3" w:rsidRDefault="008630D6" w:rsidP="008630D6">
      <w:pPr>
        <w:pStyle w:val="TableTitle"/>
      </w:pPr>
      <w:r w:rsidRPr="001F42D3">
        <w:t xml:space="preserve">Table </w:t>
      </w:r>
      <w:r w:rsidR="00726697" w:rsidRPr="001F42D3">
        <w:t>M</w:t>
      </w:r>
      <w:r w:rsidRPr="001F42D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1F42D3" w14:paraId="23D9F2B9" w14:textId="77777777" w:rsidTr="00670CCB">
        <w:trPr>
          <w:tblHeader/>
          <w:jc w:val="center"/>
        </w:trPr>
        <w:tc>
          <w:tcPr>
            <w:tcW w:w="3708" w:type="dxa"/>
            <w:shd w:val="clear" w:color="auto" w:fill="D9D9D9"/>
          </w:tcPr>
          <w:p w14:paraId="43B3D036" w14:textId="77777777" w:rsidR="008630D6" w:rsidRPr="001F42D3" w:rsidRDefault="008630D6" w:rsidP="00670CCB">
            <w:pPr>
              <w:pStyle w:val="TableEntryHeader"/>
            </w:pPr>
            <w:r w:rsidRPr="001F42D3">
              <w:t>Parameter</w:t>
            </w:r>
          </w:p>
        </w:tc>
        <w:tc>
          <w:tcPr>
            <w:tcW w:w="4590" w:type="dxa"/>
            <w:shd w:val="clear" w:color="auto" w:fill="D9D9D9"/>
          </w:tcPr>
          <w:p w14:paraId="6447717F" w14:textId="77777777" w:rsidR="008630D6" w:rsidRPr="001F42D3" w:rsidRDefault="008630D6" w:rsidP="00670CCB">
            <w:pPr>
              <w:pStyle w:val="TableEntryHeader"/>
            </w:pPr>
            <w:r w:rsidRPr="001F42D3">
              <w:t>MDC Code</w:t>
            </w:r>
          </w:p>
        </w:tc>
      </w:tr>
      <w:tr w:rsidR="008630D6" w:rsidRPr="001F42D3" w14:paraId="2C13EF1F" w14:textId="77777777" w:rsidTr="00670CCB">
        <w:trPr>
          <w:jc w:val="center"/>
        </w:trPr>
        <w:tc>
          <w:tcPr>
            <w:tcW w:w="8298" w:type="dxa"/>
            <w:gridSpan w:val="2"/>
            <w:vAlign w:val="center"/>
          </w:tcPr>
          <w:p w14:paraId="7B417806" w14:textId="77777777" w:rsidR="008630D6" w:rsidRPr="001F42D3" w:rsidRDefault="008630D6" w:rsidP="00670CCB">
            <w:pPr>
              <w:pStyle w:val="TableEntry"/>
              <w:rPr>
                <w:b/>
              </w:rPr>
            </w:pPr>
          </w:p>
          <w:p w14:paraId="19A66FB3" w14:textId="77777777" w:rsidR="008630D6" w:rsidRPr="001F42D3" w:rsidRDefault="008630D6" w:rsidP="00670CCB">
            <w:pPr>
              <w:pStyle w:val="TableEntry"/>
              <w:rPr>
                <w:b/>
              </w:rPr>
            </w:pPr>
            <w:r w:rsidRPr="001F42D3">
              <w:rPr>
                <w:b/>
              </w:rPr>
              <w:t>Pump Delivery Info Parameters:</w:t>
            </w:r>
          </w:p>
          <w:p w14:paraId="2117E0B3" w14:textId="77777777" w:rsidR="008630D6" w:rsidRPr="001F42D3" w:rsidRDefault="008630D6" w:rsidP="00670CCB">
            <w:pPr>
              <w:pStyle w:val="TableEntry"/>
              <w:rPr>
                <w:b/>
              </w:rPr>
            </w:pPr>
          </w:p>
        </w:tc>
      </w:tr>
      <w:tr w:rsidR="008630D6" w:rsidRPr="001F42D3" w14:paraId="42408B70" w14:textId="77777777" w:rsidTr="00670CCB">
        <w:trPr>
          <w:jc w:val="center"/>
        </w:trPr>
        <w:tc>
          <w:tcPr>
            <w:tcW w:w="3708" w:type="dxa"/>
          </w:tcPr>
          <w:p w14:paraId="13C945AA" w14:textId="77777777" w:rsidR="008630D6" w:rsidRPr="001F42D3" w:rsidRDefault="008630D6" w:rsidP="00670CCB">
            <w:pPr>
              <w:pStyle w:val="TableEntry"/>
            </w:pPr>
            <w:r w:rsidRPr="001F42D3">
              <w:t>Infusing Status</w:t>
            </w:r>
          </w:p>
        </w:tc>
        <w:tc>
          <w:tcPr>
            <w:tcW w:w="4590" w:type="dxa"/>
          </w:tcPr>
          <w:p w14:paraId="2B825696" w14:textId="77777777" w:rsidR="008630D6" w:rsidRPr="001F42D3" w:rsidRDefault="008630D6" w:rsidP="00670CCB">
            <w:pPr>
              <w:pStyle w:val="TableEntry"/>
            </w:pPr>
            <w:r w:rsidRPr="001F42D3">
              <w:t>MDC_PUMP_INFUSING_STATUS</w:t>
            </w:r>
          </w:p>
        </w:tc>
      </w:tr>
      <w:tr w:rsidR="008630D6" w:rsidRPr="001F42D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1F42D3" w:rsidRDefault="008630D6" w:rsidP="00670CCB">
            <w:pPr>
              <w:pStyle w:val="TableEntry"/>
            </w:pPr>
            <w:r w:rsidRPr="001F42D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1F42D3" w:rsidRDefault="008630D6" w:rsidP="00670CCB">
            <w:pPr>
              <w:pStyle w:val="TableEntry"/>
            </w:pPr>
            <w:r w:rsidRPr="001F42D3">
              <w:t>MDC_FLOW_FLUID_PUMP_CURRENT</w:t>
            </w:r>
          </w:p>
        </w:tc>
      </w:tr>
      <w:tr w:rsidR="008630D6" w:rsidRPr="001F42D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1F42D3" w:rsidRDefault="008630D6" w:rsidP="00670CCB">
            <w:pPr>
              <w:pStyle w:val="TableEntry"/>
            </w:pPr>
            <w:r w:rsidRPr="001F42D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1F42D3" w:rsidRDefault="008630D6" w:rsidP="00670CCB">
            <w:pPr>
              <w:pStyle w:val="TableEntry"/>
            </w:pPr>
            <w:r w:rsidRPr="001F42D3">
              <w:t>MDC_DEV_PUMP_ACTIVE_SOURCES</w:t>
            </w:r>
          </w:p>
        </w:tc>
      </w:tr>
      <w:tr w:rsidR="008630D6" w:rsidRPr="001F42D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1F42D3" w:rsidRDefault="008630D6" w:rsidP="00670CCB">
            <w:pPr>
              <w:pStyle w:val="TableEntry"/>
              <w:rPr>
                <w:b/>
              </w:rPr>
            </w:pPr>
          </w:p>
          <w:p w14:paraId="00953EB0" w14:textId="77777777" w:rsidR="008630D6" w:rsidRPr="001F42D3" w:rsidRDefault="008630D6" w:rsidP="00670CCB">
            <w:pPr>
              <w:pStyle w:val="TableEntry"/>
              <w:rPr>
                <w:b/>
              </w:rPr>
            </w:pPr>
            <w:r w:rsidRPr="001F42D3">
              <w:rPr>
                <w:b/>
              </w:rPr>
              <w:lastRenderedPageBreak/>
              <w:t>Active Source Parameters:</w:t>
            </w:r>
          </w:p>
          <w:p w14:paraId="78929BCF" w14:textId="77777777" w:rsidR="008630D6" w:rsidRPr="001F42D3" w:rsidRDefault="008630D6" w:rsidP="00670CCB">
            <w:pPr>
              <w:pStyle w:val="TableEntry"/>
              <w:rPr>
                <w:b/>
              </w:rPr>
            </w:pPr>
          </w:p>
        </w:tc>
      </w:tr>
      <w:tr w:rsidR="008630D6" w:rsidRPr="001F42D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1F42D3" w:rsidRDefault="008630D6" w:rsidP="00670CCB">
            <w:pPr>
              <w:pStyle w:val="TableEntry"/>
            </w:pPr>
            <w:r w:rsidRPr="001F42D3">
              <w:lastRenderedPageBreak/>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1F42D3" w:rsidRDefault="008630D6" w:rsidP="00670CCB">
            <w:pPr>
              <w:pStyle w:val="TableEntry"/>
            </w:pPr>
            <w:r w:rsidRPr="001F42D3">
              <w:t>MDC_DEV_PUMP_CURRENT_DELIVERY_STATUS</w:t>
            </w:r>
          </w:p>
        </w:tc>
      </w:tr>
      <w:tr w:rsidR="008630D6" w:rsidRPr="001F42D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1F42D3" w:rsidRDefault="008630D6" w:rsidP="00670CCB">
            <w:pPr>
              <w:pStyle w:val="TableEntry"/>
            </w:pPr>
            <w:r w:rsidRPr="001F42D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1F42D3" w:rsidRDefault="008630D6" w:rsidP="00670CCB">
            <w:pPr>
              <w:pStyle w:val="TableEntry"/>
            </w:pPr>
            <w:r w:rsidRPr="001F42D3">
              <w:t>MDC_DEV_PUMP_PROGRAM_DELIVERY_MODE</w:t>
            </w:r>
          </w:p>
        </w:tc>
      </w:tr>
      <w:tr w:rsidR="008630D6" w:rsidRPr="001F42D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1F42D3" w:rsidRDefault="008630D6" w:rsidP="00670CCB">
            <w:pPr>
              <w:pStyle w:val="TableEntry"/>
            </w:pPr>
            <w:r w:rsidRPr="001F42D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1F42D3" w:rsidRDefault="008630D6" w:rsidP="00670CCB">
            <w:pPr>
              <w:pStyle w:val="TableEntry"/>
            </w:pPr>
            <w:r w:rsidRPr="001F42D3">
              <w:t>MDC_DEV_PUMP_NOT_DELIVERING_REASON</w:t>
            </w:r>
          </w:p>
        </w:tc>
      </w:tr>
      <w:tr w:rsidR="008630D6" w:rsidRPr="001F42D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1F42D3" w:rsidRDefault="008630D6" w:rsidP="00670CCB">
            <w:pPr>
              <w:pStyle w:val="TableEntry"/>
            </w:pPr>
            <w:r w:rsidRPr="001F42D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1F42D3" w:rsidRDefault="008630D6" w:rsidP="00670CCB">
            <w:pPr>
              <w:pStyle w:val="TableEntry"/>
            </w:pPr>
            <w:r w:rsidRPr="001F42D3">
              <w:t>MDC_DEV_PUMP_SOURCE_CHANNEL_LABEL</w:t>
            </w:r>
          </w:p>
        </w:tc>
      </w:tr>
      <w:tr w:rsidR="008630D6" w:rsidRPr="001F42D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1F42D3" w:rsidRDefault="008630D6" w:rsidP="00670CCB">
            <w:pPr>
              <w:pStyle w:val="TableEntry"/>
            </w:pPr>
            <w:r w:rsidRPr="001F42D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1F42D3" w:rsidRDefault="008630D6" w:rsidP="00670CCB">
            <w:pPr>
              <w:pStyle w:val="TableEntry"/>
            </w:pPr>
            <w:r w:rsidRPr="001F42D3">
              <w:t>MDC_FLOW_FLUID_PUMP</w:t>
            </w:r>
          </w:p>
        </w:tc>
      </w:tr>
      <w:tr w:rsidR="008630D6" w:rsidRPr="001F42D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1F42D3" w:rsidRDefault="008630D6" w:rsidP="00670CCB">
            <w:pPr>
              <w:pStyle w:val="TableEntry"/>
            </w:pPr>
            <w:r w:rsidRPr="001F42D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1F42D3" w:rsidRDefault="008630D6" w:rsidP="00670CCB">
            <w:pPr>
              <w:pStyle w:val="TableEntry"/>
            </w:pPr>
            <w:r w:rsidRPr="001F42D3">
              <w:t>MDC_RATE_DOSE</w:t>
            </w:r>
          </w:p>
        </w:tc>
      </w:tr>
      <w:tr w:rsidR="008630D6" w:rsidRPr="001F42D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1F42D3" w:rsidRDefault="008630D6" w:rsidP="00670CCB">
            <w:pPr>
              <w:pStyle w:val="TableEntry"/>
            </w:pPr>
            <w:r w:rsidRPr="001F42D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1F42D3" w:rsidRDefault="008630D6" w:rsidP="00670CCB">
            <w:pPr>
              <w:pStyle w:val="TableEntry"/>
            </w:pPr>
            <w:r w:rsidRPr="001F42D3">
              <w:t>MDC_VOL_FLUID_TBI</w:t>
            </w:r>
          </w:p>
        </w:tc>
      </w:tr>
      <w:tr w:rsidR="008630D6" w:rsidRPr="001F42D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1F42D3" w:rsidRDefault="008630D6" w:rsidP="00670CCB">
            <w:pPr>
              <w:pStyle w:val="TableEntry"/>
            </w:pPr>
            <w:r w:rsidRPr="001F42D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1F42D3" w:rsidRDefault="008630D6" w:rsidP="00670CCB">
            <w:pPr>
              <w:pStyle w:val="TableEntry"/>
            </w:pPr>
            <w:r w:rsidRPr="001F42D3">
              <w:t>MDC_VOL_FLUID_DELIV_SEGMENT</w:t>
            </w:r>
          </w:p>
        </w:tc>
      </w:tr>
      <w:tr w:rsidR="008630D6" w:rsidRPr="001F42D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1F42D3" w:rsidRDefault="008630D6" w:rsidP="00670CCB">
            <w:pPr>
              <w:pStyle w:val="TableEntry"/>
            </w:pPr>
            <w:r w:rsidRPr="001F42D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1F42D3" w:rsidRDefault="008630D6" w:rsidP="00670CCB">
            <w:pPr>
              <w:pStyle w:val="TableEntry"/>
            </w:pPr>
            <w:r w:rsidRPr="001F42D3">
              <w:t>MDC_VOL_FLUID_DELIV_TOTAL</w:t>
            </w:r>
          </w:p>
        </w:tc>
      </w:tr>
      <w:tr w:rsidR="008630D6" w:rsidRPr="001F42D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1F42D3" w:rsidRDefault="008630D6" w:rsidP="00670CCB">
            <w:pPr>
              <w:pStyle w:val="TableEntry"/>
            </w:pPr>
            <w:r w:rsidRPr="001F42D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1F42D3" w:rsidRDefault="008630D6" w:rsidP="00670CCB">
            <w:pPr>
              <w:pStyle w:val="TableEntry"/>
            </w:pPr>
            <w:r w:rsidRPr="001F42D3">
              <w:t>MDC_VOL_FLUID_TBI_REMAIN</w:t>
            </w:r>
          </w:p>
        </w:tc>
      </w:tr>
      <w:tr w:rsidR="008630D6" w:rsidRPr="001F42D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1F42D3" w:rsidRDefault="008630D6" w:rsidP="00670CCB">
            <w:pPr>
              <w:pStyle w:val="TableEntry"/>
            </w:pPr>
            <w:r w:rsidRPr="001F42D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1F42D3" w:rsidRDefault="008630D6" w:rsidP="00670CCB">
            <w:pPr>
              <w:pStyle w:val="TableEntry"/>
            </w:pPr>
            <w:r w:rsidRPr="001F42D3">
              <w:t>MDC_TIME_PD_REMAIN</w:t>
            </w:r>
          </w:p>
        </w:tc>
      </w:tr>
      <w:tr w:rsidR="008A7CAB" w:rsidRPr="001F42D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1F42D3" w:rsidRDefault="008A7CAB" w:rsidP="00670CCB">
            <w:pPr>
              <w:pStyle w:val="TableEntry"/>
            </w:pPr>
            <w:r w:rsidRPr="001F42D3">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1F42D3" w:rsidRDefault="008A7CAB" w:rsidP="00670CCB">
            <w:pPr>
              <w:pStyle w:val="TableEntry"/>
              <w:rPr>
                <w:bCs/>
              </w:rPr>
            </w:pPr>
            <w:r w:rsidRPr="001F42D3">
              <w:rPr>
                <w:bCs/>
              </w:rPr>
              <w:t>MDC_PUMP_TCI_MODE</w:t>
            </w:r>
          </w:p>
        </w:tc>
      </w:tr>
      <w:tr w:rsidR="008A7CAB" w:rsidRPr="001F42D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1F42D3" w:rsidRDefault="008A7CAB" w:rsidP="00670CCB">
            <w:pPr>
              <w:pStyle w:val="TableEntry"/>
            </w:pPr>
            <w:r w:rsidRPr="001F42D3">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1F42D3" w:rsidRDefault="008A7CAB" w:rsidP="00670CCB">
            <w:pPr>
              <w:pStyle w:val="TableEntry"/>
              <w:rPr>
                <w:bCs/>
              </w:rPr>
            </w:pPr>
            <w:r w:rsidRPr="001F42D3">
              <w:rPr>
                <w:bCs/>
              </w:rPr>
              <w:t>MDC_PUMP_TCI_MODEL</w:t>
            </w:r>
          </w:p>
        </w:tc>
      </w:tr>
      <w:tr w:rsidR="006A73F0" w:rsidRPr="001F42D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Pr="001F42D3" w:rsidRDefault="006A73F0" w:rsidP="006A73F0">
            <w:pPr>
              <w:pStyle w:val="TableEntry"/>
              <w:rPr>
                <w:color w:val="000000"/>
                <w:szCs w:val="18"/>
              </w:rPr>
            </w:pPr>
            <w:r w:rsidRPr="001F42D3">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1F42D3" w:rsidRDefault="006A73F0" w:rsidP="006A73F0">
            <w:pPr>
              <w:pStyle w:val="TableEntry"/>
              <w:ind w:left="1440" w:hanging="1368"/>
              <w:rPr>
                <w:bCs/>
              </w:rPr>
            </w:pPr>
            <w:r w:rsidRPr="001F42D3">
              <w:rPr>
                <w:bCs/>
                <w:color w:val="000000"/>
                <w:szCs w:val="18"/>
              </w:rPr>
              <w:t>MDC_CONC_TCI_TARGET</w:t>
            </w:r>
          </w:p>
        </w:tc>
      </w:tr>
      <w:tr w:rsidR="006A73F0" w:rsidRPr="001F42D3"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Pr="001F42D3" w:rsidRDefault="006A73F0" w:rsidP="006A73F0">
            <w:pPr>
              <w:pStyle w:val="TableEntry"/>
              <w:rPr>
                <w:color w:val="000000"/>
                <w:szCs w:val="18"/>
              </w:rPr>
            </w:pPr>
            <w:r w:rsidRPr="001F42D3">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1F42D3" w:rsidRDefault="006A73F0" w:rsidP="006A73F0">
            <w:pPr>
              <w:pStyle w:val="TableEntry"/>
              <w:ind w:left="1440" w:hanging="1368"/>
              <w:rPr>
                <w:bCs/>
                <w:color w:val="000000"/>
                <w:szCs w:val="18"/>
              </w:rPr>
            </w:pPr>
            <w:bookmarkStart w:id="1645" w:name="_Hlk101286155"/>
            <w:bookmarkStart w:id="1646" w:name="OLE_LINK102"/>
            <w:r w:rsidRPr="001F42D3">
              <w:rPr>
                <w:bCs/>
                <w:color w:val="000000"/>
                <w:szCs w:val="18"/>
              </w:rPr>
              <w:t>MDC_CONC_TCI_CURRENT_PLASMA</w:t>
            </w:r>
            <w:bookmarkEnd w:id="1645"/>
            <w:bookmarkEnd w:id="1646"/>
          </w:p>
        </w:tc>
      </w:tr>
      <w:tr w:rsidR="006A73F0" w:rsidRPr="001F42D3"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Pr="001F42D3" w:rsidRDefault="006A73F0" w:rsidP="006A73F0">
            <w:pPr>
              <w:pStyle w:val="TableEntry"/>
              <w:rPr>
                <w:color w:val="000000"/>
                <w:szCs w:val="18"/>
              </w:rPr>
            </w:pPr>
            <w:r w:rsidRPr="001F42D3">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1F42D3" w:rsidRDefault="00C30A59" w:rsidP="006A73F0">
            <w:pPr>
              <w:pStyle w:val="TableEntry"/>
              <w:ind w:left="1440" w:hanging="1368"/>
              <w:rPr>
                <w:bCs/>
                <w:color w:val="000000"/>
                <w:szCs w:val="18"/>
              </w:rPr>
            </w:pPr>
            <w:r w:rsidRPr="001F42D3">
              <w:rPr>
                <w:bCs/>
                <w:color w:val="000000"/>
                <w:szCs w:val="18"/>
              </w:rPr>
              <w:t>MDC_CONC_TCI_CURRENT_EFFECT</w:t>
            </w:r>
          </w:p>
        </w:tc>
      </w:tr>
      <w:tr w:rsidR="00765E57" w:rsidRPr="001F42D3"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1F42D3" w:rsidRDefault="00765E57" w:rsidP="006A73F0">
            <w:pPr>
              <w:pStyle w:val="TableEntry"/>
              <w:rPr>
                <w:color w:val="000000"/>
                <w:szCs w:val="18"/>
              </w:rPr>
            </w:pPr>
            <w:r w:rsidRPr="001F42D3">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1F42D3" w:rsidRDefault="00765E57" w:rsidP="006A73F0">
            <w:pPr>
              <w:pStyle w:val="TableEntry"/>
              <w:ind w:left="1440" w:hanging="1368"/>
              <w:rPr>
                <w:bCs/>
                <w:color w:val="000000"/>
                <w:szCs w:val="18"/>
              </w:rPr>
            </w:pPr>
            <w:r w:rsidRPr="001F42D3">
              <w:rPr>
                <w:bCs/>
                <w:color w:val="000000"/>
                <w:szCs w:val="18"/>
              </w:rPr>
              <w:t>MDC_PUMP_RELAY_STATE</w:t>
            </w:r>
          </w:p>
        </w:tc>
      </w:tr>
      <w:tr w:rsidR="00765E57" w:rsidRPr="001F42D3"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Pr="001F42D3" w:rsidRDefault="00765E57" w:rsidP="006A73F0">
            <w:pPr>
              <w:pStyle w:val="TableEntry"/>
              <w:rPr>
                <w:color w:val="000000"/>
                <w:szCs w:val="18"/>
              </w:rPr>
            </w:pPr>
            <w:r w:rsidRPr="001F42D3">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Pr="001F42D3" w:rsidRDefault="00765E57" w:rsidP="006A73F0">
            <w:pPr>
              <w:pStyle w:val="TableEntry"/>
              <w:ind w:left="1440" w:hanging="1368"/>
              <w:rPr>
                <w:bCs/>
                <w:color w:val="000000"/>
                <w:szCs w:val="18"/>
              </w:rPr>
            </w:pPr>
            <w:r w:rsidRPr="001F42D3">
              <w:rPr>
                <w:bCs/>
                <w:color w:val="000000"/>
                <w:szCs w:val="18"/>
              </w:rPr>
              <w:t>MDC_PUMP</w:t>
            </w:r>
            <w:r w:rsidR="00502827" w:rsidRPr="001F42D3">
              <w:rPr>
                <w:bCs/>
                <w:color w:val="000000"/>
                <w:szCs w:val="18"/>
              </w:rPr>
              <w:t>_RELAY_GUID</w:t>
            </w:r>
          </w:p>
        </w:tc>
      </w:tr>
    </w:tbl>
    <w:p w14:paraId="50AA4975" w14:textId="77777777" w:rsidR="008630D6" w:rsidRPr="001F42D3" w:rsidRDefault="008630D6" w:rsidP="008630D6">
      <w:pPr>
        <w:pStyle w:val="BodyText"/>
      </w:pPr>
    </w:p>
    <w:p w14:paraId="2FD0E09A" w14:textId="77777777" w:rsidR="008630D6" w:rsidRPr="001F42D3" w:rsidRDefault="008630D6" w:rsidP="008630D6">
      <w:pPr>
        <w:pStyle w:val="BodyText"/>
      </w:pPr>
      <w:r w:rsidRPr="001F42D3">
        <w:t xml:space="preserve">For IPEC delivery events, the DOR should send all parameters that are known for the infusion. </w:t>
      </w:r>
    </w:p>
    <w:p w14:paraId="7B453847" w14:textId="77777777" w:rsidR="008630D6" w:rsidRPr="001F42D3" w:rsidRDefault="008630D6" w:rsidP="008630D6">
      <w:pPr>
        <w:pStyle w:val="BodyText"/>
      </w:pPr>
      <w:r w:rsidRPr="001F42D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1F42D3" w:rsidRDefault="008630D6" w:rsidP="008630D6">
      <w:pPr>
        <w:pStyle w:val="TableTitle"/>
      </w:pPr>
      <w:r w:rsidRPr="001F42D3">
        <w:t xml:space="preserve">Table </w:t>
      </w:r>
      <w:r w:rsidR="00726697" w:rsidRPr="001F42D3">
        <w:t>M</w:t>
      </w:r>
      <w:r w:rsidRPr="001F42D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1F42D3" w14:paraId="21E9E225" w14:textId="77777777" w:rsidTr="00B34AEB">
        <w:trPr>
          <w:cantSplit/>
          <w:trHeight w:val="315"/>
          <w:tblHeader/>
          <w:jc w:val="center"/>
        </w:trPr>
        <w:tc>
          <w:tcPr>
            <w:tcW w:w="1139" w:type="pct"/>
            <w:shd w:val="clear" w:color="auto" w:fill="D9D9D9"/>
            <w:vAlign w:val="center"/>
          </w:tcPr>
          <w:p w14:paraId="396CBE34" w14:textId="77777777" w:rsidR="008630D6" w:rsidRPr="001F42D3" w:rsidRDefault="008630D6" w:rsidP="00670CCB">
            <w:pPr>
              <w:pStyle w:val="TableEntryHeader"/>
            </w:pPr>
            <w:r w:rsidRPr="001F42D3">
              <w:t>PARAMETER</w:t>
            </w:r>
          </w:p>
        </w:tc>
        <w:tc>
          <w:tcPr>
            <w:tcW w:w="3861" w:type="pct"/>
            <w:shd w:val="clear" w:color="auto" w:fill="D9D9D9"/>
            <w:vAlign w:val="center"/>
          </w:tcPr>
          <w:p w14:paraId="1BC9A5C9" w14:textId="77777777" w:rsidR="008630D6" w:rsidRPr="001F42D3" w:rsidRDefault="008630D6" w:rsidP="00670CCB">
            <w:pPr>
              <w:pStyle w:val="TableEntryHeader"/>
            </w:pPr>
            <w:r w:rsidRPr="001F42D3">
              <w:t>NOTES</w:t>
            </w:r>
          </w:p>
        </w:tc>
      </w:tr>
      <w:tr w:rsidR="008630D6" w:rsidRPr="001F42D3" w14:paraId="10F3FBE0" w14:textId="77777777" w:rsidTr="00B34AEB">
        <w:trPr>
          <w:cantSplit/>
          <w:trHeight w:val="315"/>
          <w:jc w:val="center"/>
        </w:trPr>
        <w:tc>
          <w:tcPr>
            <w:tcW w:w="5000" w:type="pct"/>
            <w:gridSpan w:val="2"/>
            <w:vAlign w:val="center"/>
          </w:tcPr>
          <w:p w14:paraId="24955BEB" w14:textId="77777777" w:rsidR="008630D6" w:rsidRPr="001F42D3" w:rsidRDefault="008630D6" w:rsidP="00670CCB">
            <w:pPr>
              <w:pStyle w:val="TableEntry"/>
              <w:rPr>
                <w:b/>
              </w:rPr>
            </w:pPr>
            <w:r w:rsidRPr="001F42D3">
              <w:rPr>
                <w:b/>
              </w:rPr>
              <w:t>Pump Delivery Info Parameters:</w:t>
            </w:r>
          </w:p>
        </w:tc>
      </w:tr>
      <w:tr w:rsidR="008630D6" w:rsidRPr="001F42D3" w14:paraId="390A1A50" w14:textId="77777777" w:rsidTr="00B34AEB">
        <w:trPr>
          <w:cantSplit/>
          <w:trHeight w:val="315"/>
          <w:jc w:val="center"/>
        </w:trPr>
        <w:tc>
          <w:tcPr>
            <w:tcW w:w="1139" w:type="pct"/>
            <w:vAlign w:val="center"/>
          </w:tcPr>
          <w:p w14:paraId="7B126802" w14:textId="77777777" w:rsidR="008630D6" w:rsidRPr="001F42D3" w:rsidRDefault="008630D6" w:rsidP="00670CCB">
            <w:pPr>
              <w:pStyle w:val="TableEntry"/>
            </w:pPr>
            <w:r w:rsidRPr="001F42D3">
              <w:t>Infusing Status</w:t>
            </w:r>
          </w:p>
        </w:tc>
        <w:tc>
          <w:tcPr>
            <w:tcW w:w="3861" w:type="pct"/>
            <w:vAlign w:val="center"/>
          </w:tcPr>
          <w:p w14:paraId="0C2D184E" w14:textId="77777777" w:rsidR="008630D6" w:rsidRPr="001F42D3" w:rsidRDefault="008630D6" w:rsidP="00670CCB">
            <w:pPr>
              <w:pStyle w:val="TableEntry"/>
            </w:pPr>
            <w:r w:rsidRPr="001F42D3">
              <w:t>Required for Delivery Start, Stop, and Complete.</w:t>
            </w:r>
          </w:p>
        </w:tc>
      </w:tr>
      <w:tr w:rsidR="008630D6" w:rsidRPr="001F42D3" w14:paraId="4394029B" w14:textId="77777777" w:rsidTr="00B34AEB">
        <w:trPr>
          <w:cantSplit/>
          <w:trHeight w:val="315"/>
          <w:jc w:val="center"/>
        </w:trPr>
        <w:tc>
          <w:tcPr>
            <w:tcW w:w="1139" w:type="pct"/>
            <w:vAlign w:val="center"/>
          </w:tcPr>
          <w:p w14:paraId="53A04ED2" w14:textId="77777777" w:rsidR="008630D6" w:rsidRPr="001F42D3" w:rsidRDefault="008630D6" w:rsidP="00670CCB">
            <w:pPr>
              <w:pStyle w:val="TableEntry"/>
            </w:pPr>
            <w:r w:rsidRPr="001F42D3">
              <w:t>Current Pump Fluid Flow</w:t>
            </w:r>
          </w:p>
        </w:tc>
        <w:tc>
          <w:tcPr>
            <w:tcW w:w="3861" w:type="pct"/>
            <w:vAlign w:val="center"/>
          </w:tcPr>
          <w:p w14:paraId="47FCAD5F" w14:textId="77777777" w:rsidR="008630D6" w:rsidRPr="001F42D3" w:rsidRDefault="008630D6" w:rsidP="00670CCB">
            <w:pPr>
              <w:pStyle w:val="TableEntry"/>
            </w:pPr>
            <w:r w:rsidRPr="001F42D3">
              <w:t>Required for Delivery Start, Stop, and Complete.</w:t>
            </w:r>
          </w:p>
        </w:tc>
      </w:tr>
      <w:tr w:rsidR="008630D6" w:rsidRPr="001F42D3" w14:paraId="09D9BC79" w14:textId="77777777" w:rsidTr="00B34AEB">
        <w:trPr>
          <w:cantSplit/>
          <w:trHeight w:val="315"/>
          <w:jc w:val="center"/>
        </w:trPr>
        <w:tc>
          <w:tcPr>
            <w:tcW w:w="1139" w:type="pct"/>
            <w:vAlign w:val="center"/>
          </w:tcPr>
          <w:p w14:paraId="2034E022" w14:textId="77777777" w:rsidR="008630D6" w:rsidRPr="001F42D3" w:rsidRDefault="008630D6" w:rsidP="00670CCB">
            <w:pPr>
              <w:pStyle w:val="TableEntry"/>
            </w:pPr>
            <w:r w:rsidRPr="001F42D3">
              <w:t>Pump Active Sources</w:t>
            </w:r>
          </w:p>
        </w:tc>
        <w:tc>
          <w:tcPr>
            <w:tcW w:w="3861" w:type="pct"/>
            <w:vAlign w:val="center"/>
          </w:tcPr>
          <w:p w14:paraId="27873A71" w14:textId="77777777" w:rsidR="008630D6" w:rsidRPr="001F42D3" w:rsidRDefault="008630D6" w:rsidP="00670CCB">
            <w:pPr>
              <w:pStyle w:val="TableEntry"/>
            </w:pPr>
            <w:r w:rsidRPr="001F42D3">
              <w:t>Required for Delivery Start, Stop, and Complete.</w:t>
            </w:r>
          </w:p>
        </w:tc>
      </w:tr>
      <w:tr w:rsidR="008630D6" w:rsidRPr="001F42D3" w14:paraId="48EBCE48" w14:textId="77777777" w:rsidTr="00B34AEB">
        <w:trPr>
          <w:cantSplit/>
          <w:trHeight w:val="315"/>
          <w:jc w:val="center"/>
        </w:trPr>
        <w:tc>
          <w:tcPr>
            <w:tcW w:w="5000" w:type="pct"/>
            <w:gridSpan w:val="2"/>
            <w:vAlign w:val="center"/>
          </w:tcPr>
          <w:p w14:paraId="01202303" w14:textId="77777777" w:rsidR="008630D6" w:rsidRPr="001F42D3" w:rsidRDefault="008630D6" w:rsidP="00670CCB">
            <w:pPr>
              <w:pStyle w:val="TableEntry"/>
              <w:rPr>
                <w:b/>
              </w:rPr>
            </w:pPr>
            <w:r w:rsidRPr="001F42D3">
              <w:rPr>
                <w:b/>
              </w:rPr>
              <w:t>Active Source Parameters:</w:t>
            </w:r>
          </w:p>
        </w:tc>
      </w:tr>
      <w:tr w:rsidR="008630D6" w:rsidRPr="001F42D3" w14:paraId="534CBA48" w14:textId="77777777" w:rsidTr="00B34AEB">
        <w:trPr>
          <w:cantSplit/>
          <w:trHeight w:val="315"/>
          <w:jc w:val="center"/>
        </w:trPr>
        <w:tc>
          <w:tcPr>
            <w:tcW w:w="1139" w:type="pct"/>
            <w:vAlign w:val="center"/>
          </w:tcPr>
          <w:p w14:paraId="19556FBC" w14:textId="77777777" w:rsidR="008630D6" w:rsidRPr="001F42D3" w:rsidRDefault="008630D6" w:rsidP="00670CCB">
            <w:pPr>
              <w:pStyle w:val="TableEntry"/>
            </w:pPr>
            <w:r w:rsidRPr="001F42D3">
              <w:t>Current Delivery Status</w:t>
            </w:r>
          </w:p>
        </w:tc>
        <w:tc>
          <w:tcPr>
            <w:tcW w:w="3861" w:type="pct"/>
            <w:vAlign w:val="center"/>
          </w:tcPr>
          <w:p w14:paraId="7DAC3A7D" w14:textId="77777777" w:rsidR="008630D6" w:rsidRPr="001F42D3" w:rsidDel="00774633" w:rsidRDefault="008630D6" w:rsidP="00670CCB">
            <w:pPr>
              <w:pStyle w:val="TableEntry"/>
            </w:pPr>
            <w:r w:rsidRPr="001F42D3">
              <w:t>Required for Delivery Start, Stop, and Complete.</w:t>
            </w:r>
          </w:p>
        </w:tc>
      </w:tr>
      <w:tr w:rsidR="008630D6" w:rsidRPr="001F42D3" w14:paraId="67147D3E" w14:textId="77777777" w:rsidTr="00B34AEB">
        <w:trPr>
          <w:cantSplit/>
          <w:trHeight w:val="315"/>
          <w:jc w:val="center"/>
        </w:trPr>
        <w:tc>
          <w:tcPr>
            <w:tcW w:w="1139" w:type="pct"/>
            <w:vAlign w:val="center"/>
          </w:tcPr>
          <w:p w14:paraId="41933326" w14:textId="77777777" w:rsidR="008630D6" w:rsidRPr="001F42D3" w:rsidRDefault="008630D6" w:rsidP="00670CCB">
            <w:pPr>
              <w:pStyle w:val="TableEntry"/>
            </w:pPr>
            <w:r w:rsidRPr="001F42D3">
              <w:t>Program Delivery Mode</w:t>
            </w:r>
          </w:p>
        </w:tc>
        <w:tc>
          <w:tcPr>
            <w:tcW w:w="3861" w:type="pct"/>
            <w:vAlign w:val="center"/>
          </w:tcPr>
          <w:p w14:paraId="471E0E39" w14:textId="77777777" w:rsidR="008630D6" w:rsidRPr="001F42D3" w:rsidRDefault="008630D6" w:rsidP="00670CCB">
            <w:pPr>
              <w:pStyle w:val="TableEntry"/>
            </w:pPr>
            <w:r w:rsidRPr="001F42D3">
              <w:t>Required for Delivery Start, Stop, and Complete.</w:t>
            </w:r>
          </w:p>
        </w:tc>
      </w:tr>
      <w:tr w:rsidR="008630D6" w:rsidRPr="001F42D3" w:rsidDel="003C6471" w14:paraId="617047A2" w14:textId="77777777" w:rsidTr="00B34AEB">
        <w:trPr>
          <w:cantSplit/>
          <w:trHeight w:val="315"/>
          <w:jc w:val="center"/>
        </w:trPr>
        <w:tc>
          <w:tcPr>
            <w:tcW w:w="1139" w:type="pct"/>
            <w:vAlign w:val="center"/>
          </w:tcPr>
          <w:p w14:paraId="181599E1" w14:textId="77777777" w:rsidR="008630D6" w:rsidRPr="001F42D3" w:rsidDel="003C6471" w:rsidRDefault="008630D6" w:rsidP="00670CCB">
            <w:pPr>
              <w:pStyle w:val="TableEntry"/>
            </w:pPr>
            <w:r w:rsidRPr="001F42D3">
              <w:lastRenderedPageBreak/>
              <w:t>Pump Not Delivering Reason</w:t>
            </w:r>
          </w:p>
        </w:tc>
        <w:tc>
          <w:tcPr>
            <w:tcW w:w="3861" w:type="pct"/>
            <w:vAlign w:val="center"/>
          </w:tcPr>
          <w:p w14:paraId="0FBD04DD" w14:textId="77777777" w:rsidR="008630D6" w:rsidRPr="001F42D3" w:rsidDel="003C6471" w:rsidRDefault="008630D6" w:rsidP="00670CCB">
            <w:pPr>
              <w:pStyle w:val="TableEntry"/>
            </w:pPr>
            <w:r w:rsidRPr="001F42D3">
              <w:t>Required for Delivery Stop and Delivery Complete if Current Delivery Status = pump-delivery-status-not-</w:t>
            </w:r>
            <w:proofErr w:type="gramStart"/>
            <w:r w:rsidRPr="001F42D3">
              <w:t>delivering</w:t>
            </w:r>
            <w:proofErr w:type="gramEnd"/>
            <w:r w:rsidRPr="001F42D3">
              <w:t>; not applicable for Delivery Start.</w:t>
            </w:r>
          </w:p>
        </w:tc>
      </w:tr>
      <w:tr w:rsidR="008630D6" w:rsidRPr="001F42D3" w:rsidDel="003C6471" w14:paraId="6A0BC57A" w14:textId="77777777" w:rsidTr="00B34AEB">
        <w:trPr>
          <w:cantSplit/>
          <w:trHeight w:val="315"/>
          <w:jc w:val="center"/>
        </w:trPr>
        <w:tc>
          <w:tcPr>
            <w:tcW w:w="1139" w:type="pct"/>
            <w:vAlign w:val="center"/>
          </w:tcPr>
          <w:p w14:paraId="2B78F848" w14:textId="77777777" w:rsidR="008630D6" w:rsidRPr="001F42D3" w:rsidRDefault="008630D6" w:rsidP="00670CCB">
            <w:pPr>
              <w:pStyle w:val="TableEntry"/>
            </w:pPr>
            <w:r w:rsidRPr="001F42D3">
              <w:t>Source Channel Label</w:t>
            </w:r>
          </w:p>
        </w:tc>
        <w:tc>
          <w:tcPr>
            <w:tcW w:w="3861" w:type="pct"/>
            <w:vAlign w:val="center"/>
          </w:tcPr>
          <w:p w14:paraId="5AD9A13F" w14:textId="77777777" w:rsidR="008630D6" w:rsidRPr="001F42D3" w:rsidRDefault="008630D6" w:rsidP="00670CCB">
            <w:pPr>
              <w:pStyle w:val="TableEntry"/>
            </w:pPr>
            <w:r w:rsidRPr="001F42D3">
              <w:t>Required for Delivery Start, Stop, and Complete.</w:t>
            </w:r>
          </w:p>
        </w:tc>
      </w:tr>
      <w:tr w:rsidR="008630D6" w:rsidRPr="001F42D3" w:rsidDel="003C6471" w14:paraId="0FCE0C27" w14:textId="77777777" w:rsidTr="00B34AEB">
        <w:trPr>
          <w:cantSplit/>
          <w:trHeight w:val="315"/>
          <w:jc w:val="center"/>
        </w:trPr>
        <w:tc>
          <w:tcPr>
            <w:tcW w:w="1139" w:type="pct"/>
            <w:vAlign w:val="center"/>
          </w:tcPr>
          <w:p w14:paraId="60A3C01F" w14:textId="77777777" w:rsidR="008630D6" w:rsidRPr="001F42D3" w:rsidRDefault="008630D6" w:rsidP="00670CCB">
            <w:pPr>
              <w:pStyle w:val="TableEntry"/>
              <w:rPr>
                <w:vertAlign w:val="superscript"/>
              </w:rPr>
            </w:pPr>
            <w:r w:rsidRPr="001F42D3">
              <w:t xml:space="preserve">Current Segment Volume Delivered </w:t>
            </w:r>
            <w:r w:rsidRPr="001F42D3">
              <w:rPr>
                <w:vertAlign w:val="superscript"/>
              </w:rPr>
              <w:t>Note 1</w:t>
            </w:r>
          </w:p>
        </w:tc>
        <w:tc>
          <w:tcPr>
            <w:tcW w:w="3861" w:type="pct"/>
            <w:vAlign w:val="center"/>
          </w:tcPr>
          <w:p w14:paraId="050E4732" w14:textId="77777777" w:rsidR="008630D6" w:rsidRPr="001F42D3" w:rsidRDefault="008630D6" w:rsidP="00670CCB">
            <w:pPr>
              <w:pStyle w:val="TableEntry"/>
            </w:pPr>
            <w:r w:rsidRPr="001F42D3">
              <w:t>For Delivery Stop and Delivery Complete, either this parameter or Cumulative Volume Delivered is required; optional for Delivery Start.</w:t>
            </w:r>
          </w:p>
        </w:tc>
      </w:tr>
      <w:tr w:rsidR="008630D6" w:rsidRPr="001F42D3" w:rsidDel="003C6471" w14:paraId="287424C7" w14:textId="77777777" w:rsidTr="00B34AEB">
        <w:trPr>
          <w:cantSplit/>
          <w:trHeight w:val="315"/>
          <w:jc w:val="center"/>
        </w:trPr>
        <w:tc>
          <w:tcPr>
            <w:tcW w:w="1139" w:type="pct"/>
            <w:vAlign w:val="center"/>
          </w:tcPr>
          <w:p w14:paraId="6EB4F67A" w14:textId="77777777" w:rsidR="008630D6" w:rsidRPr="001F42D3" w:rsidRDefault="008630D6" w:rsidP="00670CCB">
            <w:pPr>
              <w:pStyle w:val="TableEntry"/>
              <w:rPr>
                <w:vertAlign w:val="superscript"/>
              </w:rPr>
            </w:pPr>
            <w:r w:rsidRPr="001F42D3">
              <w:t>Cumulative Volume Delivered</w:t>
            </w:r>
            <w:r w:rsidRPr="001F42D3">
              <w:rPr>
                <w:vertAlign w:val="superscript"/>
              </w:rPr>
              <w:t xml:space="preserve"> Note 1</w:t>
            </w:r>
          </w:p>
        </w:tc>
        <w:tc>
          <w:tcPr>
            <w:tcW w:w="3861" w:type="pct"/>
            <w:vAlign w:val="center"/>
          </w:tcPr>
          <w:p w14:paraId="2F609D02" w14:textId="77777777" w:rsidR="008630D6" w:rsidRPr="001F42D3" w:rsidRDefault="008630D6" w:rsidP="00670CCB">
            <w:pPr>
              <w:pStyle w:val="TableEntry"/>
            </w:pPr>
            <w:r w:rsidRPr="001F42D3">
              <w:t>For Delivery Stop and Delivery Complete, either this parameter or Current Segment Volume Delivered is required; optional for Delivery Start.</w:t>
            </w:r>
          </w:p>
        </w:tc>
      </w:tr>
      <w:tr w:rsidR="00916CFE" w:rsidRPr="001F42D3" w:rsidDel="003C6471" w14:paraId="12BC1215" w14:textId="77777777" w:rsidTr="00F21DA6">
        <w:trPr>
          <w:cantSplit/>
          <w:trHeight w:val="315"/>
          <w:jc w:val="center"/>
        </w:trPr>
        <w:tc>
          <w:tcPr>
            <w:tcW w:w="1139" w:type="pct"/>
            <w:vAlign w:val="center"/>
          </w:tcPr>
          <w:p w14:paraId="71F4E7E3" w14:textId="19665C6D" w:rsidR="00916CFE" w:rsidRPr="001F42D3" w:rsidRDefault="00916CFE" w:rsidP="00916CFE">
            <w:pPr>
              <w:pStyle w:val="TableEntry"/>
            </w:pPr>
            <w:r w:rsidRPr="001F42D3">
              <w:t>TCI Mode</w:t>
            </w:r>
          </w:p>
        </w:tc>
        <w:tc>
          <w:tcPr>
            <w:tcW w:w="3861" w:type="pct"/>
          </w:tcPr>
          <w:p w14:paraId="2472E770" w14:textId="77777777" w:rsidR="00916CFE" w:rsidRPr="001F42D3" w:rsidRDefault="00916CFE" w:rsidP="005C1693">
            <w:pPr>
              <w:pStyle w:val="TableEntry"/>
            </w:pPr>
            <w:r w:rsidRPr="001F42D3">
              <w:t>Optional</w:t>
            </w:r>
          </w:p>
          <w:p w14:paraId="5B70D584" w14:textId="22FECFB4" w:rsidR="00916CFE" w:rsidRPr="001F42D3" w:rsidRDefault="00916CFE" w:rsidP="005C1693">
            <w:pPr>
              <w:pStyle w:val="TableEntry"/>
            </w:pPr>
            <w:r w:rsidRPr="001F42D3">
              <w:t>See ENUM  _MDC_PUMP_TCI_MODE below</w:t>
            </w:r>
          </w:p>
        </w:tc>
      </w:tr>
      <w:tr w:rsidR="00916CFE" w:rsidRPr="001F42D3" w:rsidDel="003C6471" w14:paraId="12B94928" w14:textId="77777777" w:rsidTr="00D55CCE">
        <w:trPr>
          <w:cantSplit/>
          <w:trHeight w:val="315"/>
          <w:jc w:val="center"/>
        </w:trPr>
        <w:tc>
          <w:tcPr>
            <w:tcW w:w="1139" w:type="pct"/>
            <w:vAlign w:val="center"/>
          </w:tcPr>
          <w:p w14:paraId="057F9BA0" w14:textId="7AF6AB30" w:rsidR="00916CFE" w:rsidRPr="001F42D3" w:rsidRDefault="00916CFE" w:rsidP="00916CFE">
            <w:pPr>
              <w:pStyle w:val="TableEntry"/>
            </w:pPr>
            <w:r w:rsidRPr="001F42D3">
              <w:t>TCI Model used</w:t>
            </w:r>
          </w:p>
        </w:tc>
        <w:tc>
          <w:tcPr>
            <w:tcW w:w="3861" w:type="pct"/>
          </w:tcPr>
          <w:p w14:paraId="53E09DDF" w14:textId="77777777" w:rsidR="00916CFE" w:rsidRPr="001F42D3" w:rsidRDefault="00916CFE" w:rsidP="005C1693">
            <w:pPr>
              <w:pStyle w:val="TableEntry"/>
            </w:pPr>
            <w:r w:rsidRPr="001F42D3">
              <w:t>Required if MDC_PUMP_TCI_MODE is present and different from pump-</w:t>
            </w:r>
            <w:proofErr w:type="spellStart"/>
            <w:r w:rsidRPr="001F42D3">
              <w:t>tci</w:t>
            </w:r>
            <w:proofErr w:type="spellEnd"/>
            <w:r w:rsidRPr="001F42D3">
              <w:t>-none</w:t>
            </w:r>
          </w:p>
          <w:p w14:paraId="0B81EEF8" w14:textId="6B1555DE" w:rsidR="00916CFE" w:rsidRPr="001F42D3" w:rsidRDefault="00916CFE" w:rsidP="00916CFE">
            <w:pPr>
              <w:pStyle w:val="TableEntry"/>
            </w:pPr>
            <w:r w:rsidRPr="001F42D3">
              <w:rPr>
                <w:color w:val="000000"/>
                <w:szCs w:val="18"/>
              </w:rPr>
              <w:t>Free String</w:t>
            </w:r>
          </w:p>
        </w:tc>
      </w:tr>
      <w:tr w:rsidR="00916CFE" w:rsidRPr="001F42D3" w:rsidDel="003C6471" w14:paraId="3D5E0F14" w14:textId="77777777" w:rsidTr="00345709">
        <w:trPr>
          <w:cantSplit/>
          <w:trHeight w:val="315"/>
          <w:jc w:val="center"/>
        </w:trPr>
        <w:tc>
          <w:tcPr>
            <w:tcW w:w="1139" w:type="pct"/>
            <w:vAlign w:val="center"/>
          </w:tcPr>
          <w:p w14:paraId="1EE9F6C3" w14:textId="11D3C90B" w:rsidR="00916CFE" w:rsidRPr="001F42D3" w:rsidRDefault="00916CFE" w:rsidP="00916CFE">
            <w:pPr>
              <w:pStyle w:val="TableEntry"/>
            </w:pPr>
            <w:r w:rsidRPr="001F42D3">
              <w:t>TCI Target Concentration</w:t>
            </w:r>
          </w:p>
        </w:tc>
        <w:tc>
          <w:tcPr>
            <w:tcW w:w="3861" w:type="pct"/>
          </w:tcPr>
          <w:p w14:paraId="79817A28" w14:textId="77777777" w:rsidR="00916CFE" w:rsidRPr="001F42D3" w:rsidRDefault="00916CFE" w:rsidP="005C1693">
            <w:pPr>
              <w:pStyle w:val="TableEntry"/>
            </w:pPr>
            <w:r w:rsidRPr="001F42D3">
              <w:t>Same definition as MDC_CONC_DRUG</w:t>
            </w:r>
          </w:p>
          <w:p w14:paraId="10AC4EF7" w14:textId="77384019" w:rsidR="00916CFE" w:rsidRPr="001F42D3" w:rsidRDefault="00916CFE" w:rsidP="00916CFE">
            <w:pPr>
              <w:pStyle w:val="TableEntry"/>
            </w:pPr>
            <w:r w:rsidRPr="001F42D3">
              <w:rPr>
                <w:color w:val="000000"/>
                <w:szCs w:val="18"/>
              </w:rPr>
              <w:t>Required if MDC_PUMP_TCI_MODE is present and different from pump-</w:t>
            </w:r>
            <w:proofErr w:type="spellStart"/>
            <w:r w:rsidRPr="001F42D3">
              <w:rPr>
                <w:color w:val="000000"/>
                <w:szCs w:val="18"/>
              </w:rPr>
              <w:t>tci</w:t>
            </w:r>
            <w:proofErr w:type="spellEnd"/>
            <w:r w:rsidRPr="001F42D3">
              <w:rPr>
                <w:color w:val="000000"/>
                <w:szCs w:val="18"/>
              </w:rPr>
              <w:t>-none and pump-</w:t>
            </w:r>
            <w:proofErr w:type="spellStart"/>
            <w:r w:rsidRPr="001F42D3">
              <w:rPr>
                <w:color w:val="000000"/>
                <w:szCs w:val="18"/>
              </w:rPr>
              <w:t>tci</w:t>
            </w:r>
            <w:proofErr w:type="spellEnd"/>
            <w:r w:rsidRPr="001F42D3">
              <w:rPr>
                <w:color w:val="000000"/>
                <w:szCs w:val="18"/>
              </w:rPr>
              <w:t>-user</w:t>
            </w:r>
          </w:p>
        </w:tc>
      </w:tr>
      <w:tr w:rsidR="00916CFE" w:rsidRPr="001F42D3" w:rsidDel="003C6471" w14:paraId="2EA226F5" w14:textId="77777777" w:rsidTr="00DD1BA0">
        <w:trPr>
          <w:cantSplit/>
          <w:trHeight w:val="315"/>
          <w:jc w:val="center"/>
        </w:trPr>
        <w:tc>
          <w:tcPr>
            <w:tcW w:w="1139" w:type="pct"/>
            <w:vAlign w:val="center"/>
          </w:tcPr>
          <w:p w14:paraId="2BCD7542" w14:textId="19730F39" w:rsidR="00916CFE" w:rsidRPr="001F42D3" w:rsidRDefault="00916CFE" w:rsidP="00916CFE">
            <w:pPr>
              <w:pStyle w:val="TableEntry"/>
            </w:pPr>
            <w:r w:rsidRPr="001F42D3">
              <w:t>TCI current Plasma concentration</w:t>
            </w:r>
          </w:p>
        </w:tc>
        <w:tc>
          <w:tcPr>
            <w:tcW w:w="3861" w:type="pct"/>
          </w:tcPr>
          <w:p w14:paraId="55F203D4" w14:textId="77777777" w:rsidR="00916CFE" w:rsidRPr="001F42D3" w:rsidRDefault="00916CFE" w:rsidP="005C1693">
            <w:pPr>
              <w:pStyle w:val="TableEntry"/>
            </w:pPr>
            <w:r w:rsidRPr="001F42D3">
              <w:t>Same definition as MDC_CONC_DRUG</w:t>
            </w:r>
          </w:p>
          <w:p w14:paraId="04182DD0" w14:textId="4089CD4F" w:rsidR="00916CFE" w:rsidRPr="001F42D3" w:rsidRDefault="00916CFE" w:rsidP="00916CFE">
            <w:pPr>
              <w:pStyle w:val="TableEntry"/>
            </w:pPr>
            <w:r w:rsidRPr="001F42D3">
              <w:rPr>
                <w:color w:val="000000"/>
                <w:szCs w:val="18"/>
              </w:rPr>
              <w:t>Required if MDC_PUMP_TCI_MODE is present and is different from pump-</w:t>
            </w:r>
            <w:proofErr w:type="spellStart"/>
            <w:r w:rsidRPr="001F42D3">
              <w:rPr>
                <w:color w:val="000000"/>
                <w:szCs w:val="18"/>
              </w:rPr>
              <w:t>tci</w:t>
            </w:r>
            <w:proofErr w:type="spellEnd"/>
            <w:r w:rsidRPr="001F42D3">
              <w:rPr>
                <w:color w:val="000000"/>
                <w:szCs w:val="18"/>
              </w:rPr>
              <w:t>-none</w:t>
            </w:r>
          </w:p>
        </w:tc>
      </w:tr>
      <w:tr w:rsidR="00916CFE" w:rsidRPr="001F42D3" w:rsidDel="003C6471" w14:paraId="3EBE2214" w14:textId="77777777" w:rsidTr="00B66B33">
        <w:trPr>
          <w:cantSplit/>
          <w:trHeight w:val="315"/>
          <w:jc w:val="center"/>
        </w:trPr>
        <w:tc>
          <w:tcPr>
            <w:tcW w:w="1139" w:type="pct"/>
            <w:vAlign w:val="center"/>
          </w:tcPr>
          <w:p w14:paraId="68575868" w14:textId="48E7B73F" w:rsidR="00916CFE" w:rsidRPr="001F42D3" w:rsidRDefault="00916CFE" w:rsidP="00916CFE">
            <w:pPr>
              <w:pStyle w:val="TableEntry"/>
            </w:pPr>
            <w:r w:rsidRPr="001F42D3">
              <w:t>TCI current Effect concentration</w:t>
            </w:r>
          </w:p>
        </w:tc>
        <w:tc>
          <w:tcPr>
            <w:tcW w:w="3861" w:type="pct"/>
          </w:tcPr>
          <w:p w14:paraId="5F587B1D" w14:textId="77777777" w:rsidR="00916CFE" w:rsidRPr="001F42D3" w:rsidRDefault="00916CFE" w:rsidP="005C1693">
            <w:pPr>
              <w:pStyle w:val="TableEntry"/>
            </w:pPr>
            <w:r w:rsidRPr="001F42D3">
              <w:t>Same definition as MDC_CONC_DRUG</w:t>
            </w:r>
          </w:p>
          <w:p w14:paraId="79E76FEF" w14:textId="6077E6C4" w:rsidR="00916CFE" w:rsidRPr="001F42D3" w:rsidRDefault="00916CFE" w:rsidP="00916CFE">
            <w:pPr>
              <w:pStyle w:val="TableEntry"/>
            </w:pPr>
            <w:r w:rsidRPr="001F42D3">
              <w:rPr>
                <w:color w:val="000000"/>
                <w:szCs w:val="18"/>
              </w:rPr>
              <w:t>Required if MDC_PUMP_TCI_MODE is present and is different from pump-</w:t>
            </w:r>
            <w:proofErr w:type="spellStart"/>
            <w:r w:rsidRPr="001F42D3">
              <w:rPr>
                <w:color w:val="000000"/>
                <w:szCs w:val="18"/>
              </w:rPr>
              <w:t>tci</w:t>
            </w:r>
            <w:proofErr w:type="spellEnd"/>
            <w:r w:rsidRPr="001F42D3">
              <w:rPr>
                <w:color w:val="000000"/>
                <w:szCs w:val="18"/>
              </w:rPr>
              <w:t>-none</w:t>
            </w:r>
          </w:p>
        </w:tc>
      </w:tr>
      <w:tr w:rsidR="00502827" w:rsidRPr="001F42D3" w:rsidDel="003C6471" w14:paraId="19F2BBFC" w14:textId="77777777" w:rsidTr="001920EC">
        <w:trPr>
          <w:cantSplit/>
          <w:trHeight w:val="315"/>
          <w:jc w:val="center"/>
        </w:trPr>
        <w:tc>
          <w:tcPr>
            <w:tcW w:w="1139" w:type="pct"/>
          </w:tcPr>
          <w:p w14:paraId="65278AD0" w14:textId="23EF96A9" w:rsidR="00502827" w:rsidRPr="001F42D3" w:rsidRDefault="00502827" w:rsidP="00502827">
            <w:pPr>
              <w:pStyle w:val="TableEntry"/>
            </w:pPr>
            <w:r w:rsidRPr="001F42D3">
              <w:rPr>
                <w:color w:val="000000"/>
                <w:szCs w:val="18"/>
              </w:rPr>
              <w:t>Channel Relay State</w:t>
            </w:r>
          </w:p>
        </w:tc>
        <w:tc>
          <w:tcPr>
            <w:tcW w:w="3861" w:type="pct"/>
          </w:tcPr>
          <w:p w14:paraId="1BF67814" w14:textId="77777777" w:rsidR="00502827" w:rsidRPr="001F42D3" w:rsidRDefault="00502827" w:rsidP="005C1693">
            <w:pPr>
              <w:pStyle w:val="TableEntry"/>
            </w:pPr>
            <w:r w:rsidRPr="001F42D3">
              <w:t>Optional</w:t>
            </w:r>
          </w:p>
          <w:p w14:paraId="39054347" w14:textId="5969644A" w:rsidR="00502827" w:rsidRPr="001F42D3" w:rsidRDefault="00502827" w:rsidP="005C1693">
            <w:pPr>
              <w:pStyle w:val="TableEntry"/>
              <w:rPr>
                <w:color w:val="000000"/>
                <w:szCs w:val="18"/>
              </w:rPr>
            </w:pPr>
            <w:r w:rsidRPr="001F42D3">
              <w:rPr>
                <w:color w:val="000000"/>
                <w:szCs w:val="18"/>
              </w:rPr>
              <w:t>See ENUM _ PUMP_RELAY_STATE below</w:t>
            </w:r>
          </w:p>
        </w:tc>
      </w:tr>
      <w:tr w:rsidR="00502827" w:rsidRPr="001F42D3" w:rsidDel="003C6471" w14:paraId="292AD05C" w14:textId="77777777" w:rsidTr="001920EC">
        <w:trPr>
          <w:cantSplit/>
          <w:trHeight w:val="315"/>
          <w:jc w:val="center"/>
        </w:trPr>
        <w:tc>
          <w:tcPr>
            <w:tcW w:w="1139" w:type="pct"/>
          </w:tcPr>
          <w:p w14:paraId="03945EAC" w14:textId="555720A5" w:rsidR="00502827" w:rsidRPr="001F42D3" w:rsidRDefault="00502827" w:rsidP="00502827">
            <w:pPr>
              <w:pStyle w:val="TableEntry"/>
              <w:rPr>
                <w:color w:val="000000"/>
                <w:szCs w:val="18"/>
              </w:rPr>
            </w:pPr>
            <w:r w:rsidRPr="001F42D3">
              <w:rPr>
                <w:color w:val="000000"/>
                <w:szCs w:val="18"/>
              </w:rPr>
              <w:t>Channel Relay GUID</w:t>
            </w:r>
          </w:p>
        </w:tc>
        <w:tc>
          <w:tcPr>
            <w:tcW w:w="3861" w:type="pct"/>
          </w:tcPr>
          <w:p w14:paraId="6E00A0EF" w14:textId="3EFF7CB3" w:rsidR="00502827" w:rsidRPr="001F42D3" w:rsidRDefault="00502827" w:rsidP="005C1693">
            <w:pPr>
              <w:pStyle w:val="TableEntry"/>
            </w:pPr>
            <w:r w:rsidRPr="001F42D3">
              <w:t>Required if MDC_PUMP_RELAY_STATE is present and is different from pump-relay-none</w:t>
            </w:r>
          </w:p>
        </w:tc>
      </w:tr>
    </w:tbl>
    <w:p w14:paraId="0AB3B1F9" w14:textId="1604263A" w:rsidR="008630D6" w:rsidRPr="001F42D3" w:rsidRDefault="008630D6" w:rsidP="005C1693">
      <w:pPr>
        <w:pStyle w:val="Note"/>
      </w:pPr>
      <w:r w:rsidRPr="001F42D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1F42D3" w:rsidRDefault="00D05CDF" w:rsidP="005C1693">
      <w:pPr>
        <w:pStyle w:val="Note"/>
      </w:pPr>
      <w:r w:rsidRPr="001F42D3">
        <w:rPr>
          <w:color w:val="000000"/>
          <w:szCs w:val="18"/>
        </w:rPr>
        <w:t xml:space="preserve">Enum for TCI Mode: ENUM  MDC_PUMP_TCI_MODE </w:t>
      </w:r>
    </w:p>
    <w:p w14:paraId="5053C696" w14:textId="7278701C"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-none</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not in TCI mode (OBX is optional in that case)</w:t>
      </w:r>
    </w:p>
    <w:p w14:paraId="38F658A9" w14:textId="77777777"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-target-plasma</w:t>
      </w:r>
      <w:r w:rsidRPr="001F42D3">
        <w:rPr>
          <w:color w:val="000000"/>
          <w:szCs w:val="18"/>
        </w:rPr>
        <w:t xml:space="preserve">: </w:t>
      </w:r>
      <w:r w:rsidRPr="001F42D3">
        <w:rPr>
          <w:color w:val="000000"/>
          <w:szCs w:val="18"/>
        </w:rPr>
        <w:tab/>
        <w:t>pump in TCI plasma target mode</w:t>
      </w:r>
    </w:p>
    <w:p w14:paraId="5DB42203" w14:textId="77777777"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-target-effect</w:t>
      </w:r>
      <w:r w:rsidRPr="001F42D3">
        <w:rPr>
          <w:color w:val="000000"/>
          <w:szCs w:val="18"/>
        </w:rPr>
        <w:t>:</w:t>
      </w:r>
      <w:r w:rsidRPr="001F42D3">
        <w:rPr>
          <w:color w:val="000000"/>
          <w:szCs w:val="18"/>
        </w:rPr>
        <w:tab/>
      </w:r>
      <w:r w:rsidRPr="001F42D3">
        <w:rPr>
          <w:color w:val="000000"/>
          <w:szCs w:val="18"/>
        </w:rPr>
        <w:tab/>
        <w:t>pump in TCI effect target mode</w:t>
      </w:r>
    </w:p>
    <w:p w14:paraId="6289A607" w14:textId="6725D0E9" w:rsidR="00D05CDF" w:rsidRPr="001F42D3" w:rsidRDefault="00D05CDF" w:rsidP="005C1693">
      <w:pPr>
        <w:pStyle w:val="Note"/>
        <w:numPr>
          <w:ilvl w:val="0"/>
          <w:numId w:val="92"/>
        </w:numPr>
        <w:rPr>
          <w:szCs w:val="24"/>
        </w:rPr>
      </w:pPr>
      <w:r w:rsidRPr="001F42D3">
        <w:rPr>
          <w:b/>
          <w:color w:val="000000"/>
          <w:szCs w:val="18"/>
        </w:rPr>
        <w:t>pump-</w:t>
      </w:r>
      <w:proofErr w:type="spellStart"/>
      <w:r w:rsidRPr="001F42D3">
        <w:rPr>
          <w:b/>
          <w:color w:val="000000"/>
          <w:szCs w:val="18"/>
        </w:rPr>
        <w:t>tci</w:t>
      </w:r>
      <w:proofErr w:type="spellEnd"/>
      <w:r w:rsidRPr="001F42D3">
        <w:rPr>
          <w:b/>
          <w:color w:val="000000"/>
          <w:szCs w:val="18"/>
        </w:rPr>
        <w:t>-user</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in TCI no target mode</w:t>
      </w:r>
    </w:p>
    <w:p w14:paraId="29B0449D" w14:textId="77777777" w:rsidR="00502827" w:rsidRPr="001F42D3" w:rsidRDefault="00502827" w:rsidP="005C1693">
      <w:pPr>
        <w:pStyle w:val="Note"/>
      </w:pPr>
      <w:r w:rsidRPr="001F42D3">
        <w:rPr>
          <w:color w:val="000000"/>
          <w:szCs w:val="18"/>
        </w:rPr>
        <w:t xml:space="preserve">Enum for Channel Relay State: ENUM _PUMP_RELAY_STATE </w:t>
      </w:r>
    </w:p>
    <w:p w14:paraId="6A451758" w14:textId="77777777" w:rsidR="00502827" w:rsidRPr="001F42D3" w:rsidRDefault="00502827" w:rsidP="005C1693">
      <w:pPr>
        <w:pStyle w:val="Note"/>
        <w:numPr>
          <w:ilvl w:val="0"/>
          <w:numId w:val="93"/>
        </w:numPr>
      </w:pPr>
      <w:r w:rsidRPr="001F42D3">
        <w:rPr>
          <w:b/>
          <w:color w:val="000000"/>
          <w:szCs w:val="18"/>
        </w:rPr>
        <w:t>pump-relay-none</w:t>
      </w:r>
      <w:r w:rsidRPr="001F42D3">
        <w:rPr>
          <w:color w:val="000000"/>
          <w:szCs w:val="18"/>
        </w:rPr>
        <w:t>:</w:t>
      </w:r>
      <w:r w:rsidRPr="001F42D3">
        <w:rPr>
          <w:color w:val="000000"/>
          <w:szCs w:val="18"/>
        </w:rPr>
        <w:tab/>
        <w:t xml:space="preserve">pump not participating in a relay </w:t>
      </w:r>
    </w:p>
    <w:p w14:paraId="779D82C7" w14:textId="77777777" w:rsidR="00502827" w:rsidRPr="001F42D3" w:rsidRDefault="00502827" w:rsidP="005C1693">
      <w:pPr>
        <w:pStyle w:val="Note"/>
        <w:numPr>
          <w:ilvl w:val="0"/>
          <w:numId w:val="93"/>
        </w:numPr>
      </w:pPr>
      <w:r w:rsidRPr="001F42D3">
        <w:rPr>
          <w:b/>
          <w:color w:val="000000"/>
          <w:szCs w:val="18"/>
        </w:rPr>
        <w:t>pump-relay-infusing</w:t>
      </w:r>
      <w:r w:rsidRPr="001F42D3">
        <w:rPr>
          <w:color w:val="000000"/>
          <w:szCs w:val="18"/>
        </w:rPr>
        <w:t xml:space="preserve">: </w:t>
      </w:r>
      <w:r w:rsidRPr="001F42D3">
        <w:rPr>
          <w:color w:val="000000"/>
          <w:szCs w:val="18"/>
        </w:rPr>
        <w:tab/>
        <w:t>pump infusing in a relay</w:t>
      </w:r>
    </w:p>
    <w:p w14:paraId="70AEF723" w14:textId="77777777" w:rsidR="00502827" w:rsidRPr="001F42D3" w:rsidRDefault="00502827" w:rsidP="005C1693">
      <w:pPr>
        <w:pStyle w:val="Note"/>
        <w:numPr>
          <w:ilvl w:val="0"/>
          <w:numId w:val="93"/>
        </w:numPr>
      </w:pPr>
      <w:r w:rsidRPr="001F42D3">
        <w:rPr>
          <w:b/>
          <w:color w:val="000000"/>
          <w:szCs w:val="18"/>
        </w:rPr>
        <w:t>pump-relay-</w:t>
      </w:r>
      <w:proofErr w:type="gramStart"/>
      <w:r w:rsidRPr="001F42D3">
        <w:rPr>
          <w:b/>
          <w:color w:val="000000"/>
          <w:szCs w:val="18"/>
        </w:rPr>
        <w:t>waiting</w:t>
      </w:r>
      <w:r w:rsidRPr="001F42D3">
        <w:rPr>
          <w:color w:val="000000"/>
          <w:szCs w:val="18"/>
        </w:rPr>
        <w:t>:</w:t>
      </w:r>
      <w:proofErr w:type="gramEnd"/>
      <w:r w:rsidRPr="001F42D3">
        <w:rPr>
          <w:color w:val="000000"/>
          <w:szCs w:val="18"/>
        </w:rPr>
        <w:tab/>
        <w:t>pump programmed for a relay and waiting to take that relay</w:t>
      </w:r>
    </w:p>
    <w:p w14:paraId="034BFAD2" w14:textId="77777777" w:rsidR="00502827" w:rsidRPr="001F42D3" w:rsidRDefault="00502827" w:rsidP="005C1693">
      <w:pPr>
        <w:pStyle w:val="Note"/>
        <w:numPr>
          <w:ilvl w:val="0"/>
          <w:numId w:val="93"/>
        </w:numPr>
      </w:pPr>
      <w:r w:rsidRPr="001F42D3">
        <w:rPr>
          <w:b/>
          <w:color w:val="000000"/>
          <w:szCs w:val="18"/>
        </w:rPr>
        <w:t>pump-relay-complete</w:t>
      </w:r>
      <w:r w:rsidRPr="001F42D3">
        <w:rPr>
          <w:color w:val="000000"/>
          <w:szCs w:val="18"/>
        </w:rPr>
        <w:t>:</w:t>
      </w:r>
      <w:r w:rsidRPr="001F42D3">
        <w:rPr>
          <w:color w:val="000000"/>
          <w:szCs w:val="18"/>
        </w:rPr>
        <w:tab/>
        <w:t>pump has just been relayed, and is waiting to be powered off or prepared for next relay</w:t>
      </w:r>
    </w:p>
    <w:p w14:paraId="14E1FC92" w14:textId="77777777" w:rsidR="00502827" w:rsidRPr="001F42D3" w:rsidRDefault="00502827" w:rsidP="005C1693">
      <w:pPr>
        <w:pStyle w:val="BodyText"/>
      </w:pPr>
    </w:p>
    <w:p w14:paraId="3CA31BF2" w14:textId="78180B59" w:rsidR="00502827" w:rsidRPr="001F42D3" w:rsidRDefault="00502827" w:rsidP="005C1693">
      <w:pPr>
        <w:pStyle w:val="BodyText"/>
        <w:rPr>
          <w:szCs w:val="24"/>
        </w:rPr>
      </w:pPr>
      <w:r w:rsidRPr="001F42D3">
        <w:lastRenderedPageBreak/>
        <w:t xml:space="preserve">Note: if state is </w:t>
      </w:r>
      <w:r w:rsidRPr="001F42D3">
        <w:rPr>
          <w:b/>
        </w:rPr>
        <w:t>pump-relay-none</w:t>
      </w:r>
      <w:r w:rsidRPr="001F42D3">
        <w:t>:</w:t>
      </w:r>
    </w:p>
    <w:p w14:paraId="5873F884" w14:textId="77777777" w:rsidR="00502827" w:rsidRPr="001F42D3" w:rsidRDefault="00502827" w:rsidP="005C1693">
      <w:pPr>
        <w:pStyle w:val="ListBullet2"/>
        <w:rPr>
          <w:szCs w:val="24"/>
        </w:rPr>
      </w:pPr>
      <w:proofErr w:type="gramStart"/>
      <w:r w:rsidRPr="001F42D3">
        <w:t>The OBX</w:t>
      </w:r>
      <w:proofErr w:type="gramEnd"/>
      <w:r w:rsidRPr="001F42D3">
        <w:t xml:space="preserve"> is optional if there is/was no relay</w:t>
      </w:r>
    </w:p>
    <w:p w14:paraId="7411C57A" w14:textId="77777777" w:rsidR="00502827" w:rsidRPr="001F42D3" w:rsidRDefault="00502827" w:rsidP="005C1693">
      <w:pPr>
        <w:pStyle w:val="ListBullet2"/>
        <w:rPr>
          <w:szCs w:val="24"/>
        </w:rPr>
      </w:pPr>
      <w:r w:rsidRPr="001F42D3">
        <w:t xml:space="preserve">The OBX is required if there </w:t>
      </w:r>
      <w:proofErr w:type="gramStart"/>
      <w:r w:rsidRPr="001F42D3">
        <w:t>was</w:t>
      </w:r>
      <w:proofErr w:type="gramEnd"/>
      <w:r w:rsidRPr="001F42D3">
        <w:t xml:space="preserve"> a relay and it has been broken for any reason</w:t>
      </w:r>
    </w:p>
    <w:p w14:paraId="7E7955F0" w14:textId="1EF93902" w:rsidR="008630D6" w:rsidRPr="001F42D3" w:rsidRDefault="008630D6" w:rsidP="008630D6">
      <w:pPr>
        <w:pStyle w:val="BodyText"/>
      </w:pPr>
      <w:r w:rsidRPr="001F42D3">
        <w:t>The following table outlines the parameters that are sent with the Communication Status Change event.</w:t>
      </w:r>
    </w:p>
    <w:p w14:paraId="0FE2D7B8" w14:textId="011409FC" w:rsidR="008630D6" w:rsidRPr="001F42D3" w:rsidRDefault="008630D6" w:rsidP="008630D6">
      <w:pPr>
        <w:pStyle w:val="TableTitle"/>
      </w:pPr>
      <w:r w:rsidRPr="001F42D3">
        <w:t xml:space="preserve">Table </w:t>
      </w:r>
      <w:r w:rsidR="00726697" w:rsidRPr="001F42D3">
        <w:t>M</w:t>
      </w:r>
      <w:r w:rsidRPr="001F42D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1F42D3" w14:paraId="27F39783" w14:textId="77777777" w:rsidTr="00670CCB">
        <w:trPr>
          <w:trHeight w:val="315"/>
          <w:tblHeader/>
        </w:trPr>
        <w:tc>
          <w:tcPr>
            <w:tcW w:w="1459" w:type="pct"/>
            <w:shd w:val="clear" w:color="auto" w:fill="D9D9D9"/>
            <w:vAlign w:val="center"/>
          </w:tcPr>
          <w:p w14:paraId="0C7A6751" w14:textId="77777777" w:rsidR="008630D6" w:rsidRPr="001F42D3" w:rsidRDefault="008630D6" w:rsidP="00670CCB">
            <w:pPr>
              <w:pStyle w:val="TableEntryHeader"/>
            </w:pPr>
            <w:r w:rsidRPr="001F42D3">
              <w:t>PARAMETER</w:t>
            </w:r>
          </w:p>
        </w:tc>
        <w:tc>
          <w:tcPr>
            <w:tcW w:w="3541" w:type="pct"/>
            <w:shd w:val="clear" w:color="auto" w:fill="D9D9D9"/>
            <w:vAlign w:val="center"/>
          </w:tcPr>
          <w:p w14:paraId="4EDA4E1D" w14:textId="77777777" w:rsidR="008630D6" w:rsidRPr="001F42D3" w:rsidRDefault="008630D6" w:rsidP="00670CCB">
            <w:pPr>
              <w:pStyle w:val="TableEntryHeader"/>
            </w:pPr>
            <w:r w:rsidRPr="001F42D3">
              <w:t>NOTES</w:t>
            </w:r>
          </w:p>
        </w:tc>
      </w:tr>
      <w:tr w:rsidR="008630D6" w:rsidRPr="001F42D3" w14:paraId="61D12E6F" w14:textId="77777777" w:rsidTr="00670CCB">
        <w:trPr>
          <w:trHeight w:val="315"/>
        </w:trPr>
        <w:tc>
          <w:tcPr>
            <w:tcW w:w="1459" w:type="pct"/>
            <w:vAlign w:val="center"/>
          </w:tcPr>
          <w:p w14:paraId="4708426C" w14:textId="77777777" w:rsidR="008630D6" w:rsidRPr="001F42D3" w:rsidRDefault="008630D6" w:rsidP="00670CCB">
            <w:pPr>
              <w:pStyle w:val="TableEntry"/>
            </w:pPr>
            <w:r w:rsidRPr="001F42D3">
              <w:t>Communication Status</w:t>
            </w:r>
          </w:p>
        </w:tc>
        <w:tc>
          <w:tcPr>
            <w:tcW w:w="3541" w:type="pct"/>
            <w:vAlign w:val="center"/>
          </w:tcPr>
          <w:p w14:paraId="22E90E2A" w14:textId="77777777" w:rsidR="008630D6" w:rsidRPr="001F42D3" w:rsidDel="00774633" w:rsidRDefault="008630D6" w:rsidP="00670CCB">
            <w:pPr>
              <w:pStyle w:val="TableEntry"/>
            </w:pPr>
            <w:r w:rsidRPr="001F42D3">
              <w:t>Required.</w:t>
            </w:r>
          </w:p>
        </w:tc>
      </w:tr>
    </w:tbl>
    <w:p w14:paraId="30EF359C" w14:textId="77777777" w:rsidR="008630D6" w:rsidRPr="001F42D3" w:rsidRDefault="008630D6" w:rsidP="008630D6">
      <w:pPr>
        <w:pStyle w:val="BodyText"/>
      </w:pPr>
    </w:p>
    <w:p w14:paraId="63E880FB" w14:textId="5A0CCD67" w:rsidR="008630D6" w:rsidRPr="001F42D3" w:rsidRDefault="008630D6" w:rsidP="008630D6">
      <w:pPr>
        <w:pStyle w:val="BodyText"/>
      </w:pPr>
      <w:r w:rsidRPr="001F42D3">
        <w:t xml:space="preserve">Table </w:t>
      </w:r>
      <w:r w:rsidR="00CE1CA8" w:rsidRPr="001F42D3">
        <w:t>M</w:t>
      </w:r>
      <w:r w:rsidRPr="001F42D3">
        <w:t xml:space="preserve">.1.2.1-4: Clinical Scenarios describes the mapping of clinical scenarios to pump events. </w:t>
      </w:r>
    </w:p>
    <w:p w14:paraId="69A8F8D2" w14:textId="77777777" w:rsidR="008630D6" w:rsidRPr="001F42D3" w:rsidRDefault="008630D6" w:rsidP="008630D6">
      <w:pPr>
        <w:pStyle w:val="BodyText"/>
      </w:pPr>
      <w:r w:rsidRPr="001F42D3">
        <w:t>Notes:</w:t>
      </w:r>
    </w:p>
    <w:p w14:paraId="125E6FC0" w14:textId="77777777" w:rsidR="008630D6" w:rsidRPr="001F42D3" w:rsidRDefault="008630D6" w:rsidP="005C1693">
      <w:pPr>
        <w:pStyle w:val="ListBullet2"/>
      </w:pPr>
      <w:r w:rsidRPr="001F42D3">
        <w:t xml:space="preserve">The term “delivery segment” refers to the period between </w:t>
      </w:r>
      <w:proofErr w:type="gramStart"/>
      <w:r w:rsidRPr="001F42D3">
        <w:t>a</w:t>
      </w:r>
      <w:proofErr w:type="gramEnd"/>
      <w:r w:rsidRPr="001F42D3">
        <w:t xml:space="preserve"> MDC_EVT_PUMP_DELIV_START event and the next MDC_EVT_PUMP_DELIV_STOP or MDC_EVT_PUMP_DELIV_COMP event</w:t>
      </w:r>
    </w:p>
    <w:p w14:paraId="4BF1DBF6" w14:textId="77777777" w:rsidR="008630D6" w:rsidRPr="001F42D3" w:rsidRDefault="008630D6" w:rsidP="005C1693">
      <w:pPr>
        <w:pStyle w:val="ListBullet2"/>
      </w:pPr>
      <w:r w:rsidRPr="001F42D3">
        <w:t>Although the Pump Active Sources parameters can identify multiple sources, there is only one active source at a given time in each of the scenarios in the table</w:t>
      </w:r>
    </w:p>
    <w:p w14:paraId="18904396" w14:textId="77777777" w:rsidR="008630D6" w:rsidRPr="001F42D3" w:rsidRDefault="008630D6" w:rsidP="005C1693">
      <w:pPr>
        <w:pStyle w:val="ListBullet2"/>
      </w:pPr>
      <w:r w:rsidRPr="001F42D3">
        <w:t>For Pump Active Sources, the value “pump-source-info-*” indicates that either pump-source-info-primary or pump-source-info-secondary is a valid value for the event</w:t>
      </w:r>
    </w:p>
    <w:p w14:paraId="717D9573" w14:textId="77777777" w:rsidR="008630D6" w:rsidRPr="001F42D3" w:rsidRDefault="008630D6" w:rsidP="005C1693">
      <w:pPr>
        <w:pStyle w:val="ListBullet2"/>
      </w:pPr>
      <w:r w:rsidRPr="001F42D3">
        <w:t xml:space="preserve">When Pump Active Sources is one of the following: </w:t>
      </w:r>
    </w:p>
    <w:p w14:paraId="79DB5350" w14:textId="77777777" w:rsidR="008630D6" w:rsidRPr="001F42D3" w:rsidRDefault="008630D6" w:rsidP="005C1693">
      <w:pPr>
        <w:pStyle w:val="ListBullet3"/>
      </w:pPr>
      <w:r w:rsidRPr="001F42D3">
        <w:t>pump-source-info-</w:t>
      </w:r>
      <w:proofErr w:type="spellStart"/>
      <w:r w:rsidRPr="001F42D3">
        <w:t>pca</w:t>
      </w:r>
      <w:proofErr w:type="spellEnd"/>
    </w:p>
    <w:p w14:paraId="6E180BB0" w14:textId="77777777" w:rsidR="008630D6" w:rsidRPr="001F42D3" w:rsidRDefault="008630D6" w:rsidP="005C1693">
      <w:pPr>
        <w:pStyle w:val="ListBullet3"/>
      </w:pPr>
      <w:r w:rsidRPr="001F42D3">
        <w:t>pump-source-info-loading</w:t>
      </w:r>
    </w:p>
    <w:p w14:paraId="2B8540DF" w14:textId="77777777" w:rsidR="008630D6" w:rsidRPr="001F42D3" w:rsidRDefault="008630D6" w:rsidP="005C1693">
      <w:pPr>
        <w:pStyle w:val="ListBullet3"/>
      </w:pPr>
      <w:r w:rsidRPr="001F42D3">
        <w:t>pump-source-info-clinician</w:t>
      </w:r>
    </w:p>
    <w:p w14:paraId="32166E13" w14:textId="77777777" w:rsidR="008630D6" w:rsidRPr="001F42D3" w:rsidRDefault="008630D6" w:rsidP="005C1693">
      <w:pPr>
        <w:pStyle w:val="ListBullet3"/>
      </w:pPr>
      <w:r w:rsidRPr="001F42D3">
        <w:t>pump-source-info-intermittent</w:t>
      </w:r>
    </w:p>
    <w:p w14:paraId="2189982F" w14:textId="77777777" w:rsidR="008630D6" w:rsidRPr="001F42D3" w:rsidRDefault="008630D6" w:rsidP="005C1693">
      <w:pPr>
        <w:pStyle w:val="ListBullet3"/>
      </w:pPr>
      <w:r w:rsidRPr="001F42D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1F42D3" w:rsidRDefault="008630D6" w:rsidP="005C1693">
      <w:pPr>
        <w:pStyle w:val="ListBullet2"/>
      </w:pPr>
      <w:r w:rsidRPr="001F42D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1F42D3" w:rsidRDefault="008630D6" w:rsidP="005C1693">
      <w:pPr>
        <w:pStyle w:val="ListBullet2"/>
      </w:pPr>
      <w:r w:rsidRPr="001F42D3">
        <w:lastRenderedPageBreak/>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5EFDCAD0" w:rsidR="008630D6" w:rsidRPr="001F42D3" w:rsidRDefault="008630D6" w:rsidP="005C1693">
      <w:pPr>
        <w:pStyle w:val="ListBullet2"/>
      </w:pPr>
      <w:r w:rsidRPr="001F42D3">
        <w:t>For events where Current Delivery Status = pump-delivery-status-transitioning, the values for Infusing Status and Current Pump Fluid Flow must be consistent</w:t>
      </w:r>
      <w:r w:rsidR="00E57811" w:rsidRPr="001F42D3">
        <w:t xml:space="preserve">, </w:t>
      </w:r>
      <w:r w:rsidRPr="001F42D3">
        <w:t>i.e., either:</w:t>
      </w:r>
    </w:p>
    <w:p w14:paraId="72819744" w14:textId="77777777" w:rsidR="008630D6" w:rsidRPr="001F42D3" w:rsidRDefault="008630D6" w:rsidP="005C1693">
      <w:pPr>
        <w:pStyle w:val="ListBullet3"/>
      </w:pPr>
      <w:r w:rsidRPr="001F42D3">
        <w:t xml:space="preserve">Infusing Status = pump-status-infusing and Current Pump Fluid Flow &gt; 0, or </w:t>
      </w:r>
    </w:p>
    <w:p w14:paraId="7094F294" w14:textId="77777777" w:rsidR="008630D6" w:rsidRPr="001F42D3" w:rsidRDefault="008630D6" w:rsidP="005C1693">
      <w:pPr>
        <w:pStyle w:val="ListBullet3"/>
      </w:pPr>
      <w:r w:rsidRPr="001F42D3">
        <w:t>Infusing Status = pump-status-not-infusing and Current Pump Fluid Flow = 0</w:t>
      </w:r>
    </w:p>
    <w:p w14:paraId="1D2B00BE" w14:textId="77777777" w:rsidR="008630D6" w:rsidRPr="001F42D3" w:rsidRDefault="008630D6" w:rsidP="005C1693">
      <w:pPr>
        <w:pStyle w:val="ListBullet3"/>
      </w:pPr>
      <w:r w:rsidRPr="001F42D3">
        <w:t xml:space="preserve">In the scenarios, the terms “pump reported status” and “pump reported rate” are used in place of actual values to indicate that it is </w:t>
      </w:r>
      <w:proofErr w:type="gramStart"/>
      <w:r w:rsidRPr="001F42D3">
        <w:t>vendor-specific</w:t>
      </w:r>
      <w:proofErr w:type="gramEnd"/>
      <w:r w:rsidRPr="001F42D3">
        <w:t xml:space="preserve"> as to which of these two combinations of values will be reported.</w:t>
      </w:r>
    </w:p>
    <w:p w14:paraId="15C83EEF" w14:textId="77777777" w:rsidR="008630D6" w:rsidRPr="001F42D3" w:rsidRDefault="008630D6" w:rsidP="005C1693">
      <w:pPr>
        <w:pStyle w:val="ListBullet2"/>
      </w:pPr>
      <w:r w:rsidRPr="001F42D3">
        <w:t>Additional clinical scenarios will be added to this table as they are identified.</w:t>
      </w:r>
    </w:p>
    <w:p w14:paraId="7EAF2BFA" w14:textId="3830D3CA" w:rsidR="008630D6" w:rsidRPr="001F42D3" w:rsidRDefault="008630D6" w:rsidP="008630D6">
      <w:pPr>
        <w:pStyle w:val="TableTitle"/>
      </w:pPr>
      <w:r w:rsidRPr="001F42D3">
        <w:t xml:space="preserve">Table </w:t>
      </w:r>
      <w:r w:rsidR="00726697" w:rsidRPr="001F42D3">
        <w:t>M</w:t>
      </w:r>
      <w:r w:rsidRPr="001F42D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1F42D3" w14:paraId="6B8BE364" w14:textId="77777777" w:rsidTr="00670CCB">
        <w:trPr>
          <w:tblHeader/>
        </w:trPr>
        <w:tc>
          <w:tcPr>
            <w:tcW w:w="761" w:type="pct"/>
            <w:shd w:val="clear" w:color="auto" w:fill="E0E0E0"/>
            <w:vAlign w:val="center"/>
          </w:tcPr>
          <w:p w14:paraId="213717F9" w14:textId="77777777" w:rsidR="008630D6" w:rsidRPr="001F42D3" w:rsidRDefault="008630D6" w:rsidP="00670CCB">
            <w:pPr>
              <w:pStyle w:val="TableEntryHeader"/>
            </w:pPr>
            <w:r w:rsidRPr="001F42D3">
              <w:t>Clinical Scenario</w:t>
            </w:r>
          </w:p>
        </w:tc>
        <w:tc>
          <w:tcPr>
            <w:tcW w:w="1316" w:type="pct"/>
            <w:shd w:val="clear" w:color="auto" w:fill="E0E0E0"/>
            <w:vAlign w:val="center"/>
          </w:tcPr>
          <w:p w14:paraId="599F7290" w14:textId="77777777" w:rsidR="008630D6" w:rsidRPr="001F42D3" w:rsidRDefault="008630D6" w:rsidP="00670CCB">
            <w:pPr>
              <w:pStyle w:val="TableEntryHeader"/>
            </w:pPr>
            <w:r w:rsidRPr="001F42D3">
              <w:t>PCD-10    Event</w:t>
            </w:r>
          </w:p>
        </w:tc>
        <w:tc>
          <w:tcPr>
            <w:tcW w:w="1880" w:type="pct"/>
            <w:shd w:val="clear" w:color="auto" w:fill="E0E0E0"/>
            <w:vAlign w:val="center"/>
          </w:tcPr>
          <w:p w14:paraId="54FAE69D" w14:textId="77777777" w:rsidR="008630D6" w:rsidRPr="001F42D3" w:rsidRDefault="008630D6" w:rsidP="00670CCB">
            <w:pPr>
              <w:pStyle w:val="TableEntryHeader"/>
            </w:pPr>
            <w:r w:rsidRPr="001F42D3">
              <w:t>Parameters</w:t>
            </w:r>
          </w:p>
        </w:tc>
        <w:tc>
          <w:tcPr>
            <w:tcW w:w="1043" w:type="pct"/>
            <w:shd w:val="clear" w:color="auto" w:fill="E0E0E0"/>
            <w:vAlign w:val="center"/>
          </w:tcPr>
          <w:p w14:paraId="386DE8E1" w14:textId="77777777" w:rsidR="008630D6" w:rsidRPr="001F42D3" w:rsidRDefault="008630D6" w:rsidP="00670CCB">
            <w:pPr>
              <w:pStyle w:val="TableEntryHeader"/>
            </w:pPr>
            <w:r w:rsidRPr="001F42D3">
              <w:t>Discussion</w:t>
            </w:r>
          </w:p>
        </w:tc>
      </w:tr>
      <w:tr w:rsidR="008630D6" w:rsidRPr="001F42D3" w14:paraId="234429F2" w14:textId="77777777" w:rsidTr="00670CCB">
        <w:trPr>
          <w:cantSplit/>
          <w:trHeight w:val="139"/>
        </w:trPr>
        <w:tc>
          <w:tcPr>
            <w:tcW w:w="761" w:type="pct"/>
            <w:vMerge w:val="restart"/>
          </w:tcPr>
          <w:p w14:paraId="709F637E" w14:textId="77777777" w:rsidR="008630D6" w:rsidRPr="001F42D3" w:rsidRDefault="008630D6" w:rsidP="00670CCB">
            <w:pPr>
              <w:pStyle w:val="TableEntry"/>
            </w:pPr>
            <w:r w:rsidRPr="001F42D3">
              <w:t xml:space="preserve">New infusion </w:t>
            </w:r>
            <w:proofErr w:type="gramStart"/>
            <w:r w:rsidRPr="001F42D3">
              <w:t>start</w:t>
            </w:r>
            <w:proofErr w:type="gramEnd"/>
            <w:r w:rsidRPr="001F42D3">
              <w:t xml:space="preserve">, followed by eventual transition to KVO, followed by transition from KVO to </w:t>
            </w:r>
            <w:proofErr w:type="gramStart"/>
            <w:r w:rsidRPr="001F42D3">
              <w:t>paused</w:t>
            </w:r>
            <w:proofErr w:type="gramEnd"/>
          </w:p>
          <w:p w14:paraId="2DB8D5D5" w14:textId="77777777" w:rsidR="008630D6" w:rsidRPr="001F42D3" w:rsidRDefault="008630D6" w:rsidP="00670CCB">
            <w:pPr>
              <w:pStyle w:val="TableEntry"/>
            </w:pPr>
          </w:p>
          <w:p w14:paraId="26F00600" w14:textId="77777777" w:rsidR="008630D6" w:rsidRPr="001F42D3" w:rsidRDefault="008630D6" w:rsidP="00670CCB">
            <w:pPr>
              <w:pStyle w:val="TableEntry"/>
            </w:pPr>
          </w:p>
        </w:tc>
        <w:tc>
          <w:tcPr>
            <w:tcW w:w="1316" w:type="pct"/>
          </w:tcPr>
          <w:p w14:paraId="6122FBA0" w14:textId="77777777" w:rsidR="008630D6" w:rsidRPr="001F42D3" w:rsidRDefault="008630D6" w:rsidP="00670CCB">
            <w:pPr>
              <w:pStyle w:val="TableEntry"/>
            </w:pPr>
            <w:r w:rsidRPr="001F42D3">
              <w:t>MDC_EVT_PUMP_DELIV_ START</w:t>
            </w:r>
          </w:p>
        </w:tc>
        <w:tc>
          <w:tcPr>
            <w:tcW w:w="1880" w:type="pct"/>
          </w:tcPr>
          <w:p w14:paraId="161C09DC" w14:textId="77777777" w:rsidR="008630D6" w:rsidRPr="001F42D3" w:rsidRDefault="008630D6" w:rsidP="00670CCB">
            <w:pPr>
              <w:pStyle w:val="TableEntry"/>
              <w:rPr>
                <w:u w:val="single"/>
              </w:rPr>
            </w:pPr>
            <w:r w:rsidRPr="001F42D3">
              <w:rPr>
                <w:u w:val="single"/>
              </w:rPr>
              <w:t>Pump Delivery Info Parameters:</w:t>
            </w:r>
          </w:p>
          <w:p w14:paraId="4CB30381" w14:textId="77777777" w:rsidR="008630D6" w:rsidRPr="001F42D3" w:rsidRDefault="008630D6" w:rsidP="00670CCB">
            <w:pPr>
              <w:pStyle w:val="TableEntry"/>
            </w:pPr>
            <w:r w:rsidRPr="001F42D3">
              <w:rPr>
                <w:color w:val="0000FF"/>
              </w:rPr>
              <w:t>Infusing Status</w:t>
            </w:r>
            <w:r w:rsidRPr="001F42D3">
              <w:t>=pump-status-infusing</w:t>
            </w:r>
          </w:p>
          <w:p w14:paraId="0A9A49C1" w14:textId="77777777" w:rsidR="008630D6" w:rsidRPr="001F42D3" w:rsidRDefault="008630D6" w:rsidP="00670CCB">
            <w:pPr>
              <w:pStyle w:val="TableEntry"/>
            </w:pPr>
            <w:r w:rsidRPr="001F42D3">
              <w:rPr>
                <w:color w:val="0000FF"/>
              </w:rPr>
              <w:t>Current Pump Fluid Flow</w:t>
            </w:r>
            <w:r w:rsidRPr="001F42D3">
              <w:t>=programmed rate</w:t>
            </w:r>
          </w:p>
          <w:p w14:paraId="5C0C1514" w14:textId="77777777" w:rsidR="008630D6" w:rsidRPr="001F42D3" w:rsidRDefault="008630D6" w:rsidP="00670CCB">
            <w:pPr>
              <w:pStyle w:val="TableEntry"/>
            </w:pPr>
            <w:r w:rsidRPr="001F42D3">
              <w:rPr>
                <w:color w:val="0000FF"/>
              </w:rPr>
              <w:t>Pump Active Sources</w:t>
            </w:r>
            <w:r w:rsidRPr="001F42D3">
              <w:t>=pump-source-info-*</w:t>
            </w:r>
          </w:p>
          <w:p w14:paraId="5691814C" w14:textId="77777777" w:rsidR="008630D6" w:rsidRPr="001F42D3" w:rsidRDefault="008630D6" w:rsidP="00670CCB">
            <w:pPr>
              <w:pStyle w:val="TableEntry"/>
            </w:pPr>
          </w:p>
          <w:p w14:paraId="271A2311" w14:textId="77777777" w:rsidR="008630D6" w:rsidRPr="001F42D3" w:rsidRDefault="008630D6" w:rsidP="00670CCB">
            <w:pPr>
              <w:pStyle w:val="TableEntry"/>
              <w:rPr>
                <w:u w:val="single"/>
              </w:rPr>
            </w:pPr>
            <w:r w:rsidRPr="001F42D3">
              <w:rPr>
                <w:u w:val="single"/>
              </w:rPr>
              <w:t>Active Source Parameters:</w:t>
            </w:r>
          </w:p>
          <w:p w14:paraId="30C01094" w14:textId="77777777" w:rsidR="008630D6" w:rsidRPr="001F42D3" w:rsidRDefault="008630D6" w:rsidP="00670CCB">
            <w:pPr>
              <w:pStyle w:val="TableEntry"/>
            </w:pPr>
            <w:r w:rsidRPr="001F42D3">
              <w:rPr>
                <w:color w:val="0000FF"/>
              </w:rPr>
              <w:t>Current Delivery Status</w:t>
            </w:r>
            <w:r w:rsidRPr="001F42D3">
              <w:t>=pump-delivery-status-delivering</w:t>
            </w:r>
          </w:p>
          <w:p w14:paraId="5348C998" w14:textId="77777777" w:rsidR="008630D6" w:rsidRPr="001F42D3" w:rsidRDefault="008630D6" w:rsidP="00670CCB">
            <w:pPr>
              <w:pStyle w:val="TableEntry"/>
            </w:pPr>
            <w:r w:rsidRPr="001F42D3">
              <w:rPr>
                <w:color w:val="0000FF"/>
              </w:rPr>
              <w:t>Program Delivery Mode</w:t>
            </w:r>
            <w:r w:rsidRPr="001F42D3">
              <w:t>=pump-program-delivery-mode-continuous</w:t>
            </w:r>
          </w:p>
          <w:p w14:paraId="2A6A9F2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5768EB05" w14:textId="77777777" w:rsidR="008630D6" w:rsidRPr="001F42D3" w:rsidRDefault="008630D6" w:rsidP="00670CCB">
            <w:pPr>
              <w:pStyle w:val="TableEntry"/>
            </w:pPr>
            <w:r w:rsidRPr="001F42D3">
              <w:rPr>
                <w:color w:val="0000FF"/>
              </w:rPr>
              <w:t>Rate</w:t>
            </w:r>
            <w:r w:rsidRPr="001F42D3">
              <w:t>=programmed rate</w:t>
            </w:r>
          </w:p>
          <w:p w14:paraId="6F0CF3B5" w14:textId="77777777" w:rsidR="008630D6" w:rsidRPr="001F42D3" w:rsidRDefault="008630D6" w:rsidP="00670CCB">
            <w:pPr>
              <w:pStyle w:val="TableEntry"/>
            </w:pPr>
            <w:r w:rsidRPr="001F42D3">
              <w:rPr>
                <w:color w:val="0000FF"/>
              </w:rPr>
              <w:t>Dose Rate</w:t>
            </w:r>
            <w:r w:rsidRPr="001F42D3">
              <w:t>=programmed dose rate</w:t>
            </w:r>
          </w:p>
          <w:p w14:paraId="5EEE5F3D" w14:textId="77777777" w:rsidR="008630D6" w:rsidRPr="001F42D3" w:rsidRDefault="008630D6" w:rsidP="00670CCB">
            <w:pPr>
              <w:pStyle w:val="TableEntry"/>
            </w:pPr>
            <w:r w:rsidRPr="001F42D3">
              <w:rPr>
                <w:color w:val="0000FF"/>
              </w:rPr>
              <w:t>Volume Programmed</w:t>
            </w:r>
            <w:r w:rsidRPr="001F42D3">
              <w:t>=volume programmed</w:t>
            </w:r>
          </w:p>
          <w:p w14:paraId="79C883FE" w14:textId="77777777" w:rsidR="008630D6" w:rsidRPr="001F42D3" w:rsidRDefault="008630D6" w:rsidP="00670CCB">
            <w:pPr>
              <w:pStyle w:val="TableEntry"/>
            </w:pPr>
            <w:r w:rsidRPr="001F42D3">
              <w:rPr>
                <w:color w:val="0000FF"/>
              </w:rPr>
              <w:t>Current Segment Volume Delivered</w:t>
            </w:r>
            <w:r w:rsidRPr="001F42D3">
              <w:t>=0</w:t>
            </w:r>
          </w:p>
          <w:p w14:paraId="1C7CA980" w14:textId="77777777" w:rsidR="008630D6" w:rsidRPr="001F42D3" w:rsidRDefault="008630D6" w:rsidP="00670CCB">
            <w:pPr>
              <w:pStyle w:val="TableEntry"/>
            </w:pPr>
            <w:r w:rsidRPr="001F42D3">
              <w:rPr>
                <w:color w:val="0000FF"/>
              </w:rPr>
              <w:t>Cumulative Volume Delivered</w:t>
            </w:r>
            <w:r w:rsidRPr="001F42D3">
              <w:t>=0</w:t>
            </w:r>
          </w:p>
          <w:p w14:paraId="757F61A6" w14:textId="77777777" w:rsidR="008630D6" w:rsidRPr="001F42D3" w:rsidRDefault="008630D6" w:rsidP="00670CCB">
            <w:pPr>
              <w:pStyle w:val="TableEntry"/>
            </w:pPr>
            <w:r w:rsidRPr="001F42D3">
              <w:rPr>
                <w:color w:val="0000FF"/>
              </w:rPr>
              <w:t>Volume Remaining</w:t>
            </w:r>
            <w:r w:rsidRPr="001F42D3">
              <w:t>=volume programmed</w:t>
            </w:r>
          </w:p>
          <w:p w14:paraId="32D20874"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val="restart"/>
          </w:tcPr>
          <w:p w14:paraId="3E9B1A64" w14:textId="77777777" w:rsidR="008630D6" w:rsidRPr="001F42D3" w:rsidRDefault="008630D6" w:rsidP="00670CCB">
            <w:pPr>
              <w:pStyle w:val="TableEntry"/>
            </w:pPr>
            <w:r w:rsidRPr="001F42D3">
              <w:t>Depending on pump make/model, Rate may not be specific to KVO rate and volume infused may continue to increase after the transition to KVO even though the VTBI has been met</w:t>
            </w:r>
          </w:p>
          <w:p w14:paraId="5F503668" w14:textId="77777777" w:rsidR="008630D6" w:rsidRPr="001F42D3" w:rsidRDefault="008630D6" w:rsidP="00670CCB">
            <w:pPr>
              <w:pStyle w:val="TableEntry"/>
            </w:pPr>
          </w:p>
        </w:tc>
      </w:tr>
      <w:tr w:rsidR="008630D6" w:rsidRPr="001F42D3" w14:paraId="52657071" w14:textId="77777777" w:rsidTr="00670CCB">
        <w:trPr>
          <w:cantSplit/>
          <w:trHeight w:val="139"/>
        </w:trPr>
        <w:tc>
          <w:tcPr>
            <w:tcW w:w="761" w:type="pct"/>
            <w:vMerge/>
          </w:tcPr>
          <w:p w14:paraId="0909ED8D" w14:textId="77777777" w:rsidR="008630D6" w:rsidRPr="001F42D3" w:rsidRDefault="008630D6" w:rsidP="00670CCB">
            <w:pPr>
              <w:pStyle w:val="TableEntry"/>
            </w:pPr>
          </w:p>
        </w:tc>
        <w:tc>
          <w:tcPr>
            <w:tcW w:w="1316" w:type="pct"/>
          </w:tcPr>
          <w:p w14:paraId="5CEAFC62" w14:textId="77777777" w:rsidR="008630D6" w:rsidRPr="001F42D3" w:rsidRDefault="008630D6" w:rsidP="00670CCB">
            <w:pPr>
              <w:pStyle w:val="TableEntry"/>
            </w:pPr>
            <w:r w:rsidRPr="001F42D3">
              <w:t>MDC_EVT_PUMP_DELIV_ COMP</w:t>
            </w:r>
          </w:p>
        </w:tc>
        <w:tc>
          <w:tcPr>
            <w:tcW w:w="1880" w:type="pct"/>
          </w:tcPr>
          <w:p w14:paraId="3DE1245A" w14:textId="77777777" w:rsidR="008630D6" w:rsidRPr="001F42D3" w:rsidRDefault="008630D6" w:rsidP="00670CCB">
            <w:pPr>
              <w:pStyle w:val="TableEntry"/>
              <w:rPr>
                <w:u w:val="single"/>
              </w:rPr>
            </w:pPr>
            <w:r w:rsidRPr="001F42D3">
              <w:rPr>
                <w:u w:val="single"/>
              </w:rPr>
              <w:t>Pump Delivery Info Parameters:</w:t>
            </w:r>
          </w:p>
          <w:p w14:paraId="013C67FE" w14:textId="77777777" w:rsidR="008630D6" w:rsidRPr="001F42D3" w:rsidRDefault="008630D6" w:rsidP="00670CCB">
            <w:pPr>
              <w:pStyle w:val="TableEntry"/>
            </w:pPr>
            <w:r w:rsidRPr="001F42D3">
              <w:rPr>
                <w:color w:val="0000FF"/>
              </w:rPr>
              <w:t>Infusing Status</w:t>
            </w:r>
            <w:r w:rsidRPr="001F42D3">
              <w:t>=pump reported status</w:t>
            </w:r>
          </w:p>
          <w:p w14:paraId="056E1FD8" w14:textId="77777777" w:rsidR="008630D6" w:rsidRPr="001F42D3" w:rsidRDefault="008630D6" w:rsidP="00670CCB">
            <w:pPr>
              <w:pStyle w:val="TableEntry"/>
            </w:pPr>
            <w:r w:rsidRPr="001F42D3">
              <w:rPr>
                <w:color w:val="0000FF"/>
              </w:rPr>
              <w:t>Current Pump Fluid Flow</w:t>
            </w:r>
            <w:r w:rsidRPr="001F42D3">
              <w:t>=pump reported rate</w:t>
            </w:r>
          </w:p>
          <w:p w14:paraId="6CC84728" w14:textId="77777777" w:rsidR="008630D6" w:rsidRPr="001F42D3" w:rsidRDefault="008630D6" w:rsidP="00670CCB">
            <w:pPr>
              <w:pStyle w:val="TableEntry"/>
            </w:pPr>
            <w:r w:rsidRPr="001F42D3">
              <w:rPr>
                <w:color w:val="0000FF"/>
              </w:rPr>
              <w:t>Pump Active Sources</w:t>
            </w:r>
            <w:r w:rsidRPr="001F42D3">
              <w:t>=pump-source-info-*</w:t>
            </w:r>
          </w:p>
          <w:p w14:paraId="5A5EBCE1" w14:textId="77777777" w:rsidR="008630D6" w:rsidRPr="001F42D3" w:rsidRDefault="008630D6" w:rsidP="00670CCB">
            <w:pPr>
              <w:pStyle w:val="TableEntry"/>
            </w:pPr>
          </w:p>
          <w:p w14:paraId="7F80DB2D" w14:textId="77777777" w:rsidR="008630D6" w:rsidRPr="001F42D3" w:rsidRDefault="008630D6" w:rsidP="00670CCB">
            <w:pPr>
              <w:pStyle w:val="TableEntry"/>
              <w:rPr>
                <w:u w:val="single"/>
              </w:rPr>
            </w:pPr>
            <w:r w:rsidRPr="001F42D3">
              <w:rPr>
                <w:u w:val="single"/>
              </w:rPr>
              <w:t>Active Source Parameters:</w:t>
            </w:r>
          </w:p>
          <w:p w14:paraId="0D654C94" w14:textId="77777777" w:rsidR="008630D6" w:rsidRPr="001F42D3" w:rsidRDefault="008630D6" w:rsidP="00670CCB">
            <w:pPr>
              <w:pStyle w:val="TableEntry"/>
            </w:pPr>
            <w:r w:rsidRPr="001F42D3">
              <w:rPr>
                <w:color w:val="0000FF"/>
              </w:rPr>
              <w:t>Current Delivery Status</w:t>
            </w:r>
            <w:r w:rsidRPr="001F42D3">
              <w:t>=pump-delivery-status-transitioning</w:t>
            </w:r>
          </w:p>
          <w:p w14:paraId="02378DBB" w14:textId="77777777" w:rsidR="008630D6" w:rsidRPr="001F42D3" w:rsidRDefault="008630D6" w:rsidP="00670CCB">
            <w:pPr>
              <w:pStyle w:val="TableEntry"/>
            </w:pPr>
            <w:r w:rsidRPr="001F42D3">
              <w:rPr>
                <w:color w:val="0000FF"/>
              </w:rPr>
              <w:t>Program Delivery Mode</w:t>
            </w:r>
            <w:r w:rsidRPr="001F42D3">
              <w:t>=pump-program-delivery-mode-continuous</w:t>
            </w:r>
          </w:p>
          <w:p w14:paraId="2844E8B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6A1A880" w14:textId="77777777" w:rsidR="008630D6" w:rsidRPr="001F42D3" w:rsidRDefault="008630D6" w:rsidP="00670CCB">
            <w:pPr>
              <w:pStyle w:val="TableEntry"/>
            </w:pPr>
            <w:r w:rsidRPr="001F42D3">
              <w:rPr>
                <w:color w:val="0000FF"/>
              </w:rPr>
              <w:t>Rate</w:t>
            </w:r>
            <w:r w:rsidRPr="001F42D3">
              <w:t>=programmed rate</w:t>
            </w:r>
          </w:p>
          <w:p w14:paraId="32CA216C" w14:textId="77777777" w:rsidR="008630D6" w:rsidRPr="001F42D3" w:rsidRDefault="008630D6" w:rsidP="00670CCB">
            <w:pPr>
              <w:pStyle w:val="TableEntry"/>
            </w:pPr>
            <w:r w:rsidRPr="001F42D3">
              <w:rPr>
                <w:color w:val="0000FF"/>
              </w:rPr>
              <w:t>Dose Rate</w:t>
            </w:r>
            <w:r w:rsidRPr="001F42D3">
              <w:t>=programmed dose rate</w:t>
            </w:r>
          </w:p>
          <w:p w14:paraId="0F710DDF" w14:textId="77777777" w:rsidR="008630D6" w:rsidRPr="001F42D3" w:rsidRDefault="008630D6" w:rsidP="00670CCB">
            <w:pPr>
              <w:pStyle w:val="TableEntry"/>
            </w:pPr>
            <w:r w:rsidRPr="001F42D3">
              <w:rPr>
                <w:color w:val="0000FF"/>
              </w:rPr>
              <w:t>Volume Programmed</w:t>
            </w:r>
            <w:r w:rsidRPr="001F42D3">
              <w:t>=volume programmed</w:t>
            </w:r>
          </w:p>
          <w:p w14:paraId="7F2DCB1F" w14:textId="77777777" w:rsidR="008630D6" w:rsidRPr="001F42D3" w:rsidRDefault="008630D6" w:rsidP="00670CCB">
            <w:pPr>
              <w:pStyle w:val="TableEntry"/>
            </w:pPr>
            <w:r w:rsidRPr="001F42D3">
              <w:rPr>
                <w:color w:val="0000FF"/>
              </w:rPr>
              <w:t>Current Segment Volume Delivered</w:t>
            </w:r>
            <w:r w:rsidRPr="001F42D3">
              <w:t>= volume programmed</w:t>
            </w:r>
          </w:p>
          <w:p w14:paraId="1AD65D6C" w14:textId="77777777" w:rsidR="008630D6" w:rsidRPr="001F42D3" w:rsidRDefault="008630D6" w:rsidP="00670CCB">
            <w:pPr>
              <w:pStyle w:val="TableEntry"/>
            </w:pPr>
            <w:r w:rsidRPr="001F42D3">
              <w:rPr>
                <w:color w:val="0000FF"/>
              </w:rPr>
              <w:t>Cumulative Volume Delivered</w:t>
            </w:r>
            <w:r w:rsidRPr="001F42D3">
              <w:t>=volume programmed</w:t>
            </w:r>
          </w:p>
          <w:p w14:paraId="2CCAC723" w14:textId="77777777" w:rsidR="008630D6" w:rsidRPr="001F42D3" w:rsidRDefault="008630D6" w:rsidP="00670CCB">
            <w:pPr>
              <w:pStyle w:val="TableEntry"/>
            </w:pPr>
            <w:r w:rsidRPr="001F42D3">
              <w:rPr>
                <w:color w:val="0000FF"/>
              </w:rPr>
              <w:t>Volume Remaining</w:t>
            </w:r>
            <w:r w:rsidRPr="001F42D3">
              <w:t>=0</w:t>
            </w:r>
          </w:p>
          <w:p w14:paraId="7A464774"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753020C1" w14:textId="77777777" w:rsidR="008630D6" w:rsidRPr="001F42D3" w:rsidRDefault="008630D6" w:rsidP="00670CCB">
            <w:pPr>
              <w:pStyle w:val="TableEntry"/>
            </w:pPr>
          </w:p>
        </w:tc>
      </w:tr>
      <w:tr w:rsidR="008630D6" w:rsidRPr="001F42D3" w14:paraId="433753D8" w14:textId="77777777" w:rsidTr="00670CCB">
        <w:trPr>
          <w:cantSplit/>
          <w:trHeight w:val="139"/>
        </w:trPr>
        <w:tc>
          <w:tcPr>
            <w:tcW w:w="761" w:type="pct"/>
            <w:vMerge/>
          </w:tcPr>
          <w:p w14:paraId="18978149" w14:textId="77777777" w:rsidR="008630D6" w:rsidRPr="001F42D3" w:rsidRDefault="008630D6" w:rsidP="00670CCB">
            <w:pPr>
              <w:pStyle w:val="TableEntry"/>
              <w:rPr>
                <w:rFonts w:ascii="Tahoma" w:hAnsi="Tahoma" w:cs="Tahoma"/>
                <w:sz w:val="16"/>
                <w:szCs w:val="16"/>
              </w:rPr>
            </w:pPr>
          </w:p>
        </w:tc>
        <w:tc>
          <w:tcPr>
            <w:tcW w:w="1316" w:type="pct"/>
          </w:tcPr>
          <w:p w14:paraId="07478605" w14:textId="77777777" w:rsidR="008630D6" w:rsidRPr="001F42D3" w:rsidRDefault="008630D6" w:rsidP="00670CCB">
            <w:pPr>
              <w:pStyle w:val="TableEntry"/>
            </w:pPr>
            <w:r w:rsidRPr="001F42D3">
              <w:t>MDC_EVT_PUMP_DELIV_ START</w:t>
            </w:r>
          </w:p>
        </w:tc>
        <w:tc>
          <w:tcPr>
            <w:tcW w:w="1880" w:type="pct"/>
          </w:tcPr>
          <w:p w14:paraId="5DED1FA4" w14:textId="77777777" w:rsidR="008630D6" w:rsidRPr="001F42D3" w:rsidRDefault="008630D6" w:rsidP="00670CCB">
            <w:pPr>
              <w:pStyle w:val="TableEntry"/>
              <w:rPr>
                <w:u w:val="single"/>
              </w:rPr>
            </w:pPr>
            <w:r w:rsidRPr="001F42D3">
              <w:rPr>
                <w:u w:val="single"/>
              </w:rPr>
              <w:t>Pump Delivery Info Parameters:</w:t>
            </w:r>
          </w:p>
          <w:p w14:paraId="6CE3CEC3" w14:textId="77777777" w:rsidR="008630D6" w:rsidRPr="001F42D3" w:rsidRDefault="008630D6" w:rsidP="00670CCB">
            <w:pPr>
              <w:pStyle w:val="TableEntry"/>
            </w:pPr>
            <w:r w:rsidRPr="001F42D3">
              <w:rPr>
                <w:color w:val="0000FF"/>
              </w:rPr>
              <w:t>Infusing Status</w:t>
            </w:r>
            <w:r w:rsidRPr="001F42D3">
              <w:t>=pump-status-infusing</w:t>
            </w:r>
          </w:p>
          <w:p w14:paraId="7A7FF62A" w14:textId="77777777" w:rsidR="008630D6" w:rsidRPr="001F42D3" w:rsidRDefault="008630D6" w:rsidP="00670CCB">
            <w:pPr>
              <w:pStyle w:val="TableEntry"/>
            </w:pPr>
            <w:r w:rsidRPr="001F42D3">
              <w:rPr>
                <w:color w:val="0000FF"/>
              </w:rPr>
              <w:t>Current Pump Fluid Flow</w:t>
            </w:r>
            <w:r w:rsidRPr="001F42D3">
              <w:t>=KVO rate</w:t>
            </w:r>
          </w:p>
          <w:p w14:paraId="1A1395AF" w14:textId="77777777" w:rsidR="008630D6" w:rsidRPr="001F42D3" w:rsidRDefault="008630D6" w:rsidP="00670CCB">
            <w:pPr>
              <w:pStyle w:val="TableEntry"/>
            </w:pPr>
            <w:r w:rsidRPr="001F42D3">
              <w:rPr>
                <w:color w:val="0000FF"/>
              </w:rPr>
              <w:t>Pump Active Sources</w:t>
            </w:r>
            <w:r w:rsidRPr="001F42D3">
              <w:t>=pump-source-info-*</w:t>
            </w:r>
          </w:p>
          <w:p w14:paraId="7C6207C1" w14:textId="77777777" w:rsidR="008630D6" w:rsidRPr="001F42D3" w:rsidRDefault="008630D6" w:rsidP="00670CCB">
            <w:pPr>
              <w:pStyle w:val="TableEntry"/>
            </w:pPr>
          </w:p>
          <w:p w14:paraId="57D06542" w14:textId="77777777" w:rsidR="008630D6" w:rsidRPr="001F42D3" w:rsidRDefault="008630D6" w:rsidP="00670CCB">
            <w:pPr>
              <w:pStyle w:val="TableEntry"/>
              <w:rPr>
                <w:u w:val="single"/>
              </w:rPr>
            </w:pPr>
            <w:r w:rsidRPr="001F42D3">
              <w:rPr>
                <w:u w:val="single"/>
              </w:rPr>
              <w:t>Active Source Parameters:</w:t>
            </w:r>
          </w:p>
          <w:p w14:paraId="70C96F6A" w14:textId="77777777" w:rsidR="008630D6" w:rsidRPr="001F42D3" w:rsidRDefault="008630D6" w:rsidP="00670CCB">
            <w:pPr>
              <w:pStyle w:val="TableEntry"/>
            </w:pPr>
            <w:r w:rsidRPr="001F42D3">
              <w:rPr>
                <w:color w:val="0000FF"/>
              </w:rPr>
              <w:t>Current Delivery Status</w:t>
            </w:r>
            <w:r w:rsidRPr="001F42D3">
              <w:t>=pump-delivery-status-</w:t>
            </w:r>
            <w:proofErr w:type="spellStart"/>
            <w:r w:rsidRPr="001F42D3">
              <w:t>kvo</w:t>
            </w:r>
            <w:proofErr w:type="spellEnd"/>
          </w:p>
          <w:p w14:paraId="7AC4188F" w14:textId="77777777" w:rsidR="008630D6" w:rsidRPr="001F42D3" w:rsidRDefault="008630D6" w:rsidP="00670CCB">
            <w:pPr>
              <w:pStyle w:val="TableEntry"/>
            </w:pPr>
            <w:r w:rsidRPr="001F42D3">
              <w:rPr>
                <w:color w:val="0000FF"/>
              </w:rPr>
              <w:t>Program Delivery Mode</w:t>
            </w:r>
            <w:r w:rsidRPr="001F42D3">
              <w:t>=pump-program-delivery-mode-continuous</w:t>
            </w:r>
          </w:p>
          <w:p w14:paraId="4FEF2B3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55AEF1F" w14:textId="77777777" w:rsidR="008630D6" w:rsidRPr="001F42D3" w:rsidRDefault="008630D6" w:rsidP="00670CCB">
            <w:pPr>
              <w:pStyle w:val="TableEntry"/>
            </w:pPr>
            <w:r w:rsidRPr="001F42D3">
              <w:rPr>
                <w:color w:val="0000FF"/>
              </w:rPr>
              <w:t>Rate</w:t>
            </w:r>
            <w:r w:rsidRPr="001F42D3">
              <w:t>=KVO rate</w:t>
            </w:r>
          </w:p>
          <w:p w14:paraId="2C944CEF" w14:textId="77777777" w:rsidR="008630D6" w:rsidRPr="001F42D3" w:rsidRDefault="008630D6" w:rsidP="00670CCB">
            <w:pPr>
              <w:pStyle w:val="TableEntry"/>
            </w:pPr>
            <w:r w:rsidRPr="001F42D3">
              <w:rPr>
                <w:color w:val="0000FF"/>
              </w:rPr>
              <w:t>Dose Rate</w:t>
            </w:r>
            <w:r w:rsidRPr="001F42D3">
              <w:t>=n/a</w:t>
            </w:r>
          </w:p>
          <w:p w14:paraId="50582A0A" w14:textId="77777777" w:rsidR="008630D6" w:rsidRPr="001F42D3" w:rsidRDefault="008630D6" w:rsidP="00670CCB">
            <w:pPr>
              <w:pStyle w:val="TableEntry"/>
            </w:pPr>
            <w:r w:rsidRPr="001F42D3">
              <w:rPr>
                <w:color w:val="0000FF"/>
              </w:rPr>
              <w:t>Volume Programmed</w:t>
            </w:r>
            <w:r w:rsidRPr="001F42D3">
              <w:t>=0</w:t>
            </w:r>
          </w:p>
          <w:p w14:paraId="6151AAD5" w14:textId="77777777" w:rsidR="008630D6" w:rsidRPr="001F42D3" w:rsidRDefault="008630D6" w:rsidP="00670CCB">
            <w:pPr>
              <w:pStyle w:val="TableEntry"/>
            </w:pPr>
            <w:r w:rsidRPr="001F42D3">
              <w:rPr>
                <w:color w:val="0000FF"/>
              </w:rPr>
              <w:t>Current Segment Volume Delivered</w:t>
            </w:r>
            <w:r w:rsidRPr="001F42D3">
              <w:t>=0</w:t>
            </w:r>
          </w:p>
          <w:p w14:paraId="1513881F" w14:textId="77777777" w:rsidR="008630D6" w:rsidRPr="001F42D3" w:rsidRDefault="008630D6" w:rsidP="00670CCB">
            <w:pPr>
              <w:pStyle w:val="TableEntry"/>
            </w:pPr>
            <w:r w:rsidRPr="001F42D3">
              <w:rPr>
                <w:color w:val="0000FF"/>
              </w:rPr>
              <w:t>Cumulative Volume Delivered</w:t>
            </w:r>
            <w:r w:rsidRPr="001F42D3">
              <w:t>=volume programmed</w:t>
            </w:r>
          </w:p>
          <w:p w14:paraId="2959BF77" w14:textId="77777777" w:rsidR="008630D6" w:rsidRPr="001F42D3" w:rsidRDefault="008630D6" w:rsidP="00670CCB">
            <w:pPr>
              <w:pStyle w:val="TableEntry"/>
            </w:pPr>
            <w:r w:rsidRPr="001F42D3">
              <w:rPr>
                <w:color w:val="0000FF"/>
              </w:rPr>
              <w:t>Volume Remaining</w:t>
            </w:r>
            <w:r w:rsidRPr="001F42D3">
              <w:t>=0</w:t>
            </w:r>
          </w:p>
          <w:p w14:paraId="7313068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BEE6221" w14:textId="77777777" w:rsidR="008630D6" w:rsidRPr="001F42D3" w:rsidRDefault="008630D6" w:rsidP="00670CCB">
            <w:pPr>
              <w:ind w:hanging="2"/>
              <w:rPr>
                <w:rFonts w:ascii="Tahoma" w:hAnsi="Tahoma" w:cs="Tahoma"/>
                <w:sz w:val="16"/>
                <w:szCs w:val="16"/>
              </w:rPr>
            </w:pPr>
          </w:p>
        </w:tc>
      </w:tr>
      <w:tr w:rsidR="008630D6" w:rsidRPr="001F42D3" w14:paraId="2C6D5569" w14:textId="77777777" w:rsidTr="00670CCB">
        <w:trPr>
          <w:cantSplit/>
        </w:trPr>
        <w:tc>
          <w:tcPr>
            <w:tcW w:w="761" w:type="pct"/>
            <w:vMerge/>
          </w:tcPr>
          <w:p w14:paraId="3C9866BA" w14:textId="77777777" w:rsidR="008630D6" w:rsidRPr="001F42D3" w:rsidRDefault="008630D6" w:rsidP="00670CCB">
            <w:pPr>
              <w:pStyle w:val="TableEntry"/>
            </w:pPr>
          </w:p>
        </w:tc>
        <w:tc>
          <w:tcPr>
            <w:tcW w:w="1316" w:type="pct"/>
          </w:tcPr>
          <w:p w14:paraId="3DA9BE91" w14:textId="77777777" w:rsidR="008630D6" w:rsidRPr="001F42D3" w:rsidRDefault="008630D6" w:rsidP="00670CCB">
            <w:pPr>
              <w:pStyle w:val="TableEntry"/>
            </w:pPr>
            <w:r w:rsidRPr="001F42D3">
              <w:t>MDC_EVT_PUMP_DELIV_ STOP</w:t>
            </w:r>
          </w:p>
        </w:tc>
        <w:tc>
          <w:tcPr>
            <w:tcW w:w="1880" w:type="pct"/>
          </w:tcPr>
          <w:p w14:paraId="3400A814" w14:textId="77777777" w:rsidR="008630D6" w:rsidRPr="001F42D3" w:rsidRDefault="008630D6" w:rsidP="00670CCB">
            <w:pPr>
              <w:pStyle w:val="TableEntry"/>
              <w:rPr>
                <w:u w:val="single"/>
              </w:rPr>
            </w:pPr>
            <w:r w:rsidRPr="001F42D3">
              <w:rPr>
                <w:u w:val="single"/>
              </w:rPr>
              <w:t>Pump Delivery Info Parameters:</w:t>
            </w:r>
          </w:p>
          <w:p w14:paraId="183CD438" w14:textId="77777777" w:rsidR="008630D6" w:rsidRPr="001F42D3" w:rsidRDefault="008630D6" w:rsidP="00670CCB">
            <w:pPr>
              <w:pStyle w:val="TableEntry"/>
            </w:pPr>
            <w:r w:rsidRPr="001F42D3">
              <w:rPr>
                <w:color w:val="0000FF"/>
              </w:rPr>
              <w:t>Infusing Status</w:t>
            </w:r>
            <w:r w:rsidRPr="001F42D3">
              <w:t>=pump-status-not-infusing</w:t>
            </w:r>
          </w:p>
          <w:p w14:paraId="70A630B9" w14:textId="77777777" w:rsidR="008630D6" w:rsidRPr="001F42D3" w:rsidRDefault="008630D6" w:rsidP="00670CCB">
            <w:pPr>
              <w:pStyle w:val="TableEntry"/>
            </w:pPr>
            <w:r w:rsidRPr="001F42D3">
              <w:rPr>
                <w:color w:val="0000FF"/>
              </w:rPr>
              <w:t>Current Pump Fluid Flow</w:t>
            </w:r>
            <w:r w:rsidRPr="001F42D3">
              <w:t>=0</w:t>
            </w:r>
          </w:p>
          <w:p w14:paraId="32A814E1" w14:textId="77777777" w:rsidR="008630D6" w:rsidRPr="001F42D3" w:rsidRDefault="008630D6" w:rsidP="00670CCB">
            <w:pPr>
              <w:pStyle w:val="TableEntry"/>
            </w:pPr>
            <w:r w:rsidRPr="001F42D3">
              <w:rPr>
                <w:color w:val="0000FF"/>
              </w:rPr>
              <w:t>Pump Active Sources</w:t>
            </w:r>
            <w:r w:rsidRPr="001F42D3">
              <w:t>=pump-source-info-*</w:t>
            </w:r>
          </w:p>
          <w:p w14:paraId="7535D653" w14:textId="77777777" w:rsidR="008630D6" w:rsidRPr="001F42D3" w:rsidRDefault="008630D6" w:rsidP="00670CCB">
            <w:pPr>
              <w:pStyle w:val="TableEntry"/>
            </w:pPr>
          </w:p>
          <w:p w14:paraId="2D6C1F25" w14:textId="77777777" w:rsidR="008630D6" w:rsidRPr="001F42D3" w:rsidRDefault="008630D6" w:rsidP="00670CCB">
            <w:pPr>
              <w:pStyle w:val="TableEntry"/>
              <w:rPr>
                <w:u w:val="single"/>
              </w:rPr>
            </w:pPr>
            <w:r w:rsidRPr="001F42D3">
              <w:rPr>
                <w:u w:val="single"/>
              </w:rPr>
              <w:t>Active Source Parameters:</w:t>
            </w:r>
          </w:p>
          <w:p w14:paraId="27F3A4FC" w14:textId="77777777" w:rsidR="008630D6" w:rsidRPr="001F42D3" w:rsidRDefault="008630D6" w:rsidP="00670CCB">
            <w:pPr>
              <w:pStyle w:val="TableEntry"/>
            </w:pPr>
            <w:r w:rsidRPr="001F42D3">
              <w:rPr>
                <w:color w:val="0000FF"/>
              </w:rPr>
              <w:t>Current Delivery Status</w:t>
            </w:r>
            <w:r w:rsidRPr="001F42D3">
              <w:t>=pump-delivery-status-not-delivering</w:t>
            </w:r>
          </w:p>
          <w:p w14:paraId="490D2985"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18FEA238" w14:textId="77777777" w:rsidR="008630D6" w:rsidRPr="001F42D3" w:rsidRDefault="008630D6" w:rsidP="00670CCB">
            <w:pPr>
              <w:pStyle w:val="TableEntry"/>
            </w:pPr>
            <w:r w:rsidRPr="001F42D3">
              <w:rPr>
                <w:color w:val="0000FF"/>
              </w:rPr>
              <w:t>Program Delivery Mode</w:t>
            </w:r>
            <w:r w:rsidRPr="001F42D3">
              <w:t>=pump-program-delivery-mode-continuous</w:t>
            </w:r>
          </w:p>
          <w:p w14:paraId="7BA1FC1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0A53F" w14:textId="77777777" w:rsidR="008630D6" w:rsidRPr="001F42D3" w:rsidRDefault="008630D6" w:rsidP="00670CCB">
            <w:pPr>
              <w:pStyle w:val="TableEntry"/>
            </w:pPr>
            <w:r w:rsidRPr="001F42D3">
              <w:rPr>
                <w:color w:val="0000FF"/>
              </w:rPr>
              <w:t>Rate</w:t>
            </w:r>
            <w:r w:rsidRPr="001F42D3">
              <w:t>=KVO rate</w:t>
            </w:r>
          </w:p>
          <w:p w14:paraId="00E01FDB" w14:textId="77777777" w:rsidR="008630D6" w:rsidRPr="001F42D3" w:rsidRDefault="008630D6" w:rsidP="00670CCB">
            <w:pPr>
              <w:pStyle w:val="TableEntry"/>
            </w:pPr>
            <w:r w:rsidRPr="001F42D3">
              <w:rPr>
                <w:color w:val="0000FF"/>
              </w:rPr>
              <w:t>Dose Rate</w:t>
            </w:r>
            <w:r w:rsidRPr="001F42D3">
              <w:t>=n/a</w:t>
            </w:r>
          </w:p>
          <w:p w14:paraId="3132D05A" w14:textId="77777777" w:rsidR="008630D6" w:rsidRPr="001F42D3" w:rsidRDefault="008630D6" w:rsidP="00670CCB">
            <w:pPr>
              <w:pStyle w:val="TableEntry"/>
            </w:pPr>
            <w:r w:rsidRPr="001F42D3">
              <w:rPr>
                <w:color w:val="0000FF"/>
              </w:rPr>
              <w:t>Volume Programmed</w:t>
            </w:r>
            <w:r w:rsidRPr="001F42D3">
              <w:t>=0</w:t>
            </w:r>
          </w:p>
          <w:p w14:paraId="056FE497" w14:textId="77777777" w:rsidR="008630D6" w:rsidRPr="001F42D3" w:rsidRDefault="008630D6" w:rsidP="00670CCB">
            <w:pPr>
              <w:pStyle w:val="TableEntry"/>
            </w:pPr>
            <w:r w:rsidRPr="001F42D3">
              <w:rPr>
                <w:color w:val="0000FF"/>
              </w:rPr>
              <w:t>Current Segment Volume Delivered</w:t>
            </w:r>
            <w:r w:rsidRPr="001F42D3">
              <w:t>= volume delivered since last DELIV_START</w:t>
            </w:r>
          </w:p>
          <w:p w14:paraId="30A1364E" w14:textId="77777777" w:rsidR="008630D6" w:rsidRPr="001F42D3" w:rsidRDefault="008630D6" w:rsidP="00670CCB">
            <w:pPr>
              <w:pStyle w:val="TableEntry"/>
            </w:pPr>
            <w:r w:rsidRPr="001F42D3">
              <w:rPr>
                <w:color w:val="0000FF"/>
              </w:rPr>
              <w:t>Cumulative Volume Delivered</w:t>
            </w:r>
            <w:r w:rsidRPr="001F42D3">
              <w:t>=volume programmed plus the amount delivered during KVO</w:t>
            </w:r>
          </w:p>
          <w:p w14:paraId="33AD2E6F" w14:textId="77777777" w:rsidR="008630D6" w:rsidRPr="001F42D3" w:rsidRDefault="008630D6" w:rsidP="00670CCB">
            <w:pPr>
              <w:pStyle w:val="TableEntry"/>
            </w:pPr>
            <w:r w:rsidRPr="001F42D3">
              <w:rPr>
                <w:color w:val="0000FF"/>
              </w:rPr>
              <w:t>Volume Remaining</w:t>
            </w:r>
            <w:r w:rsidRPr="001F42D3">
              <w:t>=0</w:t>
            </w:r>
          </w:p>
          <w:p w14:paraId="15DB1D3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1FCDB14" w14:textId="77777777" w:rsidR="008630D6" w:rsidRPr="001F42D3" w:rsidRDefault="008630D6" w:rsidP="00670CCB">
            <w:pPr>
              <w:ind w:hanging="2"/>
              <w:rPr>
                <w:rFonts w:ascii="Tahoma" w:hAnsi="Tahoma" w:cs="Tahoma"/>
                <w:sz w:val="16"/>
                <w:szCs w:val="16"/>
              </w:rPr>
            </w:pPr>
          </w:p>
        </w:tc>
      </w:tr>
      <w:tr w:rsidR="008630D6" w:rsidRPr="001F42D3" w14:paraId="0CD4D76F" w14:textId="77777777" w:rsidTr="00670CCB">
        <w:trPr>
          <w:cantSplit/>
        </w:trPr>
        <w:tc>
          <w:tcPr>
            <w:tcW w:w="761" w:type="pct"/>
            <w:vMerge w:val="restart"/>
          </w:tcPr>
          <w:p w14:paraId="797275BE" w14:textId="77777777" w:rsidR="008630D6" w:rsidRPr="001F42D3" w:rsidRDefault="008630D6" w:rsidP="00670CCB">
            <w:pPr>
              <w:pStyle w:val="TableEntry"/>
            </w:pPr>
            <w:r w:rsidRPr="001F42D3">
              <w:lastRenderedPageBreak/>
              <w:t>Start/restart an infusion, followed by pausing the running infusion</w:t>
            </w:r>
          </w:p>
          <w:p w14:paraId="371C055A" w14:textId="77777777" w:rsidR="008630D6" w:rsidRPr="001F42D3" w:rsidRDefault="008630D6" w:rsidP="00670CCB">
            <w:pPr>
              <w:pStyle w:val="TableEntry"/>
            </w:pPr>
          </w:p>
        </w:tc>
        <w:tc>
          <w:tcPr>
            <w:tcW w:w="1316" w:type="pct"/>
          </w:tcPr>
          <w:p w14:paraId="49063193" w14:textId="77777777" w:rsidR="008630D6" w:rsidRPr="001F42D3" w:rsidRDefault="008630D6" w:rsidP="00670CCB">
            <w:pPr>
              <w:pStyle w:val="TableEntry"/>
            </w:pPr>
            <w:r w:rsidRPr="001F42D3">
              <w:t>MDC_EVT_PUMP_DELIV_ START</w:t>
            </w:r>
          </w:p>
        </w:tc>
        <w:tc>
          <w:tcPr>
            <w:tcW w:w="1880" w:type="pct"/>
          </w:tcPr>
          <w:p w14:paraId="0DA8B31D" w14:textId="77777777" w:rsidR="008630D6" w:rsidRPr="001F42D3" w:rsidRDefault="008630D6" w:rsidP="00670CCB">
            <w:pPr>
              <w:pStyle w:val="TableEntry"/>
              <w:rPr>
                <w:u w:val="single"/>
              </w:rPr>
            </w:pPr>
            <w:r w:rsidRPr="001F42D3">
              <w:rPr>
                <w:u w:val="single"/>
              </w:rPr>
              <w:t>Pump Delivery Info Parameters:</w:t>
            </w:r>
          </w:p>
          <w:p w14:paraId="1BEC29CB" w14:textId="77777777" w:rsidR="008630D6" w:rsidRPr="001F42D3" w:rsidRDefault="008630D6" w:rsidP="00670CCB">
            <w:pPr>
              <w:pStyle w:val="TableEntry"/>
            </w:pPr>
            <w:r w:rsidRPr="001F42D3">
              <w:rPr>
                <w:color w:val="0000FF"/>
              </w:rPr>
              <w:t>Infusing Status</w:t>
            </w:r>
            <w:r w:rsidRPr="001F42D3">
              <w:t>=pump-status-infusing</w:t>
            </w:r>
          </w:p>
          <w:p w14:paraId="4E0C0472" w14:textId="77777777" w:rsidR="008630D6" w:rsidRPr="001F42D3" w:rsidRDefault="008630D6" w:rsidP="00670CCB">
            <w:pPr>
              <w:pStyle w:val="TableEntry"/>
            </w:pPr>
            <w:r w:rsidRPr="001F42D3">
              <w:rPr>
                <w:color w:val="0000FF"/>
              </w:rPr>
              <w:t>Current Pump Fluid Flow</w:t>
            </w:r>
            <w:r w:rsidRPr="001F42D3">
              <w:t>=programmed rate</w:t>
            </w:r>
          </w:p>
          <w:p w14:paraId="3E136FFE" w14:textId="77777777" w:rsidR="008630D6" w:rsidRPr="001F42D3" w:rsidRDefault="008630D6" w:rsidP="00670CCB">
            <w:pPr>
              <w:pStyle w:val="TableEntry"/>
            </w:pPr>
            <w:r w:rsidRPr="001F42D3">
              <w:rPr>
                <w:color w:val="0000FF"/>
              </w:rPr>
              <w:t>Pump Active Sources</w:t>
            </w:r>
            <w:r w:rsidRPr="001F42D3">
              <w:t>=pump-source-info-*</w:t>
            </w:r>
          </w:p>
          <w:p w14:paraId="0ABC304E" w14:textId="77777777" w:rsidR="008630D6" w:rsidRPr="001F42D3" w:rsidRDefault="008630D6" w:rsidP="00670CCB">
            <w:pPr>
              <w:pStyle w:val="TableEntry"/>
            </w:pPr>
          </w:p>
          <w:p w14:paraId="7095C952" w14:textId="77777777" w:rsidR="008630D6" w:rsidRPr="001F42D3" w:rsidRDefault="008630D6" w:rsidP="00670CCB">
            <w:pPr>
              <w:pStyle w:val="TableEntry"/>
              <w:rPr>
                <w:u w:val="single"/>
              </w:rPr>
            </w:pPr>
            <w:r w:rsidRPr="001F42D3">
              <w:rPr>
                <w:u w:val="single"/>
              </w:rPr>
              <w:t>Active Source Parameters:</w:t>
            </w:r>
          </w:p>
          <w:p w14:paraId="3D593657" w14:textId="77777777" w:rsidR="008630D6" w:rsidRPr="001F42D3" w:rsidRDefault="008630D6" w:rsidP="00670CCB">
            <w:pPr>
              <w:pStyle w:val="TableEntry"/>
            </w:pPr>
            <w:r w:rsidRPr="001F42D3">
              <w:rPr>
                <w:color w:val="0000FF"/>
              </w:rPr>
              <w:t>Current Delivery Status</w:t>
            </w:r>
            <w:r w:rsidRPr="001F42D3">
              <w:t>=pump-delivery-status-delivering</w:t>
            </w:r>
          </w:p>
          <w:p w14:paraId="228682A5" w14:textId="77777777" w:rsidR="008630D6" w:rsidRPr="001F42D3" w:rsidRDefault="008630D6" w:rsidP="00670CCB">
            <w:pPr>
              <w:pStyle w:val="TableEntry"/>
            </w:pPr>
            <w:r w:rsidRPr="001F42D3">
              <w:rPr>
                <w:color w:val="0000FF"/>
              </w:rPr>
              <w:t>Program Delivery Mode</w:t>
            </w:r>
            <w:r w:rsidRPr="001F42D3">
              <w:t>=pump-program-delivery-mode-*</w:t>
            </w:r>
          </w:p>
          <w:p w14:paraId="1D4EC20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175F7A1" w14:textId="77777777" w:rsidR="008630D6" w:rsidRPr="001F42D3" w:rsidRDefault="008630D6" w:rsidP="00670CCB">
            <w:pPr>
              <w:pStyle w:val="TableEntry"/>
            </w:pPr>
            <w:r w:rsidRPr="001F42D3">
              <w:rPr>
                <w:color w:val="0000FF"/>
              </w:rPr>
              <w:t>Rate</w:t>
            </w:r>
            <w:r w:rsidRPr="001F42D3">
              <w:t>=programmed rate</w:t>
            </w:r>
          </w:p>
          <w:p w14:paraId="55A9D612" w14:textId="77777777" w:rsidR="008630D6" w:rsidRPr="001F42D3" w:rsidRDefault="008630D6" w:rsidP="00670CCB">
            <w:pPr>
              <w:pStyle w:val="TableEntry"/>
            </w:pPr>
            <w:r w:rsidRPr="001F42D3">
              <w:rPr>
                <w:color w:val="0000FF"/>
              </w:rPr>
              <w:t>Dose Rate</w:t>
            </w:r>
            <w:r w:rsidRPr="001F42D3">
              <w:t>=programmed dose rate</w:t>
            </w:r>
          </w:p>
          <w:p w14:paraId="6F8650AB" w14:textId="77777777" w:rsidR="008630D6" w:rsidRPr="001F42D3" w:rsidRDefault="008630D6" w:rsidP="00670CCB">
            <w:pPr>
              <w:pStyle w:val="TableEntry"/>
            </w:pPr>
            <w:r w:rsidRPr="001F42D3">
              <w:rPr>
                <w:color w:val="0000FF"/>
              </w:rPr>
              <w:t>Volume Programmed</w:t>
            </w:r>
            <w:r w:rsidRPr="001F42D3">
              <w:t>=volume programmed</w:t>
            </w:r>
          </w:p>
          <w:p w14:paraId="0ED1B20D" w14:textId="77777777" w:rsidR="008630D6" w:rsidRPr="001F42D3" w:rsidRDefault="008630D6" w:rsidP="00670CCB">
            <w:pPr>
              <w:pStyle w:val="TableEntry"/>
            </w:pPr>
            <w:r w:rsidRPr="001F42D3">
              <w:rPr>
                <w:color w:val="0000FF"/>
              </w:rPr>
              <w:t>Current Segment Volume Delivered</w:t>
            </w:r>
            <w:r w:rsidRPr="001F42D3">
              <w:t>=0</w:t>
            </w:r>
          </w:p>
          <w:p w14:paraId="1DA84F0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5CEB8844" w14:textId="77777777" w:rsidR="008630D6" w:rsidRPr="001F42D3" w:rsidRDefault="008630D6" w:rsidP="00670CCB">
            <w:pPr>
              <w:pStyle w:val="TableEntry"/>
            </w:pPr>
            <w:r w:rsidRPr="001F42D3">
              <w:rPr>
                <w:color w:val="0000FF"/>
              </w:rPr>
              <w:t>Volume Remaining</w:t>
            </w:r>
            <w:r w:rsidRPr="001F42D3">
              <w:t>=volume remaining</w:t>
            </w:r>
          </w:p>
          <w:p w14:paraId="52D78DA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262A15A" w14:textId="77777777" w:rsidR="008630D6" w:rsidRPr="001F42D3" w:rsidRDefault="008630D6" w:rsidP="00670CCB">
            <w:pPr>
              <w:ind w:hanging="2"/>
              <w:rPr>
                <w:rFonts w:ascii="Tahoma" w:hAnsi="Tahoma" w:cs="Tahoma"/>
                <w:sz w:val="16"/>
                <w:szCs w:val="16"/>
              </w:rPr>
            </w:pPr>
          </w:p>
        </w:tc>
      </w:tr>
      <w:tr w:rsidR="008630D6" w:rsidRPr="001F42D3" w14:paraId="214E9B01" w14:textId="77777777" w:rsidTr="00670CCB">
        <w:trPr>
          <w:cantSplit/>
        </w:trPr>
        <w:tc>
          <w:tcPr>
            <w:tcW w:w="761" w:type="pct"/>
            <w:vMerge/>
          </w:tcPr>
          <w:p w14:paraId="5C5979B7" w14:textId="77777777" w:rsidR="008630D6" w:rsidRPr="001F42D3" w:rsidRDefault="008630D6" w:rsidP="00670CCB">
            <w:pPr>
              <w:pStyle w:val="TableEntry"/>
            </w:pPr>
          </w:p>
        </w:tc>
        <w:tc>
          <w:tcPr>
            <w:tcW w:w="1316" w:type="pct"/>
          </w:tcPr>
          <w:p w14:paraId="6F9F4AC1" w14:textId="77777777" w:rsidR="008630D6" w:rsidRPr="001F42D3" w:rsidRDefault="008630D6" w:rsidP="00670CCB">
            <w:pPr>
              <w:pStyle w:val="TableEntry"/>
            </w:pPr>
            <w:r w:rsidRPr="001F42D3">
              <w:t>MDC_EVT_PUMP_DELIV_ STOP</w:t>
            </w:r>
          </w:p>
        </w:tc>
        <w:tc>
          <w:tcPr>
            <w:tcW w:w="1880" w:type="pct"/>
          </w:tcPr>
          <w:p w14:paraId="4D03AFD2" w14:textId="77777777" w:rsidR="008630D6" w:rsidRPr="001F42D3" w:rsidRDefault="008630D6" w:rsidP="00670CCB">
            <w:pPr>
              <w:pStyle w:val="TableEntry"/>
              <w:rPr>
                <w:u w:val="single"/>
              </w:rPr>
            </w:pPr>
            <w:r w:rsidRPr="001F42D3">
              <w:rPr>
                <w:u w:val="single"/>
              </w:rPr>
              <w:t>Pump Delivery Info Parameters:</w:t>
            </w:r>
          </w:p>
          <w:p w14:paraId="217CDFBC" w14:textId="77777777" w:rsidR="008630D6" w:rsidRPr="001F42D3" w:rsidRDefault="008630D6" w:rsidP="00670CCB">
            <w:pPr>
              <w:pStyle w:val="TableEntry"/>
            </w:pPr>
            <w:r w:rsidRPr="001F42D3">
              <w:rPr>
                <w:color w:val="0000FF"/>
              </w:rPr>
              <w:t>Infusing Status</w:t>
            </w:r>
            <w:r w:rsidRPr="001F42D3">
              <w:t>=pump-status-not-infusing</w:t>
            </w:r>
          </w:p>
          <w:p w14:paraId="4E9FFDF9" w14:textId="77777777" w:rsidR="008630D6" w:rsidRPr="001F42D3" w:rsidRDefault="008630D6" w:rsidP="00670CCB">
            <w:pPr>
              <w:pStyle w:val="TableEntry"/>
            </w:pPr>
            <w:r w:rsidRPr="001F42D3">
              <w:rPr>
                <w:color w:val="0000FF"/>
              </w:rPr>
              <w:t>Current Pump Fluid Flow</w:t>
            </w:r>
            <w:r w:rsidRPr="001F42D3">
              <w:t>=0</w:t>
            </w:r>
          </w:p>
          <w:p w14:paraId="6ADF08A7" w14:textId="77777777" w:rsidR="008630D6" w:rsidRPr="001F42D3" w:rsidRDefault="008630D6" w:rsidP="00670CCB">
            <w:pPr>
              <w:pStyle w:val="TableEntry"/>
            </w:pPr>
            <w:r w:rsidRPr="001F42D3">
              <w:rPr>
                <w:color w:val="0000FF"/>
              </w:rPr>
              <w:t>Pump Active Sources</w:t>
            </w:r>
            <w:r w:rsidRPr="001F42D3">
              <w:t>=pump-source-info-*</w:t>
            </w:r>
          </w:p>
          <w:p w14:paraId="095BEEA6" w14:textId="77777777" w:rsidR="008630D6" w:rsidRPr="001F42D3" w:rsidRDefault="008630D6" w:rsidP="00670CCB">
            <w:pPr>
              <w:pStyle w:val="TableEntry"/>
            </w:pPr>
          </w:p>
          <w:p w14:paraId="26DF1313" w14:textId="77777777" w:rsidR="008630D6" w:rsidRPr="001F42D3" w:rsidRDefault="008630D6" w:rsidP="00670CCB">
            <w:pPr>
              <w:pStyle w:val="TableEntry"/>
              <w:rPr>
                <w:u w:val="single"/>
              </w:rPr>
            </w:pPr>
            <w:r w:rsidRPr="001F42D3">
              <w:rPr>
                <w:u w:val="single"/>
              </w:rPr>
              <w:t>Active Source Parameters:</w:t>
            </w:r>
          </w:p>
          <w:p w14:paraId="56EB7F4A" w14:textId="77777777" w:rsidR="008630D6" w:rsidRPr="001F42D3" w:rsidRDefault="008630D6" w:rsidP="00670CCB">
            <w:pPr>
              <w:pStyle w:val="TableEntry"/>
            </w:pPr>
            <w:r w:rsidRPr="001F42D3">
              <w:rPr>
                <w:color w:val="0000FF"/>
              </w:rPr>
              <w:t>Current Delivery Status</w:t>
            </w:r>
            <w:r w:rsidRPr="001F42D3">
              <w:t>=pump-delivery-status-not-delivering</w:t>
            </w:r>
          </w:p>
          <w:p w14:paraId="237F2D59"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60FB85A6" w14:textId="77777777" w:rsidR="008630D6" w:rsidRPr="001F42D3" w:rsidRDefault="008630D6" w:rsidP="00670CCB">
            <w:pPr>
              <w:pStyle w:val="TableEntry"/>
            </w:pPr>
            <w:r w:rsidRPr="001F42D3">
              <w:rPr>
                <w:color w:val="0000FF"/>
              </w:rPr>
              <w:t>Program Delivery Mode</w:t>
            </w:r>
            <w:r w:rsidRPr="001F42D3">
              <w:t>=pump-program-delivery-mode-*</w:t>
            </w:r>
          </w:p>
          <w:p w14:paraId="2C4314B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47F4B90" w14:textId="77777777" w:rsidR="008630D6" w:rsidRPr="001F42D3" w:rsidRDefault="008630D6" w:rsidP="00670CCB">
            <w:pPr>
              <w:pStyle w:val="TableEntry"/>
            </w:pPr>
            <w:r w:rsidRPr="001F42D3">
              <w:rPr>
                <w:color w:val="0000FF"/>
              </w:rPr>
              <w:t>Rate</w:t>
            </w:r>
            <w:r w:rsidRPr="001F42D3">
              <w:t>=programmed rate</w:t>
            </w:r>
          </w:p>
          <w:p w14:paraId="42828FEE" w14:textId="77777777" w:rsidR="008630D6" w:rsidRPr="001F42D3" w:rsidRDefault="008630D6" w:rsidP="00670CCB">
            <w:pPr>
              <w:pStyle w:val="TableEntry"/>
            </w:pPr>
            <w:r w:rsidRPr="001F42D3">
              <w:rPr>
                <w:color w:val="0000FF"/>
              </w:rPr>
              <w:t>Dose Rate</w:t>
            </w:r>
            <w:r w:rsidRPr="001F42D3">
              <w:t>=programmed dose rate</w:t>
            </w:r>
          </w:p>
          <w:p w14:paraId="25D87547" w14:textId="77777777" w:rsidR="008630D6" w:rsidRPr="001F42D3" w:rsidRDefault="008630D6" w:rsidP="00670CCB">
            <w:pPr>
              <w:pStyle w:val="TableEntry"/>
            </w:pPr>
            <w:r w:rsidRPr="001F42D3">
              <w:rPr>
                <w:color w:val="0000FF"/>
              </w:rPr>
              <w:t>Volume Programmed</w:t>
            </w:r>
            <w:r w:rsidRPr="001F42D3">
              <w:t>=volume programmed</w:t>
            </w:r>
          </w:p>
          <w:p w14:paraId="7C17FA22"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EE3E6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80642C7" w14:textId="77777777" w:rsidR="008630D6" w:rsidRPr="001F42D3" w:rsidRDefault="008630D6" w:rsidP="00670CCB">
            <w:pPr>
              <w:pStyle w:val="TableEntry"/>
            </w:pPr>
            <w:r w:rsidRPr="001F42D3">
              <w:rPr>
                <w:color w:val="0000FF"/>
              </w:rPr>
              <w:t>Volume Remaining</w:t>
            </w:r>
            <w:r w:rsidRPr="001F42D3">
              <w:t>=volume remaining</w:t>
            </w:r>
          </w:p>
          <w:p w14:paraId="333CB85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B78B899" w14:textId="77777777" w:rsidR="008630D6" w:rsidRPr="001F42D3" w:rsidRDefault="008630D6" w:rsidP="00670CCB">
            <w:pPr>
              <w:ind w:hanging="2"/>
              <w:rPr>
                <w:rFonts w:ascii="Tahoma" w:hAnsi="Tahoma" w:cs="Tahoma"/>
                <w:sz w:val="16"/>
                <w:szCs w:val="16"/>
              </w:rPr>
            </w:pPr>
          </w:p>
        </w:tc>
      </w:tr>
      <w:tr w:rsidR="008630D6" w:rsidRPr="001F42D3" w14:paraId="7F7FA2FE" w14:textId="77777777" w:rsidTr="00670CCB">
        <w:trPr>
          <w:cantSplit/>
          <w:trHeight w:val="91"/>
        </w:trPr>
        <w:tc>
          <w:tcPr>
            <w:tcW w:w="761" w:type="pct"/>
            <w:vMerge w:val="restart"/>
          </w:tcPr>
          <w:p w14:paraId="5F9D2B89" w14:textId="77777777" w:rsidR="008630D6" w:rsidRPr="001F42D3" w:rsidRDefault="008630D6" w:rsidP="00670CCB">
            <w:pPr>
              <w:pStyle w:val="TableEntry"/>
            </w:pPr>
            <w:r w:rsidRPr="001F42D3">
              <w:lastRenderedPageBreak/>
              <w:t xml:space="preserve">Rate Change (e.g., titration) while running (NOTE:  events associated with the start of the infusion at original rate and pausing or completion at the new rate are not shown) </w:t>
            </w:r>
          </w:p>
        </w:tc>
        <w:tc>
          <w:tcPr>
            <w:tcW w:w="1316" w:type="pct"/>
          </w:tcPr>
          <w:p w14:paraId="2B9C0D20" w14:textId="77777777" w:rsidR="008630D6" w:rsidRPr="001F42D3" w:rsidRDefault="008630D6" w:rsidP="00670CCB">
            <w:pPr>
              <w:pStyle w:val="TableEntry"/>
            </w:pPr>
            <w:r w:rsidRPr="001F42D3">
              <w:t>MDC_EVT_PUMP_DELIV_ STOP</w:t>
            </w:r>
          </w:p>
        </w:tc>
        <w:tc>
          <w:tcPr>
            <w:tcW w:w="1880" w:type="pct"/>
          </w:tcPr>
          <w:p w14:paraId="1CB03CC0" w14:textId="77777777" w:rsidR="008630D6" w:rsidRPr="001F42D3" w:rsidRDefault="008630D6" w:rsidP="00670CCB">
            <w:pPr>
              <w:pStyle w:val="TableEntry"/>
              <w:rPr>
                <w:u w:val="single"/>
              </w:rPr>
            </w:pPr>
            <w:r w:rsidRPr="001F42D3">
              <w:rPr>
                <w:u w:val="single"/>
              </w:rPr>
              <w:t>Pump Delivery Info Parameters:</w:t>
            </w:r>
          </w:p>
          <w:p w14:paraId="3017471A" w14:textId="77777777" w:rsidR="008630D6" w:rsidRPr="001F42D3" w:rsidRDefault="008630D6" w:rsidP="00670CCB">
            <w:pPr>
              <w:pStyle w:val="TableEntry"/>
            </w:pPr>
            <w:r w:rsidRPr="001F42D3">
              <w:rPr>
                <w:color w:val="0000FF"/>
              </w:rPr>
              <w:t>Infusing Status</w:t>
            </w:r>
            <w:r w:rsidRPr="001F42D3">
              <w:t>=pump reported status</w:t>
            </w:r>
          </w:p>
          <w:p w14:paraId="080F7083" w14:textId="77777777" w:rsidR="008630D6" w:rsidRPr="001F42D3" w:rsidRDefault="008630D6" w:rsidP="00670CCB">
            <w:pPr>
              <w:pStyle w:val="TableEntry"/>
            </w:pPr>
            <w:r w:rsidRPr="001F42D3">
              <w:rPr>
                <w:color w:val="0000FF"/>
              </w:rPr>
              <w:t>Current Pump Fluid Flow</w:t>
            </w:r>
            <w:r w:rsidRPr="001F42D3">
              <w:t>=pump reported rate</w:t>
            </w:r>
          </w:p>
          <w:p w14:paraId="535C10AE" w14:textId="77777777" w:rsidR="008630D6" w:rsidRPr="001F42D3" w:rsidRDefault="008630D6" w:rsidP="00670CCB">
            <w:pPr>
              <w:pStyle w:val="TableEntry"/>
            </w:pPr>
            <w:r w:rsidRPr="001F42D3">
              <w:rPr>
                <w:color w:val="0000FF"/>
              </w:rPr>
              <w:t>Pump Active Sources</w:t>
            </w:r>
            <w:r w:rsidRPr="001F42D3">
              <w:t>=pump-source-info-*</w:t>
            </w:r>
          </w:p>
          <w:p w14:paraId="0DF8BACE" w14:textId="77777777" w:rsidR="008630D6" w:rsidRPr="001F42D3" w:rsidRDefault="008630D6" w:rsidP="00670CCB">
            <w:pPr>
              <w:pStyle w:val="TableEntry"/>
            </w:pPr>
          </w:p>
          <w:p w14:paraId="1A233147" w14:textId="77777777" w:rsidR="008630D6" w:rsidRPr="001F42D3" w:rsidRDefault="008630D6" w:rsidP="00670CCB">
            <w:pPr>
              <w:pStyle w:val="TableEntry"/>
              <w:rPr>
                <w:u w:val="single"/>
              </w:rPr>
            </w:pPr>
            <w:r w:rsidRPr="001F42D3">
              <w:rPr>
                <w:u w:val="single"/>
              </w:rPr>
              <w:t>Active Source Parameters:</w:t>
            </w:r>
          </w:p>
          <w:p w14:paraId="53262C5C" w14:textId="77777777" w:rsidR="008630D6" w:rsidRPr="001F42D3" w:rsidRDefault="008630D6" w:rsidP="00670CCB">
            <w:pPr>
              <w:pStyle w:val="TableEntry"/>
            </w:pPr>
            <w:r w:rsidRPr="001F42D3">
              <w:rPr>
                <w:color w:val="0000FF"/>
              </w:rPr>
              <w:t>Current Delivery Status</w:t>
            </w:r>
            <w:r w:rsidRPr="001F42D3">
              <w:t>=pump-delivery-status-transitioning</w:t>
            </w:r>
          </w:p>
          <w:p w14:paraId="7A80AEC5" w14:textId="77777777" w:rsidR="008630D6" w:rsidRPr="001F42D3" w:rsidRDefault="008630D6" w:rsidP="00670CCB">
            <w:pPr>
              <w:pStyle w:val="TableEntry"/>
            </w:pPr>
            <w:r w:rsidRPr="001F42D3">
              <w:rPr>
                <w:color w:val="0000FF"/>
              </w:rPr>
              <w:t>Program Delivery Mode</w:t>
            </w:r>
            <w:r w:rsidRPr="001F42D3">
              <w:t>=pump-program-delivery-mode-*</w:t>
            </w:r>
          </w:p>
          <w:p w14:paraId="35BDA43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752AEEC" w14:textId="77777777" w:rsidR="008630D6" w:rsidRPr="001F42D3" w:rsidRDefault="008630D6" w:rsidP="00670CCB">
            <w:pPr>
              <w:pStyle w:val="TableEntry"/>
            </w:pPr>
            <w:r w:rsidRPr="001F42D3">
              <w:rPr>
                <w:color w:val="0000FF"/>
              </w:rPr>
              <w:t>Rate</w:t>
            </w:r>
            <w:r w:rsidRPr="001F42D3">
              <w:t>=</w:t>
            </w:r>
            <w:proofErr w:type="gramStart"/>
            <w:r w:rsidRPr="001F42D3">
              <w:t>old programmed</w:t>
            </w:r>
            <w:proofErr w:type="gramEnd"/>
            <w:r w:rsidRPr="001F42D3">
              <w:t xml:space="preserve"> rate</w:t>
            </w:r>
          </w:p>
          <w:p w14:paraId="4A0D69C0" w14:textId="77777777" w:rsidR="008630D6" w:rsidRPr="001F42D3" w:rsidRDefault="008630D6" w:rsidP="00670CCB">
            <w:pPr>
              <w:pStyle w:val="TableEntry"/>
            </w:pPr>
            <w:r w:rsidRPr="001F42D3">
              <w:rPr>
                <w:color w:val="0000FF"/>
              </w:rPr>
              <w:t>Dose Rate</w:t>
            </w:r>
            <w:r w:rsidRPr="001F42D3">
              <w:t>=</w:t>
            </w:r>
            <w:proofErr w:type="gramStart"/>
            <w:r w:rsidRPr="001F42D3">
              <w:t>old programmed</w:t>
            </w:r>
            <w:proofErr w:type="gramEnd"/>
            <w:r w:rsidRPr="001F42D3">
              <w:t xml:space="preserve"> dose rate</w:t>
            </w:r>
          </w:p>
          <w:p w14:paraId="7F9ED8AB" w14:textId="77777777" w:rsidR="008630D6" w:rsidRPr="001F42D3" w:rsidRDefault="008630D6" w:rsidP="00670CCB">
            <w:pPr>
              <w:pStyle w:val="TableEntry"/>
            </w:pPr>
            <w:r w:rsidRPr="001F42D3">
              <w:rPr>
                <w:color w:val="0000FF"/>
              </w:rPr>
              <w:t>Volume Programmed</w:t>
            </w:r>
            <w:r w:rsidRPr="001F42D3">
              <w:t>=volume programmed</w:t>
            </w:r>
          </w:p>
          <w:p w14:paraId="0BEB03DF"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2003D4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3BC0A1" w14:textId="77777777" w:rsidR="008630D6" w:rsidRPr="001F42D3" w:rsidRDefault="008630D6" w:rsidP="00670CCB">
            <w:pPr>
              <w:pStyle w:val="TableEntry"/>
            </w:pPr>
            <w:r w:rsidRPr="001F42D3">
              <w:rPr>
                <w:color w:val="0000FF"/>
              </w:rPr>
              <w:t>Volume Remaining</w:t>
            </w:r>
            <w:r w:rsidRPr="001F42D3">
              <w:t>=volume remaining</w:t>
            </w:r>
          </w:p>
          <w:p w14:paraId="0559D9A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2FF8434" w14:textId="77777777" w:rsidR="008630D6" w:rsidRPr="001F42D3" w:rsidRDefault="008630D6" w:rsidP="00670CCB">
            <w:pPr>
              <w:ind w:hanging="2"/>
              <w:rPr>
                <w:rFonts w:ascii="Tahoma" w:hAnsi="Tahoma" w:cs="Tahoma"/>
                <w:sz w:val="16"/>
                <w:szCs w:val="16"/>
              </w:rPr>
            </w:pPr>
          </w:p>
        </w:tc>
      </w:tr>
      <w:tr w:rsidR="008630D6" w:rsidRPr="001F42D3" w14:paraId="23933209" w14:textId="77777777" w:rsidTr="00670CCB">
        <w:trPr>
          <w:cantSplit/>
          <w:trHeight w:val="91"/>
        </w:trPr>
        <w:tc>
          <w:tcPr>
            <w:tcW w:w="761" w:type="pct"/>
            <w:vMerge/>
          </w:tcPr>
          <w:p w14:paraId="5E9CDDE3" w14:textId="77777777" w:rsidR="008630D6" w:rsidRPr="001F42D3" w:rsidRDefault="008630D6" w:rsidP="00670CCB">
            <w:pPr>
              <w:pStyle w:val="TableEntry"/>
            </w:pPr>
          </w:p>
        </w:tc>
        <w:tc>
          <w:tcPr>
            <w:tcW w:w="1316" w:type="pct"/>
          </w:tcPr>
          <w:p w14:paraId="42F931CB" w14:textId="77777777" w:rsidR="008630D6" w:rsidRPr="001F42D3" w:rsidRDefault="008630D6" w:rsidP="00670CCB">
            <w:pPr>
              <w:pStyle w:val="TableEntry"/>
            </w:pPr>
            <w:r w:rsidRPr="001F42D3">
              <w:t>MDC_EVT_PUMP_DELIV_ START</w:t>
            </w:r>
          </w:p>
        </w:tc>
        <w:tc>
          <w:tcPr>
            <w:tcW w:w="1880" w:type="pct"/>
          </w:tcPr>
          <w:p w14:paraId="6CF81AE6" w14:textId="77777777" w:rsidR="008630D6" w:rsidRPr="001F42D3" w:rsidRDefault="008630D6" w:rsidP="00670CCB">
            <w:pPr>
              <w:pStyle w:val="TableEntry"/>
              <w:rPr>
                <w:u w:val="single"/>
              </w:rPr>
            </w:pPr>
            <w:r w:rsidRPr="001F42D3">
              <w:rPr>
                <w:u w:val="single"/>
              </w:rPr>
              <w:t>Pump Delivery Info Parameters:</w:t>
            </w:r>
          </w:p>
          <w:p w14:paraId="052CE7D0" w14:textId="77777777" w:rsidR="008630D6" w:rsidRPr="001F42D3" w:rsidRDefault="008630D6" w:rsidP="00670CCB">
            <w:pPr>
              <w:pStyle w:val="TableEntry"/>
            </w:pPr>
            <w:r w:rsidRPr="001F42D3">
              <w:rPr>
                <w:color w:val="0000FF"/>
              </w:rPr>
              <w:t>Infusing Status</w:t>
            </w:r>
            <w:r w:rsidRPr="001F42D3">
              <w:t>=pump-status-infusing</w:t>
            </w:r>
          </w:p>
          <w:p w14:paraId="26C5CC96" w14:textId="77777777" w:rsidR="008630D6" w:rsidRPr="001F42D3" w:rsidRDefault="008630D6" w:rsidP="00670CCB">
            <w:pPr>
              <w:pStyle w:val="TableEntry"/>
            </w:pPr>
            <w:r w:rsidRPr="001F42D3">
              <w:rPr>
                <w:color w:val="0000FF"/>
              </w:rPr>
              <w:t>Current Pump Fluid Flow</w:t>
            </w:r>
            <w:r w:rsidRPr="001F42D3">
              <w:t>=new programmed rate</w:t>
            </w:r>
          </w:p>
          <w:p w14:paraId="0D466EE9" w14:textId="77777777" w:rsidR="008630D6" w:rsidRPr="001F42D3" w:rsidRDefault="008630D6" w:rsidP="00670CCB">
            <w:pPr>
              <w:pStyle w:val="TableEntry"/>
            </w:pPr>
            <w:r w:rsidRPr="001F42D3">
              <w:rPr>
                <w:color w:val="0000FF"/>
              </w:rPr>
              <w:t>Pump Active Sources</w:t>
            </w:r>
            <w:r w:rsidRPr="001F42D3">
              <w:t>=pump-source-info-*</w:t>
            </w:r>
          </w:p>
          <w:p w14:paraId="6219A102" w14:textId="77777777" w:rsidR="008630D6" w:rsidRPr="001F42D3" w:rsidRDefault="008630D6" w:rsidP="00670CCB">
            <w:pPr>
              <w:pStyle w:val="TableEntry"/>
            </w:pPr>
          </w:p>
          <w:p w14:paraId="0C42A4B1" w14:textId="77777777" w:rsidR="008630D6" w:rsidRPr="001F42D3" w:rsidRDefault="008630D6" w:rsidP="00670CCB">
            <w:pPr>
              <w:pStyle w:val="TableEntry"/>
              <w:rPr>
                <w:u w:val="single"/>
              </w:rPr>
            </w:pPr>
            <w:r w:rsidRPr="001F42D3">
              <w:rPr>
                <w:u w:val="single"/>
              </w:rPr>
              <w:t>Active Source Parameters:</w:t>
            </w:r>
          </w:p>
          <w:p w14:paraId="73B4E168" w14:textId="77777777" w:rsidR="008630D6" w:rsidRPr="001F42D3" w:rsidRDefault="008630D6" w:rsidP="00670CCB">
            <w:pPr>
              <w:pStyle w:val="TableEntry"/>
            </w:pPr>
            <w:r w:rsidRPr="001F42D3">
              <w:rPr>
                <w:color w:val="0000FF"/>
              </w:rPr>
              <w:t>Current Delivery Status</w:t>
            </w:r>
            <w:r w:rsidRPr="001F42D3">
              <w:t>=pump-delivery-status-delivering</w:t>
            </w:r>
          </w:p>
          <w:p w14:paraId="7D383B14" w14:textId="77777777" w:rsidR="008630D6" w:rsidRPr="001F42D3" w:rsidRDefault="008630D6" w:rsidP="00670CCB">
            <w:pPr>
              <w:pStyle w:val="TableEntry"/>
            </w:pPr>
            <w:r w:rsidRPr="001F42D3">
              <w:rPr>
                <w:color w:val="0000FF"/>
              </w:rPr>
              <w:t>Program Delivery Mode</w:t>
            </w:r>
            <w:r w:rsidRPr="001F42D3">
              <w:t>=pump-program-delivery-mode-*</w:t>
            </w:r>
          </w:p>
          <w:p w14:paraId="713F687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897CDB0" w14:textId="77777777" w:rsidR="008630D6" w:rsidRPr="001F42D3" w:rsidRDefault="008630D6" w:rsidP="00670CCB">
            <w:pPr>
              <w:pStyle w:val="TableEntry"/>
            </w:pPr>
            <w:r w:rsidRPr="001F42D3">
              <w:rPr>
                <w:color w:val="0000FF"/>
              </w:rPr>
              <w:t>Rate</w:t>
            </w:r>
            <w:r w:rsidRPr="001F42D3">
              <w:t>=new programmed rate</w:t>
            </w:r>
          </w:p>
          <w:p w14:paraId="62BAA9C9" w14:textId="77777777" w:rsidR="008630D6" w:rsidRPr="001F42D3" w:rsidRDefault="008630D6" w:rsidP="00670CCB">
            <w:pPr>
              <w:pStyle w:val="TableEntry"/>
            </w:pPr>
            <w:r w:rsidRPr="001F42D3">
              <w:rPr>
                <w:color w:val="0000FF"/>
              </w:rPr>
              <w:t>Dose Rate</w:t>
            </w:r>
            <w:r w:rsidRPr="001F42D3">
              <w:t>=new programmed dose rate</w:t>
            </w:r>
          </w:p>
          <w:p w14:paraId="2E105D7C" w14:textId="77777777" w:rsidR="008630D6" w:rsidRPr="001F42D3" w:rsidRDefault="008630D6" w:rsidP="00670CCB">
            <w:pPr>
              <w:pStyle w:val="TableEntry"/>
            </w:pPr>
            <w:r w:rsidRPr="001F42D3">
              <w:rPr>
                <w:color w:val="0000FF"/>
              </w:rPr>
              <w:t>Volume Programmed</w:t>
            </w:r>
            <w:r w:rsidRPr="001F42D3">
              <w:t>=volume programmed</w:t>
            </w:r>
          </w:p>
          <w:p w14:paraId="44DF333E" w14:textId="77777777" w:rsidR="008630D6" w:rsidRPr="001F42D3" w:rsidRDefault="008630D6" w:rsidP="00670CCB">
            <w:pPr>
              <w:pStyle w:val="TableEntry"/>
            </w:pPr>
            <w:r w:rsidRPr="001F42D3">
              <w:rPr>
                <w:color w:val="0000FF"/>
              </w:rPr>
              <w:t>Current Segment Volume Delivered</w:t>
            </w:r>
            <w:r w:rsidRPr="001F42D3">
              <w:t>=0</w:t>
            </w:r>
          </w:p>
          <w:p w14:paraId="41BD992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21A95FE3" w14:textId="77777777" w:rsidR="008630D6" w:rsidRPr="001F42D3" w:rsidRDefault="008630D6" w:rsidP="00670CCB">
            <w:pPr>
              <w:pStyle w:val="TableEntry"/>
            </w:pPr>
            <w:r w:rsidRPr="001F42D3">
              <w:rPr>
                <w:color w:val="0000FF"/>
              </w:rPr>
              <w:t>Volume Remaining</w:t>
            </w:r>
            <w:r w:rsidRPr="001F42D3">
              <w:t>=volume remaining</w:t>
            </w:r>
          </w:p>
          <w:p w14:paraId="79D03E7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F91B25" w14:textId="77777777" w:rsidR="008630D6" w:rsidRPr="001F42D3" w:rsidRDefault="008630D6" w:rsidP="00670CCB">
            <w:pPr>
              <w:ind w:hanging="2"/>
              <w:rPr>
                <w:rFonts w:ascii="Tahoma" w:hAnsi="Tahoma" w:cs="Tahoma"/>
                <w:sz w:val="16"/>
                <w:szCs w:val="16"/>
              </w:rPr>
            </w:pPr>
          </w:p>
        </w:tc>
      </w:tr>
      <w:tr w:rsidR="008630D6" w:rsidRPr="001F42D3" w14:paraId="43D0BFC9" w14:textId="77777777" w:rsidTr="00670CCB">
        <w:trPr>
          <w:cantSplit/>
          <w:trHeight w:val="91"/>
        </w:trPr>
        <w:tc>
          <w:tcPr>
            <w:tcW w:w="761" w:type="pct"/>
            <w:vMerge w:val="restart"/>
          </w:tcPr>
          <w:p w14:paraId="60F343B5" w14:textId="77777777" w:rsidR="008630D6" w:rsidRPr="001F42D3" w:rsidRDefault="008630D6" w:rsidP="00670CCB">
            <w:pPr>
              <w:pStyle w:val="TableEntry"/>
            </w:pPr>
            <w:r w:rsidRPr="001F42D3">
              <w:lastRenderedPageBreak/>
              <w:t>Piggyback start, followed by piggyback end, followed by resumption of the primary infusion (this assumes the pump will revert to the primary rate once piggyback VTBI is achieved)</w:t>
            </w:r>
          </w:p>
          <w:p w14:paraId="6F7958AF" w14:textId="77777777" w:rsidR="008630D6" w:rsidRPr="001F42D3" w:rsidRDefault="008630D6" w:rsidP="00670CCB">
            <w:pPr>
              <w:pStyle w:val="TableEntry"/>
            </w:pPr>
          </w:p>
          <w:p w14:paraId="1D4C1AED" w14:textId="77777777" w:rsidR="008630D6" w:rsidRPr="001F42D3" w:rsidRDefault="008630D6" w:rsidP="00670CCB">
            <w:pPr>
              <w:pStyle w:val="TableEntry"/>
            </w:pPr>
            <w:r w:rsidRPr="001F42D3">
              <w:t>(Note:  events associated with the start of the primary infusion prior to the piggyback and completion of the primary infusion after the piggyback are not shown)</w:t>
            </w:r>
          </w:p>
          <w:p w14:paraId="0BB1B890" w14:textId="77777777" w:rsidR="008630D6" w:rsidRPr="001F42D3" w:rsidRDefault="008630D6" w:rsidP="00670CCB">
            <w:pPr>
              <w:pStyle w:val="TableEntry"/>
            </w:pPr>
          </w:p>
        </w:tc>
        <w:tc>
          <w:tcPr>
            <w:tcW w:w="1316" w:type="pct"/>
          </w:tcPr>
          <w:p w14:paraId="3C022436" w14:textId="77777777" w:rsidR="008630D6" w:rsidRPr="001F42D3" w:rsidRDefault="008630D6" w:rsidP="00670CCB">
            <w:pPr>
              <w:pStyle w:val="TableEntry"/>
            </w:pPr>
            <w:r w:rsidRPr="001F42D3">
              <w:t>MDC_EVT_PUMP_DELIV_ STOP</w:t>
            </w:r>
          </w:p>
        </w:tc>
        <w:tc>
          <w:tcPr>
            <w:tcW w:w="1880" w:type="pct"/>
          </w:tcPr>
          <w:p w14:paraId="3933F26D" w14:textId="77777777" w:rsidR="008630D6" w:rsidRPr="001F42D3" w:rsidRDefault="008630D6" w:rsidP="00670CCB">
            <w:pPr>
              <w:pStyle w:val="TableEntry"/>
              <w:rPr>
                <w:u w:val="single"/>
              </w:rPr>
            </w:pPr>
            <w:r w:rsidRPr="001F42D3">
              <w:rPr>
                <w:u w:val="single"/>
              </w:rPr>
              <w:t>Pump Delivery Info Parameters:</w:t>
            </w:r>
          </w:p>
          <w:p w14:paraId="18E80C07" w14:textId="77777777" w:rsidR="008630D6" w:rsidRPr="001F42D3" w:rsidRDefault="008630D6" w:rsidP="00670CCB">
            <w:pPr>
              <w:pStyle w:val="TableEntry"/>
            </w:pPr>
            <w:r w:rsidRPr="001F42D3">
              <w:rPr>
                <w:color w:val="0000FF"/>
              </w:rPr>
              <w:t>Infusing Status</w:t>
            </w:r>
            <w:r w:rsidRPr="001F42D3">
              <w:t>=pump-status-not-infusing</w:t>
            </w:r>
          </w:p>
          <w:p w14:paraId="19222683" w14:textId="77777777" w:rsidR="008630D6" w:rsidRPr="001F42D3" w:rsidRDefault="008630D6" w:rsidP="00670CCB">
            <w:pPr>
              <w:pStyle w:val="TableEntry"/>
            </w:pPr>
            <w:r w:rsidRPr="001F42D3">
              <w:rPr>
                <w:color w:val="0000FF"/>
              </w:rPr>
              <w:t>Current Pump Fluid Flow</w:t>
            </w:r>
            <w:r w:rsidRPr="001F42D3">
              <w:t>=0</w:t>
            </w:r>
          </w:p>
          <w:p w14:paraId="4E2C2B62" w14:textId="77777777" w:rsidR="008630D6" w:rsidRPr="001F42D3" w:rsidRDefault="008630D6" w:rsidP="00670CCB">
            <w:pPr>
              <w:pStyle w:val="TableEntry"/>
            </w:pPr>
            <w:r w:rsidRPr="001F42D3">
              <w:rPr>
                <w:color w:val="0000FF"/>
              </w:rPr>
              <w:t>Pump Active Sources</w:t>
            </w:r>
            <w:r w:rsidRPr="001F42D3">
              <w:t>=pump-source-info-primary</w:t>
            </w:r>
          </w:p>
          <w:p w14:paraId="0F89267F" w14:textId="77777777" w:rsidR="008630D6" w:rsidRPr="001F42D3" w:rsidRDefault="008630D6" w:rsidP="00670CCB">
            <w:pPr>
              <w:pStyle w:val="TableEntry"/>
            </w:pPr>
          </w:p>
          <w:p w14:paraId="1B968C16" w14:textId="77777777" w:rsidR="008630D6" w:rsidRPr="001F42D3" w:rsidRDefault="008630D6" w:rsidP="00670CCB">
            <w:pPr>
              <w:pStyle w:val="TableEntry"/>
              <w:rPr>
                <w:u w:val="single"/>
              </w:rPr>
            </w:pPr>
            <w:r w:rsidRPr="001F42D3">
              <w:rPr>
                <w:u w:val="single"/>
              </w:rPr>
              <w:t>Active Source Parameters:</w:t>
            </w:r>
          </w:p>
          <w:p w14:paraId="7988F970" w14:textId="77777777" w:rsidR="008630D6" w:rsidRPr="001F42D3" w:rsidRDefault="008630D6" w:rsidP="00670CCB">
            <w:pPr>
              <w:pStyle w:val="TableEntry"/>
            </w:pPr>
            <w:r w:rsidRPr="001F42D3">
              <w:rPr>
                <w:color w:val="0000FF"/>
              </w:rPr>
              <w:t>Current Delivery Status</w:t>
            </w:r>
            <w:r w:rsidRPr="001F42D3">
              <w:t>=pump-delivery-status-not-delivering</w:t>
            </w:r>
          </w:p>
          <w:p w14:paraId="16D6288A" w14:textId="77777777" w:rsidR="008630D6" w:rsidRPr="001F42D3" w:rsidRDefault="008630D6" w:rsidP="00670CCB">
            <w:pPr>
              <w:pStyle w:val="TableEntry"/>
            </w:pPr>
            <w:r w:rsidRPr="001F42D3">
              <w:rPr>
                <w:color w:val="0000FF"/>
              </w:rPr>
              <w:t>Pump Not Delivering Reason</w:t>
            </w:r>
            <w:r w:rsidRPr="001F42D3">
              <w:t>=either pump-stopped-by-clinician, pump-stopped-not-specified, or pump-stopped-switching-source</w:t>
            </w:r>
          </w:p>
          <w:p w14:paraId="30DDEA82" w14:textId="77777777" w:rsidR="008630D6" w:rsidRPr="001F42D3" w:rsidRDefault="008630D6" w:rsidP="00670CCB">
            <w:pPr>
              <w:pStyle w:val="TableEntry"/>
            </w:pPr>
            <w:r w:rsidRPr="001F42D3">
              <w:rPr>
                <w:color w:val="0000FF"/>
              </w:rPr>
              <w:t>Program Delivery Mode</w:t>
            </w:r>
            <w:r w:rsidRPr="001F42D3">
              <w:t>=pump-program-delivery-mode-*</w:t>
            </w:r>
          </w:p>
          <w:p w14:paraId="4C7A55C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C3A1B0D" w14:textId="77777777" w:rsidR="008630D6" w:rsidRPr="001F42D3" w:rsidRDefault="008630D6" w:rsidP="00670CCB">
            <w:pPr>
              <w:pStyle w:val="TableEntry"/>
            </w:pPr>
            <w:r w:rsidRPr="001F42D3">
              <w:rPr>
                <w:color w:val="0000FF"/>
              </w:rPr>
              <w:t>Rate</w:t>
            </w:r>
            <w:r w:rsidRPr="001F42D3">
              <w:t>=primary rate</w:t>
            </w:r>
          </w:p>
          <w:p w14:paraId="2C2C6E15" w14:textId="77777777" w:rsidR="008630D6" w:rsidRPr="001F42D3" w:rsidRDefault="008630D6" w:rsidP="00670CCB">
            <w:pPr>
              <w:pStyle w:val="TableEntry"/>
            </w:pPr>
            <w:r w:rsidRPr="001F42D3">
              <w:rPr>
                <w:color w:val="0000FF"/>
              </w:rPr>
              <w:t>Dose Rate</w:t>
            </w:r>
            <w:r w:rsidRPr="001F42D3">
              <w:t>=primary dose rate</w:t>
            </w:r>
          </w:p>
          <w:p w14:paraId="3F87E37C" w14:textId="77777777" w:rsidR="008630D6" w:rsidRPr="001F42D3" w:rsidRDefault="008630D6" w:rsidP="00670CCB">
            <w:pPr>
              <w:pStyle w:val="TableEntry"/>
            </w:pPr>
            <w:r w:rsidRPr="001F42D3">
              <w:rPr>
                <w:color w:val="0000FF"/>
              </w:rPr>
              <w:t>Volume Programmed</w:t>
            </w:r>
            <w:r w:rsidRPr="001F42D3">
              <w:t>=primary volume programmed</w:t>
            </w:r>
          </w:p>
          <w:p w14:paraId="5B2EED4D"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2529A5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 including the one just completed</w:t>
            </w:r>
          </w:p>
          <w:p w14:paraId="25F79648" w14:textId="77777777" w:rsidR="008630D6" w:rsidRPr="001F42D3" w:rsidRDefault="008630D6" w:rsidP="00670CCB">
            <w:pPr>
              <w:pStyle w:val="TableEntry"/>
            </w:pPr>
            <w:r w:rsidRPr="001F42D3">
              <w:rPr>
                <w:color w:val="0000FF"/>
              </w:rPr>
              <w:t>Volume Remaining</w:t>
            </w:r>
            <w:r w:rsidRPr="001F42D3">
              <w:t>=primary volume remaining</w:t>
            </w:r>
          </w:p>
          <w:p w14:paraId="264D151C"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62F9B8D" w14:textId="77777777" w:rsidR="008630D6" w:rsidRPr="001F42D3" w:rsidRDefault="008630D6" w:rsidP="00670CCB">
            <w:pPr>
              <w:pStyle w:val="TableEntry"/>
            </w:pPr>
          </w:p>
          <w:p w14:paraId="1B6F5BE6" w14:textId="77777777" w:rsidR="008630D6" w:rsidRPr="001F42D3" w:rsidRDefault="008630D6" w:rsidP="00670CCB">
            <w:pPr>
              <w:pStyle w:val="TableEntry"/>
            </w:pPr>
            <w:r w:rsidRPr="001F42D3">
              <w:t>The first DELIV_STOP represents the stop of the primary infusion that was running.</w:t>
            </w:r>
          </w:p>
          <w:p w14:paraId="1A253AC8" w14:textId="77777777" w:rsidR="008630D6" w:rsidRPr="001F42D3" w:rsidRDefault="008630D6" w:rsidP="00670CCB">
            <w:pPr>
              <w:pStyle w:val="TableEntry"/>
            </w:pPr>
          </w:p>
          <w:p w14:paraId="214CD549" w14:textId="77777777" w:rsidR="008630D6" w:rsidRPr="001F42D3" w:rsidRDefault="008630D6" w:rsidP="00670CCB">
            <w:pPr>
              <w:pStyle w:val="TableEntry"/>
            </w:pPr>
            <w:r w:rsidRPr="001F42D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1F42D3" w:rsidRDefault="008630D6" w:rsidP="00670CCB">
            <w:pPr>
              <w:pStyle w:val="TableEntry"/>
            </w:pPr>
          </w:p>
        </w:tc>
      </w:tr>
      <w:tr w:rsidR="008630D6" w:rsidRPr="001F42D3" w14:paraId="1452FB77" w14:textId="77777777" w:rsidTr="00670CCB">
        <w:trPr>
          <w:cantSplit/>
          <w:trHeight w:val="224"/>
        </w:trPr>
        <w:tc>
          <w:tcPr>
            <w:tcW w:w="761" w:type="pct"/>
            <w:vMerge/>
          </w:tcPr>
          <w:p w14:paraId="3A5A50EB" w14:textId="77777777" w:rsidR="008630D6" w:rsidRPr="001F42D3" w:rsidRDefault="008630D6" w:rsidP="00670CCB">
            <w:pPr>
              <w:pStyle w:val="TableEntry"/>
            </w:pPr>
          </w:p>
        </w:tc>
        <w:tc>
          <w:tcPr>
            <w:tcW w:w="1316" w:type="pct"/>
          </w:tcPr>
          <w:p w14:paraId="35DF2B7A" w14:textId="77777777" w:rsidR="008630D6" w:rsidRPr="001F42D3" w:rsidRDefault="008630D6" w:rsidP="00670CCB">
            <w:pPr>
              <w:pStyle w:val="TableEntry"/>
            </w:pPr>
            <w:r w:rsidRPr="001F42D3">
              <w:t>MDC_EVT_PUMP_DELIV_ START</w:t>
            </w:r>
          </w:p>
        </w:tc>
        <w:tc>
          <w:tcPr>
            <w:tcW w:w="1880" w:type="pct"/>
          </w:tcPr>
          <w:p w14:paraId="4D93B492" w14:textId="77777777" w:rsidR="008630D6" w:rsidRPr="001F42D3" w:rsidRDefault="008630D6" w:rsidP="00670CCB">
            <w:pPr>
              <w:pStyle w:val="TableEntry"/>
              <w:rPr>
                <w:u w:val="single"/>
              </w:rPr>
            </w:pPr>
            <w:r w:rsidRPr="001F42D3">
              <w:rPr>
                <w:u w:val="single"/>
              </w:rPr>
              <w:t>Pump Delivery Info Parameters:</w:t>
            </w:r>
          </w:p>
          <w:p w14:paraId="3683294B" w14:textId="77777777" w:rsidR="008630D6" w:rsidRPr="001F42D3" w:rsidRDefault="008630D6" w:rsidP="00670CCB">
            <w:pPr>
              <w:pStyle w:val="TableEntry"/>
            </w:pPr>
            <w:r w:rsidRPr="001F42D3">
              <w:rPr>
                <w:color w:val="0000FF"/>
              </w:rPr>
              <w:t>Infusing Status</w:t>
            </w:r>
            <w:r w:rsidRPr="001F42D3">
              <w:t>=pump-status-infusing</w:t>
            </w:r>
          </w:p>
          <w:p w14:paraId="60D3FD6F" w14:textId="77777777" w:rsidR="008630D6" w:rsidRPr="001F42D3" w:rsidRDefault="008630D6" w:rsidP="00670CCB">
            <w:pPr>
              <w:pStyle w:val="TableEntry"/>
            </w:pPr>
            <w:r w:rsidRPr="001F42D3">
              <w:rPr>
                <w:color w:val="0000FF"/>
              </w:rPr>
              <w:t>Current Pump Fluid Flow</w:t>
            </w:r>
            <w:r w:rsidRPr="001F42D3">
              <w:t>=piggyback programmed rate</w:t>
            </w:r>
          </w:p>
          <w:p w14:paraId="3FAE6756" w14:textId="77777777" w:rsidR="008630D6" w:rsidRPr="001F42D3" w:rsidRDefault="008630D6" w:rsidP="00670CCB">
            <w:pPr>
              <w:pStyle w:val="TableEntry"/>
            </w:pPr>
            <w:r w:rsidRPr="001F42D3">
              <w:rPr>
                <w:color w:val="0000FF"/>
              </w:rPr>
              <w:t>Pump Active Sources</w:t>
            </w:r>
            <w:r w:rsidRPr="001F42D3">
              <w:t>=pump-source-info-secondary</w:t>
            </w:r>
          </w:p>
          <w:p w14:paraId="20BF2A2E" w14:textId="77777777" w:rsidR="008630D6" w:rsidRPr="001F42D3" w:rsidRDefault="008630D6" w:rsidP="00670CCB">
            <w:pPr>
              <w:pStyle w:val="TableEntry"/>
            </w:pPr>
          </w:p>
          <w:p w14:paraId="60C1FBAE" w14:textId="77777777" w:rsidR="008630D6" w:rsidRPr="001F42D3" w:rsidRDefault="008630D6" w:rsidP="00670CCB">
            <w:pPr>
              <w:pStyle w:val="TableEntry"/>
              <w:rPr>
                <w:u w:val="single"/>
              </w:rPr>
            </w:pPr>
            <w:r w:rsidRPr="001F42D3">
              <w:rPr>
                <w:u w:val="single"/>
              </w:rPr>
              <w:t>Active Source Parameters:</w:t>
            </w:r>
          </w:p>
          <w:p w14:paraId="0CE11B4E" w14:textId="77777777" w:rsidR="008630D6" w:rsidRPr="001F42D3" w:rsidRDefault="008630D6" w:rsidP="00670CCB">
            <w:pPr>
              <w:pStyle w:val="TableEntry"/>
            </w:pPr>
            <w:r w:rsidRPr="001F42D3">
              <w:rPr>
                <w:color w:val="0000FF"/>
              </w:rPr>
              <w:t>Current Delivery Status</w:t>
            </w:r>
            <w:r w:rsidRPr="001F42D3">
              <w:t>=pump-delivery-status-delivering</w:t>
            </w:r>
          </w:p>
          <w:p w14:paraId="32E131B0" w14:textId="77777777" w:rsidR="008630D6" w:rsidRPr="001F42D3" w:rsidRDefault="008630D6" w:rsidP="00670CCB">
            <w:pPr>
              <w:pStyle w:val="TableEntry"/>
            </w:pPr>
            <w:r w:rsidRPr="001F42D3">
              <w:rPr>
                <w:color w:val="0000FF"/>
              </w:rPr>
              <w:t>Program Delivery Mode</w:t>
            </w:r>
            <w:r w:rsidRPr="001F42D3">
              <w:t>=pump-program-delivery-mode-*</w:t>
            </w:r>
          </w:p>
          <w:p w14:paraId="043C092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E38CDD4" w14:textId="77777777" w:rsidR="008630D6" w:rsidRPr="001F42D3" w:rsidRDefault="008630D6" w:rsidP="00670CCB">
            <w:pPr>
              <w:pStyle w:val="TableEntry"/>
            </w:pPr>
            <w:r w:rsidRPr="001F42D3">
              <w:rPr>
                <w:color w:val="0000FF"/>
              </w:rPr>
              <w:t>Rate</w:t>
            </w:r>
            <w:r w:rsidRPr="001F42D3">
              <w:t>=piggyback programmed rate</w:t>
            </w:r>
          </w:p>
          <w:p w14:paraId="343D069F" w14:textId="77777777" w:rsidR="008630D6" w:rsidRPr="001F42D3" w:rsidRDefault="008630D6" w:rsidP="00670CCB">
            <w:pPr>
              <w:pStyle w:val="TableEntry"/>
            </w:pPr>
            <w:r w:rsidRPr="001F42D3">
              <w:rPr>
                <w:color w:val="0000FF"/>
              </w:rPr>
              <w:t>Dose Rate</w:t>
            </w:r>
            <w:r w:rsidRPr="001F42D3">
              <w:t>=piggyback dose rate</w:t>
            </w:r>
          </w:p>
          <w:p w14:paraId="2433DBFA" w14:textId="77777777" w:rsidR="008630D6" w:rsidRPr="001F42D3" w:rsidRDefault="008630D6" w:rsidP="00670CCB">
            <w:pPr>
              <w:pStyle w:val="TableEntry"/>
            </w:pPr>
            <w:r w:rsidRPr="001F42D3">
              <w:rPr>
                <w:color w:val="0000FF"/>
              </w:rPr>
              <w:t>Volume Programmed</w:t>
            </w:r>
            <w:r w:rsidRPr="001F42D3">
              <w:t>=piggyback volume programmed</w:t>
            </w:r>
          </w:p>
          <w:p w14:paraId="748AD3F8" w14:textId="77777777" w:rsidR="008630D6" w:rsidRPr="001F42D3" w:rsidRDefault="008630D6" w:rsidP="00670CCB">
            <w:pPr>
              <w:pStyle w:val="TableEntry"/>
            </w:pPr>
            <w:r w:rsidRPr="001F42D3">
              <w:rPr>
                <w:color w:val="0000FF"/>
              </w:rPr>
              <w:t>Current Segment Volume Delivered</w:t>
            </w:r>
            <w:r w:rsidRPr="001F42D3">
              <w:t>=0</w:t>
            </w:r>
          </w:p>
          <w:p w14:paraId="0CF2BC3F" w14:textId="77777777" w:rsidR="008630D6" w:rsidRPr="001F42D3" w:rsidRDefault="008630D6" w:rsidP="00670CCB">
            <w:pPr>
              <w:pStyle w:val="TableEntry"/>
            </w:pPr>
            <w:r w:rsidRPr="001F42D3">
              <w:rPr>
                <w:color w:val="0000FF"/>
              </w:rPr>
              <w:t>Cumulative Volume Delivered</w:t>
            </w:r>
            <w:r w:rsidRPr="001F42D3">
              <w:t>=0</w:t>
            </w:r>
          </w:p>
          <w:p w14:paraId="572C66C5" w14:textId="77777777" w:rsidR="008630D6" w:rsidRPr="001F42D3" w:rsidRDefault="008630D6" w:rsidP="00670CCB">
            <w:pPr>
              <w:pStyle w:val="TableEntry"/>
            </w:pPr>
            <w:r w:rsidRPr="001F42D3">
              <w:rPr>
                <w:color w:val="0000FF"/>
              </w:rPr>
              <w:t>Volume Remaining</w:t>
            </w:r>
            <w:r w:rsidRPr="001F42D3">
              <w:t>=piggyback volume programmed</w:t>
            </w:r>
          </w:p>
          <w:p w14:paraId="5D6F8202"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9DB7CE4" w14:textId="77777777" w:rsidR="008630D6" w:rsidRPr="001F42D3" w:rsidRDefault="008630D6" w:rsidP="00670CCB">
            <w:pPr>
              <w:pStyle w:val="TableEntry"/>
              <w:rPr>
                <w:rFonts w:ascii="Tahoma" w:hAnsi="Tahoma" w:cs="Tahoma"/>
                <w:sz w:val="16"/>
                <w:szCs w:val="16"/>
              </w:rPr>
            </w:pPr>
          </w:p>
        </w:tc>
      </w:tr>
      <w:tr w:rsidR="008630D6" w:rsidRPr="001F42D3" w14:paraId="4362340B" w14:textId="77777777" w:rsidTr="00670CCB">
        <w:trPr>
          <w:cantSplit/>
        </w:trPr>
        <w:tc>
          <w:tcPr>
            <w:tcW w:w="761" w:type="pct"/>
            <w:vMerge/>
          </w:tcPr>
          <w:p w14:paraId="4E85C664" w14:textId="77777777" w:rsidR="008630D6" w:rsidRPr="001F42D3" w:rsidRDefault="008630D6" w:rsidP="00670CCB">
            <w:pPr>
              <w:pStyle w:val="TableEntry"/>
            </w:pPr>
          </w:p>
        </w:tc>
        <w:tc>
          <w:tcPr>
            <w:tcW w:w="1316" w:type="pct"/>
          </w:tcPr>
          <w:p w14:paraId="7D18D313" w14:textId="77777777" w:rsidR="008630D6" w:rsidRPr="001F42D3" w:rsidRDefault="008630D6" w:rsidP="00670CCB">
            <w:pPr>
              <w:pStyle w:val="TableEntry"/>
            </w:pPr>
            <w:r w:rsidRPr="001F42D3">
              <w:t>MDC_EVT_PUMP_DELIV_ COMP</w:t>
            </w:r>
          </w:p>
        </w:tc>
        <w:tc>
          <w:tcPr>
            <w:tcW w:w="1880" w:type="pct"/>
          </w:tcPr>
          <w:p w14:paraId="3C667D8F" w14:textId="77777777" w:rsidR="008630D6" w:rsidRPr="001F42D3" w:rsidRDefault="008630D6" w:rsidP="00670CCB">
            <w:pPr>
              <w:pStyle w:val="TableEntry"/>
              <w:rPr>
                <w:u w:val="single"/>
              </w:rPr>
            </w:pPr>
            <w:r w:rsidRPr="001F42D3">
              <w:rPr>
                <w:u w:val="single"/>
              </w:rPr>
              <w:t>Pump Delivery Info Parameters:</w:t>
            </w:r>
          </w:p>
          <w:p w14:paraId="42EBA1F4" w14:textId="77777777" w:rsidR="008630D6" w:rsidRPr="001F42D3" w:rsidRDefault="008630D6" w:rsidP="00670CCB">
            <w:pPr>
              <w:pStyle w:val="TableEntry"/>
            </w:pPr>
            <w:r w:rsidRPr="001F42D3">
              <w:rPr>
                <w:color w:val="0000FF"/>
              </w:rPr>
              <w:t>Infusing Status</w:t>
            </w:r>
            <w:r w:rsidRPr="001F42D3">
              <w:t>=pump-status-not-infusing</w:t>
            </w:r>
          </w:p>
          <w:p w14:paraId="64B0E0A9" w14:textId="77777777" w:rsidR="008630D6" w:rsidRPr="001F42D3" w:rsidRDefault="008630D6" w:rsidP="00670CCB">
            <w:pPr>
              <w:pStyle w:val="TableEntry"/>
            </w:pPr>
            <w:r w:rsidRPr="001F42D3">
              <w:rPr>
                <w:color w:val="0000FF"/>
              </w:rPr>
              <w:t>Current Pump Fluid Flow</w:t>
            </w:r>
            <w:r w:rsidRPr="001F42D3">
              <w:t>=0</w:t>
            </w:r>
          </w:p>
          <w:p w14:paraId="70A7971F" w14:textId="77777777" w:rsidR="008630D6" w:rsidRPr="001F42D3" w:rsidRDefault="008630D6" w:rsidP="00670CCB">
            <w:pPr>
              <w:pStyle w:val="TableEntry"/>
            </w:pPr>
            <w:r w:rsidRPr="001F42D3">
              <w:rPr>
                <w:color w:val="0000FF"/>
              </w:rPr>
              <w:t>Pump Active Sources</w:t>
            </w:r>
            <w:r w:rsidRPr="001F42D3">
              <w:t>=pump-source-info-secondary</w:t>
            </w:r>
          </w:p>
          <w:p w14:paraId="685D7765" w14:textId="77777777" w:rsidR="008630D6" w:rsidRPr="001F42D3" w:rsidRDefault="008630D6" w:rsidP="00670CCB">
            <w:pPr>
              <w:pStyle w:val="TableEntry"/>
            </w:pPr>
          </w:p>
          <w:p w14:paraId="64BA56B3" w14:textId="77777777" w:rsidR="008630D6" w:rsidRPr="001F42D3" w:rsidRDefault="008630D6" w:rsidP="00670CCB">
            <w:pPr>
              <w:pStyle w:val="TableEntry"/>
              <w:rPr>
                <w:u w:val="single"/>
              </w:rPr>
            </w:pPr>
            <w:r w:rsidRPr="001F42D3">
              <w:rPr>
                <w:u w:val="single"/>
              </w:rPr>
              <w:t>Active Source Parameters:</w:t>
            </w:r>
          </w:p>
          <w:p w14:paraId="5B9CF847" w14:textId="77777777" w:rsidR="008630D6" w:rsidRPr="001F42D3" w:rsidRDefault="008630D6" w:rsidP="00670CCB">
            <w:pPr>
              <w:pStyle w:val="TableEntry"/>
            </w:pPr>
            <w:r w:rsidRPr="001F42D3">
              <w:rPr>
                <w:color w:val="0000FF"/>
              </w:rPr>
              <w:t>Current Delivery Status</w:t>
            </w:r>
            <w:r w:rsidRPr="001F42D3">
              <w:t>=pump-delivery-status-not-delivering</w:t>
            </w:r>
          </w:p>
          <w:p w14:paraId="2FEDA12C" w14:textId="77777777" w:rsidR="008630D6" w:rsidRPr="001F42D3" w:rsidRDefault="008630D6" w:rsidP="00670CCB">
            <w:pPr>
              <w:pStyle w:val="TableEntry"/>
            </w:pPr>
            <w:r w:rsidRPr="001F42D3">
              <w:rPr>
                <w:color w:val="0000FF"/>
              </w:rPr>
              <w:t>Pump Not Delivering Reason</w:t>
            </w:r>
            <w:r w:rsidRPr="001F42D3">
              <w:t>=pump-stopped-switching-source</w:t>
            </w:r>
          </w:p>
          <w:p w14:paraId="4A4CE59B" w14:textId="77777777" w:rsidR="008630D6" w:rsidRPr="001F42D3" w:rsidRDefault="008630D6" w:rsidP="00670CCB">
            <w:pPr>
              <w:pStyle w:val="TableEntry"/>
            </w:pPr>
            <w:r w:rsidRPr="001F42D3">
              <w:rPr>
                <w:color w:val="0000FF"/>
              </w:rPr>
              <w:t>Program Delivery Mode</w:t>
            </w:r>
            <w:r w:rsidRPr="001F42D3">
              <w:t>=pump-program-delivery-mode-*</w:t>
            </w:r>
          </w:p>
          <w:p w14:paraId="0311563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B25F6FD" w14:textId="77777777" w:rsidR="008630D6" w:rsidRPr="001F42D3" w:rsidRDefault="008630D6" w:rsidP="00670CCB">
            <w:pPr>
              <w:pStyle w:val="TableEntry"/>
            </w:pPr>
            <w:r w:rsidRPr="001F42D3">
              <w:rPr>
                <w:color w:val="0000FF"/>
              </w:rPr>
              <w:t>Rate</w:t>
            </w:r>
            <w:r w:rsidRPr="001F42D3">
              <w:t>=piggyback programmed rate</w:t>
            </w:r>
          </w:p>
          <w:p w14:paraId="0A8134C9" w14:textId="77777777" w:rsidR="008630D6" w:rsidRPr="001F42D3" w:rsidRDefault="008630D6" w:rsidP="00670CCB">
            <w:pPr>
              <w:pStyle w:val="TableEntry"/>
            </w:pPr>
            <w:r w:rsidRPr="001F42D3">
              <w:rPr>
                <w:color w:val="0000FF"/>
              </w:rPr>
              <w:t>Dose Rate</w:t>
            </w:r>
            <w:r w:rsidRPr="001F42D3">
              <w:t>=piggyback dose rate</w:t>
            </w:r>
          </w:p>
          <w:p w14:paraId="19D2CA94" w14:textId="77777777" w:rsidR="008630D6" w:rsidRPr="001F42D3" w:rsidRDefault="008630D6" w:rsidP="00670CCB">
            <w:pPr>
              <w:pStyle w:val="TableEntry"/>
            </w:pPr>
            <w:r w:rsidRPr="001F42D3">
              <w:rPr>
                <w:color w:val="0000FF"/>
              </w:rPr>
              <w:t>Volume Programmed</w:t>
            </w:r>
            <w:r w:rsidRPr="001F42D3">
              <w:t>=piggyback volume programmed</w:t>
            </w:r>
          </w:p>
          <w:p w14:paraId="46B25526" w14:textId="77777777" w:rsidR="008630D6" w:rsidRPr="001F42D3" w:rsidRDefault="008630D6" w:rsidP="00670CCB">
            <w:pPr>
              <w:pStyle w:val="TableEntry"/>
            </w:pPr>
            <w:r w:rsidRPr="001F42D3">
              <w:rPr>
                <w:color w:val="0000FF"/>
              </w:rPr>
              <w:t>Current Segment Volume Delivered</w:t>
            </w:r>
            <w:r w:rsidRPr="001F42D3">
              <w:t>= volume delivered since last piggyback DELIV_START</w:t>
            </w:r>
          </w:p>
          <w:p w14:paraId="427974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piggyback delivery, including the one just completed</w:t>
            </w:r>
          </w:p>
          <w:p w14:paraId="486EFA6C" w14:textId="77777777" w:rsidR="008630D6" w:rsidRPr="001F42D3" w:rsidRDefault="008630D6" w:rsidP="00670CCB">
            <w:pPr>
              <w:pStyle w:val="TableEntry"/>
            </w:pPr>
            <w:r w:rsidRPr="001F42D3">
              <w:rPr>
                <w:color w:val="0000FF"/>
              </w:rPr>
              <w:t>Volume Remaining</w:t>
            </w:r>
            <w:r w:rsidRPr="001F42D3">
              <w:t>=0</w:t>
            </w:r>
          </w:p>
          <w:p w14:paraId="6489DC45"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7D43782" w14:textId="77777777" w:rsidR="008630D6" w:rsidRPr="001F42D3" w:rsidRDefault="008630D6" w:rsidP="00670CCB">
            <w:pPr>
              <w:pStyle w:val="TableEntry"/>
            </w:pPr>
          </w:p>
        </w:tc>
      </w:tr>
      <w:tr w:rsidR="008630D6" w:rsidRPr="001F42D3" w14:paraId="0303250F" w14:textId="77777777" w:rsidTr="00670CCB">
        <w:trPr>
          <w:cantSplit/>
          <w:trHeight w:val="91"/>
        </w:trPr>
        <w:tc>
          <w:tcPr>
            <w:tcW w:w="761" w:type="pct"/>
            <w:vMerge/>
          </w:tcPr>
          <w:p w14:paraId="29735E38" w14:textId="77777777" w:rsidR="008630D6" w:rsidRPr="001F42D3" w:rsidRDefault="008630D6" w:rsidP="00670CCB">
            <w:pPr>
              <w:pStyle w:val="TableEntry"/>
            </w:pPr>
          </w:p>
        </w:tc>
        <w:tc>
          <w:tcPr>
            <w:tcW w:w="1316" w:type="pct"/>
          </w:tcPr>
          <w:p w14:paraId="49F2441D" w14:textId="77777777" w:rsidR="008630D6" w:rsidRPr="001F42D3" w:rsidRDefault="008630D6" w:rsidP="00670CCB">
            <w:pPr>
              <w:pStyle w:val="TableEntry"/>
            </w:pPr>
            <w:r w:rsidRPr="001F42D3">
              <w:t>MDC_EVT_PUMP_DELIV_ START</w:t>
            </w:r>
          </w:p>
        </w:tc>
        <w:tc>
          <w:tcPr>
            <w:tcW w:w="1880" w:type="pct"/>
          </w:tcPr>
          <w:p w14:paraId="6E2BE818" w14:textId="77777777" w:rsidR="008630D6" w:rsidRPr="001F42D3" w:rsidRDefault="008630D6" w:rsidP="00670CCB">
            <w:pPr>
              <w:pStyle w:val="TableEntry"/>
              <w:rPr>
                <w:u w:val="single"/>
              </w:rPr>
            </w:pPr>
            <w:r w:rsidRPr="001F42D3">
              <w:rPr>
                <w:u w:val="single"/>
              </w:rPr>
              <w:t>Pump Delivery Info Parameters:</w:t>
            </w:r>
          </w:p>
          <w:p w14:paraId="2573DF93" w14:textId="77777777" w:rsidR="008630D6" w:rsidRPr="001F42D3" w:rsidRDefault="008630D6" w:rsidP="00670CCB">
            <w:pPr>
              <w:pStyle w:val="TableEntry"/>
            </w:pPr>
            <w:r w:rsidRPr="001F42D3">
              <w:rPr>
                <w:color w:val="0000FF"/>
              </w:rPr>
              <w:t>Infusing Status</w:t>
            </w:r>
            <w:r w:rsidRPr="001F42D3">
              <w:t>=pump-status-infusing</w:t>
            </w:r>
          </w:p>
          <w:p w14:paraId="6954D1CF" w14:textId="77777777" w:rsidR="008630D6" w:rsidRPr="001F42D3" w:rsidRDefault="008630D6" w:rsidP="00670CCB">
            <w:pPr>
              <w:pStyle w:val="TableEntry"/>
            </w:pPr>
            <w:r w:rsidRPr="001F42D3">
              <w:rPr>
                <w:color w:val="0000FF"/>
              </w:rPr>
              <w:t>Current Pump Fluid Flow</w:t>
            </w:r>
            <w:r w:rsidRPr="001F42D3">
              <w:t>=primary rate</w:t>
            </w:r>
          </w:p>
          <w:p w14:paraId="7601D002" w14:textId="77777777" w:rsidR="008630D6" w:rsidRPr="001F42D3" w:rsidRDefault="008630D6" w:rsidP="00670CCB">
            <w:pPr>
              <w:pStyle w:val="TableEntry"/>
            </w:pPr>
            <w:r w:rsidRPr="001F42D3">
              <w:rPr>
                <w:color w:val="0000FF"/>
              </w:rPr>
              <w:t>Pump Active Sources</w:t>
            </w:r>
            <w:r w:rsidRPr="001F42D3">
              <w:t>=pump-source-info-primary</w:t>
            </w:r>
          </w:p>
          <w:p w14:paraId="3E95C673" w14:textId="77777777" w:rsidR="008630D6" w:rsidRPr="001F42D3" w:rsidRDefault="008630D6" w:rsidP="00670CCB">
            <w:pPr>
              <w:pStyle w:val="TableEntry"/>
            </w:pPr>
          </w:p>
          <w:p w14:paraId="12EB0F02" w14:textId="77777777" w:rsidR="008630D6" w:rsidRPr="001F42D3" w:rsidRDefault="008630D6" w:rsidP="00670CCB">
            <w:pPr>
              <w:pStyle w:val="TableEntry"/>
              <w:rPr>
                <w:u w:val="single"/>
              </w:rPr>
            </w:pPr>
            <w:r w:rsidRPr="001F42D3">
              <w:rPr>
                <w:u w:val="single"/>
              </w:rPr>
              <w:t>Active Source Parameters:</w:t>
            </w:r>
          </w:p>
          <w:p w14:paraId="5EAB8269" w14:textId="77777777" w:rsidR="008630D6" w:rsidRPr="001F42D3" w:rsidRDefault="008630D6" w:rsidP="00670CCB">
            <w:pPr>
              <w:pStyle w:val="TableEntry"/>
            </w:pPr>
            <w:r w:rsidRPr="001F42D3">
              <w:rPr>
                <w:color w:val="0000FF"/>
              </w:rPr>
              <w:t>Current Delivery Status</w:t>
            </w:r>
            <w:r w:rsidRPr="001F42D3">
              <w:t>=pump-delivery-status-delivering</w:t>
            </w:r>
          </w:p>
          <w:p w14:paraId="74B6E94E" w14:textId="77777777" w:rsidR="008630D6" w:rsidRPr="001F42D3" w:rsidRDefault="008630D6" w:rsidP="00670CCB">
            <w:pPr>
              <w:pStyle w:val="TableEntry"/>
            </w:pPr>
            <w:r w:rsidRPr="001F42D3">
              <w:rPr>
                <w:color w:val="0000FF"/>
              </w:rPr>
              <w:t>Program Delivery Mode</w:t>
            </w:r>
            <w:r w:rsidRPr="001F42D3">
              <w:t>=pump-program-delivery-mode-*</w:t>
            </w:r>
          </w:p>
          <w:p w14:paraId="28215C82"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2E6B4C8" w14:textId="77777777" w:rsidR="008630D6" w:rsidRPr="001F42D3" w:rsidRDefault="008630D6" w:rsidP="00670CCB">
            <w:pPr>
              <w:pStyle w:val="TableEntry"/>
            </w:pPr>
            <w:r w:rsidRPr="001F42D3">
              <w:rPr>
                <w:color w:val="0000FF"/>
              </w:rPr>
              <w:t>Rate</w:t>
            </w:r>
            <w:r w:rsidRPr="001F42D3">
              <w:t>=primary rate</w:t>
            </w:r>
          </w:p>
          <w:p w14:paraId="07B21010" w14:textId="77777777" w:rsidR="008630D6" w:rsidRPr="001F42D3" w:rsidRDefault="008630D6" w:rsidP="00670CCB">
            <w:pPr>
              <w:pStyle w:val="TableEntry"/>
            </w:pPr>
            <w:r w:rsidRPr="001F42D3">
              <w:rPr>
                <w:color w:val="0000FF"/>
              </w:rPr>
              <w:t>Dose Rate</w:t>
            </w:r>
            <w:r w:rsidRPr="001F42D3">
              <w:t>=primary dose rate</w:t>
            </w:r>
          </w:p>
          <w:p w14:paraId="551EDA27" w14:textId="77777777" w:rsidR="008630D6" w:rsidRPr="001F42D3" w:rsidRDefault="008630D6" w:rsidP="00670CCB">
            <w:pPr>
              <w:pStyle w:val="TableEntry"/>
            </w:pPr>
            <w:r w:rsidRPr="001F42D3">
              <w:rPr>
                <w:color w:val="0000FF"/>
              </w:rPr>
              <w:t>Volume Programmed</w:t>
            </w:r>
            <w:r w:rsidRPr="001F42D3">
              <w:t>=primary volume programmed</w:t>
            </w:r>
          </w:p>
          <w:p w14:paraId="1BA3E7AE" w14:textId="77777777" w:rsidR="008630D6" w:rsidRPr="001F42D3" w:rsidRDefault="008630D6" w:rsidP="00670CCB">
            <w:pPr>
              <w:pStyle w:val="TableEntry"/>
            </w:pPr>
            <w:r w:rsidRPr="001F42D3">
              <w:rPr>
                <w:color w:val="0000FF"/>
              </w:rPr>
              <w:t>Current Segment Volume Delivered</w:t>
            </w:r>
            <w:r w:rsidRPr="001F42D3">
              <w:t>=0</w:t>
            </w:r>
          </w:p>
          <w:p w14:paraId="79FBCC0F"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w:t>
            </w:r>
          </w:p>
          <w:p w14:paraId="4BD05116" w14:textId="77777777" w:rsidR="008630D6" w:rsidRPr="001F42D3" w:rsidRDefault="008630D6" w:rsidP="00670CCB">
            <w:pPr>
              <w:pStyle w:val="TableEntry"/>
            </w:pPr>
            <w:r w:rsidRPr="001F42D3">
              <w:rPr>
                <w:color w:val="0000FF"/>
              </w:rPr>
              <w:t>Volume Remaining</w:t>
            </w:r>
            <w:r w:rsidRPr="001F42D3">
              <w:t>=primary volume remaining</w:t>
            </w:r>
          </w:p>
          <w:p w14:paraId="11C399B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7ED3B28" w14:textId="77777777" w:rsidR="008630D6" w:rsidRPr="001F42D3" w:rsidRDefault="008630D6" w:rsidP="00670CCB">
            <w:pPr>
              <w:ind w:hanging="2"/>
              <w:rPr>
                <w:rFonts w:ascii="Tahoma" w:hAnsi="Tahoma" w:cs="Tahoma"/>
                <w:sz w:val="16"/>
                <w:szCs w:val="16"/>
              </w:rPr>
            </w:pPr>
          </w:p>
        </w:tc>
      </w:tr>
      <w:tr w:rsidR="008630D6" w:rsidRPr="001F42D3" w14:paraId="4F572A72" w14:textId="77777777" w:rsidTr="00670CCB">
        <w:trPr>
          <w:cantSplit/>
          <w:trHeight w:val="91"/>
        </w:trPr>
        <w:tc>
          <w:tcPr>
            <w:tcW w:w="761" w:type="pct"/>
            <w:vMerge w:val="restart"/>
          </w:tcPr>
          <w:p w14:paraId="2AB1546B" w14:textId="77777777" w:rsidR="008630D6" w:rsidRPr="001F42D3" w:rsidRDefault="008630D6" w:rsidP="00670CCB">
            <w:pPr>
              <w:pStyle w:val="TableEntry"/>
            </w:pPr>
            <w:r w:rsidRPr="001F42D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1F42D3" w:rsidRDefault="008630D6" w:rsidP="00670CCB">
            <w:pPr>
              <w:pStyle w:val="TableEntry"/>
            </w:pPr>
          </w:p>
          <w:p w14:paraId="55C57297" w14:textId="77777777" w:rsidR="008630D6" w:rsidRPr="001F42D3" w:rsidRDefault="008630D6" w:rsidP="00670CCB">
            <w:pPr>
              <w:pStyle w:val="TableEntry"/>
            </w:pPr>
            <w:r w:rsidRPr="001F42D3">
              <w:t>(NOTE:  events associated with the start of the continuous infusion prior to the bolus and completion of the continuous infusion after the bolus completes are not shown)</w:t>
            </w:r>
          </w:p>
          <w:p w14:paraId="12C9F5A2" w14:textId="77777777" w:rsidR="008630D6" w:rsidRPr="001F42D3" w:rsidRDefault="008630D6" w:rsidP="00670CCB">
            <w:pPr>
              <w:pStyle w:val="TableEntry"/>
            </w:pPr>
          </w:p>
        </w:tc>
        <w:tc>
          <w:tcPr>
            <w:tcW w:w="1316" w:type="pct"/>
          </w:tcPr>
          <w:p w14:paraId="68E0F51B" w14:textId="77777777" w:rsidR="008630D6" w:rsidRPr="001F42D3" w:rsidRDefault="008630D6" w:rsidP="00670CCB">
            <w:pPr>
              <w:pStyle w:val="TableEntry"/>
            </w:pPr>
            <w:r w:rsidRPr="001F42D3">
              <w:t>MDC_EVT_PUMP_DELIV_ STOP</w:t>
            </w:r>
          </w:p>
        </w:tc>
        <w:tc>
          <w:tcPr>
            <w:tcW w:w="1880" w:type="pct"/>
          </w:tcPr>
          <w:p w14:paraId="192801ED" w14:textId="77777777" w:rsidR="008630D6" w:rsidRPr="001F42D3" w:rsidRDefault="008630D6" w:rsidP="00670CCB">
            <w:pPr>
              <w:pStyle w:val="TableEntry"/>
              <w:rPr>
                <w:u w:val="single"/>
              </w:rPr>
            </w:pPr>
            <w:r w:rsidRPr="001F42D3">
              <w:rPr>
                <w:u w:val="single"/>
              </w:rPr>
              <w:t>Pump Delivery Info Parameters:</w:t>
            </w:r>
          </w:p>
          <w:p w14:paraId="2EDE90E7" w14:textId="77777777" w:rsidR="008630D6" w:rsidRPr="001F42D3" w:rsidRDefault="008630D6" w:rsidP="00670CCB">
            <w:pPr>
              <w:pStyle w:val="TableEntry"/>
            </w:pPr>
            <w:r w:rsidRPr="001F42D3">
              <w:rPr>
                <w:color w:val="0000FF"/>
              </w:rPr>
              <w:t>Infusing Status</w:t>
            </w:r>
            <w:r w:rsidRPr="001F42D3">
              <w:t>=pump reported status</w:t>
            </w:r>
          </w:p>
          <w:p w14:paraId="2B69C36A" w14:textId="77777777" w:rsidR="008630D6" w:rsidRPr="001F42D3" w:rsidRDefault="008630D6" w:rsidP="00670CCB">
            <w:pPr>
              <w:pStyle w:val="TableEntry"/>
            </w:pPr>
            <w:r w:rsidRPr="001F42D3">
              <w:rPr>
                <w:color w:val="0000FF"/>
              </w:rPr>
              <w:t>Current Pump Fluid Flow</w:t>
            </w:r>
            <w:r w:rsidRPr="001F42D3">
              <w:t>=pump reported rate</w:t>
            </w:r>
          </w:p>
          <w:p w14:paraId="137A76A7" w14:textId="77777777" w:rsidR="008630D6" w:rsidRPr="001F42D3" w:rsidRDefault="008630D6" w:rsidP="00670CCB">
            <w:pPr>
              <w:pStyle w:val="TableEntry"/>
            </w:pPr>
            <w:r w:rsidRPr="001F42D3">
              <w:rPr>
                <w:color w:val="0000FF"/>
              </w:rPr>
              <w:t>Pump Active Sources</w:t>
            </w:r>
            <w:r w:rsidRPr="001F42D3">
              <w:t>=pump-source-info-*</w:t>
            </w:r>
          </w:p>
          <w:p w14:paraId="5C26A089" w14:textId="77777777" w:rsidR="008630D6" w:rsidRPr="001F42D3" w:rsidRDefault="008630D6" w:rsidP="00670CCB">
            <w:pPr>
              <w:pStyle w:val="TableEntry"/>
            </w:pPr>
          </w:p>
          <w:p w14:paraId="50E986A1" w14:textId="77777777" w:rsidR="008630D6" w:rsidRPr="001F42D3" w:rsidRDefault="008630D6" w:rsidP="00670CCB">
            <w:pPr>
              <w:pStyle w:val="TableEntry"/>
              <w:rPr>
                <w:u w:val="single"/>
              </w:rPr>
            </w:pPr>
            <w:r w:rsidRPr="001F42D3">
              <w:rPr>
                <w:u w:val="single"/>
              </w:rPr>
              <w:t>Active Source Parameters (primary or secondary):</w:t>
            </w:r>
          </w:p>
          <w:p w14:paraId="29DEA6AE" w14:textId="77777777" w:rsidR="008630D6" w:rsidRPr="001F42D3" w:rsidRDefault="008630D6" w:rsidP="00670CCB">
            <w:pPr>
              <w:pStyle w:val="TableEntry"/>
            </w:pPr>
            <w:r w:rsidRPr="001F42D3">
              <w:rPr>
                <w:color w:val="0000FF"/>
              </w:rPr>
              <w:t>Current Delivery Status</w:t>
            </w:r>
            <w:r w:rsidRPr="001F42D3">
              <w:t>=pump-delivery-status-transitioning</w:t>
            </w:r>
          </w:p>
          <w:p w14:paraId="5DAD3308" w14:textId="77777777" w:rsidR="008630D6" w:rsidRPr="001F42D3" w:rsidRDefault="008630D6" w:rsidP="00670CCB">
            <w:pPr>
              <w:pStyle w:val="TableEntry"/>
            </w:pPr>
            <w:r w:rsidRPr="001F42D3">
              <w:rPr>
                <w:color w:val="0000FF"/>
              </w:rPr>
              <w:t>Program Delivery Mode</w:t>
            </w:r>
            <w:r w:rsidRPr="001F42D3">
              <w:t>=pump-program-delivery-mode-continuous</w:t>
            </w:r>
          </w:p>
          <w:p w14:paraId="588BA13B" w14:textId="77777777" w:rsidR="008630D6" w:rsidRPr="001F42D3" w:rsidRDefault="008630D6" w:rsidP="00670CCB">
            <w:pPr>
              <w:pStyle w:val="TableEntry"/>
            </w:pPr>
            <w:r w:rsidRPr="001F42D3">
              <w:rPr>
                <w:color w:val="0000FF"/>
              </w:rPr>
              <w:t>Source Channel Label</w:t>
            </w:r>
            <w:r w:rsidRPr="001F42D3">
              <w:t>=vendor-specific</w:t>
            </w:r>
          </w:p>
          <w:p w14:paraId="7FB540C7" w14:textId="77777777" w:rsidR="008630D6" w:rsidRPr="001F42D3" w:rsidRDefault="008630D6" w:rsidP="00670CCB">
            <w:pPr>
              <w:pStyle w:val="TableEntry"/>
            </w:pPr>
            <w:r w:rsidRPr="001F42D3">
              <w:rPr>
                <w:color w:val="0000FF"/>
              </w:rPr>
              <w:t>Rate</w:t>
            </w:r>
            <w:r w:rsidRPr="001F42D3">
              <w:t>=continuous rate</w:t>
            </w:r>
          </w:p>
          <w:p w14:paraId="67830528" w14:textId="77777777" w:rsidR="008630D6" w:rsidRPr="001F42D3" w:rsidRDefault="008630D6" w:rsidP="00670CCB">
            <w:pPr>
              <w:pStyle w:val="TableEntry"/>
            </w:pPr>
            <w:r w:rsidRPr="001F42D3">
              <w:rPr>
                <w:color w:val="0000FF"/>
              </w:rPr>
              <w:t>Dose Rate</w:t>
            </w:r>
            <w:r w:rsidRPr="001F42D3">
              <w:t>=continuous dose rate</w:t>
            </w:r>
          </w:p>
          <w:p w14:paraId="2869BAE8" w14:textId="77777777" w:rsidR="008630D6" w:rsidRPr="001F42D3" w:rsidRDefault="008630D6" w:rsidP="00670CCB">
            <w:pPr>
              <w:pStyle w:val="TableEntry"/>
            </w:pPr>
            <w:r w:rsidRPr="001F42D3">
              <w:rPr>
                <w:color w:val="0000FF"/>
              </w:rPr>
              <w:t>Volume Programmed</w:t>
            </w:r>
            <w:r w:rsidRPr="001F42D3">
              <w:t>=continuous volume programmed</w:t>
            </w:r>
          </w:p>
          <w:p w14:paraId="7B3414EB" w14:textId="77777777" w:rsidR="008630D6" w:rsidRPr="001F42D3" w:rsidRDefault="008630D6" w:rsidP="00670CCB">
            <w:pPr>
              <w:pStyle w:val="TableEntry"/>
            </w:pPr>
            <w:r w:rsidRPr="001F42D3">
              <w:rPr>
                <w:color w:val="0000FF"/>
              </w:rPr>
              <w:t>Current Segment Volume Delivered</w:t>
            </w:r>
            <w:r w:rsidRPr="001F42D3">
              <w:t>=continuous volume delivered since last DELIV_START</w:t>
            </w:r>
          </w:p>
          <w:p w14:paraId="181375E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including the one just completed, and any previously completed boluses</w:t>
            </w:r>
          </w:p>
          <w:p w14:paraId="3D9E11FA" w14:textId="77777777" w:rsidR="008630D6" w:rsidRPr="001F42D3" w:rsidRDefault="008630D6" w:rsidP="00670CCB">
            <w:pPr>
              <w:pStyle w:val="TableEntry"/>
            </w:pPr>
            <w:r w:rsidRPr="001F42D3">
              <w:rPr>
                <w:color w:val="0000FF"/>
              </w:rPr>
              <w:t>Volume Remaining</w:t>
            </w:r>
            <w:r w:rsidRPr="001F42D3">
              <w:t>=continuous volume remaining</w:t>
            </w:r>
          </w:p>
          <w:p w14:paraId="74248A7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8E117F4" w14:textId="77777777" w:rsidR="008630D6" w:rsidRPr="001F42D3" w:rsidRDefault="008630D6" w:rsidP="00670CCB">
            <w:pPr>
              <w:pStyle w:val="TableEntry"/>
            </w:pPr>
            <w:r w:rsidRPr="001F42D3">
              <w:t xml:space="preserve">DELIV_STOP – Used if the pump is switching from continuous to bolus. </w:t>
            </w:r>
            <w:proofErr w:type="gramStart"/>
            <w:r w:rsidRPr="001F42D3">
              <w:t>Not</w:t>
            </w:r>
            <w:proofErr w:type="gramEnd"/>
            <w:r w:rsidRPr="001F42D3">
              <w:t xml:space="preserve"> </w:t>
            </w:r>
            <w:proofErr w:type="gramStart"/>
            <w:r w:rsidRPr="001F42D3">
              <w:t>needed if</w:t>
            </w:r>
            <w:proofErr w:type="gramEnd"/>
            <w:r w:rsidRPr="001F42D3">
              <w:t xml:space="preserve"> </w:t>
            </w:r>
            <w:proofErr w:type="gramStart"/>
            <w:r w:rsidRPr="001F42D3">
              <w:t>starting</w:t>
            </w:r>
            <w:proofErr w:type="gramEnd"/>
            <w:r w:rsidRPr="001F42D3">
              <w:t xml:space="preserve"> bolus from a pause or stop.</w:t>
            </w:r>
          </w:p>
          <w:p w14:paraId="2E60B6F2" w14:textId="77777777" w:rsidR="008630D6" w:rsidRPr="001F42D3" w:rsidRDefault="008630D6" w:rsidP="00670CCB">
            <w:pPr>
              <w:pStyle w:val="TableEntry"/>
            </w:pPr>
          </w:p>
        </w:tc>
      </w:tr>
      <w:tr w:rsidR="008630D6" w:rsidRPr="001F42D3" w14:paraId="38AD8466" w14:textId="77777777" w:rsidTr="00670CCB">
        <w:trPr>
          <w:cantSplit/>
        </w:trPr>
        <w:tc>
          <w:tcPr>
            <w:tcW w:w="761" w:type="pct"/>
            <w:vMerge/>
          </w:tcPr>
          <w:p w14:paraId="5E042AA8" w14:textId="77777777" w:rsidR="008630D6" w:rsidRPr="001F42D3" w:rsidRDefault="008630D6" w:rsidP="00670CCB">
            <w:pPr>
              <w:pStyle w:val="TableEntry"/>
            </w:pPr>
            <w:bookmarkStart w:id="1647" w:name="_Hlk272251371"/>
          </w:p>
        </w:tc>
        <w:tc>
          <w:tcPr>
            <w:tcW w:w="1316" w:type="pct"/>
          </w:tcPr>
          <w:p w14:paraId="60E567AA" w14:textId="77777777" w:rsidR="008630D6" w:rsidRPr="001F42D3" w:rsidRDefault="008630D6" w:rsidP="00670CCB">
            <w:pPr>
              <w:pStyle w:val="TableEntry"/>
            </w:pPr>
            <w:r w:rsidRPr="001F42D3">
              <w:t>MDC_EVT_PUMP_DELIV_ START</w:t>
            </w:r>
          </w:p>
        </w:tc>
        <w:tc>
          <w:tcPr>
            <w:tcW w:w="1880" w:type="pct"/>
          </w:tcPr>
          <w:p w14:paraId="5BC6CF87" w14:textId="77777777" w:rsidR="008630D6" w:rsidRPr="001F42D3" w:rsidRDefault="008630D6" w:rsidP="00670CCB">
            <w:pPr>
              <w:pStyle w:val="TableEntry"/>
              <w:rPr>
                <w:u w:val="single"/>
              </w:rPr>
            </w:pPr>
            <w:r w:rsidRPr="001F42D3">
              <w:rPr>
                <w:u w:val="single"/>
              </w:rPr>
              <w:t>Pump Delivery Info Parameters:</w:t>
            </w:r>
          </w:p>
          <w:p w14:paraId="75146806" w14:textId="77777777" w:rsidR="008630D6" w:rsidRPr="001F42D3" w:rsidRDefault="008630D6" w:rsidP="00670CCB">
            <w:pPr>
              <w:pStyle w:val="TableEntry"/>
            </w:pPr>
            <w:r w:rsidRPr="001F42D3">
              <w:rPr>
                <w:color w:val="0000FF"/>
              </w:rPr>
              <w:t>Infusing Status</w:t>
            </w:r>
            <w:r w:rsidRPr="001F42D3">
              <w:t>=pump-status-infusing</w:t>
            </w:r>
          </w:p>
          <w:p w14:paraId="2AE7A34B" w14:textId="77777777" w:rsidR="008630D6" w:rsidRPr="001F42D3" w:rsidRDefault="008630D6" w:rsidP="00670CCB">
            <w:pPr>
              <w:pStyle w:val="TableEntry"/>
            </w:pPr>
            <w:r w:rsidRPr="001F42D3">
              <w:rPr>
                <w:color w:val="0000FF"/>
              </w:rPr>
              <w:t>Current Pump Fluid Flow</w:t>
            </w:r>
            <w:r w:rsidRPr="001F42D3">
              <w:t>=bolus programmed rate</w:t>
            </w:r>
          </w:p>
          <w:p w14:paraId="13704A7E" w14:textId="77777777" w:rsidR="008630D6" w:rsidRPr="001F42D3" w:rsidRDefault="008630D6" w:rsidP="00670CCB">
            <w:pPr>
              <w:pStyle w:val="TableEntry"/>
            </w:pPr>
            <w:r w:rsidRPr="001F42D3">
              <w:rPr>
                <w:color w:val="0000FF"/>
              </w:rPr>
              <w:t>Pump Active Sources</w:t>
            </w:r>
            <w:r w:rsidRPr="001F42D3">
              <w:t>=pump-source-info-clinician</w:t>
            </w:r>
          </w:p>
          <w:p w14:paraId="55E679DF" w14:textId="77777777" w:rsidR="008630D6" w:rsidRPr="001F42D3" w:rsidRDefault="008630D6" w:rsidP="00670CCB">
            <w:pPr>
              <w:pStyle w:val="TableEntry"/>
              <w:rPr>
                <w:u w:val="single"/>
              </w:rPr>
            </w:pPr>
          </w:p>
          <w:p w14:paraId="05DE3F66" w14:textId="77777777" w:rsidR="008630D6" w:rsidRPr="001F42D3" w:rsidRDefault="008630D6" w:rsidP="00670CCB">
            <w:pPr>
              <w:pStyle w:val="TableEntry"/>
              <w:rPr>
                <w:u w:val="single"/>
              </w:rPr>
            </w:pPr>
            <w:r w:rsidRPr="001F42D3">
              <w:rPr>
                <w:u w:val="single"/>
              </w:rPr>
              <w:t>Source Parameters (primary or secondary):</w:t>
            </w:r>
          </w:p>
          <w:p w14:paraId="3A32E84C"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previously completed boluses</w:t>
            </w:r>
          </w:p>
          <w:p w14:paraId="4E0686F2" w14:textId="77777777" w:rsidR="008630D6" w:rsidRPr="001F42D3" w:rsidRDefault="008630D6" w:rsidP="00670CCB">
            <w:pPr>
              <w:pStyle w:val="TableEntry"/>
              <w:rPr>
                <w:color w:val="0000FF"/>
              </w:rPr>
            </w:pPr>
          </w:p>
          <w:p w14:paraId="6B73DBDC" w14:textId="77777777" w:rsidR="008630D6" w:rsidRPr="001F42D3" w:rsidRDefault="008630D6" w:rsidP="00670CCB">
            <w:pPr>
              <w:pStyle w:val="TableEntry"/>
              <w:rPr>
                <w:u w:val="single"/>
              </w:rPr>
            </w:pPr>
            <w:r w:rsidRPr="001F42D3">
              <w:rPr>
                <w:u w:val="single"/>
              </w:rPr>
              <w:t>Active Source Parameters (clinician dose):</w:t>
            </w:r>
          </w:p>
          <w:p w14:paraId="56C680FB" w14:textId="77777777" w:rsidR="008630D6" w:rsidRPr="001F42D3" w:rsidRDefault="008630D6" w:rsidP="00670CCB">
            <w:pPr>
              <w:pStyle w:val="TableEntry"/>
            </w:pPr>
            <w:r w:rsidRPr="001F42D3">
              <w:rPr>
                <w:color w:val="0000FF"/>
              </w:rPr>
              <w:t>Current Delivery Status</w:t>
            </w:r>
            <w:r w:rsidRPr="001F42D3">
              <w:t>=pump-delivery-status-delivering</w:t>
            </w:r>
          </w:p>
          <w:p w14:paraId="184EF2FB" w14:textId="77777777" w:rsidR="008630D6" w:rsidRPr="001F42D3" w:rsidRDefault="008630D6" w:rsidP="00670CCB">
            <w:pPr>
              <w:pStyle w:val="TableEntry"/>
            </w:pPr>
            <w:r w:rsidRPr="001F42D3">
              <w:rPr>
                <w:color w:val="0000FF"/>
              </w:rPr>
              <w:t>Program Delivery Mode</w:t>
            </w:r>
            <w:r w:rsidRPr="001F42D3">
              <w:t>=pump-program-delivery-mode-continuous</w:t>
            </w:r>
          </w:p>
          <w:p w14:paraId="27CC39D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0D3987D" w14:textId="77777777" w:rsidR="008630D6" w:rsidRPr="001F42D3" w:rsidRDefault="008630D6" w:rsidP="00670CCB">
            <w:pPr>
              <w:pStyle w:val="TableEntry"/>
            </w:pPr>
            <w:r w:rsidRPr="001F42D3">
              <w:rPr>
                <w:color w:val="0000FF"/>
              </w:rPr>
              <w:t>Rate</w:t>
            </w:r>
            <w:r w:rsidRPr="001F42D3">
              <w:t>=bolus programmed rate</w:t>
            </w:r>
          </w:p>
          <w:p w14:paraId="308DD3C5" w14:textId="77777777" w:rsidR="008630D6" w:rsidRPr="001F42D3" w:rsidRDefault="008630D6" w:rsidP="00670CCB">
            <w:pPr>
              <w:pStyle w:val="TableEntry"/>
            </w:pPr>
            <w:r w:rsidRPr="001F42D3">
              <w:rPr>
                <w:color w:val="0000FF"/>
              </w:rPr>
              <w:t>Dose Rate</w:t>
            </w:r>
            <w:r w:rsidRPr="001F42D3">
              <w:t>=bolus dose rate</w:t>
            </w:r>
          </w:p>
          <w:p w14:paraId="4C01F6AC" w14:textId="77777777" w:rsidR="008630D6" w:rsidRPr="001F42D3" w:rsidRDefault="008630D6" w:rsidP="00670CCB">
            <w:pPr>
              <w:pStyle w:val="TableEntry"/>
            </w:pPr>
            <w:r w:rsidRPr="001F42D3">
              <w:rPr>
                <w:color w:val="0000FF"/>
              </w:rPr>
              <w:t>Volume Programmed</w:t>
            </w:r>
            <w:r w:rsidRPr="001F42D3">
              <w:t>=bolus volume programmed</w:t>
            </w:r>
          </w:p>
          <w:p w14:paraId="0260F09E" w14:textId="77777777" w:rsidR="008630D6" w:rsidRPr="001F42D3" w:rsidRDefault="008630D6" w:rsidP="00670CCB">
            <w:pPr>
              <w:pStyle w:val="TableEntry"/>
            </w:pPr>
            <w:r w:rsidRPr="001F42D3">
              <w:rPr>
                <w:color w:val="0000FF"/>
              </w:rPr>
              <w:t>Current Segment Volume Delivered</w:t>
            </w:r>
            <w:r w:rsidRPr="001F42D3">
              <w:t>=0</w:t>
            </w:r>
          </w:p>
          <w:p w14:paraId="5BFB7F7D" w14:textId="77777777" w:rsidR="008630D6" w:rsidRPr="001F42D3" w:rsidRDefault="008630D6" w:rsidP="00670CCB">
            <w:pPr>
              <w:pStyle w:val="TableEntry"/>
            </w:pPr>
            <w:r w:rsidRPr="001F42D3">
              <w:rPr>
                <w:color w:val="0000FF"/>
              </w:rPr>
              <w:t>Cumulative Volume Delivered</w:t>
            </w:r>
            <w:r w:rsidRPr="001F42D3">
              <w:t>=0</w:t>
            </w:r>
          </w:p>
          <w:p w14:paraId="5A56D10D" w14:textId="77777777" w:rsidR="008630D6" w:rsidRPr="001F42D3" w:rsidRDefault="008630D6" w:rsidP="00670CCB">
            <w:pPr>
              <w:pStyle w:val="TableEntry"/>
            </w:pPr>
            <w:r w:rsidRPr="001F42D3">
              <w:rPr>
                <w:color w:val="0000FF"/>
              </w:rPr>
              <w:t>Volume Remaining</w:t>
            </w:r>
            <w:r w:rsidRPr="001F42D3">
              <w:t>=bolus volume programmed</w:t>
            </w:r>
          </w:p>
          <w:p w14:paraId="4F9ECD1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2FD93C" w14:textId="77777777" w:rsidR="008630D6" w:rsidRPr="001F42D3" w:rsidRDefault="008630D6" w:rsidP="00670CCB">
            <w:pPr>
              <w:pStyle w:val="TableEntry"/>
              <w:rPr>
                <w:rFonts w:ascii="Tahoma" w:hAnsi="Tahoma" w:cs="Tahoma"/>
                <w:sz w:val="16"/>
                <w:szCs w:val="16"/>
              </w:rPr>
            </w:pPr>
          </w:p>
        </w:tc>
      </w:tr>
      <w:bookmarkEnd w:id="1647"/>
      <w:tr w:rsidR="008630D6" w:rsidRPr="001F42D3" w14:paraId="787EE861" w14:textId="77777777" w:rsidTr="00670CCB">
        <w:trPr>
          <w:cantSplit/>
        </w:trPr>
        <w:tc>
          <w:tcPr>
            <w:tcW w:w="761" w:type="pct"/>
            <w:vMerge/>
          </w:tcPr>
          <w:p w14:paraId="73BD2055" w14:textId="77777777" w:rsidR="008630D6" w:rsidRPr="001F42D3" w:rsidRDefault="008630D6" w:rsidP="00670CCB">
            <w:pPr>
              <w:pStyle w:val="TableEntry"/>
            </w:pPr>
          </w:p>
        </w:tc>
        <w:tc>
          <w:tcPr>
            <w:tcW w:w="1316" w:type="pct"/>
          </w:tcPr>
          <w:p w14:paraId="398E5092" w14:textId="77777777" w:rsidR="008630D6" w:rsidRPr="001F42D3" w:rsidRDefault="008630D6" w:rsidP="00670CCB">
            <w:pPr>
              <w:pStyle w:val="TableEntry"/>
            </w:pPr>
            <w:r w:rsidRPr="001F42D3">
              <w:t>MDC_EVT_PUMP_DELIV_ STOP</w:t>
            </w:r>
          </w:p>
        </w:tc>
        <w:tc>
          <w:tcPr>
            <w:tcW w:w="1880" w:type="pct"/>
          </w:tcPr>
          <w:p w14:paraId="23B5B5E6" w14:textId="77777777" w:rsidR="008630D6" w:rsidRPr="001F42D3" w:rsidRDefault="008630D6" w:rsidP="00670CCB">
            <w:pPr>
              <w:pStyle w:val="TableEntry"/>
              <w:rPr>
                <w:u w:val="single"/>
              </w:rPr>
            </w:pPr>
            <w:r w:rsidRPr="001F42D3">
              <w:rPr>
                <w:u w:val="single"/>
              </w:rPr>
              <w:t>Pump Delivery Info Parameters:</w:t>
            </w:r>
          </w:p>
          <w:p w14:paraId="0D100FA0" w14:textId="77777777" w:rsidR="008630D6" w:rsidRPr="001F42D3" w:rsidRDefault="008630D6" w:rsidP="00670CCB">
            <w:pPr>
              <w:pStyle w:val="TableEntry"/>
            </w:pPr>
            <w:r w:rsidRPr="001F42D3">
              <w:rPr>
                <w:color w:val="0000FF"/>
              </w:rPr>
              <w:t>Infusing Status</w:t>
            </w:r>
            <w:r w:rsidRPr="001F42D3">
              <w:t>=pump reported status</w:t>
            </w:r>
          </w:p>
          <w:p w14:paraId="3C342326" w14:textId="77777777" w:rsidR="008630D6" w:rsidRPr="001F42D3" w:rsidRDefault="008630D6" w:rsidP="00670CCB">
            <w:pPr>
              <w:pStyle w:val="TableEntry"/>
            </w:pPr>
            <w:r w:rsidRPr="001F42D3">
              <w:rPr>
                <w:color w:val="0000FF"/>
              </w:rPr>
              <w:t>Current Pump Fluid Flow</w:t>
            </w:r>
            <w:r w:rsidRPr="001F42D3">
              <w:t>=pump reported rate</w:t>
            </w:r>
          </w:p>
          <w:p w14:paraId="37354139" w14:textId="77777777" w:rsidR="008630D6" w:rsidRPr="001F42D3" w:rsidRDefault="008630D6" w:rsidP="00670CCB">
            <w:pPr>
              <w:pStyle w:val="TableEntry"/>
            </w:pPr>
            <w:r w:rsidRPr="001F42D3">
              <w:rPr>
                <w:color w:val="0000FF"/>
              </w:rPr>
              <w:t>Pump Active Sources</w:t>
            </w:r>
            <w:r w:rsidRPr="001F42D3">
              <w:t>=pump-source-info-clinician</w:t>
            </w:r>
          </w:p>
          <w:p w14:paraId="1113E813" w14:textId="77777777" w:rsidR="008630D6" w:rsidRPr="001F42D3" w:rsidRDefault="008630D6" w:rsidP="00670CCB">
            <w:pPr>
              <w:pStyle w:val="TableEntry"/>
            </w:pPr>
          </w:p>
          <w:p w14:paraId="43BAD581" w14:textId="77777777" w:rsidR="008630D6" w:rsidRPr="001F42D3" w:rsidRDefault="008630D6" w:rsidP="00670CCB">
            <w:pPr>
              <w:pStyle w:val="TableEntry"/>
              <w:rPr>
                <w:u w:val="single"/>
              </w:rPr>
            </w:pPr>
            <w:r w:rsidRPr="001F42D3">
              <w:rPr>
                <w:u w:val="single"/>
              </w:rPr>
              <w:t>Source Parameters (primary or secondary):</w:t>
            </w:r>
          </w:p>
          <w:p w14:paraId="719D7CF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 including the one just completed</w:t>
            </w:r>
          </w:p>
          <w:p w14:paraId="41D01E65" w14:textId="77777777" w:rsidR="008630D6" w:rsidRPr="001F42D3" w:rsidRDefault="008630D6" w:rsidP="00670CCB">
            <w:pPr>
              <w:pStyle w:val="TableEntry"/>
            </w:pPr>
          </w:p>
          <w:p w14:paraId="682ADC89" w14:textId="77777777" w:rsidR="008630D6" w:rsidRPr="001F42D3" w:rsidRDefault="008630D6" w:rsidP="00670CCB">
            <w:pPr>
              <w:pStyle w:val="TableEntry"/>
              <w:rPr>
                <w:u w:val="single"/>
              </w:rPr>
            </w:pPr>
            <w:r w:rsidRPr="001F42D3">
              <w:rPr>
                <w:u w:val="single"/>
              </w:rPr>
              <w:t>Active Source Parameters (clinician dose):</w:t>
            </w:r>
          </w:p>
          <w:p w14:paraId="4F5B576C" w14:textId="77777777" w:rsidR="008630D6" w:rsidRPr="001F42D3" w:rsidRDefault="008630D6" w:rsidP="00670CCB">
            <w:pPr>
              <w:pStyle w:val="TableEntry"/>
            </w:pPr>
            <w:r w:rsidRPr="001F42D3">
              <w:rPr>
                <w:color w:val="0000FF"/>
              </w:rPr>
              <w:t>Current Delivery Status</w:t>
            </w:r>
            <w:r w:rsidRPr="001F42D3">
              <w:t>=pump-delivery-status-transitioning</w:t>
            </w:r>
          </w:p>
          <w:p w14:paraId="7E35BA66" w14:textId="77777777" w:rsidR="008630D6" w:rsidRPr="001F42D3" w:rsidRDefault="008630D6" w:rsidP="00670CCB">
            <w:pPr>
              <w:pStyle w:val="TableEntry"/>
            </w:pPr>
            <w:r w:rsidRPr="001F42D3">
              <w:rPr>
                <w:color w:val="0000FF"/>
              </w:rPr>
              <w:t>Program Delivery Mode</w:t>
            </w:r>
            <w:r w:rsidRPr="001F42D3">
              <w:t>=pump-program-delivery-mode-continuous</w:t>
            </w:r>
          </w:p>
          <w:p w14:paraId="6E3CD808"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F38AA36" w14:textId="77777777" w:rsidR="008630D6" w:rsidRPr="001F42D3" w:rsidRDefault="008630D6" w:rsidP="00670CCB">
            <w:pPr>
              <w:pStyle w:val="TableEntry"/>
            </w:pPr>
            <w:r w:rsidRPr="001F42D3">
              <w:rPr>
                <w:color w:val="0000FF"/>
              </w:rPr>
              <w:t>Rate</w:t>
            </w:r>
            <w:r w:rsidRPr="001F42D3">
              <w:t>=bolus programmed rate</w:t>
            </w:r>
          </w:p>
          <w:p w14:paraId="2BE6A479" w14:textId="77777777" w:rsidR="008630D6" w:rsidRPr="001F42D3" w:rsidRDefault="008630D6" w:rsidP="00670CCB">
            <w:pPr>
              <w:pStyle w:val="TableEntry"/>
            </w:pPr>
            <w:r w:rsidRPr="001F42D3">
              <w:rPr>
                <w:color w:val="0000FF"/>
              </w:rPr>
              <w:t>Dose Rate</w:t>
            </w:r>
            <w:r w:rsidRPr="001F42D3">
              <w:t>=bolus dose rate</w:t>
            </w:r>
          </w:p>
          <w:p w14:paraId="4A407B0A" w14:textId="77777777" w:rsidR="008630D6" w:rsidRPr="001F42D3" w:rsidRDefault="008630D6" w:rsidP="00670CCB">
            <w:pPr>
              <w:pStyle w:val="TableEntry"/>
            </w:pPr>
            <w:r w:rsidRPr="001F42D3">
              <w:rPr>
                <w:color w:val="0000FF"/>
              </w:rPr>
              <w:t>Volume Programmed</w:t>
            </w:r>
            <w:r w:rsidRPr="001F42D3">
              <w:t>=bolus volume programmed</w:t>
            </w:r>
          </w:p>
          <w:p w14:paraId="26BD1A9B" w14:textId="77777777" w:rsidR="008630D6" w:rsidRPr="001F42D3" w:rsidRDefault="008630D6" w:rsidP="00670CCB">
            <w:pPr>
              <w:pStyle w:val="TableEntry"/>
            </w:pPr>
            <w:r w:rsidRPr="001F42D3">
              <w:rPr>
                <w:color w:val="0000FF"/>
              </w:rPr>
              <w:t>Current Segment Volume Delivered</w:t>
            </w:r>
            <w:r w:rsidRPr="001F42D3">
              <w:t>=bolus volume delivered since last DELIV_START</w:t>
            </w:r>
          </w:p>
          <w:p w14:paraId="3FB27C55" w14:textId="77777777" w:rsidR="008630D6" w:rsidRPr="001F42D3" w:rsidRDefault="008630D6" w:rsidP="00670CCB">
            <w:pPr>
              <w:pStyle w:val="TableEntry"/>
            </w:pPr>
            <w:r w:rsidRPr="001F42D3">
              <w:rPr>
                <w:color w:val="0000FF"/>
              </w:rPr>
              <w:t>Cumulative Volume Delivered</w:t>
            </w:r>
            <w:r w:rsidRPr="001F42D3">
              <w:t>=bolus volume programmed</w:t>
            </w:r>
          </w:p>
          <w:p w14:paraId="3D58A26B" w14:textId="77777777" w:rsidR="008630D6" w:rsidRPr="001F42D3" w:rsidRDefault="008630D6" w:rsidP="00670CCB">
            <w:pPr>
              <w:pStyle w:val="TableEntry"/>
            </w:pPr>
            <w:r w:rsidRPr="001F42D3">
              <w:rPr>
                <w:color w:val="0000FF"/>
              </w:rPr>
              <w:t>Volume Remaining</w:t>
            </w:r>
            <w:r w:rsidRPr="001F42D3">
              <w:t>=0</w:t>
            </w:r>
          </w:p>
          <w:p w14:paraId="0C5BBF0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6BC7FC8" w14:textId="77777777" w:rsidR="008630D6" w:rsidRPr="001F42D3" w:rsidRDefault="008630D6" w:rsidP="00670CCB">
            <w:pPr>
              <w:pStyle w:val="TableEntry"/>
            </w:pPr>
          </w:p>
        </w:tc>
      </w:tr>
      <w:tr w:rsidR="008630D6" w:rsidRPr="001F42D3" w14:paraId="6B6EF788" w14:textId="77777777" w:rsidTr="00670CCB">
        <w:trPr>
          <w:cantSplit/>
          <w:trHeight w:val="91"/>
        </w:trPr>
        <w:tc>
          <w:tcPr>
            <w:tcW w:w="761" w:type="pct"/>
            <w:vMerge/>
          </w:tcPr>
          <w:p w14:paraId="37A5D171" w14:textId="77777777" w:rsidR="008630D6" w:rsidRPr="001F42D3" w:rsidRDefault="008630D6" w:rsidP="00670CCB">
            <w:pPr>
              <w:pStyle w:val="TableEntry"/>
            </w:pPr>
          </w:p>
        </w:tc>
        <w:tc>
          <w:tcPr>
            <w:tcW w:w="1316" w:type="pct"/>
          </w:tcPr>
          <w:p w14:paraId="6F60ADCC" w14:textId="77777777" w:rsidR="008630D6" w:rsidRPr="001F42D3" w:rsidRDefault="008630D6" w:rsidP="00670CCB">
            <w:pPr>
              <w:pStyle w:val="TableEntry"/>
            </w:pPr>
            <w:r w:rsidRPr="001F42D3">
              <w:t>MDC_EVT_PUMP_DELIV_ START</w:t>
            </w:r>
          </w:p>
        </w:tc>
        <w:tc>
          <w:tcPr>
            <w:tcW w:w="1880" w:type="pct"/>
          </w:tcPr>
          <w:p w14:paraId="6AF84B77" w14:textId="77777777" w:rsidR="008630D6" w:rsidRPr="001F42D3" w:rsidRDefault="008630D6" w:rsidP="00670CCB">
            <w:pPr>
              <w:pStyle w:val="TableEntry"/>
              <w:rPr>
                <w:u w:val="single"/>
              </w:rPr>
            </w:pPr>
            <w:r w:rsidRPr="001F42D3">
              <w:rPr>
                <w:u w:val="single"/>
              </w:rPr>
              <w:t>Pump Delivery Info Parameters:</w:t>
            </w:r>
          </w:p>
          <w:p w14:paraId="527404D9" w14:textId="77777777" w:rsidR="008630D6" w:rsidRPr="001F42D3" w:rsidRDefault="008630D6" w:rsidP="00670CCB">
            <w:pPr>
              <w:pStyle w:val="TableEntry"/>
            </w:pPr>
            <w:r w:rsidRPr="001F42D3">
              <w:rPr>
                <w:color w:val="0000FF"/>
              </w:rPr>
              <w:t>Infusing Status</w:t>
            </w:r>
            <w:r w:rsidRPr="001F42D3">
              <w:t>=pump-status-infusing</w:t>
            </w:r>
          </w:p>
          <w:p w14:paraId="47EAD2F8" w14:textId="77777777" w:rsidR="008630D6" w:rsidRPr="001F42D3" w:rsidRDefault="008630D6" w:rsidP="00670CCB">
            <w:pPr>
              <w:pStyle w:val="TableEntry"/>
            </w:pPr>
            <w:r w:rsidRPr="001F42D3">
              <w:rPr>
                <w:color w:val="0000FF"/>
              </w:rPr>
              <w:t>Current Pump Fluid Flow</w:t>
            </w:r>
            <w:r w:rsidRPr="001F42D3">
              <w:t>=continuous rate</w:t>
            </w:r>
          </w:p>
          <w:p w14:paraId="16AC61A4" w14:textId="77777777" w:rsidR="008630D6" w:rsidRPr="001F42D3" w:rsidRDefault="008630D6" w:rsidP="00670CCB">
            <w:pPr>
              <w:pStyle w:val="TableEntry"/>
            </w:pPr>
            <w:r w:rsidRPr="001F42D3">
              <w:rPr>
                <w:color w:val="0000FF"/>
              </w:rPr>
              <w:t>Pump Active Sources</w:t>
            </w:r>
            <w:r w:rsidRPr="001F42D3">
              <w:t>=pump-source-info-*</w:t>
            </w:r>
          </w:p>
          <w:p w14:paraId="6E2A997B" w14:textId="77777777" w:rsidR="008630D6" w:rsidRPr="001F42D3" w:rsidRDefault="008630D6" w:rsidP="00670CCB">
            <w:pPr>
              <w:pStyle w:val="TableEntry"/>
            </w:pPr>
          </w:p>
          <w:p w14:paraId="734EF9C5" w14:textId="77777777" w:rsidR="008630D6" w:rsidRPr="001F42D3" w:rsidRDefault="008630D6" w:rsidP="00670CCB">
            <w:pPr>
              <w:pStyle w:val="TableEntry"/>
              <w:rPr>
                <w:u w:val="single"/>
              </w:rPr>
            </w:pPr>
            <w:r w:rsidRPr="001F42D3">
              <w:rPr>
                <w:u w:val="single"/>
              </w:rPr>
              <w:t>Active Source Parameters (primary or secondary:</w:t>
            </w:r>
          </w:p>
          <w:p w14:paraId="37D0DE99" w14:textId="77777777" w:rsidR="008630D6" w:rsidRPr="001F42D3" w:rsidRDefault="008630D6" w:rsidP="00670CCB">
            <w:pPr>
              <w:pStyle w:val="TableEntry"/>
            </w:pPr>
            <w:r w:rsidRPr="001F42D3">
              <w:rPr>
                <w:color w:val="0000FF"/>
              </w:rPr>
              <w:t>Current Delivery Status</w:t>
            </w:r>
            <w:r w:rsidRPr="001F42D3">
              <w:t>=pump-delivery-status-delivering</w:t>
            </w:r>
          </w:p>
          <w:p w14:paraId="62F859F0" w14:textId="77777777" w:rsidR="008630D6" w:rsidRPr="001F42D3" w:rsidRDefault="008630D6" w:rsidP="00670CCB">
            <w:pPr>
              <w:pStyle w:val="TableEntry"/>
            </w:pPr>
            <w:r w:rsidRPr="001F42D3">
              <w:rPr>
                <w:color w:val="0000FF"/>
              </w:rPr>
              <w:t>Program Delivery Mode</w:t>
            </w:r>
            <w:r w:rsidRPr="001F42D3">
              <w:t>=pump-program-delivery-mode-continuous</w:t>
            </w:r>
          </w:p>
          <w:p w14:paraId="6C9F3B87"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3BBA719" w14:textId="77777777" w:rsidR="008630D6" w:rsidRPr="001F42D3" w:rsidRDefault="008630D6" w:rsidP="00670CCB">
            <w:pPr>
              <w:pStyle w:val="TableEntry"/>
            </w:pPr>
            <w:r w:rsidRPr="001F42D3">
              <w:rPr>
                <w:color w:val="0000FF"/>
              </w:rPr>
              <w:t>Rate</w:t>
            </w:r>
            <w:r w:rsidRPr="001F42D3">
              <w:t>=continuous rate</w:t>
            </w:r>
          </w:p>
          <w:p w14:paraId="41064A11" w14:textId="77777777" w:rsidR="008630D6" w:rsidRPr="001F42D3" w:rsidRDefault="008630D6" w:rsidP="00670CCB">
            <w:pPr>
              <w:pStyle w:val="TableEntry"/>
            </w:pPr>
            <w:r w:rsidRPr="001F42D3">
              <w:rPr>
                <w:color w:val="0000FF"/>
              </w:rPr>
              <w:t>Dose Rate</w:t>
            </w:r>
            <w:r w:rsidRPr="001F42D3">
              <w:t>=continuous dose rate</w:t>
            </w:r>
          </w:p>
          <w:p w14:paraId="29543BCE" w14:textId="77777777" w:rsidR="008630D6" w:rsidRPr="001F42D3" w:rsidRDefault="008630D6" w:rsidP="00670CCB">
            <w:pPr>
              <w:pStyle w:val="TableEntry"/>
            </w:pPr>
            <w:r w:rsidRPr="001F42D3">
              <w:rPr>
                <w:color w:val="0000FF"/>
              </w:rPr>
              <w:t>Volume Programmed</w:t>
            </w:r>
            <w:r w:rsidRPr="001F42D3">
              <w:t>=continuous volume programmed</w:t>
            </w:r>
          </w:p>
          <w:p w14:paraId="1F870835" w14:textId="77777777" w:rsidR="008630D6" w:rsidRPr="001F42D3" w:rsidRDefault="008630D6" w:rsidP="00670CCB">
            <w:pPr>
              <w:pStyle w:val="TableEntry"/>
            </w:pPr>
            <w:r w:rsidRPr="001F42D3">
              <w:rPr>
                <w:color w:val="0000FF"/>
              </w:rPr>
              <w:t>Current Segment Volume Delivered</w:t>
            </w:r>
            <w:r w:rsidRPr="001F42D3">
              <w:t>=0</w:t>
            </w:r>
          </w:p>
          <w:p w14:paraId="1A529FD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w:t>
            </w:r>
          </w:p>
          <w:p w14:paraId="6ECAB2A0" w14:textId="77777777" w:rsidR="008630D6" w:rsidRPr="001F42D3" w:rsidRDefault="008630D6" w:rsidP="00670CCB">
            <w:pPr>
              <w:pStyle w:val="TableEntry"/>
            </w:pPr>
            <w:r w:rsidRPr="001F42D3">
              <w:rPr>
                <w:color w:val="0000FF"/>
              </w:rPr>
              <w:t>Volume Remaining</w:t>
            </w:r>
            <w:r w:rsidRPr="001F42D3">
              <w:t>=continuous volume remaining</w:t>
            </w:r>
          </w:p>
          <w:p w14:paraId="713394D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2E0F6F5" w14:textId="77777777" w:rsidR="008630D6" w:rsidRPr="001F42D3" w:rsidRDefault="008630D6" w:rsidP="00670CCB">
            <w:pPr>
              <w:ind w:hanging="2"/>
              <w:rPr>
                <w:rFonts w:ascii="Tahoma" w:hAnsi="Tahoma" w:cs="Tahoma"/>
                <w:sz w:val="16"/>
                <w:szCs w:val="16"/>
              </w:rPr>
            </w:pPr>
          </w:p>
        </w:tc>
      </w:tr>
      <w:tr w:rsidR="008630D6" w:rsidRPr="001F42D3" w14:paraId="5A818EB4" w14:textId="77777777" w:rsidTr="00670CCB">
        <w:trPr>
          <w:cantSplit/>
        </w:trPr>
        <w:tc>
          <w:tcPr>
            <w:tcW w:w="761" w:type="pct"/>
            <w:vMerge w:val="restart"/>
          </w:tcPr>
          <w:p w14:paraId="1B1B1724" w14:textId="77777777" w:rsidR="008630D6" w:rsidRPr="001F42D3" w:rsidRDefault="008630D6" w:rsidP="00670CCB">
            <w:pPr>
              <w:pStyle w:val="TableEntry"/>
            </w:pPr>
            <w:r w:rsidRPr="001F42D3">
              <w:lastRenderedPageBreak/>
              <w:t>Multi-step start, followed by multi-step transition, followed by multi-step stop</w:t>
            </w:r>
          </w:p>
          <w:p w14:paraId="795387EE" w14:textId="77777777" w:rsidR="008630D6" w:rsidRPr="001F42D3" w:rsidRDefault="008630D6" w:rsidP="00670CCB">
            <w:pPr>
              <w:pStyle w:val="TableEntry"/>
            </w:pPr>
          </w:p>
          <w:p w14:paraId="1492BD16" w14:textId="77777777" w:rsidR="008630D6" w:rsidRPr="001F42D3" w:rsidRDefault="008630D6" w:rsidP="00670CCB">
            <w:pPr>
              <w:pStyle w:val="TableEntry"/>
            </w:pPr>
          </w:p>
        </w:tc>
        <w:tc>
          <w:tcPr>
            <w:tcW w:w="1316" w:type="pct"/>
          </w:tcPr>
          <w:p w14:paraId="5C6C9FC6" w14:textId="77777777" w:rsidR="008630D6" w:rsidRPr="001F42D3" w:rsidRDefault="008630D6" w:rsidP="00670CCB">
            <w:pPr>
              <w:pStyle w:val="TableEntry"/>
            </w:pPr>
            <w:r w:rsidRPr="001F42D3">
              <w:t>MDC_EVT_PUMP_DELIV_ START</w:t>
            </w:r>
          </w:p>
        </w:tc>
        <w:tc>
          <w:tcPr>
            <w:tcW w:w="1880" w:type="pct"/>
          </w:tcPr>
          <w:p w14:paraId="4E3A6444" w14:textId="77777777" w:rsidR="008630D6" w:rsidRPr="001F42D3" w:rsidRDefault="008630D6" w:rsidP="00670CCB">
            <w:pPr>
              <w:pStyle w:val="TableEntry"/>
              <w:rPr>
                <w:u w:val="single"/>
              </w:rPr>
            </w:pPr>
            <w:r w:rsidRPr="001F42D3">
              <w:rPr>
                <w:u w:val="single"/>
              </w:rPr>
              <w:t>Pump Delivery Info Parameters:</w:t>
            </w:r>
          </w:p>
          <w:p w14:paraId="31256FC7" w14:textId="77777777" w:rsidR="008630D6" w:rsidRPr="001F42D3" w:rsidRDefault="008630D6" w:rsidP="00670CCB">
            <w:pPr>
              <w:pStyle w:val="TableEntry"/>
            </w:pPr>
            <w:r w:rsidRPr="001F42D3">
              <w:rPr>
                <w:color w:val="0000FF"/>
              </w:rPr>
              <w:t>Infusing Status</w:t>
            </w:r>
            <w:r w:rsidRPr="001F42D3">
              <w:t>=pump-status-infusing</w:t>
            </w:r>
          </w:p>
          <w:p w14:paraId="043DEE6D" w14:textId="77777777" w:rsidR="008630D6" w:rsidRPr="001F42D3" w:rsidRDefault="008630D6" w:rsidP="00670CCB">
            <w:pPr>
              <w:pStyle w:val="TableEntry"/>
            </w:pPr>
            <w:r w:rsidRPr="001F42D3">
              <w:rPr>
                <w:color w:val="0000FF"/>
              </w:rPr>
              <w:t>Current Pump Fluid Flow</w:t>
            </w:r>
            <w:r w:rsidRPr="001F42D3">
              <w:t>=programmed rate for step 1</w:t>
            </w:r>
          </w:p>
          <w:p w14:paraId="56F089DD" w14:textId="77777777" w:rsidR="008630D6" w:rsidRPr="001F42D3" w:rsidRDefault="008630D6" w:rsidP="00670CCB">
            <w:pPr>
              <w:pStyle w:val="TableEntry"/>
            </w:pPr>
            <w:r w:rsidRPr="001F42D3">
              <w:rPr>
                <w:color w:val="0000FF"/>
              </w:rPr>
              <w:t>Pump Active Sources</w:t>
            </w:r>
            <w:r w:rsidRPr="001F42D3">
              <w:t>=pump-source-info-*</w:t>
            </w:r>
          </w:p>
          <w:p w14:paraId="64E5BAF3" w14:textId="77777777" w:rsidR="008630D6" w:rsidRPr="001F42D3" w:rsidRDefault="008630D6" w:rsidP="00670CCB">
            <w:pPr>
              <w:pStyle w:val="TableEntry"/>
            </w:pPr>
          </w:p>
          <w:p w14:paraId="5C41EA0C" w14:textId="77777777" w:rsidR="008630D6" w:rsidRPr="001F42D3" w:rsidRDefault="008630D6" w:rsidP="00670CCB">
            <w:pPr>
              <w:pStyle w:val="TableEntry"/>
              <w:rPr>
                <w:u w:val="single"/>
              </w:rPr>
            </w:pPr>
            <w:r w:rsidRPr="001F42D3">
              <w:rPr>
                <w:u w:val="single"/>
              </w:rPr>
              <w:t>Active Source Parameters:</w:t>
            </w:r>
          </w:p>
          <w:p w14:paraId="67BCAC2B" w14:textId="77777777" w:rsidR="008630D6" w:rsidRPr="001F42D3" w:rsidRDefault="008630D6" w:rsidP="00670CCB">
            <w:pPr>
              <w:pStyle w:val="TableEntry"/>
            </w:pPr>
            <w:r w:rsidRPr="001F42D3">
              <w:rPr>
                <w:color w:val="0000FF"/>
              </w:rPr>
              <w:t>Current Delivery Status</w:t>
            </w:r>
            <w:r w:rsidRPr="001F42D3">
              <w:t>=pump-delivery-status-delivering</w:t>
            </w:r>
          </w:p>
          <w:p w14:paraId="4C25D758" w14:textId="77777777" w:rsidR="008630D6" w:rsidRPr="001F42D3" w:rsidRDefault="008630D6" w:rsidP="00670CCB">
            <w:pPr>
              <w:pStyle w:val="TableEntry"/>
            </w:pPr>
            <w:r w:rsidRPr="001F42D3">
              <w:rPr>
                <w:color w:val="0000FF"/>
              </w:rPr>
              <w:t>Program Delivery Mode</w:t>
            </w:r>
            <w:r w:rsidRPr="001F42D3">
              <w:t>=pump-program-delivery-mode-multi-step</w:t>
            </w:r>
          </w:p>
          <w:p w14:paraId="62C3301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519F757" w14:textId="77777777" w:rsidR="008630D6" w:rsidRPr="001F42D3" w:rsidRDefault="008630D6" w:rsidP="00670CCB">
            <w:pPr>
              <w:pStyle w:val="TableEntry"/>
            </w:pPr>
            <w:r w:rsidRPr="001F42D3">
              <w:rPr>
                <w:color w:val="0000FF"/>
              </w:rPr>
              <w:t>Rate</w:t>
            </w:r>
            <w:r w:rsidRPr="001F42D3">
              <w:t>=programmed rate for step 1</w:t>
            </w:r>
          </w:p>
          <w:p w14:paraId="0032BBE5" w14:textId="77777777" w:rsidR="008630D6" w:rsidRPr="001F42D3" w:rsidRDefault="008630D6" w:rsidP="00670CCB">
            <w:pPr>
              <w:pStyle w:val="TableEntry"/>
            </w:pPr>
            <w:r w:rsidRPr="001F42D3">
              <w:rPr>
                <w:color w:val="0000FF"/>
              </w:rPr>
              <w:t>Dose Rate</w:t>
            </w:r>
            <w:r w:rsidRPr="001F42D3">
              <w:t>=programmed dose rate for step 1</w:t>
            </w:r>
          </w:p>
          <w:p w14:paraId="355EFA43" w14:textId="77777777" w:rsidR="008630D6" w:rsidRPr="001F42D3" w:rsidRDefault="008630D6" w:rsidP="00670CCB">
            <w:pPr>
              <w:pStyle w:val="TableEntry"/>
            </w:pPr>
            <w:r w:rsidRPr="001F42D3">
              <w:rPr>
                <w:color w:val="0000FF"/>
              </w:rPr>
              <w:t>Volume Programmed</w:t>
            </w:r>
            <w:r w:rsidRPr="001F42D3">
              <w:t>=volume programmed for step 1</w:t>
            </w:r>
          </w:p>
          <w:p w14:paraId="17B3AD6B" w14:textId="77777777" w:rsidR="008630D6" w:rsidRPr="001F42D3" w:rsidRDefault="008630D6" w:rsidP="00670CCB">
            <w:pPr>
              <w:pStyle w:val="TableEntry"/>
            </w:pPr>
            <w:r w:rsidRPr="001F42D3">
              <w:rPr>
                <w:color w:val="0000FF"/>
              </w:rPr>
              <w:t>Current Segment Volume Delivered</w:t>
            </w:r>
            <w:r w:rsidRPr="001F42D3">
              <w:t>=0</w:t>
            </w:r>
          </w:p>
          <w:p w14:paraId="631091E6" w14:textId="77777777" w:rsidR="008630D6" w:rsidRPr="001F42D3" w:rsidRDefault="008630D6" w:rsidP="00670CCB">
            <w:pPr>
              <w:pStyle w:val="TableEntry"/>
            </w:pPr>
            <w:r w:rsidRPr="001F42D3">
              <w:rPr>
                <w:color w:val="0000FF"/>
              </w:rPr>
              <w:t>Cumulative Volume Delivered</w:t>
            </w:r>
            <w:r w:rsidRPr="001F42D3">
              <w:t>=0</w:t>
            </w:r>
          </w:p>
          <w:p w14:paraId="0DBA0EF5" w14:textId="77777777" w:rsidR="008630D6" w:rsidRPr="001F42D3" w:rsidRDefault="008630D6" w:rsidP="00670CCB">
            <w:pPr>
              <w:pStyle w:val="TableEntry"/>
            </w:pPr>
            <w:r w:rsidRPr="001F42D3">
              <w:rPr>
                <w:color w:val="0000FF"/>
              </w:rPr>
              <w:t>Volume Remaining</w:t>
            </w:r>
            <w:r w:rsidRPr="001F42D3">
              <w:t>=volume programmed for step 1</w:t>
            </w:r>
          </w:p>
          <w:p w14:paraId="35DC7DC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6D24502" w14:textId="77777777" w:rsidR="008630D6" w:rsidRPr="001F42D3" w:rsidRDefault="008630D6" w:rsidP="00B34AEB">
            <w:pPr>
              <w:pStyle w:val="TableEntry"/>
            </w:pPr>
            <w:r w:rsidRPr="001F42D3">
              <w:t>The transition is handled like a rate change</w:t>
            </w:r>
          </w:p>
          <w:p w14:paraId="2BAE5863" w14:textId="77777777" w:rsidR="008630D6" w:rsidRPr="001F42D3" w:rsidRDefault="008630D6" w:rsidP="00670CCB">
            <w:pPr>
              <w:pStyle w:val="TableEntry"/>
              <w:rPr>
                <w:szCs w:val="18"/>
              </w:rPr>
            </w:pPr>
          </w:p>
        </w:tc>
      </w:tr>
      <w:tr w:rsidR="008630D6" w:rsidRPr="001F42D3" w14:paraId="0033370A" w14:textId="77777777" w:rsidTr="00670CCB">
        <w:trPr>
          <w:cantSplit/>
        </w:trPr>
        <w:tc>
          <w:tcPr>
            <w:tcW w:w="761" w:type="pct"/>
            <w:vMerge/>
          </w:tcPr>
          <w:p w14:paraId="374C66D5" w14:textId="77777777" w:rsidR="008630D6" w:rsidRPr="001F42D3" w:rsidRDefault="008630D6" w:rsidP="00670CCB">
            <w:pPr>
              <w:pStyle w:val="TableEntry"/>
            </w:pPr>
          </w:p>
        </w:tc>
        <w:tc>
          <w:tcPr>
            <w:tcW w:w="1316" w:type="pct"/>
          </w:tcPr>
          <w:p w14:paraId="0911D23F" w14:textId="77777777" w:rsidR="008630D6" w:rsidRPr="001F42D3" w:rsidRDefault="008630D6" w:rsidP="00670CCB">
            <w:pPr>
              <w:pStyle w:val="TableEntry"/>
            </w:pPr>
            <w:r w:rsidRPr="001F42D3">
              <w:t>MDC_EVT_PUMP_DELIV_ STOP</w:t>
            </w:r>
          </w:p>
        </w:tc>
        <w:tc>
          <w:tcPr>
            <w:tcW w:w="1880" w:type="pct"/>
          </w:tcPr>
          <w:p w14:paraId="0BBB7EB3" w14:textId="77777777" w:rsidR="008630D6" w:rsidRPr="001F42D3" w:rsidRDefault="008630D6" w:rsidP="00670CCB">
            <w:pPr>
              <w:pStyle w:val="TableEntry"/>
              <w:rPr>
                <w:u w:val="single"/>
              </w:rPr>
            </w:pPr>
            <w:r w:rsidRPr="001F42D3">
              <w:rPr>
                <w:u w:val="single"/>
              </w:rPr>
              <w:t>Pump Delivery Info Parameters:</w:t>
            </w:r>
          </w:p>
          <w:p w14:paraId="32F85B44" w14:textId="77777777" w:rsidR="008630D6" w:rsidRPr="001F42D3" w:rsidRDefault="008630D6" w:rsidP="00670CCB">
            <w:pPr>
              <w:pStyle w:val="TableEntry"/>
            </w:pPr>
            <w:r w:rsidRPr="001F42D3">
              <w:rPr>
                <w:color w:val="0000FF"/>
              </w:rPr>
              <w:t>Infusing Status</w:t>
            </w:r>
            <w:r w:rsidRPr="001F42D3">
              <w:t>=pump reported status</w:t>
            </w:r>
          </w:p>
          <w:p w14:paraId="7CD2090E" w14:textId="77777777" w:rsidR="008630D6" w:rsidRPr="001F42D3" w:rsidRDefault="008630D6" w:rsidP="00670CCB">
            <w:pPr>
              <w:pStyle w:val="TableEntry"/>
            </w:pPr>
            <w:r w:rsidRPr="001F42D3">
              <w:rPr>
                <w:color w:val="0000FF"/>
              </w:rPr>
              <w:t>Current Pump Fluid Flow</w:t>
            </w:r>
            <w:r w:rsidRPr="001F42D3">
              <w:t>=pump reported rate for step 1</w:t>
            </w:r>
          </w:p>
          <w:p w14:paraId="20B2579F" w14:textId="77777777" w:rsidR="008630D6" w:rsidRPr="001F42D3" w:rsidRDefault="008630D6" w:rsidP="00670CCB">
            <w:pPr>
              <w:pStyle w:val="TableEntry"/>
            </w:pPr>
            <w:r w:rsidRPr="001F42D3">
              <w:rPr>
                <w:color w:val="0000FF"/>
              </w:rPr>
              <w:t>Pump Active Sources</w:t>
            </w:r>
            <w:r w:rsidRPr="001F42D3">
              <w:t>=pump-source-info-*</w:t>
            </w:r>
          </w:p>
          <w:p w14:paraId="74D83A36" w14:textId="77777777" w:rsidR="008630D6" w:rsidRPr="001F42D3" w:rsidRDefault="008630D6" w:rsidP="00670CCB">
            <w:pPr>
              <w:pStyle w:val="TableEntry"/>
            </w:pPr>
          </w:p>
          <w:p w14:paraId="263E2673" w14:textId="77777777" w:rsidR="008630D6" w:rsidRPr="001F42D3" w:rsidRDefault="008630D6" w:rsidP="00670CCB">
            <w:pPr>
              <w:pStyle w:val="TableEntry"/>
              <w:rPr>
                <w:u w:val="single"/>
              </w:rPr>
            </w:pPr>
            <w:r w:rsidRPr="001F42D3">
              <w:rPr>
                <w:u w:val="single"/>
              </w:rPr>
              <w:t>Active Source Parameters:</w:t>
            </w:r>
          </w:p>
          <w:p w14:paraId="3955D4EE" w14:textId="77777777" w:rsidR="008630D6" w:rsidRPr="001F42D3" w:rsidRDefault="008630D6" w:rsidP="00670CCB">
            <w:pPr>
              <w:pStyle w:val="TableEntry"/>
            </w:pPr>
            <w:r w:rsidRPr="001F42D3">
              <w:rPr>
                <w:color w:val="0000FF"/>
              </w:rPr>
              <w:t>Current Delivery Status</w:t>
            </w:r>
            <w:r w:rsidRPr="001F42D3">
              <w:t>=pump-delivery-status-transitioning</w:t>
            </w:r>
          </w:p>
          <w:p w14:paraId="2CD68F6B" w14:textId="77777777" w:rsidR="008630D6" w:rsidRPr="001F42D3" w:rsidRDefault="008630D6" w:rsidP="00670CCB">
            <w:pPr>
              <w:pStyle w:val="TableEntry"/>
            </w:pPr>
            <w:r w:rsidRPr="001F42D3">
              <w:rPr>
                <w:color w:val="0000FF"/>
              </w:rPr>
              <w:t>Program Delivery Mode</w:t>
            </w:r>
            <w:r w:rsidRPr="001F42D3">
              <w:t>=pump-program-delivery-mode-multi-step</w:t>
            </w:r>
          </w:p>
          <w:p w14:paraId="3E48D75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B7AB5F3" w14:textId="77777777" w:rsidR="008630D6" w:rsidRPr="001F42D3" w:rsidRDefault="008630D6" w:rsidP="00670CCB">
            <w:pPr>
              <w:pStyle w:val="TableEntry"/>
            </w:pPr>
            <w:r w:rsidRPr="001F42D3">
              <w:rPr>
                <w:color w:val="0000FF"/>
              </w:rPr>
              <w:t>Rate</w:t>
            </w:r>
            <w:r w:rsidRPr="001F42D3">
              <w:t>=programmed rate for step 1</w:t>
            </w:r>
          </w:p>
          <w:p w14:paraId="7DA2D05D" w14:textId="77777777" w:rsidR="008630D6" w:rsidRPr="001F42D3" w:rsidRDefault="008630D6" w:rsidP="00670CCB">
            <w:pPr>
              <w:pStyle w:val="TableEntry"/>
            </w:pPr>
            <w:r w:rsidRPr="001F42D3">
              <w:rPr>
                <w:color w:val="0000FF"/>
              </w:rPr>
              <w:t>Dose Rate</w:t>
            </w:r>
            <w:r w:rsidRPr="001F42D3">
              <w:t>=programmed dose rate for step 1</w:t>
            </w:r>
          </w:p>
          <w:p w14:paraId="6A207C9D" w14:textId="77777777" w:rsidR="008630D6" w:rsidRPr="001F42D3" w:rsidRDefault="008630D6" w:rsidP="00670CCB">
            <w:pPr>
              <w:pStyle w:val="TableEntry"/>
            </w:pPr>
            <w:r w:rsidRPr="001F42D3">
              <w:rPr>
                <w:color w:val="0000FF"/>
              </w:rPr>
              <w:t>Volume Programmed</w:t>
            </w:r>
            <w:r w:rsidRPr="001F42D3">
              <w:t>=volume programmed for step 1</w:t>
            </w:r>
          </w:p>
          <w:p w14:paraId="7B59848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43EF62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771E59" w14:textId="77777777" w:rsidR="008630D6" w:rsidRPr="001F42D3" w:rsidRDefault="008630D6" w:rsidP="00670CCB">
            <w:pPr>
              <w:pStyle w:val="TableEntry"/>
            </w:pPr>
            <w:r w:rsidRPr="001F42D3">
              <w:rPr>
                <w:color w:val="0000FF"/>
              </w:rPr>
              <w:t>Volume Remaining</w:t>
            </w:r>
            <w:r w:rsidRPr="001F42D3">
              <w:t>=0</w:t>
            </w:r>
          </w:p>
          <w:p w14:paraId="6AD41BCA"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63AFE1B" w14:textId="77777777" w:rsidR="008630D6" w:rsidRPr="001F42D3" w:rsidRDefault="008630D6" w:rsidP="00670CCB">
            <w:pPr>
              <w:pStyle w:val="TableEntry"/>
            </w:pPr>
          </w:p>
        </w:tc>
      </w:tr>
      <w:tr w:rsidR="008630D6" w:rsidRPr="001F42D3" w14:paraId="24DDAF2D" w14:textId="77777777" w:rsidTr="00670CCB">
        <w:trPr>
          <w:cantSplit/>
        </w:trPr>
        <w:tc>
          <w:tcPr>
            <w:tcW w:w="761" w:type="pct"/>
            <w:vMerge/>
          </w:tcPr>
          <w:p w14:paraId="47D33D52" w14:textId="77777777" w:rsidR="008630D6" w:rsidRPr="001F42D3" w:rsidRDefault="008630D6" w:rsidP="00670CCB">
            <w:pPr>
              <w:pStyle w:val="TableEntry"/>
            </w:pPr>
          </w:p>
        </w:tc>
        <w:tc>
          <w:tcPr>
            <w:tcW w:w="1316" w:type="pct"/>
          </w:tcPr>
          <w:p w14:paraId="0DE43F98" w14:textId="77777777" w:rsidR="008630D6" w:rsidRPr="001F42D3" w:rsidRDefault="008630D6" w:rsidP="00670CCB">
            <w:pPr>
              <w:pStyle w:val="TableEntry"/>
            </w:pPr>
            <w:r w:rsidRPr="001F42D3">
              <w:t>MDC_EVT_PUMP_DELIV_ START</w:t>
            </w:r>
          </w:p>
        </w:tc>
        <w:tc>
          <w:tcPr>
            <w:tcW w:w="1880" w:type="pct"/>
          </w:tcPr>
          <w:p w14:paraId="0868730E" w14:textId="77777777" w:rsidR="008630D6" w:rsidRPr="001F42D3" w:rsidRDefault="008630D6" w:rsidP="00670CCB">
            <w:pPr>
              <w:pStyle w:val="TableEntry"/>
              <w:rPr>
                <w:u w:val="single"/>
              </w:rPr>
            </w:pPr>
            <w:r w:rsidRPr="001F42D3">
              <w:rPr>
                <w:u w:val="single"/>
              </w:rPr>
              <w:t>Pump Delivery Info Parameters:</w:t>
            </w:r>
          </w:p>
          <w:p w14:paraId="2A12827B" w14:textId="77777777" w:rsidR="008630D6" w:rsidRPr="001F42D3" w:rsidRDefault="008630D6" w:rsidP="00670CCB">
            <w:pPr>
              <w:pStyle w:val="TableEntry"/>
            </w:pPr>
            <w:r w:rsidRPr="001F42D3">
              <w:rPr>
                <w:color w:val="0000FF"/>
              </w:rPr>
              <w:t>Infusing Status</w:t>
            </w:r>
            <w:r w:rsidRPr="001F42D3">
              <w:t>=pump-status-infusing</w:t>
            </w:r>
          </w:p>
          <w:p w14:paraId="23246A79" w14:textId="77777777" w:rsidR="008630D6" w:rsidRPr="001F42D3" w:rsidRDefault="008630D6" w:rsidP="00670CCB">
            <w:pPr>
              <w:pStyle w:val="TableEntry"/>
            </w:pPr>
            <w:r w:rsidRPr="001F42D3">
              <w:rPr>
                <w:color w:val="0000FF"/>
              </w:rPr>
              <w:t>Current Pump Fluid Flow</w:t>
            </w:r>
            <w:r w:rsidRPr="001F42D3">
              <w:t>=programmed rate for step 2</w:t>
            </w:r>
          </w:p>
          <w:p w14:paraId="471569DD" w14:textId="77777777" w:rsidR="008630D6" w:rsidRPr="001F42D3" w:rsidRDefault="008630D6" w:rsidP="00670CCB">
            <w:pPr>
              <w:pStyle w:val="TableEntry"/>
            </w:pPr>
            <w:r w:rsidRPr="001F42D3">
              <w:rPr>
                <w:color w:val="0000FF"/>
              </w:rPr>
              <w:t>Pump Active Sources</w:t>
            </w:r>
            <w:r w:rsidRPr="001F42D3">
              <w:t>=pump-source-info-*</w:t>
            </w:r>
          </w:p>
          <w:p w14:paraId="1B8B2F2F" w14:textId="77777777" w:rsidR="008630D6" w:rsidRPr="001F42D3" w:rsidRDefault="008630D6" w:rsidP="00670CCB">
            <w:pPr>
              <w:pStyle w:val="TableEntry"/>
            </w:pPr>
          </w:p>
          <w:p w14:paraId="459DE721" w14:textId="77777777" w:rsidR="008630D6" w:rsidRPr="001F42D3" w:rsidRDefault="008630D6" w:rsidP="00670CCB">
            <w:pPr>
              <w:pStyle w:val="TableEntry"/>
              <w:rPr>
                <w:u w:val="single"/>
              </w:rPr>
            </w:pPr>
            <w:r w:rsidRPr="001F42D3">
              <w:rPr>
                <w:u w:val="single"/>
              </w:rPr>
              <w:t>Active Source Parameters:</w:t>
            </w:r>
          </w:p>
          <w:p w14:paraId="55B8BAA6" w14:textId="77777777" w:rsidR="008630D6" w:rsidRPr="001F42D3" w:rsidRDefault="008630D6" w:rsidP="00670CCB">
            <w:pPr>
              <w:pStyle w:val="TableEntry"/>
            </w:pPr>
            <w:r w:rsidRPr="001F42D3">
              <w:rPr>
                <w:color w:val="0000FF"/>
              </w:rPr>
              <w:t>Current Delivery Status</w:t>
            </w:r>
            <w:r w:rsidRPr="001F42D3">
              <w:t>=pump-delivery-status-delivering</w:t>
            </w:r>
          </w:p>
          <w:p w14:paraId="2ADD4E18" w14:textId="77777777" w:rsidR="008630D6" w:rsidRPr="001F42D3" w:rsidRDefault="008630D6" w:rsidP="00670CCB">
            <w:pPr>
              <w:pStyle w:val="TableEntry"/>
            </w:pPr>
            <w:r w:rsidRPr="001F42D3">
              <w:rPr>
                <w:color w:val="0000FF"/>
              </w:rPr>
              <w:t>Program Delivery Mode</w:t>
            </w:r>
            <w:r w:rsidRPr="001F42D3">
              <w:t>=pump-program-delivery-mode-multi-step</w:t>
            </w:r>
          </w:p>
          <w:p w14:paraId="0709B5C1"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8E6816" w14:textId="77777777" w:rsidR="008630D6" w:rsidRPr="001F42D3" w:rsidRDefault="008630D6" w:rsidP="00670CCB">
            <w:pPr>
              <w:pStyle w:val="TableEntry"/>
            </w:pPr>
            <w:r w:rsidRPr="001F42D3">
              <w:rPr>
                <w:color w:val="0000FF"/>
              </w:rPr>
              <w:t>Rate</w:t>
            </w:r>
            <w:r w:rsidRPr="001F42D3">
              <w:t>=programmed rate for step 2</w:t>
            </w:r>
          </w:p>
          <w:p w14:paraId="643BC598" w14:textId="77777777" w:rsidR="008630D6" w:rsidRPr="001F42D3" w:rsidRDefault="008630D6" w:rsidP="00670CCB">
            <w:pPr>
              <w:pStyle w:val="TableEntry"/>
            </w:pPr>
            <w:r w:rsidRPr="001F42D3">
              <w:rPr>
                <w:color w:val="0000FF"/>
              </w:rPr>
              <w:t>Dose Rate</w:t>
            </w:r>
            <w:r w:rsidRPr="001F42D3">
              <w:t>=programmed dose rate for step 2</w:t>
            </w:r>
          </w:p>
          <w:p w14:paraId="64183B7F" w14:textId="77777777" w:rsidR="008630D6" w:rsidRPr="001F42D3" w:rsidRDefault="008630D6" w:rsidP="00670CCB">
            <w:pPr>
              <w:pStyle w:val="TableEntry"/>
            </w:pPr>
            <w:r w:rsidRPr="001F42D3">
              <w:rPr>
                <w:color w:val="0000FF"/>
              </w:rPr>
              <w:t>Volume Programmed</w:t>
            </w:r>
            <w:r w:rsidRPr="001F42D3">
              <w:t>=volume programmed for step 2</w:t>
            </w:r>
          </w:p>
          <w:p w14:paraId="10AF6AD4" w14:textId="77777777" w:rsidR="008630D6" w:rsidRPr="001F42D3" w:rsidRDefault="008630D6" w:rsidP="00670CCB">
            <w:pPr>
              <w:pStyle w:val="TableEntry"/>
            </w:pPr>
            <w:r w:rsidRPr="001F42D3">
              <w:rPr>
                <w:color w:val="0000FF"/>
              </w:rPr>
              <w:t>Current Segment Volume Delivered</w:t>
            </w:r>
            <w:r w:rsidRPr="001F42D3">
              <w:t>=0</w:t>
            </w:r>
          </w:p>
          <w:p w14:paraId="34A20BE0"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47AE6771" w14:textId="77777777" w:rsidR="008630D6" w:rsidRPr="001F42D3" w:rsidRDefault="008630D6" w:rsidP="00670CCB">
            <w:pPr>
              <w:pStyle w:val="TableEntry"/>
            </w:pPr>
            <w:r w:rsidRPr="001F42D3">
              <w:rPr>
                <w:color w:val="0000FF"/>
              </w:rPr>
              <w:t>Volume Remaining</w:t>
            </w:r>
            <w:r w:rsidRPr="001F42D3">
              <w:t>=volume programmed for step 2</w:t>
            </w:r>
          </w:p>
          <w:p w14:paraId="08C3367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0C3F1A" w14:textId="77777777" w:rsidR="008630D6" w:rsidRPr="001F42D3" w:rsidRDefault="008630D6" w:rsidP="00670CCB">
            <w:pPr>
              <w:ind w:hanging="2"/>
              <w:rPr>
                <w:rFonts w:ascii="Tahoma" w:hAnsi="Tahoma" w:cs="Tahoma"/>
                <w:sz w:val="16"/>
                <w:szCs w:val="16"/>
              </w:rPr>
            </w:pPr>
          </w:p>
        </w:tc>
      </w:tr>
      <w:tr w:rsidR="008630D6" w:rsidRPr="001F42D3" w14:paraId="761F6EDC" w14:textId="77777777" w:rsidTr="00670CCB">
        <w:trPr>
          <w:cantSplit/>
        </w:trPr>
        <w:tc>
          <w:tcPr>
            <w:tcW w:w="761" w:type="pct"/>
            <w:vMerge/>
          </w:tcPr>
          <w:p w14:paraId="679605F2" w14:textId="77777777" w:rsidR="008630D6" w:rsidRPr="001F42D3" w:rsidRDefault="008630D6" w:rsidP="00670CCB">
            <w:pPr>
              <w:pStyle w:val="TableEntry"/>
            </w:pPr>
          </w:p>
        </w:tc>
        <w:tc>
          <w:tcPr>
            <w:tcW w:w="1316" w:type="pct"/>
          </w:tcPr>
          <w:p w14:paraId="016F0263" w14:textId="77777777" w:rsidR="008630D6" w:rsidRPr="001F42D3" w:rsidRDefault="008630D6" w:rsidP="00670CCB">
            <w:pPr>
              <w:pStyle w:val="TableEntry"/>
            </w:pPr>
            <w:r w:rsidRPr="001F42D3">
              <w:t>MDC_EVT_PUMP_DELIV_ STOP</w:t>
            </w:r>
          </w:p>
        </w:tc>
        <w:tc>
          <w:tcPr>
            <w:tcW w:w="1880" w:type="pct"/>
          </w:tcPr>
          <w:p w14:paraId="1ABB51E8" w14:textId="77777777" w:rsidR="008630D6" w:rsidRPr="001F42D3" w:rsidRDefault="008630D6" w:rsidP="00670CCB">
            <w:pPr>
              <w:pStyle w:val="TableEntry"/>
              <w:rPr>
                <w:u w:val="single"/>
              </w:rPr>
            </w:pPr>
            <w:r w:rsidRPr="001F42D3">
              <w:rPr>
                <w:u w:val="single"/>
              </w:rPr>
              <w:t>Pump Delivery Info Parameters:</w:t>
            </w:r>
          </w:p>
          <w:p w14:paraId="1F41DEC4" w14:textId="77777777" w:rsidR="008630D6" w:rsidRPr="001F42D3" w:rsidRDefault="008630D6" w:rsidP="00670CCB">
            <w:pPr>
              <w:pStyle w:val="TableEntry"/>
            </w:pPr>
            <w:r w:rsidRPr="001F42D3">
              <w:rPr>
                <w:color w:val="0000FF"/>
              </w:rPr>
              <w:t>Infusing Status</w:t>
            </w:r>
            <w:r w:rsidRPr="001F42D3">
              <w:t>=pump-status-not-infusing</w:t>
            </w:r>
          </w:p>
          <w:p w14:paraId="3D0BCDFF" w14:textId="77777777" w:rsidR="008630D6" w:rsidRPr="001F42D3" w:rsidRDefault="008630D6" w:rsidP="00670CCB">
            <w:pPr>
              <w:pStyle w:val="TableEntry"/>
            </w:pPr>
            <w:r w:rsidRPr="001F42D3">
              <w:rPr>
                <w:color w:val="0000FF"/>
              </w:rPr>
              <w:t>Current Pump Fluid Flow</w:t>
            </w:r>
            <w:r w:rsidRPr="001F42D3">
              <w:t>=0</w:t>
            </w:r>
          </w:p>
          <w:p w14:paraId="08EA8818" w14:textId="77777777" w:rsidR="008630D6" w:rsidRPr="001F42D3" w:rsidRDefault="008630D6" w:rsidP="00670CCB">
            <w:pPr>
              <w:pStyle w:val="TableEntry"/>
            </w:pPr>
            <w:r w:rsidRPr="001F42D3">
              <w:rPr>
                <w:color w:val="0000FF"/>
              </w:rPr>
              <w:t>Pump Active Sources</w:t>
            </w:r>
            <w:r w:rsidRPr="001F42D3">
              <w:t>=pump-source-info-*</w:t>
            </w:r>
          </w:p>
          <w:p w14:paraId="2873B16D" w14:textId="77777777" w:rsidR="008630D6" w:rsidRPr="001F42D3" w:rsidRDefault="008630D6" w:rsidP="00670CCB">
            <w:pPr>
              <w:pStyle w:val="TableEntry"/>
            </w:pPr>
          </w:p>
          <w:p w14:paraId="796A589E" w14:textId="77777777" w:rsidR="008630D6" w:rsidRPr="001F42D3" w:rsidRDefault="008630D6" w:rsidP="00670CCB">
            <w:pPr>
              <w:pStyle w:val="TableEntry"/>
              <w:rPr>
                <w:u w:val="single"/>
              </w:rPr>
            </w:pPr>
            <w:r w:rsidRPr="001F42D3">
              <w:rPr>
                <w:u w:val="single"/>
              </w:rPr>
              <w:t>Active Source Parameters:</w:t>
            </w:r>
          </w:p>
          <w:p w14:paraId="7FD6A42C" w14:textId="77777777" w:rsidR="008630D6" w:rsidRPr="001F42D3" w:rsidRDefault="008630D6" w:rsidP="00670CCB">
            <w:pPr>
              <w:pStyle w:val="TableEntry"/>
            </w:pPr>
            <w:r w:rsidRPr="001F42D3">
              <w:rPr>
                <w:color w:val="0000FF"/>
              </w:rPr>
              <w:t>Current Delivery Status</w:t>
            </w:r>
            <w:r w:rsidRPr="001F42D3">
              <w:t>=pump-delivery- not-delivering</w:t>
            </w:r>
          </w:p>
          <w:p w14:paraId="68653912"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E4B68F2" w14:textId="77777777" w:rsidR="008630D6" w:rsidRPr="001F42D3" w:rsidRDefault="008630D6" w:rsidP="00670CCB">
            <w:pPr>
              <w:pStyle w:val="TableEntry"/>
            </w:pPr>
            <w:r w:rsidRPr="001F42D3">
              <w:rPr>
                <w:color w:val="0000FF"/>
              </w:rPr>
              <w:t>Program Delivery Mode</w:t>
            </w:r>
            <w:r w:rsidRPr="001F42D3">
              <w:t>=pump-program-delivery-mode-multi-step</w:t>
            </w:r>
          </w:p>
          <w:p w14:paraId="7E05B39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BC8E54E" w14:textId="77777777" w:rsidR="008630D6" w:rsidRPr="001F42D3" w:rsidRDefault="008630D6" w:rsidP="00670CCB">
            <w:pPr>
              <w:pStyle w:val="TableEntry"/>
            </w:pPr>
            <w:r w:rsidRPr="001F42D3">
              <w:rPr>
                <w:color w:val="0000FF"/>
              </w:rPr>
              <w:t>Rate</w:t>
            </w:r>
            <w:r w:rsidRPr="001F42D3">
              <w:t>=programmed rate for current step</w:t>
            </w:r>
          </w:p>
          <w:p w14:paraId="2511B5A2" w14:textId="77777777" w:rsidR="008630D6" w:rsidRPr="001F42D3" w:rsidRDefault="008630D6" w:rsidP="00670CCB">
            <w:pPr>
              <w:pStyle w:val="TableEntry"/>
            </w:pPr>
            <w:r w:rsidRPr="001F42D3">
              <w:rPr>
                <w:color w:val="0000FF"/>
              </w:rPr>
              <w:t>Dose Rate</w:t>
            </w:r>
            <w:r w:rsidRPr="001F42D3">
              <w:t>=programmed dose rate for current step</w:t>
            </w:r>
          </w:p>
          <w:p w14:paraId="3371C897" w14:textId="77777777" w:rsidR="008630D6" w:rsidRPr="001F42D3" w:rsidRDefault="008630D6" w:rsidP="00670CCB">
            <w:pPr>
              <w:pStyle w:val="TableEntry"/>
            </w:pPr>
            <w:r w:rsidRPr="001F42D3">
              <w:rPr>
                <w:color w:val="0000FF"/>
              </w:rPr>
              <w:t>Volume Programmed</w:t>
            </w:r>
            <w:r w:rsidRPr="001F42D3">
              <w:t>=volume programmed for current step</w:t>
            </w:r>
          </w:p>
          <w:p w14:paraId="2F29204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7C8DC7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FBEF821" w14:textId="77777777" w:rsidR="008630D6" w:rsidRPr="001F42D3" w:rsidRDefault="008630D6" w:rsidP="00670CCB">
            <w:pPr>
              <w:pStyle w:val="TableEntry"/>
            </w:pPr>
            <w:r w:rsidRPr="001F42D3">
              <w:rPr>
                <w:color w:val="0000FF"/>
              </w:rPr>
              <w:t>Volume Remaining</w:t>
            </w:r>
            <w:r w:rsidRPr="001F42D3">
              <w:t>=volume remaining</w:t>
            </w:r>
          </w:p>
          <w:p w14:paraId="6C41F29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9045436" w14:textId="77777777" w:rsidR="008630D6" w:rsidRPr="001F42D3" w:rsidRDefault="008630D6" w:rsidP="00670CCB">
            <w:pPr>
              <w:ind w:hanging="2"/>
              <w:rPr>
                <w:rFonts w:ascii="Tahoma" w:hAnsi="Tahoma" w:cs="Tahoma"/>
                <w:sz w:val="16"/>
                <w:szCs w:val="16"/>
              </w:rPr>
            </w:pPr>
          </w:p>
        </w:tc>
      </w:tr>
      <w:tr w:rsidR="008630D6" w:rsidRPr="001F42D3" w14:paraId="012EB1BF" w14:textId="77777777" w:rsidTr="00670CCB">
        <w:trPr>
          <w:cantSplit/>
        </w:trPr>
        <w:tc>
          <w:tcPr>
            <w:tcW w:w="761" w:type="pct"/>
            <w:vMerge w:val="restart"/>
          </w:tcPr>
          <w:p w14:paraId="2EECE68F" w14:textId="77777777" w:rsidR="008630D6" w:rsidRPr="001F42D3" w:rsidRDefault="008630D6" w:rsidP="00670CCB">
            <w:pPr>
              <w:pStyle w:val="TableEntry"/>
            </w:pPr>
            <w:r w:rsidRPr="001F42D3">
              <w:lastRenderedPageBreak/>
              <w:t>Intermittent step start, followed by intermittent step stop</w:t>
            </w:r>
          </w:p>
          <w:p w14:paraId="5155C082" w14:textId="77777777" w:rsidR="008630D6" w:rsidRPr="001F42D3" w:rsidRDefault="008630D6" w:rsidP="00670CCB">
            <w:pPr>
              <w:pStyle w:val="TableEntry"/>
            </w:pPr>
          </w:p>
        </w:tc>
        <w:tc>
          <w:tcPr>
            <w:tcW w:w="1316" w:type="pct"/>
          </w:tcPr>
          <w:p w14:paraId="61C71CC8" w14:textId="77777777" w:rsidR="008630D6" w:rsidRPr="001F42D3" w:rsidRDefault="008630D6" w:rsidP="00670CCB">
            <w:pPr>
              <w:pStyle w:val="TableEntry"/>
            </w:pPr>
            <w:r w:rsidRPr="001F42D3">
              <w:t>MDC_EVT_PUMP_DELIV_ START</w:t>
            </w:r>
          </w:p>
        </w:tc>
        <w:tc>
          <w:tcPr>
            <w:tcW w:w="1880" w:type="pct"/>
          </w:tcPr>
          <w:p w14:paraId="2EA81187" w14:textId="77777777" w:rsidR="008630D6" w:rsidRPr="001F42D3" w:rsidRDefault="008630D6" w:rsidP="00670CCB">
            <w:pPr>
              <w:pStyle w:val="TableEntry"/>
              <w:rPr>
                <w:u w:val="single"/>
              </w:rPr>
            </w:pPr>
            <w:r w:rsidRPr="001F42D3">
              <w:rPr>
                <w:u w:val="single"/>
              </w:rPr>
              <w:t>Pump Delivery Info Parameters:</w:t>
            </w:r>
          </w:p>
          <w:p w14:paraId="00B53EF7" w14:textId="77777777" w:rsidR="008630D6" w:rsidRPr="001F42D3" w:rsidRDefault="008630D6" w:rsidP="00670CCB">
            <w:pPr>
              <w:pStyle w:val="TableEntry"/>
            </w:pPr>
            <w:r w:rsidRPr="001F42D3">
              <w:rPr>
                <w:color w:val="0000FF"/>
              </w:rPr>
              <w:t>Infusing Status</w:t>
            </w:r>
            <w:r w:rsidRPr="001F42D3">
              <w:t>=pump-status-infusing</w:t>
            </w:r>
          </w:p>
          <w:p w14:paraId="443D31D1" w14:textId="77777777" w:rsidR="008630D6" w:rsidRPr="001F42D3" w:rsidRDefault="008630D6" w:rsidP="00670CCB">
            <w:pPr>
              <w:pStyle w:val="TableEntry"/>
            </w:pPr>
            <w:r w:rsidRPr="001F42D3">
              <w:rPr>
                <w:color w:val="0000FF"/>
              </w:rPr>
              <w:t>Current Pump Fluid Flow</w:t>
            </w:r>
            <w:r w:rsidRPr="001F42D3">
              <w:t>=programmed rate for step n</w:t>
            </w:r>
          </w:p>
          <w:p w14:paraId="7AACFF95" w14:textId="77777777" w:rsidR="008630D6" w:rsidRPr="001F42D3" w:rsidRDefault="008630D6" w:rsidP="00670CCB">
            <w:pPr>
              <w:pStyle w:val="TableEntry"/>
            </w:pPr>
            <w:r w:rsidRPr="001F42D3">
              <w:rPr>
                <w:color w:val="0000FF"/>
              </w:rPr>
              <w:t>Pump Active Sources</w:t>
            </w:r>
            <w:r w:rsidRPr="001F42D3">
              <w:t>=pump-source-info-*</w:t>
            </w:r>
          </w:p>
          <w:p w14:paraId="59D5E892" w14:textId="77777777" w:rsidR="008630D6" w:rsidRPr="001F42D3" w:rsidRDefault="008630D6" w:rsidP="00670CCB">
            <w:pPr>
              <w:pStyle w:val="TableEntry"/>
            </w:pPr>
          </w:p>
          <w:p w14:paraId="7E48032D" w14:textId="77777777" w:rsidR="008630D6" w:rsidRPr="001F42D3" w:rsidRDefault="008630D6" w:rsidP="00670CCB">
            <w:pPr>
              <w:pStyle w:val="TableEntry"/>
              <w:rPr>
                <w:u w:val="single"/>
              </w:rPr>
            </w:pPr>
            <w:r w:rsidRPr="001F42D3">
              <w:rPr>
                <w:u w:val="single"/>
              </w:rPr>
              <w:t>Active Source Parameters:</w:t>
            </w:r>
          </w:p>
          <w:p w14:paraId="2BAEC2E5" w14:textId="77777777" w:rsidR="008630D6" w:rsidRPr="001F42D3" w:rsidRDefault="008630D6" w:rsidP="00670CCB">
            <w:pPr>
              <w:pStyle w:val="TableEntry"/>
            </w:pPr>
            <w:r w:rsidRPr="001F42D3">
              <w:rPr>
                <w:color w:val="0000FF"/>
              </w:rPr>
              <w:t>Current Delivery Status</w:t>
            </w:r>
            <w:r w:rsidRPr="001F42D3">
              <w:t>=pump-delivery-status-delivering</w:t>
            </w:r>
          </w:p>
          <w:p w14:paraId="6A77943F" w14:textId="77777777" w:rsidR="008630D6" w:rsidRPr="001F42D3" w:rsidRDefault="008630D6" w:rsidP="00670CCB">
            <w:pPr>
              <w:pStyle w:val="TableEntry"/>
            </w:pPr>
            <w:r w:rsidRPr="001F42D3">
              <w:rPr>
                <w:color w:val="0000FF"/>
              </w:rPr>
              <w:t>Program Delivery Mode</w:t>
            </w:r>
            <w:r w:rsidRPr="001F42D3">
              <w:t>=pump-program-delivery-mode-multi-dosing</w:t>
            </w:r>
          </w:p>
          <w:p w14:paraId="087F128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F760A6" w14:textId="77777777" w:rsidR="008630D6" w:rsidRPr="001F42D3" w:rsidRDefault="008630D6" w:rsidP="00670CCB">
            <w:pPr>
              <w:pStyle w:val="TableEntry"/>
            </w:pPr>
            <w:r w:rsidRPr="001F42D3">
              <w:rPr>
                <w:color w:val="0000FF"/>
              </w:rPr>
              <w:t>Rate</w:t>
            </w:r>
            <w:r w:rsidRPr="001F42D3">
              <w:t>=programmed rate for step n</w:t>
            </w:r>
          </w:p>
          <w:p w14:paraId="66438756" w14:textId="77777777" w:rsidR="008630D6" w:rsidRPr="001F42D3" w:rsidRDefault="008630D6" w:rsidP="00670CCB">
            <w:pPr>
              <w:pStyle w:val="TableEntry"/>
            </w:pPr>
            <w:r w:rsidRPr="001F42D3">
              <w:rPr>
                <w:color w:val="0000FF"/>
              </w:rPr>
              <w:t>Dose Rate</w:t>
            </w:r>
            <w:r w:rsidRPr="001F42D3">
              <w:t>=programmed dose rate for step n</w:t>
            </w:r>
          </w:p>
          <w:p w14:paraId="47ABCF93" w14:textId="77777777" w:rsidR="008630D6" w:rsidRPr="001F42D3" w:rsidRDefault="008630D6" w:rsidP="00670CCB">
            <w:pPr>
              <w:pStyle w:val="TableEntry"/>
            </w:pPr>
            <w:r w:rsidRPr="001F42D3">
              <w:rPr>
                <w:color w:val="0000FF"/>
              </w:rPr>
              <w:t>Volume Programmed</w:t>
            </w:r>
            <w:r w:rsidRPr="001F42D3">
              <w:t>=volume programmed for step n</w:t>
            </w:r>
          </w:p>
          <w:p w14:paraId="2547125F" w14:textId="77777777" w:rsidR="008630D6" w:rsidRPr="001F42D3" w:rsidRDefault="008630D6" w:rsidP="00670CCB">
            <w:pPr>
              <w:pStyle w:val="TableEntry"/>
            </w:pPr>
            <w:r w:rsidRPr="001F42D3">
              <w:rPr>
                <w:color w:val="0000FF"/>
              </w:rPr>
              <w:t>Current Segment Volume Delivered</w:t>
            </w:r>
            <w:r w:rsidRPr="001F42D3">
              <w:t>=0</w:t>
            </w:r>
          </w:p>
          <w:p w14:paraId="3298836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1FF6E04A" w14:textId="77777777" w:rsidR="008630D6" w:rsidRPr="001F42D3" w:rsidRDefault="008630D6" w:rsidP="00670CCB">
            <w:pPr>
              <w:pStyle w:val="TableEntry"/>
            </w:pPr>
            <w:r w:rsidRPr="001F42D3">
              <w:rPr>
                <w:color w:val="0000FF"/>
              </w:rPr>
              <w:t>Volume Remaining</w:t>
            </w:r>
            <w:r w:rsidRPr="001F42D3">
              <w:t>=volume programmed for step n</w:t>
            </w:r>
          </w:p>
          <w:p w14:paraId="5D073BB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98BBF16" w14:textId="77777777" w:rsidR="008630D6" w:rsidRPr="001F42D3" w:rsidRDefault="008630D6" w:rsidP="00670CCB">
            <w:pPr>
              <w:ind w:hanging="2"/>
              <w:rPr>
                <w:rStyle w:val="CommentReference"/>
              </w:rPr>
            </w:pPr>
          </w:p>
        </w:tc>
      </w:tr>
      <w:tr w:rsidR="008630D6" w:rsidRPr="001F42D3" w14:paraId="329681E1" w14:textId="77777777" w:rsidTr="00670CCB">
        <w:trPr>
          <w:cantSplit/>
        </w:trPr>
        <w:tc>
          <w:tcPr>
            <w:tcW w:w="761" w:type="pct"/>
            <w:vMerge/>
          </w:tcPr>
          <w:p w14:paraId="77659E83" w14:textId="77777777" w:rsidR="008630D6" w:rsidRPr="001F42D3" w:rsidRDefault="008630D6" w:rsidP="00670CCB">
            <w:pPr>
              <w:pStyle w:val="TableEntry"/>
            </w:pPr>
          </w:p>
        </w:tc>
        <w:tc>
          <w:tcPr>
            <w:tcW w:w="1316" w:type="pct"/>
          </w:tcPr>
          <w:p w14:paraId="107EF54A" w14:textId="77777777" w:rsidR="008630D6" w:rsidRPr="001F42D3" w:rsidRDefault="008630D6" w:rsidP="00670CCB">
            <w:pPr>
              <w:pStyle w:val="TableEntry"/>
            </w:pPr>
            <w:r w:rsidRPr="001F42D3">
              <w:t>MDC_EVT_PUMP_DELIV_ STOP</w:t>
            </w:r>
          </w:p>
        </w:tc>
        <w:tc>
          <w:tcPr>
            <w:tcW w:w="1880" w:type="pct"/>
          </w:tcPr>
          <w:p w14:paraId="7194D3E6" w14:textId="77777777" w:rsidR="008630D6" w:rsidRPr="001F42D3" w:rsidRDefault="008630D6" w:rsidP="00670CCB">
            <w:pPr>
              <w:pStyle w:val="TableEntry"/>
              <w:rPr>
                <w:u w:val="single"/>
              </w:rPr>
            </w:pPr>
            <w:r w:rsidRPr="001F42D3">
              <w:rPr>
                <w:u w:val="single"/>
              </w:rPr>
              <w:t>Pump Delivery Info Parameters:</w:t>
            </w:r>
          </w:p>
          <w:p w14:paraId="75920B59" w14:textId="77777777" w:rsidR="008630D6" w:rsidRPr="001F42D3" w:rsidRDefault="008630D6" w:rsidP="00670CCB">
            <w:pPr>
              <w:pStyle w:val="TableEntry"/>
            </w:pPr>
            <w:r w:rsidRPr="001F42D3">
              <w:rPr>
                <w:color w:val="0000FF"/>
              </w:rPr>
              <w:t>Infusing Status</w:t>
            </w:r>
            <w:r w:rsidRPr="001F42D3">
              <w:t>=pump-status-not-infusing</w:t>
            </w:r>
          </w:p>
          <w:p w14:paraId="7ECA4BA4" w14:textId="77777777" w:rsidR="008630D6" w:rsidRPr="001F42D3" w:rsidRDefault="008630D6" w:rsidP="00670CCB">
            <w:pPr>
              <w:pStyle w:val="TableEntry"/>
            </w:pPr>
            <w:r w:rsidRPr="001F42D3">
              <w:rPr>
                <w:color w:val="0000FF"/>
              </w:rPr>
              <w:t>Current Pump Fluid Flow</w:t>
            </w:r>
            <w:r w:rsidRPr="001F42D3">
              <w:t>=0</w:t>
            </w:r>
          </w:p>
          <w:p w14:paraId="31C4CB97" w14:textId="77777777" w:rsidR="008630D6" w:rsidRPr="001F42D3" w:rsidRDefault="008630D6" w:rsidP="00670CCB">
            <w:pPr>
              <w:pStyle w:val="TableEntry"/>
            </w:pPr>
            <w:r w:rsidRPr="001F42D3">
              <w:rPr>
                <w:color w:val="0000FF"/>
              </w:rPr>
              <w:t>Pump Active Sources</w:t>
            </w:r>
            <w:r w:rsidRPr="001F42D3">
              <w:t>=pump-source-info-*</w:t>
            </w:r>
          </w:p>
          <w:p w14:paraId="65C320D1" w14:textId="77777777" w:rsidR="008630D6" w:rsidRPr="001F42D3" w:rsidRDefault="008630D6" w:rsidP="00670CCB">
            <w:pPr>
              <w:pStyle w:val="TableEntry"/>
            </w:pPr>
          </w:p>
          <w:p w14:paraId="09CEDE47" w14:textId="77777777" w:rsidR="008630D6" w:rsidRPr="001F42D3" w:rsidRDefault="008630D6" w:rsidP="00670CCB">
            <w:pPr>
              <w:pStyle w:val="TableEntry"/>
              <w:rPr>
                <w:u w:val="single"/>
              </w:rPr>
            </w:pPr>
            <w:r w:rsidRPr="001F42D3">
              <w:rPr>
                <w:u w:val="single"/>
              </w:rPr>
              <w:t>Active Source Parameters:</w:t>
            </w:r>
          </w:p>
          <w:p w14:paraId="6031EFEE" w14:textId="77777777" w:rsidR="008630D6" w:rsidRPr="001F42D3" w:rsidRDefault="008630D6" w:rsidP="00670CCB">
            <w:pPr>
              <w:pStyle w:val="TableEntry"/>
            </w:pPr>
            <w:r w:rsidRPr="001F42D3">
              <w:rPr>
                <w:color w:val="0000FF"/>
              </w:rPr>
              <w:t>Current Delivery Status</w:t>
            </w:r>
            <w:r w:rsidRPr="001F42D3">
              <w:t>=pump-delivery-status-not-delivering</w:t>
            </w:r>
          </w:p>
          <w:p w14:paraId="76CE68C1" w14:textId="77777777" w:rsidR="008630D6" w:rsidRPr="001F42D3" w:rsidRDefault="008630D6" w:rsidP="00670CCB">
            <w:pPr>
              <w:pStyle w:val="TableEntry"/>
            </w:pPr>
            <w:r w:rsidRPr="001F42D3">
              <w:rPr>
                <w:color w:val="0000FF"/>
              </w:rPr>
              <w:t>Pump Not Delivering Reason</w:t>
            </w:r>
            <w:r w:rsidRPr="001F42D3">
              <w:t>=either pump-stopped-between-doses or pump-stopped-not-specified</w:t>
            </w:r>
          </w:p>
          <w:p w14:paraId="6795B882" w14:textId="77777777" w:rsidR="008630D6" w:rsidRPr="001F42D3" w:rsidRDefault="008630D6" w:rsidP="00670CCB">
            <w:pPr>
              <w:pStyle w:val="TableEntry"/>
            </w:pPr>
            <w:r w:rsidRPr="001F42D3">
              <w:rPr>
                <w:color w:val="0000FF"/>
              </w:rPr>
              <w:t>Program Delivery Mode</w:t>
            </w:r>
            <w:r w:rsidRPr="001F42D3">
              <w:t>=pump-program-delivery-mode-multi-dosing</w:t>
            </w:r>
          </w:p>
          <w:p w14:paraId="75D451E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D57F738" w14:textId="77777777" w:rsidR="008630D6" w:rsidRPr="001F42D3" w:rsidRDefault="008630D6" w:rsidP="00670CCB">
            <w:pPr>
              <w:pStyle w:val="TableEntry"/>
            </w:pPr>
            <w:r w:rsidRPr="001F42D3">
              <w:rPr>
                <w:color w:val="0000FF"/>
              </w:rPr>
              <w:t>Rate</w:t>
            </w:r>
            <w:r w:rsidRPr="001F42D3">
              <w:t>=programmed rate for current step</w:t>
            </w:r>
          </w:p>
          <w:p w14:paraId="62B3FE93" w14:textId="77777777" w:rsidR="008630D6" w:rsidRPr="001F42D3" w:rsidRDefault="008630D6" w:rsidP="00670CCB">
            <w:pPr>
              <w:pStyle w:val="TableEntry"/>
            </w:pPr>
            <w:r w:rsidRPr="001F42D3">
              <w:rPr>
                <w:color w:val="0000FF"/>
              </w:rPr>
              <w:t>Dose Rate</w:t>
            </w:r>
            <w:r w:rsidRPr="001F42D3">
              <w:t>=programmed dose rate for current step</w:t>
            </w:r>
          </w:p>
          <w:p w14:paraId="2E3A4883" w14:textId="77777777" w:rsidR="008630D6" w:rsidRPr="001F42D3" w:rsidRDefault="008630D6" w:rsidP="00670CCB">
            <w:pPr>
              <w:pStyle w:val="TableEntry"/>
            </w:pPr>
            <w:r w:rsidRPr="001F42D3">
              <w:rPr>
                <w:color w:val="0000FF"/>
              </w:rPr>
              <w:t>Volume Programmed</w:t>
            </w:r>
            <w:r w:rsidRPr="001F42D3">
              <w:t>=volume programmed for current step</w:t>
            </w:r>
          </w:p>
          <w:p w14:paraId="0CFC8DC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FD7CA0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246D89D7" w14:textId="77777777" w:rsidR="008630D6" w:rsidRPr="001F42D3" w:rsidRDefault="008630D6" w:rsidP="00670CCB">
            <w:pPr>
              <w:pStyle w:val="TableEntry"/>
            </w:pPr>
            <w:r w:rsidRPr="001F42D3">
              <w:rPr>
                <w:color w:val="0000FF"/>
              </w:rPr>
              <w:t>Volume Remaining</w:t>
            </w:r>
            <w:r w:rsidRPr="001F42D3">
              <w:t>=0</w:t>
            </w:r>
          </w:p>
          <w:p w14:paraId="194DD22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5983DBDD" w14:textId="77777777" w:rsidR="008630D6" w:rsidRPr="001F42D3" w:rsidRDefault="008630D6" w:rsidP="00670CCB">
            <w:pPr>
              <w:ind w:hanging="2"/>
              <w:rPr>
                <w:rStyle w:val="CommentReference"/>
              </w:rPr>
            </w:pPr>
          </w:p>
        </w:tc>
      </w:tr>
      <w:tr w:rsidR="008630D6" w:rsidRPr="001F42D3" w14:paraId="30456B17" w14:textId="77777777" w:rsidTr="00670CCB">
        <w:trPr>
          <w:cantSplit/>
        </w:trPr>
        <w:tc>
          <w:tcPr>
            <w:tcW w:w="761" w:type="pct"/>
            <w:vMerge w:val="restart"/>
          </w:tcPr>
          <w:p w14:paraId="53017159" w14:textId="77777777" w:rsidR="008630D6" w:rsidRPr="001F42D3" w:rsidRDefault="008630D6" w:rsidP="00670CCB">
            <w:pPr>
              <w:pStyle w:val="TableEntry"/>
            </w:pPr>
            <w:r w:rsidRPr="001F42D3">
              <w:lastRenderedPageBreak/>
              <w:t>Loading dose start, followed by loading dose end, followed by start of continuous (this assumes the pump will start at the continuous rate once the loading dose VTBI is achieved)</w:t>
            </w:r>
          </w:p>
          <w:p w14:paraId="796650A6" w14:textId="77777777" w:rsidR="008630D6" w:rsidRPr="001F42D3" w:rsidRDefault="008630D6" w:rsidP="00670CCB">
            <w:pPr>
              <w:pStyle w:val="TableEntry"/>
            </w:pPr>
            <w:r w:rsidRPr="001F42D3">
              <w:t>(NOTE:  the event associated with the completion of the continuous infusion after the bolus completes is not shown)</w:t>
            </w:r>
          </w:p>
          <w:p w14:paraId="6530F108" w14:textId="77777777" w:rsidR="008630D6" w:rsidRPr="001F42D3" w:rsidRDefault="008630D6" w:rsidP="00670CCB">
            <w:pPr>
              <w:pStyle w:val="TableEntry"/>
            </w:pPr>
          </w:p>
        </w:tc>
        <w:tc>
          <w:tcPr>
            <w:tcW w:w="1316" w:type="pct"/>
          </w:tcPr>
          <w:p w14:paraId="219B9C25" w14:textId="77777777" w:rsidR="008630D6" w:rsidRPr="001F42D3" w:rsidRDefault="008630D6" w:rsidP="00670CCB">
            <w:pPr>
              <w:pStyle w:val="TableEntry"/>
            </w:pPr>
            <w:r w:rsidRPr="001F42D3">
              <w:t>MDC_EVT_PUMP_DELIV_ START</w:t>
            </w:r>
          </w:p>
        </w:tc>
        <w:tc>
          <w:tcPr>
            <w:tcW w:w="1880" w:type="pct"/>
          </w:tcPr>
          <w:p w14:paraId="69C201EB" w14:textId="77777777" w:rsidR="008630D6" w:rsidRPr="001F42D3" w:rsidRDefault="008630D6" w:rsidP="00670CCB">
            <w:pPr>
              <w:pStyle w:val="TableEntry"/>
              <w:rPr>
                <w:u w:val="single"/>
              </w:rPr>
            </w:pPr>
            <w:r w:rsidRPr="001F42D3">
              <w:rPr>
                <w:u w:val="single"/>
              </w:rPr>
              <w:t>Pump Delivery Info Parameters:</w:t>
            </w:r>
          </w:p>
          <w:p w14:paraId="52D08357" w14:textId="77777777" w:rsidR="008630D6" w:rsidRPr="001F42D3" w:rsidRDefault="008630D6" w:rsidP="00670CCB">
            <w:pPr>
              <w:pStyle w:val="TableEntry"/>
            </w:pPr>
            <w:r w:rsidRPr="001F42D3">
              <w:rPr>
                <w:color w:val="0000FF"/>
              </w:rPr>
              <w:t>Infusing Status</w:t>
            </w:r>
            <w:r w:rsidRPr="001F42D3">
              <w:t>=pump-status-infusing</w:t>
            </w:r>
          </w:p>
          <w:p w14:paraId="244B7AD2" w14:textId="77777777" w:rsidR="008630D6" w:rsidRPr="001F42D3" w:rsidRDefault="008630D6" w:rsidP="00670CCB">
            <w:pPr>
              <w:pStyle w:val="TableEntry"/>
            </w:pPr>
            <w:r w:rsidRPr="001F42D3">
              <w:rPr>
                <w:color w:val="0000FF"/>
              </w:rPr>
              <w:t>Current Pump Fluid Flow</w:t>
            </w:r>
            <w:r w:rsidRPr="001F42D3">
              <w:t>=loading dose programmed rate</w:t>
            </w:r>
          </w:p>
          <w:p w14:paraId="7EB39870" w14:textId="77777777" w:rsidR="008630D6" w:rsidRPr="001F42D3" w:rsidRDefault="008630D6" w:rsidP="00670CCB">
            <w:pPr>
              <w:pStyle w:val="TableEntry"/>
            </w:pPr>
            <w:r w:rsidRPr="001F42D3">
              <w:rPr>
                <w:color w:val="0000FF"/>
              </w:rPr>
              <w:t>Pump Active Sources</w:t>
            </w:r>
            <w:r w:rsidRPr="001F42D3">
              <w:t>=pump-source-info-loading</w:t>
            </w:r>
          </w:p>
          <w:p w14:paraId="4AEBEBD6" w14:textId="77777777" w:rsidR="008630D6" w:rsidRPr="001F42D3" w:rsidRDefault="008630D6" w:rsidP="00670CCB">
            <w:pPr>
              <w:pStyle w:val="TableEntry"/>
            </w:pPr>
          </w:p>
          <w:p w14:paraId="57C340FD" w14:textId="77777777" w:rsidR="008630D6" w:rsidRPr="001F42D3" w:rsidRDefault="008630D6" w:rsidP="00670CCB">
            <w:pPr>
              <w:pStyle w:val="TableEntry"/>
              <w:rPr>
                <w:u w:val="single"/>
              </w:rPr>
            </w:pPr>
            <w:r w:rsidRPr="001F42D3">
              <w:rPr>
                <w:u w:val="single"/>
              </w:rPr>
              <w:t>Source Parameters (primary or secondary):</w:t>
            </w:r>
          </w:p>
          <w:p w14:paraId="78A1185A" w14:textId="77777777" w:rsidR="008630D6" w:rsidRPr="001F42D3" w:rsidRDefault="008630D6" w:rsidP="00670CCB">
            <w:pPr>
              <w:pStyle w:val="TableEntry"/>
            </w:pPr>
            <w:r w:rsidRPr="001F42D3">
              <w:rPr>
                <w:color w:val="0000FF"/>
              </w:rPr>
              <w:t>Cumulative Volume Delivered</w:t>
            </w:r>
            <w:r w:rsidRPr="001F42D3">
              <w:t>=0</w:t>
            </w:r>
          </w:p>
          <w:p w14:paraId="57302ADB" w14:textId="77777777" w:rsidR="008630D6" w:rsidRPr="001F42D3" w:rsidRDefault="008630D6" w:rsidP="00670CCB">
            <w:pPr>
              <w:pStyle w:val="TableEntry"/>
            </w:pPr>
          </w:p>
          <w:p w14:paraId="6DE8FEA1" w14:textId="77777777" w:rsidR="008630D6" w:rsidRPr="001F42D3" w:rsidRDefault="008630D6" w:rsidP="00670CCB">
            <w:pPr>
              <w:pStyle w:val="TableEntry"/>
              <w:rPr>
                <w:u w:val="single"/>
              </w:rPr>
            </w:pPr>
            <w:r w:rsidRPr="001F42D3">
              <w:rPr>
                <w:u w:val="single"/>
              </w:rPr>
              <w:t>Active Source Parameters (Loading Dose):</w:t>
            </w:r>
          </w:p>
          <w:p w14:paraId="1E7D55FC" w14:textId="77777777" w:rsidR="008630D6" w:rsidRPr="001F42D3" w:rsidRDefault="008630D6" w:rsidP="00670CCB">
            <w:pPr>
              <w:pStyle w:val="TableEntry"/>
            </w:pPr>
            <w:r w:rsidRPr="001F42D3">
              <w:rPr>
                <w:color w:val="0000FF"/>
              </w:rPr>
              <w:t>Current Delivery Status</w:t>
            </w:r>
            <w:r w:rsidRPr="001F42D3">
              <w:t>=pump-delivery-status-delivering</w:t>
            </w:r>
          </w:p>
          <w:p w14:paraId="495862D0" w14:textId="77777777" w:rsidR="008630D6" w:rsidRPr="001F42D3" w:rsidRDefault="008630D6" w:rsidP="00670CCB">
            <w:pPr>
              <w:pStyle w:val="TableEntry"/>
            </w:pPr>
            <w:r w:rsidRPr="001F42D3">
              <w:rPr>
                <w:color w:val="0000FF"/>
              </w:rPr>
              <w:t>Program Delivery Mode</w:t>
            </w:r>
            <w:r w:rsidRPr="001F42D3">
              <w:t>=pump-program-delivery-mode-continuous</w:t>
            </w:r>
          </w:p>
          <w:p w14:paraId="5ED39D3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743A7D6" w14:textId="77777777" w:rsidR="008630D6" w:rsidRPr="001F42D3" w:rsidRDefault="008630D6" w:rsidP="00670CCB">
            <w:pPr>
              <w:pStyle w:val="TableEntry"/>
            </w:pPr>
            <w:r w:rsidRPr="001F42D3">
              <w:rPr>
                <w:color w:val="0000FF"/>
              </w:rPr>
              <w:t>Rate</w:t>
            </w:r>
            <w:r w:rsidRPr="001F42D3">
              <w:t>= loading dose programmed rate</w:t>
            </w:r>
          </w:p>
          <w:p w14:paraId="798AC0EA" w14:textId="4439D163" w:rsidR="008630D6" w:rsidRPr="001F42D3" w:rsidRDefault="008630D6" w:rsidP="00670CCB">
            <w:pPr>
              <w:pStyle w:val="TableEntry"/>
            </w:pPr>
            <w:r w:rsidRPr="001F42D3">
              <w:rPr>
                <w:color w:val="0000FF"/>
              </w:rPr>
              <w:t>Dose Rate</w:t>
            </w:r>
            <w:r w:rsidRPr="001F42D3">
              <w:t>= loading dose rate</w:t>
            </w:r>
          </w:p>
          <w:p w14:paraId="5B17BABB" w14:textId="77777777" w:rsidR="008630D6" w:rsidRPr="001F42D3" w:rsidRDefault="008630D6" w:rsidP="00670CCB">
            <w:pPr>
              <w:pStyle w:val="TableEntry"/>
            </w:pPr>
            <w:r w:rsidRPr="001F42D3">
              <w:rPr>
                <w:color w:val="0000FF"/>
              </w:rPr>
              <w:t>Volume Programmed</w:t>
            </w:r>
            <w:r w:rsidRPr="001F42D3">
              <w:t>= loading dose volume programmed</w:t>
            </w:r>
          </w:p>
          <w:p w14:paraId="38637D2A" w14:textId="77777777" w:rsidR="008630D6" w:rsidRPr="001F42D3" w:rsidRDefault="008630D6" w:rsidP="00670CCB">
            <w:pPr>
              <w:pStyle w:val="TableEntry"/>
            </w:pPr>
            <w:r w:rsidRPr="001F42D3">
              <w:rPr>
                <w:color w:val="0000FF"/>
              </w:rPr>
              <w:t>Current Segment Volume Delivered</w:t>
            </w:r>
            <w:r w:rsidRPr="001F42D3">
              <w:t>=0</w:t>
            </w:r>
          </w:p>
          <w:p w14:paraId="5BC576F1" w14:textId="77777777" w:rsidR="008630D6" w:rsidRPr="001F42D3" w:rsidRDefault="008630D6" w:rsidP="00670CCB">
            <w:pPr>
              <w:pStyle w:val="TableEntry"/>
            </w:pPr>
            <w:r w:rsidRPr="001F42D3">
              <w:rPr>
                <w:color w:val="0000FF"/>
              </w:rPr>
              <w:t>Cumulative Volume Delivered</w:t>
            </w:r>
            <w:r w:rsidRPr="001F42D3">
              <w:t>=0</w:t>
            </w:r>
          </w:p>
          <w:p w14:paraId="4170EEB7" w14:textId="77777777" w:rsidR="008630D6" w:rsidRPr="001F42D3" w:rsidRDefault="008630D6" w:rsidP="00670CCB">
            <w:pPr>
              <w:pStyle w:val="TableEntry"/>
            </w:pPr>
            <w:r w:rsidRPr="001F42D3">
              <w:rPr>
                <w:color w:val="0000FF"/>
              </w:rPr>
              <w:t>Volume Remaining</w:t>
            </w:r>
            <w:r w:rsidRPr="001F42D3">
              <w:t>= loading dose volume programmed</w:t>
            </w:r>
          </w:p>
          <w:p w14:paraId="2482C34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478ABB6F" w14:textId="77777777" w:rsidR="008630D6" w:rsidRPr="001F42D3" w:rsidRDefault="008630D6" w:rsidP="00670CCB">
            <w:pPr>
              <w:pStyle w:val="TableEntry"/>
              <w:rPr>
                <w:rFonts w:ascii="Tahoma" w:hAnsi="Tahoma" w:cs="Tahoma"/>
                <w:sz w:val="16"/>
                <w:szCs w:val="16"/>
              </w:rPr>
            </w:pPr>
          </w:p>
        </w:tc>
      </w:tr>
      <w:tr w:rsidR="008630D6" w:rsidRPr="001F42D3" w14:paraId="10195B8E" w14:textId="77777777" w:rsidTr="00670CCB">
        <w:trPr>
          <w:cantSplit/>
        </w:trPr>
        <w:tc>
          <w:tcPr>
            <w:tcW w:w="761" w:type="pct"/>
            <w:vMerge/>
          </w:tcPr>
          <w:p w14:paraId="722A1C0E" w14:textId="77777777" w:rsidR="008630D6" w:rsidRPr="001F42D3" w:rsidRDefault="008630D6" w:rsidP="00670CCB">
            <w:pPr>
              <w:pStyle w:val="TableEntry"/>
            </w:pPr>
          </w:p>
        </w:tc>
        <w:tc>
          <w:tcPr>
            <w:tcW w:w="1316" w:type="pct"/>
          </w:tcPr>
          <w:p w14:paraId="548348F5" w14:textId="77777777" w:rsidR="008630D6" w:rsidRPr="001F42D3" w:rsidRDefault="008630D6" w:rsidP="00670CCB">
            <w:pPr>
              <w:pStyle w:val="TableEntry"/>
            </w:pPr>
            <w:r w:rsidRPr="001F42D3">
              <w:t>MDC_EVT_PUMP_DELIV_ STOP</w:t>
            </w:r>
          </w:p>
        </w:tc>
        <w:tc>
          <w:tcPr>
            <w:tcW w:w="1880" w:type="pct"/>
          </w:tcPr>
          <w:p w14:paraId="4B92D338" w14:textId="77777777" w:rsidR="008630D6" w:rsidRPr="001F42D3" w:rsidRDefault="008630D6" w:rsidP="00670CCB">
            <w:pPr>
              <w:pStyle w:val="TableEntry"/>
              <w:rPr>
                <w:u w:val="single"/>
              </w:rPr>
            </w:pPr>
            <w:r w:rsidRPr="001F42D3">
              <w:rPr>
                <w:u w:val="single"/>
              </w:rPr>
              <w:t>Pump Delivery Info Parameters:</w:t>
            </w:r>
          </w:p>
          <w:p w14:paraId="5ABDDA9E" w14:textId="77777777" w:rsidR="008630D6" w:rsidRPr="001F42D3" w:rsidRDefault="008630D6" w:rsidP="00670CCB">
            <w:pPr>
              <w:pStyle w:val="TableEntry"/>
            </w:pPr>
            <w:r w:rsidRPr="001F42D3">
              <w:rPr>
                <w:color w:val="0000FF"/>
              </w:rPr>
              <w:t>Infusing Status</w:t>
            </w:r>
            <w:r w:rsidRPr="001F42D3">
              <w:t>=pump reported status</w:t>
            </w:r>
          </w:p>
          <w:p w14:paraId="4078BFFB" w14:textId="77777777" w:rsidR="008630D6" w:rsidRPr="001F42D3" w:rsidRDefault="008630D6" w:rsidP="00670CCB">
            <w:pPr>
              <w:pStyle w:val="TableEntry"/>
            </w:pPr>
            <w:r w:rsidRPr="001F42D3">
              <w:rPr>
                <w:color w:val="0000FF"/>
              </w:rPr>
              <w:t>Current Pump Fluid Flow</w:t>
            </w:r>
            <w:r w:rsidRPr="001F42D3">
              <w:t>=pump reported rate</w:t>
            </w:r>
          </w:p>
          <w:p w14:paraId="7369DF31" w14:textId="77777777" w:rsidR="008630D6" w:rsidRPr="001F42D3" w:rsidRDefault="008630D6" w:rsidP="00670CCB">
            <w:pPr>
              <w:pStyle w:val="TableEntry"/>
            </w:pPr>
            <w:r w:rsidRPr="001F42D3">
              <w:rPr>
                <w:color w:val="0000FF"/>
              </w:rPr>
              <w:t>Pump Active Sources</w:t>
            </w:r>
            <w:r w:rsidRPr="001F42D3">
              <w:t>=pump-source-info-loading</w:t>
            </w:r>
          </w:p>
          <w:p w14:paraId="3FA440EE" w14:textId="77777777" w:rsidR="008630D6" w:rsidRPr="001F42D3" w:rsidRDefault="008630D6" w:rsidP="00670CCB">
            <w:pPr>
              <w:pStyle w:val="TableEntry"/>
            </w:pPr>
          </w:p>
          <w:p w14:paraId="1B5BB41E" w14:textId="77777777" w:rsidR="008630D6" w:rsidRPr="001F42D3" w:rsidRDefault="008630D6" w:rsidP="00670CCB">
            <w:pPr>
              <w:pStyle w:val="TableEntry"/>
              <w:rPr>
                <w:u w:val="single"/>
              </w:rPr>
            </w:pPr>
            <w:r w:rsidRPr="001F42D3">
              <w:rPr>
                <w:u w:val="single"/>
              </w:rPr>
              <w:t>Source Parameters (primary or secondary):</w:t>
            </w:r>
          </w:p>
          <w:p w14:paraId="2819AB95"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7BD82DF2" w14:textId="77777777" w:rsidR="008630D6" w:rsidRPr="001F42D3" w:rsidRDefault="008630D6" w:rsidP="00670CCB">
            <w:pPr>
              <w:pStyle w:val="TableEntry"/>
            </w:pPr>
          </w:p>
          <w:p w14:paraId="2F678D4F" w14:textId="77777777" w:rsidR="008630D6" w:rsidRPr="001F42D3" w:rsidRDefault="008630D6" w:rsidP="00670CCB">
            <w:pPr>
              <w:pStyle w:val="TableEntry"/>
              <w:rPr>
                <w:u w:val="single"/>
              </w:rPr>
            </w:pPr>
            <w:r w:rsidRPr="001F42D3">
              <w:rPr>
                <w:u w:val="single"/>
              </w:rPr>
              <w:t>Active Source Parameters (Loading Dose):</w:t>
            </w:r>
          </w:p>
          <w:p w14:paraId="32A4D4DC" w14:textId="77777777" w:rsidR="008630D6" w:rsidRPr="001F42D3" w:rsidRDefault="008630D6" w:rsidP="00670CCB">
            <w:pPr>
              <w:pStyle w:val="TableEntry"/>
            </w:pPr>
            <w:r w:rsidRPr="001F42D3">
              <w:rPr>
                <w:color w:val="0000FF"/>
              </w:rPr>
              <w:t>Current Delivery Status</w:t>
            </w:r>
            <w:r w:rsidRPr="001F42D3">
              <w:t>=pump-delivery-status-transitioning</w:t>
            </w:r>
          </w:p>
          <w:p w14:paraId="7886C87F" w14:textId="77777777" w:rsidR="008630D6" w:rsidRPr="001F42D3" w:rsidRDefault="008630D6" w:rsidP="00670CCB">
            <w:pPr>
              <w:pStyle w:val="TableEntry"/>
            </w:pPr>
            <w:r w:rsidRPr="001F42D3">
              <w:rPr>
                <w:color w:val="0000FF"/>
              </w:rPr>
              <w:t>Program Delivery Mode</w:t>
            </w:r>
            <w:r w:rsidRPr="001F42D3">
              <w:t>=pump-program-delivery-mode-continuous</w:t>
            </w:r>
          </w:p>
          <w:p w14:paraId="65C6A26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12369" w14:textId="77777777" w:rsidR="008630D6" w:rsidRPr="001F42D3" w:rsidRDefault="008630D6" w:rsidP="00670CCB">
            <w:pPr>
              <w:pStyle w:val="TableEntry"/>
            </w:pPr>
            <w:r w:rsidRPr="001F42D3">
              <w:rPr>
                <w:color w:val="0000FF"/>
              </w:rPr>
              <w:t>Rate</w:t>
            </w:r>
            <w:r w:rsidRPr="001F42D3">
              <w:t>= loading dose programmed rate</w:t>
            </w:r>
          </w:p>
          <w:p w14:paraId="13C82C65" w14:textId="7922971B" w:rsidR="008630D6" w:rsidRPr="001F42D3" w:rsidRDefault="008630D6" w:rsidP="00670CCB">
            <w:pPr>
              <w:pStyle w:val="TableEntry"/>
            </w:pPr>
            <w:r w:rsidRPr="001F42D3">
              <w:rPr>
                <w:color w:val="0000FF"/>
              </w:rPr>
              <w:t>Dose Rate</w:t>
            </w:r>
            <w:r w:rsidRPr="001F42D3">
              <w:t>= loading dose rate</w:t>
            </w:r>
          </w:p>
          <w:p w14:paraId="015BC97B" w14:textId="77777777" w:rsidR="008630D6" w:rsidRPr="001F42D3" w:rsidRDefault="008630D6" w:rsidP="00670CCB">
            <w:pPr>
              <w:pStyle w:val="TableEntry"/>
            </w:pPr>
            <w:r w:rsidRPr="001F42D3">
              <w:rPr>
                <w:color w:val="0000FF"/>
              </w:rPr>
              <w:t>Volume Programmed</w:t>
            </w:r>
            <w:r w:rsidRPr="001F42D3">
              <w:t>= loading dose volume programmed</w:t>
            </w:r>
          </w:p>
          <w:p w14:paraId="394D1C4C" w14:textId="77777777" w:rsidR="008630D6" w:rsidRPr="001F42D3" w:rsidRDefault="008630D6" w:rsidP="00670CCB">
            <w:pPr>
              <w:pStyle w:val="TableEntry"/>
            </w:pPr>
            <w:r w:rsidRPr="001F42D3">
              <w:rPr>
                <w:color w:val="0000FF"/>
              </w:rPr>
              <w:t>Current Segment Volume Delivered</w:t>
            </w:r>
            <w:r w:rsidRPr="001F42D3">
              <w:t>=loading dose volume delivered since last DELIV_START</w:t>
            </w:r>
          </w:p>
          <w:p w14:paraId="5E43545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5806A262" w14:textId="77777777" w:rsidR="008630D6" w:rsidRPr="001F42D3" w:rsidRDefault="008630D6" w:rsidP="00670CCB">
            <w:pPr>
              <w:pStyle w:val="TableEntry"/>
            </w:pPr>
            <w:r w:rsidRPr="001F42D3">
              <w:rPr>
                <w:color w:val="0000FF"/>
              </w:rPr>
              <w:t>Volume Remaining</w:t>
            </w:r>
            <w:r w:rsidRPr="001F42D3">
              <w:t>=0</w:t>
            </w:r>
          </w:p>
          <w:p w14:paraId="1190663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BAE12EF" w14:textId="77777777" w:rsidR="008630D6" w:rsidRPr="001F42D3" w:rsidRDefault="008630D6" w:rsidP="00670CCB">
            <w:pPr>
              <w:pStyle w:val="TableEntry"/>
            </w:pPr>
          </w:p>
        </w:tc>
      </w:tr>
      <w:tr w:rsidR="008630D6" w:rsidRPr="001F42D3" w14:paraId="533F57E0" w14:textId="77777777" w:rsidTr="00670CCB">
        <w:trPr>
          <w:cantSplit/>
        </w:trPr>
        <w:tc>
          <w:tcPr>
            <w:tcW w:w="761" w:type="pct"/>
            <w:vMerge/>
          </w:tcPr>
          <w:p w14:paraId="37DA0C76" w14:textId="77777777" w:rsidR="008630D6" w:rsidRPr="001F42D3" w:rsidRDefault="008630D6" w:rsidP="00670CCB">
            <w:pPr>
              <w:ind w:hanging="2"/>
              <w:rPr>
                <w:rFonts w:ascii="Tahoma" w:hAnsi="Tahoma" w:cs="Tahoma"/>
                <w:sz w:val="16"/>
                <w:szCs w:val="16"/>
              </w:rPr>
            </w:pPr>
          </w:p>
        </w:tc>
        <w:tc>
          <w:tcPr>
            <w:tcW w:w="1316" w:type="pct"/>
          </w:tcPr>
          <w:p w14:paraId="431CD559" w14:textId="77777777" w:rsidR="008630D6" w:rsidRPr="001F42D3" w:rsidRDefault="008630D6" w:rsidP="00670CCB">
            <w:pPr>
              <w:pStyle w:val="TableEntry"/>
            </w:pPr>
            <w:r w:rsidRPr="001F42D3">
              <w:t>MDC_EVT_PUMP_DELIV_ START</w:t>
            </w:r>
          </w:p>
        </w:tc>
        <w:tc>
          <w:tcPr>
            <w:tcW w:w="1880" w:type="pct"/>
          </w:tcPr>
          <w:p w14:paraId="44317FF0" w14:textId="77777777" w:rsidR="008630D6" w:rsidRPr="001F42D3" w:rsidRDefault="008630D6" w:rsidP="00670CCB">
            <w:pPr>
              <w:pStyle w:val="TableEntry"/>
              <w:rPr>
                <w:u w:val="single"/>
              </w:rPr>
            </w:pPr>
            <w:r w:rsidRPr="001F42D3">
              <w:rPr>
                <w:u w:val="single"/>
              </w:rPr>
              <w:t>Pump Delivery Info Parameters:</w:t>
            </w:r>
          </w:p>
          <w:p w14:paraId="3A05F467" w14:textId="77777777" w:rsidR="008630D6" w:rsidRPr="001F42D3" w:rsidRDefault="008630D6" w:rsidP="00670CCB">
            <w:pPr>
              <w:pStyle w:val="TableEntry"/>
            </w:pPr>
            <w:r w:rsidRPr="001F42D3">
              <w:rPr>
                <w:color w:val="0000FF"/>
              </w:rPr>
              <w:t>Infusing Status</w:t>
            </w:r>
            <w:r w:rsidRPr="001F42D3">
              <w:t>=pump-status-infusing</w:t>
            </w:r>
          </w:p>
          <w:p w14:paraId="117DE192" w14:textId="77777777" w:rsidR="008630D6" w:rsidRPr="001F42D3" w:rsidRDefault="008630D6" w:rsidP="00670CCB">
            <w:pPr>
              <w:pStyle w:val="TableEntry"/>
            </w:pPr>
            <w:r w:rsidRPr="001F42D3">
              <w:rPr>
                <w:color w:val="0000FF"/>
              </w:rPr>
              <w:t>Current Pump Fluid Flow</w:t>
            </w:r>
            <w:r w:rsidRPr="001F42D3">
              <w:t>=continuous rate</w:t>
            </w:r>
          </w:p>
          <w:p w14:paraId="254362D3" w14:textId="77777777" w:rsidR="008630D6" w:rsidRPr="001F42D3" w:rsidRDefault="008630D6" w:rsidP="00670CCB">
            <w:pPr>
              <w:pStyle w:val="TableEntry"/>
            </w:pPr>
            <w:r w:rsidRPr="001F42D3">
              <w:rPr>
                <w:color w:val="0000FF"/>
              </w:rPr>
              <w:t>Pump Active Sources</w:t>
            </w:r>
            <w:r w:rsidRPr="001F42D3">
              <w:t>=pump-source-info-*</w:t>
            </w:r>
          </w:p>
          <w:p w14:paraId="253308C1" w14:textId="77777777" w:rsidR="008630D6" w:rsidRPr="001F42D3" w:rsidRDefault="008630D6" w:rsidP="00670CCB">
            <w:pPr>
              <w:pStyle w:val="TableEntry"/>
            </w:pPr>
          </w:p>
          <w:p w14:paraId="31E38E42" w14:textId="77777777" w:rsidR="008630D6" w:rsidRPr="001F42D3" w:rsidRDefault="008630D6" w:rsidP="00670CCB">
            <w:pPr>
              <w:pStyle w:val="TableEntry"/>
              <w:rPr>
                <w:u w:val="single"/>
              </w:rPr>
            </w:pPr>
            <w:r w:rsidRPr="001F42D3">
              <w:rPr>
                <w:u w:val="single"/>
              </w:rPr>
              <w:t>Active Source Parameters (primary or secondary):</w:t>
            </w:r>
          </w:p>
          <w:p w14:paraId="01D55205" w14:textId="77777777" w:rsidR="008630D6" w:rsidRPr="001F42D3" w:rsidRDefault="008630D6" w:rsidP="00670CCB">
            <w:pPr>
              <w:pStyle w:val="TableEntry"/>
            </w:pPr>
            <w:r w:rsidRPr="001F42D3">
              <w:rPr>
                <w:color w:val="0000FF"/>
              </w:rPr>
              <w:t>Current Delivery Status</w:t>
            </w:r>
            <w:r w:rsidRPr="001F42D3">
              <w:t>=pump-delivery-status-delivering</w:t>
            </w:r>
          </w:p>
          <w:p w14:paraId="6FB84DB3" w14:textId="77777777" w:rsidR="008630D6" w:rsidRPr="001F42D3" w:rsidRDefault="008630D6" w:rsidP="00670CCB">
            <w:pPr>
              <w:pStyle w:val="TableEntry"/>
            </w:pPr>
            <w:r w:rsidRPr="001F42D3">
              <w:rPr>
                <w:color w:val="0000FF"/>
              </w:rPr>
              <w:t>Program Delivery Mode</w:t>
            </w:r>
            <w:r w:rsidRPr="001F42D3">
              <w:t>=pump-program-delivery-mode-continuous</w:t>
            </w:r>
          </w:p>
          <w:p w14:paraId="0C89BB9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EEB8D2" w14:textId="77777777" w:rsidR="008630D6" w:rsidRPr="001F42D3" w:rsidRDefault="008630D6" w:rsidP="00670CCB">
            <w:pPr>
              <w:pStyle w:val="TableEntry"/>
            </w:pPr>
            <w:r w:rsidRPr="001F42D3">
              <w:rPr>
                <w:color w:val="0000FF"/>
              </w:rPr>
              <w:t>Rate</w:t>
            </w:r>
            <w:r w:rsidRPr="001F42D3">
              <w:t>=continuous rate</w:t>
            </w:r>
          </w:p>
          <w:p w14:paraId="53351AC4" w14:textId="77777777" w:rsidR="008630D6" w:rsidRPr="001F42D3" w:rsidRDefault="008630D6" w:rsidP="00670CCB">
            <w:pPr>
              <w:pStyle w:val="TableEntry"/>
            </w:pPr>
            <w:r w:rsidRPr="001F42D3">
              <w:rPr>
                <w:color w:val="0000FF"/>
              </w:rPr>
              <w:t>Dose Rate</w:t>
            </w:r>
            <w:r w:rsidRPr="001F42D3">
              <w:t>=continuous dose rate</w:t>
            </w:r>
          </w:p>
          <w:p w14:paraId="3750C02C" w14:textId="77777777" w:rsidR="008630D6" w:rsidRPr="001F42D3" w:rsidRDefault="008630D6" w:rsidP="00670CCB">
            <w:pPr>
              <w:pStyle w:val="TableEntry"/>
            </w:pPr>
            <w:r w:rsidRPr="001F42D3">
              <w:rPr>
                <w:color w:val="0000FF"/>
              </w:rPr>
              <w:t>Volume Programmed</w:t>
            </w:r>
            <w:r w:rsidRPr="001F42D3">
              <w:t>=continuous volume programmed</w:t>
            </w:r>
          </w:p>
          <w:p w14:paraId="2FE93233" w14:textId="77777777" w:rsidR="008630D6" w:rsidRPr="001F42D3" w:rsidRDefault="008630D6" w:rsidP="00670CCB">
            <w:pPr>
              <w:pStyle w:val="TableEntry"/>
            </w:pPr>
            <w:r w:rsidRPr="001F42D3">
              <w:rPr>
                <w:color w:val="0000FF"/>
              </w:rPr>
              <w:t>Current Segment Volume Delivered</w:t>
            </w:r>
            <w:r w:rsidRPr="001F42D3">
              <w:t>=0</w:t>
            </w:r>
          </w:p>
          <w:p w14:paraId="20379CA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w:t>
            </w:r>
          </w:p>
          <w:p w14:paraId="10828400" w14:textId="77777777" w:rsidR="008630D6" w:rsidRPr="001F42D3" w:rsidRDefault="008630D6" w:rsidP="00670CCB">
            <w:pPr>
              <w:pStyle w:val="TableEntry"/>
            </w:pPr>
            <w:r w:rsidRPr="001F42D3">
              <w:rPr>
                <w:color w:val="0000FF"/>
              </w:rPr>
              <w:t>Volume Remaining</w:t>
            </w:r>
            <w:r w:rsidRPr="001F42D3">
              <w:t>=continuous volume remaining</w:t>
            </w:r>
          </w:p>
          <w:p w14:paraId="7A0E9DBB"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tcPr>
          <w:p w14:paraId="1DC615CF" w14:textId="77777777" w:rsidR="008630D6" w:rsidRPr="001F42D3" w:rsidRDefault="008630D6" w:rsidP="00670CCB">
            <w:pPr>
              <w:ind w:hanging="2"/>
              <w:rPr>
                <w:rFonts w:ascii="Tahoma" w:hAnsi="Tahoma" w:cs="Tahoma"/>
                <w:sz w:val="16"/>
                <w:szCs w:val="16"/>
              </w:rPr>
            </w:pPr>
          </w:p>
        </w:tc>
      </w:tr>
      <w:tr w:rsidR="008630D6" w:rsidRPr="001F42D3" w14:paraId="0BDCC06A" w14:textId="77777777" w:rsidTr="00670CCB">
        <w:trPr>
          <w:cantSplit/>
        </w:trPr>
        <w:tc>
          <w:tcPr>
            <w:tcW w:w="761" w:type="pct"/>
          </w:tcPr>
          <w:p w14:paraId="401B16A0" w14:textId="77777777" w:rsidR="008630D6" w:rsidRPr="001F42D3" w:rsidRDefault="008630D6" w:rsidP="00670CCB">
            <w:pPr>
              <w:pStyle w:val="TableEntry"/>
            </w:pPr>
            <w:r w:rsidRPr="001F42D3">
              <w:lastRenderedPageBreak/>
              <w:t>Infusion Stopped Due to Alarm</w:t>
            </w:r>
          </w:p>
        </w:tc>
        <w:tc>
          <w:tcPr>
            <w:tcW w:w="1316" w:type="pct"/>
          </w:tcPr>
          <w:p w14:paraId="6A3FC154" w14:textId="77777777" w:rsidR="008630D6" w:rsidRPr="001F42D3" w:rsidRDefault="008630D6" w:rsidP="00670CCB">
            <w:pPr>
              <w:pStyle w:val="TableEntry"/>
            </w:pPr>
          </w:p>
        </w:tc>
        <w:tc>
          <w:tcPr>
            <w:tcW w:w="1880" w:type="pct"/>
          </w:tcPr>
          <w:p w14:paraId="2AE89F1D" w14:textId="77777777" w:rsidR="008630D6" w:rsidRPr="001F42D3" w:rsidRDefault="008630D6" w:rsidP="00670CCB">
            <w:pPr>
              <w:pStyle w:val="TableEntry"/>
              <w:rPr>
                <w:rFonts w:ascii="Tahoma" w:hAnsi="Tahoma" w:cs="Tahoma"/>
                <w:sz w:val="16"/>
                <w:szCs w:val="16"/>
              </w:rPr>
            </w:pPr>
          </w:p>
        </w:tc>
        <w:tc>
          <w:tcPr>
            <w:tcW w:w="1043" w:type="pct"/>
          </w:tcPr>
          <w:p w14:paraId="392CEF15" w14:textId="77777777" w:rsidR="008630D6" w:rsidRPr="001F42D3" w:rsidRDefault="008630D6" w:rsidP="00670CCB">
            <w:pPr>
              <w:pStyle w:val="TableEntry"/>
            </w:pPr>
            <w:r w:rsidRPr="001F42D3">
              <w:t xml:space="preserve">Same as “Pause a running infusion” scenario, except that </w:t>
            </w:r>
            <w:r w:rsidRPr="001F42D3">
              <w:rPr>
                <w:color w:val="0000FF"/>
              </w:rPr>
              <w:t>Pump Not Delivering Reason</w:t>
            </w:r>
            <w:r w:rsidRPr="001F42D3">
              <w:t>=either pump-stopped-alarming or pump-stopped-not-specified</w:t>
            </w:r>
          </w:p>
        </w:tc>
      </w:tr>
      <w:tr w:rsidR="008630D6" w:rsidRPr="001F42D3" w14:paraId="593430BD" w14:textId="77777777" w:rsidTr="00670CCB">
        <w:trPr>
          <w:cantSplit/>
        </w:trPr>
        <w:tc>
          <w:tcPr>
            <w:tcW w:w="761" w:type="pct"/>
          </w:tcPr>
          <w:p w14:paraId="2ECE566F" w14:textId="77777777" w:rsidR="008630D6" w:rsidRPr="001F42D3" w:rsidRDefault="008630D6" w:rsidP="00670CCB">
            <w:pPr>
              <w:pStyle w:val="TableEntry"/>
            </w:pPr>
            <w:r w:rsidRPr="001F42D3">
              <w:t xml:space="preserve">Auto-restart after alarm resolved </w:t>
            </w:r>
          </w:p>
        </w:tc>
        <w:tc>
          <w:tcPr>
            <w:tcW w:w="1316" w:type="pct"/>
          </w:tcPr>
          <w:p w14:paraId="3CD6B571" w14:textId="77777777" w:rsidR="008630D6" w:rsidRPr="001F42D3" w:rsidRDefault="008630D6" w:rsidP="00670CCB">
            <w:pPr>
              <w:pStyle w:val="TableEntry"/>
            </w:pPr>
          </w:p>
        </w:tc>
        <w:tc>
          <w:tcPr>
            <w:tcW w:w="1880" w:type="pct"/>
          </w:tcPr>
          <w:p w14:paraId="13FB9715" w14:textId="77777777" w:rsidR="008630D6" w:rsidRPr="001F42D3" w:rsidRDefault="008630D6" w:rsidP="00670CCB">
            <w:pPr>
              <w:pStyle w:val="TableEntry"/>
              <w:rPr>
                <w:rFonts w:ascii="Tahoma" w:hAnsi="Tahoma" w:cs="Tahoma"/>
                <w:sz w:val="16"/>
                <w:szCs w:val="16"/>
              </w:rPr>
            </w:pPr>
          </w:p>
        </w:tc>
        <w:tc>
          <w:tcPr>
            <w:tcW w:w="1043" w:type="pct"/>
          </w:tcPr>
          <w:p w14:paraId="35DFAABD" w14:textId="77777777" w:rsidR="008630D6" w:rsidRPr="001F42D3" w:rsidRDefault="008630D6" w:rsidP="00670CCB">
            <w:pPr>
              <w:pStyle w:val="TableEntry"/>
            </w:pPr>
            <w:r w:rsidRPr="001F42D3">
              <w:t>e.g., occlusion resolved or AIL</w:t>
            </w:r>
          </w:p>
          <w:p w14:paraId="60A5F1A5" w14:textId="77777777" w:rsidR="008630D6" w:rsidRPr="001F42D3" w:rsidRDefault="008630D6" w:rsidP="00670CCB">
            <w:pPr>
              <w:pStyle w:val="TableEntry"/>
            </w:pPr>
            <w:r w:rsidRPr="001F42D3">
              <w:t>Same as “Start/restart an infusion” scenario</w:t>
            </w:r>
          </w:p>
        </w:tc>
      </w:tr>
      <w:tr w:rsidR="008630D6" w:rsidRPr="001F42D3" w14:paraId="07B9B92F" w14:textId="77777777" w:rsidTr="00670CCB">
        <w:trPr>
          <w:cantSplit/>
        </w:trPr>
        <w:tc>
          <w:tcPr>
            <w:tcW w:w="761" w:type="pct"/>
          </w:tcPr>
          <w:p w14:paraId="423EAEC8" w14:textId="77777777" w:rsidR="008630D6" w:rsidRPr="001F42D3" w:rsidRDefault="008630D6" w:rsidP="00670CCB">
            <w:pPr>
              <w:pStyle w:val="TableEntry"/>
            </w:pPr>
            <w:r w:rsidRPr="001F42D3">
              <w:t>Nurse restart after alarm resolved</w:t>
            </w:r>
          </w:p>
        </w:tc>
        <w:tc>
          <w:tcPr>
            <w:tcW w:w="1316" w:type="pct"/>
          </w:tcPr>
          <w:p w14:paraId="79C40C9D" w14:textId="77777777" w:rsidR="008630D6" w:rsidRPr="001F42D3" w:rsidRDefault="008630D6" w:rsidP="00670CCB">
            <w:pPr>
              <w:pStyle w:val="TableEntry"/>
            </w:pPr>
          </w:p>
        </w:tc>
        <w:tc>
          <w:tcPr>
            <w:tcW w:w="1880" w:type="pct"/>
          </w:tcPr>
          <w:p w14:paraId="7124DAB1" w14:textId="77777777" w:rsidR="008630D6" w:rsidRPr="001F42D3" w:rsidRDefault="008630D6" w:rsidP="00670CCB">
            <w:pPr>
              <w:pStyle w:val="TableEntry"/>
              <w:rPr>
                <w:rFonts w:ascii="Tahoma" w:hAnsi="Tahoma" w:cs="Tahoma"/>
                <w:sz w:val="16"/>
                <w:szCs w:val="16"/>
              </w:rPr>
            </w:pPr>
          </w:p>
        </w:tc>
        <w:tc>
          <w:tcPr>
            <w:tcW w:w="1043" w:type="pct"/>
          </w:tcPr>
          <w:p w14:paraId="2DE6BBA7" w14:textId="77777777" w:rsidR="008630D6" w:rsidRPr="001F42D3" w:rsidRDefault="008630D6" w:rsidP="00670CCB">
            <w:pPr>
              <w:pStyle w:val="TableEntry"/>
            </w:pPr>
            <w:r w:rsidRPr="001F42D3">
              <w:t>Same as “Start/restart an infusion” scenario</w:t>
            </w:r>
          </w:p>
        </w:tc>
      </w:tr>
      <w:tr w:rsidR="008630D6" w:rsidRPr="001F42D3" w14:paraId="6925B122" w14:textId="77777777" w:rsidTr="00670CCB">
        <w:trPr>
          <w:cantSplit/>
        </w:trPr>
        <w:tc>
          <w:tcPr>
            <w:tcW w:w="761" w:type="pct"/>
          </w:tcPr>
          <w:p w14:paraId="7B01E66F" w14:textId="77777777" w:rsidR="008630D6" w:rsidRPr="001F42D3" w:rsidRDefault="008630D6" w:rsidP="00670CCB">
            <w:pPr>
              <w:pStyle w:val="TableEntry"/>
            </w:pPr>
            <w:r w:rsidRPr="001F42D3">
              <w:t>Nurse changes VTBI</w:t>
            </w:r>
          </w:p>
        </w:tc>
        <w:tc>
          <w:tcPr>
            <w:tcW w:w="1316" w:type="pct"/>
          </w:tcPr>
          <w:p w14:paraId="12F23088" w14:textId="77777777" w:rsidR="008630D6" w:rsidRPr="001F42D3" w:rsidRDefault="008630D6" w:rsidP="00670CCB">
            <w:pPr>
              <w:pStyle w:val="TableEntry"/>
            </w:pPr>
          </w:p>
        </w:tc>
        <w:tc>
          <w:tcPr>
            <w:tcW w:w="1880" w:type="pct"/>
          </w:tcPr>
          <w:p w14:paraId="703C7CCA" w14:textId="77777777" w:rsidR="008630D6" w:rsidRPr="001F42D3" w:rsidRDefault="008630D6" w:rsidP="00670CCB">
            <w:pPr>
              <w:pStyle w:val="TableEntry"/>
              <w:rPr>
                <w:rFonts w:ascii="Tahoma" w:hAnsi="Tahoma" w:cs="Tahoma"/>
                <w:sz w:val="16"/>
                <w:szCs w:val="16"/>
              </w:rPr>
            </w:pPr>
          </w:p>
        </w:tc>
        <w:tc>
          <w:tcPr>
            <w:tcW w:w="1043" w:type="pct"/>
          </w:tcPr>
          <w:p w14:paraId="5B8C31BD" w14:textId="77777777" w:rsidR="008630D6" w:rsidRPr="001F42D3" w:rsidRDefault="008630D6" w:rsidP="00670CCB">
            <w:pPr>
              <w:pStyle w:val="TableEntry"/>
            </w:pPr>
            <w:r w:rsidRPr="001F42D3">
              <w:t>e.g., bag change, hourly check, etc.</w:t>
            </w:r>
          </w:p>
          <w:p w14:paraId="2C5D1047" w14:textId="77777777" w:rsidR="008630D6" w:rsidRPr="001F42D3" w:rsidRDefault="008630D6" w:rsidP="00670CCB">
            <w:pPr>
              <w:pStyle w:val="TableEntry"/>
            </w:pPr>
          </w:p>
          <w:p w14:paraId="09464DDC" w14:textId="77777777" w:rsidR="008630D6" w:rsidRPr="001F42D3" w:rsidRDefault="008630D6" w:rsidP="00670CCB">
            <w:pPr>
              <w:pStyle w:val="TableEntry"/>
            </w:pPr>
            <w:r w:rsidRPr="001F42D3">
              <w:t>Same as “Pause a running infusion” case followed by “Start/restart an infusion” case</w:t>
            </w:r>
          </w:p>
        </w:tc>
      </w:tr>
      <w:tr w:rsidR="008630D6" w:rsidRPr="001F42D3" w14:paraId="42072B3A" w14:textId="77777777" w:rsidTr="00670CCB">
        <w:trPr>
          <w:cantSplit/>
        </w:trPr>
        <w:tc>
          <w:tcPr>
            <w:tcW w:w="761" w:type="pct"/>
            <w:vMerge w:val="restart"/>
          </w:tcPr>
          <w:p w14:paraId="660958BD" w14:textId="77777777" w:rsidR="008630D6" w:rsidRPr="001F42D3" w:rsidRDefault="008630D6" w:rsidP="00670CCB">
            <w:pPr>
              <w:pStyle w:val="TableEntry"/>
            </w:pPr>
            <w:r w:rsidRPr="001F42D3">
              <w:lastRenderedPageBreak/>
              <w:t>Ramp/taper start, followed by ramp/taper rate change, followed by ramp/taper stop</w:t>
            </w:r>
          </w:p>
          <w:p w14:paraId="0F9E4060" w14:textId="77777777" w:rsidR="008630D6" w:rsidRPr="001F42D3" w:rsidRDefault="008630D6" w:rsidP="00670CCB">
            <w:pPr>
              <w:pStyle w:val="TableEntry"/>
            </w:pPr>
          </w:p>
          <w:p w14:paraId="45186410" w14:textId="77777777" w:rsidR="008630D6" w:rsidRPr="001F42D3" w:rsidRDefault="008630D6" w:rsidP="00670CCB">
            <w:pPr>
              <w:pStyle w:val="TableEntry"/>
            </w:pPr>
          </w:p>
        </w:tc>
        <w:tc>
          <w:tcPr>
            <w:tcW w:w="1316" w:type="pct"/>
          </w:tcPr>
          <w:p w14:paraId="53C394B3" w14:textId="77777777" w:rsidR="008630D6" w:rsidRPr="001F42D3" w:rsidRDefault="008630D6" w:rsidP="00670CCB">
            <w:pPr>
              <w:pStyle w:val="TableEntry"/>
            </w:pPr>
            <w:r w:rsidRPr="001F42D3">
              <w:t>MDC_EVT_PUMP_DELIV_ START</w:t>
            </w:r>
          </w:p>
        </w:tc>
        <w:tc>
          <w:tcPr>
            <w:tcW w:w="1880" w:type="pct"/>
          </w:tcPr>
          <w:p w14:paraId="112C7D88" w14:textId="77777777" w:rsidR="008630D6" w:rsidRPr="001F42D3" w:rsidRDefault="008630D6" w:rsidP="00670CCB">
            <w:pPr>
              <w:pStyle w:val="TableEntry"/>
              <w:rPr>
                <w:u w:val="single"/>
              </w:rPr>
            </w:pPr>
            <w:r w:rsidRPr="001F42D3">
              <w:rPr>
                <w:u w:val="single"/>
              </w:rPr>
              <w:t>Pump Delivery Info Parameters:</w:t>
            </w:r>
          </w:p>
          <w:p w14:paraId="72D89076" w14:textId="77777777" w:rsidR="008630D6" w:rsidRPr="001F42D3" w:rsidRDefault="008630D6" w:rsidP="00670CCB">
            <w:pPr>
              <w:pStyle w:val="TableEntry"/>
            </w:pPr>
            <w:r w:rsidRPr="001F42D3">
              <w:rPr>
                <w:color w:val="0000FF"/>
              </w:rPr>
              <w:t>Infusing Status</w:t>
            </w:r>
            <w:r w:rsidRPr="001F42D3">
              <w:t>=pump-status-infusing</w:t>
            </w:r>
          </w:p>
          <w:p w14:paraId="792AF8B3" w14:textId="77777777" w:rsidR="008630D6" w:rsidRPr="001F42D3" w:rsidRDefault="008630D6" w:rsidP="00670CCB">
            <w:pPr>
              <w:pStyle w:val="TableEntry"/>
            </w:pPr>
            <w:r w:rsidRPr="001F42D3">
              <w:rPr>
                <w:color w:val="0000FF"/>
              </w:rPr>
              <w:t>Current Pump Fluid Flow</w:t>
            </w:r>
            <w:r w:rsidRPr="001F42D3">
              <w:t>=programmed rate for step 1</w:t>
            </w:r>
          </w:p>
          <w:p w14:paraId="0093D25C" w14:textId="77777777" w:rsidR="008630D6" w:rsidRPr="001F42D3" w:rsidRDefault="008630D6" w:rsidP="00670CCB">
            <w:pPr>
              <w:pStyle w:val="TableEntry"/>
            </w:pPr>
            <w:r w:rsidRPr="001F42D3">
              <w:rPr>
                <w:color w:val="0000FF"/>
              </w:rPr>
              <w:t>Pump Active Sources</w:t>
            </w:r>
            <w:r w:rsidRPr="001F42D3">
              <w:t>=pump-source-info-*</w:t>
            </w:r>
          </w:p>
          <w:p w14:paraId="41F9B31E" w14:textId="77777777" w:rsidR="008630D6" w:rsidRPr="001F42D3" w:rsidRDefault="008630D6" w:rsidP="00670CCB">
            <w:pPr>
              <w:pStyle w:val="TableEntry"/>
            </w:pPr>
          </w:p>
          <w:p w14:paraId="2359595F" w14:textId="77777777" w:rsidR="008630D6" w:rsidRPr="001F42D3" w:rsidRDefault="008630D6" w:rsidP="00670CCB">
            <w:pPr>
              <w:pStyle w:val="TableEntry"/>
              <w:rPr>
                <w:u w:val="single"/>
              </w:rPr>
            </w:pPr>
            <w:r w:rsidRPr="001F42D3">
              <w:rPr>
                <w:u w:val="single"/>
              </w:rPr>
              <w:t>Active Source Parameters:</w:t>
            </w:r>
          </w:p>
          <w:p w14:paraId="35C65DCA" w14:textId="77777777" w:rsidR="008630D6" w:rsidRPr="001F42D3" w:rsidRDefault="008630D6" w:rsidP="00670CCB">
            <w:pPr>
              <w:pStyle w:val="TableEntry"/>
            </w:pPr>
            <w:r w:rsidRPr="001F42D3">
              <w:rPr>
                <w:color w:val="0000FF"/>
              </w:rPr>
              <w:t>Current Delivery Status</w:t>
            </w:r>
            <w:r w:rsidRPr="001F42D3">
              <w:t>=pump-delivery-status-delivering</w:t>
            </w:r>
          </w:p>
          <w:p w14:paraId="1608E4C7" w14:textId="77777777" w:rsidR="008630D6" w:rsidRPr="001F42D3" w:rsidRDefault="008630D6" w:rsidP="00670CCB">
            <w:pPr>
              <w:pStyle w:val="TableEntry"/>
            </w:pPr>
            <w:r w:rsidRPr="001F42D3">
              <w:rPr>
                <w:color w:val="0000FF"/>
              </w:rPr>
              <w:t>Program Delivery Mode</w:t>
            </w:r>
            <w:r w:rsidRPr="001F42D3">
              <w:t>=pump-program-delivery-mode-ramp-taper</w:t>
            </w:r>
          </w:p>
          <w:p w14:paraId="6E3D6A53"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524EFA8" w14:textId="77777777" w:rsidR="008630D6" w:rsidRPr="001F42D3" w:rsidRDefault="008630D6" w:rsidP="00670CCB">
            <w:pPr>
              <w:pStyle w:val="TableEntry"/>
            </w:pPr>
            <w:r w:rsidRPr="001F42D3">
              <w:rPr>
                <w:color w:val="0000FF"/>
              </w:rPr>
              <w:t>Rate</w:t>
            </w:r>
            <w:r w:rsidRPr="001F42D3">
              <w:t>=programmed rate for step 1</w:t>
            </w:r>
          </w:p>
          <w:p w14:paraId="350AE376" w14:textId="77777777" w:rsidR="008630D6" w:rsidRPr="001F42D3" w:rsidRDefault="008630D6" w:rsidP="00670CCB">
            <w:pPr>
              <w:pStyle w:val="TableEntry"/>
            </w:pPr>
            <w:r w:rsidRPr="001F42D3">
              <w:rPr>
                <w:color w:val="0000FF"/>
              </w:rPr>
              <w:t>Dose Rate</w:t>
            </w:r>
            <w:r w:rsidRPr="001F42D3">
              <w:t>=programmed dose rate for step 1</w:t>
            </w:r>
          </w:p>
          <w:p w14:paraId="7DC50120"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09C931F9" w14:textId="77777777" w:rsidR="008630D6" w:rsidRPr="001F42D3" w:rsidRDefault="008630D6" w:rsidP="00670CCB">
            <w:pPr>
              <w:pStyle w:val="TableEntry"/>
            </w:pPr>
            <w:r w:rsidRPr="001F42D3">
              <w:rPr>
                <w:color w:val="0000FF"/>
              </w:rPr>
              <w:t>Current Segment Volume Delivered</w:t>
            </w:r>
            <w:r w:rsidRPr="001F42D3">
              <w:t>=0</w:t>
            </w:r>
          </w:p>
          <w:p w14:paraId="068ECEFD" w14:textId="77777777" w:rsidR="008630D6" w:rsidRPr="001F42D3" w:rsidRDefault="008630D6" w:rsidP="00670CCB">
            <w:pPr>
              <w:pStyle w:val="TableEntry"/>
            </w:pPr>
            <w:r w:rsidRPr="001F42D3">
              <w:rPr>
                <w:color w:val="0000FF"/>
              </w:rPr>
              <w:t>Cumulative Volume Delivered</w:t>
            </w:r>
            <w:r w:rsidRPr="001F42D3">
              <w:t>=0</w:t>
            </w:r>
          </w:p>
          <w:p w14:paraId="2FA775DC" w14:textId="77777777" w:rsidR="008630D6" w:rsidRPr="001F42D3" w:rsidRDefault="008630D6" w:rsidP="00670CCB">
            <w:pPr>
              <w:pStyle w:val="TableEntry"/>
            </w:pPr>
            <w:r w:rsidRPr="001F42D3">
              <w:rPr>
                <w:color w:val="0000FF"/>
              </w:rPr>
              <w:t>Volume Remaining</w:t>
            </w:r>
            <w:r w:rsidRPr="001F42D3">
              <w:t>=volume programmed for entire ramp/taper delivery</w:t>
            </w:r>
          </w:p>
          <w:p w14:paraId="46614A5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1D6EE300" w14:textId="77777777" w:rsidR="008630D6" w:rsidRPr="001F42D3" w:rsidRDefault="008630D6" w:rsidP="00670CCB">
            <w:pPr>
              <w:pStyle w:val="TableEntry"/>
            </w:pPr>
          </w:p>
        </w:tc>
      </w:tr>
      <w:tr w:rsidR="008630D6" w:rsidRPr="001F42D3" w14:paraId="5BCD8D1B" w14:textId="77777777" w:rsidTr="00670CCB">
        <w:trPr>
          <w:cantSplit/>
        </w:trPr>
        <w:tc>
          <w:tcPr>
            <w:tcW w:w="761" w:type="pct"/>
            <w:vMerge/>
          </w:tcPr>
          <w:p w14:paraId="28121AB3" w14:textId="77777777" w:rsidR="008630D6" w:rsidRPr="001F42D3" w:rsidRDefault="008630D6" w:rsidP="00670CCB">
            <w:pPr>
              <w:pStyle w:val="TableEntry"/>
            </w:pPr>
          </w:p>
        </w:tc>
        <w:tc>
          <w:tcPr>
            <w:tcW w:w="1316" w:type="pct"/>
          </w:tcPr>
          <w:p w14:paraId="59971B91" w14:textId="77777777" w:rsidR="008630D6" w:rsidRPr="001F42D3" w:rsidRDefault="008630D6" w:rsidP="00670CCB">
            <w:pPr>
              <w:pStyle w:val="TableEntry"/>
            </w:pPr>
            <w:r w:rsidRPr="001F42D3">
              <w:t>MDC_EVT_PUMP_DELIV_ STOP</w:t>
            </w:r>
          </w:p>
        </w:tc>
        <w:tc>
          <w:tcPr>
            <w:tcW w:w="1880" w:type="pct"/>
          </w:tcPr>
          <w:p w14:paraId="15098203" w14:textId="77777777" w:rsidR="008630D6" w:rsidRPr="001F42D3" w:rsidRDefault="008630D6" w:rsidP="00670CCB">
            <w:pPr>
              <w:pStyle w:val="TableEntry"/>
              <w:rPr>
                <w:u w:val="single"/>
              </w:rPr>
            </w:pPr>
            <w:r w:rsidRPr="001F42D3">
              <w:rPr>
                <w:u w:val="single"/>
              </w:rPr>
              <w:t>Pump Delivery Info Parameters:</w:t>
            </w:r>
          </w:p>
          <w:p w14:paraId="28CD7BFE" w14:textId="77777777" w:rsidR="008630D6" w:rsidRPr="001F42D3" w:rsidRDefault="008630D6" w:rsidP="00670CCB">
            <w:pPr>
              <w:pStyle w:val="TableEntry"/>
            </w:pPr>
            <w:r w:rsidRPr="001F42D3">
              <w:rPr>
                <w:color w:val="0000FF"/>
              </w:rPr>
              <w:t>Infusing Status</w:t>
            </w:r>
            <w:r w:rsidRPr="001F42D3">
              <w:t>=pump reported status</w:t>
            </w:r>
          </w:p>
          <w:p w14:paraId="6E1A7D03" w14:textId="77777777" w:rsidR="008630D6" w:rsidRPr="001F42D3" w:rsidRDefault="008630D6" w:rsidP="00670CCB">
            <w:pPr>
              <w:pStyle w:val="TableEntry"/>
            </w:pPr>
            <w:r w:rsidRPr="001F42D3">
              <w:rPr>
                <w:color w:val="0000FF"/>
              </w:rPr>
              <w:t>Current Pump Fluid Flow</w:t>
            </w:r>
            <w:r w:rsidRPr="001F42D3">
              <w:t>=pump reported rate for step 1</w:t>
            </w:r>
          </w:p>
          <w:p w14:paraId="093ACFB5" w14:textId="77777777" w:rsidR="008630D6" w:rsidRPr="001F42D3" w:rsidRDefault="008630D6" w:rsidP="00670CCB">
            <w:pPr>
              <w:pStyle w:val="TableEntry"/>
            </w:pPr>
            <w:r w:rsidRPr="001F42D3">
              <w:rPr>
                <w:color w:val="0000FF"/>
              </w:rPr>
              <w:t>Pump Active Sources</w:t>
            </w:r>
            <w:r w:rsidRPr="001F42D3">
              <w:t>=pump-source-info-*</w:t>
            </w:r>
          </w:p>
          <w:p w14:paraId="303F10B9" w14:textId="77777777" w:rsidR="008630D6" w:rsidRPr="001F42D3" w:rsidRDefault="008630D6" w:rsidP="00670CCB">
            <w:pPr>
              <w:pStyle w:val="TableEntry"/>
            </w:pPr>
          </w:p>
          <w:p w14:paraId="7E7144FF" w14:textId="77777777" w:rsidR="008630D6" w:rsidRPr="001F42D3" w:rsidRDefault="008630D6" w:rsidP="00670CCB">
            <w:pPr>
              <w:pStyle w:val="TableEntry"/>
              <w:rPr>
                <w:u w:val="single"/>
              </w:rPr>
            </w:pPr>
            <w:r w:rsidRPr="001F42D3">
              <w:rPr>
                <w:u w:val="single"/>
              </w:rPr>
              <w:t>Active Source Parameters:</w:t>
            </w:r>
          </w:p>
          <w:p w14:paraId="5A70E8E4" w14:textId="77777777" w:rsidR="008630D6" w:rsidRPr="001F42D3" w:rsidRDefault="008630D6" w:rsidP="00670CCB">
            <w:pPr>
              <w:pStyle w:val="TableEntry"/>
            </w:pPr>
            <w:r w:rsidRPr="001F42D3">
              <w:rPr>
                <w:color w:val="0000FF"/>
              </w:rPr>
              <w:t>Current Delivery Status</w:t>
            </w:r>
            <w:r w:rsidRPr="001F42D3">
              <w:t>=pump-delivery-status-transitioning</w:t>
            </w:r>
          </w:p>
          <w:p w14:paraId="38A34F37" w14:textId="77777777" w:rsidR="008630D6" w:rsidRPr="001F42D3" w:rsidRDefault="008630D6" w:rsidP="00670CCB">
            <w:pPr>
              <w:pStyle w:val="TableEntry"/>
            </w:pPr>
            <w:r w:rsidRPr="001F42D3">
              <w:rPr>
                <w:color w:val="0000FF"/>
              </w:rPr>
              <w:t>Program Delivery Mode</w:t>
            </w:r>
            <w:r w:rsidRPr="001F42D3">
              <w:t>=pump-program-delivery-mode-ramp-taper</w:t>
            </w:r>
          </w:p>
          <w:p w14:paraId="6C22C96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950E6C" w14:textId="77777777" w:rsidR="008630D6" w:rsidRPr="001F42D3" w:rsidRDefault="008630D6" w:rsidP="00670CCB">
            <w:pPr>
              <w:pStyle w:val="TableEntry"/>
            </w:pPr>
            <w:r w:rsidRPr="001F42D3">
              <w:rPr>
                <w:color w:val="0000FF"/>
              </w:rPr>
              <w:t>Rate</w:t>
            </w:r>
            <w:r w:rsidRPr="001F42D3">
              <w:t>=programmed rate for step 1</w:t>
            </w:r>
          </w:p>
          <w:p w14:paraId="2A56F9E9" w14:textId="77777777" w:rsidR="008630D6" w:rsidRPr="001F42D3" w:rsidRDefault="008630D6" w:rsidP="00670CCB">
            <w:pPr>
              <w:pStyle w:val="TableEntry"/>
            </w:pPr>
            <w:r w:rsidRPr="001F42D3">
              <w:rPr>
                <w:color w:val="0000FF"/>
              </w:rPr>
              <w:t>Dose Rate</w:t>
            </w:r>
            <w:r w:rsidRPr="001F42D3">
              <w:t>=programmed dose rate for step 1</w:t>
            </w:r>
          </w:p>
          <w:p w14:paraId="65BE2DB8"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4BECD006"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6F54A6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1B340B31"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369E0C00"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83F347D" w14:textId="77777777" w:rsidR="008630D6" w:rsidRPr="001F42D3" w:rsidRDefault="008630D6" w:rsidP="00670CCB">
            <w:pPr>
              <w:pStyle w:val="TableEntry"/>
            </w:pPr>
          </w:p>
        </w:tc>
      </w:tr>
      <w:tr w:rsidR="008630D6" w:rsidRPr="001F42D3" w14:paraId="70BDC58A" w14:textId="77777777" w:rsidTr="00670CCB">
        <w:trPr>
          <w:cantSplit/>
        </w:trPr>
        <w:tc>
          <w:tcPr>
            <w:tcW w:w="761" w:type="pct"/>
            <w:vMerge/>
          </w:tcPr>
          <w:p w14:paraId="77AB1BA6" w14:textId="77777777" w:rsidR="008630D6" w:rsidRPr="001F42D3" w:rsidRDefault="008630D6" w:rsidP="00670CCB">
            <w:pPr>
              <w:pStyle w:val="TableEntry"/>
            </w:pPr>
          </w:p>
        </w:tc>
        <w:tc>
          <w:tcPr>
            <w:tcW w:w="1316" w:type="pct"/>
          </w:tcPr>
          <w:p w14:paraId="7A509D25" w14:textId="77777777" w:rsidR="008630D6" w:rsidRPr="001F42D3" w:rsidRDefault="008630D6" w:rsidP="00670CCB">
            <w:pPr>
              <w:pStyle w:val="TableEntry"/>
            </w:pPr>
            <w:r w:rsidRPr="001F42D3">
              <w:t>MDC_EVT_PUMP_DELIV_ START</w:t>
            </w:r>
          </w:p>
        </w:tc>
        <w:tc>
          <w:tcPr>
            <w:tcW w:w="1880" w:type="pct"/>
          </w:tcPr>
          <w:p w14:paraId="01A99FBD" w14:textId="77777777" w:rsidR="008630D6" w:rsidRPr="001F42D3" w:rsidRDefault="008630D6" w:rsidP="00670CCB">
            <w:pPr>
              <w:pStyle w:val="TableEntry"/>
              <w:rPr>
                <w:u w:val="single"/>
              </w:rPr>
            </w:pPr>
            <w:r w:rsidRPr="001F42D3">
              <w:t xml:space="preserve">based </w:t>
            </w:r>
            <w:proofErr w:type="spellStart"/>
            <w:r w:rsidRPr="001F42D3">
              <w:t>upon</w:t>
            </w:r>
            <w:r w:rsidRPr="001F42D3">
              <w:rPr>
                <w:u w:val="single"/>
              </w:rPr>
              <w:t>Pump</w:t>
            </w:r>
            <w:proofErr w:type="spellEnd"/>
            <w:r w:rsidRPr="001F42D3">
              <w:rPr>
                <w:u w:val="single"/>
              </w:rPr>
              <w:t xml:space="preserve"> Delivery Info Parameters:</w:t>
            </w:r>
          </w:p>
          <w:p w14:paraId="6361BC8C" w14:textId="77777777" w:rsidR="008630D6" w:rsidRPr="001F42D3" w:rsidRDefault="008630D6" w:rsidP="00670CCB">
            <w:pPr>
              <w:pStyle w:val="TableEntry"/>
            </w:pPr>
            <w:r w:rsidRPr="001F42D3">
              <w:rPr>
                <w:color w:val="0000FF"/>
              </w:rPr>
              <w:t>Infusing Status</w:t>
            </w:r>
            <w:r w:rsidRPr="001F42D3">
              <w:t>=pump-status-infusing</w:t>
            </w:r>
          </w:p>
          <w:p w14:paraId="378B2B1E" w14:textId="77777777" w:rsidR="008630D6" w:rsidRPr="001F42D3" w:rsidRDefault="008630D6" w:rsidP="00670CCB">
            <w:pPr>
              <w:pStyle w:val="TableEntry"/>
            </w:pPr>
            <w:r w:rsidRPr="001F42D3">
              <w:rPr>
                <w:color w:val="0000FF"/>
              </w:rPr>
              <w:t>Current Pump Fluid Flow</w:t>
            </w:r>
            <w:r w:rsidRPr="001F42D3">
              <w:t>=programmed rate for step 2</w:t>
            </w:r>
          </w:p>
          <w:p w14:paraId="7101DE2F" w14:textId="77777777" w:rsidR="008630D6" w:rsidRPr="001F42D3" w:rsidRDefault="008630D6" w:rsidP="00670CCB">
            <w:pPr>
              <w:pStyle w:val="TableEntry"/>
            </w:pPr>
            <w:r w:rsidRPr="001F42D3">
              <w:rPr>
                <w:color w:val="0000FF"/>
              </w:rPr>
              <w:t>Pump Active Sources</w:t>
            </w:r>
            <w:r w:rsidRPr="001F42D3">
              <w:t>=pump-source-info-*</w:t>
            </w:r>
          </w:p>
          <w:p w14:paraId="6FB5AB6E" w14:textId="77777777" w:rsidR="008630D6" w:rsidRPr="001F42D3" w:rsidRDefault="008630D6" w:rsidP="00670CCB">
            <w:pPr>
              <w:pStyle w:val="TableEntry"/>
            </w:pPr>
          </w:p>
          <w:p w14:paraId="277E8CA1" w14:textId="77777777" w:rsidR="008630D6" w:rsidRPr="001F42D3" w:rsidRDefault="008630D6" w:rsidP="00670CCB">
            <w:pPr>
              <w:pStyle w:val="TableEntry"/>
              <w:rPr>
                <w:u w:val="single"/>
              </w:rPr>
            </w:pPr>
            <w:r w:rsidRPr="001F42D3">
              <w:rPr>
                <w:u w:val="single"/>
              </w:rPr>
              <w:t>Active Source Parameters:</w:t>
            </w:r>
          </w:p>
          <w:p w14:paraId="3CE5C518" w14:textId="77777777" w:rsidR="008630D6" w:rsidRPr="001F42D3" w:rsidRDefault="008630D6" w:rsidP="00670CCB">
            <w:pPr>
              <w:pStyle w:val="TableEntry"/>
            </w:pPr>
            <w:r w:rsidRPr="001F42D3">
              <w:rPr>
                <w:color w:val="0000FF"/>
              </w:rPr>
              <w:t>Current Delivery Status</w:t>
            </w:r>
            <w:r w:rsidRPr="001F42D3">
              <w:t>=pump-delivery-status-delivering</w:t>
            </w:r>
          </w:p>
          <w:p w14:paraId="55C703EE" w14:textId="77777777" w:rsidR="008630D6" w:rsidRPr="001F42D3" w:rsidRDefault="008630D6" w:rsidP="00670CCB">
            <w:pPr>
              <w:pStyle w:val="TableEntry"/>
            </w:pPr>
            <w:r w:rsidRPr="001F42D3">
              <w:rPr>
                <w:color w:val="0000FF"/>
              </w:rPr>
              <w:t>Program Delivery Mode</w:t>
            </w:r>
            <w:r w:rsidRPr="001F42D3">
              <w:t>=pump-program-delivery-mode-ramp-taper</w:t>
            </w:r>
          </w:p>
          <w:p w14:paraId="4EEEB5F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6C7FC9B" w14:textId="77777777" w:rsidR="008630D6" w:rsidRPr="001F42D3" w:rsidRDefault="008630D6" w:rsidP="00670CCB">
            <w:pPr>
              <w:pStyle w:val="TableEntry"/>
            </w:pPr>
            <w:r w:rsidRPr="001F42D3">
              <w:rPr>
                <w:color w:val="0000FF"/>
              </w:rPr>
              <w:t>Rate</w:t>
            </w:r>
            <w:r w:rsidRPr="001F42D3">
              <w:t>=programmed rate for step 2</w:t>
            </w:r>
          </w:p>
          <w:p w14:paraId="31329668" w14:textId="77777777" w:rsidR="008630D6" w:rsidRPr="001F42D3" w:rsidRDefault="008630D6" w:rsidP="00670CCB">
            <w:pPr>
              <w:pStyle w:val="TableEntry"/>
            </w:pPr>
            <w:r w:rsidRPr="001F42D3">
              <w:rPr>
                <w:color w:val="0000FF"/>
              </w:rPr>
              <w:t>Dose Rate</w:t>
            </w:r>
            <w:r w:rsidRPr="001F42D3">
              <w:t>=programmed dose rate for step 2</w:t>
            </w:r>
          </w:p>
          <w:p w14:paraId="7CC0F449"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116892ED" w14:textId="77777777" w:rsidR="008630D6" w:rsidRPr="001F42D3" w:rsidRDefault="008630D6" w:rsidP="00670CCB">
            <w:pPr>
              <w:pStyle w:val="TableEntry"/>
            </w:pPr>
            <w:r w:rsidRPr="001F42D3">
              <w:rPr>
                <w:color w:val="0000FF"/>
              </w:rPr>
              <w:t>Current Segment Volume Delivered</w:t>
            </w:r>
            <w:r w:rsidRPr="001F42D3">
              <w:t>=0</w:t>
            </w:r>
          </w:p>
          <w:p w14:paraId="73D9520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732DD99F"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4102906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6A07E6" w14:textId="77777777" w:rsidR="008630D6" w:rsidRPr="001F42D3" w:rsidRDefault="008630D6" w:rsidP="00670CCB">
            <w:pPr>
              <w:ind w:hanging="2"/>
              <w:rPr>
                <w:rFonts w:ascii="Tahoma" w:hAnsi="Tahoma" w:cs="Tahoma"/>
                <w:sz w:val="16"/>
                <w:szCs w:val="16"/>
              </w:rPr>
            </w:pPr>
          </w:p>
        </w:tc>
      </w:tr>
      <w:tr w:rsidR="008630D6" w:rsidRPr="001F42D3" w14:paraId="5D811E45" w14:textId="77777777" w:rsidTr="00670CCB">
        <w:trPr>
          <w:cantSplit/>
        </w:trPr>
        <w:tc>
          <w:tcPr>
            <w:tcW w:w="761" w:type="pct"/>
            <w:vMerge/>
          </w:tcPr>
          <w:p w14:paraId="3B5027CF" w14:textId="77777777" w:rsidR="008630D6" w:rsidRPr="001F42D3" w:rsidRDefault="008630D6" w:rsidP="00670CCB">
            <w:pPr>
              <w:pStyle w:val="TableEntry"/>
            </w:pPr>
          </w:p>
        </w:tc>
        <w:tc>
          <w:tcPr>
            <w:tcW w:w="1316" w:type="pct"/>
          </w:tcPr>
          <w:p w14:paraId="0D14009A" w14:textId="77777777" w:rsidR="008630D6" w:rsidRPr="001F42D3" w:rsidRDefault="008630D6" w:rsidP="00670CCB">
            <w:pPr>
              <w:pStyle w:val="TableEntry"/>
            </w:pPr>
            <w:r w:rsidRPr="001F42D3">
              <w:t>MDC_EVT_PUMP_DELIV_ STOP</w:t>
            </w:r>
          </w:p>
        </w:tc>
        <w:tc>
          <w:tcPr>
            <w:tcW w:w="1880" w:type="pct"/>
          </w:tcPr>
          <w:p w14:paraId="5367C399" w14:textId="77777777" w:rsidR="008630D6" w:rsidRPr="001F42D3" w:rsidRDefault="008630D6" w:rsidP="00670CCB">
            <w:pPr>
              <w:pStyle w:val="TableEntry"/>
              <w:rPr>
                <w:u w:val="single"/>
              </w:rPr>
            </w:pPr>
            <w:r w:rsidRPr="001F42D3">
              <w:rPr>
                <w:u w:val="single"/>
              </w:rPr>
              <w:t>Pump Delivery Info Parameters:</w:t>
            </w:r>
          </w:p>
          <w:p w14:paraId="4EC7B280" w14:textId="77777777" w:rsidR="008630D6" w:rsidRPr="001F42D3" w:rsidRDefault="008630D6" w:rsidP="00670CCB">
            <w:pPr>
              <w:pStyle w:val="TableEntry"/>
            </w:pPr>
            <w:r w:rsidRPr="001F42D3">
              <w:rPr>
                <w:color w:val="0000FF"/>
              </w:rPr>
              <w:t>Infusing Status</w:t>
            </w:r>
            <w:r w:rsidRPr="001F42D3">
              <w:t>=pump-status-not-infusing</w:t>
            </w:r>
          </w:p>
          <w:p w14:paraId="5E17C43F" w14:textId="77777777" w:rsidR="008630D6" w:rsidRPr="001F42D3" w:rsidRDefault="008630D6" w:rsidP="00670CCB">
            <w:pPr>
              <w:pStyle w:val="TableEntry"/>
            </w:pPr>
            <w:r w:rsidRPr="001F42D3">
              <w:rPr>
                <w:color w:val="0000FF"/>
              </w:rPr>
              <w:t>Current Pump Fluid Flow</w:t>
            </w:r>
            <w:r w:rsidRPr="001F42D3">
              <w:t>=0</w:t>
            </w:r>
          </w:p>
          <w:p w14:paraId="50D0865E" w14:textId="77777777" w:rsidR="008630D6" w:rsidRPr="001F42D3" w:rsidRDefault="008630D6" w:rsidP="00670CCB">
            <w:pPr>
              <w:pStyle w:val="TableEntry"/>
            </w:pPr>
            <w:r w:rsidRPr="001F42D3">
              <w:rPr>
                <w:color w:val="0000FF"/>
              </w:rPr>
              <w:t>Pump Active Sources</w:t>
            </w:r>
            <w:r w:rsidRPr="001F42D3">
              <w:t>=pump-source-info-*</w:t>
            </w:r>
          </w:p>
          <w:p w14:paraId="6ABFAA0C" w14:textId="77777777" w:rsidR="008630D6" w:rsidRPr="001F42D3" w:rsidRDefault="008630D6" w:rsidP="00670CCB">
            <w:pPr>
              <w:pStyle w:val="TableEntry"/>
            </w:pPr>
          </w:p>
          <w:p w14:paraId="55EB8FC2" w14:textId="77777777" w:rsidR="008630D6" w:rsidRPr="001F42D3" w:rsidRDefault="008630D6" w:rsidP="00670CCB">
            <w:pPr>
              <w:pStyle w:val="TableEntry"/>
              <w:rPr>
                <w:u w:val="single"/>
              </w:rPr>
            </w:pPr>
            <w:r w:rsidRPr="001F42D3">
              <w:rPr>
                <w:u w:val="single"/>
              </w:rPr>
              <w:t>Active Source Parameters:</w:t>
            </w:r>
          </w:p>
          <w:p w14:paraId="48F6F9EA" w14:textId="77777777" w:rsidR="008630D6" w:rsidRPr="001F42D3" w:rsidRDefault="008630D6" w:rsidP="00670CCB">
            <w:pPr>
              <w:pStyle w:val="TableEntry"/>
            </w:pPr>
            <w:r w:rsidRPr="001F42D3">
              <w:rPr>
                <w:color w:val="0000FF"/>
              </w:rPr>
              <w:t>Current Delivery Status</w:t>
            </w:r>
            <w:r w:rsidRPr="001F42D3">
              <w:t>=pump-delivery-status-not-delivering</w:t>
            </w:r>
          </w:p>
          <w:p w14:paraId="45DE6A30"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09C87A9" w14:textId="77777777" w:rsidR="008630D6" w:rsidRPr="001F42D3" w:rsidRDefault="008630D6" w:rsidP="00670CCB">
            <w:pPr>
              <w:pStyle w:val="TableEntry"/>
            </w:pPr>
            <w:r w:rsidRPr="001F42D3">
              <w:rPr>
                <w:color w:val="0000FF"/>
              </w:rPr>
              <w:t>Program Delivery Mode</w:t>
            </w:r>
            <w:r w:rsidRPr="001F42D3">
              <w:t>=pump-program-delivery-mode-ramp-taper</w:t>
            </w:r>
          </w:p>
          <w:p w14:paraId="100D182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164DED2" w14:textId="77777777" w:rsidR="008630D6" w:rsidRPr="001F42D3" w:rsidRDefault="008630D6" w:rsidP="00670CCB">
            <w:pPr>
              <w:pStyle w:val="TableEntry"/>
            </w:pPr>
            <w:r w:rsidRPr="001F42D3">
              <w:rPr>
                <w:color w:val="0000FF"/>
              </w:rPr>
              <w:t>Rate</w:t>
            </w:r>
            <w:r w:rsidRPr="001F42D3">
              <w:t>=programmed rate for step 2</w:t>
            </w:r>
          </w:p>
          <w:p w14:paraId="75C50247" w14:textId="77777777" w:rsidR="008630D6" w:rsidRPr="001F42D3" w:rsidRDefault="008630D6" w:rsidP="00670CCB">
            <w:pPr>
              <w:pStyle w:val="TableEntry"/>
            </w:pPr>
            <w:r w:rsidRPr="001F42D3">
              <w:rPr>
                <w:color w:val="0000FF"/>
              </w:rPr>
              <w:t>Dose Rate</w:t>
            </w:r>
            <w:r w:rsidRPr="001F42D3">
              <w:t>=programmed dose rate for step 2</w:t>
            </w:r>
          </w:p>
          <w:p w14:paraId="21F55A2D"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5C9137E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A1A84AA"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76604F3D" w14:textId="77777777" w:rsidR="008630D6" w:rsidRPr="001F42D3" w:rsidRDefault="008630D6" w:rsidP="00670CCB">
            <w:pPr>
              <w:pStyle w:val="TableEntry"/>
            </w:pPr>
            <w:r w:rsidRPr="001F42D3">
              <w:rPr>
                <w:color w:val="0000FF"/>
              </w:rPr>
              <w:t>Volume Remaining</w:t>
            </w:r>
            <w:r w:rsidRPr="001F42D3">
              <w:t>= volume remaining for entire ramp/taper delivery</w:t>
            </w:r>
          </w:p>
          <w:p w14:paraId="67CCBD0F" w14:textId="77777777" w:rsidR="008630D6" w:rsidRPr="001F42D3" w:rsidRDefault="008630D6" w:rsidP="00670CCB">
            <w:pPr>
              <w:pStyle w:val="TableEntry"/>
            </w:pPr>
            <w:r w:rsidRPr="001F42D3">
              <w:rPr>
                <w:color w:val="0000FF"/>
              </w:rPr>
              <w:t>Time Remaining</w:t>
            </w:r>
            <w:r w:rsidRPr="001F42D3">
              <w:t>= based upon Volume Remaining and Rate</w:t>
            </w:r>
          </w:p>
        </w:tc>
        <w:tc>
          <w:tcPr>
            <w:tcW w:w="1043" w:type="pct"/>
            <w:vMerge/>
          </w:tcPr>
          <w:p w14:paraId="347DE9DA" w14:textId="77777777" w:rsidR="008630D6" w:rsidRPr="001F42D3" w:rsidRDefault="008630D6" w:rsidP="00670CCB">
            <w:pPr>
              <w:pStyle w:val="TableEntry"/>
            </w:pPr>
          </w:p>
        </w:tc>
      </w:tr>
      <w:tr w:rsidR="008630D6" w:rsidRPr="001F42D3" w14:paraId="3D357307" w14:textId="77777777" w:rsidTr="00670CCB">
        <w:trPr>
          <w:cantSplit/>
        </w:trPr>
        <w:tc>
          <w:tcPr>
            <w:tcW w:w="761" w:type="pct"/>
          </w:tcPr>
          <w:p w14:paraId="3D73213F" w14:textId="77777777" w:rsidR="008630D6" w:rsidRPr="001F42D3" w:rsidRDefault="008630D6" w:rsidP="00670CCB">
            <w:pPr>
              <w:pStyle w:val="TableEntry"/>
            </w:pPr>
            <w:r w:rsidRPr="001F42D3">
              <w:lastRenderedPageBreak/>
              <w:t>Patient ID Change</w:t>
            </w:r>
          </w:p>
        </w:tc>
        <w:tc>
          <w:tcPr>
            <w:tcW w:w="1316" w:type="pct"/>
          </w:tcPr>
          <w:p w14:paraId="04CF421C" w14:textId="77777777" w:rsidR="008630D6" w:rsidRPr="001F42D3" w:rsidRDefault="008630D6" w:rsidP="00670CCB">
            <w:pPr>
              <w:pStyle w:val="TableEntry"/>
            </w:pPr>
            <w:r w:rsidRPr="001F42D3">
              <w:t>MDC_EVT_PATIENT_ID_ CHANGE</w:t>
            </w:r>
          </w:p>
        </w:tc>
        <w:tc>
          <w:tcPr>
            <w:tcW w:w="1880" w:type="pct"/>
          </w:tcPr>
          <w:p w14:paraId="1E27E5F2" w14:textId="77777777" w:rsidR="008630D6" w:rsidRPr="001F42D3" w:rsidRDefault="008630D6" w:rsidP="00670CCB">
            <w:pPr>
              <w:pStyle w:val="TableEntry"/>
            </w:pPr>
            <w:r w:rsidRPr="001F42D3">
              <w:t>New Patient ID=PID.3</w:t>
            </w:r>
          </w:p>
        </w:tc>
        <w:tc>
          <w:tcPr>
            <w:tcW w:w="1043" w:type="pct"/>
          </w:tcPr>
          <w:p w14:paraId="7BAD2A1C" w14:textId="77777777" w:rsidR="008630D6" w:rsidRPr="001F42D3" w:rsidRDefault="008630D6" w:rsidP="00670CCB">
            <w:pPr>
              <w:pStyle w:val="TableEntry"/>
            </w:pPr>
          </w:p>
        </w:tc>
      </w:tr>
      <w:tr w:rsidR="008630D6" w:rsidRPr="001F42D3" w14:paraId="2236F0D2" w14:textId="77777777" w:rsidTr="00670CCB">
        <w:trPr>
          <w:cantSplit/>
        </w:trPr>
        <w:tc>
          <w:tcPr>
            <w:tcW w:w="761" w:type="pct"/>
          </w:tcPr>
          <w:p w14:paraId="468A9AF3" w14:textId="77777777" w:rsidR="008630D6" w:rsidRPr="001F42D3" w:rsidRDefault="008630D6" w:rsidP="00670CCB">
            <w:pPr>
              <w:pStyle w:val="TableEntry"/>
            </w:pPr>
            <w:r w:rsidRPr="001F42D3">
              <w:t>New Weight or New Height or New BSA (same patient)</w:t>
            </w:r>
          </w:p>
        </w:tc>
        <w:tc>
          <w:tcPr>
            <w:tcW w:w="1316" w:type="pct"/>
          </w:tcPr>
          <w:p w14:paraId="4E673A16" w14:textId="77777777" w:rsidR="008630D6" w:rsidRPr="001F42D3" w:rsidRDefault="008630D6" w:rsidP="00670CCB">
            <w:pPr>
              <w:pStyle w:val="TableEntry"/>
            </w:pPr>
            <w:r w:rsidRPr="001F42D3">
              <w:t>MDC_EVT_PATIENT_ PARAMETER_CHANGE</w:t>
            </w:r>
          </w:p>
        </w:tc>
        <w:tc>
          <w:tcPr>
            <w:tcW w:w="1880" w:type="pct"/>
          </w:tcPr>
          <w:p w14:paraId="692C47B7" w14:textId="77777777" w:rsidR="008630D6" w:rsidRPr="001F42D3" w:rsidRDefault="008630D6" w:rsidP="00670CCB">
            <w:pPr>
              <w:pStyle w:val="TableEntry"/>
            </w:pPr>
            <w:r w:rsidRPr="001F42D3">
              <w:t>Weight=New Patient Weight, or</w:t>
            </w:r>
          </w:p>
          <w:p w14:paraId="62C81CA2" w14:textId="77777777" w:rsidR="008630D6" w:rsidRPr="001F42D3" w:rsidRDefault="008630D6" w:rsidP="00670CCB">
            <w:pPr>
              <w:pStyle w:val="TableEntry"/>
            </w:pPr>
            <w:r w:rsidRPr="001F42D3">
              <w:t xml:space="preserve">Body Surface Area=New Patient BSA, or </w:t>
            </w:r>
          </w:p>
          <w:p w14:paraId="31FF54EF" w14:textId="77777777" w:rsidR="008630D6" w:rsidRPr="001F42D3" w:rsidRDefault="008630D6" w:rsidP="00670CCB">
            <w:pPr>
              <w:pStyle w:val="TableEntry"/>
            </w:pPr>
            <w:r w:rsidRPr="001F42D3">
              <w:t>Height=New Patient Height</w:t>
            </w:r>
          </w:p>
        </w:tc>
        <w:tc>
          <w:tcPr>
            <w:tcW w:w="1043" w:type="pct"/>
          </w:tcPr>
          <w:p w14:paraId="2B6A25C0" w14:textId="77777777" w:rsidR="008630D6" w:rsidRPr="001F42D3" w:rsidRDefault="008630D6" w:rsidP="00670CCB">
            <w:pPr>
              <w:pStyle w:val="TableEntry"/>
            </w:pPr>
            <w:r w:rsidRPr="001F42D3">
              <w:t xml:space="preserve">e.g., when weight </w:t>
            </w:r>
            <w:proofErr w:type="gramStart"/>
            <w:r w:rsidRPr="001F42D3">
              <w:t>changed</w:t>
            </w:r>
            <w:proofErr w:type="gramEnd"/>
            <w:r w:rsidRPr="001F42D3">
              <w:t xml:space="preserve"> during an active weight-based infusion </w:t>
            </w:r>
          </w:p>
        </w:tc>
      </w:tr>
      <w:tr w:rsidR="008630D6" w:rsidRPr="001F42D3" w14:paraId="7735F3F7" w14:textId="77777777" w:rsidTr="00670CCB">
        <w:trPr>
          <w:cantSplit/>
        </w:trPr>
        <w:tc>
          <w:tcPr>
            <w:tcW w:w="761" w:type="pct"/>
            <w:vMerge w:val="restart"/>
          </w:tcPr>
          <w:p w14:paraId="30C1795D" w14:textId="77777777" w:rsidR="008630D6" w:rsidRPr="001F42D3" w:rsidRDefault="008630D6" w:rsidP="00670CCB">
            <w:pPr>
              <w:pStyle w:val="TableEntry"/>
            </w:pPr>
            <w:r w:rsidRPr="001F42D3">
              <w:lastRenderedPageBreak/>
              <w:t>Switch to library-based infusion</w:t>
            </w:r>
          </w:p>
          <w:p w14:paraId="0959ACCB" w14:textId="77777777" w:rsidR="008630D6" w:rsidRPr="001F42D3" w:rsidRDefault="008630D6" w:rsidP="00670CCB">
            <w:pPr>
              <w:pStyle w:val="TableEntry"/>
            </w:pPr>
            <w:r w:rsidRPr="001F42D3">
              <w:t>(NOTE:  events associated with the start of the non-library infusion and the completion of the library-based  infusion are not shown)</w:t>
            </w:r>
          </w:p>
          <w:p w14:paraId="5046B093" w14:textId="77777777" w:rsidR="008630D6" w:rsidRPr="001F42D3" w:rsidRDefault="008630D6" w:rsidP="00670CCB">
            <w:pPr>
              <w:pStyle w:val="TableEntry"/>
            </w:pPr>
          </w:p>
        </w:tc>
        <w:tc>
          <w:tcPr>
            <w:tcW w:w="1316" w:type="pct"/>
          </w:tcPr>
          <w:p w14:paraId="42F0E685" w14:textId="77777777" w:rsidR="008630D6" w:rsidRPr="001F42D3" w:rsidRDefault="008630D6" w:rsidP="00670CCB">
            <w:pPr>
              <w:pStyle w:val="TableEntry"/>
            </w:pPr>
            <w:r w:rsidRPr="001F42D3">
              <w:t>MDC_EVT_PUMP_DELIV_ STOP</w:t>
            </w:r>
          </w:p>
        </w:tc>
        <w:tc>
          <w:tcPr>
            <w:tcW w:w="1880" w:type="pct"/>
          </w:tcPr>
          <w:p w14:paraId="2EC86478" w14:textId="77777777" w:rsidR="008630D6" w:rsidRPr="001F42D3" w:rsidRDefault="008630D6" w:rsidP="00670CCB">
            <w:pPr>
              <w:pStyle w:val="TableEntry"/>
              <w:rPr>
                <w:u w:val="single"/>
              </w:rPr>
            </w:pPr>
            <w:r w:rsidRPr="001F42D3">
              <w:rPr>
                <w:u w:val="single"/>
              </w:rPr>
              <w:t>Pump Delivery Info Parameters:</w:t>
            </w:r>
          </w:p>
          <w:p w14:paraId="58C31580" w14:textId="77777777" w:rsidR="008630D6" w:rsidRPr="001F42D3" w:rsidRDefault="008630D6" w:rsidP="00670CCB">
            <w:pPr>
              <w:pStyle w:val="TableEntry"/>
            </w:pPr>
            <w:r w:rsidRPr="001F42D3">
              <w:rPr>
                <w:color w:val="0000FF"/>
              </w:rPr>
              <w:t>Infusing Status</w:t>
            </w:r>
            <w:r w:rsidRPr="001F42D3">
              <w:t>=pump-status-not-infusing</w:t>
            </w:r>
          </w:p>
          <w:p w14:paraId="4F1CBB65" w14:textId="77777777" w:rsidR="008630D6" w:rsidRPr="001F42D3" w:rsidRDefault="008630D6" w:rsidP="00670CCB">
            <w:pPr>
              <w:pStyle w:val="TableEntry"/>
            </w:pPr>
            <w:r w:rsidRPr="001F42D3">
              <w:rPr>
                <w:color w:val="0000FF"/>
              </w:rPr>
              <w:t>Current Pump Fluid Flow</w:t>
            </w:r>
            <w:r w:rsidRPr="001F42D3">
              <w:t>=0</w:t>
            </w:r>
          </w:p>
          <w:p w14:paraId="1C4E011D" w14:textId="77777777" w:rsidR="008630D6" w:rsidRPr="001F42D3" w:rsidRDefault="008630D6" w:rsidP="00670CCB">
            <w:pPr>
              <w:pStyle w:val="TableEntry"/>
            </w:pPr>
            <w:r w:rsidRPr="001F42D3">
              <w:rPr>
                <w:color w:val="0000FF"/>
              </w:rPr>
              <w:t>Pump Active Sources</w:t>
            </w:r>
            <w:r w:rsidRPr="001F42D3">
              <w:t>=pump-source-info-*</w:t>
            </w:r>
          </w:p>
          <w:p w14:paraId="778D6CD4" w14:textId="77777777" w:rsidR="008630D6" w:rsidRPr="001F42D3" w:rsidRDefault="008630D6" w:rsidP="00670CCB">
            <w:pPr>
              <w:pStyle w:val="TableEntry"/>
            </w:pPr>
          </w:p>
          <w:p w14:paraId="0795032B" w14:textId="77777777" w:rsidR="008630D6" w:rsidRPr="001F42D3" w:rsidRDefault="008630D6" w:rsidP="00670CCB">
            <w:pPr>
              <w:pStyle w:val="TableEntry"/>
              <w:rPr>
                <w:u w:val="single"/>
              </w:rPr>
            </w:pPr>
            <w:r w:rsidRPr="001F42D3">
              <w:rPr>
                <w:u w:val="single"/>
              </w:rPr>
              <w:t>Active Source Parameters:</w:t>
            </w:r>
          </w:p>
          <w:p w14:paraId="7AA74FBA" w14:textId="77777777" w:rsidR="008630D6" w:rsidRPr="001F42D3" w:rsidRDefault="008630D6" w:rsidP="00670CCB">
            <w:pPr>
              <w:pStyle w:val="TableEntry"/>
            </w:pPr>
            <w:r w:rsidRPr="001F42D3">
              <w:rPr>
                <w:color w:val="0000FF"/>
              </w:rPr>
              <w:t>Current Delivery Status</w:t>
            </w:r>
            <w:r w:rsidRPr="001F42D3">
              <w:t>=pump-delivery-status-not-delivering</w:t>
            </w:r>
          </w:p>
          <w:p w14:paraId="7FAA7ADE"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4A3890DB" w14:textId="77777777" w:rsidR="008630D6" w:rsidRPr="001F42D3" w:rsidRDefault="008630D6" w:rsidP="00670CCB">
            <w:pPr>
              <w:pStyle w:val="TableEntry"/>
            </w:pPr>
            <w:r w:rsidRPr="001F42D3">
              <w:rPr>
                <w:color w:val="0000FF"/>
              </w:rPr>
              <w:t>Program Delivery Mode</w:t>
            </w:r>
            <w:r w:rsidRPr="001F42D3">
              <w:t>=pump-program-delivery-mode-*</w:t>
            </w:r>
          </w:p>
          <w:p w14:paraId="771A054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C49B8A8" w14:textId="77777777" w:rsidR="008630D6" w:rsidRPr="001F42D3" w:rsidRDefault="008630D6" w:rsidP="00670CCB">
            <w:pPr>
              <w:pStyle w:val="TableEntry"/>
            </w:pPr>
            <w:r w:rsidRPr="001F42D3">
              <w:rPr>
                <w:color w:val="0000FF"/>
              </w:rPr>
              <w:t>Rate</w:t>
            </w:r>
            <w:r w:rsidRPr="001F42D3">
              <w:t>=rate of non-library infusion</w:t>
            </w:r>
          </w:p>
          <w:p w14:paraId="733DD7AD" w14:textId="77777777" w:rsidR="008630D6" w:rsidRPr="001F42D3" w:rsidRDefault="008630D6" w:rsidP="00670CCB">
            <w:pPr>
              <w:pStyle w:val="TableEntry"/>
            </w:pPr>
            <w:r w:rsidRPr="001F42D3">
              <w:rPr>
                <w:color w:val="0000FF"/>
              </w:rPr>
              <w:t>Dose Rate</w:t>
            </w:r>
            <w:r w:rsidRPr="001F42D3">
              <w:t>= dose rate of non-library infusion</w:t>
            </w:r>
          </w:p>
          <w:p w14:paraId="2687EF1A" w14:textId="77777777" w:rsidR="008630D6" w:rsidRPr="001F42D3" w:rsidRDefault="008630D6" w:rsidP="00670CCB">
            <w:pPr>
              <w:pStyle w:val="TableEntry"/>
            </w:pPr>
            <w:r w:rsidRPr="001F42D3">
              <w:rPr>
                <w:color w:val="0000FF"/>
              </w:rPr>
              <w:t>Volume Programmed</w:t>
            </w:r>
            <w:r w:rsidRPr="001F42D3">
              <w:t>=volume programmed for non-library infusion</w:t>
            </w:r>
          </w:p>
          <w:p w14:paraId="47EC779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5B57A3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non-library delivery, including the one just completed</w:t>
            </w:r>
          </w:p>
          <w:p w14:paraId="2E1F0C1E" w14:textId="77777777" w:rsidR="008630D6" w:rsidRPr="001F42D3" w:rsidRDefault="008630D6" w:rsidP="00670CCB">
            <w:pPr>
              <w:pStyle w:val="TableEntry"/>
            </w:pPr>
            <w:r w:rsidRPr="001F42D3">
              <w:rPr>
                <w:color w:val="0000FF"/>
              </w:rPr>
              <w:t>Volume Remaining</w:t>
            </w:r>
            <w:r w:rsidRPr="001F42D3">
              <w:t>=volume remaining of non-library infusion</w:t>
            </w:r>
          </w:p>
          <w:p w14:paraId="782096D7" w14:textId="77777777" w:rsidR="008630D6" w:rsidRPr="001F42D3" w:rsidRDefault="008630D6" w:rsidP="00670CCB">
            <w:pPr>
              <w:pStyle w:val="TableEntry"/>
              <w:tabs>
                <w:tab w:val="left" w:pos="2328"/>
              </w:tabs>
            </w:pPr>
            <w:r w:rsidRPr="001F42D3">
              <w:rPr>
                <w:color w:val="0000FF"/>
              </w:rPr>
              <w:t>Time Remaining</w:t>
            </w:r>
            <w:r w:rsidRPr="001F42D3">
              <w:t>=based upon Volume Remaining and Rate</w:t>
            </w:r>
          </w:p>
        </w:tc>
        <w:tc>
          <w:tcPr>
            <w:tcW w:w="1043" w:type="pct"/>
            <w:vMerge w:val="restart"/>
          </w:tcPr>
          <w:p w14:paraId="15479BF0" w14:textId="77777777" w:rsidR="008630D6" w:rsidRPr="001F42D3" w:rsidRDefault="008630D6" w:rsidP="00670CCB">
            <w:pPr>
              <w:pStyle w:val="TableEntry"/>
            </w:pPr>
            <w:r w:rsidRPr="001F42D3">
              <w:t>The library-based infusion is considered a new delivery</w:t>
            </w:r>
          </w:p>
        </w:tc>
      </w:tr>
      <w:tr w:rsidR="008630D6" w:rsidRPr="001F42D3" w14:paraId="34E64ED6" w14:textId="77777777" w:rsidTr="00670CCB">
        <w:trPr>
          <w:cantSplit/>
        </w:trPr>
        <w:tc>
          <w:tcPr>
            <w:tcW w:w="761" w:type="pct"/>
            <w:vMerge/>
          </w:tcPr>
          <w:p w14:paraId="6BDD4A42" w14:textId="77777777" w:rsidR="008630D6" w:rsidRPr="001F42D3" w:rsidRDefault="008630D6" w:rsidP="00670CCB">
            <w:pPr>
              <w:pStyle w:val="TableEntry"/>
            </w:pPr>
          </w:p>
        </w:tc>
        <w:tc>
          <w:tcPr>
            <w:tcW w:w="1316" w:type="pct"/>
          </w:tcPr>
          <w:p w14:paraId="2376A5D0" w14:textId="77777777" w:rsidR="008630D6" w:rsidRPr="001F42D3" w:rsidRDefault="008630D6" w:rsidP="00670CCB">
            <w:pPr>
              <w:pStyle w:val="TableEntry"/>
            </w:pPr>
            <w:r w:rsidRPr="001F42D3">
              <w:t>MDC_EVT_PUMP_DELIV_ START</w:t>
            </w:r>
          </w:p>
        </w:tc>
        <w:tc>
          <w:tcPr>
            <w:tcW w:w="1880" w:type="pct"/>
          </w:tcPr>
          <w:p w14:paraId="19C3DC54" w14:textId="77777777" w:rsidR="008630D6" w:rsidRPr="001F42D3" w:rsidRDefault="008630D6" w:rsidP="00670CCB">
            <w:pPr>
              <w:pStyle w:val="TableEntry"/>
              <w:rPr>
                <w:u w:val="single"/>
              </w:rPr>
            </w:pPr>
            <w:r w:rsidRPr="001F42D3">
              <w:rPr>
                <w:u w:val="single"/>
              </w:rPr>
              <w:t>Pump Delivery Info Parameters:</w:t>
            </w:r>
          </w:p>
          <w:p w14:paraId="09E84C19" w14:textId="77777777" w:rsidR="008630D6" w:rsidRPr="001F42D3" w:rsidRDefault="008630D6" w:rsidP="00670CCB">
            <w:pPr>
              <w:pStyle w:val="TableEntry"/>
            </w:pPr>
            <w:r w:rsidRPr="001F42D3">
              <w:rPr>
                <w:color w:val="0000FF"/>
              </w:rPr>
              <w:t>Infusing Status</w:t>
            </w:r>
            <w:r w:rsidRPr="001F42D3">
              <w:t>=pump-status-infusing</w:t>
            </w:r>
          </w:p>
          <w:p w14:paraId="2FBC1CCC" w14:textId="77777777" w:rsidR="008630D6" w:rsidRPr="001F42D3" w:rsidRDefault="008630D6" w:rsidP="00670CCB">
            <w:pPr>
              <w:pStyle w:val="TableEntry"/>
            </w:pPr>
            <w:r w:rsidRPr="001F42D3">
              <w:rPr>
                <w:color w:val="0000FF"/>
              </w:rPr>
              <w:t>Current Pump Fluid Flow</w:t>
            </w:r>
            <w:r w:rsidRPr="001F42D3">
              <w:t>=programmed rate of library-based infusion</w:t>
            </w:r>
          </w:p>
          <w:p w14:paraId="5EA97D0C" w14:textId="77777777" w:rsidR="008630D6" w:rsidRPr="001F42D3" w:rsidRDefault="008630D6" w:rsidP="00670CCB">
            <w:pPr>
              <w:pStyle w:val="TableEntry"/>
            </w:pPr>
            <w:r w:rsidRPr="001F42D3">
              <w:rPr>
                <w:color w:val="0000FF"/>
              </w:rPr>
              <w:t>Pump Active Sources</w:t>
            </w:r>
            <w:r w:rsidRPr="001F42D3">
              <w:t>=pump-source-info-*</w:t>
            </w:r>
          </w:p>
          <w:p w14:paraId="272F2561" w14:textId="77777777" w:rsidR="008630D6" w:rsidRPr="001F42D3" w:rsidRDefault="008630D6" w:rsidP="00670CCB">
            <w:pPr>
              <w:pStyle w:val="TableEntry"/>
            </w:pPr>
          </w:p>
          <w:p w14:paraId="56B9C2EB" w14:textId="77777777" w:rsidR="008630D6" w:rsidRPr="001F42D3" w:rsidRDefault="008630D6" w:rsidP="00670CCB">
            <w:pPr>
              <w:pStyle w:val="TableEntry"/>
              <w:rPr>
                <w:u w:val="single"/>
              </w:rPr>
            </w:pPr>
            <w:r w:rsidRPr="001F42D3">
              <w:rPr>
                <w:u w:val="single"/>
              </w:rPr>
              <w:t>Active Source Parameters:</w:t>
            </w:r>
          </w:p>
          <w:p w14:paraId="2F77928E" w14:textId="77777777" w:rsidR="008630D6" w:rsidRPr="001F42D3" w:rsidRDefault="008630D6" w:rsidP="00670CCB">
            <w:pPr>
              <w:pStyle w:val="TableEntry"/>
            </w:pPr>
            <w:r w:rsidRPr="001F42D3">
              <w:rPr>
                <w:color w:val="0000FF"/>
              </w:rPr>
              <w:t>Current Delivery Status</w:t>
            </w:r>
            <w:r w:rsidRPr="001F42D3">
              <w:t>=pump-delivery-status-delivering</w:t>
            </w:r>
          </w:p>
          <w:p w14:paraId="193E1B9E" w14:textId="77777777" w:rsidR="008630D6" w:rsidRPr="001F42D3" w:rsidRDefault="008630D6" w:rsidP="00670CCB">
            <w:pPr>
              <w:pStyle w:val="TableEntry"/>
            </w:pPr>
            <w:r w:rsidRPr="001F42D3">
              <w:rPr>
                <w:color w:val="0000FF"/>
              </w:rPr>
              <w:t>Program Delivery Mode</w:t>
            </w:r>
            <w:r w:rsidRPr="001F42D3">
              <w:t>=pump-program-delivery-mode-*</w:t>
            </w:r>
          </w:p>
          <w:p w14:paraId="7EB6418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0FDD787" w14:textId="77777777" w:rsidR="008630D6" w:rsidRPr="001F42D3" w:rsidRDefault="008630D6" w:rsidP="00670CCB">
            <w:pPr>
              <w:pStyle w:val="TableEntry"/>
            </w:pPr>
            <w:r w:rsidRPr="001F42D3">
              <w:rPr>
                <w:color w:val="0000FF"/>
              </w:rPr>
              <w:t>Rate</w:t>
            </w:r>
            <w:r w:rsidRPr="001F42D3">
              <w:t>=rate of library-based infusion</w:t>
            </w:r>
          </w:p>
          <w:p w14:paraId="15422219" w14:textId="77777777" w:rsidR="008630D6" w:rsidRPr="001F42D3" w:rsidRDefault="008630D6" w:rsidP="00670CCB">
            <w:pPr>
              <w:pStyle w:val="TableEntry"/>
            </w:pPr>
            <w:r w:rsidRPr="001F42D3">
              <w:rPr>
                <w:color w:val="0000FF"/>
              </w:rPr>
              <w:t>Dose Rate</w:t>
            </w:r>
            <w:r w:rsidRPr="001F42D3">
              <w:t>=dose rate of library-based infusion</w:t>
            </w:r>
          </w:p>
          <w:p w14:paraId="2522DA92" w14:textId="77777777" w:rsidR="008630D6" w:rsidRPr="001F42D3" w:rsidRDefault="008630D6" w:rsidP="00670CCB">
            <w:pPr>
              <w:pStyle w:val="TableEntry"/>
            </w:pPr>
            <w:r w:rsidRPr="001F42D3">
              <w:rPr>
                <w:color w:val="0000FF"/>
              </w:rPr>
              <w:t>Volume Programmed</w:t>
            </w:r>
            <w:r w:rsidRPr="001F42D3">
              <w:t>=volume programmed for library-based infusion</w:t>
            </w:r>
          </w:p>
          <w:p w14:paraId="4527E370" w14:textId="77777777" w:rsidR="008630D6" w:rsidRPr="001F42D3" w:rsidRDefault="008630D6" w:rsidP="00670CCB">
            <w:pPr>
              <w:pStyle w:val="TableEntry"/>
            </w:pPr>
            <w:r w:rsidRPr="001F42D3">
              <w:rPr>
                <w:color w:val="0000FF"/>
              </w:rPr>
              <w:t>Current Segment Volume Delivered</w:t>
            </w:r>
            <w:r w:rsidRPr="001F42D3">
              <w:t>=0</w:t>
            </w:r>
          </w:p>
          <w:p w14:paraId="264D15B5" w14:textId="77777777" w:rsidR="008630D6" w:rsidRPr="001F42D3" w:rsidRDefault="008630D6" w:rsidP="00670CCB">
            <w:pPr>
              <w:pStyle w:val="TableEntry"/>
            </w:pPr>
            <w:r w:rsidRPr="001F42D3">
              <w:rPr>
                <w:color w:val="0000FF"/>
              </w:rPr>
              <w:t>Cumulative Volume Delivered</w:t>
            </w:r>
            <w:r w:rsidRPr="001F42D3">
              <w:t>=0</w:t>
            </w:r>
          </w:p>
          <w:p w14:paraId="7646884F" w14:textId="77777777" w:rsidR="008630D6" w:rsidRPr="001F42D3" w:rsidRDefault="008630D6" w:rsidP="00670CCB">
            <w:pPr>
              <w:pStyle w:val="TableEntry"/>
            </w:pPr>
            <w:r w:rsidRPr="001F42D3">
              <w:rPr>
                <w:color w:val="0000FF"/>
              </w:rPr>
              <w:t>Volume Remaining</w:t>
            </w:r>
            <w:r w:rsidRPr="001F42D3">
              <w:t>=volume programmed for library-based infusion</w:t>
            </w:r>
          </w:p>
          <w:p w14:paraId="0AE82A7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07B1390D" w14:textId="77777777" w:rsidR="008630D6" w:rsidRPr="001F42D3" w:rsidRDefault="008630D6" w:rsidP="00670CCB">
            <w:pPr>
              <w:ind w:hanging="2"/>
              <w:rPr>
                <w:rFonts w:ascii="Tahoma" w:hAnsi="Tahoma" w:cs="Tahoma"/>
                <w:sz w:val="16"/>
                <w:szCs w:val="16"/>
              </w:rPr>
            </w:pPr>
          </w:p>
        </w:tc>
      </w:tr>
      <w:tr w:rsidR="008630D6" w:rsidRPr="001F42D3" w14:paraId="02997CE0" w14:textId="77777777" w:rsidTr="00670CCB">
        <w:trPr>
          <w:cantSplit/>
        </w:trPr>
        <w:tc>
          <w:tcPr>
            <w:tcW w:w="761" w:type="pct"/>
            <w:vMerge w:val="restart"/>
          </w:tcPr>
          <w:p w14:paraId="026B3A8B" w14:textId="77777777" w:rsidR="008630D6" w:rsidRPr="001F42D3" w:rsidRDefault="008630D6" w:rsidP="00670CCB">
            <w:pPr>
              <w:pStyle w:val="TableEntry"/>
            </w:pPr>
            <w:r w:rsidRPr="001F42D3">
              <w:lastRenderedPageBreak/>
              <w:t>Switch from library-based infusion</w:t>
            </w:r>
          </w:p>
          <w:p w14:paraId="66B18EF5" w14:textId="77777777" w:rsidR="008630D6" w:rsidRPr="001F42D3" w:rsidRDefault="008630D6" w:rsidP="00670CCB">
            <w:pPr>
              <w:pStyle w:val="TableEntry"/>
            </w:pPr>
            <w:r w:rsidRPr="001F42D3">
              <w:t>(NOTE:  events associated with the start of the library-based infusion and the completion of the non- library-based  infusion are not shown)</w:t>
            </w:r>
          </w:p>
          <w:p w14:paraId="44C62A24" w14:textId="77777777" w:rsidR="008630D6" w:rsidRPr="001F42D3" w:rsidRDefault="008630D6" w:rsidP="00670CCB">
            <w:pPr>
              <w:pStyle w:val="TableEntry"/>
            </w:pPr>
          </w:p>
        </w:tc>
        <w:tc>
          <w:tcPr>
            <w:tcW w:w="1316" w:type="pct"/>
          </w:tcPr>
          <w:p w14:paraId="014B8F75" w14:textId="77777777" w:rsidR="008630D6" w:rsidRPr="001F42D3" w:rsidRDefault="008630D6" w:rsidP="00670CCB">
            <w:pPr>
              <w:pStyle w:val="TableEntry"/>
            </w:pPr>
            <w:r w:rsidRPr="001F42D3">
              <w:t>MDC_EVT_PUMP_DELIV_ STOP</w:t>
            </w:r>
          </w:p>
        </w:tc>
        <w:tc>
          <w:tcPr>
            <w:tcW w:w="1880" w:type="pct"/>
          </w:tcPr>
          <w:p w14:paraId="4ACB2FF4" w14:textId="77777777" w:rsidR="008630D6" w:rsidRPr="001F42D3" w:rsidRDefault="008630D6" w:rsidP="00670CCB">
            <w:pPr>
              <w:pStyle w:val="TableEntry"/>
              <w:rPr>
                <w:u w:val="single"/>
              </w:rPr>
            </w:pPr>
            <w:r w:rsidRPr="001F42D3">
              <w:rPr>
                <w:u w:val="single"/>
              </w:rPr>
              <w:t>Pump Delivery Info Parameters:</w:t>
            </w:r>
          </w:p>
          <w:p w14:paraId="6FFB832C" w14:textId="77777777" w:rsidR="008630D6" w:rsidRPr="001F42D3" w:rsidRDefault="008630D6" w:rsidP="00670CCB">
            <w:pPr>
              <w:pStyle w:val="TableEntry"/>
            </w:pPr>
            <w:r w:rsidRPr="001F42D3">
              <w:rPr>
                <w:color w:val="0000FF"/>
              </w:rPr>
              <w:t>Infusing Status</w:t>
            </w:r>
            <w:r w:rsidRPr="001F42D3">
              <w:t>=pump-status-not-infusing</w:t>
            </w:r>
          </w:p>
          <w:p w14:paraId="1EE42AFE" w14:textId="77777777" w:rsidR="008630D6" w:rsidRPr="001F42D3" w:rsidRDefault="008630D6" w:rsidP="00670CCB">
            <w:pPr>
              <w:pStyle w:val="TableEntry"/>
            </w:pPr>
            <w:r w:rsidRPr="001F42D3">
              <w:rPr>
                <w:color w:val="0000FF"/>
              </w:rPr>
              <w:t>Current Pump Fluid Flow</w:t>
            </w:r>
            <w:r w:rsidRPr="001F42D3">
              <w:t>=0</w:t>
            </w:r>
          </w:p>
          <w:p w14:paraId="32521D6D" w14:textId="77777777" w:rsidR="008630D6" w:rsidRPr="001F42D3" w:rsidRDefault="008630D6" w:rsidP="00670CCB">
            <w:pPr>
              <w:pStyle w:val="TableEntry"/>
            </w:pPr>
            <w:r w:rsidRPr="001F42D3">
              <w:rPr>
                <w:color w:val="0000FF"/>
              </w:rPr>
              <w:t>Pump Active Sources</w:t>
            </w:r>
            <w:r w:rsidRPr="001F42D3">
              <w:t>=pump-source-info-*</w:t>
            </w:r>
          </w:p>
          <w:p w14:paraId="133FBF8F" w14:textId="77777777" w:rsidR="008630D6" w:rsidRPr="001F42D3" w:rsidRDefault="008630D6" w:rsidP="00670CCB">
            <w:pPr>
              <w:pStyle w:val="TableEntry"/>
            </w:pPr>
          </w:p>
          <w:p w14:paraId="0FA48614" w14:textId="77777777" w:rsidR="008630D6" w:rsidRPr="001F42D3" w:rsidRDefault="008630D6" w:rsidP="00670CCB">
            <w:pPr>
              <w:pStyle w:val="TableEntry"/>
              <w:rPr>
                <w:u w:val="single"/>
              </w:rPr>
            </w:pPr>
            <w:r w:rsidRPr="001F42D3">
              <w:rPr>
                <w:u w:val="single"/>
              </w:rPr>
              <w:t>Active Source Parameters:</w:t>
            </w:r>
          </w:p>
          <w:p w14:paraId="35B8586D" w14:textId="77777777" w:rsidR="008630D6" w:rsidRPr="001F42D3" w:rsidRDefault="008630D6" w:rsidP="00670CCB">
            <w:pPr>
              <w:pStyle w:val="TableEntry"/>
            </w:pPr>
            <w:r w:rsidRPr="001F42D3">
              <w:rPr>
                <w:color w:val="0000FF"/>
              </w:rPr>
              <w:t>Current Delivery Status</w:t>
            </w:r>
            <w:r w:rsidRPr="001F42D3">
              <w:t>=pump-delivery-status-not-delivering</w:t>
            </w:r>
          </w:p>
          <w:p w14:paraId="7C25190C"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363EDE31" w14:textId="77777777" w:rsidR="008630D6" w:rsidRPr="001F42D3" w:rsidRDefault="008630D6" w:rsidP="00670CCB">
            <w:pPr>
              <w:pStyle w:val="TableEntry"/>
            </w:pPr>
            <w:r w:rsidRPr="001F42D3">
              <w:rPr>
                <w:color w:val="0000FF"/>
              </w:rPr>
              <w:t>Program Delivery Mode</w:t>
            </w:r>
            <w:r w:rsidRPr="001F42D3">
              <w:t>=pump-program-delivery-mode-*</w:t>
            </w:r>
          </w:p>
          <w:p w14:paraId="24DEC8F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1D0199A" w14:textId="77777777" w:rsidR="008630D6" w:rsidRPr="001F42D3" w:rsidRDefault="008630D6" w:rsidP="00670CCB">
            <w:pPr>
              <w:pStyle w:val="TableEntry"/>
            </w:pPr>
            <w:r w:rsidRPr="001F42D3">
              <w:rPr>
                <w:color w:val="0000FF"/>
              </w:rPr>
              <w:t>Rate</w:t>
            </w:r>
            <w:r w:rsidRPr="001F42D3">
              <w:t>=rate of library infusion</w:t>
            </w:r>
          </w:p>
          <w:p w14:paraId="7772DE11" w14:textId="77777777" w:rsidR="008630D6" w:rsidRPr="001F42D3" w:rsidRDefault="008630D6" w:rsidP="00670CCB">
            <w:pPr>
              <w:pStyle w:val="TableEntry"/>
            </w:pPr>
            <w:r w:rsidRPr="001F42D3">
              <w:rPr>
                <w:color w:val="0000FF"/>
              </w:rPr>
              <w:t>Dose Rate</w:t>
            </w:r>
            <w:r w:rsidRPr="001F42D3">
              <w:t>= dose rate of library infusion</w:t>
            </w:r>
          </w:p>
          <w:p w14:paraId="0CBE2A11" w14:textId="77777777" w:rsidR="008630D6" w:rsidRPr="001F42D3" w:rsidRDefault="008630D6" w:rsidP="00670CCB">
            <w:pPr>
              <w:pStyle w:val="TableEntry"/>
            </w:pPr>
            <w:r w:rsidRPr="001F42D3">
              <w:rPr>
                <w:color w:val="0000FF"/>
              </w:rPr>
              <w:t>Volume Programmed</w:t>
            </w:r>
            <w:r w:rsidRPr="001F42D3">
              <w:t>=volume programmed for library infusion</w:t>
            </w:r>
          </w:p>
          <w:p w14:paraId="76607343"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6D32CE2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library delivery, including the one just completed</w:t>
            </w:r>
          </w:p>
          <w:p w14:paraId="511C3923" w14:textId="77777777" w:rsidR="008630D6" w:rsidRPr="001F42D3" w:rsidRDefault="008630D6" w:rsidP="00670CCB">
            <w:pPr>
              <w:pStyle w:val="TableEntry"/>
            </w:pPr>
            <w:r w:rsidRPr="001F42D3">
              <w:rPr>
                <w:color w:val="0000FF"/>
              </w:rPr>
              <w:t>Volume Remaining</w:t>
            </w:r>
            <w:r w:rsidRPr="001F42D3">
              <w:t>=volume remaining of library infusion</w:t>
            </w:r>
          </w:p>
          <w:p w14:paraId="42C8D4BF"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2D9685D8" w14:textId="77777777" w:rsidR="008630D6" w:rsidRPr="001F42D3" w:rsidRDefault="008630D6" w:rsidP="00670CCB">
            <w:pPr>
              <w:pStyle w:val="TableEntry"/>
            </w:pPr>
          </w:p>
        </w:tc>
      </w:tr>
      <w:tr w:rsidR="008630D6" w:rsidRPr="001F42D3" w14:paraId="357D73D8" w14:textId="77777777" w:rsidTr="00670CCB">
        <w:trPr>
          <w:cantSplit/>
        </w:trPr>
        <w:tc>
          <w:tcPr>
            <w:tcW w:w="761" w:type="pct"/>
            <w:vMerge/>
          </w:tcPr>
          <w:p w14:paraId="555842D7" w14:textId="77777777" w:rsidR="008630D6" w:rsidRPr="001F42D3" w:rsidRDefault="008630D6" w:rsidP="00670CCB">
            <w:pPr>
              <w:ind w:hanging="2"/>
              <w:rPr>
                <w:rFonts w:ascii="Tahoma" w:hAnsi="Tahoma" w:cs="Tahoma"/>
                <w:sz w:val="16"/>
                <w:szCs w:val="16"/>
              </w:rPr>
            </w:pPr>
          </w:p>
        </w:tc>
        <w:tc>
          <w:tcPr>
            <w:tcW w:w="1316" w:type="pct"/>
          </w:tcPr>
          <w:p w14:paraId="3609050E" w14:textId="77777777" w:rsidR="008630D6" w:rsidRPr="001F42D3" w:rsidRDefault="008630D6" w:rsidP="00670CCB">
            <w:pPr>
              <w:pStyle w:val="TableEntry"/>
            </w:pPr>
            <w:r w:rsidRPr="001F42D3">
              <w:t>MDC_EVT_PUMP_DELIV_ START</w:t>
            </w:r>
          </w:p>
        </w:tc>
        <w:tc>
          <w:tcPr>
            <w:tcW w:w="1880" w:type="pct"/>
          </w:tcPr>
          <w:p w14:paraId="1313B77D" w14:textId="77777777" w:rsidR="008630D6" w:rsidRPr="001F42D3" w:rsidRDefault="008630D6" w:rsidP="00670CCB">
            <w:pPr>
              <w:pStyle w:val="TableEntry"/>
              <w:rPr>
                <w:u w:val="single"/>
              </w:rPr>
            </w:pPr>
            <w:r w:rsidRPr="001F42D3">
              <w:rPr>
                <w:u w:val="single"/>
              </w:rPr>
              <w:t>Pump Delivery Info Parameters:</w:t>
            </w:r>
          </w:p>
          <w:p w14:paraId="7673023C" w14:textId="77777777" w:rsidR="008630D6" w:rsidRPr="001F42D3" w:rsidRDefault="008630D6" w:rsidP="00670CCB">
            <w:pPr>
              <w:pStyle w:val="TableEntry"/>
            </w:pPr>
            <w:r w:rsidRPr="001F42D3">
              <w:rPr>
                <w:color w:val="0000FF"/>
              </w:rPr>
              <w:t>Infusing Status</w:t>
            </w:r>
            <w:r w:rsidRPr="001F42D3">
              <w:t>=pump-status-infusing</w:t>
            </w:r>
          </w:p>
          <w:p w14:paraId="3529B11B" w14:textId="77777777" w:rsidR="008630D6" w:rsidRPr="001F42D3" w:rsidRDefault="008630D6" w:rsidP="00670CCB">
            <w:pPr>
              <w:pStyle w:val="TableEntry"/>
            </w:pPr>
            <w:r w:rsidRPr="001F42D3">
              <w:rPr>
                <w:color w:val="0000FF"/>
              </w:rPr>
              <w:t>Current Pump Fluid Flow</w:t>
            </w:r>
            <w:r w:rsidRPr="001F42D3">
              <w:t>=programmed rate of non-library-based infusion</w:t>
            </w:r>
          </w:p>
          <w:p w14:paraId="1B7C35A6" w14:textId="77777777" w:rsidR="008630D6" w:rsidRPr="001F42D3" w:rsidRDefault="008630D6" w:rsidP="00670CCB">
            <w:pPr>
              <w:pStyle w:val="TableEntry"/>
            </w:pPr>
            <w:r w:rsidRPr="001F42D3">
              <w:rPr>
                <w:color w:val="0000FF"/>
              </w:rPr>
              <w:t>Pump Active Sources</w:t>
            </w:r>
            <w:r w:rsidRPr="001F42D3">
              <w:t>=pump-source-info-*</w:t>
            </w:r>
          </w:p>
          <w:p w14:paraId="0722D6CF" w14:textId="77777777" w:rsidR="008630D6" w:rsidRPr="001F42D3" w:rsidRDefault="008630D6" w:rsidP="00670CCB">
            <w:pPr>
              <w:pStyle w:val="TableEntry"/>
            </w:pPr>
          </w:p>
          <w:p w14:paraId="5E976AD6" w14:textId="77777777" w:rsidR="008630D6" w:rsidRPr="001F42D3" w:rsidRDefault="008630D6" w:rsidP="00670CCB">
            <w:pPr>
              <w:pStyle w:val="TableEntry"/>
              <w:rPr>
                <w:u w:val="single"/>
              </w:rPr>
            </w:pPr>
            <w:r w:rsidRPr="001F42D3">
              <w:rPr>
                <w:u w:val="single"/>
              </w:rPr>
              <w:t>Active Source Parameters:</w:t>
            </w:r>
          </w:p>
          <w:p w14:paraId="71EA70F3" w14:textId="77777777" w:rsidR="008630D6" w:rsidRPr="001F42D3" w:rsidRDefault="008630D6" w:rsidP="00670CCB">
            <w:pPr>
              <w:pStyle w:val="TableEntry"/>
            </w:pPr>
            <w:r w:rsidRPr="001F42D3">
              <w:rPr>
                <w:color w:val="0000FF"/>
              </w:rPr>
              <w:t>Current Delivery Status</w:t>
            </w:r>
            <w:r w:rsidRPr="001F42D3">
              <w:t>=pump-delivery-status-delivering</w:t>
            </w:r>
          </w:p>
          <w:p w14:paraId="49FC18FB" w14:textId="77777777" w:rsidR="008630D6" w:rsidRPr="001F42D3" w:rsidRDefault="008630D6" w:rsidP="00670CCB">
            <w:pPr>
              <w:pStyle w:val="TableEntry"/>
            </w:pPr>
            <w:r w:rsidRPr="001F42D3">
              <w:rPr>
                <w:color w:val="0000FF"/>
              </w:rPr>
              <w:t>Program Delivery Mode</w:t>
            </w:r>
            <w:r w:rsidRPr="001F42D3">
              <w:t>=pump-program-delivery-mode-*</w:t>
            </w:r>
          </w:p>
          <w:p w14:paraId="67573504"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799C082" w14:textId="77777777" w:rsidR="008630D6" w:rsidRPr="001F42D3" w:rsidRDefault="008630D6" w:rsidP="00670CCB">
            <w:pPr>
              <w:pStyle w:val="TableEntry"/>
            </w:pPr>
            <w:r w:rsidRPr="001F42D3">
              <w:rPr>
                <w:color w:val="0000FF"/>
              </w:rPr>
              <w:t>Rate</w:t>
            </w:r>
            <w:r w:rsidRPr="001F42D3">
              <w:t>=rate of non-library-based infusion</w:t>
            </w:r>
          </w:p>
          <w:p w14:paraId="007AFDD8" w14:textId="77777777" w:rsidR="008630D6" w:rsidRPr="001F42D3" w:rsidRDefault="008630D6" w:rsidP="00670CCB">
            <w:pPr>
              <w:pStyle w:val="TableEntry"/>
            </w:pPr>
            <w:r w:rsidRPr="001F42D3">
              <w:rPr>
                <w:color w:val="0000FF"/>
              </w:rPr>
              <w:t>Dose Rate</w:t>
            </w:r>
            <w:r w:rsidRPr="001F42D3">
              <w:t>=dose rate of non-library-based infusion</w:t>
            </w:r>
          </w:p>
          <w:p w14:paraId="0968E6F1" w14:textId="77777777" w:rsidR="008630D6" w:rsidRPr="001F42D3" w:rsidRDefault="008630D6" w:rsidP="00670CCB">
            <w:pPr>
              <w:pStyle w:val="TableEntry"/>
            </w:pPr>
            <w:r w:rsidRPr="001F42D3">
              <w:rPr>
                <w:color w:val="0000FF"/>
              </w:rPr>
              <w:t>Volume Programmed</w:t>
            </w:r>
            <w:r w:rsidRPr="001F42D3">
              <w:t>=volume programmed for non-library-based infusion</w:t>
            </w:r>
          </w:p>
          <w:p w14:paraId="18706A1F" w14:textId="77777777" w:rsidR="008630D6" w:rsidRPr="001F42D3" w:rsidRDefault="008630D6" w:rsidP="00670CCB">
            <w:pPr>
              <w:pStyle w:val="TableEntry"/>
            </w:pPr>
            <w:r w:rsidRPr="001F42D3">
              <w:rPr>
                <w:color w:val="0000FF"/>
              </w:rPr>
              <w:t>Current Segment Volume Delivered</w:t>
            </w:r>
            <w:r w:rsidRPr="001F42D3">
              <w:t>=0</w:t>
            </w:r>
          </w:p>
          <w:p w14:paraId="2BA3D994" w14:textId="77777777" w:rsidR="008630D6" w:rsidRPr="001F42D3" w:rsidRDefault="008630D6" w:rsidP="00670CCB">
            <w:pPr>
              <w:pStyle w:val="TableEntry"/>
            </w:pPr>
            <w:r w:rsidRPr="001F42D3">
              <w:rPr>
                <w:color w:val="0000FF"/>
              </w:rPr>
              <w:t>Cumulative Volume Delivered</w:t>
            </w:r>
            <w:r w:rsidRPr="001F42D3">
              <w:t>=0</w:t>
            </w:r>
          </w:p>
          <w:p w14:paraId="47DEC856" w14:textId="77777777" w:rsidR="008630D6" w:rsidRPr="001F42D3" w:rsidRDefault="008630D6" w:rsidP="00670CCB">
            <w:pPr>
              <w:pStyle w:val="TableEntry"/>
            </w:pPr>
            <w:r w:rsidRPr="001F42D3">
              <w:rPr>
                <w:color w:val="0000FF"/>
              </w:rPr>
              <w:t>Volume Remaining</w:t>
            </w:r>
            <w:r w:rsidRPr="001F42D3">
              <w:t>=volume programmed for non-library-based infusion</w:t>
            </w:r>
          </w:p>
          <w:p w14:paraId="48B86AF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5EC4E1C" w14:textId="77777777" w:rsidR="008630D6" w:rsidRPr="001F42D3" w:rsidRDefault="008630D6" w:rsidP="00670CCB">
            <w:pPr>
              <w:pStyle w:val="TableEntry"/>
            </w:pPr>
          </w:p>
        </w:tc>
      </w:tr>
    </w:tbl>
    <w:p w14:paraId="4BC67799" w14:textId="77777777" w:rsidR="00621E63" w:rsidRPr="001F42D3" w:rsidRDefault="00621E63" w:rsidP="00B34AEB">
      <w:pPr>
        <w:pStyle w:val="BodyText"/>
      </w:pPr>
      <w:bookmarkStart w:id="1648" w:name="_Toc371555187"/>
      <w:bookmarkStart w:id="1649"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rsidRPr="001F42D3" w14:paraId="4B87EC25" w14:textId="77777777" w:rsidTr="005C1693">
        <w:trPr>
          <w:trHeight w:val="275"/>
          <w:tblHeader/>
        </w:trPr>
        <w:tc>
          <w:tcPr>
            <w:tcW w:w="1525" w:type="dxa"/>
            <w:tcBorders>
              <w:top w:val="single" w:sz="4" w:space="0" w:color="000000"/>
              <w:left w:val="single" w:sz="4" w:space="0" w:color="000000"/>
              <w:bottom w:val="single" w:sz="4" w:space="0" w:color="000000"/>
            </w:tcBorders>
            <w:shd w:val="clear" w:color="auto" w:fill="D9D9D9" w:themeFill="background1" w:themeFillShade="D9"/>
          </w:tcPr>
          <w:p w14:paraId="7957D1F1" w14:textId="77777777" w:rsidR="00E77CB8" w:rsidRPr="001F42D3" w:rsidRDefault="00E77CB8" w:rsidP="005C1693">
            <w:pPr>
              <w:pStyle w:val="TableEntryHeader"/>
            </w:pPr>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shd w:val="clear" w:color="auto" w:fill="D9D9D9" w:themeFill="background1" w:themeFillShade="D9"/>
          </w:tcPr>
          <w:p w14:paraId="391E0236" w14:textId="77777777" w:rsidR="00E77CB8" w:rsidRPr="001F42D3" w:rsidRDefault="00E77CB8"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shd w:val="clear" w:color="auto" w:fill="D9D9D9" w:themeFill="background1" w:themeFillShade="D9"/>
          </w:tcPr>
          <w:p w14:paraId="4F47AE9A" w14:textId="77777777" w:rsidR="00E77CB8" w:rsidRPr="001F42D3" w:rsidRDefault="00E77CB8" w:rsidP="005C1693">
            <w:pPr>
              <w:pStyle w:val="TableEntryHeader"/>
            </w:pPr>
            <w:r w:rsidRPr="001F42D3">
              <w:rPr>
                <w:rFonts w:eastAsia="Arial"/>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0233BF" w14:textId="77777777" w:rsidR="00E77CB8" w:rsidRPr="001F42D3" w:rsidRDefault="00E77CB8" w:rsidP="005C1693">
            <w:pPr>
              <w:pStyle w:val="TableEntryHeader"/>
            </w:pPr>
            <w:r w:rsidRPr="001F42D3">
              <w:rPr>
                <w:rFonts w:eastAsia="Arial"/>
              </w:rPr>
              <w:t xml:space="preserve">Discussion </w:t>
            </w:r>
          </w:p>
        </w:tc>
      </w:tr>
      <w:tr w:rsidR="00E77CB8" w:rsidRPr="001F42D3" w14:paraId="4FCF84F5" w14:textId="77777777" w:rsidTr="0030483D">
        <w:trPr>
          <w:trHeight w:val="2583"/>
        </w:trPr>
        <w:tc>
          <w:tcPr>
            <w:tcW w:w="1525" w:type="dxa"/>
            <w:tcBorders>
              <w:top w:val="single" w:sz="4" w:space="0" w:color="000000"/>
              <w:left w:val="single" w:sz="4" w:space="0" w:color="000000"/>
              <w:bottom w:val="single" w:sz="4" w:space="0" w:color="000000"/>
            </w:tcBorders>
          </w:tcPr>
          <w:p w14:paraId="387B2567" w14:textId="77777777" w:rsidR="00E77CB8" w:rsidRPr="005C1693" w:rsidRDefault="00E77CB8" w:rsidP="005C1693">
            <w:pPr>
              <w:pStyle w:val="TableEntry"/>
              <w:rPr>
                <w:i/>
                <w:iCs/>
              </w:rPr>
            </w:pPr>
            <w:r w:rsidRPr="005C1693">
              <w:rPr>
                <w:i/>
                <w:iCs/>
              </w:rPr>
              <w:t>TCI Infusion – Plasma Target</w:t>
            </w:r>
          </w:p>
          <w:p w14:paraId="6756B1B7" w14:textId="77777777" w:rsidR="00E77CB8" w:rsidRPr="001F42D3" w:rsidRDefault="00E77CB8" w:rsidP="005C1693">
            <w:pPr>
              <w:pStyle w:val="TableEntry"/>
            </w:pPr>
          </w:p>
          <w:p w14:paraId="03EC9665" w14:textId="77777777" w:rsidR="00E77CB8" w:rsidRPr="001F42D3" w:rsidRDefault="00E77CB8" w:rsidP="005C1693">
            <w:pPr>
              <w:pStyle w:val="TableEntry"/>
            </w:pPr>
            <w:r w:rsidRPr="001F42D3">
              <w:rPr>
                <w:b/>
              </w:rPr>
              <w:t>Infusion starts</w:t>
            </w:r>
          </w:p>
          <w:p w14:paraId="26525D29" w14:textId="77777777" w:rsidR="00E77CB8" w:rsidRPr="001F42D3" w:rsidRDefault="00E77CB8" w:rsidP="005C1693">
            <w:pPr>
              <w:pStyle w:val="TableEntry"/>
            </w:pPr>
            <w:r w:rsidRPr="001F42D3">
              <w:t>Automatic Rate Change</w:t>
            </w:r>
          </w:p>
          <w:p w14:paraId="40CCB7C6" w14:textId="77777777" w:rsidR="00E77CB8" w:rsidRPr="001F42D3" w:rsidRDefault="00E77CB8" w:rsidP="005C1693">
            <w:pPr>
              <w:pStyle w:val="TableEntry"/>
            </w:pPr>
            <w:r w:rsidRPr="001F42D3">
              <w:t xml:space="preserve">End of Infusion </w:t>
            </w:r>
          </w:p>
        </w:tc>
        <w:tc>
          <w:tcPr>
            <w:tcW w:w="2430" w:type="dxa"/>
            <w:tcBorders>
              <w:top w:val="single" w:sz="4" w:space="0" w:color="000000"/>
              <w:left w:val="single" w:sz="4" w:space="0" w:color="000000"/>
              <w:bottom w:val="single" w:sz="4" w:space="0" w:color="000000"/>
            </w:tcBorders>
          </w:tcPr>
          <w:p w14:paraId="08B30485" w14:textId="77777777" w:rsidR="00E77CB8" w:rsidRPr="001F42D3" w:rsidRDefault="00E77CB8" w:rsidP="005C1693">
            <w:pPr>
              <w:pStyle w:val="TableEntry"/>
            </w:pPr>
            <w:r w:rsidRPr="001F42D3">
              <w:t xml:space="preserve">MDC_EVT_PUMP_DELIV_ START </w:t>
            </w:r>
          </w:p>
        </w:tc>
        <w:tc>
          <w:tcPr>
            <w:tcW w:w="3510" w:type="dxa"/>
            <w:tcBorders>
              <w:top w:val="single" w:sz="4" w:space="0" w:color="000000"/>
              <w:left w:val="single" w:sz="4" w:space="0" w:color="000000"/>
              <w:bottom w:val="single" w:sz="4" w:space="0" w:color="000000"/>
            </w:tcBorders>
          </w:tcPr>
          <w:p w14:paraId="56C110C5" w14:textId="77777777" w:rsidR="00E77CB8" w:rsidRPr="005C1693" w:rsidRDefault="00E77CB8" w:rsidP="005C1693">
            <w:pPr>
              <w:pStyle w:val="TableEntry"/>
              <w:rPr>
                <w:b/>
                <w:bCs/>
                <w:u w:val="single"/>
              </w:rPr>
            </w:pPr>
            <w:r w:rsidRPr="005C1693">
              <w:rPr>
                <w:b/>
                <w:bCs/>
                <w:u w:val="single"/>
              </w:rPr>
              <w:t xml:space="preserve">Pump Delivery Info Parameters: </w:t>
            </w:r>
          </w:p>
          <w:p w14:paraId="47AD4715" w14:textId="77777777" w:rsidR="00E77CB8" w:rsidRPr="005C1693" w:rsidRDefault="00E77CB8" w:rsidP="005C1693">
            <w:pPr>
              <w:pStyle w:val="TableEntry"/>
              <w:rPr>
                <w:rFonts w:eastAsia="Arial"/>
              </w:rPr>
            </w:pPr>
          </w:p>
          <w:p w14:paraId="5D8CD196" w14:textId="77777777" w:rsidR="00E77CB8" w:rsidRPr="001F42D3" w:rsidRDefault="00E77CB8" w:rsidP="005C1693">
            <w:pPr>
              <w:pStyle w:val="TableEntry"/>
            </w:pPr>
            <w:r w:rsidRPr="001F42D3">
              <w:t xml:space="preserve">Infusing Status=pump-status-infusing </w:t>
            </w:r>
          </w:p>
          <w:p w14:paraId="7E5142FA" w14:textId="77777777" w:rsidR="00E77CB8" w:rsidRPr="001F42D3" w:rsidRDefault="00E77CB8" w:rsidP="005C1693">
            <w:pPr>
              <w:pStyle w:val="TableEntry"/>
            </w:pPr>
            <w:r w:rsidRPr="001F42D3">
              <w:t xml:space="preserve">Current Pump Fluid Flow=current rate </w:t>
            </w:r>
          </w:p>
          <w:p w14:paraId="0E8368B5" w14:textId="77777777" w:rsidR="00E77CB8" w:rsidRPr="001F42D3" w:rsidRDefault="00E77CB8" w:rsidP="005C1693">
            <w:pPr>
              <w:pStyle w:val="TableEntry"/>
            </w:pPr>
            <w:r w:rsidRPr="001F42D3">
              <w:t>Pump Active Sources= pump-source-info-primary</w:t>
            </w:r>
          </w:p>
          <w:p w14:paraId="6254B334" w14:textId="77777777" w:rsidR="00E77CB8" w:rsidRPr="001F42D3" w:rsidRDefault="00E77CB8" w:rsidP="005C1693">
            <w:pPr>
              <w:pStyle w:val="TableEntry"/>
            </w:pPr>
          </w:p>
          <w:p w14:paraId="666BCEB8" w14:textId="77777777" w:rsidR="00E77CB8" w:rsidRPr="005C1693" w:rsidRDefault="00E77CB8" w:rsidP="005C1693">
            <w:pPr>
              <w:pStyle w:val="TableEntry"/>
              <w:rPr>
                <w:b/>
                <w:bCs/>
                <w:u w:val="single"/>
              </w:rPr>
            </w:pPr>
            <w:r w:rsidRPr="005C1693">
              <w:rPr>
                <w:b/>
                <w:bCs/>
                <w:u w:val="single"/>
              </w:rPr>
              <w:t xml:space="preserve">Active Source Parameters: </w:t>
            </w:r>
          </w:p>
          <w:p w14:paraId="50E65A36" w14:textId="77777777" w:rsidR="00E77CB8" w:rsidRPr="005C1693" w:rsidRDefault="00E77CB8" w:rsidP="005C1693">
            <w:pPr>
              <w:pStyle w:val="TableEntry"/>
              <w:rPr>
                <w:rFonts w:eastAsia="Arial"/>
              </w:rPr>
            </w:pPr>
          </w:p>
          <w:p w14:paraId="301F9CA4" w14:textId="77777777" w:rsidR="00E77CB8" w:rsidRPr="001F42D3" w:rsidRDefault="00E77CB8" w:rsidP="005C1693">
            <w:pPr>
              <w:pStyle w:val="TableEntry"/>
            </w:pPr>
            <w:r w:rsidRPr="001F42D3">
              <w:t xml:space="preserve">Current Delivery Status=pump-delivery-status-delivering </w:t>
            </w:r>
          </w:p>
          <w:p w14:paraId="47C8FCF2" w14:textId="77777777" w:rsidR="00E77CB8" w:rsidRPr="001F42D3" w:rsidRDefault="00E77CB8" w:rsidP="005C1693">
            <w:pPr>
              <w:pStyle w:val="TableEntry"/>
            </w:pPr>
            <w:r w:rsidRPr="001F42D3">
              <w:t xml:space="preserve">Program Delivery Mode=pump-program-delivery-mode-continuous </w:t>
            </w:r>
          </w:p>
          <w:p w14:paraId="049CA0B1" w14:textId="77777777" w:rsidR="00E77CB8" w:rsidRPr="001F42D3" w:rsidRDefault="00E77CB8" w:rsidP="005C1693">
            <w:pPr>
              <w:pStyle w:val="TableEntry"/>
            </w:pPr>
            <w:r w:rsidRPr="001F42D3">
              <w:t xml:space="preserve">Source Channel Label=vendor-specific </w:t>
            </w:r>
          </w:p>
          <w:p w14:paraId="07CD5270" w14:textId="77777777" w:rsidR="00E77CB8" w:rsidRPr="001F42D3" w:rsidRDefault="00E77CB8" w:rsidP="005C1693">
            <w:pPr>
              <w:pStyle w:val="TableEntry"/>
            </w:pPr>
            <w:r w:rsidRPr="001F42D3">
              <w:t xml:space="preserve">Rate=current rate </w:t>
            </w:r>
          </w:p>
          <w:p w14:paraId="6AE045A3" w14:textId="77777777" w:rsidR="00E77CB8" w:rsidRPr="001F42D3" w:rsidRDefault="00E77CB8" w:rsidP="005C1693">
            <w:pPr>
              <w:pStyle w:val="TableEntry"/>
            </w:pPr>
            <w:r w:rsidRPr="001F42D3">
              <w:t xml:space="preserve">Dose Rate=current dose rate </w:t>
            </w:r>
          </w:p>
          <w:p w14:paraId="38DC6BD6" w14:textId="77777777" w:rsidR="00E77CB8" w:rsidRPr="001F42D3" w:rsidRDefault="00E77CB8" w:rsidP="005C1693">
            <w:pPr>
              <w:pStyle w:val="TableEntry"/>
            </w:pPr>
            <w:r w:rsidRPr="001F42D3">
              <w:t>Volume Programmed= initial volume in syringe</w:t>
            </w:r>
          </w:p>
          <w:p w14:paraId="7B21C0B0" w14:textId="77777777" w:rsidR="00E77CB8" w:rsidRPr="001F42D3" w:rsidRDefault="00E77CB8" w:rsidP="005C1693">
            <w:pPr>
              <w:pStyle w:val="TableEntry"/>
            </w:pPr>
            <w:r w:rsidRPr="001F42D3">
              <w:t xml:space="preserve">Current Segment Volume Delivered=0 </w:t>
            </w:r>
          </w:p>
          <w:p w14:paraId="58EA18DF" w14:textId="77777777" w:rsidR="00E77CB8" w:rsidRPr="001F42D3" w:rsidRDefault="00E77CB8" w:rsidP="005C1693">
            <w:pPr>
              <w:pStyle w:val="TableEntry"/>
            </w:pPr>
            <w:r w:rsidRPr="001F42D3">
              <w:t xml:space="preserve">Cumulative Volume Delivered=0 </w:t>
            </w:r>
          </w:p>
          <w:p w14:paraId="27C90372" w14:textId="77777777" w:rsidR="00E77CB8" w:rsidRPr="001F42D3" w:rsidRDefault="00E77CB8" w:rsidP="005C1693">
            <w:pPr>
              <w:pStyle w:val="TableEntry"/>
            </w:pPr>
            <w:r w:rsidRPr="001F42D3">
              <w:lastRenderedPageBreak/>
              <w:t>Volume Remaining=current volume in syringe</w:t>
            </w:r>
          </w:p>
          <w:p w14:paraId="6595FD7C" w14:textId="77777777" w:rsidR="00E77CB8" w:rsidRPr="001F42D3" w:rsidRDefault="00E77CB8" w:rsidP="005C1693">
            <w:pPr>
              <w:pStyle w:val="TableEntry"/>
              <w:rPr>
                <w:strike/>
              </w:rPr>
            </w:pPr>
          </w:p>
          <w:p w14:paraId="462A6C6B"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648E0DB3" w14:textId="77777777" w:rsidR="00E77CB8" w:rsidRPr="001F42D3" w:rsidRDefault="00E77CB8" w:rsidP="005C1693">
            <w:pPr>
              <w:pStyle w:val="TableEntry"/>
            </w:pPr>
            <w:r w:rsidRPr="001F42D3">
              <w:t>TCI Model used= model name</w:t>
            </w:r>
          </w:p>
          <w:p w14:paraId="38B07B26" w14:textId="77777777" w:rsidR="00E77CB8" w:rsidRPr="001F42D3" w:rsidRDefault="00E77CB8" w:rsidP="005C1693">
            <w:pPr>
              <w:pStyle w:val="TableEntry"/>
            </w:pPr>
            <w:r w:rsidRPr="001F42D3">
              <w:t>TCI Target Concentration=programmed plasma concentration</w:t>
            </w:r>
          </w:p>
          <w:p w14:paraId="65712297" w14:textId="77777777" w:rsidR="00E77CB8" w:rsidRPr="001F42D3" w:rsidRDefault="00E77CB8" w:rsidP="005C1693">
            <w:pPr>
              <w:pStyle w:val="TableEntry"/>
            </w:pPr>
            <w:r w:rsidRPr="001F42D3">
              <w:t>TCI current Plasma concentration=current value</w:t>
            </w:r>
          </w:p>
          <w:p w14:paraId="4048E721"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7D7A286" w14:textId="77777777" w:rsidR="00E77CB8" w:rsidRPr="001F42D3" w:rsidRDefault="00E77CB8" w:rsidP="005C1693">
            <w:pPr>
              <w:pStyle w:val="TableEntry"/>
            </w:pPr>
            <w:r w:rsidRPr="001F42D3">
              <w:lastRenderedPageBreak/>
              <w:t xml:space="preserve">There is no </w:t>
            </w:r>
            <w:r w:rsidRPr="001F42D3">
              <w:rPr>
                <w:b/>
              </w:rPr>
              <w:t>Volume Programmed</w:t>
            </w:r>
            <w:r w:rsidRPr="001F42D3">
              <w:t xml:space="preserve"> for TCI, so the Volume Programmed is the initial volume in the syringe.</w:t>
            </w:r>
          </w:p>
          <w:p w14:paraId="3682B7BC" w14:textId="77777777" w:rsidR="00E77CB8" w:rsidRPr="001F42D3" w:rsidRDefault="00E77CB8" w:rsidP="005C1693">
            <w:pPr>
              <w:pStyle w:val="TableEntry"/>
            </w:pPr>
            <w:r w:rsidRPr="001F42D3">
              <w:t xml:space="preserve">The pump is always adapting the flowrate, so a </w:t>
            </w:r>
            <w:r w:rsidRPr="001F42D3">
              <w:rPr>
                <w:b/>
              </w:rPr>
              <w:t>Time</w:t>
            </w:r>
            <w:r w:rsidRPr="001F42D3">
              <w:t xml:space="preserve"> </w:t>
            </w:r>
            <w:r w:rsidRPr="001F42D3">
              <w:rPr>
                <w:b/>
              </w:rPr>
              <w:t xml:space="preserve">Remaining </w:t>
            </w:r>
            <w:r w:rsidRPr="001F42D3">
              <w:t>is senseless.</w:t>
            </w:r>
          </w:p>
        </w:tc>
      </w:tr>
      <w:tr w:rsidR="00E77CB8" w:rsidRPr="001F42D3"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tcPr>
          <w:p w14:paraId="672C86CA" w14:textId="77777777" w:rsidR="00E77CB8" w:rsidRPr="005C1693" w:rsidRDefault="00E77CB8" w:rsidP="005C1693">
            <w:pPr>
              <w:pStyle w:val="TableEntry"/>
              <w:rPr>
                <w:i/>
                <w:iCs/>
              </w:rPr>
            </w:pPr>
            <w:r w:rsidRPr="005C1693">
              <w:rPr>
                <w:i/>
                <w:iCs/>
              </w:rPr>
              <w:t>TCI Infusion – Plasma Target</w:t>
            </w:r>
          </w:p>
          <w:p w14:paraId="323BE0C7" w14:textId="77777777" w:rsidR="00E77CB8" w:rsidRPr="001F42D3" w:rsidRDefault="00E77CB8" w:rsidP="005C1693">
            <w:pPr>
              <w:pStyle w:val="TableEntry"/>
            </w:pPr>
          </w:p>
          <w:p w14:paraId="3E2B13A0" w14:textId="77777777" w:rsidR="00E77CB8" w:rsidRPr="001F42D3" w:rsidRDefault="00E77CB8" w:rsidP="005C1693">
            <w:pPr>
              <w:pStyle w:val="TableEntry"/>
            </w:pPr>
            <w:r w:rsidRPr="001F42D3">
              <w:t>Infusion starts</w:t>
            </w:r>
          </w:p>
          <w:p w14:paraId="159CB918" w14:textId="77777777" w:rsidR="00E77CB8" w:rsidRPr="001F42D3" w:rsidRDefault="00E77CB8" w:rsidP="005C1693">
            <w:pPr>
              <w:pStyle w:val="TableEntry"/>
            </w:pPr>
            <w:r w:rsidRPr="001F42D3">
              <w:rPr>
                <w:b/>
              </w:rPr>
              <w:t>Automatic Rate Change</w:t>
            </w:r>
          </w:p>
          <w:p w14:paraId="38758AA3" w14:textId="77777777" w:rsidR="00E77CB8" w:rsidRPr="001F42D3" w:rsidRDefault="00E77CB8" w:rsidP="005C1693">
            <w:pPr>
              <w:pStyle w:val="TableEntry"/>
            </w:pPr>
            <w:r w:rsidRPr="001F42D3">
              <w:t>End of Infusion</w:t>
            </w:r>
          </w:p>
          <w:p w14:paraId="10545C8B" w14:textId="77777777" w:rsidR="00E77CB8" w:rsidRPr="001F42D3" w:rsidRDefault="00E77CB8" w:rsidP="00ED05CE">
            <w:pPr>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0F6F055C" w14:textId="77777777" w:rsidR="00E77CB8" w:rsidRPr="001F42D3" w:rsidRDefault="00E77CB8" w:rsidP="005C1693">
            <w:pPr>
              <w:pStyle w:val="TableEntry"/>
            </w:pPr>
            <w:r w:rsidRPr="001F42D3">
              <w:t>MDC_EVT_PUMP_DELIV_ STOP</w:t>
            </w:r>
          </w:p>
          <w:p w14:paraId="312D4B20" w14:textId="77777777" w:rsidR="00E77CB8" w:rsidRPr="001F42D3" w:rsidRDefault="00E77CB8"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31A7E703" w14:textId="77777777" w:rsidR="00E77CB8" w:rsidRPr="005C1693" w:rsidRDefault="00E77CB8" w:rsidP="005C1693">
            <w:pPr>
              <w:pStyle w:val="TableEntry"/>
              <w:rPr>
                <w:b/>
                <w:bCs/>
                <w:u w:val="single"/>
              </w:rPr>
            </w:pPr>
            <w:r w:rsidRPr="005C1693">
              <w:rPr>
                <w:b/>
                <w:bCs/>
                <w:u w:val="single"/>
              </w:rPr>
              <w:t xml:space="preserve">Pump Delivery Info Parameters: </w:t>
            </w:r>
          </w:p>
          <w:p w14:paraId="11563682" w14:textId="77777777" w:rsidR="00E77CB8" w:rsidRPr="001F42D3" w:rsidRDefault="00E77CB8" w:rsidP="005C1693">
            <w:pPr>
              <w:pStyle w:val="TableEntry"/>
            </w:pPr>
          </w:p>
          <w:p w14:paraId="3375D997" w14:textId="77777777" w:rsidR="00E77CB8" w:rsidRPr="001F42D3" w:rsidRDefault="00E77CB8" w:rsidP="005C1693">
            <w:pPr>
              <w:pStyle w:val="TableEntry"/>
            </w:pPr>
            <w:r w:rsidRPr="001F42D3">
              <w:t>Infusing Status=pump-status-infusing</w:t>
            </w:r>
          </w:p>
          <w:p w14:paraId="4B2950D1" w14:textId="77777777" w:rsidR="00E77CB8" w:rsidRPr="001F42D3" w:rsidRDefault="00E77CB8" w:rsidP="005C1693">
            <w:pPr>
              <w:pStyle w:val="TableEntry"/>
            </w:pPr>
            <w:r w:rsidRPr="001F42D3">
              <w:t xml:space="preserve">Current Pump Fluid Flow=pump reported rate </w:t>
            </w:r>
          </w:p>
          <w:p w14:paraId="0B0E4F66" w14:textId="77777777" w:rsidR="00E77CB8" w:rsidRPr="001F42D3" w:rsidRDefault="00E77CB8" w:rsidP="005C1693">
            <w:pPr>
              <w:pStyle w:val="TableEntry"/>
            </w:pPr>
            <w:r w:rsidRPr="001F42D3">
              <w:t>Pump Active Sources=pump-source-info-primary</w:t>
            </w:r>
          </w:p>
          <w:p w14:paraId="3F08BDFE" w14:textId="77777777" w:rsidR="00E77CB8" w:rsidRPr="001F42D3" w:rsidRDefault="00E77CB8" w:rsidP="005C1693">
            <w:pPr>
              <w:pStyle w:val="TableEntry"/>
            </w:pPr>
          </w:p>
          <w:p w14:paraId="4D6D8D1E" w14:textId="77777777" w:rsidR="00E77CB8" w:rsidRPr="005C1693" w:rsidRDefault="00E77CB8" w:rsidP="005C1693">
            <w:pPr>
              <w:pStyle w:val="TableEntry"/>
              <w:rPr>
                <w:b/>
                <w:bCs/>
                <w:u w:val="single"/>
              </w:rPr>
            </w:pPr>
            <w:r w:rsidRPr="005C1693">
              <w:rPr>
                <w:b/>
                <w:bCs/>
                <w:u w:val="single"/>
              </w:rPr>
              <w:t xml:space="preserve">Active Source Parameters: </w:t>
            </w:r>
          </w:p>
          <w:p w14:paraId="7ECB9B8D" w14:textId="77777777" w:rsidR="00E77CB8" w:rsidRPr="001F42D3" w:rsidRDefault="00E77CB8" w:rsidP="005C1693">
            <w:pPr>
              <w:pStyle w:val="TableEntry"/>
            </w:pPr>
          </w:p>
          <w:p w14:paraId="641B6063" w14:textId="77777777" w:rsidR="00E77CB8" w:rsidRPr="001F42D3" w:rsidRDefault="00E77CB8" w:rsidP="005C1693">
            <w:pPr>
              <w:pStyle w:val="TableEntry"/>
            </w:pPr>
            <w:r w:rsidRPr="001F42D3">
              <w:t xml:space="preserve">Current Delivery Status=pump-delivery-status-transitioning </w:t>
            </w:r>
          </w:p>
          <w:p w14:paraId="094DB306" w14:textId="77777777" w:rsidR="00E77CB8" w:rsidRPr="001F42D3" w:rsidRDefault="00E77CB8" w:rsidP="005C1693">
            <w:pPr>
              <w:pStyle w:val="TableEntry"/>
            </w:pPr>
            <w:r w:rsidRPr="001F42D3">
              <w:t xml:space="preserve">Program Delivery Mode= pump-program-delivery-mode-continuous </w:t>
            </w:r>
          </w:p>
          <w:p w14:paraId="04D9A6BB" w14:textId="77777777" w:rsidR="00E77CB8" w:rsidRPr="001F42D3" w:rsidRDefault="00E77CB8" w:rsidP="005C1693">
            <w:pPr>
              <w:pStyle w:val="TableEntry"/>
            </w:pPr>
            <w:r w:rsidRPr="001F42D3">
              <w:t xml:space="preserve">Source Channel Label=vendor-specific </w:t>
            </w:r>
          </w:p>
          <w:p w14:paraId="2CDDF43B" w14:textId="77777777" w:rsidR="00E77CB8" w:rsidRPr="001F42D3" w:rsidRDefault="00E77CB8" w:rsidP="005C1693">
            <w:pPr>
              <w:pStyle w:val="TableEntry"/>
            </w:pPr>
            <w:r w:rsidRPr="001F42D3">
              <w:t xml:space="preserve">Rate=old rate </w:t>
            </w:r>
          </w:p>
          <w:p w14:paraId="59EF39EC" w14:textId="77777777" w:rsidR="00E77CB8" w:rsidRPr="001F42D3" w:rsidRDefault="00E77CB8" w:rsidP="005C1693">
            <w:pPr>
              <w:pStyle w:val="TableEntry"/>
            </w:pPr>
            <w:r w:rsidRPr="001F42D3">
              <w:t xml:space="preserve">Dose Rate=old dose rate </w:t>
            </w:r>
          </w:p>
          <w:p w14:paraId="498DFF4E" w14:textId="77777777" w:rsidR="00E77CB8" w:rsidRPr="001F42D3" w:rsidRDefault="00E77CB8" w:rsidP="005C1693">
            <w:pPr>
              <w:pStyle w:val="TableEntry"/>
            </w:pPr>
            <w:r w:rsidRPr="001F42D3">
              <w:t>Volume Programmed= initial volume in syringe</w:t>
            </w:r>
          </w:p>
          <w:p w14:paraId="678834BE" w14:textId="77777777" w:rsidR="00E77CB8" w:rsidRPr="001F42D3" w:rsidRDefault="00E77CB8" w:rsidP="005C1693">
            <w:pPr>
              <w:pStyle w:val="TableEntry"/>
            </w:pPr>
            <w:r w:rsidRPr="001F42D3">
              <w:t xml:space="preserve">Current Segment Volume Delivered=volume delivered since last DELIV_START </w:t>
            </w:r>
          </w:p>
          <w:p w14:paraId="6F5C3BF4" w14:textId="77777777" w:rsidR="00E77CB8" w:rsidRPr="001F42D3" w:rsidRDefault="00E77CB8" w:rsidP="005C1693">
            <w:pPr>
              <w:pStyle w:val="TableEntry"/>
            </w:pPr>
            <w:r w:rsidRPr="001F42D3">
              <w:t xml:space="preserve">Cumulative Volume Delivered=sum of “Current Segment Volume Delivered” values across all segments for the delivery, including the one just completed </w:t>
            </w:r>
          </w:p>
          <w:p w14:paraId="4075052A" w14:textId="77777777" w:rsidR="00E77CB8" w:rsidRPr="001F42D3" w:rsidRDefault="00E77CB8" w:rsidP="005C1693">
            <w:pPr>
              <w:pStyle w:val="TableEntry"/>
            </w:pPr>
            <w:r w:rsidRPr="001F42D3">
              <w:t>Volume Remaining= current volume in syringe</w:t>
            </w:r>
          </w:p>
          <w:p w14:paraId="6453EA1B" w14:textId="77777777" w:rsidR="00E77CB8" w:rsidRPr="001F42D3" w:rsidRDefault="00E77CB8" w:rsidP="005C1693">
            <w:pPr>
              <w:pStyle w:val="TableEntry"/>
              <w:rPr>
                <w:strike/>
              </w:rPr>
            </w:pPr>
          </w:p>
          <w:p w14:paraId="02490373"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46160CFF" w14:textId="77777777" w:rsidR="00E77CB8" w:rsidRPr="001F42D3" w:rsidRDefault="00E77CB8" w:rsidP="005C1693">
            <w:pPr>
              <w:pStyle w:val="TableEntry"/>
            </w:pPr>
            <w:r w:rsidRPr="001F42D3">
              <w:t>TCI Model used= model name</w:t>
            </w:r>
          </w:p>
          <w:p w14:paraId="56FD71A6" w14:textId="77777777" w:rsidR="00E77CB8" w:rsidRPr="001F42D3" w:rsidRDefault="00E77CB8" w:rsidP="005C1693">
            <w:pPr>
              <w:pStyle w:val="TableEntry"/>
            </w:pPr>
            <w:r w:rsidRPr="001F42D3">
              <w:t>TCI Target Concentration=programmed plasma concentration</w:t>
            </w:r>
          </w:p>
          <w:p w14:paraId="53FDC412" w14:textId="77777777" w:rsidR="00E77CB8" w:rsidRPr="001F42D3" w:rsidRDefault="00E77CB8" w:rsidP="005C1693">
            <w:pPr>
              <w:pStyle w:val="TableEntry"/>
            </w:pPr>
            <w:r w:rsidRPr="001F42D3">
              <w:t>TCI current Plasma concentration=current value</w:t>
            </w:r>
          </w:p>
          <w:p w14:paraId="4957CD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8704468" w14:textId="77777777" w:rsidR="00E77CB8" w:rsidRPr="001F42D3" w:rsidRDefault="00E77CB8" w:rsidP="005C1693">
            <w:pPr>
              <w:pStyle w:val="TableEntry"/>
            </w:pPr>
            <w:r w:rsidRPr="001F42D3">
              <w:t>There will be several Automatic Rate Change</w:t>
            </w:r>
          </w:p>
          <w:p w14:paraId="15FD2F03" w14:textId="77777777" w:rsidR="00E77CB8" w:rsidRPr="001F42D3" w:rsidRDefault="00E77CB8" w:rsidP="00ED05CE">
            <w:pPr>
              <w:ind w:hanging="2"/>
              <w:rPr>
                <w:color w:val="000000"/>
                <w:sz w:val="18"/>
                <w:szCs w:val="18"/>
              </w:rPr>
            </w:pPr>
          </w:p>
        </w:tc>
      </w:tr>
      <w:tr w:rsidR="00E77CB8" w:rsidRPr="001F42D3" w14:paraId="54073B96" w14:textId="77777777" w:rsidTr="0030483D">
        <w:trPr>
          <w:trHeight w:val="2583"/>
        </w:trPr>
        <w:tc>
          <w:tcPr>
            <w:tcW w:w="1525" w:type="dxa"/>
            <w:vMerge/>
            <w:tcBorders>
              <w:top w:val="single" w:sz="4" w:space="0" w:color="000000"/>
              <w:left w:val="single" w:sz="4" w:space="0" w:color="000000"/>
              <w:bottom w:val="single" w:sz="4" w:space="0" w:color="000000"/>
            </w:tcBorders>
          </w:tcPr>
          <w:p w14:paraId="2551C719" w14:textId="77777777" w:rsidR="00E77CB8" w:rsidRPr="001F42D3" w:rsidRDefault="00E77CB8" w:rsidP="00ED05CE">
            <w:pPr>
              <w:widowControl w:val="0"/>
              <w:pBdr>
                <w:top w:val="nil"/>
                <w:left w:val="nil"/>
                <w:bottom w:val="nil"/>
                <w:right w:val="nil"/>
                <w:between w:val="nil"/>
              </w:pBdr>
              <w:spacing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4D4FC487" w14:textId="77777777" w:rsidR="00E77CB8" w:rsidRPr="001F42D3" w:rsidRDefault="00E77CB8" w:rsidP="005C1693">
            <w:pPr>
              <w:pStyle w:val="TableEntry"/>
            </w:pPr>
            <w:r w:rsidRPr="001F42D3">
              <w:t>MDC_EVT_PUMP_DELIV_ START</w:t>
            </w:r>
          </w:p>
          <w:p w14:paraId="08333C99" w14:textId="77777777" w:rsidR="00E77CB8" w:rsidRPr="001F42D3"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tcPr>
          <w:p w14:paraId="30A86CFC" w14:textId="77777777" w:rsidR="00E77CB8" w:rsidRPr="005C1693" w:rsidRDefault="00E77CB8" w:rsidP="005C1693">
            <w:pPr>
              <w:pStyle w:val="TableEntry"/>
              <w:rPr>
                <w:b/>
                <w:bCs/>
                <w:u w:val="single"/>
              </w:rPr>
            </w:pPr>
            <w:r w:rsidRPr="005C1693">
              <w:rPr>
                <w:b/>
                <w:bCs/>
                <w:u w:val="single"/>
              </w:rPr>
              <w:t>Pump Delivery Info Parameters:</w:t>
            </w:r>
          </w:p>
          <w:p w14:paraId="4869CA40" w14:textId="77777777" w:rsidR="00E77CB8" w:rsidRPr="001F42D3" w:rsidRDefault="00E77CB8" w:rsidP="005C1693">
            <w:pPr>
              <w:pStyle w:val="TableEntry"/>
            </w:pPr>
          </w:p>
          <w:p w14:paraId="1D80D6C3" w14:textId="77777777" w:rsidR="00E77CB8" w:rsidRPr="001F42D3" w:rsidRDefault="00E77CB8" w:rsidP="005C1693">
            <w:pPr>
              <w:pStyle w:val="TableEntry"/>
            </w:pPr>
            <w:r w:rsidRPr="001F42D3">
              <w:t xml:space="preserve">Infusing Status=pump-status-infusing </w:t>
            </w:r>
          </w:p>
          <w:p w14:paraId="72BBC4B0" w14:textId="77777777" w:rsidR="00E77CB8" w:rsidRPr="001F42D3" w:rsidRDefault="00E77CB8" w:rsidP="005C1693">
            <w:pPr>
              <w:pStyle w:val="TableEntry"/>
            </w:pPr>
            <w:r w:rsidRPr="001F42D3">
              <w:t xml:space="preserve">Current Pump Fluid Flow=new rate </w:t>
            </w:r>
          </w:p>
          <w:p w14:paraId="28758994" w14:textId="77777777" w:rsidR="00E77CB8" w:rsidRPr="001F42D3" w:rsidRDefault="00E77CB8" w:rsidP="005C1693">
            <w:pPr>
              <w:pStyle w:val="TableEntry"/>
            </w:pPr>
            <w:r w:rsidRPr="001F42D3">
              <w:t>Pump Active Sources=pump-source-info-primary</w:t>
            </w:r>
          </w:p>
          <w:p w14:paraId="402BAD23" w14:textId="77777777" w:rsidR="00E77CB8" w:rsidRPr="001F42D3" w:rsidRDefault="00E77CB8" w:rsidP="005C1693">
            <w:pPr>
              <w:pStyle w:val="TableEntry"/>
            </w:pPr>
          </w:p>
          <w:p w14:paraId="669DDE4C" w14:textId="77777777" w:rsidR="00E77CB8" w:rsidRPr="001F42D3" w:rsidRDefault="00E77CB8" w:rsidP="005C1693">
            <w:pPr>
              <w:pStyle w:val="TableEntry"/>
            </w:pPr>
          </w:p>
          <w:p w14:paraId="5165E77E" w14:textId="77777777" w:rsidR="00E77CB8" w:rsidRPr="005C1693" w:rsidRDefault="00E77CB8" w:rsidP="005C1693">
            <w:pPr>
              <w:pStyle w:val="TableEntry"/>
              <w:rPr>
                <w:b/>
                <w:bCs/>
                <w:u w:val="single"/>
              </w:rPr>
            </w:pPr>
            <w:r w:rsidRPr="005C1693">
              <w:rPr>
                <w:b/>
                <w:bCs/>
                <w:u w:val="single"/>
              </w:rPr>
              <w:t xml:space="preserve">Active Source Parameters: </w:t>
            </w:r>
          </w:p>
          <w:p w14:paraId="4D6EBD77" w14:textId="77777777" w:rsidR="00E77CB8" w:rsidRPr="001F42D3" w:rsidRDefault="00E77CB8" w:rsidP="005C1693">
            <w:pPr>
              <w:pStyle w:val="TableEntry"/>
            </w:pPr>
          </w:p>
          <w:p w14:paraId="2C675F44" w14:textId="77777777" w:rsidR="00E77CB8" w:rsidRPr="001F42D3" w:rsidRDefault="00E77CB8" w:rsidP="005C1693">
            <w:pPr>
              <w:pStyle w:val="TableEntry"/>
            </w:pPr>
            <w:r w:rsidRPr="001F42D3">
              <w:t xml:space="preserve">Current Delivery Status=pump-delivery-status-delivering </w:t>
            </w:r>
          </w:p>
          <w:p w14:paraId="14BE6FCC" w14:textId="77777777" w:rsidR="00E77CB8" w:rsidRPr="001F42D3" w:rsidRDefault="00E77CB8" w:rsidP="005C1693">
            <w:pPr>
              <w:pStyle w:val="TableEntry"/>
            </w:pPr>
            <w:r w:rsidRPr="001F42D3">
              <w:t xml:space="preserve">Program Delivery Mode= pump-program-delivery-mode-continuous </w:t>
            </w:r>
          </w:p>
          <w:p w14:paraId="68D3B282" w14:textId="77777777" w:rsidR="00E77CB8" w:rsidRPr="001F42D3" w:rsidRDefault="00E77CB8" w:rsidP="005C1693">
            <w:pPr>
              <w:pStyle w:val="TableEntry"/>
            </w:pPr>
            <w:r w:rsidRPr="001F42D3">
              <w:t xml:space="preserve">Source Channel Label=vendor-specific </w:t>
            </w:r>
          </w:p>
          <w:p w14:paraId="1C74176B" w14:textId="77777777" w:rsidR="00E77CB8" w:rsidRPr="001F42D3" w:rsidRDefault="00E77CB8" w:rsidP="005C1693">
            <w:pPr>
              <w:pStyle w:val="TableEntry"/>
            </w:pPr>
            <w:r w:rsidRPr="001F42D3">
              <w:t xml:space="preserve">Rate=new rate </w:t>
            </w:r>
          </w:p>
          <w:p w14:paraId="2CB336D1" w14:textId="77777777" w:rsidR="00E77CB8" w:rsidRPr="001F42D3" w:rsidRDefault="00E77CB8" w:rsidP="005C1693">
            <w:pPr>
              <w:pStyle w:val="TableEntry"/>
            </w:pPr>
            <w:r w:rsidRPr="001F42D3">
              <w:t xml:space="preserve">Dose Rate=new dose rate </w:t>
            </w:r>
          </w:p>
          <w:p w14:paraId="724ACCAF" w14:textId="77777777" w:rsidR="00E77CB8" w:rsidRPr="001F42D3" w:rsidRDefault="00E77CB8" w:rsidP="005C1693">
            <w:pPr>
              <w:pStyle w:val="TableEntry"/>
            </w:pPr>
            <w:r w:rsidRPr="001F42D3">
              <w:t xml:space="preserve">Volume Programmed= initial volume in syringe </w:t>
            </w:r>
          </w:p>
          <w:p w14:paraId="3A9B50D5" w14:textId="77777777" w:rsidR="00E77CB8" w:rsidRPr="001F42D3" w:rsidRDefault="00E77CB8" w:rsidP="005C1693">
            <w:pPr>
              <w:pStyle w:val="TableEntry"/>
            </w:pPr>
            <w:r w:rsidRPr="001F42D3">
              <w:t xml:space="preserve">Current Segment Volume Delivered=0 </w:t>
            </w:r>
          </w:p>
          <w:p w14:paraId="7378CD93" w14:textId="77777777" w:rsidR="00E77CB8" w:rsidRPr="001F42D3" w:rsidRDefault="00E77CB8" w:rsidP="005C1693">
            <w:pPr>
              <w:pStyle w:val="TableEntry"/>
            </w:pPr>
            <w:r w:rsidRPr="001F42D3">
              <w:t xml:space="preserve">Cumulative Volume Delivered=sum of “Current Segment Volume Delivered” values across all segments for the delivery prior to this one </w:t>
            </w:r>
          </w:p>
          <w:p w14:paraId="7C736434" w14:textId="77777777" w:rsidR="00E77CB8" w:rsidRPr="001F42D3" w:rsidRDefault="00E77CB8" w:rsidP="005C1693">
            <w:pPr>
              <w:pStyle w:val="TableEntry"/>
            </w:pPr>
            <w:r w:rsidRPr="001F42D3">
              <w:t>Volume Remaining= current volume in syringe</w:t>
            </w:r>
          </w:p>
          <w:p w14:paraId="71D81CFE" w14:textId="77777777" w:rsidR="00E77CB8" w:rsidRPr="001F42D3" w:rsidRDefault="00E77CB8" w:rsidP="005C1693">
            <w:pPr>
              <w:pStyle w:val="TableEntry"/>
              <w:rPr>
                <w:strike/>
              </w:rPr>
            </w:pPr>
          </w:p>
          <w:p w14:paraId="0ADD3117"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62B0F9B9" w14:textId="77777777" w:rsidR="00E77CB8" w:rsidRPr="001F42D3" w:rsidRDefault="00E77CB8" w:rsidP="005C1693">
            <w:pPr>
              <w:pStyle w:val="TableEntry"/>
            </w:pPr>
            <w:r w:rsidRPr="001F42D3">
              <w:t>TCI Model used= model name</w:t>
            </w:r>
          </w:p>
          <w:p w14:paraId="3A691B27" w14:textId="77777777" w:rsidR="00E77CB8" w:rsidRPr="001F42D3" w:rsidRDefault="00E77CB8" w:rsidP="005C1693">
            <w:pPr>
              <w:pStyle w:val="TableEntry"/>
            </w:pPr>
            <w:r w:rsidRPr="001F42D3">
              <w:t>TCI Target Concentration=programmed plasma concentration</w:t>
            </w:r>
          </w:p>
          <w:p w14:paraId="6D43850D" w14:textId="77777777" w:rsidR="00E77CB8" w:rsidRPr="001F42D3" w:rsidRDefault="00E77CB8" w:rsidP="005C1693">
            <w:pPr>
              <w:pStyle w:val="TableEntry"/>
            </w:pPr>
            <w:r w:rsidRPr="001F42D3">
              <w:t>TCI current Plasma concentration=current value</w:t>
            </w:r>
          </w:p>
          <w:p w14:paraId="525434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036BA78B" w14:textId="77777777" w:rsidR="00E77CB8" w:rsidRPr="001F42D3" w:rsidRDefault="00E77CB8" w:rsidP="00ED05CE">
            <w:pPr>
              <w:ind w:hanging="2"/>
              <w:rPr>
                <w:b/>
                <w:color w:val="000000"/>
                <w:sz w:val="18"/>
                <w:szCs w:val="18"/>
                <w:u w:val="single"/>
              </w:rPr>
            </w:pPr>
          </w:p>
        </w:tc>
      </w:tr>
      <w:tr w:rsidR="00E77CB8" w:rsidRPr="001F42D3" w14:paraId="0012D51B" w14:textId="77777777" w:rsidTr="0030483D">
        <w:trPr>
          <w:trHeight w:val="2583"/>
        </w:trPr>
        <w:tc>
          <w:tcPr>
            <w:tcW w:w="1525" w:type="dxa"/>
            <w:tcBorders>
              <w:top w:val="single" w:sz="4" w:space="0" w:color="000000"/>
              <w:left w:val="single" w:sz="4" w:space="0" w:color="000000"/>
              <w:bottom w:val="single" w:sz="4" w:space="0" w:color="000000"/>
            </w:tcBorders>
          </w:tcPr>
          <w:p w14:paraId="3485DD42" w14:textId="77777777" w:rsidR="00E77CB8" w:rsidRPr="005C1693" w:rsidRDefault="00E77CB8" w:rsidP="005C1693">
            <w:pPr>
              <w:pStyle w:val="TableEntry"/>
              <w:rPr>
                <w:i/>
                <w:iCs/>
              </w:rPr>
            </w:pPr>
            <w:r w:rsidRPr="005C1693">
              <w:rPr>
                <w:i/>
                <w:iCs/>
              </w:rPr>
              <w:t>TCI Infusion – Plasma Target</w:t>
            </w:r>
          </w:p>
          <w:p w14:paraId="0E85F8CF" w14:textId="77777777" w:rsidR="00E77CB8" w:rsidRPr="001F42D3" w:rsidRDefault="00E77CB8" w:rsidP="005C1693">
            <w:pPr>
              <w:pStyle w:val="TableEntry"/>
            </w:pPr>
          </w:p>
          <w:p w14:paraId="44A6C9C8" w14:textId="77777777" w:rsidR="00E77CB8" w:rsidRPr="001F42D3" w:rsidRDefault="00E77CB8" w:rsidP="005C1693">
            <w:pPr>
              <w:pStyle w:val="TableEntry"/>
            </w:pPr>
            <w:r w:rsidRPr="001F42D3">
              <w:t>Infusion starts</w:t>
            </w:r>
          </w:p>
          <w:p w14:paraId="4D97DA6B" w14:textId="77777777" w:rsidR="00E77CB8" w:rsidRPr="001F42D3" w:rsidRDefault="00E77CB8" w:rsidP="005C1693">
            <w:pPr>
              <w:pStyle w:val="TableEntry"/>
            </w:pPr>
            <w:r w:rsidRPr="001F42D3">
              <w:t>Automatic Rate Change</w:t>
            </w:r>
          </w:p>
          <w:p w14:paraId="55A30FC4" w14:textId="77777777" w:rsidR="00E77CB8" w:rsidRPr="001F42D3" w:rsidRDefault="00E77CB8" w:rsidP="005C1693">
            <w:pPr>
              <w:pStyle w:val="TableEntry"/>
            </w:pPr>
            <w:r w:rsidRPr="001F42D3">
              <w:rPr>
                <w:b/>
              </w:rPr>
              <w:t>End of Infusion</w:t>
            </w:r>
          </w:p>
          <w:p w14:paraId="6BA0A452" w14:textId="77777777" w:rsidR="00E77CB8" w:rsidRPr="001F42D3" w:rsidRDefault="00E77CB8" w:rsidP="005C1693">
            <w:pPr>
              <w:pStyle w:val="TableEntry"/>
              <w:rPr>
                <w:b/>
              </w:rPr>
            </w:pPr>
          </w:p>
        </w:tc>
        <w:tc>
          <w:tcPr>
            <w:tcW w:w="2430" w:type="dxa"/>
            <w:tcBorders>
              <w:top w:val="single" w:sz="4" w:space="0" w:color="000000"/>
              <w:left w:val="single" w:sz="4" w:space="0" w:color="000000"/>
              <w:bottom w:val="single" w:sz="4" w:space="0" w:color="000000"/>
            </w:tcBorders>
          </w:tcPr>
          <w:p w14:paraId="0CCCE0FE" w14:textId="77777777" w:rsidR="00E77CB8" w:rsidRPr="001F42D3" w:rsidRDefault="00E77CB8" w:rsidP="005C1693">
            <w:pPr>
              <w:pStyle w:val="TableEntry"/>
            </w:pPr>
            <w:r w:rsidRPr="001F42D3">
              <w:t xml:space="preserve">MDC_EVT_PUMP_DELIV_ COMP </w:t>
            </w:r>
          </w:p>
          <w:p w14:paraId="2AE025D9" w14:textId="77777777" w:rsidR="00E77CB8" w:rsidRPr="001F42D3" w:rsidRDefault="00E77CB8" w:rsidP="005C1693">
            <w:pPr>
              <w:pStyle w:val="TableEntry"/>
            </w:pPr>
          </w:p>
        </w:tc>
        <w:tc>
          <w:tcPr>
            <w:tcW w:w="3510" w:type="dxa"/>
            <w:tcBorders>
              <w:top w:val="single" w:sz="4" w:space="0" w:color="000000"/>
              <w:left w:val="single" w:sz="4" w:space="0" w:color="000000"/>
              <w:bottom w:val="single" w:sz="4" w:space="0" w:color="000000"/>
            </w:tcBorders>
          </w:tcPr>
          <w:p w14:paraId="7418CACC" w14:textId="77777777" w:rsidR="00E77CB8" w:rsidRPr="001F42D3" w:rsidRDefault="00E77CB8" w:rsidP="005C1693">
            <w:pPr>
              <w:pStyle w:val="TableEntry"/>
            </w:pPr>
            <w:r w:rsidRPr="001F42D3">
              <w:rPr>
                <w:b/>
                <w:u w:val="single"/>
              </w:rPr>
              <w:t xml:space="preserve">Pump Delivery Info Parameters: </w:t>
            </w:r>
          </w:p>
          <w:p w14:paraId="7628F38F" w14:textId="77777777" w:rsidR="00E77CB8" w:rsidRPr="001F42D3" w:rsidRDefault="00E77CB8" w:rsidP="005C1693">
            <w:pPr>
              <w:pStyle w:val="TableEntry"/>
              <w:rPr>
                <w:b/>
                <w:u w:val="single"/>
              </w:rPr>
            </w:pPr>
          </w:p>
          <w:p w14:paraId="1C14B41B" w14:textId="77777777" w:rsidR="00E77CB8" w:rsidRPr="001F42D3" w:rsidRDefault="00E77CB8" w:rsidP="005C1693">
            <w:pPr>
              <w:pStyle w:val="TableEntry"/>
            </w:pPr>
            <w:r w:rsidRPr="001F42D3">
              <w:t xml:space="preserve">Infusing Status=pump reported status </w:t>
            </w:r>
          </w:p>
          <w:p w14:paraId="614E2CB9" w14:textId="77777777" w:rsidR="00E77CB8" w:rsidRPr="001F42D3" w:rsidRDefault="00E77CB8" w:rsidP="005C1693">
            <w:pPr>
              <w:pStyle w:val="TableEntry"/>
            </w:pPr>
            <w:r w:rsidRPr="001F42D3">
              <w:t xml:space="preserve">Current Pump Fluid Flow=pump reported rate </w:t>
            </w:r>
          </w:p>
          <w:p w14:paraId="0F16A8E6" w14:textId="77777777" w:rsidR="00E77CB8" w:rsidRPr="001F42D3" w:rsidRDefault="00E77CB8" w:rsidP="005C1693">
            <w:pPr>
              <w:pStyle w:val="TableEntry"/>
            </w:pPr>
            <w:r w:rsidRPr="001F42D3">
              <w:t>Pump Active Sources= pump-source-info-primary</w:t>
            </w:r>
          </w:p>
          <w:p w14:paraId="735A4469" w14:textId="77777777" w:rsidR="00E77CB8" w:rsidRPr="001F42D3" w:rsidRDefault="00E77CB8" w:rsidP="005C1693">
            <w:pPr>
              <w:pStyle w:val="TableEntry"/>
            </w:pPr>
          </w:p>
          <w:p w14:paraId="68FF6D93" w14:textId="77777777" w:rsidR="00E77CB8" w:rsidRPr="001F42D3" w:rsidRDefault="00E77CB8" w:rsidP="005C1693">
            <w:pPr>
              <w:pStyle w:val="TableEntry"/>
            </w:pPr>
            <w:r w:rsidRPr="001F42D3">
              <w:rPr>
                <w:b/>
                <w:u w:val="single"/>
              </w:rPr>
              <w:t xml:space="preserve">Active Source Parameters: </w:t>
            </w:r>
          </w:p>
          <w:p w14:paraId="2A1B7CF1" w14:textId="77777777" w:rsidR="00E77CB8" w:rsidRPr="001F42D3" w:rsidRDefault="00E77CB8" w:rsidP="005C1693">
            <w:pPr>
              <w:pStyle w:val="TableEntry"/>
              <w:rPr>
                <w:b/>
                <w:u w:val="single"/>
              </w:rPr>
            </w:pPr>
          </w:p>
          <w:p w14:paraId="7B94E989" w14:textId="77777777" w:rsidR="00E77CB8" w:rsidRPr="001F42D3" w:rsidRDefault="00E77CB8" w:rsidP="005C1693">
            <w:pPr>
              <w:pStyle w:val="TableEntry"/>
            </w:pPr>
            <w:r w:rsidRPr="001F42D3">
              <w:t xml:space="preserve">Current Delivery Status= pump-delivery-status-not-delivering </w:t>
            </w:r>
          </w:p>
          <w:p w14:paraId="1AD0319F" w14:textId="77777777" w:rsidR="00E77CB8" w:rsidRPr="001F42D3" w:rsidRDefault="00E77CB8" w:rsidP="005C1693">
            <w:pPr>
              <w:pStyle w:val="TableEntry"/>
            </w:pPr>
            <w:r w:rsidRPr="001F42D3">
              <w:lastRenderedPageBreak/>
              <w:t xml:space="preserve">Program Delivery Mode=pump-program-delivery-mode-continuous </w:t>
            </w:r>
          </w:p>
          <w:p w14:paraId="400C5630" w14:textId="77777777" w:rsidR="00E77CB8" w:rsidRPr="001F42D3" w:rsidRDefault="00E77CB8" w:rsidP="005C1693">
            <w:pPr>
              <w:pStyle w:val="TableEntry"/>
            </w:pPr>
            <w:r w:rsidRPr="001F42D3">
              <w:t xml:space="preserve">Source Channel Label=vendor-specific </w:t>
            </w:r>
          </w:p>
          <w:p w14:paraId="34533678" w14:textId="77777777" w:rsidR="00E77CB8" w:rsidRPr="001F42D3" w:rsidRDefault="00E77CB8" w:rsidP="005C1693">
            <w:pPr>
              <w:pStyle w:val="TableEntry"/>
            </w:pPr>
            <w:r w:rsidRPr="001F42D3">
              <w:t xml:space="preserve">Rate=last rate </w:t>
            </w:r>
          </w:p>
          <w:p w14:paraId="775D7AEC" w14:textId="77777777" w:rsidR="00E77CB8" w:rsidRPr="001F42D3" w:rsidRDefault="00E77CB8" w:rsidP="005C1693">
            <w:pPr>
              <w:pStyle w:val="TableEntry"/>
            </w:pPr>
            <w:r w:rsidRPr="001F42D3">
              <w:t xml:space="preserve">Dose Rate=last dose rate </w:t>
            </w:r>
          </w:p>
          <w:p w14:paraId="5841AE10" w14:textId="77777777" w:rsidR="00E77CB8" w:rsidRPr="001F42D3" w:rsidRDefault="00E77CB8" w:rsidP="005C1693">
            <w:pPr>
              <w:pStyle w:val="TableEntry"/>
            </w:pPr>
            <w:r w:rsidRPr="001F42D3">
              <w:t xml:space="preserve">Volume Programmed=volume programmed </w:t>
            </w:r>
          </w:p>
          <w:p w14:paraId="6ABF7F3D" w14:textId="77777777" w:rsidR="00E77CB8" w:rsidRPr="001F42D3" w:rsidRDefault="00E77CB8" w:rsidP="005C1693">
            <w:pPr>
              <w:pStyle w:val="TableEntry"/>
            </w:pPr>
            <w:r w:rsidRPr="001F42D3">
              <w:t xml:space="preserve">Current Segment Volume Delivered= volume programmed </w:t>
            </w:r>
          </w:p>
          <w:p w14:paraId="4F8148C9" w14:textId="77777777" w:rsidR="00E77CB8" w:rsidRPr="001F42D3" w:rsidRDefault="00E77CB8" w:rsidP="005C1693">
            <w:pPr>
              <w:pStyle w:val="TableEntry"/>
            </w:pPr>
            <w:r w:rsidRPr="001F42D3">
              <w:t xml:space="preserve">Cumulative Volume Delivered=volume programmed </w:t>
            </w:r>
          </w:p>
          <w:p w14:paraId="2DD22A00" w14:textId="77777777" w:rsidR="00E77CB8" w:rsidRPr="001F42D3" w:rsidRDefault="00E77CB8" w:rsidP="005C1693">
            <w:pPr>
              <w:pStyle w:val="TableEntry"/>
            </w:pPr>
            <w:r w:rsidRPr="001F42D3">
              <w:t xml:space="preserve">Volume Remaining=0 </w:t>
            </w:r>
          </w:p>
          <w:p w14:paraId="72A219D0" w14:textId="77777777" w:rsidR="00E77CB8" w:rsidRPr="001F42D3" w:rsidRDefault="00E77CB8" w:rsidP="005C1693">
            <w:pPr>
              <w:pStyle w:val="TableEntry"/>
              <w:rPr>
                <w:strike/>
              </w:rPr>
            </w:pPr>
          </w:p>
          <w:p w14:paraId="4FC53C45"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5CA5F8B5" w14:textId="77777777" w:rsidR="00E77CB8" w:rsidRPr="001F42D3" w:rsidRDefault="00E77CB8" w:rsidP="005C1693">
            <w:pPr>
              <w:pStyle w:val="TableEntry"/>
            </w:pPr>
            <w:r w:rsidRPr="001F42D3">
              <w:t>TCI Model used= model name</w:t>
            </w:r>
          </w:p>
          <w:p w14:paraId="66432931" w14:textId="77777777" w:rsidR="00E77CB8" w:rsidRPr="001F42D3" w:rsidRDefault="00E77CB8" w:rsidP="005C1693">
            <w:pPr>
              <w:pStyle w:val="TableEntry"/>
            </w:pPr>
            <w:r w:rsidRPr="001F42D3">
              <w:t>TCI Target Concentration=programmed plasma concentration</w:t>
            </w:r>
          </w:p>
          <w:p w14:paraId="39903D27" w14:textId="77777777" w:rsidR="00E77CB8" w:rsidRPr="001F42D3" w:rsidRDefault="00E77CB8" w:rsidP="005C1693">
            <w:pPr>
              <w:pStyle w:val="TableEntry"/>
            </w:pPr>
            <w:r w:rsidRPr="001F42D3">
              <w:t>TCI current Plasma concentration=current value</w:t>
            </w:r>
          </w:p>
          <w:p w14:paraId="6D86E0C6"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6A6A0370" w14:textId="77777777" w:rsidR="00E77CB8" w:rsidRPr="001F42D3" w:rsidRDefault="00E77CB8" w:rsidP="00ED05CE">
            <w:pPr>
              <w:ind w:hanging="2"/>
              <w:rPr>
                <w:color w:val="000000"/>
                <w:sz w:val="18"/>
                <w:szCs w:val="18"/>
              </w:rPr>
            </w:pPr>
          </w:p>
        </w:tc>
      </w:tr>
      <w:tr w:rsidR="0030483D" w:rsidRPr="001F42D3"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tcPr>
          <w:p w14:paraId="7F911885" w14:textId="77777777" w:rsidR="0030483D" w:rsidRPr="001F42D3" w:rsidRDefault="0030483D" w:rsidP="005C1693">
            <w:pPr>
              <w:pStyle w:val="TableEntryHeader"/>
            </w:pPr>
            <w:bookmarkStart w:id="1650" w:name="OLE_LINK129"/>
            <w:bookmarkStart w:id="1651" w:name="OLE_LINK130"/>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tcPr>
          <w:p w14:paraId="7C669821" w14:textId="77777777" w:rsidR="0030483D" w:rsidRPr="001F42D3" w:rsidRDefault="0030483D"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tcPr>
          <w:p w14:paraId="06E726E6" w14:textId="77777777" w:rsidR="0030483D" w:rsidRPr="001F42D3" w:rsidRDefault="0030483D" w:rsidP="005C1693">
            <w:pPr>
              <w:pStyle w:val="TableEntryHeader"/>
            </w:pPr>
            <w:r w:rsidRPr="001F42D3">
              <w:rPr>
                <w:rFonts w:eastAsia="Arial"/>
              </w:rPr>
              <w:t xml:space="preserve">Parameters </w:t>
            </w:r>
          </w:p>
        </w:tc>
        <w:tc>
          <w:tcPr>
            <w:tcW w:w="1980" w:type="dxa"/>
            <w:tcBorders>
              <w:top w:val="single" w:sz="4" w:space="0" w:color="000000"/>
              <w:left w:val="single" w:sz="4" w:space="0" w:color="000000"/>
              <w:bottom w:val="single" w:sz="4" w:space="0" w:color="000000"/>
              <w:right w:val="single" w:sz="4" w:space="0" w:color="000000"/>
            </w:tcBorders>
          </w:tcPr>
          <w:p w14:paraId="6CCBF13C" w14:textId="77777777" w:rsidR="0030483D" w:rsidRPr="001F42D3" w:rsidRDefault="0030483D" w:rsidP="005C1693">
            <w:pPr>
              <w:pStyle w:val="TableEntryHeader"/>
            </w:pPr>
            <w:r w:rsidRPr="001F42D3">
              <w:rPr>
                <w:rFonts w:eastAsia="Arial"/>
              </w:rPr>
              <w:t xml:space="preserve">Discussion </w:t>
            </w:r>
          </w:p>
        </w:tc>
      </w:tr>
      <w:tr w:rsidR="0030483D" w:rsidRPr="001F42D3"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0132F7AE" w14:textId="77777777" w:rsidR="0030483D" w:rsidRPr="005C1693" w:rsidRDefault="0030483D" w:rsidP="005C1693">
            <w:pPr>
              <w:pStyle w:val="TableEntry"/>
              <w:rPr>
                <w:i/>
                <w:iCs/>
              </w:rPr>
            </w:pPr>
            <w:r w:rsidRPr="005C1693">
              <w:rPr>
                <w:i/>
                <w:iCs/>
              </w:rPr>
              <w:t>Channel Relay</w:t>
            </w:r>
          </w:p>
          <w:p w14:paraId="1B54836A" w14:textId="77777777" w:rsidR="0030483D" w:rsidRPr="001F42D3" w:rsidRDefault="0030483D" w:rsidP="005C1693">
            <w:pPr>
              <w:pStyle w:val="TableEntry"/>
            </w:pPr>
          </w:p>
          <w:p w14:paraId="14422BA4"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990DF0C" w14:textId="77777777" w:rsidR="0030483D" w:rsidRPr="001F42D3" w:rsidRDefault="0030483D" w:rsidP="005C1693">
            <w:pPr>
              <w:pStyle w:val="TableEntry"/>
            </w:pPr>
            <w:r w:rsidRPr="001F42D3">
              <w:rPr>
                <w:b/>
              </w:rPr>
              <w:t>The Channel Relay is Programmed</w:t>
            </w:r>
          </w:p>
          <w:p w14:paraId="55C9B4D9" w14:textId="77777777" w:rsidR="0030483D" w:rsidRPr="001F42D3" w:rsidRDefault="0030483D" w:rsidP="005C1693">
            <w:pPr>
              <w:pStyle w:val="TableEntry"/>
            </w:pPr>
            <w:r w:rsidRPr="001F42D3">
              <w:t>The Channel Relay Occurs</w:t>
            </w:r>
          </w:p>
          <w:p w14:paraId="362BD721" w14:textId="77777777" w:rsidR="0030483D" w:rsidRPr="001F42D3" w:rsidRDefault="0030483D" w:rsidP="005C1693">
            <w:pPr>
              <w:pStyle w:val="TableEntry"/>
            </w:pPr>
            <w:r w:rsidRPr="001F42D3">
              <w:t>End of Channel Relay</w:t>
            </w:r>
          </w:p>
          <w:p w14:paraId="4AE8CEDA"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0544E12" w14:textId="77777777" w:rsidR="0030483D" w:rsidRPr="001F42D3" w:rsidRDefault="0030483D" w:rsidP="005C1693">
            <w:pPr>
              <w:pStyle w:val="TableEntry"/>
            </w:pPr>
            <w:r w:rsidRPr="001F42D3">
              <w:t>MDC_EVT_PUMP_PROG_RELAY</w:t>
            </w:r>
          </w:p>
          <w:p w14:paraId="1D43F051"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52671CDB" w14:textId="77777777" w:rsidR="0030483D" w:rsidRPr="001F42D3" w:rsidRDefault="0030483D" w:rsidP="005C1693">
            <w:pPr>
              <w:pStyle w:val="TableEntry"/>
            </w:pPr>
            <w:r w:rsidRPr="001F42D3">
              <w:rPr>
                <w:b/>
                <w:u w:val="single"/>
              </w:rPr>
              <w:t xml:space="preserve">Pump Delivery Info Parameters: </w:t>
            </w:r>
          </w:p>
          <w:p w14:paraId="58CAD7B2" w14:textId="77777777" w:rsidR="0030483D" w:rsidRPr="005C1693" w:rsidRDefault="0030483D" w:rsidP="005C1693">
            <w:pPr>
              <w:pStyle w:val="TableEntry"/>
              <w:rPr>
                <w:rFonts w:eastAsia="Arial"/>
              </w:rPr>
            </w:pPr>
          </w:p>
          <w:p w14:paraId="78C1B535" w14:textId="77777777" w:rsidR="0030483D" w:rsidRPr="001F42D3" w:rsidRDefault="0030483D" w:rsidP="005C1693">
            <w:pPr>
              <w:pStyle w:val="TableEntry"/>
            </w:pPr>
            <w:r w:rsidRPr="001F42D3">
              <w:t xml:space="preserve">Infusing Status=pump-status-infusing </w:t>
            </w:r>
          </w:p>
          <w:p w14:paraId="3A51A186" w14:textId="77777777" w:rsidR="0030483D" w:rsidRPr="001F42D3" w:rsidRDefault="0030483D" w:rsidP="005C1693">
            <w:pPr>
              <w:pStyle w:val="TableEntry"/>
            </w:pPr>
            <w:r w:rsidRPr="001F42D3">
              <w:t xml:space="preserve">Current Pump Fluid Flow=current rate </w:t>
            </w:r>
          </w:p>
          <w:p w14:paraId="68AE617A" w14:textId="77777777" w:rsidR="0030483D" w:rsidRPr="001F42D3" w:rsidRDefault="0030483D" w:rsidP="005C1693">
            <w:pPr>
              <w:pStyle w:val="TableEntry"/>
            </w:pPr>
            <w:r w:rsidRPr="001F42D3">
              <w:t>Pump Active Sources= pump-source-info-primary</w:t>
            </w:r>
          </w:p>
          <w:p w14:paraId="04DE7052" w14:textId="77777777" w:rsidR="0030483D" w:rsidRPr="001F42D3" w:rsidRDefault="0030483D" w:rsidP="005C1693">
            <w:pPr>
              <w:pStyle w:val="TableEntry"/>
            </w:pPr>
          </w:p>
          <w:p w14:paraId="6487BBF3" w14:textId="77777777" w:rsidR="0030483D" w:rsidRPr="001F42D3" w:rsidRDefault="0030483D" w:rsidP="005C1693">
            <w:pPr>
              <w:pStyle w:val="TableEntry"/>
            </w:pPr>
            <w:r w:rsidRPr="001F42D3">
              <w:rPr>
                <w:b/>
                <w:u w:val="single"/>
              </w:rPr>
              <w:t xml:space="preserve">Active Source Parameters: </w:t>
            </w:r>
          </w:p>
          <w:p w14:paraId="46424207" w14:textId="77777777" w:rsidR="0030483D" w:rsidRPr="005C1693" w:rsidRDefault="0030483D" w:rsidP="005C1693">
            <w:pPr>
              <w:pStyle w:val="TableEntry"/>
              <w:rPr>
                <w:rFonts w:eastAsia="Arial"/>
              </w:rPr>
            </w:pPr>
          </w:p>
          <w:p w14:paraId="76EBDDD5" w14:textId="77777777" w:rsidR="0030483D" w:rsidRPr="001F42D3" w:rsidRDefault="0030483D" w:rsidP="005C1693">
            <w:pPr>
              <w:pStyle w:val="TableEntry"/>
            </w:pPr>
            <w:r w:rsidRPr="001F42D3">
              <w:t xml:space="preserve">Current Delivery Status=pump-delivery-status-delivering </w:t>
            </w:r>
          </w:p>
          <w:p w14:paraId="51AA25AB" w14:textId="77777777" w:rsidR="0030483D" w:rsidRPr="001F42D3" w:rsidRDefault="0030483D" w:rsidP="005C1693">
            <w:pPr>
              <w:pStyle w:val="TableEntry"/>
            </w:pPr>
            <w:r w:rsidRPr="001F42D3">
              <w:t xml:space="preserve">Program Delivery Mode=pump-program-delivery-mode-continuous </w:t>
            </w:r>
          </w:p>
          <w:p w14:paraId="0774038A" w14:textId="77777777" w:rsidR="0030483D" w:rsidRPr="001F42D3" w:rsidRDefault="0030483D" w:rsidP="005C1693">
            <w:pPr>
              <w:pStyle w:val="TableEntry"/>
            </w:pPr>
            <w:r w:rsidRPr="001F42D3">
              <w:t xml:space="preserve">Source Channel Label=vendor-specific </w:t>
            </w:r>
          </w:p>
          <w:p w14:paraId="08B886A0" w14:textId="77777777" w:rsidR="0030483D" w:rsidRPr="001F42D3" w:rsidRDefault="0030483D" w:rsidP="005C1693">
            <w:pPr>
              <w:pStyle w:val="TableEntry"/>
            </w:pPr>
            <w:r w:rsidRPr="001F42D3">
              <w:t xml:space="preserve">Rate=current rate </w:t>
            </w:r>
          </w:p>
          <w:p w14:paraId="2A115229" w14:textId="77777777" w:rsidR="0030483D" w:rsidRPr="001F42D3" w:rsidRDefault="0030483D" w:rsidP="005C1693">
            <w:pPr>
              <w:pStyle w:val="TableEntry"/>
            </w:pPr>
            <w:r w:rsidRPr="001F42D3">
              <w:t xml:space="preserve">Dose Rate=current dose rate </w:t>
            </w:r>
          </w:p>
          <w:p w14:paraId="7589C4E9" w14:textId="77777777" w:rsidR="0030483D" w:rsidRPr="001F42D3" w:rsidRDefault="0030483D" w:rsidP="005C1693">
            <w:pPr>
              <w:pStyle w:val="TableEntry"/>
            </w:pPr>
            <w:r w:rsidRPr="001F42D3">
              <w:t>Volume Programmed= initial volume in syringe</w:t>
            </w:r>
          </w:p>
          <w:p w14:paraId="41540C91" w14:textId="77777777" w:rsidR="0030483D" w:rsidRPr="001F42D3" w:rsidRDefault="0030483D" w:rsidP="005C1693">
            <w:pPr>
              <w:pStyle w:val="TableEntry"/>
              <w:rPr>
                <w:szCs w:val="24"/>
              </w:rPr>
            </w:pPr>
            <w:r w:rsidRPr="001F42D3">
              <w:t xml:space="preserve">Current Segment Volume Delivered=volume delivered since last DELIV_START </w:t>
            </w:r>
          </w:p>
          <w:p w14:paraId="5072DC22" w14:textId="77777777" w:rsidR="0030483D" w:rsidRPr="001F42D3" w:rsidRDefault="0030483D" w:rsidP="005C1693">
            <w:pPr>
              <w:pStyle w:val="TableEntry"/>
              <w:rPr>
                <w:szCs w:val="24"/>
              </w:rPr>
            </w:pPr>
            <w:r w:rsidRPr="001F42D3">
              <w:t xml:space="preserve">Cumulative Volume Delivered=sum of “Current Segment Volume Delivered” </w:t>
            </w:r>
            <w:r w:rsidRPr="001F42D3">
              <w:lastRenderedPageBreak/>
              <w:t xml:space="preserve">values across all segments for the delivery, including the current one </w:t>
            </w:r>
          </w:p>
          <w:p w14:paraId="6173ECCD" w14:textId="77777777" w:rsidR="0030483D" w:rsidRPr="001F42D3" w:rsidRDefault="0030483D" w:rsidP="005C1693">
            <w:pPr>
              <w:pStyle w:val="TableEntry"/>
            </w:pPr>
            <w:r w:rsidRPr="001F42D3">
              <w:t xml:space="preserve">Volume Remaining=current volume in syringe </w:t>
            </w:r>
          </w:p>
          <w:p w14:paraId="37505641" w14:textId="77777777" w:rsidR="0030483D" w:rsidRPr="001F42D3" w:rsidRDefault="0030483D" w:rsidP="005C1693">
            <w:pPr>
              <w:pStyle w:val="TableEntry"/>
            </w:pPr>
            <w:r w:rsidRPr="001F42D3">
              <w:t>Time Remaining=based upon Volume Remaining and Rate</w:t>
            </w:r>
          </w:p>
          <w:p w14:paraId="2009D707" w14:textId="77777777" w:rsidR="0030483D" w:rsidRPr="001F42D3" w:rsidRDefault="0030483D" w:rsidP="005C1693">
            <w:pPr>
              <w:pStyle w:val="TableEntry"/>
            </w:pPr>
          </w:p>
          <w:p w14:paraId="348AF219" w14:textId="77777777" w:rsidR="0030483D" w:rsidRPr="001F42D3" w:rsidRDefault="0030483D" w:rsidP="005C1693">
            <w:pPr>
              <w:pStyle w:val="TableEntry"/>
            </w:pPr>
            <w:r w:rsidRPr="001F42D3">
              <w:t>Channel Relay State=pump-relay-infusing</w:t>
            </w:r>
          </w:p>
          <w:p w14:paraId="517678A8" w14:textId="77777777" w:rsidR="0030483D" w:rsidRPr="001F42D3" w:rsidRDefault="0030483D" w:rsidP="005C1693">
            <w:pPr>
              <w:pStyle w:val="TableEntry"/>
            </w:pPr>
            <w:r w:rsidRPr="001F42D3">
              <w:t>Channel Relay GUID=</w:t>
            </w:r>
            <w:proofErr w:type="spellStart"/>
            <w:r w:rsidRPr="001F42D3">
              <w:t>guid</w:t>
            </w:r>
            <w:proofErr w:type="spellEnd"/>
          </w:p>
        </w:tc>
        <w:tc>
          <w:tcPr>
            <w:tcW w:w="1980" w:type="dxa"/>
            <w:tcBorders>
              <w:top w:val="single" w:sz="4" w:space="0" w:color="000000"/>
              <w:left w:val="single" w:sz="4" w:space="0" w:color="000000"/>
              <w:bottom w:val="single" w:sz="4" w:space="0" w:color="000000"/>
              <w:right w:val="single" w:sz="4" w:space="0" w:color="000000"/>
            </w:tcBorders>
          </w:tcPr>
          <w:p w14:paraId="48FF9B20" w14:textId="77777777" w:rsidR="0030483D" w:rsidRPr="001F42D3" w:rsidRDefault="0030483D" w:rsidP="005C1693">
            <w:pPr>
              <w:pStyle w:val="TableEntry"/>
            </w:pPr>
            <w:r w:rsidRPr="001F42D3">
              <w:lastRenderedPageBreak/>
              <w:t>Infusing Pump</w:t>
            </w:r>
          </w:p>
          <w:p w14:paraId="10EEE927" w14:textId="77777777" w:rsidR="0030483D" w:rsidRPr="001F42D3" w:rsidRDefault="0030483D" w:rsidP="005C1693">
            <w:pPr>
              <w:pStyle w:val="TableEntry"/>
            </w:pPr>
          </w:p>
        </w:tc>
      </w:tr>
      <w:tr w:rsidR="0030483D" w:rsidRPr="001F42D3"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tcPr>
          <w:p w14:paraId="382EE3D1"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79E6AB4E" w14:textId="77777777" w:rsidR="0030483D" w:rsidRPr="001F42D3" w:rsidRDefault="0030483D" w:rsidP="005C1693">
            <w:pPr>
              <w:pStyle w:val="TableEntry"/>
            </w:pPr>
            <w:r w:rsidRPr="001F42D3">
              <w:t>MDC_EVT_PUMP_PROG_RELAY</w:t>
            </w:r>
          </w:p>
          <w:p w14:paraId="2146BC22"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31AC344D" w14:textId="77777777" w:rsidR="0030483D" w:rsidRPr="001F42D3" w:rsidRDefault="0030483D" w:rsidP="005C1693">
            <w:pPr>
              <w:pStyle w:val="TableEntry"/>
            </w:pPr>
            <w:r w:rsidRPr="001F42D3">
              <w:rPr>
                <w:b/>
                <w:u w:val="single"/>
              </w:rPr>
              <w:t xml:space="preserve">Pump Delivery Info Parameters: </w:t>
            </w:r>
          </w:p>
          <w:p w14:paraId="365F408B" w14:textId="77777777" w:rsidR="0030483D" w:rsidRPr="005C1693" w:rsidRDefault="0030483D" w:rsidP="005C1693">
            <w:pPr>
              <w:pStyle w:val="TableEntry"/>
              <w:rPr>
                <w:rFonts w:eastAsia="Arial"/>
              </w:rPr>
            </w:pPr>
          </w:p>
          <w:p w14:paraId="7F3BF4C7" w14:textId="77777777" w:rsidR="0030483D" w:rsidRPr="001F42D3" w:rsidRDefault="0030483D" w:rsidP="005C1693">
            <w:pPr>
              <w:pStyle w:val="TableEntry"/>
            </w:pPr>
            <w:r w:rsidRPr="001F42D3">
              <w:t xml:space="preserve">Infusing Status=pump-status-not-infusing </w:t>
            </w:r>
          </w:p>
          <w:p w14:paraId="3A2A5FCB" w14:textId="77777777" w:rsidR="0030483D" w:rsidRPr="001F42D3" w:rsidRDefault="0030483D" w:rsidP="005C1693">
            <w:pPr>
              <w:pStyle w:val="TableEntry"/>
            </w:pPr>
            <w:r w:rsidRPr="001F42D3">
              <w:t xml:space="preserve">Current Pump Fluid Flow=0 </w:t>
            </w:r>
          </w:p>
          <w:p w14:paraId="06A9BF00" w14:textId="77777777" w:rsidR="0030483D" w:rsidRPr="001F42D3" w:rsidRDefault="0030483D" w:rsidP="005C1693">
            <w:pPr>
              <w:pStyle w:val="TableEntry"/>
            </w:pPr>
            <w:r w:rsidRPr="001F42D3">
              <w:t>Pump Active Sources= pump-source-info-primary</w:t>
            </w:r>
          </w:p>
          <w:p w14:paraId="391104B8" w14:textId="77777777" w:rsidR="0030483D" w:rsidRPr="001F42D3" w:rsidRDefault="0030483D" w:rsidP="005C1693">
            <w:pPr>
              <w:pStyle w:val="TableEntry"/>
            </w:pPr>
          </w:p>
          <w:p w14:paraId="5CEED6A4" w14:textId="77777777" w:rsidR="0030483D" w:rsidRPr="001F42D3" w:rsidRDefault="0030483D" w:rsidP="005C1693">
            <w:pPr>
              <w:pStyle w:val="TableEntry"/>
            </w:pPr>
            <w:r w:rsidRPr="001F42D3">
              <w:rPr>
                <w:b/>
                <w:u w:val="single"/>
              </w:rPr>
              <w:t xml:space="preserve">Active Source Parameters: </w:t>
            </w:r>
          </w:p>
          <w:p w14:paraId="51AD3C93" w14:textId="77777777" w:rsidR="0030483D" w:rsidRPr="005C1693" w:rsidRDefault="0030483D" w:rsidP="005C1693">
            <w:pPr>
              <w:pStyle w:val="TableEntry"/>
              <w:rPr>
                <w:rFonts w:eastAsia="Arial"/>
              </w:rPr>
            </w:pPr>
          </w:p>
          <w:p w14:paraId="7DF9BBED" w14:textId="77777777" w:rsidR="0030483D" w:rsidRPr="001F42D3" w:rsidRDefault="0030483D" w:rsidP="005C1693">
            <w:pPr>
              <w:pStyle w:val="TableEntry"/>
            </w:pPr>
            <w:r w:rsidRPr="001F42D3">
              <w:t xml:space="preserve">Current Delivery Status=pump-delivery-status-not-delivering </w:t>
            </w:r>
          </w:p>
          <w:p w14:paraId="70AB5BD8" w14:textId="77777777" w:rsidR="0030483D" w:rsidRPr="001F42D3" w:rsidRDefault="0030483D" w:rsidP="005C1693">
            <w:pPr>
              <w:pStyle w:val="TableEntry"/>
            </w:pPr>
            <w:r w:rsidRPr="001F42D3">
              <w:t xml:space="preserve">Program Delivery Mode=pump-program-delivery-mode-continuous </w:t>
            </w:r>
          </w:p>
          <w:p w14:paraId="78EF6B45" w14:textId="77777777" w:rsidR="0030483D" w:rsidRPr="001F42D3" w:rsidRDefault="0030483D" w:rsidP="005C1693">
            <w:pPr>
              <w:pStyle w:val="TableEntry"/>
            </w:pPr>
            <w:r w:rsidRPr="001F42D3">
              <w:t xml:space="preserve">Source Channel Label=vendor-specific </w:t>
            </w:r>
          </w:p>
          <w:p w14:paraId="13F3355F" w14:textId="77777777" w:rsidR="0030483D" w:rsidRPr="001F42D3" w:rsidRDefault="0030483D" w:rsidP="005C1693">
            <w:pPr>
              <w:pStyle w:val="TableEntry"/>
            </w:pPr>
            <w:r w:rsidRPr="001F42D3">
              <w:t xml:space="preserve">Rate=programmed rate </w:t>
            </w:r>
          </w:p>
          <w:p w14:paraId="7453485D" w14:textId="77777777" w:rsidR="0030483D" w:rsidRPr="001F42D3" w:rsidRDefault="0030483D" w:rsidP="005C1693">
            <w:pPr>
              <w:pStyle w:val="TableEntry"/>
            </w:pPr>
            <w:r w:rsidRPr="001F42D3">
              <w:t xml:space="preserve">Dose Rate=programmed dose rate </w:t>
            </w:r>
          </w:p>
          <w:p w14:paraId="3A0C033C" w14:textId="77777777" w:rsidR="0030483D" w:rsidRPr="001F42D3" w:rsidRDefault="0030483D" w:rsidP="005C1693">
            <w:pPr>
              <w:pStyle w:val="TableEntry"/>
            </w:pPr>
            <w:r w:rsidRPr="001F42D3">
              <w:t>Volume Programmed= initial volume in syringe</w:t>
            </w:r>
          </w:p>
          <w:p w14:paraId="79E4DA8D" w14:textId="77777777" w:rsidR="0030483D" w:rsidRPr="001F42D3" w:rsidRDefault="0030483D" w:rsidP="005C1693">
            <w:pPr>
              <w:pStyle w:val="TableEntry"/>
              <w:rPr>
                <w:szCs w:val="24"/>
              </w:rPr>
            </w:pPr>
            <w:r w:rsidRPr="001F42D3">
              <w:t xml:space="preserve">Current Segment Volume Delivered=0 </w:t>
            </w:r>
          </w:p>
          <w:p w14:paraId="5BA1578B" w14:textId="77777777" w:rsidR="0030483D" w:rsidRPr="001F42D3" w:rsidRDefault="0030483D" w:rsidP="005C1693">
            <w:pPr>
              <w:pStyle w:val="TableEntry"/>
              <w:rPr>
                <w:szCs w:val="24"/>
              </w:rPr>
            </w:pPr>
            <w:r w:rsidRPr="001F42D3">
              <w:t xml:space="preserve">Cumulative Volume Delivered=0 </w:t>
            </w:r>
          </w:p>
          <w:p w14:paraId="57A8674E" w14:textId="77777777" w:rsidR="0030483D" w:rsidRPr="001F42D3" w:rsidRDefault="0030483D" w:rsidP="005C1693">
            <w:pPr>
              <w:pStyle w:val="TableEntry"/>
            </w:pPr>
            <w:r w:rsidRPr="001F42D3">
              <w:t xml:space="preserve">Volume Remaining=current volume in syringe </w:t>
            </w:r>
          </w:p>
          <w:p w14:paraId="7290062E" w14:textId="77777777" w:rsidR="0030483D" w:rsidRPr="001F42D3" w:rsidRDefault="0030483D" w:rsidP="005C1693">
            <w:pPr>
              <w:pStyle w:val="TableEntry"/>
            </w:pPr>
            <w:r w:rsidRPr="001F42D3">
              <w:rPr>
                <w:strike/>
              </w:rPr>
              <w:t>Time Remaining=based upon Volume Remaining and Rate</w:t>
            </w:r>
          </w:p>
          <w:p w14:paraId="1A4A13AA" w14:textId="77777777" w:rsidR="0030483D" w:rsidRPr="001F42D3" w:rsidRDefault="0030483D" w:rsidP="005C1693">
            <w:pPr>
              <w:pStyle w:val="TableEntry"/>
              <w:rPr>
                <w:b/>
                <w:strike/>
                <w:u w:val="single"/>
              </w:rPr>
            </w:pPr>
          </w:p>
          <w:p w14:paraId="26E12B77" w14:textId="77777777" w:rsidR="0030483D" w:rsidRPr="001F42D3" w:rsidRDefault="0030483D" w:rsidP="005C1693">
            <w:pPr>
              <w:pStyle w:val="TableEntry"/>
            </w:pPr>
            <w:r w:rsidRPr="001F42D3">
              <w:t>Channel Relay State=pump-relay-waiting</w:t>
            </w:r>
          </w:p>
          <w:p w14:paraId="274D2B61" w14:textId="77777777" w:rsidR="0030483D" w:rsidRPr="001F42D3" w:rsidRDefault="0030483D" w:rsidP="005C1693">
            <w:pPr>
              <w:pStyle w:val="TableEntry"/>
            </w:pPr>
            <w:r w:rsidRPr="001F42D3">
              <w:t xml:space="preserve">Channel Relay GUID=same </w:t>
            </w:r>
            <w:proofErr w:type="spellStart"/>
            <w:r w:rsidRPr="001F42D3">
              <w:t>guid</w:t>
            </w:r>
            <w:proofErr w:type="spellEnd"/>
            <w:r w:rsidRPr="001F42D3">
              <w:t xml:space="preserve"> as other pump</w:t>
            </w:r>
          </w:p>
        </w:tc>
        <w:tc>
          <w:tcPr>
            <w:tcW w:w="1980" w:type="dxa"/>
            <w:tcBorders>
              <w:top w:val="single" w:sz="4" w:space="0" w:color="000000"/>
              <w:left w:val="single" w:sz="4" w:space="0" w:color="000000"/>
              <w:bottom w:val="single" w:sz="4" w:space="0" w:color="000000"/>
              <w:right w:val="single" w:sz="4" w:space="0" w:color="000000"/>
            </w:tcBorders>
          </w:tcPr>
          <w:p w14:paraId="5685F616" w14:textId="77777777" w:rsidR="0030483D" w:rsidRPr="001F42D3" w:rsidRDefault="0030483D" w:rsidP="005C1693">
            <w:pPr>
              <w:pStyle w:val="TableEntry"/>
            </w:pPr>
            <w:r w:rsidRPr="001F42D3">
              <w:t>Waiting Pump</w:t>
            </w:r>
          </w:p>
          <w:p w14:paraId="6C3E9FA1" w14:textId="77777777" w:rsidR="0030483D" w:rsidRPr="001F42D3" w:rsidRDefault="0030483D" w:rsidP="005C1693">
            <w:pPr>
              <w:pStyle w:val="TableEntry"/>
            </w:pPr>
          </w:p>
        </w:tc>
      </w:tr>
      <w:tr w:rsidR="0030483D" w:rsidRPr="001F42D3"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4F34C59F" w14:textId="77777777" w:rsidR="0030483D" w:rsidRPr="005C1693" w:rsidRDefault="0030483D" w:rsidP="005C1693">
            <w:pPr>
              <w:pStyle w:val="TableEntry"/>
              <w:rPr>
                <w:i/>
                <w:iCs/>
              </w:rPr>
            </w:pPr>
            <w:r w:rsidRPr="005C1693">
              <w:rPr>
                <w:i/>
                <w:iCs/>
              </w:rPr>
              <w:lastRenderedPageBreak/>
              <w:t>Channel Relay</w:t>
            </w:r>
          </w:p>
          <w:p w14:paraId="368E51DC" w14:textId="77777777" w:rsidR="0030483D" w:rsidRPr="001F42D3" w:rsidRDefault="0030483D" w:rsidP="005C1693">
            <w:pPr>
              <w:pStyle w:val="TableEntry"/>
            </w:pPr>
          </w:p>
          <w:p w14:paraId="0CE72A62"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1B51B3B1" w14:textId="77777777" w:rsidR="0030483D" w:rsidRPr="001F42D3" w:rsidRDefault="0030483D" w:rsidP="005C1693">
            <w:pPr>
              <w:pStyle w:val="TableEntry"/>
            </w:pPr>
            <w:r w:rsidRPr="001F42D3">
              <w:t>The Channel Relay is Programmed</w:t>
            </w:r>
          </w:p>
          <w:p w14:paraId="286748B8" w14:textId="77777777" w:rsidR="0030483D" w:rsidRPr="001F42D3" w:rsidRDefault="0030483D" w:rsidP="005C1693">
            <w:pPr>
              <w:pStyle w:val="TableEntry"/>
            </w:pPr>
            <w:r w:rsidRPr="001F42D3">
              <w:rPr>
                <w:b/>
              </w:rPr>
              <w:t>The Channel Relay Occurs</w:t>
            </w:r>
          </w:p>
          <w:p w14:paraId="1D5D9642" w14:textId="77777777" w:rsidR="0030483D" w:rsidRPr="001F42D3" w:rsidRDefault="0030483D" w:rsidP="005C1693">
            <w:pPr>
              <w:pStyle w:val="TableEntry"/>
            </w:pPr>
            <w:r w:rsidRPr="001F42D3">
              <w:t>End of Channel Relay</w:t>
            </w:r>
          </w:p>
          <w:p w14:paraId="2A5A2C88" w14:textId="77777777" w:rsidR="0030483D" w:rsidRPr="001F42D3" w:rsidRDefault="0030483D" w:rsidP="005C1693">
            <w:pPr>
              <w:pStyle w:val="TableEntry"/>
            </w:pPr>
          </w:p>
        </w:tc>
        <w:tc>
          <w:tcPr>
            <w:tcW w:w="2430" w:type="dxa"/>
            <w:tcBorders>
              <w:top w:val="single" w:sz="4" w:space="0" w:color="000000"/>
              <w:left w:val="single" w:sz="4" w:space="0" w:color="000000"/>
              <w:bottom w:val="single" w:sz="4" w:space="0" w:color="000000"/>
            </w:tcBorders>
          </w:tcPr>
          <w:p w14:paraId="606B2CFA" w14:textId="77777777" w:rsidR="0030483D" w:rsidRPr="001F42D3" w:rsidRDefault="0030483D" w:rsidP="005C1693">
            <w:pPr>
              <w:pStyle w:val="TableEntry"/>
            </w:pPr>
            <w:r w:rsidRPr="001F42D3">
              <w:t>MDC_EVT_PUMP_DELIV_ STOP</w:t>
            </w:r>
          </w:p>
          <w:p w14:paraId="0AA96F48" w14:textId="77777777" w:rsidR="0030483D" w:rsidRPr="001F42D3" w:rsidRDefault="0030483D"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211EC552" w14:textId="77777777" w:rsidR="0030483D" w:rsidRPr="005C1693" w:rsidRDefault="0030483D" w:rsidP="005C1693">
            <w:pPr>
              <w:pStyle w:val="TableEntry"/>
              <w:rPr>
                <w:b/>
                <w:bCs/>
                <w:szCs w:val="24"/>
                <w:u w:val="single"/>
              </w:rPr>
            </w:pPr>
            <w:r w:rsidRPr="005C1693">
              <w:rPr>
                <w:b/>
                <w:bCs/>
                <w:u w:val="single"/>
              </w:rPr>
              <w:t xml:space="preserve">Pump Delivery Info Parameters: </w:t>
            </w:r>
          </w:p>
          <w:p w14:paraId="34849C0D" w14:textId="77777777" w:rsidR="0030483D" w:rsidRPr="001F42D3" w:rsidRDefault="0030483D" w:rsidP="005C1693">
            <w:pPr>
              <w:pStyle w:val="TableEntry"/>
            </w:pPr>
          </w:p>
          <w:p w14:paraId="5E638094" w14:textId="77777777" w:rsidR="0030483D" w:rsidRPr="001F42D3" w:rsidRDefault="0030483D" w:rsidP="005C1693">
            <w:pPr>
              <w:pStyle w:val="TableEntry"/>
              <w:rPr>
                <w:szCs w:val="24"/>
              </w:rPr>
            </w:pPr>
            <w:r w:rsidRPr="001F42D3">
              <w:t>Infusing Status=pump-status-not-infusing</w:t>
            </w:r>
          </w:p>
          <w:p w14:paraId="2A489026" w14:textId="77777777" w:rsidR="0030483D" w:rsidRPr="001F42D3" w:rsidRDefault="0030483D" w:rsidP="005C1693">
            <w:pPr>
              <w:pStyle w:val="TableEntry"/>
              <w:rPr>
                <w:szCs w:val="24"/>
              </w:rPr>
            </w:pPr>
            <w:r w:rsidRPr="001F42D3">
              <w:t xml:space="preserve">Current Pump Fluid Flow=pump reported rate </w:t>
            </w:r>
          </w:p>
          <w:p w14:paraId="3CCEC83D" w14:textId="77777777" w:rsidR="0030483D" w:rsidRPr="001F42D3" w:rsidRDefault="0030483D" w:rsidP="005C1693">
            <w:pPr>
              <w:pStyle w:val="TableEntry"/>
              <w:rPr>
                <w:szCs w:val="24"/>
              </w:rPr>
            </w:pPr>
            <w:r w:rsidRPr="001F42D3">
              <w:t>Pump Active Sources=pump-source-info-primary</w:t>
            </w:r>
          </w:p>
          <w:p w14:paraId="63E49C1B" w14:textId="77777777" w:rsidR="0030483D" w:rsidRPr="001F42D3" w:rsidRDefault="0030483D" w:rsidP="005C1693">
            <w:pPr>
              <w:pStyle w:val="TableEntry"/>
            </w:pPr>
          </w:p>
          <w:p w14:paraId="5445B0BE" w14:textId="77777777" w:rsidR="0030483D" w:rsidRPr="005C1693" w:rsidRDefault="0030483D" w:rsidP="005C1693">
            <w:pPr>
              <w:pStyle w:val="TableEntry"/>
              <w:rPr>
                <w:b/>
                <w:bCs/>
                <w:szCs w:val="24"/>
                <w:u w:val="single"/>
              </w:rPr>
            </w:pPr>
            <w:r w:rsidRPr="005C1693">
              <w:rPr>
                <w:b/>
                <w:bCs/>
                <w:u w:val="single"/>
              </w:rPr>
              <w:t xml:space="preserve">Active Source Parameters: </w:t>
            </w:r>
          </w:p>
          <w:p w14:paraId="109A494F" w14:textId="77777777" w:rsidR="0030483D" w:rsidRPr="001F42D3" w:rsidRDefault="0030483D" w:rsidP="005C1693">
            <w:pPr>
              <w:pStyle w:val="TableEntry"/>
            </w:pPr>
          </w:p>
          <w:p w14:paraId="09FB1ED7" w14:textId="77777777" w:rsidR="0030483D" w:rsidRPr="001F42D3" w:rsidRDefault="0030483D" w:rsidP="005C1693">
            <w:pPr>
              <w:pStyle w:val="TableEntry"/>
              <w:rPr>
                <w:szCs w:val="24"/>
              </w:rPr>
            </w:pPr>
            <w:r w:rsidRPr="001F42D3">
              <w:t xml:space="preserve">Current Delivery Status=pump-delivery-status-not-delivering </w:t>
            </w:r>
          </w:p>
          <w:p w14:paraId="01DAC7FF" w14:textId="77777777" w:rsidR="0030483D" w:rsidRPr="001F42D3" w:rsidRDefault="0030483D" w:rsidP="005C1693">
            <w:pPr>
              <w:pStyle w:val="TableEntry"/>
              <w:rPr>
                <w:szCs w:val="24"/>
              </w:rPr>
            </w:pPr>
            <w:r w:rsidRPr="001F42D3">
              <w:t xml:space="preserve">Program Delivery Mode= pump-program-delivery-mode-continuous </w:t>
            </w:r>
          </w:p>
          <w:p w14:paraId="4137235B" w14:textId="77777777" w:rsidR="0030483D" w:rsidRPr="001F42D3" w:rsidRDefault="0030483D" w:rsidP="005C1693">
            <w:pPr>
              <w:pStyle w:val="TableEntry"/>
              <w:rPr>
                <w:szCs w:val="24"/>
              </w:rPr>
            </w:pPr>
            <w:r w:rsidRPr="001F42D3">
              <w:t xml:space="preserve">Source Channel Label=vendor-specific </w:t>
            </w:r>
          </w:p>
          <w:p w14:paraId="7B5429DB" w14:textId="77777777" w:rsidR="0030483D" w:rsidRPr="001F42D3" w:rsidRDefault="0030483D" w:rsidP="005C1693">
            <w:pPr>
              <w:pStyle w:val="TableEntry"/>
              <w:rPr>
                <w:szCs w:val="24"/>
              </w:rPr>
            </w:pPr>
            <w:r w:rsidRPr="001F42D3">
              <w:t xml:space="preserve">Rate=old rate </w:t>
            </w:r>
          </w:p>
          <w:p w14:paraId="66D6B88F" w14:textId="77777777" w:rsidR="0030483D" w:rsidRPr="001F42D3" w:rsidRDefault="0030483D" w:rsidP="005C1693">
            <w:pPr>
              <w:pStyle w:val="TableEntry"/>
              <w:rPr>
                <w:szCs w:val="24"/>
              </w:rPr>
            </w:pPr>
            <w:r w:rsidRPr="001F42D3">
              <w:t xml:space="preserve">Dose Rate=old dose rate </w:t>
            </w:r>
          </w:p>
          <w:p w14:paraId="5673257B" w14:textId="77777777" w:rsidR="0030483D" w:rsidRPr="001F42D3" w:rsidRDefault="0030483D" w:rsidP="005C1693">
            <w:pPr>
              <w:pStyle w:val="TableEntry"/>
            </w:pPr>
            <w:r w:rsidRPr="001F42D3">
              <w:t>Volume Programmed= initial volume in syringe</w:t>
            </w:r>
          </w:p>
          <w:p w14:paraId="1A71D03A" w14:textId="77777777" w:rsidR="0030483D" w:rsidRPr="001F42D3" w:rsidRDefault="0030483D" w:rsidP="005C1693">
            <w:pPr>
              <w:pStyle w:val="TableEntry"/>
              <w:rPr>
                <w:szCs w:val="24"/>
              </w:rPr>
            </w:pPr>
            <w:r w:rsidRPr="001F42D3">
              <w:t xml:space="preserve">Current Segment Volume Delivered=volume delivered since last DELIV_START </w:t>
            </w:r>
          </w:p>
          <w:p w14:paraId="1B4E142B"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one just completed </w:t>
            </w:r>
          </w:p>
          <w:p w14:paraId="1D6879F5" w14:textId="77777777" w:rsidR="0030483D" w:rsidRPr="001F42D3" w:rsidRDefault="0030483D" w:rsidP="005C1693">
            <w:pPr>
              <w:pStyle w:val="TableEntry"/>
              <w:rPr>
                <w:szCs w:val="24"/>
              </w:rPr>
            </w:pPr>
            <w:r w:rsidRPr="001F42D3">
              <w:t xml:space="preserve">Volume Remaining= current volume in syringe </w:t>
            </w:r>
          </w:p>
          <w:p w14:paraId="4C1B78A8" w14:textId="77777777" w:rsidR="0030483D" w:rsidRPr="001F42D3" w:rsidRDefault="0030483D" w:rsidP="005C1693">
            <w:pPr>
              <w:pStyle w:val="TableEntry"/>
              <w:rPr>
                <w:strike/>
              </w:rPr>
            </w:pPr>
          </w:p>
          <w:p w14:paraId="54F097E7" w14:textId="77777777" w:rsidR="0030483D" w:rsidRPr="001F42D3" w:rsidRDefault="0030483D" w:rsidP="005C1693">
            <w:pPr>
              <w:pStyle w:val="TableEntry"/>
            </w:pPr>
            <w:r w:rsidRPr="001F42D3">
              <w:t>Channel Relay State=pump-relay-complete</w:t>
            </w:r>
          </w:p>
          <w:p w14:paraId="2D004EB6" w14:textId="77777777" w:rsidR="0030483D" w:rsidRPr="001F42D3" w:rsidRDefault="0030483D" w:rsidP="005C1693">
            <w:pPr>
              <w:pStyle w:val="TableEntry"/>
            </w:pPr>
            <w:r w:rsidRPr="001F42D3">
              <w:t xml:space="preserve">Channel Relay GUID=same </w:t>
            </w:r>
            <w:proofErr w:type="spellStart"/>
            <w:r w:rsidRPr="001F42D3">
              <w:t>guid</w:t>
            </w:r>
            <w:proofErr w:type="spellEnd"/>
            <w:r w:rsidRPr="001F42D3">
              <w:t xml:space="preserve"> as previously</w:t>
            </w:r>
          </w:p>
        </w:tc>
        <w:tc>
          <w:tcPr>
            <w:tcW w:w="1980" w:type="dxa"/>
            <w:tcBorders>
              <w:top w:val="single" w:sz="4" w:space="0" w:color="000000"/>
              <w:left w:val="single" w:sz="4" w:space="0" w:color="000000"/>
              <w:bottom w:val="single" w:sz="4" w:space="0" w:color="000000"/>
              <w:right w:val="single" w:sz="4" w:space="0" w:color="000000"/>
            </w:tcBorders>
          </w:tcPr>
          <w:p w14:paraId="7FD87521" w14:textId="77777777" w:rsidR="0030483D" w:rsidRPr="001F42D3" w:rsidRDefault="0030483D" w:rsidP="005C1693">
            <w:pPr>
              <w:pStyle w:val="TableEntry"/>
            </w:pPr>
            <w:r w:rsidRPr="001F42D3">
              <w:t>Pump that finished relay</w:t>
            </w:r>
          </w:p>
          <w:p w14:paraId="2E126B1A" w14:textId="77777777" w:rsidR="0030483D" w:rsidRPr="001F42D3" w:rsidRDefault="0030483D" w:rsidP="005C1693">
            <w:pPr>
              <w:pStyle w:val="TableEntry"/>
            </w:pPr>
          </w:p>
        </w:tc>
      </w:tr>
      <w:tr w:rsidR="0030483D" w:rsidRPr="001F42D3"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tcPr>
          <w:p w14:paraId="02395F08"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6DFF578C" w14:textId="77777777" w:rsidR="0030483D" w:rsidRPr="001F42D3" w:rsidRDefault="0030483D" w:rsidP="005C1693">
            <w:pPr>
              <w:pStyle w:val="TableEntry"/>
            </w:pPr>
            <w:r w:rsidRPr="001F42D3">
              <w:t>MDC_EVT_PUMP_DELIV_ START</w:t>
            </w:r>
          </w:p>
          <w:p w14:paraId="77CE850D"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48D349EB" w14:textId="77777777" w:rsidR="0030483D" w:rsidRPr="001F42D3" w:rsidRDefault="0030483D" w:rsidP="005C1693">
            <w:pPr>
              <w:pStyle w:val="TableEntry"/>
              <w:rPr>
                <w:szCs w:val="24"/>
              </w:rPr>
            </w:pPr>
            <w:r w:rsidRPr="001F42D3">
              <w:rPr>
                <w:b/>
                <w:u w:val="single"/>
              </w:rPr>
              <w:t>Pump Delivery Info Parameters:</w:t>
            </w:r>
          </w:p>
          <w:p w14:paraId="6CC7A27F" w14:textId="77777777" w:rsidR="0030483D" w:rsidRPr="001F42D3" w:rsidRDefault="0030483D" w:rsidP="005C1693">
            <w:pPr>
              <w:pStyle w:val="TableEntry"/>
              <w:rPr>
                <w:b/>
                <w:u w:val="single"/>
              </w:rPr>
            </w:pPr>
          </w:p>
          <w:p w14:paraId="41B1D214" w14:textId="77777777" w:rsidR="0030483D" w:rsidRPr="001F42D3" w:rsidRDefault="0030483D" w:rsidP="005C1693">
            <w:pPr>
              <w:pStyle w:val="TableEntry"/>
              <w:rPr>
                <w:szCs w:val="24"/>
              </w:rPr>
            </w:pPr>
            <w:r w:rsidRPr="001F42D3">
              <w:t xml:space="preserve">Infusing Status=pump-status-infusing </w:t>
            </w:r>
          </w:p>
          <w:p w14:paraId="5DD5317D" w14:textId="77777777" w:rsidR="0030483D" w:rsidRPr="001F42D3" w:rsidRDefault="0030483D" w:rsidP="005C1693">
            <w:pPr>
              <w:pStyle w:val="TableEntry"/>
              <w:rPr>
                <w:szCs w:val="24"/>
              </w:rPr>
            </w:pPr>
            <w:r w:rsidRPr="001F42D3">
              <w:t xml:space="preserve">Current Pump Fluid Flow=current rate </w:t>
            </w:r>
          </w:p>
          <w:p w14:paraId="56D87BA6" w14:textId="77777777" w:rsidR="0030483D" w:rsidRPr="001F42D3" w:rsidRDefault="0030483D" w:rsidP="005C1693">
            <w:pPr>
              <w:pStyle w:val="TableEntry"/>
              <w:rPr>
                <w:szCs w:val="24"/>
              </w:rPr>
            </w:pPr>
            <w:r w:rsidRPr="001F42D3">
              <w:t>Pump Active Sources=pump-source-info-primary</w:t>
            </w:r>
          </w:p>
          <w:p w14:paraId="4A0C7715" w14:textId="77777777" w:rsidR="0030483D" w:rsidRPr="001F42D3" w:rsidRDefault="0030483D" w:rsidP="005C1693">
            <w:pPr>
              <w:pStyle w:val="TableEntry"/>
            </w:pPr>
          </w:p>
          <w:p w14:paraId="5B412A0F" w14:textId="77777777" w:rsidR="0030483D" w:rsidRPr="001F42D3" w:rsidRDefault="0030483D" w:rsidP="005C1693">
            <w:pPr>
              <w:pStyle w:val="TableEntry"/>
            </w:pPr>
          </w:p>
          <w:p w14:paraId="6DF75B96" w14:textId="77777777" w:rsidR="0030483D" w:rsidRPr="001F42D3" w:rsidRDefault="0030483D" w:rsidP="005C1693">
            <w:pPr>
              <w:pStyle w:val="TableEntry"/>
              <w:rPr>
                <w:szCs w:val="24"/>
              </w:rPr>
            </w:pPr>
            <w:r w:rsidRPr="001F42D3">
              <w:rPr>
                <w:b/>
                <w:u w:val="single"/>
              </w:rPr>
              <w:t xml:space="preserve">Active Source Parameters: </w:t>
            </w:r>
          </w:p>
          <w:p w14:paraId="4581770A" w14:textId="77777777" w:rsidR="0030483D" w:rsidRPr="001F42D3" w:rsidRDefault="0030483D" w:rsidP="005C1693">
            <w:pPr>
              <w:pStyle w:val="TableEntry"/>
              <w:rPr>
                <w:b/>
                <w:u w:val="single"/>
              </w:rPr>
            </w:pPr>
          </w:p>
          <w:p w14:paraId="12C083B1" w14:textId="77777777" w:rsidR="0030483D" w:rsidRPr="001F42D3" w:rsidRDefault="0030483D" w:rsidP="005C1693">
            <w:pPr>
              <w:pStyle w:val="TableEntry"/>
              <w:rPr>
                <w:szCs w:val="24"/>
              </w:rPr>
            </w:pPr>
            <w:r w:rsidRPr="001F42D3">
              <w:t xml:space="preserve">Current Delivery Status=pump-delivery-status-delivering </w:t>
            </w:r>
          </w:p>
          <w:p w14:paraId="7E88D498" w14:textId="77777777" w:rsidR="0030483D" w:rsidRPr="001F42D3" w:rsidRDefault="0030483D" w:rsidP="005C1693">
            <w:pPr>
              <w:pStyle w:val="TableEntry"/>
              <w:rPr>
                <w:szCs w:val="24"/>
              </w:rPr>
            </w:pPr>
            <w:r w:rsidRPr="001F42D3">
              <w:t xml:space="preserve">Program Delivery Mode= pump-program-delivery-mode-continuous </w:t>
            </w:r>
          </w:p>
          <w:p w14:paraId="6250CD5E" w14:textId="77777777" w:rsidR="0030483D" w:rsidRPr="001F42D3" w:rsidRDefault="0030483D" w:rsidP="005C1693">
            <w:pPr>
              <w:pStyle w:val="TableEntry"/>
              <w:rPr>
                <w:szCs w:val="24"/>
              </w:rPr>
            </w:pPr>
            <w:r w:rsidRPr="001F42D3">
              <w:t xml:space="preserve">Source Channel Label=vendor-specific </w:t>
            </w:r>
          </w:p>
          <w:p w14:paraId="50E37C9E" w14:textId="77777777" w:rsidR="0030483D" w:rsidRPr="001F42D3" w:rsidRDefault="0030483D" w:rsidP="005C1693">
            <w:pPr>
              <w:pStyle w:val="TableEntry"/>
              <w:rPr>
                <w:szCs w:val="24"/>
              </w:rPr>
            </w:pPr>
            <w:r w:rsidRPr="001F42D3">
              <w:lastRenderedPageBreak/>
              <w:t xml:space="preserve">Rate=programmed rate </w:t>
            </w:r>
          </w:p>
          <w:p w14:paraId="4230A1B3" w14:textId="77777777" w:rsidR="0030483D" w:rsidRPr="001F42D3" w:rsidRDefault="0030483D" w:rsidP="005C1693">
            <w:pPr>
              <w:pStyle w:val="TableEntry"/>
              <w:rPr>
                <w:szCs w:val="24"/>
              </w:rPr>
            </w:pPr>
            <w:r w:rsidRPr="001F42D3">
              <w:t xml:space="preserve">Dose Rate=programmed dose rate </w:t>
            </w:r>
          </w:p>
          <w:p w14:paraId="5EB823DF" w14:textId="77777777" w:rsidR="0030483D" w:rsidRPr="001F42D3" w:rsidRDefault="0030483D" w:rsidP="005C1693">
            <w:pPr>
              <w:pStyle w:val="TableEntry"/>
              <w:rPr>
                <w:szCs w:val="24"/>
              </w:rPr>
            </w:pPr>
            <w:r w:rsidRPr="001F42D3">
              <w:t xml:space="preserve">Volume Programmed= initial volume in syringe </w:t>
            </w:r>
          </w:p>
          <w:p w14:paraId="594505AA" w14:textId="77777777" w:rsidR="0030483D" w:rsidRPr="001F42D3" w:rsidRDefault="0030483D" w:rsidP="005C1693">
            <w:pPr>
              <w:pStyle w:val="TableEntry"/>
              <w:rPr>
                <w:szCs w:val="24"/>
              </w:rPr>
            </w:pPr>
            <w:r w:rsidRPr="001F42D3">
              <w:t xml:space="preserve">Current Segment Volume Delivered=0 </w:t>
            </w:r>
          </w:p>
          <w:p w14:paraId="47F73AED" w14:textId="77777777" w:rsidR="0030483D" w:rsidRPr="001F42D3" w:rsidRDefault="0030483D" w:rsidP="005C1693">
            <w:pPr>
              <w:pStyle w:val="TableEntry"/>
              <w:rPr>
                <w:szCs w:val="24"/>
              </w:rPr>
            </w:pPr>
            <w:r w:rsidRPr="001F42D3">
              <w:t>Cumulative Volume Delivered=0</w:t>
            </w:r>
          </w:p>
          <w:p w14:paraId="729C6CB6" w14:textId="77777777" w:rsidR="0030483D" w:rsidRPr="001F42D3" w:rsidRDefault="0030483D" w:rsidP="005C1693">
            <w:pPr>
              <w:pStyle w:val="TableEntry"/>
              <w:rPr>
                <w:szCs w:val="24"/>
              </w:rPr>
            </w:pPr>
            <w:r w:rsidRPr="001F42D3">
              <w:t xml:space="preserve">Volume Remaining= current volume in syringe </w:t>
            </w:r>
          </w:p>
          <w:p w14:paraId="7603816B" w14:textId="77777777" w:rsidR="0030483D" w:rsidRPr="001F42D3" w:rsidRDefault="0030483D" w:rsidP="005C1693">
            <w:pPr>
              <w:pStyle w:val="TableEntry"/>
              <w:rPr>
                <w:szCs w:val="24"/>
              </w:rPr>
            </w:pPr>
            <w:r w:rsidRPr="001F42D3">
              <w:t>Time Remaining=based upon Volume Remaining and Rate</w:t>
            </w:r>
          </w:p>
          <w:p w14:paraId="7F88D716" w14:textId="77777777" w:rsidR="0030483D" w:rsidRPr="001F42D3" w:rsidRDefault="0030483D" w:rsidP="005C1693">
            <w:pPr>
              <w:pStyle w:val="TableEntry"/>
              <w:rPr>
                <w:b/>
                <w:u w:val="single"/>
              </w:rPr>
            </w:pPr>
          </w:p>
          <w:p w14:paraId="3FB05284" w14:textId="77777777" w:rsidR="0030483D" w:rsidRPr="001F42D3" w:rsidRDefault="0030483D" w:rsidP="005C1693">
            <w:pPr>
              <w:pStyle w:val="TableEntry"/>
            </w:pPr>
            <w:r w:rsidRPr="001F42D3">
              <w:t>Channel Relay State=pump-relay-infusing</w:t>
            </w:r>
          </w:p>
          <w:p w14:paraId="6A5A5E9A" w14:textId="77777777" w:rsidR="0030483D" w:rsidRPr="001F42D3" w:rsidRDefault="0030483D" w:rsidP="005C1693">
            <w:pPr>
              <w:pStyle w:val="TableEntry"/>
              <w:rPr>
                <w:szCs w:val="24"/>
              </w:rPr>
            </w:pPr>
            <w:r w:rsidRPr="001F42D3">
              <w:t xml:space="preserve">Channel Relay GUID=same </w:t>
            </w:r>
            <w:proofErr w:type="spellStart"/>
            <w:r w:rsidRPr="001F42D3">
              <w:t>guid</w:t>
            </w:r>
            <w:proofErr w:type="spellEnd"/>
            <w:r w:rsidRPr="001F42D3">
              <w:t xml:space="preserve"> as previously</w:t>
            </w:r>
          </w:p>
        </w:tc>
        <w:tc>
          <w:tcPr>
            <w:tcW w:w="1980" w:type="dxa"/>
            <w:tcBorders>
              <w:top w:val="single" w:sz="4" w:space="0" w:color="000000"/>
              <w:left w:val="single" w:sz="4" w:space="0" w:color="000000"/>
              <w:bottom w:val="single" w:sz="4" w:space="0" w:color="000000"/>
              <w:right w:val="single" w:sz="4" w:space="0" w:color="000000"/>
            </w:tcBorders>
          </w:tcPr>
          <w:p w14:paraId="27EC332E" w14:textId="77777777" w:rsidR="0030483D" w:rsidRPr="001F42D3" w:rsidRDefault="0030483D" w:rsidP="005C1693">
            <w:pPr>
              <w:pStyle w:val="TableEntry"/>
            </w:pPr>
            <w:r w:rsidRPr="001F42D3">
              <w:lastRenderedPageBreak/>
              <w:t>Pump that started relay</w:t>
            </w:r>
          </w:p>
          <w:p w14:paraId="2B744181" w14:textId="77777777" w:rsidR="0030483D" w:rsidRPr="001F42D3" w:rsidRDefault="0030483D" w:rsidP="005C1693">
            <w:pPr>
              <w:pStyle w:val="TableEntry"/>
            </w:pPr>
          </w:p>
        </w:tc>
      </w:tr>
      <w:tr w:rsidR="0030483D" w:rsidRPr="001F42D3"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tcPr>
          <w:p w14:paraId="2DD0EB7D" w14:textId="77777777" w:rsidR="0030483D" w:rsidRPr="005C1693" w:rsidRDefault="0030483D" w:rsidP="005C1693">
            <w:pPr>
              <w:pStyle w:val="TableEntry"/>
              <w:rPr>
                <w:i/>
                <w:iCs/>
              </w:rPr>
            </w:pPr>
            <w:r w:rsidRPr="005C1693">
              <w:rPr>
                <w:i/>
                <w:iCs/>
              </w:rPr>
              <w:t>Channel Relay</w:t>
            </w:r>
          </w:p>
          <w:p w14:paraId="42E6D468" w14:textId="77777777" w:rsidR="0030483D" w:rsidRPr="001F42D3" w:rsidRDefault="0030483D" w:rsidP="005C1693">
            <w:pPr>
              <w:pStyle w:val="TableEntry"/>
            </w:pPr>
          </w:p>
          <w:p w14:paraId="2C6F63E3"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857C798" w14:textId="77777777" w:rsidR="0030483D" w:rsidRPr="001F42D3" w:rsidRDefault="0030483D" w:rsidP="005C1693">
            <w:pPr>
              <w:pStyle w:val="TableEntry"/>
            </w:pPr>
            <w:r w:rsidRPr="001F42D3">
              <w:t>The Channel Relay is Programmed</w:t>
            </w:r>
          </w:p>
          <w:p w14:paraId="6A90DAAC" w14:textId="77777777" w:rsidR="0030483D" w:rsidRPr="001F42D3" w:rsidRDefault="0030483D" w:rsidP="005C1693">
            <w:pPr>
              <w:pStyle w:val="TableEntry"/>
            </w:pPr>
            <w:r w:rsidRPr="001F42D3">
              <w:t>The Channel Relay Occurs</w:t>
            </w:r>
          </w:p>
          <w:p w14:paraId="5221EB20" w14:textId="77777777" w:rsidR="0030483D" w:rsidRPr="001F42D3" w:rsidRDefault="0030483D" w:rsidP="005C1693">
            <w:pPr>
              <w:pStyle w:val="TableEntry"/>
            </w:pPr>
            <w:r w:rsidRPr="001F42D3">
              <w:rPr>
                <w:b/>
              </w:rPr>
              <w:t xml:space="preserve">End of Channel Relay </w:t>
            </w:r>
          </w:p>
          <w:p w14:paraId="7A460104"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AA1E0D9" w14:textId="77777777" w:rsidR="0030483D" w:rsidRPr="001F42D3" w:rsidRDefault="0030483D" w:rsidP="005C1693">
            <w:pPr>
              <w:pStyle w:val="TableEntry"/>
              <w:rPr>
                <w:szCs w:val="24"/>
              </w:rPr>
            </w:pPr>
            <w:r w:rsidRPr="001F42D3">
              <w:t xml:space="preserve">MDC_EVT_PUMP_DELIV_ COMP </w:t>
            </w:r>
          </w:p>
          <w:p w14:paraId="5F3BE256"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1766E09A" w14:textId="77777777" w:rsidR="0030483D" w:rsidRPr="001F42D3" w:rsidRDefault="0030483D" w:rsidP="005C1693">
            <w:pPr>
              <w:pStyle w:val="TableEntry"/>
              <w:rPr>
                <w:szCs w:val="24"/>
              </w:rPr>
            </w:pPr>
            <w:r w:rsidRPr="001F42D3">
              <w:rPr>
                <w:b/>
                <w:u w:val="single"/>
              </w:rPr>
              <w:t xml:space="preserve">Pump Delivery Info Parameters: </w:t>
            </w:r>
          </w:p>
          <w:p w14:paraId="60C321E0" w14:textId="77777777" w:rsidR="0030483D" w:rsidRPr="001F42D3" w:rsidRDefault="0030483D" w:rsidP="005C1693">
            <w:pPr>
              <w:pStyle w:val="TableEntry"/>
              <w:rPr>
                <w:b/>
                <w:u w:val="single"/>
              </w:rPr>
            </w:pPr>
          </w:p>
          <w:p w14:paraId="38F7757A" w14:textId="77777777" w:rsidR="0030483D" w:rsidRPr="001F42D3" w:rsidRDefault="0030483D" w:rsidP="005C1693">
            <w:pPr>
              <w:pStyle w:val="TableEntry"/>
              <w:rPr>
                <w:szCs w:val="24"/>
              </w:rPr>
            </w:pPr>
            <w:r w:rsidRPr="001F42D3">
              <w:t>Infusing Status=</w:t>
            </w:r>
            <w:r w:rsidRPr="001F42D3">
              <w:rPr>
                <w:szCs w:val="24"/>
              </w:rPr>
              <w:t xml:space="preserve"> </w:t>
            </w:r>
            <w:r w:rsidRPr="001F42D3">
              <w:t>pump-status-not-infusing</w:t>
            </w:r>
          </w:p>
          <w:p w14:paraId="0862A0C4" w14:textId="77777777" w:rsidR="0030483D" w:rsidRPr="001F42D3" w:rsidRDefault="0030483D" w:rsidP="005C1693">
            <w:pPr>
              <w:pStyle w:val="TableEntry"/>
              <w:rPr>
                <w:szCs w:val="24"/>
              </w:rPr>
            </w:pPr>
            <w:r w:rsidRPr="001F42D3">
              <w:t xml:space="preserve">Current Pump Fluid Flow=pump reported rate </w:t>
            </w:r>
          </w:p>
          <w:p w14:paraId="4ABE31B4" w14:textId="77777777" w:rsidR="0030483D" w:rsidRPr="001F42D3" w:rsidRDefault="0030483D" w:rsidP="005C1693">
            <w:pPr>
              <w:pStyle w:val="TableEntry"/>
              <w:rPr>
                <w:szCs w:val="24"/>
              </w:rPr>
            </w:pPr>
            <w:r w:rsidRPr="001F42D3">
              <w:t>Pump Active Sources=</w:t>
            </w:r>
            <w:r w:rsidRPr="001F42D3">
              <w:rPr>
                <w:szCs w:val="24"/>
              </w:rPr>
              <w:t xml:space="preserve"> </w:t>
            </w:r>
            <w:r w:rsidRPr="001F42D3">
              <w:t>pump-source-info-primary</w:t>
            </w:r>
          </w:p>
          <w:p w14:paraId="7D85B090" w14:textId="77777777" w:rsidR="0030483D" w:rsidRPr="001F42D3" w:rsidRDefault="0030483D" w:rsidP="005C1693">
            <w:pPr>
              <w:pStyle w:val="TableEntry"/>
            </w:pPr>
          </w:p>
          <w:p w14:paraId="0CD36CEA" w14:textId="77777777" w:rsidR="0030483D" w:rsidRPr="001F42D3" w:rsidRDefault="0030483D" w:rsidP="005C1693">
            <w:pPr>
              <w:pStyle w:val="TableEntry"/>
              <w:rPr>
                <w:szCs w:val="24"/>
              </w:rPr>
            </w:pPr>
            <w:r w:rsidRPr="001F42D3">
              <w:rPr>
                <w:b/>
                <w:u w:val="single"/>
              </w:rPr>
              <w:t xml:space="preserve">Active Source Parameters: </w:t>
            </w:r>
          </w:p>
          <w:p w14:paraId="2606165D" w14:textId="77777777" w:rsidR="0030483D" w:rsidRPr="001F42D3" w:rsidRDefault="0030483D" w:rsidP="005C1693">
            <w:pPr>
              <w:pStyle w:val="TableEntry"/>
              <w:rPr>
                <w:b/>
                <w:u w:val="single"/>
              </w:rPr>
            </w:pPr>
          </w:p>
          <w:p w14:paraId="5294C0F4" w14:textId="77777777" w:rsidR="0030483D" w:rsidRPr="001F42D3" w:rsidRDefault="0030483D" w:rsidP="005C1693">
            <w:pPr>
              <w:pStyle w:val="TableEntry"/>
              <w:rPr>
                <w:szCs w:val="24"/>
              </w:rPr>
            </w:pPr>
            <w:r w:rsidRPr="001F42D3">
              <w:t>Current Delivery Status=</w:t>
            </w:r>
            <w:r w:rsidRPr="001F42D3">
              <w:rPr>
                <w:szCs w:val="24"/>
              </w:rPr>
              <w:t xml:space="preserve"> </w:t>
            </w:r>
            <w:r w:rsidRPr="001F42D3">
              <w:t xml:space="preserve">pump-delivery-status-not-delivering </w:t>
            </w:r>
          </w:p>
          <w:p w14:paraId="2FBB424F" w14:textId="77777777" w:rsidR="0030483D" w:rsidRPr="001F42D3" w:rsidRDefault="0030483D" w:rsidP="005C1693">
            <w:pPr>
              <w:pStyle w:val="TableEntry"/>
              <w:rPr>
                <w:szCs w:val="24"/>
              </w:rPr>
            </w:pPr>
            <w:r w:rsidRPr="001F42D3">
              <w:t xml:space="preserve">Program Delivery Mode=pump-program-delivery-mode-continuous </w:t>
            </w:r>
          </w:p>
          <w:p w14:paraId="3DEB993B" w14:textId="77777777" w:rsidR="0030483D" w:rsidRPr="001F42D3" w:rsidRDefault="0030483D" w:rsidP="005C1693">
            <w:pPr>
              <w:pStyle w:val="TableEntry"/>
              <w:rPr>
                <w:szCs w:val="24"/>
              </w:rPr>
            </w:pPr>
            <w:r w:rsidRPr="001F42D3">
              <w:t xml:space="preserve">Source Channel Label=vendor-specific </w:t>
            </w:r>
          </w:p>
          <w:p w14:paraId="12623FAF" w14:textId="77777777" w:rsidR="0030483D" w:rsidRPr="001F42D3" w:rsidRDefault="0030483D" w:rsidP="005C1693">
            <w:pPr>
              <w:pStyle w:val="TableEntry"/>
              <w:rPr>
                <w:szCs w:val="24"/>
              </w:rPr>
            </w:pPr>
            <w:r w:rsidRPr="001F42D3">
              <w:t xml:space="preserve">Rate=last rate </w:t>
            </w:r>
          </w:p>
          <w:p w14:paraId="5E31C87B" w14:textId="77777777" w:rsidR="0030483D" w:rsidRPr="001F42D3" w:rsidRDefault="0030483D" w:rsidP="005C1693">
            <w:pPr>
              <w:pStyle w:val="TableEntry"/>
              <w:rPr>
                <w:szCs w:val="24"/>
              </w:rPr>
            </w:pPr>
            <w:r w:rsidRPr="001F42D3">
              <w:t xml:space="preserve">Dose Rate=last dose rate </w:t>
            </w:r>
          </w:p>
          <w:p w14:paraId="36E50175" w14:textId="77777777" w:rsidR="0030483D" w:rsidRPr="001F42D3" w:rsidRDefault="0030483D" w:rsidP="005C1693">
            <w:pPr>
              <w:pStyle w:val="TableEntry"/>
              <w:rPr>
                <w:szCs w:val="24"/>
              </w:rPr>
            </w:pPr>
            <w:r w:rsidRPr="001F42D3">
              <w:t>Volume Programmed= initial volume in syringe</w:t>
            </w:r>
          </w:p>
          <w:p w14:paraId="0A75B921" w14:textId="77777777" w:rsidR="0030483D" w:rsidRPr="001F42D3" w:rsidRDefault="0030483D" w:rsidP="005C1693">
            <w:pPr>
              <w:pStyle w:val="TableEntry"/>
              <w:rPr>
                <w:szCs w:val="24"/>
              </w:rPr>
            </w:pPr>
            <w:r w:rsidRPr="001F42D3">
              <w:t xml:space="preserve">Current Segment Volume Delivered= volume programmed </w:t>
            </w:r>
          </w:p>
          <w:p w14:paraId="614BCF5F" w14:textId="77777777" w:rsidR="0030483D" w:rsidRPr="001F42D3" w:rsidRDefault="0030483D" w:rsidP="005C1693">
            <w:pPr>
              <w:pStyle w:val="TableEntry"/>
              <w:rPr>
                <w:szCs w:val="24"/>
              </w:rPr>
            </w:pPr>
            <w:r w:rsidRPr="001F42D3">
              <w:t xml:space="preserve">Cumulative Volume Delivered=volume programmed </w:t>
            </w:r>
          </w:p>
          <w:p w14:paraId="345F6C0B" w14:textId="77777777" w:rsidR="0030483D" w:rsidRPr="001F42D3" w:rsidRDefault="0030483D" w:rsidP="005C1693">
            <w:pPr>
              <w:pStyle w:val="TableEntry"/>
              <w:rPr>
                <w:szCs w:val="24"/>
              </w:rPr>
            </w:pPr>
            <w:r w:rsidRPr="001F42D3">
              <w:t xml:space="preserve">Volume Remaining=0 </w:t>
            </w:r>
          </w:p>
        </w:tc>
        <w:tc>
          <w:tcPr>
            <w:tcW w:w="1980" w:type="dxa"/>
            <w:tcBorders>
              <w:top w:val="single" w:sz="4" w:space="0" w:color="000000"/>
              <w:left w:val="single" w:sz="4" w:space="0" w:color="000000"/>
              <w:bottom w:val="single" w:sz="4" w:space="0" w:color="000000"/>
              <w:right w:val="single" w:sz="4" w:space="0" w:color="000000"/>
            </w:tcBorders>
          </w:tcPr>
          <w:p w14:paraId="4BC0B77D" w14:textId="77777777" w:rsidR="0030483D" w:rsidRPr="001F42D3" w:rsidRDefault="0030483D" w:rsidP="005C1693">
            <w:pPr>
              <w:pStyle w:val="TableEntry"/>
            </w:pPr>
            <w:r w:rsidRPr="001F42D3">
              <w:t>Last Relay pump.</w:t>
            </w:r>
          </w:p>
          <w:p w14:paraId="3B4C19EA" w14:textId="77777777" w:rsidR="0030483D" w:rsidRPr="001F42D3" w:rsidRDefault="0030483D" w:rsidP="005C1693">
            <w:pPr>
              <w:pStyle w:val="TableEntry"/>
            </w:pPr>
            <w:r w:rsidRPr="001F42D3">
              <w:t>No other pump has been programmed for Relay</w:t>
            </w:r>
          </w:p>
        </w:tc>
      </w:tr>
      <w:tr w:rsidR="0030483D" w:rsidRPr="001F42D3"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7DC7EB04" w14:textId="77777777" w:rsidR="0030483D" w:rsidRPr="005C1693" w:rsidRDefault="0030483D" w:rsidP="005C1693">
            <w:pPr>
              <w:pStyle w:val="TableEntry"/>
              <w:rPr>
                <w:i/>
                <w:iCs/>
              </w:rPr>
            </w:pPr>
            <w:r w:rsidRPr="005C1693">
              <w:rPr>
                <w:i/>
                <w:iCs/>
              </w:rPr>
              <w:lastRenderedPageBreak/>
              <w:t>Channel Relay</w:t>
            </w:r>
          </w:p>
          <w:p w14:paraId="798FF727" w14:textId="77777777" w:rsidR="0030483D" w:rsidRPr="001F42D3" w:rsidRDefault="0030483D" w:rsidP="005C1693">
            <w:pPr>
              <w:pStyle w:val="TableEntry"/>
            </w:pPr>
          </w:p>
          <w:p w14:paraId="2309995E"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24D6AEA" w14:textId="77777777" w:rsidR="0030483D" w:rsidRPr="001F42D3" w:rsidRDefault="0030483D" w:rsidP="005C1693">
            <w:pPr>
              <w:pStyle w:val="TableEntry"/>
            </w:pPr>
            <w:r w:rsidRPr="001F42D3">
              <w:t>A Relay is already programmed</w:t>
            </w:r>
          </w:p>
          <w:p w14:paraId="2F0B5C97" w14:textId="77777777" w:rsidR="0030483D" w:rsidRPr="001F42D3" w:rsidRDefault="0030483D" w:rsidP="005C1693">
            <w:pPr>
              <w:pStyle w:val="TableEntry"/>
            </w:pPr>
            <w:r w:rsidRPr="001F42D3">
              <w:rPr>
                <w:b/>
              </w:rPr>
              <w:t>Broken Relay</w:t>
            </w:r>
          </w:p>
          <w:p w14:paraId="61EBCE91" w14:textId="77777777" w:rsidR="0030483D" w:rsidRPr="001F42D3" w:rsidRDefault="0030483D" w:rsidP="005C1693">
            <w:pPr>
              <w:pStyle w:val="TableEntry"/>
              <w:rPr>
                <w:b/>
              </w:rPr>
            </w:pPr>
          </w:p>
          <w:p w14:paraId="2E6075FB" w14:textId="77777777" w:rsidR="0030483D" w:rsidRPr="001F42D3" w:rsidRDefault="0030483D" w:rsidP="005C1693">
            <w:pPr>
              <w:pStyle w:val="TableEntry"/>
            </w:pPr>
            <w:r w:rsidRPr="001F42D3">
              <w:t>Example: The Waiting pump is removed</w:t>
            </w:r>
          </w:p>
        </w:tc>
        <w:tc>
          <w:tcPr>
            <w:tcW w:w="2430" w:type="dxa"/>
            <w:tcBorders>
              <w:top w:val="single" w:sz="4" w:space="0" w:color="000000"/>
              <w:left w:val="single" w:sz="4" w:space="0" w:color="000000"/>
              <w:bottom w:val="single" w:sz="4" w:space="0" w:color="000000"/>
            </w:tcBorders>
          </w:tcPr>
          <w:p w14:paraId="459AE7D7" w14:textId="77777777" w:rsidR="0030483D" w:rsidRPr="001F42D3" w:rsidRDefault="0030483D" w:rsidP="005C1693">
            <w:pPr>
              <w:pStyle w:val="TableEntry"/>
            </w:pPr>
            <w:r w:rsidRPr="001F42D3">
              <w:t>MDC_EVT_PUMP_PROG_RELAY</w:t>
            </w:r>
          </w:p>
          <w:p w14:paraId="62BCEBC9" w14:textId="77777777" w:rsidR="0030483D" w:rsidRPr="001F42D3" w:rsidRDefault="0030483D" w:rsidP="005C1693">
            <w:pPr>
              <w:pStyle w:val="TableEntry"/>
              <w:rPr>
                <w:color w:val="000000"/>
                <w:szCs w:val="18"/>
              </w:rPr>
            </w:pPr>
          </w:p>
        </w:tc>
        <w:tc>
          <w:tcPr>
            <w:tcW w:w="3510" w:type="dxa"/>
            <w:tcBorders>
              <w:top w:val="single" w:sz="4" w:space="0" w:color="000000"/>
              <w:left w:val="single" w:sz="4" w:space="0" w:color="000000"/>
              <w:bottom w:val="single" w:sz="4" w:space="0" w:color="000000"/>
            </w:tcBorders>
          </w:tcPr>
          <w:p w14:paraId="04AE5F35" w14:textId="77777777" w:rsidR="0030483D" w:rsidRPr="005C1693" w:rsidRDefault="0030483D" w:rsidP="005C1693">
            <w:pPr>
              <w:pStyle w:val="TableEntry"/>
              <w:rPr>
                <w:b/>
                <w:bCs/>
                <w:u w:val="single"/>
              </w:rPr>
            </w:pPr>
            <w:r w:rsidRPr="005C1693">
              <w:rPr>
                <w:b/>
                <w:bCs/>
                <w:u w:val="single"/>
              </w:rPr>
              <w:t xml:space="preserve">Pump Delivery Info Parameters: </w:t>
            </w:r>
          </w:p>
          <w:p w14:paraId="308717EC" w14:textId="77777777" w:rsidR="0030483D" w:rsidRPr="005C1693" w:rsidRDefault="0030483D" w:rsidP="005C1693">
            <w:pPr>
              <w:pStyle w:val="TableEntry"/>
              <w:rPr>
                <w:rFonts w:eastAsia="Arial"/>
              </w:rPr>
            </w:pPr>
          </w:p>
          <w:p w14:paraId="49AD7DE5" w14:textId="77777777" w:rsidR="0030483D" w:rsidRPr="001F42D3" w:rsidRDefault="0030483D" w:rsidP="005C1693">
            <w:pPr>
              <w:pStyle w:val="TableEntry"/>
            </w:pPr>
            <w:r w:rsidRPr="001F42D3">
              <w:t xml:space="preserve">Infusing Status=pump-status-infusing </w:t>
            </w:r>
          </w:p>
          <w:p w14:paraId="1FC386C5" w14:textId="77777777" w:rsidR="0030483D" w:rsidRPr="001F42D3" w:rsidRDefault="0030483D" w:rsidP="005C1693">
            <w:pPr>
              <w:pStyle w:val="TableEntry"/>
            </w:pPr>
            <w:r w:rsidRPr="001F42D3">
              <w:t xml:space="preserve">Current Pump Fluid Flow=current rate </w:t>
            </w:r>
          </w:p>
          <w:p w14:paraId="2B15FF78" w14:textId="77777777" w:rsidR="0030483D" w:rsidRPr="001F42D3" w:rsidRDefault="0030483D" w:rsidP="005C1693">
            <w:pPr>
              <w:pStyle w:val="TableEntry"/>
            </w:pPr>
            <w:r w:rsidRPr="001F42D3">
              <w:t>Pump Active Sources= pump-source-info-primary</w:t>
            </w:r>
          </w:p>
          <w:p w14:paraId="05F67883" w14:textId="77777777" w:rsidR="0030483D" w:rsidRPr="001F42D3" w:rsidRDefault="0030483D" w:rsidP="005C1693">
            <w:pPr>
              <w:pStyle w:val="TableEntry"/>
            </w:pPr>
          </w:p>
          <w:p w14:paraId="5B79EBDE" w14:textId="77777777" w:rsidR="0030483D" w:rsidRPr="001F42D3" w:rsidRDefault="0030483D" w:rsidP="005C1693">
            <w:pPr>
              <w:pStyle w:val="TableEntry"/>
            </w:pPr>
            <w:r w:rsidRPr="001F42D3">
              <w:rPr>
                <w:b/>
                <w:u w:val="single"/>
              </w:rPr>
              <w:t xml:space="preserve">Active Source Parameters: </w:t>
            </w:r>
          </w:p>
          <w:p w14:paraId="6F5A78EA" w14:textId="77777777" w:rsidR="0030483D" w:rsidRPr="005C1693" w:rsidRDefault="0030483D" w:rsidP="005C1693">
            <w:pPr>
              <w:pStyle w:val="TableEntry"/>
              <w:rPr>
                <w:rFonts w:eastAsia="Arial"/>
              </w:rPr>
            </w:pPr>
          </w:p>
          <w:p w14:paraId="7CDD9DF8" w14:textId="77777777" w:rsidR="0030483D" w:rsidRPr="001F42D3" w:rsidRDefault="0030483D" w:rsidP="005C1693">
            <w:pPr>
              <w:pStyle w:val="TableEntry"/>
            </w:pPr>
            <w:r w:rsidRPr="001F42D3">
              <w:t xml:space="preserve">Current Delivery Status=pump-delivery-status-delivering </w:t>
            </w:r>
          </w:p>
          <w:p w14:paraId="5D0221C3" w14:textId="77777777" w:rsidR="0030483D" w:rsidRPr="001F42D3" w:rsidRDefault="0030483D" w:rsidP="005C1693">
            <w:pPr>
              <w:pStyle w:val="TableEntry"/>
            </w:pPr>
            <w:r w:rsidRPr="001F42D3">
              <w:t xml:space="preserve">Program Delivery Mode=pump-program-delivery-mode-continuous </w:t>
            </w:r>
          </w:p>
          <w:p w14:paraId="35D61A9F" w14:textId="77777777" w:rsidR="0030483D" w:rsidRPr="001F42D3" w:rsidRDefault="0030483D" w:rsidP="005C1693">
            <w:pPr>
              <w:pStyle w:val="TableEntry"/>
            </w:pPr>
            <w:r w:rsidRPr="001F42D3">
              <w:t xml:space="preserve">Source Channel Label=vendor-specific </w:t>
            </w:r>
          </w:p>
          <w:p w14:paraId="71C80500" w14:textId="77777777" w:rsidR="0030483D" w:rsidRPr="001F42D3" w:rsidRDefault="0030483D" w:rsidP="005C1693">
            <w:pPr>
              <w:pStyle w:val="TableEntry"/>
            </w:pPr>
            <w:r w:rsidRPr="001F42D3">
              <w:t xml:space="preserve">Rate=current rate </w:t>
            </w:r>
          </w:p>
          <w:p w14:paraId="2174B688" w14:textId="77777777" w:rsidR="0030483D" w:rsidRPr="001F42D3" w:rsidRDefault="0030483D" w:rsidP="005C1693">
            <w:pPr>
              <w:pStyle w:val="TableEntry"/>
            </w:pPr>
            <w:r w:rsidRPr="001F42D3">
              <w:t xml:space="preserve">Dose Rate=current dose rate </w:t>
            </w:r>
          </w:p>
          <w:p w14:paraId="158B37AE" w14:textId="77777777" w:rsidR="0030483D" w:rsidRPr="001F42D3" w:rsidRDefault="0030483D" w:rsidP="005C1693">
            <w:pPr>
              <w:pStyle w:val="TableEntry"/>
            </w:pPr>
            <w:r w:rsidRPr="001F42D3">
              <w:t>Volume Programmed= initial volume in syringe</w:t>
            </w:r>
          </w:p>
          <w:p w14:paraId="18E3D180" w14:textId="77777777" w:rsidR="0030483D" w:rsidRPr="001F42D3" w:rsidRDefault="0030483D" w:rsidP="005C1693">
            <w:pPr>
              <w:pStyle w:val="TableEntry"/>
              <w:rPr>
                <w:szCs w:val="24"/>
              </w:rPr>
            </w:pPr>
            <w:r w:rsidRPr="001F42D3">
              <w:t xml:space="preserve">Current Segment Volume Delivered=volume delivered since last DELIV_START </w:t>
            </w:r>
          </w:p>
          <w:p w14:paraId="76E8D352"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current one </w:t>
            </w:r>
          </w:p>
          <w:p w14:paraId="5CFFD6FD" w14:textId="77777777" w:rsidR="0030483D" w:rsidRPr="001F42D3" w:rsidRDefault="0030483D" w:rsidP="005C1693">
            <w:pPr>
              <w:pStyle w:val="TableEntry"/>
            </w:pPr>
            <w:r w:rsidRPr="001F42D3">
              <w:t xml:space="preserve">Volume Remaining=current volume in syringe </w:t>
            </w:r>
          </w:p>
          <w:p w14:paraId="5DE79ED2" w14:textId="77777777" w:rsidR="0030483D" w:rsidRPr="001F42D3" w:rsidRDefault="0030483D" w:rsidP="005C1693">
            <w:pPr>
              <w:pStyle w:val="TableEntry"/>
            </w:pPr>
            <w:r w:rsidRPr="001F42D3">
              <w:t>Time Remaining=based upon Volume Remaining and Rate</w:t>
            </w:r>
          </w:p>
          <w:p w14:paraId="19C4C23F" w14:textId="77777777" w:rsidR="0030483D" w:rsidRPr="001F42D3" w:rsidRDefault="0030483D" w:rsidP="005C1693">
            <w:pPr>
              <w:pStyle w:val="TableEntry"/>
            </w:pPr>
          </w:p>
          <w:p w14:paraId="2C5CAA34"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79FA5305" w14:textId="77777777" w:rsidR="0030483D" w:rsidRPr="001F42D3" w:rsidRDefault="0030483D" w:rsidP="005C1693">
            <w:pPr>
              <w:pStyle w:val="TableEntry"/>
            </w:pPr>
            <w:r w:rsidRPr="001F42D3">
              <w:t>Infusing Pump</w:t>
            </w:r>
          </w:p>
          <w:p w14:paraId="134FE79F" w14:textId="77777777" w:rsidR="0030483D" w:rsidRPr="001F42D3" w:rsidRDefault="0030483D" w:rsidP="005C1693">
            <w:pPr>
              <w:pStyle w:val="TableEntry"/>
              <w:rPr>
                <w:color w:val="000000"/>
                <w:szCs w:val="18"/>
              </w:rPr>
            </w:pPr>
          </w:p>
        </w:tc>
      </w:tr>
      <w:tr w:rsidR="0030483D" w:rsidRPr="001F42D3"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tcPr>
          <w:p w14:paraId="6510CFCB"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5100925C" w14:textId="77777777" w:rsidR="0030483D" w:rsidRPr="001F42D3" w:rsidRDefault="0030483D" w:rsidP="005C1693">
            <w:pPr>
              <w:pStyle w:val="TableEntry"/>
            </w:pPr>
            <w:r w:rsidRPr="001F42D3">
              <w:t>MDC_EVT_COMM_STATUS_CHANGE</w:t>
            </w:r>
          </w:p>
        </w:tc>
        <w:tc>
          <w:tcPr>
            <w:tcW w:w="3510" w:type="dxa"/>
            <w:tcBorders>
              <w:top w:val="single" w:sz="4" w:space="0" w:color="000000"/>
              <w:left w:val="single" w:sz="4" w:space="0" w:color="000000"/>
              <w:bottom w:val="single" w:sz="4" w:space="0" w:color="000000"/>
            </w:tcBorders>
          </w:tcPr>
          <w:p w14:paraId="1DFBB7AE" w14:textId="77777777" w:rsidR="0030483D" w:rsidRPr="001F42D3" w:rsidRDefault="0030483D" w:rsidP="005C1693">
            <w:pPr>
              <w:pStyle w:val="TableEntry"/>
            </w:pPr>
            <w:r w:rsidRPr="001F42D3">
              <w:t>Communication status=comm-status-offline</w:t>
            </w:r>
          </w:p>
          <w:p w14:paraId="5CC24309" w14:textId="77777777" w:rsidR="0030483D" w:rsidRPr="001F42D3" w:rsidRDefault="0030483D" w:rsidP="005C1693">
            <w:pPr>
              <w:pStyle w:val="TableEntry"/>
              <w:rPr>
                <w:b/>
                <w:u w:val="single"/>
              </w:rPr>
            </w:pPr>
          </w:p>
          <w:p w14:paraId="23928C49"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481C8218" w14:textId="77777777" w:rsidR="0030483D" w:rsidRPr="001F42D3" w:rsidRDefault="0030483D" w:rsidP="005C1693">
            <w:pPr>
              <w:pStyle w:val="TableEntry"/>
            </w:pPr>
            <w:r w:rsidRPr="001F42D3">
              <w:t>Waiting Pump</w:t>
            </w:r>
          </w:p>
          <w:p w14:paraId="08B7A7B1" w14:textId="77777777" w:rsidR="0030483D" w:rsidRPr="001F42D3" w:rsidRDefault="0030483D" w:rsidP="005C1693">
            <w:pPr>
              <w:pStyle w:val="TableEntry"/>
            </w:pPr>
          </w:p>
        </w:tc>
      </w:tr>
      <w:bookmarkEnd w:id="1650"/>
      <w:bookmarkEnd w:id="1651"/>
    </w:tbl>
    <w:p w14:paraId="670C7B04" w14:textId="77777777" w:rsidR="00621E63" w:rsidRPr="001F42D3" w:rsidRDefault="00621E63" w:rsidP="00B34AEB">
      <w:pPr>
        <w:pStyle w:val="BodyText"/>
      </w:pPr>
    </w:p>
    <w:p w14:paraId="28D1FFFC" w14:textId="69B44425" w:rsidR="008630D6" w:rsidRPr="001F42D3" w:rsidRDefault="00726697" w:rsidP="00B34AEB">
      <w:pPr>
        <w:pStyle w:val="Heading4"/>
        <w:numPr>
          <w:ilvl w:val="0"/>
          <w:numId w:val="0"/>
        </w:numPr>
        <w:rPr>
          <w:noProof w:val="0"/>
        </w:rPr>
      </w:pPr>
      <w:bookmarkStart w:id="1652" w:name="_Toc181625310"/>
      <w:bookmarkStart w:id="1653" w:name="OLE_LINK39"/>
      <w:bookmarkStart w:id="1654" w:name="OLE_LINK40"/>
      <w:r w:rsidRPr="001F42D3">
        <w:rPr>
          <w:noProof w:val="0"/>
        </w:rPr>
        <w:t>M</w:t>
      </w:r>
      <w:r w:rsidR="008630D6" w:rsidRPr="001F42D3">
        <w:rPr>
          <w:noProof w:val="0"/>
        </w:rPr>
        <w:t>.1.2.2 Infusion Event Sample Message</w:t>
      </w:r>
      <w:bookmarkEnd w:id="1648"/>
      <w:bookmarkEnd w:id="1649"/>
      <w:bookmarkEnd w:id="1652"/>
    </w:p>
    <w:bookmarkEnd w:id="1653"/>
    <w:bookmarkEnd w:id="1654"/>
    <w:p w14:paraId="1B562A36" w14:textId="77777777" w:rsidR="008630D6" w:rsidRPr="001F42D3" w:rsidRDefault="008630D6" w:rsidP="008630D6">
      <w:pPr>
        <w:pStyle w:val="BodyText"/>
        <w:rPr>
          <w:b/>
          <w:sz w:val="28"/>
          <w:szCs w:val="28"/>
        </w:rPr>
      </w:pPr>
      <w:r w:rsidRPr="001F42D3">
        <w:rPr>
          <w:b/>
          <w:sz w:val="28"/>
          <w:szCs w:val="28"/>
        </w:rPr>
        <w:t>Delivery Start Event</w:t>
      </w:r>
    </w:p>
    <w:p w14:paraId="7188C1F7" w14:textId="77777777" w:rsidR="008630D6" w:rsidRPr="001F42D3" w:rsidRDefault="008630D6" w:rsidP="005B0C7C">
      <w:pPr>
        <w:pStyle w:val="BodyText"/>
      </w:pPr>
    </w:p>
    <w:p w14:paraId="24D76DCB" w14:textId="77777777" w:rsidR="005C401E" w:rsidRPr="001F42D3" w:rsidRDefault="005C401E" w:rsidP="005C401E">
      <w:pPr>
        <w:ind w:hanging="2"/>
        <w:rPr>
          <w:rStyle w:val="ExampleInline"/>
        </w:rPr>
      </w:pPr>
      <w:r w:rsidRPr="001F42D3">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1F42D3" w:rsidRDefault="005C401E" w:rsidP="005C401E">
      <w:pPr>
        <w:ind w:hanging="2"/>
        <w:rPr>
          <w:rStyle w:val="ExampleInline"/>
        </w:rPr>
      </w:pPr>
      <w:r w:rsidRPr="001F42D3">
        <w:rPr>
          <w:rStyle w:val="ExampleInline"/>
        </w:rPr>
        <w:lastRenderedPageBreak/>
        <w:t>PID|||HO2009002^^^IHE^PI||Hon^Charles^^^^^L|Brooks^^^^^^L|19610201000000-0600|M|||||||||||||||||||||||N</w:t>
      </w:r>
    </w:p>
    <w:p w14:paraId="30FEFA71" w14:textId="77777777" w:rsidR="005C401E" w:rsidRPr="001F42D3" w:rsidRDefault="005C401E" w:rsidP="005C401E">
      <w:pPr>
        <w:ind w:hanging="2"/>
        <w:rPr>
          <w:rStyle w:val="ExampleInline"/>
        </w:rPr>
      </w:pPr>
      <w:r w:rsidRPr="001F42D3">
        <w:rPr>
          <w:rStyle w:val="ExampleInline"/>
        </w:rPr>
        <w:t>PV1||I|3 West ICU^3002^1</w:t>
      </w:r>
    </w:p>
    <w:p w14:paraId="40DA95CC" w14:textId="77777777" w:rsidR="005C401E" w:rsidRPr="001F42D3" w:rsidRDefault="005C401E" w:rsidP="005C401E">
      <w:pPr>
        <w:ind w:hanging="2"/>
        <w:rPr>
          <w:rStyle w:val="ExampleInline"/>
        </w:rPr>
      </w:pPr>
      <w:r w:rsidRPr="001F42D3">
        <w:rPr>
          <w:rStyle w:val="ExampleInline"/>
        </w:rPr>
        <w:t>OBR|1|AB12345^PCD-03|CD12345^HL7^ACDE48234567ABCD^EUI-64|2222^Dopamine|||20151015132106-0500</w:t>
      </w:r>
    </w:p>
    <w:p w14:paraId="1CB1774C" w14:textId="77777777" w:rsidR="005C401E" w:rsidRPr="001F42D3" w:rsidRDefault="005C401E" w:rsidP="005C401E">
      <w:pPr>
        <w:ind w:hanging="2"/>
        <w:rPr>
          <w:rStyle w:val="ExampleInline"/>
        </w:rPr>
      </w:pPr>
      <w:r w:rsidRPr="001F42D3">
        <w:rPr>
          <w:rStyle w:val="ExampleInline"/>
        </w:rPr>
        <w:t>OBX|1||70049^MDC_DEV_PUMP_INFUS_LVP_MDS^MDC|1.0.0.0|||||||X|||||N0002||E0002^^0012210000000000^EUI-64</w:t>
      </w:r>
    </w:p>
    <w:p w14:paraId="5F3A5D53" w14:textId="77777777" w:rsidR="005C401E" w:rsidRPr="001F42D3" w:rsidRDefault="005C401E" w:rsidP="005C401E">
      <w:pPr>
        <w:ind w:hanging="2"/>
        <w:rPr>
          <w:rStyle w:val="ExampleInline"/>
        </w:rPr>
      </w:pPr>
      <w:r w:rsidRPr="001F42D3">
        <w:rPr>
          <w:rStyle w:val="ExampleInline"/>
        </w:rPr>
        <w:t>OBX|2|ST|184517^MDC_PUMP_DRUG_LIBRARY_VERSION^MDC|1.0.0.1|DL1||||||R</w:t>
      </w:r>
    </w:p>
    <w:p w14:paraId="5D1B1444" w14:textId="77777777" w:rsidR="005C401E" w:rsidRPr="001F42D3" w:rsidRDefault="005C401E" w:rsidP="005C401E">
      <w:pPr>
        <w:ind w:hanging="2"/>
        <w:rPr>
          <w:rStyle w:val="ExampleInline"/>
        </w:rPr>
      </w:pPr>
      <w:r w:rsidRPr="001F42D3">
        <w:rPr>
          <w:rStyle w:val="ExampleInline"/>
        </w:rPr>
        <w:t>OBX|3|CWE|68487^MDC_ATTR_EVT_COND^MDC|1.0.0.2|197288^MDC_EVT_PUMP_DELIV_START^MDC||||||R</w:t>
      </w:r>
    </w:p>
    <w:p w14:paraId="72E549BE" w14:textId="77777777" w:rsidR="005C401E" w:rsidRPr="001F42D3" w:rsidRDefault="005C401E" w:rsidP="005C401E">
      <w:pPr>
        <w:ind w:hanging="2"/>
        <w:rPr>
          <w:rStyle w:val="ExampleInline"/>
        </w:rPr>
      </w:pPr>
      <w:r w:rsidRPr="001F42D3">
        <w:rPr>
          <w:rStyle w:val="ExampleInline"/>
        </w:rPr>
        <w:t>OBX|4|ST|68488^MDC_ATTR_EVT_SOURCE^MDC|1.0.0.3|1.1.2.0||||||R</w:t>
      </w:r>
    </w:p>
    <w:p w14:paraId="614B0471" w14:textId="77777777" w:rsidR="005C401E" w:rsidRPr="001F42D3" w:rsidRDefault="005C401E" w:rsidP="005C401E">
      <w:pPr>
        <w:ind w:hanging="2"/>
        <w:rPr>
          <w:rStyle w:val="ExampleInline"/>
        </w:rPr>
      </w:pPr>
      <w:r w:rsidRPr="001F42D3">
        <w:rPr>
          <w:rStyle w:val="ExampleInline"/>
        </w:rPr>
        <w:t>OBX|5||70050^MDC_DEV_PUMP_INFUS_LVP_VMD^MDC|1.1.0.0|||||||X</w:t>
      </w:r>
    </w:p>
    <w:p w14:paraId="15F65E29" w14:textId="77777777" w:rsidR="005C401E" w:rsidRPr="001F42D3" w:rsidRDefault="005C401E" w:rsidP="005C401E">
      <w:pPr>
        <w:ind w:hanging="2"/>
        <w:rPr>
          <w:rStyle w:val="ExampleInline"/>
        </w:rPr>
      </w:pPr>
      <w:r w:rsidRPr="001F42D3">
        <w:rPr>
          <w:rStyle w:val="ExampleInline"/>
        </w:rPr>
        <w:t>OBX|6||70067^MDC_DEV_PUMP_DELIVERY_INFO^MDC|1.1.1.0|||||||X</w:t>
      </w:r>
    </w:p>
    <w:p w14:paraId="27870F15" w14:textId="77777777" w:rsidR="005C401E" w:rsidRPr="001F42D3" w:rsidRDefault="005C401E" w:rsidP="005C401E">
      <w:pPr>
        <w:ind w:hanging="2"/>
        <w:rPr>
          <w:rStyle w:val="ExampleInline"/>
        </w:rPr>
      </w:pPr>
      <w:r w:rsidRPr="001F42D3">
        <w:rPr>
          <w:rStyle w:val="ExampleInline"/>
        </w:rPr>
        <w:t>OBX|7|CWE|184519^MDC_PUMP_INFUSING_STATUS^MDC|1.1.1.1|^pump-status-infusing||||||R</w:t>
      </w:r>
    </w:p>
    <w:p w14:paraId="035A5759" w14:textId="77777777" w:rsidR="005C401E" w:rsidRPr="001F42D3" w:rsidRDefault="005C401E" w:rsidP="005C401E">
      <w:pPr>
        <w:ind w:hanging="2"/>
        <w:rPr>
          <w:rStyle w:val="ExampleInline"/>
        </w:rPr>
      </w:pPr>
      <w:r w:rsidRPr="001F42D3">
        <w:rPr>
          <w:rStyle w:val="ExampleInline"/>
        </w:rPr>
        <w:t>OBX|8|NM|158014^MDC_FLOW_FLUID_PUMP_CURRENT^MDC|1.1.1.2|15.4|265266^MDC_DIM_MILLI_L_PER_HR^MDC^mL/h^mL/h^UCUM|||||R</w:t>
      </w:r>
    </w:p>
    <w:p w14:paraId="3BD5A615" w14:textId="77777777" w:rsidR="005C401E" w:rsidRPr="001F42D3" w:rsidRDefault="005C401E" w:rsidP="005C401E">
      <w:pPr>
        <w:ind w:hanging="2"/>
        <w:rPr>
          <w:rStyle w:val="ExampleInline"/>
        </w:rPr>
      </w:pPr>
      <w:r w:rsidRPr="001F42D3">
        <w:rPr>
          <w:rStyle w:val="ExampleInline"/>
        </w:rPr>
        <w:t>OBX|9|CWE|158016^MDC_DEV_PUMP_ACTIVE_SOURCES^MDC|1.1.1.3|^pump-source-info-primary||||||R</w:t>
      </w:r>
    </w:p>
    <w:p w14:paraId="0E5148AD" w14:textId="77777777" w:rsidR="005C401E" w:rsidRPr="001F42D3" w:rsidRDefault="005C401E" w:rsidP="005C401E">
      <w:pPr>
        <w:ind w:hanging="2"/>
        <w:rPr>
          <w:rStyle w:val="ExampleInline"/>
        </w:rPr>
      </w:pPr>
      <w:r w:rsidRPr="001F42D3">
        <w:rPr>
          <w:rStyle w:val="ExampleInline"/>
        </w:rPr>
        <w:t>OBX|10||70071^MDC_DEV_PUMP_INFUSATE_SOURCE_PRIMARY^MDC|1.1.2.0|||||||X</w:t>
      </w:r>
    </w:p>
    <w:p w14:paraId="5F5DCE8A" w14:textId="77777777" w:rsidR="005C401E" w:rsidRPr="001F42D3" w:rsidRDefault="005C401E" w:rsidP="005C401E">
      <w:pPr>
        <w:ind w:hanging="2"/>
        <w:rPr>
          <w:rStyle w:val="ExampleInline"/>
        </w:rPr>
      </w:pPr>
      <w:r w:rsidRPr="001F42D3">
        <w:rPr>
          <w:rStyle w:val="ExampleInline"/>
        </w:rPr>
        <w:t>OBX|11|CWE|158005^MDC_DEV_PUMP_CURRENT_DELIVERY_STATUS^MDC|1.1.2.1|^pump-delivery-status-delivering||||||R</w:t>
      </w:r>
    </w:p>
    <w:p w14:paraId="2CC97F17" w14:textId="77777777" w:rsidR="005C401E" w:rsidRPr="001F42D3" w:rsidRDefault="005C401E" w:rsidP="005C401E">
      <w:pPr>
        <w:ind w:hanging="2"/>
        <w:rPr>
          <w:rStyle w:val="ExampleInline"/>
        </w:rPr>
      </w:pPr>
      <w:r w:rsidRPr="001F42D3">
        <w:rPr>
          <w:rStyle w:val="ExampleInline"/>
        </w:rPr>
        <w:t>OBX|12|CWE|158008^MDC_DEV_PUMP_PROGRAM_DELIVERY_MODE^MDC|1.1.2.2|^pump-program-delivery-mode-continuous||||||R</w:t>
      </w:r>
    </w:p>
    <w:p w14:paraId="491D71F7" w14:textId="77777777" w:rsidR="005C401E" w:rsidRPr="001F42D3" w:rsidRDefault="005C401E" w:rsidP="005C401E">
      <w:pPr>
        <w:ind w:hanging="2"/>
        <w:rPr>
          <w:rStyle w:val="ExampleInline"/>
        </w:rPr>
      </w:pPr>
      <w:r w:rsidRPr="001F42D3">
        <w:rPr>
          <w:rStyle w:val="ExampleInline"/>
        </w:rPr>
        <w:t>OBX|13|ST|158012^MDC_DEV_PUMP_SOURCE_CHANNEL_LABEL^MDC|1.1.2.3|Primary||||||R</w:t>
      </w:r>
    </w:p>
    <w:p w14:paraId="09A9FE0E" w14:textId="77777777" w:rsidR="005C401E" w:rsidRPr="001F42D3" w:rsidRDefault="005C401E" w:rsidP="005C401E">
      <w:pPr>
        <w:ind w:hanging="2"/>
        <w:rPr>
          <w:rStyle w:val="ExampleInline"/>
        </w:rPr>
      </w:pPr>
      <w:r w:rsidRPr="001F42D3">
        <w:rPr>
          <w:rStyle w:val="ExampleInline"/>
        </w:rPr>
        <w:t>OBX|14|NM|157784^MDC_FLOW_FLUID_PUMP^MDC|1.1.2.4|15.4|265266^MDC_DIM_MILLI_L_PER_HR^MDC^mL/h^mL/h^UCUM|||||R</w:t>
      </w:r>
    </w:p>
    <w:p w14:paraId="59841316" w14:textId="77777777" w:rsidR="005C401E" w:rsidRPr="001F42D3" w:rsidRDefault="005C401E" w:rsidP="005C401E">
      <w:pPr>
        <w:ind w:hanging="2"/>
        <w:rPr>
          <w:rStyle w:val="ExampleInline"/>
        </w:rPr>
      </w:pPr>
      <w:r w:rsidRPr="001F42D3">
        <w:rPr>
          <w:rStyle w:val="ExampleInline"/>
        </w:rPr>
        <w:t>OBX|15|NM|157924^MDC_RATE_DOSE^MDC|1.1.2.5|5.00|265619^MDC_DIM_MICRO_G_PER_KG_PER_MIN^MDC^ug/kg/min^ug/kg/min^UCUM|||||R</w:t>
      </w:r>
    </w:p>
    <w:p w14:paraId="3ADD0F14" w14:textId="77777777" w:rsidR="005C401E" w:rsidRPr="001F42D3" w:rsidRDefault="005C401E" w:rsidP="005C401E">
      <w:pPr>
        <w:ind w:hanging="2"/>
        <w:rPr>
          <w:rStyle w:val="ExampleInline"/>
        </w:rPr>
      </w:pPr>
      <w:r w:rsidRPr="001F42D3">
        <w:rPr>
          <w:rStyle w:val="ExampleInline"/>
        </w:rPr>
        <w:t>OBX|16|NM|157884^MDC_VOL_FLUID_TBI^MDC|1.1.2.6|250.0|263762^MDC_DIM_MILLI_L^MDC^mL^mL^UCUM|||||R</w:t>
      </w:r>
    </w:p>
    <w:p w14:paraId="4D98552C" w14:textId="77777777" w:rsidR="005C401E" w:rsidRPr="001F42D3" w:rsidRDefault="005C401E" w:rsidP="005C401E">
      <w:pPr>
        <w:ind w:hanging="2"/>
        <w:rPr>
          <w:rStyle w:val="ExampleInline"/>
        </w:rPr>
      </w:pPr>
      <w:r w:rsidRPr="001F42D3">
        <w:rPr>
          <w:rStyle w:val="ExampleInline"/>
        </w:rPr>
        <w:t>OBX|17|NM|157993^MDC_VOL_FLUID_DELIV_TOTAL^MDC|1.1.2.7|0.0|263762^MDC_DIM_MILLI_L^MDC^mL^mL^UCUM|||||R</w:t>
      </w:r>
    </w:p>
    <w:p w14:paraId="680849D4" w14:textId="77777777" w:rsidR="005C401E" w:rsidRPr="001F42D3" w:rsidRDefault="005C401E" w:rsidP="005C401E">
      <w:pPr>
        <w:ind w:hanging="2"/>
        <w:rPr>
          <w:rStyle w:val="ExampleInline"/>
        </w:rPr>
      </w:pPr>
      <w:r w:rsidRPr="001F42D3">
        <w:rPr>
          <w:rStyle w:val="ExampleInline"/>
        </w:rPr>
        <w:t>OBX|18|NM|157872^MDC_VOL_FLUID_TBI_REMAIN^MDC|1.1.2.8|250.0|263762^MDC_DIM_MILLI_L^MDC^mL^mL^UCUM|||||R</w:t>
      </w:r>
    </w:p>
    <w:p w14:paraId="210549D8" w14:textId="77777777" w:rsidR="005C401E" w:rsidRPr="001F42D3" w:rsidRDefault="005C401E" w:rsidP="005C401E">
      <w:pPr>
        <w:ind w:hanging="2"/>
        <w:rPr>
          <w:rStyle w:val="ExampleInline"/>
        </w:rPr>
      </w:pPr>
      <w:r w:rsidRPr="001F42D3">
        <w:rPr>
          <w:rStyle w:val="ExampleInline"/>
        </w:rPr>
        <w:t>OBX|19|NM|157916^MDC_TIME_PD_REMAIN^MDC|1.1.2.9|974|264352^MDC_DIM_MIN^MDC^min^min^UCUM|||||R</w:t>
      </w:r>
    </w:p>
    <w:p w14:paraId="62EEB8A9" w14:textId="77777777" w:rsidR="005C401E" w:rsidRPr="001F42D3" w:rsidRDefault="005C401E" w:rsidP="005C401E">
      <w:pPr>
        <w:ind w:hanging="2"/>
        <w:rPr>
          <w:rStyle w:val="ExampleInline"/>
        </w:rPr>
      </w:pPr>
      <w:r w:rsidRPr="001F42D3">
        <w:rPr>
          <w:rStyle w:val="ExampleInline"/>
        </w:rPr>
        <w:t>OBX|20|ST|184514^MDC_DRUG_NAME_LABEL^MDC|1.1.2.10|Dopamine||||||R</w:t>
      </w:r>
    </w:p>
    <w:p w14:paraId="7B2F1963" w14:textId="77777777" w:rsidR="005C401E" w:rsidRPr="001F42D3" w:rsidRDefault="005C401E" w:rsidP="005C401E">
      <w:pPr>
        <w:ind w:hanging="2"/>
        <w:rPr>
          <w:rStyle w:val="ExampleInline"/>
        </w:rPr>
      </w:pPr>
      <w:r w:rsidRPr="001F42D3">
        <w:rPr>
          <w:rStyle w:val="ExampleInline"/>
        </w:rPr>
        <w:t>OBX|21|NM|157760^MDC_CONC_DRUG^MDC|1.1.2.11|1.6|264306^MDC_DIM_MILLI_G_PER_ML^MDC^mg/mL^mg/mL^UCUM|||||R</w:t>
      </w:r>
    </w:p>
    <w:p w14:paraId="58EDDDAE" w14:textId="77777777" w:rsidR="005C401E" w:rsidRPr="001F42D3" w:rsidRDefault="005C401E" w:rsidP="005C401E">
      <w:pPr>
        <w:ind w:hanging="2"/>
        <w:rPr>
          <w:rStyle w:val="ExampleInline"/>
        </w:rPr>
      </w:pPr>
      <w:r w:rsidRPr="001F42D3">
        <w:rPr>
          <w:rStyle w:val="ExampleInline"/>
        </w:rPr>
        <w:lastRenderedPageBreak/>
        <w:t>OBX|22|ST|184516^MDC_PUMP_DRUG_LIBRARY_CARE_AREA^MDC|1.1.2.12|Crit Care||||||R</w:t>
      </w:r>
    </w:p>
    <w:p w14:paraId="385E39A6" w14:textId="77777777" w:rsidR="005C401E" w:rsidRPr="001F42D3" w:rsidRDefault="005C401E" w:rsidP="005C401E">
      <w:pPr>
        <w:ind w:hanging="2"/>
        <w:rPr>
          <w:rStyle w:val="ExampleInline"/>
        </w:rPr>
      </w:pPr>
      <w:r w:rsidRPr="001F42D3">
        <w:rPr>
          <w:rStyle w:val="ExampleInline"/>
        </w:rPr>
        <w:t>OBX|23|NM|68063^MDC_ATTR_PT_WEIGHT^MDC|1.1.2.13|82.0|263875^MDC_DIM_KILO_G^MDC^kg^kg^UCUM|||||R</w:t>
      </w:r>
    </w:p>
    <w:p w14:paraId="679B70D5" w14:textId="3781F092" w:rsidR="005C401E" w:rsidRPr="001F42D3" w:rsidRDefault="005C401E" w:rsidP="005C1693">
      <w:pPr>
        <w:pStyle w:val="BodyText"/>
        <w:rPr>
          <w:lang w:bidi="hi-IN"/>
        </w:rPr>
      </w:pPr>
      <w:r w:rsidRPr="001F42D3">
        <w:rPr>
          <w:lang w:bidi="hi-IN"/>
        </w:rPr>
        <w:t> </w:t>
      </w:r>
    </w:p>
    <w:p w14:paraId="5F0E821C" w14:textId="3D991195" w:rsidR="00F77A73" w:rsidRPr="001F42D3" w:rsidRDefault="00F77A73" w:rsidP="00F77A73">
      <w:pPr>
        <w:pStyle w:val="Heading4"/>
        <w:numPr>
          <w:ilvl w:val="0"/>
          <w:numId w:val="0"/>
        </w:numPr>
        <w:rPr>
          <w:noProof w:val="0"/>
        </w:rPr>
      </w:pPr>
      <w:bookmarkStart w:id="1655" w:name="_Toc181625311"/>
      <w:bookmarkStart w:id="1656" w:name="_Hlk100405278"/>
      <w:bookmarkStart w:id="1657" w:name="OLE_LINK45"/>
      <w:r w:rsidRPr="001F42D3">
        <w:rPr>
          <w:noProof w:val="0"/>
        </w:rPr>
        <w:t>M.1.2.3 Definition of Pillar/Rack/Slot topology</w:t>
      </w:r>
      <w:bookmarkEnd w:id="1655"/>
    </w:p>
    <w:bookmarkEnd w:id="1656"/>
    <w:bookmarkEnd w:id="1657"/>
    <w:p w14:paraId="0EF6EABB" w14:textId="712AC5F6" w:rsidR="00F77A73" w:rsidRPr="001F42D3" w:rsidRDefault="00F77A73" w:rsidP="00C65B36">
      <w:pPr>
        <w:pStyle w:val="BodyText"/>
        <w:rPr>
          <w:lang w:bidi="hi-IN"/>
        </w:rPr>
      </w:pPr>
      <w:r w:rsidRPr="001F42D3">
        <w:rPr>
          <w:lang w:bidi="hi-IN"/>
        </w:rPr>
        <w:t>A pump can be inserted into exactly one Slot within one Rack contained within one Pillar.</w:t>
      </w:r>
    </w:p>
    <w:p w14:paraId="10F94F41" w14:textId="77777777" w:rsidR="00C06E1E" w:rsidRPr="001F42D3" w:rsidRDefault="00C06E1E" w:rsidP="00C65B36">
      <w:pPr>
        <w:pStyle w:val="BodyText"/>
        <w:rPr>
          <w:lang w:bidi="hi-IN"/>
        </w:rPr>
      </w:pPr>
    </w:p>
    <w:p w14:paraId="5A74B89A" w14:textId="77777777" w:rsidR="00F77A73" w:rsidRPr="005C1693" w:rsidRDefault="00F77A73" w:rsidP="005C1693">
      <w:pPr>
        <w:pStyle w:val="BodyText"/>
      </w:pPr>
      <w:r w:rsidRPr="005C1693">
        <w:t>Definitions:</w:t>
      </w:r>
    </w:p>
    <w:p w14:paraId="499FB6A0" w14:textId="77777777" w:rsidR="00F77A73" w:rsidRPr="001F42D3" w:rsidRDefault="00F77A73" w:rsidP="005C1693">
      <w:pPr>
        <w:pStyle w:val="BodyText"/>
      </w:pPr>
      <w:r w:rsidRPr="001F42D3">
        <w:rPr>
          <w:b/>
          <w:bCs/>
        </w:rPr>
        <w:t>Rack</w:t>
      </w:r>
      <w:r w:rsidRPr="001F42D3">
        <w:t>: An enclosure which can house two or more pumps. Each rack can be directly connected to one or more racks to make up a “pillar”.</w:t>
      </w:r>
      <w:r w:rsidRPr="001F42D3">
        <w:br/>
        <w:t>NOTE: In the examples shown below, each rack is able to hold four pumps.</w:t>
      </w:r>
    </w:p>
    <w:p w14:paraId="71E7740B" w14:textId="77777777" w:rsidR="00F77A73" w:rsidRPr="001F42D3" w:rsidRDefault="00F77A73" w:rsidP="005C1693">
      <w:pPr>
        <w:pStyle w:val="BodyText"/>
      </w:pPr>
      <w:r w:rsidRPr="001F42D3">
        <w:rPr>
          <w:b/>
        </w:rPr>
        <w:t>Slot</w:t>
      </w:r>
      <w:r w:rsidRPr="001F42D3">
        <w:t xml:space="preserve">: One pump position in a rack within its containing pillar. Its index can be relative to a single rack or the entire pillar. </w:t>
      </w:r>
    </w:p>
    <w:p w14:paraId="77C7B3EE" w14:textId="6F7DD1F2" w:rsidR="00F77A73" w:rsidRPr="001F42D3" w:rsidRDefault="00F77A73" w:rsidP="005C1693">
      <w:pPr>
        <w:pStyle w:val="BodyText"/>
      </w:pPr>
      <w:r w:rsidRPr="001F42D3">
        <w:rPr>
          <w:b/>
        </w:rPr>
        <w:t>Pillar</w:t>
      </w:r>
      <w:r w:rsidRPr="001F42D3">
        <w:t xml:space="preserve">: A stack of one or more racks. Each pillar can be attached to a subsequent pillar in a daisy chain fashion. The examples below show two pillars. The connection between these </w:t>
      </w:r>
      <w:r w:rsidR="00E57811" w:rsidRPr="001F42D3">
        <w:t xml:space="preserve">is </w:t>
      </w:r>
      <w:r w:rsidRPr="001F42D3">
        <w:t>not shown in the diagrams.</w:t>
      </w:r>
    </w:p>
    <w:p w14:paraId="434E9C4F" w14:textId="77777777" w:rsidR="00F77A73" w:rsidRPr="001F42D3" w:rsidRDefault="00F77A73" w:rsidP="00F77A73">
      <w:pPr>
        <w:pStyle w:val="Default"/>
        <w:rPr>
          <w:sz w:val="23"/>
          <w:szCs w:val="23"/>
        </w:rPr>
      </w:pPr>
    </w:p>
    <w:p w14:paraId="39CF5D70" w14:textId="77777777" w:rsidR="00F77A73" w:rsidRPr="001F42D3" w:rsidRDefault="00F77A73" w:rsidP="00F77A73">
      <w:pPr>
        <w:pStyle w:val="Default"/>
        <w:rPr>
          <w:sz w:val="23"/>
          <w:szCs w:val="23"/>
        </w:rPr>
      </w:pPr>
      <w:r w:rsidRPr="005C1693">
        <w:rPr>
          <w:rStyle w:val="BodyTextChar"/>
          <w:bCs/>
        </w:rPr>
        <w:t>Pillar Orientation</w:t>
      </w:r>
      <w:r w:rsidRPr="005C1693">
        <w:rPr>
          <w:rStyle w:val="BodyTextChar"/>
          <w:b/>
          <w:bCs/>
        </w:rPr>
        <w:t>:</w:t>
      </w:r>
      <w:r w:rsidRPr="001F42D3">
        <w:rPr>
          <w:sz w:val="23"/>
          <w:szCs w:val="23"/>
        </w:rPr>
        <w:tab/>
        <w:t xml:space="preserve">Racks that stack in an up/down direction is called a </w:t>
      </w:r>
      <w:r w:rsidRPr="001F42D3">
        <w:rPr>
          <w:b/>
          <w:sz w:val="23"/>
          <w:szCs w:val="23"/>
        </w:rPr>
        <w:t>Vertical</w:t>
      </w:r>
      <w:r w:rsidRPr="001F42D3">
        <w:rPr>
          <w:sz w:val="23"/>
          <w:szCs w:val="23"/>
        </w:rPr>
        <w:t xml:space="preserve"> orientation. </w:t>
      </w:r>
    </w:p>
    <w:p w14:paraId="63406A40" w14:textId="77777777" w:rsidR="00F77A73" w:rsidRPr="001F42D3" w:rsidRDefault="00F77A73" w:rsidP="00F77A73">
      <w:pPr>
        <w:pStyle w:val="Default"/>
        <w:ind w:left="1440" w:firstLine="720"/>
        <w:rPr>
          <w:sz w:val="23"/>
          <w:szCs w:val="23"/>
        </w:rPr>
      </w:pPr>
      <w:r w:rsidRPr="001F42D3">
        <w:rPr>
          <w:sz w:val="23"/>
          <w:szCs w:val="23"/>
        </w:rPr>
        <w:t xml:space="preserve">Racks that stack in a left/right direction </w:t>
      </w:r>
      <w:proofErr w:type="gramStart"/>
      <w:r w:rsidRPr="001F42D3">
        <w:rPr>
          <w:sz w:val="23"/>
          <w:szCs w:val="23"/>
        </w:rPr>
        <w:t>is</w:t>
      </w:r>
      <w:proofErr w:type="gramEnd"/>
      <w:r w:rsidRPr="001F42D3">
        <w:rPr>
          <w:sz w:val="23"/>
          <w:szCs w:val="23"/>
        </w:rPr>
        <w:t xml:space="preserve"> called a </w:t>
      </w:r>
      <w:r w:rsidRPr="001F42D3">
        <w:rPr>
          <w:b/>
          <w:sz w:val="23"/>
          <w:szCs w:val="23"/>
        </w:rPr>
        <w:t>Horizontal</w:t>
      </w:r>
      <w:r w:rsidRPr="001F42D3">
        <w:rPr>
          <w:sz w:val="23"/>
          <w:szCs w:val="23"/>
        </w:rPr>
        <w:t xml:space="preserve"> orientation</w:t>
      </w:r>
    </w:p>
    <w:p w14:paraId="39390DEA" w14:textId="77777777" w:rsidR="00F77A73" w:rsidRPr="001F42D3" w:rsidRDefault="00F77A73" w:rsidP="00F77A73">
      <w:pPr>
        <w:pStyle w:val="Default"/>
        <w:rPr>
          <w:sz w:val="23"/>
          <w:szCs w:val="23"/>
        </w:rPr>
      </w:pPr>
    </w:p>
    <w:p w14:paraId="5CD79CBA" w14:textId="77777777" w:rsidR="00F77A73" w:rsidRPr="001F42D3" w:rsidRDefault="00F77A73" w:rsidP="005C1693">
      <w:pPr>
        <w:pStyle w:val="BodyText"/>
      </w:pPr>
      <w:r w:rsidRPr="001F42D3">
        <w:rPr>
          <w:b/>
        </w:rPr>
        <w:t>Pillar (Increasing) Direction</w:t>
      </w:r>
      <w:r w:rsidRPr="001F42D3">
        <w:t xml:space="preserve">: When counting pillars up from one, this is the direction where the count starts from and counts toward. For a Vertical pillar orientation, the Pillar Increasing Direction can be </w:t>
      </w:r>
      <w:r w:rsidRPr="001F42D3">
        <w:rPr>
          <w:b/>
        </w:rPr>
        <w:t>Left</w:t>
      </w:r>
      <w:r w:rsidRPr="001F42D3">
        <w:t xml:space="preserve"> or </w:t>
      </w:r>
      <w:r w:rsidRPr="001F42D3">
        <w:rPr>
          <w:b/>
        </w:rPr>
        <w:t>Right</w:t>
      </w:r>
      <w:r w:rsidRPr="001F42D3">
        <w:t xml:space="preserve">; for a Horizontal pillar orientation, the Pillar Increasing Direction can be </w:t>
      </w:r>
      <w:r w:rsidRPr="001F42D3">
        <w:rPr>
          <w:b/>
        </w:rPr>
        <w:t>Up</w:t>
      </w:r>
      <w:r w:rsidRPr="001F42D3">
        <w:t xml:space="preserve"> or </w:t>
      </w:r>
      <w:r w:rsidRPr="001F42D3">
        <w:rPr>
          <w:b/>
        </w:rPr>
        <w:t>Down</w:t>
      </w:r>
      <w:r w:rsidRPr="001F42D3">
        <w:t>.</w:t>
      </w:r>
    </w:p>
    <w:p w14:paraId="56A479CA" w14:textId="77777777" w:rsidR="00F77A73" w:rsidRPr="001F42D3" w:rsidRDefault="00F77A73" w:rsidP="00F77A73">
      <w:pPr>
        <w:pStyle w:val="Default"/>
        <w:rPr>
          <w:sz w:val="23"/>
          <w:szCs w:val="23"/>
        </w:rPr>
      </w:pPr>
    </w:p>
    <w:p w14:paraId="7EE11BA3" w14:textId="77777777" w:rsidR="00F77A73" w:rsidRPr="001F42D3" w:rsidRDefault="00F77A73" w:rsidP="005C1693">
      <w:pPr>
        <w:pStyle w:val="BodyText"/>
      </w:pPr>
      <w:r w:rsidRPr="001F42D3">
        <w:rPr>
          <w:b/>
        </w:rPr>
        <w:t>Slot &amp; Rack (Increasing) Direction</w:t>
      </w:r>
      <w:r w:rsidRPr="001F42D3">
        <w:t xml:space="preserve">: When counting pump slots (&amp;racks) up from one, this is the direction where the count starts from and counts toward. For a Vertical pillar orientation, the Slot Increasing Direction can be </w:t>
      </w:r>
      <w:r w:rsidRPr="001F42D3">
        <w:rPr>
          <w:b/>
        </w:rPr>
        <w:t>Up</w:t>
      </w:r>
      <w:r w:rsidRPr="001F42D3">
        <w:t xml:space="preserve"> or </w:t>
      </w:r>
      <w:r w:rsidRPr="001F42D3">
        <w:rPr>
          <w:b/>
        </w:rPr>
        <w:t>Down</w:t>
      </w:r>
      <w:r w:rsidRPr="001F42D3">
        <w:t xml:space="preserve">; for a Horizontal pillar orientation, the Slot Increasing Direction can be </w:t>
      </w:r>
      <w:r w:rsidRPr="001F42D3">
        <w:rPr>
          <w:b/>
        </w:rPr>
        <w:t>Left</w:t>
      </w:r>
      <w:r w:rsidRPr="001F42D3">
        <w:t xml:space="preserve"> or </w:t>
      </w:r>
      <w:r w:rsidRPr="001F42D3">
        <w:rPr>
          <w:b/>
        </w:rPr>
        <w:t>Right</w:t>
      </w:r>
      <w:r w:rsidRPr="001F42D3">
        <w:t>.</w:t>
      </w:r>
    </w:p>
    <w:p w14:paraId="1CEE3394" w14:textId="77777777" w:rsidR="00F77A73" w:rsidRPr="001F42D3" w:rsidRDefault="00F77A73" w:rsidP="00F77A73">
      <w:pPr>
        <w:pStyle w:val="Default"/>
        <w:rPr>
          <w:sz w:val="23"/>
          <w:szCs w:val="23"/>
        </w:rPr>
      </w:pPr>
    </w:p>
    <w:p w14:paraId="793D75E0" w14:textId="77777777" w:rsidR="00F77A73" w:rsidRPr="001F42D3" w:rsidRDefault="00F77A73" w:rsidP="00F77A73">
      <w:pPr>
        <w:pStyle w:val="Default"/>
        <w:rPr>
          <w:sz w:val="23"/>
          <w:szCs w:val="23"/>
        </w:rPr>
      </w:pPr>
      <w:r w:rsidRPr="001F42D3">
        <w:rPr>
          <w:sz w:val="23"/>
          <w:szCs w:val="23"/>
        </w:rPr>
        <w:br w:type="page"/>
      </w:r>
    </w:p>
    <w:p w14:paraId="45E00CA8" w14:textId="77777777" w:rsidR="00F77A73" w:rsidRPr="001F42D3" w:rsidRDefault="00F77A73" w:rsidP="005C1693">
      <w:pPr>
        <w:pStyle w:val="BodyText"/>
      </w:pPr>
      <w:r w:rsidRPr="001F42D3">
        <w:lastRenderedPageBreak/>
        <w:t xml:space="preserve">MDC_ATTR_ PILLAR_ASSEMBLY –  </w:t>
      </w:r>
    </w:p>
    <w:p w14:paraId="3F5273A8" w14:textId="77777777" w:rsidR="00F77A73" w:rsidRPr="001F42D3" w:rsidRDefault="00F77A73" w:rsidP="005C1693">
      <w:pPr>
        <w:pStyle w:val="BodyText"/>
      </w:pPr>
      <w:r w:rsidRPr="001F42D3">
        <w:t xml:space="preserve">(Number of Pillars, Number of Racks </w:t>
      </w:r>
      <w:proofErr w:type="gramStart"/>
      <w:r w:rsidRPr="001F42D3">
        <w:t>In</w:t>
      </w:r>
      <w:proofErr w:type="gramEnd"/>
      <w:r w:rsidRPr="001F42D3">
        <w:t xml:space="preserve"> Pillars, Number of Slots in Pillars, Pillar Orientation, Pillar Direction, Slot-Rack Direction)</w:t>
      </w:r>
    </w:p>
    <w:p w14:paraId="592BB9B7" w14:textId="77777777" w:rsidR="00F77A73" w:rsidRPr="001F42D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1F42D3" w14:paraId="787B3269" w14:textId="77777777" w:rsidTr="005C1693">
        <w:trPr>
          <w:trHeight w:val="159"/>
          <w:jc w:val="center"/>
        </w:trPr>
        <w:tc>
          <w:tcPr>
            <w:tcW w:w="2790" w:type="dxa"/>
            <w:shd w:val="clear" w:color="auto" w:fill="D9D9D9" w:themeFill="background1" w:themeFillShade="D9"/>
          </w:tcPr>
          <w:p w14:paraId="7D807878" w14:textId="77777777" w:rsidR="00F77A73" w:rsidRPr="001F42D3" w:rsidRDefault="00F77A73" w:rsidP="005C1693">
            <w:pPr>
              <w:pStyle w:val="TableEntryHeader"/>
            </w:pPr>
            <w:r w:rsidRPr="001F42D3">
              <w:t xml:space="preserve">Parameter </w:t>
            </w:r>
          </w:p>
        </w:tc>
        <w:tc>
          <w:tcPr>
            <w:tcW w:w="4011" w:type="dxa"/>
            <w:shd w:val="clear" w:color="auto" w:fill="D9D9D9" w:themeFill="background1" w:themeFillShade="D9"/>
          </w:tcPr>
          <w:p w14:paraId="449A8F60" w14:textId="77777777" w:rsidR="00F77A73" w:rsidRPr="001F42D3" w:rsidRDefault="00F77A73" w:rsidP="005C1693">
            <w:pPr>
              <w:pStyle w:val="TableEntryHeader"/>
            </w:pPr>
            <w:r w:rsidRPr="001F42D3">
              <w:t xml:space="preserve">MDC Code </w:t>
            </w:r>
          </w:p>
        </w:tc>
      </w:tr>
      <w:tr w:rsidR="00F77A73" w:rsidRPr="001F42D3" w14:paraId="4C722937" w14:textId="77777777" w:rsidTr="005C1693">
        <w:trPr>
          <w:trHeight w:val="159"/>
          <w:jc w:val="center"/>
        </w:trPr>
        <w:tc>
          <w:tcPr>
            <w:tcW w:w="2790" w:type="dxa"/>
            <w:shd w:val="clear" w:color="auto" w:fill="D9D9D9" w:themeFill="background1" w:themeFillShade="D9"/>
          </w:tcPr>
          <w:p w14:paraId="2949CC80" w14:textId="77777777" w:rsidR="00F77A73" w:rsidRPr="001F42D3" w:rsidRDefault="00F77A73" w:rsidP="005C1693">
            <w:pPr>
              <w:pStyle w:val="TableEntryHeader"/>
            </w:pPr>
          </w:p>
        </w:tc>
        <w:tc>
          <w:tcPr>
            <w:tcW w:w="4011" w:type="dxa"/>
            <w:shd w:val="clear" w:color="auto" w:fill="D9D9D9" w:themeFill="background1" w:themeFillShade="D9"/>
          </w:tcPr>
          <w:p w14:paraId="0F3702C6" w14:textId="77777777" w:rsidR="00F77A73" w:rsidRPr="001F42D3" w:rsidRDefault="00F77A73" w:rsidP="005C1693">
            <w:pPr>
              <w:pStyle w:val="TableEntryHeader"/>
            </w:pPr>
          </w:p>
        </w:tc>
      </w:tr>
      <w:tr w:rsidR="00F77A73" w:rsidRPr="001F42D3" w14:paraId="78CD8E75" w14:textId="77777777" w:rsidTr="002D7086">
        <w:trPr>
          <w:trHeight w:val="124"/>
          <w:jc w:val="center"/>
        </w:trPr>
        <w:tc>
          <w:tcPr>
            <w:tcW w:w="6801" w:type="dxa"/>
            <w:gridSpan w:val="2"/>
          </w:tcPr>
          <w:p w14:paraId="52A4012A" w14:textId="77777777" w:rsidR="00F77A73" w:rsidRPr="005C1693" w:rsidRDefault="00F77A73" w:rsidP="005C1693">
            <w:pPr>
              <w:pStyle w:val="TableEntry"/>
              <w:rPr>
                <w:b/>
                <w:bCs/>
              </w:rPr>
            </w:pPr>
            <w:r w:rsidRPr="005C1693">
              <w:rPr>
                <w:b/>
                <w:bCs/>
              </w:rPr>
              <w:t xml:space="preserve">MDS Attribute: </w:t>
            </w:r>
          </w:p>
        </w:tc>
      </w:tr>
      <w:tr w:rsidR="00F77A73" w:rsidRPr="001F42D3" w14:paraId="46A1DF6B" w14:textId="77777777" w:rsidTr="002D7086">
        <w:trPr>
          <w:trHeight w:val="121"/>
          <w:jc w:val="center"/>
        </w:trPr>
        <w:tc>
          <w:tcPr>
            <w:tcW w:w="2790" w:type="dxa"/>
          </w:tcPr>
          <w:p w14:paraId="00DF156B" w14:textId="77777777" w:rsidR="00F77A73" w:rsidRPr="001F42D3" w:rsidRDefault="00F77A73" w:rsidP="005C1693">
            <w:pPr>
              <w:pStyle w:val="TableEntry"/>
            </w:pPr>
            <w:r w:rsidRPr="001F42D3">
              <w:t>Specification of the number, size, and orientation of pillars and their indexing directions</w:t>
            </w:r>
          </w:p>
        </w:tc>
        <w:tc>
          <w:tcPr>
            <w:tcW w:w="4011" w:type="dxa"/>
          </w:tcPr>
          <w:p w14:paraId="0945678A" w14:textId="77777777" w:rsidR="00F77A73" w:rsidRPr="001F42D3" w:rsidRDefault="00F77A73" w:rsidP="005C1693">
            <w:pPr>
              <w:pStyle w:val="TableEntry"/>
            </w:pPr>
            <w:r w:rsidRPr="001F42D3">
              <w:rPr>
                <w:b/>
                <w:bCs/>
              </w:rPr>
              <w:t>MDC_ATTR_PILLAR_ASSEMBLY</w:t>
            </w:r>
          </w:p>
        </w:tc>
      </w:tr>
    </w:tbl>
    <w:p w14:paraId="4B04D962" w14:textId="77777777" w:rsidR="00F77A73" w:rsidRPr="001F42D3" w:rsidRDefault="00F77A73" w:rsidP="00F77A73">
      <w:pPr>
        <w:pStyle w:val="Default"/>
        <w:rPr>
          <w:sz w:val="23"/>
          <w:szCs w:val="23"/>
        </w:rPr>
      </w:pPr>
    </w:p>
    <w:p w14:paraId="14146E1B" w14:textId="77777777" w:rsidR="00F77A73" w:rsidRPr="001F42D3" w:rsidRDefault="00F77A73" w:rsidP="005C1693">
      <w:pPr>
        <w:pStyle w:val="BodyText"/>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1F42D3" w14:paraId="78CBD655" w14:textId="77777777" w:rsidTr="005C1693">
        <w:trPr>
          <w:trHeight w:val="159"/>
          <w:jc w:val="center"/>
        </w:trPr>
        <w:tc>
          <w:tcPr>
            <w:tcW w:w="2790" w:type="dxa"/>
            <w:shd w:val="clear" w:color="auto" w:fill="D9D9D9" w:themeFill="background1" w:themeFillShade="D9"/>
          </w:tcPr>
          <w:p w14:paraId="6ED0ABB1" w14:textId="77777777" w:rsidR="00F77A73" w:rsidRPr="001F42D3" w:rsidRDefault="00F77A73" w:rsidP="005C1693">
            <w:pPr>
              <w:pStyle w:val="TableEntryHeader"/>
            </w:pPr>
            <w:r w:rsidRPr="001F42D3">
              <w:t xml:space="preserve">Parameter </w:t>
            </w:r>
          </w:p>
        </w:tc>
        <w:tc>
          <w:tcPr>
            <w:tcW w:w="4791" w:type="dxa"/>
            <w:shd w:val="clear" w:color="auto" w:fill="D9D9D9" w:themeFill="background1" w:themeFillShade="D9"/>
          </w:tcPr>
          <w:p w14:paraId="565793BE" w14:textId="77777777" w:rsidR="00F77A73" w:rsidRPr="001F42D3" w:rsidRDefault="00F77A73" w:rsidP="005C1693">
            <w:pPr>
              <w:pStyle w:val="TableEntryHeader"/>
            </w:pPr>
            <w:r w:rsidRPr="001F42D3">
              <w:t>Note</w:t>
            </w:r>
          </w:p>
        </w:tc>
      </w:tr>
      <w:tr w:rsidR="00F77A73" w:rsidRPr="001F42D3" w14:paraId="4DD051B5" w14:textId="77777777" w:rsidTr="002D7086">
        <w:trPr>
          <w:trHeight w:val="121"/>
          <w:jc w:val="center"/>
        </w:trPr>
        <w:tc>
          <w:tcPr>
            <w:tcW w:w="2790" w:type="dxa"/>
          </w:tcPr>
          <w:p w14:paraId="3EEA73D0" w14:textId="77777777" w:rsidR="00F77A73" w:rsidRPr="001F42D3" w:rsidRDefault="00F77A73" w:rsidP="005C1693">
            <w:pPr>
              <w:pStyle w:val="TableEntry"/>
            </w:pPr>
            <w:r w:rsidRPr="001F42D3">
              <w:t>Number of Pillars</w:t>
            </w:r>
          </w:p>
        </w:tc>
        <w:tc>
          <w:tcPr>
            <w:tcW w:w="4791" w:type="dxa"/>
          </w:tcPr>
          <w:p w14:paraId="4369D2FF" w14:textId="77777777" w:rsidR="00F77A73" w:rsidRPr="001F42D3" w:rsidRDefault="00F77A73" w:rsidP="005C1693">
            <w:pPr>
              <w:pStyle w:val="TableEntry"/>
            </w:pPr>
            <w:r w:rsidRPr="001F42D3">
              <w:t xml:space="preserve">Optional - If a pump resides in a Pillar, this field may contain the number of Pillars present in the pillar system. </w:t>
            </w:r>
          </w:p>
        </w:tc>
      </w:tr>
      <w:tr w:rsidR="00F77A73" w:rsidRPr="001F42D3" w14:paraId="7092D420" w14:textId="77777777" w:rsidTr="002D7086">
        <w:trPr>
          <w:trHeight w:val="121"/>
          <w:jc w:val="center"/>
        </w:trPr>
        <w:tc>
          <w:tcPr>
            <w:tcW w:w="2790" w:type="dxa"/>
          </w:tcPr>
          <w:p w14:paraId="4BDB7B1F" w14:textId="77777777" w:rsidR="00F77A73" w:rsidRPr="001F42D3" w:rsidRDefault="00F77A73" w:rsidP="005C1693">
            <w:pPr>
              <w:pStyle w:val="TableEntry"/>
            </w:pPr>
            <w:r w:rsidRPr="001F42D3">
              <w:t xml:space="preserve">Number of Racks </w:t>
            </w:r>
            <w:proofErr w:type="gramStart"/>
            <w:r w:rsidRPr="001F42D3">
              <w:t>In</w:t>
            </w:r>
            <w:proofErr w:type="gramEnd"/>
            <w:r w:rsidRPr="001F42D3">
              <w:t xml:space="preserve"> Pillars</w:t>
            </w:r>
          </w:p>
        </w:tc>
        <w:tc>
          <w:tcPr>
            <w:tcW w:w="4791" w:type="dxa"/>
          </w:tcPr>
          <w:p w14:paraId="3E0F4375" w14:textId="77777777" w:rsidR="00F77A73" w:rsidRPr="001F42D3" w:rsidRDefault="00F77A73" w:rsidP="006D36C7">
            <w:pPr>
              <w:pStyle w:val="TableEntry"/>
            </w:pPr>
            <w:r w:rsidRPr="001F42D3">
              <w:t>Optional – ARRAY of “Number of Pillars” entries</w:t>
            </w:r>
          </w:p>
          <w:p w14:paraId="614A7DD8" w14:textId="77777777" w:rsidR="006D36C7" w:rsidRPr="001F42D3" w:rsidRDefault="006D36C7" w:rsidP="005C1693">
            <w:pPr>
              <w:pStyle w:val="TableEntry"/>
            </w:pPr>
          </w:p>
          <w:p w14:paraId="6A9BA842" w14:textId="77777777" w:rsidR="00F77A73" w:rsidRPr="001F42D3" w:rsidRDefault="00F77A73" w:rsidP="005C1693">
            <w:pPr>
              <w:pStyle w:val="TableEntry"/>
            </w:pPr>
            <w:r w:rsidRPr="001F42D3">
              <w:t>If a pump resides in a Pillar, this field may contain the number of Racks present in each Pillar in the system.</w:t>
            </w:r>
          </w:p>
        </w:tc>
      </w:tr>
      <w:tr w:rsidR="00F77A73" w:rsidRPr="001F42D3" w14:paraId="30A5FEB2" w14:textId="77777777" w:rsidTr="002D7086">
        <w:trPr>
          <w:trHeight w:val="121"/>
          <w:jc w:val="center"/>
        </w:trPr>
        <w:tc>
          <w:tcPr>
            <w:tcW w:w="2790" w:type="dxa"/>
          </w:tcPr>
          <w:p w14:paraId="4BE0BBE5" w14:textId="77777777" w:rsidR="00F77A73" w:rsidRPr="001F42D3" w:rsidRDefault="00F77A73" w:rsidP="005C1693">
            <w:pPr>
              <w:pStyle w:val="TableEntry"/>
            </w:pPr>
            <w:r w:rsidRPr="001F42D3">
              <w:t>Number of Slots in Pillars</w:t>
            </w:r>
          </w:p>
        </w:tc>
        <w:tc>
          <w:tcPr>
            <w:tcW w:w="4791" w:type="dxa"/>
          </w:tcPr>
          <w:p w14:paraId="07952C2B" w14:textId="77777777" w:rsidR="00F77A73" w:rsidRPr="001F42D3" w:rsidRDefault="00F77A73" w:rsidP="006D36C7">
            <w:pPr>
              <w:pStyle w:val="TableEntry"/>
            </w:pPr>
            <w:r w:rsidRPr="001F42D3">
              <w:t>Optional – ARRAY of “Number of Pillars” entries</w:t>
            </w:r>
          </w:p>
          <w:p w14:paraId="5D063864" w14:textId="77777777" w:rsidR="006D36C7" w:rsidRPr="001F42D3" w:rsidRDefault="006D36C7" w:rsidP="005C1693">
            <w:pPr>
              <w:pStyle w:val="TableEntry"/>
            </w:pPr>
          </w:p>
          <w:p w14:paraId="00CC1749" w14:textId="77777777" w:rsidR="00F77A73" w:rsidRPr="001F42D3" w:rsidRDefault="00F77A73" w:rsidP="005C1693">
            <w:pPr>
              <w:pStyle w:val="TableEntry"/>
            </w:pPr>
            <w:r w:rsidRPr="001F42D3">
              <w:t>If a pump resides in a Pillar, this field may contain the number of Pump Slots present in each Pillar in the system.</w:t>
            </w:r>
          </w:p>
        </w:tc>
      </w:tr>
      <w:tr w:rsidR="00F77A73" w:rsidRPr="001F42D3" w14:paraId="1CB0F56B" w14:textId="77777777" w:rsidTr="002D7086">
        <w:trPr>
          <w:trHeight w:val="121"/>
          <w:jc w:val="center"/>
        </w:trPr>
        <w:tc>
          <w:tcPr>
            <w:tcW w:w="2790" w:type="dxa"/>
          </w:tcPr>
          <w:p w14:paraId="6B28CED3" w14:textId="77777777" w:rsidR="00F77A73" w:rsidRPr="001F42D3" w:rsidRDefault="00F77A73" w:rsidP="005C1693">
            <w:pPr>
              <w:pStyle w:val="TableEntry"/>
            </w:pPr>
            <w:r w:rsidRPr="001F42D3">
              <w:t>Pillar Orientation</w:t>
            </w:r>
          </w:p>
        </w:tc>
        <w:tc>
          <w:tcPr>
            <w:tcW w:w="4791" w:type="dxa"/>
          </w:tcPr>
          <w:p w14:paraId="17936A08" w14:textId="77777777" w:rsidR="00F77A73" w:rsidRPr="001F42D3" w:rsidRDefault="00F77A73" w:rsidP="005C1693">
            <w:pPr>
              <w:pStyle w:val="TableEntry"/>
            </w:pPr>
            <w:r w:rsidRPr="001F42D3">
              <w:t>Optional – If a pump is contained within a pillar, this value may be populated with an ENUM value:</w:t>
            </w:r>
          </w:p>
          <w:p w14:paraId="0D576A09" w14:textId="77777777" w:rsidR="00F77A73" w:rsidRPr="001F42D3" w:rsidRDefault="00F77A73" w:rsidP="005C1693">
            <w:pPr>
              <w:pStyle w:val="TableEntry"/>
            </w:pPr>
            <w:r w:rsidRPr="001F42D3">
              <w:t xml:space="preserve">Vertical      </w:t>
            </w:r>
            <w:r w:rsidRPr="005C1693">
              <w:rPr>
                <w:b/>
                <w:bCs/>
              </w:rPr>
              <w:t xml:space="preserve"> pillar-orientation-vertical</w:t>
            </w:r>
          </w:p>
          <w:p w14:paraId="6D8B866D" w14:textId="77777777" w:rsidR="00F77A73" w:rsidRPr="001F42D3" w:rsidRDefault="00F77A73" w:rsidP="005C1693">
            <w:pPr>
              <w:pStyle w:val="TableEntry"/>
            </w:pPr>
            <w:r w:rsidRPr="001F42D3">
              <w:t xml:space="preserve">Horizontal  </w:t>
            </w:r>
            <w:r w:rsidRPr="005C1693">
              <w:rPr>
                <w:b/>
                <w:bCs/>
              </w:rPr>
              <w:t xml:space="preserve"> pillar-orientation-horizontal</w:t>
            </w:r>
          </w:p>
        </w:tc>
      </w:tr>
      <w:tr w:rsidR="00F77A73" w:rsidRPr="001F42D3" w14:paraId="3F74CF24" w14:textId="77777777" w:rsidTr="002D7086">
        <w:trPr>
          <w:trHeight w:val="121"/>
          <w:jc w:val="center"/>
        </w:trPr>
        <w:tc>
          <w:tcPr>
            <w:tcW w:w="2790" w:type="dxa"/>
          </w:tcPr>
          <w:p w14:paraId="4BC3BA0D" w14:textId="77777777" w:rsidR="00F77A73" w:rsidRPr="001F42D3" w:rsidRDefault="00F77A73" w:rsidP="005C1693">
            <w:pPr>
              <w:pStyle w:val="TableEntry"/>
            </w:pPr>
            <w:r w:rsidRPr="001F42D3">
              <w:t>Pillar Direction</w:t>
            </w:r>
          </w:p>
        </w:tc>
        <w:tc>
          <w:tcPr>
            <w:tcW w:w="4791" w:type="dxa"/>
          </w:tcPr>
          <w:p w14:paraId="2EC556B2" w14:textId="77777777" w:rsidR="00F77A73" w:rsidRPr="001F42D3" w:rsidRDefault="00F77A73" w:rsidP="005C1693">
            <w:pPr>
              <w:pStyle w:val="TableEntry"/>
            </w:pPr>
            <w:r w:rsidRPr="001F42D3">
              <w:t>Optional – If a pump is contained within a pillar, this value may be populated with an ENUM value:</w:t>
            </w:r>
          </w:p>
          <w:p w14:paraId="639BB990" w14:textId="77777777" w:rsidR="00F77A73" w:rsidRPr="005C1693" w:rsidRDefault="00F77A73" w:rsidP="005C1693">
            <w:pPr>
              <w:pStyle w:val="TableEntry"/>
              <w:rPr>
                <w:b/>
                <w:bCs/>
              </w:rPr>
            </w:pPr>
            <w:r w:rsidRPr="001F42D3">
              <w:t xml:space="preserve">Up…    </w:t>
            </w:r>
            <w:r w:rsidRPr="005C1693">
              <w:rPr>
                <w:b/>
                <w:bCs/>
              </w:rPr>
              <w:t>pillar-direction-up</w:t>
            </w:r>
          </w:p>
          <w:p w14:paraId="682AAD6A" w14:textId="77777777" w:rsidR="00F77A73" w:rsidRPr="001F42D3" w:rsidRDefault="00F77A73" w:rsidP="005C1693">
            <w:pPr>
              <w:pStyle w:val="TableEntry"/>
            </w:pPr>
            <w:r w:rsidRPr="001F42D3">
              <w:t xml:space="preserve">Down   </w:t>
            </w:r>
            <w:r w:rsidRPr="005C1693">
              <w:rPr>
                <w:b/>
                <w:bCs/>
              </w:rPr>
              <w:t>pillar-direction-down</w:t>
            </w:r>
          </w:p>
          <w:p w14:paraId="484BAF1F" w14:textId="77777777" w:rsidR="00F77A73" w:rsidRPr="005C1693" w:rsidRDefault="00F77A73" w:rsidP="005C1693">
            <w:pPr>
              <w:pStyle w:val="TableEntry"/>
              <w:rPr>
                <w:b/>
                <w:bCs/>
              </w:rPr>
            </w:pPr>
            <w:r w:rsidRPr="001F42D3">
              <w:t xml:space="preserve">Left      </w:t>
            </w:r>
            <w:r w:rsidRPr="005C1693">
              <w:rPr>
                <w:b/>
                <w:bCs/>
              </w:rPr>
              <w:t>pillar-direction-left</w:t>
            </w:r>
          </w:p>
          <w:p w14:paraId="1A8A1C85" w14:textId="77777777" w:rsidR="00F77A73" w:rsidRPr="001F42D3" w:rsidRDefault="00F77A73" w:rsidP="005C1693">
            <w:pPr>
              <w:pStyle w:val="TableEntry"/>
            </w:pPr>
            <w:r w:rsidRPr="001F42D3">
              <w:t xml:space="preserve">Right    </w:t>
            </w:r>
            <w:r w:rsidRPr="005C1693">
              <w:rPr>
                <w:b/>
                <w:bCs/>
              </w:rPr>
              <w:t>pillar-direction-right</w:t>
            </w:r>
          </w:p>
        </w:tc>
      </w:tr>
      <w:tr w:rsidR="00F77A73" w:rsidRPr="001F42D3" w14:paraId="5041B40B" w14:textId="77777777" w:rsidTr="002D7086">
        <w:trPr>
          <w:trHeight w:val="121"/>
          <w:jc w:val="center"/>
        </w:trPr>
        <w:tc>
          <w:tcPr>
            <w:tcW w:w="2790" w:type="dxa"/>
          </w:tcPr>
          <w:p w14:paraId="7F3B7416" w14:textId="77777777" w:rsidR="00F77A73" w:rsidRPr="001F42D3" w:rsidRDefault="00F77A73" w:rsidP="005C1693">
            <w:pPr>
              <w:pStyle w:val="TableEntry"/>
            </w:pPr>
            <w:r w:rsidRPr="001F42D3">
              <w:t>Slot-Rack Direction</w:t>
            </w:r>
          </w:p>
        </w:tc>
        <w:tc>
          <w:tcPr>
            <w:tcW w:w="4791" w:type="dxa"/>
          </w:tcPr>
          <w:p w14:paraId="26E1724B" w14:textId="77777777" w:rsidR="00F77A73" w:rsidRPr="001F42D3" w:rsidRDefault="00F77A73" w:rsidP="005C1693">
            <w:pPr>
              <w:pStyle w:val="TableEntry"/>
            </w:pPr>
            <w:r w:rsidRPr="001F42D3">
              <w:t>Optional – If a pump is contained within a pillar, this value may be populated with an ENUM value:</w:t>
            </w:r>
          </w:p>
          <w:p w14:paraId="31EA7C4A" w14:textId="77777777" w:rsidR="00F77A73" w:rsidRPr="001F42D3" w:rsidRDefault="00F77A73" w:rsidP="005C1693">
            <w:pPr>
              <w:pStyle w:val="TableEntry"/>
            </w:pPr>
            <w:r w:rsidRPr="001F42D3">
              <w:t xml:space="preserve">Up…    </w:t>
            </w:r>
            <w:r w:rsidRPr="005C1693">
              <w:rPr>
                <w:b/>
                <w:bCs/>
              </w:rPr>
              <w:t>slot-rack-direction-up</w:t>
            </w:r>
          </w:p>
          <w:p w14:paraId="0BAF02F2" w14:textId="77777777" w:rsidR="00F77A73" w:rsidRPr="001F42D3" w:rsidRDefault="00F77A73" w:rsidP="005C1693">
            <w:pPr>
              <w:pStyle w:val="TableEntry"/>
            </w:pPr>
            <w:r w:rsidRPr="001F42D3">
              <w:t xml:space="preserve">Down   </w:t>
            </w:r>
            <w:r w:rsidRPr="005C1693">
              <w:t>slot-rack-direction-down</w:t>
            </w:r>
          </w:p>
          <w:p w14:paraId="5410AC25" w14:textId="77777777" w:rsidR="00F77A73" w:rsidRPr="001F42D3" w:rsidRDefault="00F77A73" w:rsidP="005C1693">
            <w:pPr>
              <w:pStyle w:val="TableEntry"/>
            </w:pPr>
            <w:r w:rsidRPr="001F42D3">
              <w:t xml:space="preserve">Left      </w:t>
            </w:r>
            <w:r w:rsidRPr="005C1693">
              <w:t>slot-rack-direction-left</w:t>
            </w:r>
          </w:p>
          <w:p w14:paraId="1EA8E40E" w14:textId="77777777" w:rsidR="00F77A73" w:rsidRPr="001F42D3" w:rsidRDefault="00F77A73" w:rsidP="005C1693">
            <w:pPr>
              <w:pStyle w:val="TableEntry"/>
            </w:pPr>
            <w:r w:rsidRPr="001F42D3">
              <w:t xml:space="preserve">Right    </w:t>
            </w:r>
            <w:r w:rsidRPr="005C1693">
              <w:t>slot-rack-direction-right</w:t>
            </w:r>
          </w:p>
        </w:tc>
      </w:tr>
    </w:tbl>
    <w:p w14:paraId="420195E7" w14:textId="33E73447" w:rsidR="00F77A73" w:rsidRPr="001F42D3" w:rsidRDefault="00F77A73" w:rsidP="00F77A73">
      <w:pPr>
        <w:pStyle w:val="Default"/>
        <w:rPr>
          <w:sz w:val="23"/>
          <w:szCs w:val="23"/>
        </w:rPr>
      </w:pPr>
    </w:p>
    <w:p w14:paraId="51E09B14" w14:textId="2BC727D4" w:rsidR="00F77A73" w:rsidRPr="001F42D3" w:rsidRDefault="00F77A73" w:rsidP="005C1693">
      <w:pPr>
        <w:pStyle w:val="BodyText"/>
      </w:pPr>
    </w:p>
    <w:p w14:paraId="5E0F4706" w14:textId="1156E172" w:rsidR="00F77A73" w:rsidRPr="001F42D3" w:rsidRDefault="00F77A73" w:rsidP="005C1693">
      <w:pPr>
        <w:pStyle w:val="Heading4"/>
        <w:numPr>
          <w:ilvl w:val="0"/>
          <w:numId w:val="0"/>
        </w:numPr>
        <w:rPr>
          <w:noProof w:val="0"/>
        </w:rPr>
      </w:pPr>
      <w:bookmarkStart w:id="1658" w:name="_Toc181625312"/>
      <w:r w:rsidRPr="001F42D3">
        <w:rPr>
          <w:noProof w:val="0"/>
        </w:rPr>
        <w:lastRenderedPageBreak/>
        <w:t>M.1.2.3 Specifying a pump location within a Pillar (and Rack)</w:t>
      </w:r>
      <w:bookmarkEnd w:id="1658"/>
    </w:p>
    <w:p w14:paraId="4CDBD5A3" w14:textId="77777777" w:rsidR="00F77A73" w:rsidRPr="005C1693" w:rsidRDefault="00F77A73" w:rsidP="005C1693">
      <w:pPr>
        <w:pStyle w:val="BodyText"/>
      </w:pPr>
      <w:r w:rsidRPr="005C1693">
        <w:t xml:space="preserve">MDC_ATTR_PUMP_PILLAR_DETAILS –  </w:t>
      </w:r>
    </w:p>
    <w:p w14:paraId="289FA9DB" w14:textId="77777777" w:rsidR="00F77A73" w:rsidRPr="005C1693" w:rsidRDefault="00F77A73" w:rsidP="005C1693">
      <w:pPr>
        <w:pStyle w:val="BodyText"/>
      </w:pPr>
      <w:r w:rsidRPr="005C1693">
        <w:t>(Pillar Index, Rack Index, Rack Slot Index, Pillar Slot Index)</w:t>
      </w:r>
    </w:p>
    <w:p w14:paraId="1043EFA8" w14:textId="77777777" w:rsidR="00F77A73" w:rsidRPr="001F42D3" w:rsidRDefault="00F77A73" w:rsidP="00F77A73">
      <w:pPr>
        <w:pStyle w:val="Default"/>
        <w:rPr>
          <w:sz w:val="23"/>
          <w:szCs w:val="23"/>
        </w:rPr>
      </w:pP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5"/>
        <w:gridCol w:w="4405"/>
      </w:tblGrid>
      <w:tr w:rsidR="00F77A73" w:rsidRPr="001F42D3" w14:paraId="7F1E54FB" w14:textId="77777777" w:rsidTr="005C1693">
        <w:trPr>
          <w:trHeight w:val="159"/>
          <w:jc w:val="center"/>
        </w:trPr>
        <w:tc>
          <w:tcPr>
            <w:tcW w:w="3155" w:type="dxa"/>
            <w:shd w:val="clear" w:color="auto" w:fill="BFBFBF"/>
          </w:tcPr>
          <w:p w14:paraId="194DC33F" w14:textId="77777777" w:rsidR="00F77A73" w:rsidRPr="005C1693" w:rsidRDefault="00F77A73" w:rsidP="005C1693">
            <w:pPr>
              <w:pStyle w:val="TableEntryHeader"/>
            </w:pPr>
            <w:r w:rsidRPr="005C1693">
              <w:t xml:space="preserve">Parameter </w:t>
            </w:r>
          </w:p>
        </w:tc>
        <w:tc>
          <w:tcPr>
            <w:tcW w:w="4405" w:type="dxa"/>
            <w:shd w:val="clear" w:color="auto" w:fill="BFBFBF"/>
          </w:tcPr>
          <w:p w14:paraId="5747F8BD" w14:textId="77777777" w:rsidR="00F77A73" w:rsidRPr="005C1693" w:rsidRDefault="00F77A73" w:rsidP="005C1693">
            <w:pPr>
              <w:pStyle w:val="TableEntryHeader"/>
            </w:pPr>
            <w:r w:rsidRPr="005C1693">
              <w:t xml:space="preserve">MDC Code </w:t>
            </w:r>
          </w:p>
        </w:tc>
      </w:tr>
      <w:tr w:rsidR="00F77A73" w:rsidRPr="001F42D3" w14:paraId="5D2DD578" w14:textId="77777777" w:rsidTr="005C1693">
        <w:trPr>
          <w:trHeight w:val="124"/>
          <w:jc w:val="center"/>
        </w:trPr>
        <w:tc>
          <w:tcPr>
            <w:tcW w:w="7560" w:type="dxa"/>
            <w:gridSpan w:val="2"/>
          </w:tcPr>
          <w:p w14:paraId="49AF17B8" w14:textId="77777777" w:rsidR="00F77A73" w:rsidRPr="005C1693" w:rsidRDefault="00F77A73" w:rsidP="005C1693">
            <w:pPr>
              <w:pStyle w:val="TableEntry"/>
              <w:rPr>
                <w:b/>
                <w:bCs/>
              </w:rPr>
            </w:pPr>
            <w:r w:rsidRPr="005C1693">
              <w:rPr>
                <w:b/>
                <w:bCs/>
              </w:rPr>
              <w:t xml:space="preserve">VMD Attribute: </w:t>
            </w:r>
          </w:p>
        </w:tc>
      </w:tr>
      <w:tr w:rsidR="00F77A73" w:rsidRPr="001F42D3" w14:paraId="14297F55" w14:textId="77777777" w:rsidTr="005C1693">
        <w:trPr>
          <w:trHeight w:val="121"/>
          <w:jc w:val="center"/>
        </w:trPr>
        <w:tc>
          <w:tcPr>
            <w:tcW w:w="3155" w:type="dxa"/>
          </w:tcPr>
          <w:p w14:paraId="42633E73" w14:textId="77777777" w:rsidR="00F77A73" w:rsidRPr="001F42D3" w:rsidRDefault="00F77A73" w:rsidP="005C1693">
            <w:pPr>
              <w:pStyle w:val="TableEntry"/>
              <w:rPr>
                <w:color w:val="000000"/>
              </w:rPr>
            </w:pPr>
            <w:r w:rsidRPr="001F42D3">
              <w:rPr>
                <w:color w:val="000000"/>
              </w:rPr>
              <w:t>Location of pump in a Pillar</w:t>
            </w:r>
          </w:p>
        </w:tc>
        <w:tc>
          <w:tcPr>
            <w:tcW w:w="4405" w:type="dxa"/>
          </w:tcPr>
          <w:p w14:paraId="745FA428" w14:textId="77777777" w:rsidR="00F77A73" w:rsidRPr="005C1693" w:rsidRDefault="00F77A73" w:rsidP="005C1693">
            <w:pPr>
              <w:pStyle w:val="TableEntry"/>
              <w:rPr>
                <w:b/>
                <w:bCs/>
                <w:color w:val="000000"/>
              </w:rPr>
            </w:pPr>
            <w:r w:rsidRPr="005C1693">
              <w:rPr>
                <w:b/>
                <w:bCs/>
                <w:color w:val="000000"/>
              </w:rPr>
              <w:t>MDC_ATTR_PUMP_PILLAR_DETAILS</w:t>
            </w:r>
          </w:p>
        </w:tc>
      </w:tr>
    </w:tbl>
    <w:p w14:paraId="17068978" w14:textId="77777777" w:rsidR="00F77A73" w:rsidRPr="001F42D3" w:rsidRDefault="00F77A73" w:rsidP="00F77A73">
      <w:pPr>
        <w:pStyle w:val="Default"/>
        <w:rPr>
          <w:sz w:val="23"/>
          <w:szCs w:val="23"/>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5"/>
        <w:gridCol w:w="5305"/>
      </w:tblGrid>
      <w:tr w:rsidR="00F77A73" w:rsidRPr="001F42D3" w14:paraId="7114D9AF" w14:textId="77777777" w:rsidTr="005C1693">
        <w:trPr>
          <w:cantSplit/>
          <w:trHeight w:val="159"/>
          <w:tblHeader/>
          <w:jc w:val="center"/>
        </w:trPr>
        <w:tc>
          <w:tcPr>
            <w:tcW w:w="3695" w:type="dxa"/>
            <w:shd w:val="clear" w:color="auto" w:fill="BFBFBF"/>
          </w:tcPr>
          <w:p w14:paraId="70D46CCC" w14:textId="77777777" w:rsidR="00F77A73" w:rsidRPr="001F42D3" w:rsidRDefault="00F77A73" w:rsidP="005C1693">
            <w:pPr>
              <w:pStyle w:val="TableEntryHeader"/>
            </w:pPr>
            <w:r w:rsidRPr="001F42D3">
              <w:t xml:space="preserve">Parameter </w:t>
            </w:r>
          </w:p>
        </w:tc>
        <w:tc>
          <w:tcPr>
            <w:tcW w:w="5305" w:type="dxa"/>
            <w:shd w:val="clear" w:color="auto" w:fill="BFBFBF"/>
          </w:tcPr>
          <w:p w14:paraId="205ED4C2" w14:textId="77777777" w:rsidR="00F77A73" w:rsidRPr="001F42D3" w:rsidRDefault="00F77A73" w:rsidP="005C1693">
            <w:pPr>
              <w:pStyle w:val="TableEntryHeader"/>
            </w:pPr>
            <w:r w:rsidRPr="001F42D3">
              <w:t>Note</w:t>
            </w:r>
          </w:p>
        </w:tc>
      </w:tr>
      <w:tr w:rsidR="00F77A73" w:rsidRPr="001F42D3" w14:paraId="57FF0664" w14:textId="77777777" w:rsidTr="005C1693">
        <w:trPr>
          <w:trHeight w:val="121"/>
          <w:jc w:val="center"/>
        </w:trPr>
        <w:tc>
          <w:tcPr>
            <w:tcW w:w="3695" w:type="dxa"/>
          </w:tcPr>
          <w:p w14:paraId="47F00C27" w14:textId="77777777" w:rsidR="00F77A73" w:rsidRPr="001F42D3" w:rsidRDefault="00F77A73" w:rsidP="005C1693">
            <w:pPr>
              <w:pStyle w:val="TableEntry"/>
            </w:pPr>
            <w:r w:rsidRPr="001F42D3">
              <w:t>Pillar Index</w:t>
            </w:r>
          </w:p>
        </w:tc>
        <w:tc>
          <w:tcPr>
            <w:tcW w:w="5305" w:type="dxa"/>
          </w:tcPr>
          <w:p w14:paraId="5F0F1E7D" w14:textId="77777777" w:rsidR="00F77A73" w:rsidRPr="001F42D3" w:rsidRDefault="00F77A73" w:rsidP="00BB7406">
            <w:pPr>
              <w:pStyle w:val="TableEntry"/>
            </w:pPr>
            <w:r w:rsidRPr="001F42D3">
              <w:t>Optional</w:t>
            </w:r>
          </w:p>
          <w:p w14:paraId="503D51C2" w14:textId="77777777" w:rsidR="006D36C7" w:rsidRPr="001F42D3" w:rsidRDefault="006D36C7" w:rsidP="005C1693">
            <w:pPr>
              <w:pStyle w:val="TableEntry"/>
            </w:pPr>
          </w:p>
          <w:p w14:paraId="621197F2" w14:textId="77777777" w:rsidR="00F77A73" w:rsidRPr="001F42D3" w:rsidRDefault="00F77A73" w:rsidP="005C1693">
            <w:pPr>
              <w:pStyle w:val="TableEntry"/>
            </w:pPr>
            <w:r w:rsidRPr="001F42D3">
              <w:t xml:space="preserve">If a pump resides in a Pillar, this field must contain which pillar the pump is located in. </w:t>
            </w:r>
          </w:p>
        </w:tc>
      </w:tr>
      <w:tr w:rsidR="00F77A73" w:rsidRPr="001F42D3" w14:paraId="71303BD0" w14:textId="77777777" w:rsidTr="005C1693">
        <w:trPr>
          <w:trHeight w:val="287"/>
          <w:jc w:val="center"/>
        </w:trPr>
        <w:tc>
          <w:tcPr>
            <w:tcW w:w="3695" w:type="dxa"/>
          </w:tcPr>
          <w:p w14:paraId="6DA4FE3F" w14:textId="77777777" w:rsidR="00F77A73" w:rsidRPr="001F42D3" w:rsidRDefault="00F77A73" w:rsidP="005C1693">
            <w:pPr>
              <w:pStyle w:val="TableEntry"/>
            </w:pPr>
            <w:r w:rsidRPr="001F42D3">
              <w:t>Rack Index</w:t>
            </w:r>
          </w:p>
        </w:tc>
        <w:tc>
          <w:tcPr>
            <w:tcW w:w="5305" w:type="dxa"/>
          </w:tcPr>
          <w:p w14:paraId="6DBAA182" w14:textId="51EFE3E7"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w:t>
            </w:r>
            <w:r w:rsidR="001F42D3">
              <w:t xml:space="preserve">. </w:t>
            </w:r>
            <w:r w:rsidRPr="001F42D3">
              <w:t>If rack position is not tracked, this field may be NA.</w:t>
            </w:r>
          </w:p>
          <w:p w14:paraId="19A37D92" w14:textId="77777777" w:rsidR="006D36C7" w:rsidRPr="001F42D3" w:rsidRDefault="006D36C7" w:rsidP="00BB7406">
            <w:pPr>
              <w:pStyle w:val="TableEntry"/>
            </w:pPr>
          </w:p>
          <w:p w14:paraId="2BD2E45A" w14:textId="0D087CAC" w:rsidR="00F77A73" w:rsidRPr="001F42D3" w:rsidRDefault="00F77A73" w:rsidP="005C1693">
            <w:pPr>
              <w:pStyle w:val="TableEntry"/>
            </w:pPr>
            <w:r w:rsidRPr="001F42D3">
              <w:t>If this field is specified, “Pillar Slot Index” must be NA.</w:t>
            </w:r>
          </w:p>
          <w:p w14:paraId="00A7F13D" w14:textId="77777777" w:rsidR="006D36C7" w:rsidRPr="001F42D3" w:rsidRDefault="006D36C7" w:rsidP="00BB7406">
            <w:pPr>
              <w:pStyle w:val="TableEntry"/>
            </w:pPr>
          </w:p>
          <w:p w14:paraId="548F085E" w14:textId="69B28512" w:rsidR="00F77A73" w:rsidRPr="001F42D3" w:rsidRDefault="00F77A73" w:rsidP="005C1693">
            <w:pPr>
              <w:pStyle w:val="TableEntry"/>
            </w:pPr>
            <w:r w:rsidRPr="001F42D3">
              <w:t>Only one of the two ways to indicate pump position within a Pillar can be populated with non-NA values:</w:t>
            </w:r>
          </w:p>
          <w:p w14:paraId="0E40D66B" w14:textId="77777777" w:rsidR="00F77A73" w:rsidRPr="001F42D3" w:rsidRDefault="00F77A73" w:rsidP="005C1693">
            <w:pPr>
              <w:pStyle w:val="TableEntry"/>
            </w:pPr>
            <w:r w:rsidRPr="001F42D3">
              <w:t>Both “Rack Index” and “Rack Slot Index”  or</w:t>
            </w:r>
          </w:p>
          <w:p w14:paraId="686E794C" w14:textId="77777777" w:rsidR="00F77A73" w:rsidRPr="001F42D3" w:rsidRDefault="00F77A73" w:rsidP="005C1693">
            <w:pPr>
              <w:pStyle w:val="TableEntry"/>
            </w:pPr>
            <w:r w:rsidRPr="001F42D3">
              <w:t>“Pillar Slot Index”</w:t>
            </w:r>
          </w:p>
        </w:tc>
      </w:tr>
      <w:tr w:rsidR="00F77A73" w:rsidRPr="001F42D3" w14:paraId="1F577BA2" w14:textId="77777777" w:rsidTr="005C1693">
        <w:trPr>
          <w:trHeight w:val="121"/>
          <w:jc w:val="center"/>
        </w:trPr>
        <w:tc>
          <w:tcPr>
            <w:tcW w:w="3695" w:type="dxa"/>
          </w:tcPr>
          <w:p w14:paraId="62738748" w14:textId="77777777" w:rsidR="00F77A73" w:rsidRPr="001F42D3" w:rsidRDefault="00F77A73" w:rsidP="005C1693">
            <w:pPr>
              <w:pStyle w:val="TableEntry"/>
            </w:pPr>
            <w:r w:rsidRPr="001F42D3">
              <w:t>Rack Slot Index</w:t>
            </w:r>
          </w:p>
        </w:tc>
        <w:tc>
          <w:tcPr>
            <w:tcW w:w="5305" w:type="dxa"/>
          </w:tcPr>
          <w:p w14:paraId="0519C494" w14:textId="35926646"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w:t>
            </w:r>
            <w:r w:rsidR="001F42D3">
              <w:t xml:space="preserve">. </w:t>
            </w:r>
            <w:r w:rsidRPr="001F42D3">
              <w:t xml:space="preserve"> If “Rack Index” is NA, this field must also be NA.</w:t>
            </w:r>
          </w:p>
          <w:p w14:paraId="17F1A100" w14:textId="77777777" w:rsidR="006D36C7" w:rsidRPr="001F42D3" w:rsidRDefault="006D36C7" w:rsidP="00BB7406">
            <w:pPr>
              <w:pStyle w:val="TableEntry"/>
            </w:pPr>
          </w:p>
          <w:p w14:paraId="48971910" w14:textId="08F0C63C" w:rsidR="00F77A73" w:rsidRPr="001F42D3" w:rsidRDefault="00F77A73" w:rsidP="005C1693">
            <w:pPr>
              <w:pStyle w:val="TableEntry"/>
            </w:pPr>
            <w:r w:rsidRPr="001F42D3">
              <w:t>If this field is specified, “Pillar Slot Index” must also be NA.</w:t>
            </w:r>
          </w:p>
          <w:p w14:paraId="24B0374C" w14:textId="77777777" w:rsidR="006D36C7" w:rsidRPr="001F42D3" w:rsidRDefault="006D36C7" w:rsidP="00BB7406">
            <w:pPr>
              <w:pStyle w:val="TableEntry"/>
            </w:pPr>
          </w:p>
          <w:p w14:paraId="67A95699" w14:textId="06A93704" w:rsidR="00F77A73" w:rsidRPr="001F42D3" w:rsidRDefault="00F77A73" w:rsidP="005C1693">
            <w:pPr>
              <w:pStyle w:val="TableEntry"/>
            </w:pPr>
            <w:r w:rsidRPr="001F42D3">
              <w:t>Only one of the two ways to indicate pump position within a Pillar can be populated with non-NA values:</w:t>
            </w:r>
          </w:p>
          <w:p w14:paraId="08B11A3D" w14:textId="77777777" w:rsidR="006D36C7" w:rsidRPr="001F42D3" w:rsidRDefault="006D36C7" w:rsidP="00BB7406">
            <w:pPr>
              <w:pStyle w:val="TableEntry"/>
            </w:pPr>
          </w:p>
          <w:p w14:paraId="666C18FA" w14:textId="12BA1B2C" w:rsidR="00F77A73" w:rsidRPr="001F42D3" w:rsidRDefault="00F77A73" w:rsidP="005C1693">
            <w:pPr>
              <w:pStyle w:val="TableEntry"/>
            </w:pPr>
            <w:r w:rsidRPr="001F42D3">
              <w:t>Both “Rack Index” and “Rack Slot Index”  or</w:t>
            </w:r>
          </w:p>
          <w:p w14:paraId="05C92789" w14:textId="77777777" w:rsidR="006D36C7" w:rsidRPr="001F42D3" w:rsidRDefault="006D36C7" w:rsidP="0032385F">
            <w:pPr>
              <w:pStyle w:val="TableEntry"/>
            </w:pPr>
          </w:p>
          <w:p w14:paraId="16038023" w14:textId="4C6A68A4" w:rsidR="00F77A73" w:rsidRPr="001F42D3" w:rsidRDefault="00F77A73" w:rsidP="005C1693">
            <w:pPr>
              <w:pStyle w:val="TableEntry"/>
            </w:pPr>
            <w:r w:rsidRPr="001F42D3">
              <w:t>“Pillar Slot Index”</w:t>
            </w:r>
          </w:p>
        </w:tc>
      </w:tr>
      <w:tr w:rsidR="00F77A73" w:rsidRPr="001F42D3" w14:paraId="5B2C220B" w14:textId="77777777" w:rsidTr="005C1693">
        <w:trPr>
          <w:trHeight w:val="121"/>
          <w:jc w:val="center"/>
        </w:trPr>
        <w:tc>
          <w:tcPr>
            <w:tcW w:w="3695" w:type="dxa"/>
          </w:tcPr>
          <w:p w14:paraId="7A2EC32D" w14:textId="77777777" w:rsidR="00F77A73" w:rsidRPr="001F42D3" w:rsidRDefault="00F77A73" w:rsidP="005C1693">
            <w:pPr>
              <w:pStyle w:val="TableEntry"/>
            </w:pPr>
            <w:r w:rsidRPr="001F42D3">
              <w:t>Pillar Slot Index</w:t>
            </w:r>
          </w:p>
        </w:tc>
        <w:tc>
          <w:tcPr>
            <w:tcW w:w="5305" w:type="dxa"/>
          </w:tcPr>
          <w:p w14:paraId="6F028091" w14:textId="77777777" w:rsidR="00F77A73" w:rsidRPr="001F42D3" w:rsidRDefault="00F77A73" w:rsidP="005C1693">
            <w:pPr>
              <w:pStyle w:val="TableEntry"/>
            </w:pPr>
            <w:r w:rsidRPr="001F42D3">
              <w:t xml:space="preserve">Optional – If a pump is contained within a Pillar, this field indicates which position it </w:t>
            </w:r>
            <w:proofErr w:type="gramStart"/>
            <w:r w:rsidRPr="001F42D3">
              <w:t>is located in</w:t>
            </w:r>
            <w:proofErr w:type="gramEnd"/>
            <w:r w:rsidRPr="001F42D3">
              <w:t xml:space="preserve"> within that Pillar.</w:t>
            </w:r>
          </w:p>
          <w:p w14:paraId="607771E7" w14:textId="77777777" w:rsidR="006D36C7" w:rsidRPr="001F42D3" w:rsidRDefault="006D36C7" w:rsidP="00BB7406">
            <w:pPr>
              <w:pStyle w:val="TableEntry"/>
            </w:pPr>
          </w:p>
          <w:p w14:paraId="4E0B382E" w14:textId="639183BA" w:rsidR="00F77A73" w:rsidRPr="001F42D3" w:rsidRDefault="00F77A73" w:rsidP="005C1693">
            <w:pPr>
              <w:pStyle w:val="TableEntry"/>
            </w:pPr>
            <w:r w:rsidRPr="001F42D3">
              <w:t>If this field is specified, “Rack Index” and “Rack Slot Index” must be NA.</w:t>
            </w:r>
          </w:p>
          <w:p w14:paraId="624BC41A" w14:textId="77777777" w:rsidR="006D36C7" w:rsidRPr="001F42D3" w:rsidRDefault="006D36C7" w:rsidP="00BB7406">
            <w:pPr>
              <w:pStyle w:val="TableEntry"/>
            </w:pPr>
          </w:p>
          <w:p w14:paraId="1F772025" w14:textId="23ED5111" w:rsidR="00F77A73" w:rsidRPr="001F42D3" w:rsidRDefault="00F77A73" w:rsidP="005C1693">
            <w:pPr>
              <w:pStyle w:val="TableEntry"/>
            </w:pPr>
            <w:r w:rsidRPr="001F42D3">
              <w:lastRenderedPageBreak/>
              <w:t>Only one of the two ways to indicate pump position within a Pillar can be populated with non-NA values:</w:t>
            </w:r>
          </w:p>
          <w:p w14:paraId="185C047B" w14:textId="77777777" w:rsidR="006D36C7" w:rsidRPr="001F42D3" w:rsidRDefault="006D36C7" w:rsidP="00BB7406">
            <w:pPr>
              <w:pStyle w:val="TableEntry"/>
            </w:pPr>
          </w:p>
          <w:p w14:paraId="3818E057" w14:textId="2B9F4663" w:rsidR="00F77A73" w:rsidRPr="001F42D3" w:rsidRDefault="00F77A73" w:rsidP="005C1693">
            <w:pPr>
              <w:pStyle w:val="TableEntry"/>
            </w:pPr>
            <w:r w:rsidRPr="001F42D3">
              <w:t>Both “Rack Index” and “Rack Slot Index”  or</w:t>
            </w:r>
          </w:p>
          <w:p w14:paraId="527DB0FD" w14:textId="77777777" w:rsidR="006D36C7" w:rsidRPr="001F42D3" w:rsidRDefault="006D36C7" w:rsidP="0032385F">
            <w:pPr>
              <w:pStyle w:val="TableEntry"/>
            </w:pPr>
          </w:p>
          <w:p w14:paraId="557DEE4F" w14:textId="293D33EC" w:rsidR="00F77A73" w:rsidRPr="001F42D3" w:rsidRDefault="00F77A73" w:rsidP="005C1693">
            <w:pPr>
              <w:pStyle w:val="TableEntry"/>
            </w:pPr>
            <w:r w:rsidRPr="001F42D3">
              <w:t>“Pillar Slot Index”</w:t>
            </w:r>
          </w:p>
        </w:tc>
      </w:tr>
    </w:tbl>
    <w:p w14:paraId="6B54C05B" w14:textId="77777777" w:rsidR="00C06E1E" w:rsidRPr="001F42D3" w:rsidRDefault="00C06E1E">
      <w:pPr>
        <w:ind w:hanging="2"/>
        <w:rPr>
          <w:rFonts w:ascii="LiberationSerif" w:hAnsi="LiberationSerif" w:cs="LiberationSerif"/>
          <w:sz w:val="18"/>
          <w:szCs w:val="18"/>
        </w:rPr>
      </w:pPr>
      <w:r w:rsidRPr="001F42D3">
        <w:rPr>
          <w:rFonts w:ascii="LiberationSerif" w:hAnsi="LiberationSerif" w:cs="LiberationSerif"/>
          <w:sz w:val="18"/>
          <w:szCs w:val="18"/>
        </w:rPr>
        <w:lastRenderedPageBreak/>
        <w:br w:type="page"/>
      </w:r>
    </w:p>
    <w:p w14:paraId="12010022" w14:textId="2EFE42C8"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lastRenderedPageBreak/>
        <w:t>Enum: Pillar Orientation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ENUM_PILLAR_ORIENTATION</w:t>
      </w:r>
    </w:p>
    <w:p w14:paraId="4B6ED139" w14:textId="1661EE02"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pillar-orientation-vertical</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32385F" w:rsidRPr="001F42D3">
        <w:rPr>
          <w:rFonts w:ascii="LiberationSerif" w:hAnsi="LiberationSerif" w:cs="LiberationSerif"/>
          <w:sz w:val="18"/>
          <w:szCs w:val="18"/>
        </w:rPr>
        <w:tab/>
      </w:r>
      <w:r w:rsidRPr="001F42D3">
        <w:rPr>
          <w:rFonts w:ascii="LiberationSerif" w:hAnsi="LiberationSerif" w:cs="LiberationSerif"/>
          <w:sz w:val="18"/>
          <w:szCs w:val="18"/>
        </w:rPr>
        <w:t>pillar consists of pumps/racks that are stacked vertically</w:t>
      </w:r>
    </w:p>
    <w:p w14:paraId="755D4C60"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pillar-orientation-horizontal</w:t>
      </w:r>
      <w:r w:rsidRPr="001F42D3">
        <w:rPr>
          <w:rFonts w:ascii="LiberationSerif" w:hAnsi="LiberationSerif" w:cs="LiberationSerif"/>
          <w:sz w:val="18"/>
          <w:szCs w:val="18"/>
        </w:rPr>
        <w:t>:</w:t>
      </w:r>
      <w:r w:rsidRPr="001F42D3">
        <w:rPr>
          <w:rFonts w:ascii="LiberationSerif" w:hAnsi="LiberationSerif" w:cs="LiberationSerif"/>
          <w:sz w:val="18"/>
          <w:szCs w:val="18"/>
        </w:rPr>
        <w:tab/>
        <w:t>pillar consists of pumps/racks that are stacked horizontally</w:t>
      </w:r>
    </w:p>
    <w:p w14:paraId="1747E275" w14:textId="77777777" w:rsidR="00F77A73" w:rsidRPr="001F42D3" w:rsidRDefault="00F77A73" w:rsidP="00F77A73">
      <w:pPr>
        <w:autoSpaceDE w:val="0"/>
        <w:autoSpaceDN w:val="0"/>
        <w:adjustRightInd w:val="0"/>
        <w:ind w:hanging="2"/>
        <w:rPr>
          <w:rFonts w:ascii="LiberationSerif" w:hAnsi="LiberationSerif" w:cs="LiberationSerif"/>
          <w:sz w:val="18"/>
          <w:szCs w:val="18"/>
        </w:rPr>
      </w:pPr>
    </w:p>
    <w:p w14:paraId="3BC7656A"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 xml:space="preserve">Enum: Pillar Direction </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ENUM_PILLAR_DIRECTION</w:t>
      </w:r>
    </w:p>
    <w:p w14:paraId="6B8A753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“up” direction</w:t>
      </w:r>
    </w:p>
    <w:p w14:paraId="39BF936D"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“down” direction</w:t>
      </w:r>
      <w:r w:rsidRPr="001F42D3">
        <w:rPr>
          <w:rFonts w:ascii="LiberationSerif" w:hAnsi="LiberationSerif" w:cs="LiberationSerif"/>
          <w:sz w:val="23"/>
          <w:szCs w:val="23"/>
        </w:rPr>
        <w:t xml:space="preserve"> </w:t>
      </w:r>
    </w:p>
    <w:p w14:paraId="05878B5A"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left to right</w:t>
      </w:r>
      <w:r w:rsidRPr="001F42D3">
        <w:rPr>
          <w:rFonts w:ascii="LiberationSerif" w:hAnsi="LiberationSerif" w:cs="LiberationSerif"/>
          <w:sz w:val="23"/>
          <w:szCs w:val="23"/>
        </w:rPr>
        <w:t xml:space="preserve"> </w:t>
      </w:r>
    </w:p>
    <w:p w14:paraId="3BF9AB80"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right to left</w:t>
      </w:r>
      <w:r w:rsidRPr="001F42D3">
        <w:rPr>
          <w:rFonts w:ascii="LiberationSerif" w:hAnsi="LiberationSerif" w:cs="LiberationSerif"/>
          <w:sz w:val="23"/>
          <w:szCs w:val="23"/>
        </w:rPr>
        <w:t xml:space="preserve"> </w:t>
      </w:r>
    </w:p>
    <w:p w14:paraId="743522FE" w14:textId="77777777" w:rsidR="00F77A73" w:rsidRPr="001F42D3" w:rsidRDefault="00F77A73" w:rsidP="00F77A73">
      <w:pPr>
        <w:autoSpaceDE w:val="0"/>
        <w:autoSpaceDN w:val="0"/>
        <w:adjustRightInd w:val="0"/>
        <w:ind w:hanging="2"/>
        <w:rPr>
          <w:rFonts w:ascii="LiberationSerif" w:hAnsi="LiberationSerif" w:cs="LiberationSerif"/>
          <w:sz w:val="23"/>
          <w:szCs w:val="23"/>
        </w:rPr>
      </w:pPr>
    </w:p>
    <w:p w14:paraId="358C4DC7"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Enum: Slot-Rack Direction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ENUM_SLOT_RACK_DIRECTION</w:t>
      </w:r>
    </w:p>
    <w:p w14:paraId="6290AD8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in the “up” direction</w:t>
      </w:r>
    </w:p>
    <w:p w14:paraId="635DCC89" w14:textId="70A256A2"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in the “down” direction</w:t>
      </w:r>
      <w:r w:rsidRPr="001F42D3">
        <w:rPr>
          <w:rFonts w:ascii="LiberationSerif" w:hAnsi="LiberationSerif" w:cs="LiberationSerif"/>
          <w:sz w:val="23"/>
          <w:szCs w:val="23"/>
        </w:rPr>
        <w:t xml:space="preserve"> </w:t>
      </w:r>
    </w:p>
    <w:p w14:paraId="207CA253" w14:textId="51F0652F"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from left to right</w:t>
      </w:r>
      <w:r w:rsidRPr="001F42D3">
        <w:rPr>
          <w:rFonts w:ascii="LiberationSerif" w:hAnsi="LiberationSerif" w:cs="LiberationSerif"/>
          <w:sz w:val="23"/>
          <w:szCs w:val="23"/>
        </w:rPr>
        <w:t xml:space="preserve"> </w:t>
      </w:r>
    </w:p>
    <w:p w14:paraId="686C1BF9"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from right to left</w:t>
      </w:r>
      <w:r w:rsidRPr="001F42D3">
        <w:rPr>
          <w:rFonts w:ascii="LiberationSerif" w:hAnsi="LiberationSerif" w:cs="LiberationSerif"/>
          <w:sz w:val="23"/>
          <w:szCs w:val="23"/>
        </w:rPr>
        <w:t xml:space="preserve"> </w:t>
      </w:r>
    </w:p>
    <w:p w14:paraId="167A06C9" w14:textId="77777777" w:rsidR="00F77A73" w:rsidRPr="001F42D3" w:rsidRDefault="00F77A73" w:rsidP="00F77A73">
      <w:pPr>
        <w:pStyle w:val="Default"/>
      </w:pPr>
    </w:p>
    <w:p w14:paraId="62631300" w14:textId="77777777" w:rsidR="00F77A73" w:rsidRPr="001F42D3" w:rsidRDefault="00F77A73" w:rsidP="005C1693">
      <w:pPr>
        <w:pStyle w:val="BodyText"/>
      </w:pPr>
      <w:r w:rsidRPr="001F42D3">
        <w:t>For the following diagram, the following settings apply:</w:t>
      </w:r>
    </w:p>
    <w:p w14:paraId="0DDCD9DE" w14:textId="77777777" w:rsidR="00F77A73" w:rsidRPr="001F42D3" w:rsidRDefault="00F77A73" w:rsidP="00F77A73">
      <w:pPr>
        <w:pStyle w:val="Default"/>
        <w:ind w:left="142"/>
      </w:pPr>
    </w:p>
    <w:p w14:paraId="6C9EDE94"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slot-rack-direction-up)</w:t>
      </w:r>
    </w:p>
    <w:p w14:paraId="25CDD82A" w14:textId="77777777" w:rsidR="00F77A73" w:rsidRPr="001F42D3" w:rsidRDefault="00F77A73" w:rsidP="00F77A73">
      <w:pPr>
        <w:pStyle w:val="Default"/>
        <w:ind w:left="2302" w:firstLine="578"/>
        <w:rPr>
          <w:b/>
          <w:bCs/>
          <w:sz w:val="18"/>
          <w:szCs w:val="18"/>
          <w:lang w:eastAsia="zh-CN"/>
        </w:rPr>
      </w:pPr>
    </w:p>
    <w:p w14:paraId="64EA9B9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17601C58"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5D2C14B0"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7F229108"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UP</w:t>
      </w:r>
    </w:p>
    <w:p w14:paraId="6C22CBBA" w14:textId="77777777" w:rsidR="00F77A73" w:rsidRPr="001F42D3" w:rsidRDefault="00F77A73" w:rsidP="00F77A73">
      <w:pPr>
        <w:pStyle w:val="Default"/>
        <w:rPr>
          <w:sz w:val="23"/>
          <w:szCs w:val="23"/>
        </w:rPr>
      </w:pPr>
    </w:p>
    <w:p w14:paraId="0DEE8719" w14:textId="77777777" w:rsidR="00F77A73" w:rsidRPr="001F42D3" w:rsidRDefault="00623960" w:rsidP="00F77A73">
      <w:pPr>
        <w:pStyle w:val="Default"/>
        <w:ind w:left="142"/>
      </w:pPr>
      <w:r>
        <w:lastRenderedPageBreak/>
        <w:pict w14:anchorId="426A3847">
          <v:shape id="_x0000_i1026" type="#_x0000_t75" alt="" style="width:366.45pt;height:266.5pt;mso-width-percent:0;mso-height-percent:0;mso-width-percent:0;mso-height-percent:0">
            <v:imagedata r:id="rId90" o:title=""/>
          </v:shape>
        </w:pict>
      </w:r>
    </w:p>
    <w:p w14:paraId="12C18C8C"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26398EC2" w14:textId="77777777" w:rsidR="00F77A73" w:rsidRPr="001F42D3" w:rsidRDefault="00F77A73" w:rsidP="00F77A73">
      <w:pPr>
        <w:pStyle w:val="Default"/>
        <w:rPr>
          <w:sz w:val="23"/>
          <w:szCs w:val="23"/>
        </w:rPr>
      </w:pPr>
    </w:p>
    <w:p w14:paraId="09266F4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22880FF3"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58D89B3E" w14:textId="77777777" w:rsidR="00F77A73" w:rsidRPr="001F42D3" w:rsidRDefault="00F77A73" w:rsidP="00F77A73">
      <w:pPr>
        <w:pStyle w:val="Default"/>
        <w:ind w:left="142"/>
        <w:rPr>
          <w:b/>
          <w:bCs/>
          <w:sz w:val="18"/>
          <w:szCs w:val="18"/>
          <w:lang w:eastAsia="zh-CN"/>
        </w:rPr>
      </w:pPr>
    </w:p>
    <w:p w14:paraId="08C87BA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E3D9A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6C4DB3C1" w14:textId="77777777" w:rsidR="00F77A73" w:rsidRPr="001F42D3" w:rsidRDefault="00F77A73" w:rsidP="00F77A73">
      <w:pPr>
        <w:pStyle w:val="Default"/>
        <w:rPr>
          <w:b/>
          <w:bCs/>
          <w:sz w:val="18"/>
          <w:szCs w:val="18"/>
          <w:lang w:eastAsia="zh-CN"/>
        </w:rPr>
      </w:pPr>
      <w:r w:rsidRPr="001F42D3">
        <w:rPr>
          <w:b/>
          <w:bCs/>
          <w:sz w:val="18"/>
          <w:szCs w:val="18"/>
          <w:lang w:eastAsia="zh-CN"/>
        </w:rPr>
        <w:br w:type="page"/>
      </w:r>
    </w:p>
    <w:p w14:paraId="7BF5EAEC" w14:textId="77777777" w:rsidR="00F77A73" w:rsidRPr="001F42D3" w:rsidRDefault="00F77A73" w:rsidP="00F77A73">
      <w:pPr>
        <w:pStyle w:val="Default"/>
        <w:rPr>
          <w:b/>
          <w:bCs/>
          <w:sz w:val="18"/>
          <w:szCs w:val="18"/>
          <w:lang w:eastAsia="zh-CN"/>
        </w:rPr>
      </w:pPr>
    </w:p>
    <w:p w14:paraId="24424AA9" w14:textId="77777777" w:rsidR="00F77A73" w:rsidRPr="005C1693" w:rsidRDefault="00F77A73" w:rsidP="005C1693">
      <w:pPr>
        <w:pStyle w:val="BodyText"/>
      </w:pPr>
      <w:r w:rsidRPr="001F42D3">
        <w:t>For the following diagram, the following settings apply:</w:t>
      </w:r>
    </w:p>
    <w:p w14:paraId="1E36F0AA" w14:textId="77777777" w:rsidR="00F77A73" w:rsidRPr="001F42D3" w:rsidRDefault="00F77A73" w:rsidP="005C1693">
      <w:pPr>
        <w:pStyle w:val="BodyText"/>
      </w:pPr>
    </w:p>
    <w:p w14:paraId="3CBB773C"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slot-rack-direction-down)</w:t>
      </w:r>
    </w:p>
    <w:p w14:paraId="7EDA0B97" w14:textId="77777777" w:rsidR="00F77A73" w:rsidRPr="001F42D3" w:rsidRDefault="00F77A73" w:rsidP="00F77A73">
      <w:pPr>
        <w:pStyle w:val="Default"/>
        <w:ind w:left="2302" w:firstLine="578"/>
        <w:rPr>
          <w:b/>
          <w:bCs/>
          <w:sz w:val="18"/>
          <w:szCs w:val="18"/>
          <w:lang w:eastAsia="zh-CN"/>
        </w:rPr>
      </w:pPr>
    </w:p>
    <w:p w14:paraId="0DFB950C"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0791A423"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79527DB8"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CAE0616"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DOWN</w:t>
      </w:r>
    </w:p>
    <w:p w14:paraId="6B2C58C6" w14:textId="77777777" w:rsidR="00F77A73" w:rsidRPr="001F42D3" w:rsidRDefault="00F77A73" w:rsidP="00F77A73">
      <w:pPr>
        <w:pStyle w:val="Default"/>
        <w:ind w:left="142" w:firstLine="578"/>
        <w:rPr>
          <w:b/>
          <w:bCs/>
          <w:sz w:val="18"/>
          <w:szCs w:val="18"/>
          <w:lang w:eastAsia="zh-CN"/>
        </w:rPr>
      </w:pPr>
    </w:p>
    <w:p w14:paraId="1F569B98" w14:textId="77777777" w:rsidR="00F77A73" w:rsidRPr="001F42D3" w:rsidRDefault="00F77A73" w:rsidP="00F77A73">
      <w:pPr>
        <w:pStyle w:val="Default"/>
        <w:ind w:left="142" w:firstLine="578"/>
        <w:rPr>
          <w:b/>
          <w:bCs/>
          <w:sz w:val="18"/>
          <w:szCs w:val="18"/>
          <w:lang w:eastAsia="zh-CN"/>
        </w:rPr>
      </w:pPr>
    </w:p>
    <w:p w14:paraId="589BCCD7" w14:textId="77777777" w:rsidR="00F77A73" w:rsidRPr="001F42D3" w:rsidRDefault="00623960" w:rsidP="00F77A73">
      <w:pPr>
        <w:pStyle w:val="Default"/>
        <w:rPr>
          <w:b/>
          <w:bCs/>
          <w:sz w:val="18"/>
          <w:szCs w:val="18"/>
          <w:lang w:eastAsia="zh-CN"/>
        </w:rPr>
      </w:pPr>
      <w:r>
        <w:pict w14:anchorId="7A42B5E0">
          <v:shape id="_x0000_i1027" type="#_x0000_t75" alt="" style="width:381.5pt;height:266.5pt;mso-width-percent:0;mso-height-percent:0;mso-width-percent:0;mso-height-percent:0">
            <v:imagedata r:id="rId91" o:title=""/>
          </v:shape>
        </w:pict>
      </w:r>
    </w:p>
    <w:p w14:paraId="6C0E3DE7" w14:textId="77777777" w:rsidR="00F77A73" w:rsidRPr="001F42D3" w:rsidRDefault="00F77A73" w:rsidP="00F77A73">
      <w:pPr>
        <w:pStyle w:val="Default"/>
        <w:ind w:left="142"/>
        <w:rPr>
          <w:bCs/>
          <w:sz w:val="18"/>
          <w:szCs w:val="18"/>
          <w:lang w:eastAsia="zh-CN"/>
        </w:rPr>
      </w:pPr>
    </w:p>
    <w:p w14:paraId="7969B309" w14:textId="77777777" w:rsidR="00F77A73" w:rsidRPr="001F42D3" w:rsidRDefault="00F77A73" w:rsidP="00F77A73">
      <w:pPr>
        <w:pStyle w:val="Default"/>
        <w:ind w:left="142"/>
        <w:rPr>
          <w:bCs/>
          <w:sz w:val="18"/>
          <w:szCs w:val="18"/>
          <w:lang w:eastAsia="zh-CN"/>
        </w:rPr>
      </w:pPr>
    </w:p>
    <w:p w14:paraId="670664AA"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7B50CC75" w14:textId="77777777" w:rsidR="00F77A73" w:rsidRPr="001F42D3" w:rsidRDefault="00F77A73" w:rsidP="00F77A73">
      <w:pPr>
        <w:pStyle w:val="Default"/>
        <w:rPr>
          <w:sz w:val="23"/>
          <w:szCs w:val="23"/>
        </w:rPr>
      </w:pPr>
    </w:p>
    <w:p w14:paraId="65C0AAA0"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1, 2, NA)</w:t>
      </w:r>
    </w:p>
    <w:p w14:paraId="2B5E9B5C"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677AED17" w14:textId="77777777" w:rsidR="00F77A73" w:rsidRPr="001F42D3" w:rsidRDefault="00F77A73" w:rsidP="00F77A73">
      <w:pPr>
        <w:pStyle w:val="Default"/>
        <w:ind w:left="142"/>
        <w:rPr>
          <w:b/>
          <w:bCs/>
          <w:sz w:val="18"/>
          <w:szCs w:val="18"/>
          <w:lang w:eastAsia="zh-CN"/>
        </w:rPr>
      </w:pPr>
    </w:p>
    <w:p w14:paraId="71E66EE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2)</w:t>
      </w:r>
    </w:p>
    <w:p w14:paraId="303AB006"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567FB0EB" w14:textId="77777777" w:rsidR="00F77A73" w:rsidRPr="001F42D3" w:rsidRDefault="00F77A73" w:rsidP="00F77A73">
      <w:pPr>
        <w:pStyle w:val="Default"/>
        <w:ind w:left="142"/>
        <w:rPr>
          <w:sz w:val="23"/>
          <w:szCs w:val="23"/>
        </w:rPr>
      </w:pPr>
    </w:p>
    <w:p w14:paraId="7BB2FFEF" w14:textId="77777777" w:rsidR="00F77A73" w:rsidRPr="001F42D3" w:rsidRDefault="00F77A73" w:rsidP="00F77A73">
      <w:pPr>
        <w:pStyle w:val="Default"/>
        <w:ind w:left="142"/>
        <w:rPr>
          <w:sz w:val="23"/>
          <w:szCs w:val="23"/>
        </w:rPr>
      </w:pPr>
      <w:r w:rsidRPr="001F42D3">
        <w:rPr>
          <w:sz w:val="23"/>
          <w:szCs w:val="23"/>
        </w:rPr>
        <w:br w:type="page"/>
      </w:r>
    </w:p>
    <w:p w14:paraId="1D11687D" w14:textId="77777777" w:rsidR="00F77A73" w:rsidRPr="001F42D3" w:rsidRDefault="00F77A73" w:rsidP="00F77A73">
      <w:pPr>
        <w:pStyle w:val="Default"/>
        <w:rPr>
          <w:b/>
          <w:bCs/>
          <w:sz w:val="18"/>
          <w:szCs w:val="18"/>
          <w:lang w:eastAsia="zh-CN"/>
        </w:rPr>
      </w:pPr>
    </w:p>
    <w:p w14:paraId="3FE25635" w14:textId="77777777" w:rsidR="00F77A73" w:rsidRPr="005C1693" w:rsidRDefault="00F77A73" w:rsidP="005C1693">
      <w:pPr>
        <w:pStyle w:val="BodyText"/>
      </w:pPr>
      <w:r w:rsidRPr="001F42D3">
        <w:t>For the following diagram, the following settings apply:</w:t>
      </w:r>
    </w:p>
    <w:p w14:paraId="6911FE14" w14:textId="77777777" w:rsidR="00F77A73" w:rsidRPr="001F42D3" w:rsidRDefault="00F77A73" w:rsidP="00F77A73">
      <w:pPr>
        <w:pStyle w:val="Default"/>
        <w:ind w:left="142"/>
      </w:pPr>
    </w:p>
    <w:p w14:paraId="724D2266" w14:textId="77777777" w:rsidR="00F77A73" w:rsidRPr="001F42D3" w:rsidRDefault="00F77A73" w:rsidP="00F77A73">
      <w:pPr>
        <w:pStyle w:val="Default"/>
        <w:ind w:left="142"/>
        <w:rPr>
          <w:b/>
          <w:bCs/>
          <w:sz w:val="18"/>
          <w:szCs w:val="18"/>
          <w:lang w:eastAsia="zh-CN"/>
        </w:rPr>
      </w:pPr>
      <w:r w:rsidRPr="001F42D3">
        <w:rPr>
          <w:b/>
          <w:bCs/>
          <w:sz w:val="18"/>
          <w:szCs w:val="18"/>
          <w:lang w:eastAsia="zh-CN"/>
        </w:rPr>
        <w:t xml:space="preserve">MDC_ATTR_PILLAR_ASSEMBLY (2, (3,2), (12,8), pillar-orientation-horizontal, pillar-direction-down, </w:t>
      </w:r>
    </w:p>
    <w:p w14:paraId="142D9ACB" w14:textId="77777777" w:rsidR="00F77A73" w:rsidRPr="001F42D3" w:rsidRDefault="00F77A73" w:rsidP="00F77A73">
      <w:pPr>
        <w:pStyle w:val="Default"/>
        <w:ind w:left="3022" w:firstLine="578"/>
        <w:rPr>
          <w:b/>
          <w:bCs/>
          <w:sz w:val="18"/>
          <w:szCs w:val="18"/>
          <w:lang w:eastAsia="zh-CN"/>
        </w:rPr>
      </w:pPr>
      <w:r w:rsidRPr="001F42D3">
        <w:rPr>
          <w:b/>
          <w:bCs/>
          <w:sz w:val="18"/>
          <w:szCs w:val="18"/>
          <w:lang w:eastAsia="zh-CN"/>
        </w:rPr>
        <w:t>slot-rack-direction-right)</w:t>
      </w:r>
    </w:p>
    <w:p w14:paraId="34981B6A" w14:textId="77777777" w:rsidR="00F77A73" w:rsidRPr="001F42D3" w:rsidRDefault="00F77A73" w:rsidP="00F77A73">
      <w:pPr>
        <w:pStyle w:val="Default"/>
        <w:ind w:left="2302" w:firstLine="578"/>
        <w:rPr>
          <w:b/>
          <w:bCs/>
          <w:sz w:val="18"/>
          <w:szCs w:val="18"/>
          <w:lang w:eastAsia="zh-CN"/>
        </w:rPr>
      </w:pPr>
    </w:p>
    <w:p w14:paraId="4A6077CA"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71E068C1"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491FB54A"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07AB76A" w14:textId="2BFD9E22"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w:t>
      </w:r>
      <w:r w:rsidR="006521CC" w:rsidRPr="001F42D3">
        <w:rPr>
          <w:b/>
          <w:bCs/>
          <w:sz w:val="18"/>
          <w:szCs w:val="18"/>
          <w:lang w:eastAsia="zh-CN"/>
        </w:rPr>
        <w:t>HORIZONTAL</w:t>
      </w:r>
      <w:r w:rsidRPr="001F42D3">
        <w:rPr>
          <w:b/>
          <w:bCs/>
          <w:sz w:val="18"/>
          <w:szCs w:val="18"/>
          <w:lang w:eastAsia="zh-CN"/>
        </w:rPr>
        <w:t xml:space="preserve">,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DOWN,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RIGHT</w:t>
      </w:r>
    </w:p>
    <w:p w14:paraId="5EDB4E0C" w14:textId="77777777" w:rsidR="00F77A73" w:rsidRPr="001F42D3" w:rsidRDefault="00F77A73" w:rsidP="00F77A73">
      <w:pPr>
        <w:pStyle w:val="Default"/>
        <w:ind w:left="142" w:firstLine="578"/>
        <w:rPr>
          <w:b/>
          <w:bCs/>
          <w:sz w:val="18"/>
          <w:szCs w:val="18"/>
          <w:lang w:eastAsia="zh-CN"/>
        </w:rPr>
      </w:pPr>
    </w:p>
    <w:p w14:paraId="1E4E1BD2" w14:textId="77777777" w:rsidR="00F77A73" w:rsidRPr="001F42D3" w:rsidRDefault="00F77A73" w:rsidP="00F77A73">
      <w:pPr>
        <w:pStyle w:val="Default"/>
        <w:rPr>
          <w:sz w:val="23"/>
          <w:szCs w:val="23"/>
        </w:rPr>
      </w:pPr>
    </w:p>
    <w:p w14:paraId="358E0BA0" w14:textId="77777777" w:rsidR="00F77A73" w:rsidRPr="001F42D3" w:rsidRDefault="00F77A73" w:rsidP="00F77A73">
      <w:pPr>
        <w:pStyle w:val="Default"/>
        <w:ind w:left="142"/>
        <w:rPr>
          <w:sz w:val="23"/>
          <w:szCs w:val="23"/>
        </w:rPr>
      </w:pPr>
    </w:p>
    <w:p w14:paraId="2560C5C7" w14:textId="77777777" w:rsidR="00F77A73" w:rsidRPr="001F42D3" w:rsidRDefault="00623960" w:rsidP="00F77A73">
      <w:pPr>
        <w:pStyle w:val="Default"/>
        <w:ind w:left="142"/>
      </w:pPr>
      <w:r>
        <w:pict w14:anchorId="7B94ADB3">
          <v:shape id="_x0000_i1028" type="#_x0000_t75" alt="" style="width:295.5pt;height:272.95pt;mso-width-percent:0;mso-height-percent:0;mso-width-percent:0;mso-height-percent:0">
            <v:imagedata r:id="rId92" o:title=""/>
          </v:shape>
        </w:pict>
      </w:r>
    </w:p>
    <w:p w14:paraId="137ABF0E" w14:textId="77777777" w:rsidR="00F77A73" w:rsidRPr="005C1693" w:rsidRDefault="00F77A73" w:rsidP="005C1693">
      <w:pPr>
        <w:pStyle w:val="BodyText"/>
      </w:pPr>
      <w:r w:rsidRPr="005C1693">
        <w:t>The slot highlighted above would have the following values…</w:t>
      </w:r>
    </w:p>
    <w:p w14:paraId="67002EBC" w14:textId="77777777" w:rsidR="00F77A73" w:rsidRPr="001F42D3" w:rsidRDefault="00F77A73" w:rsidP="00F77A73">
      <w:pPr>
        <w:pStyle w:val="Default"/>
        <w:rPr>
          <w:b/>
          <w:bCs/>
          <w:sz w:val="18"/>
          <w:szCs w:val="18"/>
          <w:lang w:eastAsia="zh-CN"/>
        </w:rPr>
      </w:pPr>
    </w:p>
    <w:p w14:paraId="0D0DDA69" w14:textId="77777777" w:rsidR="00F77A73" w:rsidRPr="001F42D3" w:rsidRDefault="00F77A73" w:rsidP="00F77A73">
      <w:pPr>
        <w:pStyle w:val="Default"/>
        <w:ind w:left="142"/>
        <w:rPr>
          <w:sz w:val="23"/>
          <w:szCs w:val="23"/>
        </w:rPr>
      </w:pPr>
    </w:p>
    <w:p w14:paraId="6780A823"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4DBF372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BB4D234" w14:textId="77777777" w:rsidR="00F77A73" w:rsidRPr="001F42D3" w:rsidRDefault="00F77A73" w:rsidP="00F77A73">
      <w:pPr>
        <w:pStyle w:val="Default"/>
        <w:ind w:left="142"/>
        <w:rPr>
          <w:b/>
          <w:bCs/>
          <w:sz w:val="18"/>
          <w:szCs w:val="18"/>
          <w:lang w:eastAsia="zh-CN"/>
        </w:rPr>
      </w:pPr>
    </w:p>
    <w:p w14:paraId="22F0DD59"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D686B9D"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79F51610" w14:textId="77777777" w:rsidR="00F77A73" w:rsidRPr="001F42D3" w:rsidRDefault="00F77A73" w:rsidP="00F77A73">
      <w:pPr>
        <w:pStyle w:val="Default"/>
        <w:ind w:left="142"/>
      </w:pPr>
    </w:p>
    <w:p w14:paraId="4A5C4E36" w14:textId="77777777" w:rsidR="00F77A73" w:rsidRPr="001F42D3" w:rsidRDefault="00F77A73" w:rsidP="00F77A73">
      <w:pPr>
        <w:pStyle w:val="Default"/>
        <w:ind w:left="142"/>
      </w:pPr>
      <w:r w:rsidRPr="001F42D3">
        <w:br w:type="page"/>
      </w:r>
    </w:p>
    <w:p w14:paraId="523144C2" w14:textId="77777777" w:rsidR="00F77A73" w:rsidRPr="001F42D3" w:rsidRDefault="00F77A73" w:rsidP="005C1693">
      <w:pPr>
        <w:pStyle w:val="BodyText"/>
        <w:rPr>
          <w:lang w:eastAsia="zh-CN"/>
        </w:rPr>
      </w:pPr>
    </w:p>
    <w:p w14:paraId="4727A9D5" w14:textId="77777777" w:rsidR="00F77A73" w:rsidRPr="001F42D3" w:rsidRDefault="00F77A73" w:rsidP="005C1693">
      <w:pPr>
        <w:pStyle w:val="BodyText"/>
        <w:rPr>
          <w:lang w:eastAsia="zh-CN"/>
        </w:rPr>
      </w:pPr>
      <w:r w:rsidRPr="001F42D3">
        <w:t>For the following diagram, the following settings apply:</w:t>
      </w:r>
    </w:p>
    <w:p w14:paraId="57AB24AC" w14:textId="77777777" w:rsidR="00F77A73" w:rsidRPr="001F42D3" w:rsidRDefault="00F77A73" w:rsidP="00F77A73">
      <w:pPr>
        <w:pStyle w:val="Default"/>
        <w:ind w:left="142"/>
      </w:pPr>
    </w:p>
    <w:p w14:paraId="5BAAC196"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pillar-orientation-horizontal, pillar-direction-up, slot-rack-direction-left)</w:t>
      </w:r>
    </w:p>
    <w:p w14:paraId="40D16EEF" w14:textId="77777777" w:rsidR="00F77A73" w:rsidRPr="001F42D3" w:rsidRDefault="00F77A73" w:rsidP="00F77A73">
      <w:pPr>
        <w:pStyle w:val="Default"/>
        <w:ind w:left="2302" w:firstLine="578"/>
        <w:rPr>
          <w:b/>
          <w:bCs/>
          <w:sz w:val="18"/>
          <w:szCs w:val="18"/>
          <w:lang w:eastAsia="zh-CN"/>
        </w:rPr>
      </w:pPr>
    </w:p>
    <w:p w14:paraId="3D999FB1"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49900D1C"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3653D3C6"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48F01C4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HORIZONTAL,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UP,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LEFT</w:t>
      </w:r>
    </w:p>
    <w:p w14:paraId="3E79EFB1" w14:textId="77777777" w:rsidR="00F77A73" w:rsidRPr="001F42D3" w:rsidRDefault="00F77A73" w:rsidP="00F77A73">
      <w:pPr>
        <w:pStyle w:val="Default"/>
        <w:ind w:left="142" w:firstLine="578"/>
        <w:rPr>
          <w:b/>
          <w:bCs/>
          <w:sz w:val="18"/>
          <w:szCs w:val="18"/>
          <w:lang w:eastAsia="zh-CN"/>
        </w:rPr>
      </w:pPr>
    </w:p>
    <w:p w14:paraId="66ED249A" w14:textId="77777777" w:rsidR="00F77A73" w:rsidRPr="001F42D3" w:rsidRDefault="00F77A73" w:rsidP="00F77A73">
      <w:pPr>
        <w:pStyle w:val="Default"/>
      </w:pPr>
    </w:p>
    <w:p w14:paraId="32A216D7" w14:textId="77777777" w:rsidR="00F77A73" w:rsidRPr="001F42D3" w:rsidRDefault="00F77A73" w:rsidP="00F77A73">
      <w:pPr>
        <w:pStyle w:val="Default"/>
      </w:pPr>
    </w:p>
    <w:p w14:paraId="0F53095B" w14:textId="77777777" w:rsidR="00F77A73" w:rsidRPr="001F42D3" w:rsidRDefault="00623960" w:rsidP="00F77A73">
      <w:pPr>
        <w:pStyle w:val="Default"/>
        <w:ind w:left="142"/>
      </w:pPr>
      <w:r>
        <w:pict w14:anchorId="5269F101">
          <v:shape id="_x0000_i1029" type="#_x0000_t75" alt="" style="width:295.5pt;height:274.05pt;mso-width-percent:0;mso-height-percent:0;mso-width-percent:0;mso-height-percent:0">
            <v:imagedata r:id="rId93" o:title=""/>
          </v:shape>
        </w:pict>
      </w:r>
    </w:p>
    <w:p w14:paraId="7F9A93F7" w14:textId="77777777" w:rsidR="00F77A73" w:rsidRPr="001F42D3" w:rsidRDefault="00F77A73" w:rsidP="00F77A73">
      <w:pPr>
        <w:pStyle w:val="Default"/>
        <w:ind w:left="142"/>
      </w:pPr>
    </w:p>
    <w:p w14:paraId="682B5580"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617C098E" w14:textId="77777777" w:rsidR="00F77A73" w:rsidRPr="001F42D3" w:rsidRDefault="00F77A73" w:rsidP="005C1693">
      <w:pPr>
        <w:pStyle w:val="BodyText"/>
        <w:rPr>
          <w:b/>
          <w:lang w:eastAsia="zh-CN"/>
        </w:rPr>
      </w:pPr>
    </w:p>
    <w:p w14:paraId="6E8788AA" w14:textId="77777777" w:rsidR="00F77A73" w:rsidRPr="001F42D3" w:rsidRDefault="00F77A73" w:rsidP="00F77A73">
      <w:pPr>
        <w:pStyle w:val="Default"/>
        <w:ind w:left="142"/>
        <w:rPr>
          <w:sz w:val="23"/>
          <w:szCs w:val="23"/>
        </w:rPr>
      </w:pPr>
    </w:p>
    <w:p w14:paraId="6092DA2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1, 2, NA)</w:t>
      </w:r>
    </w:p>
    <w:p w14:paraId="7CC8798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1EC7044" w14:textId="77777777" w:rsidR="00F77A73" w:rsidRPr="001F42D3" w:rsidRDefault="00F77A73" w:rsidP="00F77A73">
      <w:pPr>
        <w:pStyle w:val="Default"/>
        <w:ind w:left="142"/>
        <w:rPr>
          <w:b/>
          <w:bCs/>
          <w:sz w:val="18"/>
          <w:szCs w:val="18"/>
          <w:lang w:eastAsia="zh-CN"/>
        </w:rPr>
      </w:pPr>
    </w:p>
    <w:p w14:paraId="569BAA5B"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NA, NA, 2)</w:t>
      </w:r>
    </w:p>
    <w:p w14:paraId="2CE354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124FAA76" w14:textId="77777777" w:rsidR="00F77A73" w:rsidRPr="001F42D3" w:rsidRDefault="00F77A73" w:rsidP="005C1693">
      <w:pPr>
        <w:pStyle w:val="BodyText"/>
      </w:pPr>
    </w:p>
    <w:p w14:paraId="5A5809F4" w14:textId="75363F5A" w:rsidR="00F77A73" w:rsidRPr="001F42D3" w:rsidRDefault="00F77A73" w:rsidP="005C1693">
      <w:pPr>
        <w:pStyle w:val="BodyText"/>
      </w:pPr>
      <w:r w:rsidRPr="001F42D3">
        <w:br w:type="page"/>
      </w:r>
    </w:p>
    <w:p w14:paraId="46418874" w14:textId="77777777" w:rsidR="00B11855" w:rsidRPr="001F42D3" w:rsidRDefault="003D003E" w:rsidP="005C1693">
      <w:pPr>
        <w:pStyle w:val="Heading1"/>
        <w:numPr>
          <w:ilvl w:val="0"/>
          <w:numId w:val="0"/>
        </w:numPr>
        <w:rPr>
          <w:noProof w:val="0"/>
        </w:rPr>
      </w:pPr>
      <w:bookmarkStart w:id="1659" w:name="_Toc181625313"/>
      <w:r w:rsidRPr="001F42D3">
        <w:rPr>
          <w:noProof w:val="0"/>
        </w:rPr>
        <w:lastRenderedPageBreak/>
        <w:t>Glossary</w:t>
      </w:r>
      <w:bookmarkEnd w:id="1618"/>
      <w:bookmarkEnd w:id="1619"/>
      <w:bookmarkEnd w:id="1659"/>
      <w:r w:rsidRPr="001F42D3">
        <w:rPr>
          <w:noProof w:val="0"/>
        </w:rPr>
        <w:t xml:space="preserve"> </w:t>
      </w:r>
    </w:p>
    <w:p w14:paraId="23174AAD" w14:textId="028DB2B6" w:rsidR="00800492" w:rsidRPr="001F42D3" w:rsidRDefault="0032385F" w:rsidP="00800492">
      <w:pPr>
        <w:pStyle w:val="BodyText"/>
      </w:pPr>
      <w:bookmarkStart w:id="1660" w:name="_Hlk31371198"/>
      <w:bookmarkStart w:id="1661" w:name="OLE_LINK5"/>
      <w:r w:rsidRPr="001F42D3">
        <w:t xml:space="preserve">Please see the IHE Technical Frameworks General Introduction, </w:t>
      </w:r>
      <w:hyperlink r:id="rId94" w:history="1">
        <w:r w:rsidRPr="001F42D3">
          <w:rPr>
            <w:rStyle w:val="Hyperlink"/>
          </w:rPr>
          <w:t>Appendix D - Glossary</w:t>
        </w:r>
      </w:hyperlink>
      <w:r w:rsidRPr="001F42D3">
        <w:t xml:space="preserve"> for the IHE Glossary</w:t>
      </w:r>
      <w:bookmarkEnd w:id="1660"/>
      <w:r w:rsidRPr="001F42D3">
        <w:t>.</w:t>
      </w:r>
      <w:bookmarkEnd w:id="1661"/>
    </w:p>
    <w:p w14:paraId="5B1C9EBC" w14:textId="21A8BBB0" w:rsidR="00B11855" w:rsidRPr="001F42D3" w:rsidRDefault="00B11855" w:rsidP="00800492">
      <w:pPr>
        <w:pStyle w:val="BodyText"/>
        <w:rPr>
          <w:highlight w:val="yellow"/>
        </w:rPr>
      </w:pPr>
    </w:p>
    <w:sectPr w:rsidR="00B11855" w:rsidRPr="001F42D3" w:rsidSect="002E782A">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3FCB7" w14:textId="77777777" w:rsidR="00302DA7" w:rsidRDefault="00302DA7">
      <w:pPr>
        <w:ind w:hanging="2"/>
      </w:pPr>
      <w:r>
        <w:separator/>
      </w:r>
    </w:p>
  </w:endnote>
  <w:endnote w:type="continuationSeparator" w:id="0">
    <w:p w14:paraId="16BC0D5A" w14:textId="77777777" w:rsidR="00302DA7" w:rsidRDefault="00302DA7">
      <w:pPr>
        <w:ind w:hanging="2"/>
      </w:pPr>
      <w:r>
        <w:continuationSeparator/>
      </w:r>
    </w:p>
  </w:endnote>
  <w:endnote w:type="continuationNotice" w:id="1">
    <w:p w14:paraId="3C124AD5" w14:textId="77777777" w:rsidR="00302DA7" w:rsidRDefault="00302DA7" w:rsidP="00B75A62">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0000000000000000000"/>
    <w:charset w:val="80"/>
    <w:family w:val="modern"/>
    <w:notTrueType/>
    <w:pitch w:val="default"/>
    <w:sig w:usb0="00000001" w:usb1="08070000" w:usb2="00000010" w:usb3="00000000" w:csb0="00020000"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LucidaConsole">
    <w:altName w:val="Calibri"/>
    <w:charset w:val="00"/>
    <w:family w:val="swiss"/>
    <w:pitch w:val="fixed"/>
    <w:sig w:usb0="8000028F" w:usb1="00001800" w:usb2="00000000" w:usb3="00000000" w:csb0="0000001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A07B" w14:textId="77777777" w:rsidR="00822F0A" w:rsidRDefault="00822F0A">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2F2C" w14:textId="77777777" w:rsidR="00351E42" w:rsidRDefault="00351E42" w:rsidP="00C15551">
    <w:pPr>
      <w:pStyle w:val="Header"/>
      <w:ind w:hanging="2"/>
    </w:pPr>
    <w:r>
      <w:t>______________________________________________________________________________</w:t>
    </w:r>
  </w:p>
  <w:p w14:paraId="32789383" w14:textId="20AE0FB3" w:rsidR="00351E42" w:rsidRPr="00506FBD" w:rsidRDefault="00351E42" w:rsidP="00C15551">
    <w:pPr>
      <w:pStyle w:val="Footer"/>
      <w:ind w:hanging="2"/>
      <w:rPr>
        <w:sz w:val="20"/>
      </w:rPr>
    </w:pPr>
    <w:r w:rsidRPr="00506FBD">
      <w:rPr>
        <w:sz w:val="20"/>
      </w:rPr>
      <w:t xml:space="preserve">Rev. </w:t>
    </w:r>
    <w:del w:id="1662" w:author="Kurt Elliason" w:date="2025-09-23T18:52:00Z" w16du:dateUtc="2025-09-23T23:52:00Z">
      <w:r w:rsidR="00C376F6" w:rsidDel="00673D6E">
        <w:rPr>
          <w:sz w:val="20"/>
        </w:rPr>
        <w:delText>10</w:delText>
      </w:r>
    </w:del>
    <w:ins w:id="1663" w:author="Kurt Elliason" w:date="2025-09-23T18:52:00Z" w16du:dateUtc="2025-09-23T23:52:00Z">
      <w:r w:rsidR="00673D6E">
        <w:rPr>
          <w:sz w:val="20"/>
        </w:rPr>
        <w:t>11</w:t>
      </w:r>
    </w:ins>
    <w:r w:rsidRPr="00506FBD">
      <w:rPr>
        <w:sz w:val="20"/>
      </w:rPr>
      <w:t xml:space="preserve">.0 – </w:t>
    </w:r>
    <w:r w:rsidR="001F42D3">
      <w:rPr>
        <w:sz w:val="20"/>
      </w:rPr>
      <w:t>Final Text</w:t>
    </w:r>
    <w:r w:rsidR="00C376F6">
      <w:rPr>
        <w:sz w:val="20"/>
      </w:rPr>
      <w:t xml:space="preserve"> </w:t>
    </w:r>
    <w:del w:id="1664" w:author="Kurt Elliason" w:date="2025-09-23T18:52:00Z" w16du:dateUtc="2025-09-23T23:52:00Z">
      <w:r w:rsidR="00ED535E" w:rsidDel="00673D6E">
        <w:rPr>
          <w:sz w:val="20"/>
        </w:rPr>
        <w:delText>2024</w:delText>
      </w:r>
    </w:del>
    <w:ins w:id="1665" w:author="Kurt Elliason" w:date="2025-09-23T18:52:00Z" w16du:dateUtc="2025-09-23T23:52:00Z">
      <w:r w:rsidR="00673D6E">
        <w:rPr>
          <w:sz w:val="20"/>
        </w:rPr>
        <w:t>2025</w:t>
      </w:r>
    </w:ins>
    <w:r w:rsidR="00C376F6">
      <w:rPr>
        <w:sz w:val="20"/>
      </w:rPr>
      <w:t>-</w:t>
    </w:r>
    <w:del w:id="1666" w:author="Kurt Elliason" w:date="2025-09-23T18:52:00Z" w16du:dateUtc="2025-09-23T23:52:00Z">
      <w:r w:rsidR="00F5417D" w:rsidDel="00673D6E">
        <w:rPr>
          <w:sz w:val="20"/>
        </w:rPr>
        <w:delText>11</w:delText>
      </w:r>
    </w:del>
    <w:ins w:id="1667" w:author="Kurt Elliason" w:date="2025-09-23T18:52:00Z" w16du:dateUtc="2025-09-23T23:52:00Z">
      <w:r w:rsidR="00673D6E">
        <w:rPr>
          <w:sz w:val="20"/>
        </w:rPr>
        <w:t>xx</w:t>
      </w:r>
    </w:ins>
    <w:r w:rsidR="00F5417D">
      <w:rPr>
        <w:sz w:val="20"/>
      </w:rPr>
      <w:t>-</w:t>
    </w:r>
    <w:del w:id="1668" w:author="Kurt Elliason" w:date="2025-09-23T18:52:00Z" w16du:dateUtc="2025-09-23T23:52:00Z">
      <w:r w:rsidR="00F5417D" w:rsidDel="00673D6E">
        <w:rPr>
          <w:sz w:val="20"/>
        </w:rPr>
        <w:delText>04</w:delText>
      </w:r>
      <w:r w:rsidR="00ED535E" w:rsidRPr="00506FBD" w:rsidDel="00673D6E">
        <w:rPr>
          <w:sz w:val="20"/>
        </w:rPr>
        <w:delText xml:space="preserve">                               </w:delText>
      </w:r>
    </w:del>
    <w:ins w:id="1669" w:author="Kurt Elliason" w:date="2025-09-23T18:52:00Z" w16du:dateUtc="2025-09-23T23:52:00Z">
      <w:r w:rsidR="00673D6E">
        <w:rPr>
          <w:sz w:val="20"/>
        </w:rPr>
        <w:t>xx</w:t>
      </w:r>
      <w:r w:rsidR="00673D6E" w:rsidRPr="00506FBD">
        <w:rPr>
          <w:sz w:val="20"/>
        </w:rPr>
        <w:t xml:space="preserve">                               </w:t>
      </w:r>
    </w:ins>
    <w:r w:rsidRPr="00506FBD">
      <w:rPr>
        <w:rStyle w:val="PageNumber"/>
        <w:sz w:val="20"/>
      </w:rPr>
      <w:fldChar w:fldCharType="begin"/>
    </w:r>
    <w:r w:rsidRPr="00506FBD">
      <w:rPr>
        <w:rStyle w:val="PageNumber"/>
        <w:sz w:val="20"/>
      </w:rPr>
      <w:instrText xml:space="preserve"> PAGE </w:instrText>
    </w:r>
    <w:r w:rsidRPr="00506FBD">
      <w:rPr>
        <w:rStyle w:val="PageNumber"/>
        <w:sz w:val="20"/>
      </w:rPr>
      <w:fldChar w:fldCharType="separate"/>
    </w:r>
    <w:r>
      <w:rPr>
        <w:rStyle w:val="PageNumber"/>
        <w:noProof/>
        <w:sz w:val="20"/>
      </w:rPr>
      <w:t>123</w:t>
    </w:r>
    <w:r w:rsidRPr="00506FBD">
      <w:rPr>
        <w:rStyle w:val="PageNumber"/>
        <w:sz w:val="20"/>
      </w:rPr>
      <w:fldChar w:fldCharType="end"/>
    </w:r>
    <w:r w:rsidRPr="00506FBD">
      <w:rPr>
        <w:sz w:val="20"/>
      </w:rPr>
      <w:t xml:space="preserve">                           Copyright © </w:t>
    </w:r>
    <w:del w:id="1670" w:author="Kurt Elliason" w:date="2025-09-23T18:52:00Z" w16du:dateUtc="2025-09-23T23:52:00Z">
      <w:r w:rsidR="00ED535E" w:rsidDel="00673D6E">
        <w:rPr>
          <w:sz w:val="20"/>
        </w:rPr>
        <w:delText>2024</w:delText>
      </w:r>
    </w:del>
    <w:ins w:id="1671" w:author="Kurt Elliason" w:date="2025-09-23T18:52:00Z" w16du:dateUtc="2025-09-23T23:52:00Z">
      <w:r w:rsidR="00673D6E">
        <w:rPr>
          <w:sz w:val="20"/>
        </w:rPr>
        <w:t>2025</w:t>
      </w:r>
    </w:ins>
    <w:r w:rsidRPr="00506FBD">
      <w:rPr>
        <w:sz w:val="20"/>
      </w:rPr>
      <w:t>: IHE International, Inc.</w:t>
    </w:r>
  </w:p>
  <w:p w14:paraId="6FAF9D62" w14:textId="4B5FA067" w:rsidR="00C376F6" w:rsidRPr="00A92110" w:rsidRDefault="001F42D3" w:rsidP="00A92110">
    <w:pPr>
      <w:pStyle w:val="Footer"/>
      <w:ind w:hanging="2"/>
      <w:rPr>
        <w:sz w:val="20"/>
      </w:rPr>
    </w:pPr>
    <w:r>
      <w:rPr>
        <w:sz w:val="20"/>
      </w:rPr>
      <w:t>Template Rev. 1.3 – 2021-08-16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31376" w14:textId="0DE33A27" w:rsidR="00351E42" w:rsidRDefault="00351E42" w:rsidP="00A92110">
    <w:pPr>
      <w:pStyle w:val="BodyText"/>
      <w:jc w:val="center"/>
    </w:pPr>
    <w:r w:rsidRPr="00C30B37">
      <w:t xml:space="preserve">Copyright © </w:t>
    </w:r>
    <w:del w:id="1672" w:author="Kurt Elliason" w:date="2025-09-23T18:52:00Z" w16du:dateUtc="2025-09-23T23:52:00Z">
      <w:r w:rsidR="00D370DC" w:rsidRPr="00C30B37" w:rsidDel="00673D6E">
        <w:delText>20</w:delText>
      </w:r>
      <w:r w:rsidR="00D370DC" w:rsidDel="00673D6E">
        <w:delText>24</w:delText>
      </w:r>
    </w:del>
    <w:ins w:id="1673" w:author="Kurt Elliason" w:date="2025-09-23T18:52:00Z" w16du:dateUtc="2025-09-23T23:52:00Z">
      <w:r w:rsidR="00673D6E" w:rsidRPr="00C30B37">
        <w:t>20</w:t>
      </w:r>
      <w:r w:rsidR="00673D6E">
        <w:t>25</w:t>
      </w:r>
    </w:ins>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79D13" w14:textId="77777777" w:rsidR="00302DA7" w:rsidRDefault="00302DA7">
      <w:pPr>
        <w:ind w:hanging="2"/>
      </w:pPr>
      <w:r>
        <w:separator/>
      </w:r>
    </w:p>
  </w:footnote>
  <w:footnote w:type="continuationSeparator" w:id="0">
    <w:p w14:paraId="70F06F7E" w14:textId="77777777" w:rsidR="00302DA7" w:rsidRDefault="00302DA7">
      <w:pPr>
        <w:ind w:hanging="2"/>
      </w:pPr>
      <w:r>
        <w:continuationSeparator/>
      </w:r>
    </w:p>
  </w:footnote>
  <w:footnote w:type="continuationNotice" w:id="1">
    <w:p w14:paraId="2F0A0209" w14:textId="77777777" w:rsidR="00302DA7" w:rsidRDefault="00302DA7" w:rsidP="00B75A62">
      <w:pPr>
        <w:ind w:hanging="2"/>
      </w:pPr>
    </w:p>
  </w:footnote>
  <w:footnote w:id="2">
    <w:p w14:paraId="246E04E3" w14:textId="77777777" w:rsidR="00351E42" w:rsidRDefault="00351E42">
      <w:pPr>
        <w:autoSpaceDE w:val="0"/>
        <w:autoSpaceDN w:val="0"/>
        <w:adjustRightInd w:val="0"/>
        <w:ind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3">
    <w:p w14:paraId="2BBE3396" w14:textId="77777777" w:rsidR="00351E42" w:rsidRDefault="00351E42" w:rsidP="0034511D">
      <w:pPr>
        <w:pStyle w:val="BodyText"/>
      </w:pPr>
    </w:p>
    <w:p w14:paraId="3ACDC108" w14:textId="77777777" w:rsidR="00351E42" w:rsidRDefault="00351E42" w:rsidP="0034511D">
      <w:pPr>
        <w:pStyle w:val="BodyText"/>
      </w:pPr>
    </w:p>
  </w:footnote>
  <w:footnote w:id="4">
    <w:p w14:paraId="02732AF3" w14:textId="77777777" w:rsidR="00351E42" w:rsidRDefault="00351E42" w:rsidP="00A32D52">
      <w:pPr>
        <w:autoSpaceDE w:val="0"/>
        <w:autoSpaceDN w:val="0"/>
        <w:adjustRightInd w:val="0"/>
        <w:ind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5">
    <w:p w14:paraId="174353FE" w14:textId="62341F3B" w:rsidR="00351E42" w:rsidRDefault="00351E42" w:rsidP="00A32D52">
      <w:pPr>
        <w:autoSpaceDE w:val="0"/>
        <w:autoSpaceDN w:val="0"/>
        <w:adjustRightInd w:val="0"/>
        <w:ind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6">
    <w:p w14:paraId="5357EAF9" w14:textId="104D2891" w:rsidR="00351E42" w:rsidRDefault="00351E42">
      <w:pPr>
        <w:pStyle w:val="FootnoteText"/>
        <w:ind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9F8CF" w14:textId="77777777" w:rsidR="00822F0A" w:rsidRDefault="00822F0A">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FF2A" w14:textId="77777777" w:rsidR="00822F0A" w:rsidRDefault="00822F0A">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2E544C2"/>
    <w:multiLevelType w:val="hybridMultilevel"/>
    <w:tmpl w:val="00E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E5389D"/>
    <w:multiLevelType w:val="multilevel"/>
    <w:tmpl w:val="8DFC9ECC"/>
    <w:numStyleLink w:val="AppendixHeadingList"/>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2"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C237B0A"/>
    <w:multiLevelType w:val="hybridMultilevel"/>
    <w:tmpl w:val="1BB422D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2ED42C9A"/>
    <w:multiLevelType w:val="multilevel"/>
    <w:tmpl w:val="0409001D"/>
    <w:styleLink w:val="Kurt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CB05CB"/>
    <w:multiLevelType w:val="multilevel"/>
    <w:tmpl w:val="F2E4CA5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12752DC"/>
    <w:multiLevelType w:val="multilevel"/>
    <w:tmpl w:val="8DFC9ECC"/>
    <w:styleLink w:val="AppendixHeadingList"/>
    <w:lvl w:ilvl="0">
      <w:start w:val="2"/>
      <w:numFmt w:val="upperLetter"/>
      <w:suff w:val="space"/>
      <w:lvlText w:val="Appendix %1"/>
      <w:lvlJc w:val="left"/>
      <w:pPr>
        <w:ind w:left="0" w:firstLine="0"/>
      </w:pPr>
      <w:rPr>
        <w:rFonts w:hint="default"/>
      </w:rPr>
    </w:lvl>
    <w:lvl w:ilvl="1">
      <w:start w:val="8"/>
      <w:numFmt w:val="decimal"/>
      <w:suff w:val="space"/>
      <w:lvlText w:val="%1.%2"/>
      <w:lvlJc w:val="left"/>
      <w:pPr>
        <w:ind w:left="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5CD2B02"/>
    <w:multiLevelType w:val="hybridMultilevel"/>
    <w:tmpl w:val="CA800678"/>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3A5A69"/>
    <w:multiLevelType w:val="hybridMultilevel"/>
    <w:tmpl w:val="B44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3DDB28D4"/>
    <w:multiLevelType w:val="hybridMultilevel"/>
    <w:tmpl w:val="08D0559C"/>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EC392C"/>
    <w:multiLevelType w:val="hybridMultilevel"/>
    <w:tmpl w:val="E8D8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4647F2"/>
    <w:multiLevelType w:val="hybridMultilevel"/>
    <w:tmpl w:val="FEC0B7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864173A"/>
    <w:multiLevelType w:val="multilevel"/>
    <w:tmpl w:val="0409001D"/>
    <w:numStyleLink w:val="KurtBulletList"/>
  </w:abstractNum>
  <w:abstractNum w:abstractNumId="39"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141CF5"/>
    <w:multiLevelType w:val="hybridMultilevel"/>
    <w:tmpl w:val="5928C2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1"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42"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7C8F5169"/>
    <w:multiLevelType w:val="hybridMultilevel"/>
    <w:tmpl w:val="EC66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363167">
    <w:abstractNumId w:val="15"/>
  </w:num>
  <w:num w:numId="2" w16cid:durableId="2106606360">
    <w:abstractNumId w:val="26"/>
  </w:num>
  <w:num w:numId="3" w16cid:durableId="1931037926">
    <w:abstractNumId w:val="3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433672552">
    <w:abstractNumId w:val="3"/>
    <w:lvlOverride w:ilvl="0">
      <w:startOverride w:val="1"/>
    </w:lvlOverride>
  </w:num>
  <w:num w:numId="18" w16cid:durableId="540358885">
    <w:abstractNumId w:val="3"/>
    <w:lvlOverride w:ilvl="0">
      <w:startOverride w:val="1"/>
    </w:lvlOverride>
  </w:num>
  <w:num w:numId="19" w16cid:durableId="492258703">
    <w:abstractNumId w:val="3"/>
    <w:lvlOverride w:ilvl="0">
      <w:startOverride w:val="1"/>
    </w:lvlOverride>
  </w:num>
  <w:num w:numId="20" w16cid:durableId="393626574">
    <w:abstractNumId w:val="3"/>
    <w:lvlOverride w:ilvl="0">
      <w:startOverride w:val="1"/>
    </w:lvlOverride>
  </w:num>
  <w:num w:numId="21" w16cid:durableId="1625624286">
    <w:abstractNumId w:val="3"/>
    <w:lvlOverride w:ilvl="0">
      <w:startOverride w:val="1"/>
    </w:lvlOverride>
  </w:num>
  <w:num w:numId="22" w16cid:durableId="663357198">
    <w:abstractNumId w:val="3"/>
    <w:lvlOverride w:ilvl="0">
      <w:startOverride w:val="1"/>
    </w:lvlOverride>
  </w:num>
  <w:num w:numId="23" w16cid:durableId="1353919692">
    <w:abstractNumId w:val="3"/>
    <w:lvlOverride w:ilvl="0">
      <w:startOverride w:val="1"/>
    </w:lvlOverride>
  </w:num>
  <w:num w:numId="24" w16cid:durableId="837157875">
    <w:abstractNumId w:val="36"/>
  </w:num>
  <w:num w:numId="25" w16cid:durableId="1019432579">
    <w:abstractNumId w:val="27"/>
  </w:num>
  <w:num w:numId="26" w16cid:durableId="1608272578">
    <w:abstractNumId w:val="29"/>
  </w:num>
  <w:num w:numId="27" w16cid:durableId="496190701">
    <w:abstractNumId w:val="39"/>
  </w:num>
  <w:num w:numId="28" w16cid:durableId="957377860">
    <w:abstractNumId w:val="22"/>
  </w:num>
  <w:num w:numId="29" w16cid:durableId="1480001593">
    <w:abstractNumId w:val="19"/>
  </w:num>
  <w:num w:numId="30" w16cid:durableId="155194755">
    <w:abstractNumId w:val="18"/>
  </w:num>
  <w:num w:numId="31" w16cid:durableId="1420520772">
    <w:abstractNumId w:val="31"/>
  </w:num>
  <w:num w:numId="32" w16cid:durableId="631518901">
    <w:abstractNumId w:val="41"/>
  </w:num>
  <w:num w:numId="33" w16cid:durableId="1973557086">
    <w:abstractNumId w:val="21"/>
  </w:num>
  <w:num w:numId="34" w16cid:durableId="170263508">
    <w:abstractNumId w:val="23"/>
  </w:num>
  <w:num w:numId="35" w16cid:durableId="328103279">
    <w:abstractNumId w:val="16"/>
  </w:num>
  <w:num w:numId="36" w16cid:durableId="667711986">
    <w:abstractNumId w:val="28"/>
  </w:num>
  <w:num w:numId="37" w16cid:durableId="2003436208">
    <w:abstractNumId w:val="32"/>
  </w:num>
  <w:num w:numId="38" w16cid:durableId="1945766300">
    <w:abstractNumId w:val="25"/>
  </w:num>
  <w:num w:numId="39" w16cid:durableId="1771126029">
    <w:abstractNumId w:val="38"/>
  </w:num>
  <w:num w:numId="40" w16cid:durableId="2039431915">
    <w:abstractNumId w:val="35"/>
  </w:num>
  <w:num w:numId="41" w16cid:durableId="1687631824">
    <w:abstractNumId w:val="36"/>
  </w:num>
  <w:num w:numId="42" w16cid:durableId="1637753692">
    <w:abstractNumId w:val="36"/>
  </w:num>
  <w:num w:numId="43" w16cid:durableId="903369147">
    <w:abstractNumId w:val="36"/>
  </w:num>
  <w:num w:numId="44" w16cid:durableId="1279795377">
    <w:abstractNumId w:val="42"/>
  </w:num>
  <w:num w:numId="45" w16cid:durableId="1754736730">
    <w:abstractNumId w:val="9"/>
  </w:num>
  <w:num w:numId="46" w16cid:durableId="1240561964">
    <w:abstractNumId w:val="9"/>
  </w:num>
  <w:num w:numId="47" w16cid:durableId="1464036818">
    <w:abstractNumId w:val="7"/>
  </w:num>
  <w:num w:numId="48" w16cid:durableId="1732193316">
    <w:abstractNumId w:val="6"/>
  </w:num>
  <w:num w:numId="49" w16cid:durableId="311376685">
    <w:abstractNumId w:val="5"/>
  </w:num>
  <w:num w:numId="50" w16cid:durableId="2028754563">
    <w:abstractNumId w:val="4"/>
  </w:num>
  <w:num w:numId="51" w16cid:durableId="577402501">
    <w:abstractNumId w:val="8"/>
  </w:num>
  <w:num w:numId="52" w16cid:durableId="639264881">
    <w:abstractNumId w:val="8"/>
  </w:num>
  <w:num w:numId="53" w16cid:durableId="9333444">
    <w:abstractNumId w:val="3"/>
  </w:num>
  <w:num w:numId="54" w16cid:durableId="635910899">
    <w:abstractNumId w:val="2"/>
  </w:num>
  <w:num w:numId="55" w16cid:durableId="1328901432">
    <w:abstractNumId w:val="1"/>
  </w:num>
  <w:num w:numId="56" w16cid:durableId="1573463368">
    <w:abstractNumId w:val="0"/>
  </w:num>
  <w:num w:numId="57" w16cid:durableId="1016692175">
    <w:abstractNumId w:val="35"/>
  </w:num>
  <w:num w:numId="58" w16cid:durableId="983001049">
    <w:abstractNumId w:val="36"/>
  </w:num>
  <w:num w:numId="59" w16cid:durableId="841820708">
    <w:abstractNumId w:val="36"/>
  </w:num>
  <w:num w:numId="60" w16cid:durableId="1886717850">
    <w:abstractNumId w:val="36"/>
  </w:num>
  <w:num w:numId="61" w16cid:durableId="1514683782">
    <w:abstractNumId w:val="42"/>
  </w:num>
  <w:num w:numId="62" w16cid:durableId="8918461">
    <w:abstractNumId w:val="9"/>
  </w:num>
  <w:num w:numId="63" w16cid:durableId="606621538">
    <w:abstractNumId w:val="9"/>
  </w:num>
  <w:num w:numId="64" w16cid:durableId="876163668">
    <w:abstractNumId w:val="7"/>
  </w:num>
  <w:num w:numId="65" w16cid:durableId="1822963005">
    <w:abstractNumId w:val="6"/>
  </w:num>
  <w:num w:numId="66" w16cid:durableId="596713174">
    <w:abstractNumId w:val="5"/>
  </w:num>
  <w:num w:numId="67" w16cid:durableId="517694733">
    <w:abstractNumId w:val="4"/>
  </w:num>
  <w:num w:numId="68" w16cid:durableId="1799371282">
    <w:abstractNumId w:val="8"/>
  </w:num>
  <w:num w:numId="69" w16cid:durableId="1987196085">
    <w:abstractNumId w:val="8"/>
  </w:num>
  <w:num w:numId="70" w16cid:durableId="898830910">
    <w:abstractNumId w:val="3"/>
  </w:num>
  <w:num w:numId="71" w16cid:durableId="162739853">
    <w:abstractNumId w:val="2"/>
  </w:num>
  <w:num w:numId="72" w16cid:durableId="1997103249">
    <w:abstractNumId w:val="1"/>
  </w:num>
  <w:num w:numId="73" w16cid:durableId="1798185055">
    <w:abstractNumId w:val="0"/>
  </w:num>
  <w:num w:numId="74" w16cid:durableId="296574064">
    <w:abstractNumId w:val="36"/>
  </w:num>
  <w:num w:numId="75" w16cid:durableId="1960841314">
    <w:abstractNumId w:val="36"/>
  </w:num>
  <w:num w:numId="76" w16cid:durableId="815802322">
    <w:abstractNumId w:val="36"/>
  </w:num>
  <w:num w:numId="77" w16cid:durableId="1580290190">
    <w:abstractNumId w:val="36"/>
  </w:num>
  <w:num w:numId="78" w16cid:durableId="799540053">
    <w:abstractNumId w:val="36"/>
  </w:num>
  <w:num w:numId="79" w16cid:durableId="1879780303">
    <w:abstractNumId w:val="36"/>
  </w:num>
  <w:num w:numId="80" w16cid:durableId="1582643377">
    <w:abstractNumId w:val="36"/>
  </w:num>
  <w:num w:numId="81" w16cid:durableId="676349339">
    <w:abstractNumId w:val="36"/>
  </w:num>
  <w:num w:numId="82" w16cid:durableId="59137202">
    <w:abstractNumId w:val="36"/>
  </w:num>
  <w:num w:numId="83" w16cid:durableId="1067067891">
    <w:abstractNumId w:val="36"/>
  </w:num>
  <w:num w:numId="84" w16cid:durableId="1901828">
    <w:abstractNumId w:val="36"/>
  </w:num>
  <w:num w:numId="85" w16cid:durableId="544635044">
    <w:abstractNumId w:val="36"/>
  </w:num>
  <w:num w:numId="86" w16cid:durableId="2094159941">
    <w:abstractNumId w:val="36"/>
  </w:num>
  <w:num w:numId="87" w16cid:durableId="441194634">
    <w:abstractNumId w:val="36"/>
  </w:num>
  <w:num w:numId="88" w16cid:durableId="754984724">
    <w:abstractNumId w:val="36"/>
  </w:num>
  <w:num w:numId="89" w16cid:durableId="1373731113">
    <w:abstractNumId w:val="36"/>
  </w:num>
  <w:num w:numId="90" w16cid:durableId="1841116736">
    <w:abstractNumId w:val="36"/>
  </w:num>
  <w:num w:numId="91" w16cid:durableId="2137677592">
    <w:abstractNumId w:val="36"/>
  </w:num>
  <w:num w:numId="92" w16cid:durableId="1411538864">
    <w:abstractNumId w:val="24"/>
  </w:num>
  <w:num w:numId="93" w16cid:durableId="288555794">
    <w:abstractNumId w:val="40"/>
  </w:num>
  <w:num w:numId="94" w16cid:durableId="464198662">
    <w:abstractNumId w:val="36"/>
  </w:num>
  <w:num w:numId="95" w16cid:durableId="1611623123">
    <w:abstractNumId w:val="33"/>
  </w:num>
  <w:num w:numId="96" w16cid:durableId="7216324">
    <w:abstractNumId w:val="30"/>
  </w:num>
  <w:num w:numId="97" w16cid:durableId="632905737">
    <w:abstractNumId w:val="43"/>
  </w:num>
  <w:num w:numId="98" w16cid:durableId="925958885">
    <w:abstractNumId w:val="34"/>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urt Elliason">
    <w15:presenceInfo w15:providerId="AD" w15:userId="S::Kurt.Elliason@Icumed.com::37a4814b-2bf0-4573-8850-723b15982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oNotShadeFormData/>
  <w:characterSpacingControl w:val="doNotCompress"/>
  <w:hdrShapeDefaults>
    <o:shapedefaults v:ext="edit" spidmax="205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08A1"/>
    <w:rsid w:val="000209A7"/>
    <w:rsid w:val="00021767"/>
    <w:rsid w:val="00022016"/>
    <w:rsid w:val="00024943"/>
    <w:rsid w:val="00027104"/>
    <w:rsid w:val="000313C3"/>
    <w:rsid w:val="00031C29"/>
    <w:rsid w:val="00033FC2"/>
    <w:rsid w:val="000345C1"/>
    <w:rsid w:val="00035DED"/>
    <w:rsid w:val="000416B2"/>
    <w:rsid w:val="000439B1"/>
    <w:rsid w:val="00044885"/>
    <w:rsid w:val="00044ECC"/>
    <w:rsid w:val="00047321"/>
    <w:rsid w:val="0005027F"/>
    <w:rsid w:val="000519C1"/>
    <w:rsid w:val="00060CF0"/>
    <w:rsid w:val="00062272"/>
    <w:rsid w:val="00064AAA"/>
    <w:rsid w:val="00064DB9"/>
    <w:rsid w:val="00065105"/>
    <w:rsid w:val="00065D1A"/>
    <w:rsid w:val="00066F48"/>
    <w:rsid w:val="00067307"/>
    <w:rsid w:val="000750BB"/>
    <w:rsid w:val="00075480"/>
    <w:rsid w:val="00077EF1"/>
    <w:rsid w:val="00081513"/>
    <w:rsid w:val="000818C2"/>
    <w:rsid w:val="00084DF4"/>
    <w:rsid w:val="00085AA2"/>
    <w:rsid w:val="00085AD9"/>
    <w:rsid w:val="00086C44"/>
    <w:rsid w:val="00091726"/>
    <w:rsid w:val="00094DE0"/>
    <w:rsid w:val="00095AE0"/>
    <w:rsid w:val="000967DE"/>
    <w:rsid w:val="000A2B21"/>
    <w:rsid w:val="000A363B"/>
    <w:rsid w:val="000A5525"/>
    <w:rsid w:val="000A55B9"/>
    <w:rsid w:val="000A5604"/>
    <w:rsid w:val="000A7ADE"/>
    <w:rsid w:val="000B0875"/>
    <w:rsid w:val="000B2DEE"/>
    <w:rsid w:val="000B3A40"/>
    <w:rsid w:val="000B42A1"/>
    <w:rsid w:val="000B7F15"/>
    <w:rsid w:val="000C046B"/>
    <w:rsid w:val="000C5CEF"/>
    <w:rsid w:val="000D15D7"/>
    <w:rsid w:val="000D4E05"/>
    <w:rsid w:val="000D58F0"/>
    <w:rsid w:val="000D6B00"/>
    <w:rsid w:val="000D6ECF"/>
    <w:rsid w:val="000E02A5"/>
    <w:rsid w:val="000E36C3"/>
    <w:rsid w:val="000E4F8D"/>
    <w:rsid w:val="000E62AE"/>
    <w:rsid w:val="000E663C"/>
    <w:rsid w:val="000F19A6"/>
    <w:rsid w:val="000F208B"/>
    <w:rsid w:val="000F7A61"/>
    <w:rsid w:val="000F7B11"/>
    <w:rsid w:val="00100CA2"/>
    <w:rsid w:val="00105EE9"/>
    <w:rsid w:val="001060A2"/>
    <w:rsid w:val="00106BFA"/>
    <w:rsid w:val="001116DE"/>
    <w:rsid w:val="00112DB3"/>
    <w:rsid w:val="00113C9C"/>
    <w:rsid w:val="00115CB5"/>
    <w:rsid w:val="00116FF2"/>
    <w:rsid w:val="00117883"/>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68A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75ABB"/>
    <w:rsid w:val="0017799F"/>
    <w:rsid w:val="0018204B"/>
    <w:rsid w:val="001823F3"/>
    <w:rsid w:val="00185E26"/>
    <w:rsid w:val="00185E79"/>
    <w:rsid w:val="00190A56"/>
    <w:rsid w:val="001915B9"/>
    <w:rsid w:val="00191B9D"/>
    <w:rsid w:val="0019314D"/>
    <w:rsid w:val="001938E5"/>
    <w:rsid w:val="001A1DD9"/>
    <w:rsid w:val="001A4392"/>
    <w:rsid w:val="001A58D4"/>
    <w:rsid w:val="001A6186"/>
    <w:rsid w:val="001A673A"/>
    <w:rsid w:val="001A727C"/>
    <w:rsid w:val="001B0908"/>
    <w:rsid w:val="001B11A5"/>
    <w:rsid w:val="001B33A7"/>
    <w:rsid w:val="001B4BA9"/>
    <w:rsid w:val="001B6A17"/>
    <w:rsid w:val="001C2E4D"/>
    <w:rsid w:val="001C4567"/>
    <w:rsid w:val="001C51C0"/>
    <w:rsid w:val="001C570D"/>
    <w:rsid w:val="001D0318"/>
    <w:rsid w:val="001D0767"/>
    <w:rsid w:val="001D3853"/>
    <w:rsid w:val="001D3EF8"/>
    <w:rsid w:val="001D604E"/>
    <w:rsid w:val="001E1150"/>
    <w:rsid w:val="001E1AC6"/>
    <w:rsid w:val="001E2437"/>
    <w:rsid w:val="001E4D71"/>
    <w:rsid w:val="001E5ED3"/>
    <w:rsid w:val="001F2D3C"/>
    <w:rsid w:val="001F42D3"/>
    <w:rsid w:val="001F5A5C"/>
    <w:rsid w:val="001F65FA"/>
    <w:rsid w:val="00200052"/>
    <w:rsid w:val="002004B0"/>
    <w:rsid w:val="0020205D"/>
    <w:rsid w:val="0020378C"/>
    <w:rsid w:val="00204515"/>
    <w:rsid w:val="00205B3C"/>
    <w:rsid w:val="00205E9F"/>
    <w:rsid w:val="00206D92"/>
    <w:rsid w:val="0021200B"/>
    <w:rsid w:val="00214C1C"/>
    <w:rsid w:val="0021531D"/>
    <w:rsid w:val="00216861"/>
    <w:rsid w:val="00217414"/>
    <w:rsid w:val="002176A5"/>
    <w:rsid w:val="0022113D"/>
    <w:rsid w:val="00221AE7"/>
    <w:rsid w:val="00221B4F"/>
    <w:rsid w:val="002241B6"/>
    <w:rsid w:val="00225602"/>
    <w:rsid w:val="00227594"/>
    <w:rsid w:val="0023286C"/>
    <w:rsid w:val="00235CEC"/>
    <w:rsid w:val="00236FCF"/>
    <w:rsid w:val="00240C9C"/>
    <w:rsid w:val="002426EE"/>
    <w:rsid w:val="00242B41"/>
    <w:rsid w:val="00245408"/>
    <w:rsid w:val="00246789"/>
    <w:rsid w:val="0024732D"/>
    <w:rsid w:val="00247A61"/>
    <w:rsid w:val="00247E12"/>
    <w:rsid w:val="0025002A"/>
    <w:rsid w:val="00250B1F"/>
    <w:rsid w:val="00252C66"/>
    <w:rsid w:val="00254205"/>
    <w:rsid w:val="00254D17"/>
    <w:rsid w:val="00255B09"/>
    <w:rsid w:val="00257A60"/>
    <w:rsid w:val="002617DB"/>
    <w:rsid w:val="00264692"/>
    <w:rsid w:val="00264DBA"/>
    <w:rsid w:val="00265176"/>
    <w:rsid w:val="00266817"/>
    <w:rsid w:val="00267F2A"/>
    <w:rsid w:val="00267F4F"/>
    <w:rsid w:val="002726AD"/>
    <w:rsid w:val="00273EF2"/>
    <w:rsid w:val="00275046"/>
    <w:rsid w:val="00277D6B"/>
    <w:rsid w:val="0028214A"/>
    <w:rsid w:val="002826FA"/>
    <w:rsid w:val="0028379E"/>
    <w:rsid w:val="00283A4C"/>
    <w:rsid w:val="00283FC3"/>
    <w:rsid w:val="0028464C"/>
    <w:rsid w:val="00285EFB"/>
    <w:rsid w:val="00286499"/>
    <w:rsid w:val="00286763"/>
    <w:rsid w:val="002924C0"/>
    <w:rsid w:val="0029412E"/>
    <w:rsid w:val="00295F1B"/>
    <w:rsid w:val="00295F78"/>
    <w:rsid w:val="00296955"/>
    <w:rsid w:val="002A04AE"/>
    <w:rsid w:val="002A190C"/>
    <w:rsid w:val="002A3F18"/>
    <w:rsid w:val="002A42F5"/>
    <w:rsid w:val="002A7F9F"/>
    <w:rsid w:val="002B062D"/>
    <w:rsid w:val="002B1378"/>
    <w:rsid w:val="002B195C"/>
    <w:rsid w:val="002B3DC0"/>
    <w:rsid w:val="002B3E76"/>
    <w:rsid w:val="002B3F13"/>
    <w:rsid w:val="002B48BB"/>
    <w:rsid w:val="002B53BA"/>
    <w:rsid w:val="002B686F"/>
    <w:rsid w:val="002C051E"/>
    <w:rsid w:val="002C19C3"/>
    <w:rsid w:val="002C24D9"/>
    <w:rsid w:val="002C2B90"/>
    <w:rsid w:val="002C4C2A"/>
    <w:rsid w:val="002C7EFF"/>
    <w:rsid w:val="002D1895"/>
    <w:rsid w:val="002D22C9"/>
    <w:rsid w:val="002D2404"/>
    <w:rsid w:val="002D3607"/>
    <w:rsid w:val="002D6B24"/>
    <w:rsid w:val="002D6D20"/>
    <w:rsid w:val="002E102A"/>
    <w:rsid w:val="002E13FF"/>
    <w:rsid w:val="002E185D"/>
    <w:rsid w:val="002E1A10"/>
    <w:rsid w:val="002E3ED0"/>
    <w:rsid w:val="002E527B"/>
    <w:rsid w:val="002E6C5E"/>
    <w:rsid w:val="002E6FDC"/>
    <w:rsid w:val="002E782A"/>
    <w:rsid w:val="002E7B88"/>
    <w:rsid w:val="002F0668"/>
    <w:rsid w:val="002F0ADB"/>
    <w:rsid w:val="002F16E3"/>
    <w:rsid w:val="002F16FE"/>
    <w:rsid w:val="002F241F"/>
    <w:rsid w:val="002F3FF7"/>
    <w:rsid w:val="002F6FDA"/>
    <w:rsid w:val="002F745D"/>
    <w:rsid w:val="00301745"/>
    <w:rsid w:val="003019C5"/>
    <w:rsid w:val="00301FD0"/>
    <w:rsid w:val="003024C8"/>
    <w:rsid w:val="00302DA7"/>
    <w:rsid w:val="00303506"/>
    <w:rsid w:val="0030483D"/>
    <w:rsid w:val="00305080"/>
    <w:rsid w:val="00307764"/>
    <w:rsid w:val="00307838"/>
    <w:rsid w:val="00313016"/>
    <w:rsid w:val="00313CCE"/>
    <w:rsid w:val="003161C1"/>
    <w:rsid w:val="003168CC"/>
    <w:rsid w:val="0032385F"/>
    <w:rsid w:val="00330E11"/>
    <w:rsid w:val="00331638"/>
    <w:rsid w:val="003321E1"/>
    <w:rsid w:val="00332388"/>
    <w:rsid w:val="00334399"/>
    <w:rsid w:val="003353D3"/>
    <w:rsid w:val="00336750"/>
    <w:rsid w:val="003373DF"/>
    <w:rsid w:val="003400A6"/>
    <w:rsid w:val="0034367E"/>
    <w:rsid w:val="0034511D"/>
    <w:rsid w:val="003462CA"/>
    <w:rsid w:val="003469A7"/>
    <w:rsid w:val="00346BD0"/>
    <w:rsid w:val="00351E42"/>
    <w:rsid w:val="00351ED7"/>
    <w:rsid w:val="00352B7D"/>
    <w:rsid w:val="00353E05"/>
    <w:rsid w:val="0035627C"/>
    <w:rsid w:val="003570BC"/>
    <w:rsid w:val="00360829"/>
    <w:rsid w:val="00360D3E"/>
    <w:rsid w:val="00362C0D"/>
    <w:rsid w:val="00364D21"/>
    <w:rsid w:val="0036528F"/>
    <w:rsid w:val="0037008C"/>
    <w:rsid w:val="00371D46"/>
    <w:rsid w:val="0037233D"/>
    <w:rsid w:val="003746C3"/>
    <w:rsid w:val="003761A8"/>
    <w:rsid w:val="00376620"/>
    <w:rsid w:val="00377D7D"/>
    <w:rsid w:val="00383DAD"/>
    <w:rsid w:val="00384679"/>
    <w:rsid w:val="00385D84"/>
    <w:rsid w:val="00386C6C"/>
    <w:rsid w:val="00387700"/>
    <w:rsid w:val="0039029B"/>
    <w:rsid w:val="00391418"/>
    <w:rsid w:val="00391747"/>
    <w:rsid w:val="003926FA"/>
    <w:rsid w:val="0039288C"/>
    <w:rsid w:val="00395E55"/>
    <w:rsid w:val="003962DD"/>
    <w:rsid w:val="00396374"/>
    <w:rsid w:val="003977E5"/>
    <w:rsid w:val="003A0B29"/>
    <w:rsid w:val="003A256D"/>
    <w:rsid w:val="003A3CCC"/>
    <w:rsid w:val="003A3D68"/>
    <w:rsid w:val="003A4802"/>
    <w:rsid w:val="003A64E3"/>
    <w:rsid w:val="003A66AE"/>
    <w:rsid w:val="003A7621"/>
    <w:rsid w:val="003A7D86"/>
    <w:rsid w:val="003A7E0D"/>
    <w:rsid w:val="003B0CEB"/>
    <w:rsid w:val="003B0FA4"/>
    <w:rsid w:val="003B458D"/>
    <w:rsid w:val="003B4808"/>
    <w:rsid w:val="003B5FA0"/>
    <w:rsid w:val="003C0409"/>
    <w:rsid w:val="003C0F9E"/>
    <w:rsid w:val="003C1D89"/>
    <w:rsid w:val="003C2AB5"/>
    <w:rsid w:val="003C5B97"/>
    <w:rsid w:val="003C7390"/>
    <w:rsid w:val="003D003E"/>
    <w:rsid w:val="003D16A3"/>
    <w:rsid w:val="003D4971"/>
    <w:rsid w:val="003D7138"/>
    <w:rsid w:val="003E0620"/>
    <w:rsid w:val="003E06E5"/>
    <w:rsid w:val="003E1B4E"/>
    <w:rsid w:val="003E7A21"/>
    <w:rsid w:val="003F1E5B"/>
    <w:rsid w:val="003F3969"/>
    <w:rsid w:val="003F55BE"/>
    <w:rsid w:val="003F5C0B"/>
    <w:rsid w:val="003F6D43"/>
    <w:rsid w:val="003F7F45"/>
    <w:rsid w:val="00403636"/>
    <w:rsid w:val="0040460A"/>
    <w:rsid w:val="00404616"/>
    <w:rsid w:val="0040502E"/>
    <w:rsid w:val="004054E8"/>
    <w:rsid w:val="0040793F"/>
    <w:rsid w:val="00410780"/>
    <w:rsid w:val="00411936"/>
    <w:rsid w:val="004119E0"/>
    <w:rsid w:val="00412293"/>
    <w:rsid w:val="004124D6"/>
    <w:rsid w:val="00414594"/>
    <w:rsid w:val="00422BFB"/>
    <w:rsid w:val="00423BE8"/>
    <w:rsid w:val="00424346"/>
    <w:rsid w:val="00424AE4"/>
    <w:rsid w:val="00424D92"/>
    <w:rsid w:val="00424F66"/>
    <w:rsid w:val="00425190"/>
    <w:rsid w:val="00430811"/>
    <w:rsid w:val="00430F57"/>
    <w:rsid w:val="0043596B"/>
    <w:rsid w:val="0044113C"/>
    <w:rsid w:val="004443F8"/>
    <w:rsid w:val="00444B8C"/>
    <w:rsid w:val="00445DDD"/>
    <w:rsid w:val="00446183"/>
    <w:rsid w:val="00450E3E"/>
    <w:rsid w:val="00451129"/>
    <w:rsid w:val="00452006"/>
    <w:rsid w:val="00453F76"/>
    <w:rsid w:val="004574FE"/>
    <w:rsid w:val="004608B6"/>
    <w:rsid w:val="004609CD"/>
    <w:rsid w:val="0046625E"/>
    <w:rsid w:val="00467BFE"/>
    <w:rsid w:val="00470496"/>
    <w:rsid w:val="00471147"/>
    <w:rsid w:val="00471A96"/>
    <w:rsid w:val="00473DC1"/>
    <w:rsid w:val="004740C7"/>
    <w:rsid w:val="0047502B"/>
    <w:rsid w:val="004766DD"/>
    <w:rsid w:val="00477062"/>
    <w:rsid w:val="00480879"/>
    <w:rsid w:val="0048128D"/>
    <w:rsid w:val="004824A8"/>
    <w:rsid w:val="0048497C"/>
    <w:rsid w:val="00485905"/>
    <w:rsid w:val="004863B8"/>
    <w:rsid w:val="00490763"/>
    <w:rsid w:val="00493141"/>
    <w:rsid w:val="00496066"/>
    <w:rsid w:val="004A1EE2"/>
    <w:rsid w:val="004A2E9B"/>
    <w:rsid w:val="004A497D"/>
    <w:rsid w:val="004A7AC0"/>
    <w:rsid w:val="004B004B"/>
    <w:rsid w:val="004B2D77"/>
    <w:rsid w:val="004B4A6A"/>
    <w:rsid w:val="004C1C83"/>
    <w:rsid w:val="004C200E"/>
    <w:rsid w:val="004C3F4B"/>
    <w:rsid w:val="004C49BE"/>
    <w:rsid w:val="004C5906"/>
    <w:rsid w:val="004C5D28"/>
    <w:rsid w:val="004C60BF"/>
    <w:rsid w:val="004C702C"/>
    <w:rsid w:val="004C71B2"/>
    <w:rsid w:val="004C720B"/>
    <w:rsid w:val="004C7AD0"/>
    <w:rsid w:val="004D10A4"/>
    <w:rsid w:val="004D12F4"/>
    <w:rsid w:val="004D19E8"/>
    <w:rsid w:val="004D3918"/>
    <w:rsid w:val="004D4923"/>
    <w:rsid w:val="004D5BD2"/>
    <w:rsid w:val="004E4498"/>
    <w:rsid w:val="004E5351"/>
    <w:rsid w:val="004E547A"/>
    <w:rsid w:val="004F1718"/>
    <w:rsid w:val="004F45EF"/>
    <w:rsid w:val="004F5977"/>
    <w:rsid w:val="00500C7F"/>
    <w:rsid w:val="00502827"/>
    <w:rsid w:val="005032ED"/>
    <w:rsid w:val="00504C30"/>
    <w:rsid w:val="00506166"/>
    <w:rsid w:val="00506FBD"/>
    <w:rsid w:val="005126B5"/>
    <w:rsid w:val="00513A74"/>
    <w:rsid w:val="005160F6"/>
    <w:rsid w:val="00517B3F"/>
    <w:rsid w:val="0052109C"/>
    <w:rsid w:val="00524156"/>
    <w:rsid w:val="005253AB"/>
    <w:rsid w:val="00526563"/>
    <w:rsid w:val="00526C5F"/>
    <w:rsid w:val="00527019"/>
    <w:rsid w:val="00531785"/>
    <w:rsid w:val="005333EE"/>
    <w:rsid w:val="00534810"/>
    <w:rsid w:val="00534F95"/>
    <w:rsid w:val="00540FB6"/>
    <w:rsid w:val="005419D8"/>
    <w:rsid w:val="005420DB"/>
    <w:rsid w:val="005424B7"/>
    <w:rsid w:val="00542F89"/>
    <w:rsid w:val="00551C13"/>
    <w:rsid w:val="00552781"/>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8613A"/>
    <w:rsid w:val="00590D01"/>
    <w:rsid w:val="00591F6E"/>
    <w:rsid w:val="0059237F"/>
    <w:rsid w:val="005926E9"/>
    <w:rsid w:val="00593BE6"/>
    <w:rsid w:val="00593CD0"/>
    <w:rsid w:val="00594ACB"/>
    <w:rsid w:val="00596708"/>
    <w:rsid w:val="00596EBF"/>
    <w:rsid w:val="005A1205"/>
    <w:rsid w:val="005A4C3E"/>
    <w:rsid w:val="005A4CB1"/>
    <w:rsid w:val="005A6CE9"/>
    <w:rsid w:val="005B0C7C"/>
    <w:rsid w:val="005B313C"/>
    <w:rsid w:val="005B47DF"/>
    <w:rsid w:val="005B77EE"/>
    <w:rsid w:val="005C1693"/>
    <w:rsid w:val="005C17EC"/>
    <w:rsid w:val="005C34E8"/>
    <w:rsid w:val="005C401E"/>
    <w:rsid w:val="005D0383"/>
    <w:rsid w:val="005D1446"/>
    <w:rsid w:val="005D2F26"/>
    <w:rsid w:val="005D5A16"/>
    <w:rsid w:val="005D629F"/>
    <w:rsid w:val="005D79DE"/>
    <w:rsid w:val="005D7BE4"/>
    <w:rsid w:val="005E01AF"/>
    <w:rsid w:val="005E1C84"/>
    <w:rsid w:val="005E1DC7"/>
    <w:rsid w:val="005E7A2D"/>
    <w:rsid w:val="005F16F9"/>
    <w:rsid w:val="005F2535"/>
    <w:rsid w:val="005F2DA6"/>
    <w:rsid w:val="005F401D"/>
    <w:rsid w:val="005F4B36"/>
    <w:rsid w:val="005F597F"/>
    <w:rsid w:val="005F5A47"/>
    <w:rsid w:val="006014EE"/>
    <w:rsid w:val="0060163E"/>
    <w:rsid w:val="00601D25"/>
    <w:rsid w:val="006021CC"/>
    <w:rsid w:val="0060777A"/>
    <w:rsid w:val="006101D3"/>
    <w:rsid w:val="00611115"/>
    <w:rsid w:val="006114A4"/>
    <w:rsid w:val="00614713"/>
    <w:rsid w:val="00621AD9"/>
    <w:rsid w:val="00621E63"/>
    <w:rsid w:val="006234DE"/>
    <w:rsid w:val="00623960"/>
    <w:rsid w:val="00624693"/>
    <w:rsid w:val="0062538D"/>
    <w:rsid w:val="006257A2"/>
    <w:rsid w:val="00627790"/>
    <w:rsid w:val="00630ABB"/>
    <w:rsid w:val="006355FB"/>
    <w:rsid w:val="00640381"/>
    <w:rsid w:val="0064158E"/>
    <w:rsid w:val="006421A7"/>
    <w:rsid w:val="00645B27"/>
    <w:rsid w:val="00646289"/>
    <w:rsid w:val="00646FD3"/>
    <w:rsid w:val="00647994"/>
    <w:rsid w:val="0065066B"/>
    <w:rsid w:val="006521CC"/>
    <w:rsid w:val="00657C79"/>
    <w:rsid w:val="00657D9F"/>
    <w:rsid w:val="00660950"/>
    <w:rsid w:val="0066360D"/>
    <w:rsid w:val="00663A3B"/>
    <w:rsid w:val="006649D9"/>
    <w:rsid w:val="00665842"/>
    <w:rsid w:val="00670CCB"/>
    <w:rsid w:val="00670F96"/>
    <w:rsid w:val="00673D6E"/>
    <w:rsid w:val="00674011"/>
    <w:rsid w:val="00675F82"/>
    <w:rsid w:val="00677278"/>
    <w:rsid w:val="00681109"/>
    <w:rsid w:val="00681240"/>
    <w:rsid w:val="006833FF"/>
    <w:rsid w:val="00686A41"/>
    <w:rsid w:val="00687460"/>
    <w:rsid w:val="00687A87"/>
    <w:rsid w:val="00687E46"/>
    <w:rsid w:val="00691B71"/>
    <w:rsid w:val="0069296E"/>
    <w:rsid w:val="006931BB"/>
    <w:rsid w:val="006933A5"/>
    <w:rsid w:val="00693DA1"/>
    <w:rsid w:val="00694D54"/>
    <w:rsid w:val="00696289"/>
    <w:rsid w:val="0069650B"/>
    <w:rsid w:val="006970E5"/>
    <w:rsid w:val="006A0318"/>
    <w:rsid w:val="006A2ADD"/>
    <w:rsid w:val="006A4D1A"/>
    <w:rsid w:val="006A73F0"/>
    <w:rsid w:val="006B03D1"/>
    <w:rsid w:val="006B0708"/>
    <w:rsid w:val="006B0EC7"/>
    <w:rsid w:val="006B1888"/>
    <w:rsid w:val="006B68F1"/>
    <w:rsid w:val="006B77B2"/>
    <w:rsid w:val="006B78C6"/>
    <w:rsid w:val="006B7942"/>
    <w:rsid w:val="006C0E8E"/>
    <w:rsid w:val="006C221A"/>
    <w:rsid w:val="006C4608"/>
    <w:rsid w:val="006C4856"/>
    <w:rsid w:val="006C6891"/>
    <w:rsid w:val="006D03F6"/>
    <w:rsid w:val="006D07B7"/>
    <w:rsid w:val="006D1F19"/>
    <w:rsid w:val="006D36C7"/>
    <w:rsid w:val="006D4433"/>
    <w:rsid w:val="006D48A4"/>
    <w:rsid w:val="006D552F"/>
    <w:rsid w:val="006D613E"/>
    <w:rsid w:val="006D6592"/>
    <w:rsid w:val="006D73DE"/>
    <w:rsid w:val="006D7FD4"/>
    <w:rsid w:val="006E192C"/>
    <w:rsid w:val="006E20D6"/>
    <w:rsid w:val="006E73C1"/>
    <w:rsid w:val="006E7D3E"/>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05976"/>
    <w:rsid w:val="007075BE"/>
    <w:rsid w:val="00710F05"/>
    <w:rsid w:val="0071129F"/>
    <w:rsid w:val="0071158F"/>
    <w:rsid w:val="007115F5"/>
    <w:rsid w:val="00711FFF"/>
    <w:rsid w:val="00713AF3"/>
    <w:rsid w:val="00714B20"/>
    <w:rsid w:val="0072093A"/>
    <w:rsid w:val="007214E4"/>
    <w:rsid w:val="007226F4"/>
    <w:rsid w:val="00724EB3"/>
    <w:rsid w:val="00726697"/>
    <w:rsid w:val="00727C9A"/>
    <w:rsid w:val="0073090B"/>
    <w:rsid w:val="00732596"/>
    <w:rsid w:val="00732CE5"/>
    <w:rsid w:val="00734BC3"/>
    <w:rsid w:val="00736772"/>
    <w:rsid w:val="00736906"/>
    <w:rsid w:val="00741817"/>
    <w:rsid w:val="0074196F"/>
    <w:rsid w:val="007419BB"/>
    <w:rsid w:val="00741C54"/>
    <w:rsid w:val="00742243"/>
    <w:rsid w:val="007426DD"/>
    <w:rsid w:val="00742706"/>
    <w:rsid w:val="007436FF"/>
    <w:rsid w:val="00744F22"/>
    <w:rsid w:val="007468EF"/>
    <w:rsid w:val="007471F0"/>
    <w:rsid w:val="0075042C"/>
    <w:rsid w:val="007526A3"/>
    <w:rsid w:val="0075308A"/>
    <w:rsid w:val="007600B9"/>
    <w:rsid w:val="007607B7"/>
    <w:rsid w:val="00761B9B"/>
    <w:rsid w:val="00765E57"/>
    <w:rsid w:val="00770586"/>
    <w:rsid w:val="00771A96"/>
    <w:rsid w:val="0077204B"/>
    <w:rsid w:val="00772E92"/>
    <w:rsid w:val="0077381D"/>
    <w:rsid w:val="00773986"/>
    <w:rsid w:val="0077420A"/>
    <w:rsid w:val="0077636A"/>
    <w:rsid w:val="0077787A"/>
    <w:rsid w:val="00777DFB"/>
    <w:rsid w:val="007805FF"/>
    <w:rsid w:val="007822F8"/>
    <w:rsid w:val="00784D15"/>
    <w:rsid w:val="00785E9D"/>
    <w:rsid w:val="00785FAE"/>
    <w:rsid w:val="00790569"/>
    <w:rsid w:val="00791B22"/>
    <w:rsid w:val="00792D5F"/>
    <w:rsid w:val="007936DE"/>
    <w:rsid w:val="00795E7E"/>
    <w:rsid w:val="007978F7"/>
    <w:rsid w:val="007A527B"/>
    <w:rsid w:val="007A6B87"/>
    <w:rsid w:val="007A6C1E"/>
    <w:rsid w:val="007B21C7"/>
    <w:rsid w:val="007B28E5"/>
    <w:rsid w:val="007B44D8"/>
    <w:rsid w:val="007B4C17"/>
    <w:rsid w:val="007B51D2"/>
    <w:rsid w:val="007B6223"/>
    <w:rsid w:val="007B7B66"/>
    <w:rsid w:val="007C0ACA"/>
    <w:rsid w:val="007C1FFA"/>
    <w:rsid w:val="007C22C1"/>
    <w:rsid w:val="007C5247"/>
    <w:rsid w:val="007C53A1"/>
    <w:rsid w:val="007C55E3"/>
    <w:rsid w:val="007C6AFA"/>
    <w:rsid w:val="007C6C72"/>
    <w:rsid w:val="007D32B5"/>
    <w:rsid w:val="007D46DB"/>
    <w:rsid w:val="007E0357"/>
    <w:rsid w:val="007E06A3"/>
    <w:rsid w:val="007E095D"/>
    <w:rsid w:val="007E3A28"/>
    <w:rsid w:val="007E3D39"/>
    <w:rsid w:val="007E5D01"/>
    <w:rsid w:val="007E67D4"/>
    <w:rsid w:val="007E6EC2"/>
    <w:rsid w:val="007E76B9"/>
    <w:rsid w:val="007E7E84"/>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581"/>
    <w:rsid w:val="00812AEC"/>
    <w:rsid w:val="00813541"/>
    <w:rsid w:val="00814FDF"/>
    <w:rsid w:val="00815FAB"/>
    <w:rsid w:val="0081605E"/>
    <w:rsid w:val="00822CCB"/>
    <w:rsid w:val="00822F0A"/>
    <w:rsid w:val="008232CC"/>
    <w:rsid w:val="00825D74"/>
    <w:rsid w:val="0082741E"/>
    <w:rsid w:val="008315EB"/>
    <w:rsid w:val="00831ACE"/>
    <w:rsid w:val="00832EAE"/>
    <w:rsid w:val="008343B4"/>
    <w:rsid w:val="008345CC"/>
    <w:rsid w:val="0083495B"/>
    <w:rsid w:val="0084235B"/>
    <w:rsid w:val="008430DB"/>
    <w:rsid w:val="00843545"/>
    <w:rsid w:val="008465AC"/>
    <w:rsid w:val="0085278B"/>
    <w:rsid w:val="00852E72"/>
    <w:rsid w:val="008543E6"/>
    <w:rsid w:val="00855E0D"/>
    <w:rsid w:val="00855E3C"/>
    <w:rsid w:val="00860EB9"/>
    <w:rsid w:val="00861B79"/>
    <w:rsid w:val="00861F2A"/>
    <w:rsid w:val="00862BAD"/>
    <w:rsid w:val="00862D66"/>
    <w:rsid w:val="008630D6"/>
    <w:rsid w:val="0086376B"/>
    <w:rsid w:val="00863A9A"/>
    <w:rsid w:val="00863E9C"/>
    <w:rsid w:val="00864173"/>
    <w:rsid w:val="00864BBC"/>
    <w:rsid w:val="00864BEB"/>
    <w:rsid w:val="008677A4"/>
    <w:rsid w:val="008679BF"/>
    <w:rsid w:val="00867DE0"/>
    <w:rsid w:val="0087008C"/>
    <w:rsid w:val="00870139"/>
    <w:rsid w:val="00871B1F"/>
    <w:rsid w:val="00872BF9"/>
    <w:rsid w:val="00873E53"/>
    <w:rsid w:val="008805B4"/>
    <w:rsid w:val="00880887"/>
    <w:rsid w:val="00881CB5"/>
    <w:rsid w:val="008919B9"/>
    <w:rsid w:val="00892C12"/>
    <w:rsid w:val="00892C57"/>
    <w:rsid w:val="00894AC6"/>
    <w:rsid w:val="00894DD9"/>
    <w:rsid w:val="00895208"/>
    <w:rsid w:val="00896D23"/>
    <w:rsid w:val="00897F1A"/>
    <w:rsid w:val="008A4701"/>
    <w:rsid w:val="008A47FB"/>
    <w:rsid w:val="008A7CAB"/>
    <w:rsid w:val="008B1957"/>
    <w:rsid w:val="008B4747"/>
    <w:rsid w:val="008B48D9"/>
    <w:rsid w:val="008B6CED"/>
    <w:rsid w:val="008B70D7"/>
    <w:rsid w:val="008B728A"/>
    <w:rsid w:val="008C0E24"/>
    <w:rsid w:val="008C3E59"/>
    <w:rsid w:val="008C57B0"/>
    <w:rsid w:val="008C6449"/>
    <w:rsid w:val="008C78EC"/>
    <w:rsid w:val="008D1511"/>
    <w:rsid w:val="008D1D85"/>
    <w:rsid w:val="008D645E"/>
    <w:rsid w:val="008E18BD"/>
    <w:rsid w:val="008E1A0C"/>
    <w:rsid w:val="008E1C27"/>
    <w:rsid w:val="008E3695"/>
    <w:rsid w:val="008E5533"/>
    <w:rsid w:val="008E79E6"/>
    <w:rsid w:val="00901663"/>
    <w:rsid w:val="00902A4B"/>
    <w:rsid w:val="0090340D"/>
    <w:rsid w:val="00904B73"/>
    <w:rsid w:val="00911B50"/>
    <w:rsid w:val="0091263F"/>
    <w:rsid w:val="00913212"/>
    <w:rsid w:val="009141B3"/>
    <w:rsid w:val="009167AE"/>
    <w:rsid w:val="00916BBE"/>
    <w:rsid w:val="00916CFE"/>
    <w:rsid w:val="00917728"/>
    <w:rsid w:val="009233C8"/>
    <w:rsid w:val="009239AD"/>
    <w:rsid w:val="00924885"/>
    <w:rsid w:val="00927537"/>
    <w:rsid w:val="009424A7"/>
    <w:rsid w:val="00945224"/>
    <w:rsid w:val="00947B25"/>
    <w:rsid w:val="00952547"/>
    <w:rsid w:val="009536D7"/>
    <w:rsid w:val="00954169"/>
    <w:rsid w:val="0095587B"/>
    <w:rsid w:val="00957489"/>
    <w:rsid w:val="00957C13"/>
    <w:rsid w:val="00960C64"/>
    <w:rsid w:val="00961510"/>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43AA"/>
    <w:rsid w:val="00986EB7"/>
    <w:rsid w:val="00987C65"/>
    <w:rsid w:val="00990BCF"/>
    <w:rsid w:val="00990F3E"/>
    <w:rsid w:val="00991ED6"/>
    <w:rsid w:val="00993CC0"/>
    <w:rsid w:val="00993D66"/>
    <w:rsid w:val="009941E6"/>
    <w:rsid w:val="00994C54"/>
    <w:rsid w:val="00995105"/>
    <w:rsid w:val="00995849"/>
    <w:rsid w:val="00995BC0"/>
    <w:rsid w:val="00995CD0"/>
    <w:rsid w:val="00997BF8"/>
    <w:rsid w:val="009A0495"/>
    <w:rsid w:val="009A2E27"/>
    <w:rsid w:val="009A2F5F"/>
    <w:rsid w:val="009A35CA"/>
    <w:rsid w:val="009A43AC"/>
    <w:rsid w:val="009A5E2F"/>
    <w:rsid w:val="009B10B7"/>
    <w:rsid w:val="009B1FF0"/>
    <w:rsid w:val="009B451B"/>
    <w:rsid w:val="009B6563"/>
    <w:rsid w:val="009C0DFD"/>
    <w:rsid w:val="009C2EBF"/>
    <w:rsid w:val="009C3179"/>
    <w:rsid w:val="009C38DC"/>
    <w:rsid w:val="009C4A84"/>
    <w:rsid w:val="009C6C15"/>
    <w:rsid w:val="009D16B6"/>
    <w:rsid w:val="009D1F0A"/>
    <w:rsid w:val="009D34BB"/>
    <w:rsid w:val="009D387F"/>
    <w:rsid w:val="009D39AD"/>
    <w:rsid w:val="009D5C7F"/>
    <w:rsid w:val="009D6627"/>
    <w:rsid w:val="009E2AFA"/>
    <w:rsid w:val="009E2B46"/>
    <w:rsid w:val="009E3628"/>
    <w:rsid w:val="009E4111"/>
    <w:rsid w:val="009E470E"/>
    <w:rsid w:val="009E6C9B"/>
    <w:rsid w:val="009F089B"/>
    <w:rsid w:val="009F3347"/>
    <w:rsid w:val="009F3CB2"/>
    <w:rsid w:val="009F40C9"/>
    <w:rsid w:val="009F4303"/>
    <w:rsid w:val="009F71CB"/>
    <w:rsid w:val="009F785A"/>
    <w:rsid w:val="00A01166"/>
    <w:rsid w:val="00A0187E"/>
    <w:rsid w:val="00A02587"/>
    <w:rsid w:val="00A04B63"/>
    <w:rsid w:val="00A059D9"/>
    <w:rsid w:val="00A06F9A"/>
    <w:rsid w:val="00A1351F"/>
    <w:rsid w:val="00A1424C"/>
    <w:rsid w:val="00A1645A"/>
    <w:rsid w:val="00A167E4"/>
    <w:rsid w:val="00A17802"/>
    <w:rsid w:val="00A17D16"/>
    <w:rsid w:val="00A22356"/>
    <w:rsid w:val="00A23076"/>
    <w:rsid w:val="00A25FE4"/>
    <w:rsid w:val="00A30141"/>
    <w:rsid w:val="00A3064F"/>
    <w:rsid w:val="00A31A9F"/>
    <w:rsid w:val="00A32D52"/>
    <w:rsid w:val="00A32FC1"/>
    <w:rsid w:val="00A334CD"/>
    <w:rsid w:val="00A34843"/>
    <w:rsid w:val="00A353A4"/>
    <w:rsid w:val="00A400F1"/>
    <w:rsid w:val="00A41DFF"/>
    <w:rsid w:val="00A427B4"/>
    <w:rsid w:val="00A429E5"/>
    <w:rsid w:val="00A4326F"/>
    <w:rsid w:val="00A4475D"/>
    <w:rsid w:val="00A47063"/>
    <w:rsid w:val="00A478C1"/>
    <w:rsid w:val="00A554FA"/>
    <w:rsid w:val="00A57350"/>
    <w:rsid w:val="00A60E41"/>
    <w:rsid w:val="00A6229B"/>
    <w:rsid w:val="00A6278B"/>
    <w:rsid w:val="00A717B2"/>
    <w:rsid w:val="00A72BFD"/>
    <w:rsid w:val="00A75E59"/>
    <w:rsid w:val="00A7620D"/>
    <w:rsid w:val="00A80B91"/>
    <w:rsid w:val="00A82740"/>
    <w:rsid w:val="00A83543"/>
    <w:rsid w:val="00A83C87"/>
    <w:rsid w:val="00A85A43"/>
    <w:rsid w:val="00A86910"/>
    <w:rsid w:val="00A8747E"/>
    <w:rsid w:val="00A87C9A"/>
    <w:rsid w:val="00A91B0D"/>
    <w:rsid w:val="00A92110"/>
    <w:rsid w:val="00A92400"/>
    <w:rsid w:val="00A95F69"/>
    <w:rsid w:val="00A9614E"/>
    <w:rsid w:val="00A96603"/>
    <w:rsid w:val="00A96D37"/>
    <w:rsid w:val="00A975EB"/>
    <w:rsid w:val="00A97B69"/>
    <w:rsid w:val="00AA1492"/>
    <w:rsid w:val="00AA2519"/>
    <w:rsid w:val="00AA383B"/>
    <w:rsid w:val="00AA4872"/>
    <w:rsid w:val="00AA56EE"/>
    <w:rsid w:val="00AA5F3D"/>
    <w:rsid w:val="00AA7491"/>
    <w:rsid w:val="00AB11B5"/>
    <w:rsid w:val="00AB64D7"/>
    <w:rsid w:val="00AC1081"/>
    <w:rsid w:val="00AC2E3D"/>
    <w:rsid w:val="00AC559F"/>
    <w:rsid w:val="00AC5FA6"/>
    <w:rsid w:val="00AC79B3"/>
    <w:rsid w:val="00AC7B6C"/>
    <w:rsid w:val="00AD0552"/>
    <w:rsid w:val="00AD69C9"/>
    <w:rsid w:val="00AE24BC"/>
    <w:rsid w:val="00AE3D03"/>
    <w:rsid w:val="00AE47C1"/>
    <w:rsid w:val="00AE4B58"/>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2B66"/>
    <w:rsid w:val="00B2325B"/>
    <w:rsid w:val="00B23A41"/>
    <w:rsid w:val="00B246F4"/>
    <w:rsid w:val="00B27426"/>
    <w:rsid w:val="00B2751F"/>
    <w:rsid w:val="00B278C4"/>
    <w:rsid w:val="00B3125A"/>
    <w:rsid w:val="00B32F82"/>
    <w:rsid w:val="00B33AC4"/>
    <w:rsid w:val="00B3430A"/>
    <w:rsid w:val="00B34624"/>
    <w:rsid w:val="00B34AEB"/>
    <w:rsid w:val="00B34FD5"/>
    <w:rsid w:val="00B36450"/>
    <w:rsid w:val="00B37DF5"/>
    <w:rsid w:val="00B40084"/>
    <w:rsid w:val="00B40222"/>
    <w:rsid w:val="00B4317E"/>
    <w:rsid w:val="00B43978"/>
    <w:rsid w:val="00B447F1"/>
    <w:rsid w:val="00B44A50"/>
    <w:rsid w:val="00B4782C"/>
    <w:rsid w:val="00B500AC"/>
    <w:rsid w:val="00B5093C"/>
    <w:rsid w:val="00B50AA1"/>
    <w:rsid w:val="00B50B8A"/>
    <w:rsid w:val="00B520F3"/>
    <w:rsid w:val="00B540F7"/>
    <w:rsid w:val="00B54C11"/>
    <w:rsid w:val="00B54CC6"/>
    <w:rsid w:val="00B5629A"/>
    <w:rsid w:val="00B617F4"/>
    <w:rsid w:val="00B627FB"/>
    <w:rsid w:val="00B62B28"/>
    <w:rsid w:val="00B63979"/>
    <w:rsid w:val="00B71DAC"/>
    <w:rsid w:val="00B7340A"/>
    <w:rsid w:val="00B74AE3"/>
    <w:rsid w:val="00B758AA"/>
    <w:rsid w:val="00B75A62"/>
    <w:rsid w:val="00B762D3"/>
    <w:rsid w:val="00B806D7"/>
    <w:rsid w:val="00B8365C"/>
    <w:rsid w:val="00B8578C"/>
    <w:rsid w:val="00B86F03"/>
    <w:rsid w:val="00B9381B"/>
    <w:rsid w:val="00B953F5"/>
    <w:rsid w:val="00B95569"/>
    <w:rsid w:val="00BA0007"/>
    <w:rsid w:val="00BA08F3"/>
    <w:rsid w:val="00BA2D2B"/>
    <w:rsid w:val="00BA3791"/>
    <w:rsid w:val="00BA4ECE"/>
    <w:rsid w:val="00BA5119"/>
    <w:rsid w:val="00BA6DD2"/>
    <w:rsid w:val="00BB02E9"/>
    <w:rsid w:val="00BB1B9E"/>
    <w:rsid w:val="00BB3E0D"/>
    <w:rsid w:val="00BB3E15"/>
    <w:rsid w:val="00BB59F9"/>
    <w:rsid w:val="00BB5CE6"/>
    <w:rsid w:val="00BB7406"/>
    <w:rsid w:val="00BC309B"/>
    <w:rsid w:val="00BC3164"/>
    <w:rsid w:val="00BC48D7"/>
    <w:rsid w:val="00BC5827"/>
    <w:rsid w:val="00BC58BD"/>
    <w:rsid w:val="00BC5AF1"/>
    <w:rsid w:val="00BC67C1"/>
    <w:rsid w:val="00BD161D"/>
    <w:rsid w:val="00BD1DEB"/>
    <w:rsid w:val="00BD1F30"/>
    <w:rsid w:val="00BD4E58"/>
    <w:rsid w:val="00BD501D"/>
    <w:rsid w:val="00BD6B62"/>
    <w:rsid w:val="00BE0D9E"/>
    <w:rsid w:val="00BE1C63"/>
    <w:rsid w:val="00BE286E"/>
    <w:rsid w:val="00BE2BFA"/>
    <w:rsid w:val="00BE499B"/>
    <w:rsid w:val="00BE4B53"/>
    <w:rsid w:val="00BE7816"/>
    <w:rsid w:val="00BF19CA"/>
    <w:rsid w:val="00BF1B52"/>
    <w:rsid w:val="00BF1D81"/>
    <w:rsid w:val="00BF3B08"/>
    <w:rsid w:val="00C02F32"/>
    <w:rsid w:val="00C06E1E"/>
    <w:rsid w:val="00C10546"/>
    <w:rsid w:val="00C10A6C"/>
    <w:rsid w:val="00C11AB9"/>
    <w:rsid w:val="00C11DE7"/>
    <w:rsid w:val="00C12E69"/>
    <w:rsid w:val="00C136DC"/>
    <w:rsid w:val="00C138A6"/>
    <w:rsid w:val="00C1478C"/>
    <w:rsid w:val="00C15551"/>
    <w:rsid w:val="00C156EC"/>
    <w:rsid w:val="00C22FF3"/>
    <w:rsid w:val="00C23FBA"/>
    <w:rsid w:val="00C253D0"/>
    <w:rsid w:val="00C2685E"/>
    <w:rsid w:val="00C30A59"/>
    <w:rsid w:val="00C32CCC"/>
    <w:rsid w:val="00C376F6"/>
    <w:rsid w:val="00C40CEE"/>
    <w:rsid w:val="00C40FD5"/>
    <w:rsid w:val="00C41DC7"/>
    <w:rsid w:val="00C42BD4"/>
    <w:rsid w:val="00C43DFA"/>
    <w:rsid w:val="00C44528"/>
    <w:rsid w:val="00C45AB6"/>
    <w:rsid w:val="00C47738"/>
    <w:rsid w:val="00C5129A"/>
    <w:rsid w:val="00C51DFA"/>
    <w:rsid w:val="00C52305"/>
    <w:rsid w:val="00C52F23"/>
    <w:rsid w:val="00C60ECD"/>
    <w:rsid w:val="00C61282"/>
    <w:rsid w:val="00C63478"/>
    <w:rsid w:val="00C63EC2"/>
    <w:rsid w:val="00C64370"/>
    <w:rsid w:val="00C65B36"/>
    <w:rsid w:val="00C660CF"/>
    <w:rsid w:val="00C70AE3"/>
    <w:rsid w:val="00C714D3"/>
    <w:rsid w:val="00C71E32"/>
    <w:rsid w:val="00C74AF7"/>
    <w:rsid w:val="00C74E6B"/>
    <w:rsid w:val="00C75AB4"/>
    <w:rsid w:val="00C76995"/>
    <w:rsid w:val="00C8064D"/>
    <w:rsid w:val="00C815FF"/>
    <w:rsid w:val="00C838A7"/>
    <w:rsid w:val="00C91987"/>
    <w:rsid w:val="00C927E0"/>
    <w:rsid w:val="00C92A4B"/>
    <w:rsid w:val="00C93633"/>
    <w:rsid w:val="00C93762"/>
    <w:rsid w:val="00C93FC0"/>
    <w:rsid w:val="00C94C3F"/>
    <w:rsid w:val="00C958B0"/>
    <w:rsid w:val="00C958DD"/>
    <w:rsid w:val="00C9643C"/>
    <w:rsid w:val="00C9692E"/>
    <w:rsid w:val="00CA011D"/>
    <w:rsid w:val="00CA0B84"/>
    <w:rsid w:val="00CA126A"/>
    <w:rsid w:val="00CA1AF3"/>
    <w:rsid w:val="00CA2D9B"/>
    <w:rsid w:val="00CA398F"/>
    <w:rsid w:val="00CA3A2C"/>
    <w:rsid w:val="00CA505F"/>
    <w:rsid w:val="00CB0A15"/>
    <w:rsid w:val="00CB13DC"/>
    <w:rsid w:val="00CB1FD5"/>
    <w:rsid w:val="00CB346D"/>
    <w:rsid w:val="00CB393A"/>
    <w:rsid w:val="00CB44CB"/>
    <w:rsid w:val="00CB50F2"/>
    <w:rsid w:val="00CB5472"/>
    <w:rsid w:val="00CB5640"/>
    <w:rsid w:val="00CB6BE2"/>
    <w:rsid w:val="00CB723D"/>
    <w:rsid w:val="00CB789D"/>
    <w:rsid w:val="00CC1D05"/>
    <w:rsid w:val="00CD4339"/>
    <w:rsid w:val="00CD5A43"/>
    <w:rsid w:val="00CE1CA8"/>
    <w:rsid w:val="00CE1DB2"/>
    <w:rsid w:val="00CE39C8"/>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370DC"/>
    <w:rsid w:val="00D41741"/>
    <w:rsid w:val="00D42ACB"/>
    <w:rsid w:val="00D44BAE"/>
    <w:rsid w:val="00D45382"/>
    <w:rsid w:val="00D473A8"/>
    <w:rsid w:val="00D47C24"/>
    <w:rsid w:val="00D50293"/>
    <w:rsid w:val="00D5185F"/>
    <w:rsid w:val="00D52943"/>
    <w:rsid w:val="00D53E5C"/>
    <w:rsid w:val="00D53FC4"/>
    <w:rsid w:val="00D557B6"/>
    <w:rsid w:val="00D55F5E"/>
    <w:rsid w:val="00D560CD"/>
    <w:rsid w:val="00D57E5E"/>
    <w:rsid w:val="00D60817"/>
    <w:rsid w:val="00D612C5"/>
    <w:rsid w:val="00D61654"/>
    <w:rsid w:val="00D6183E"/>
    <w:rsid w:val="00D62951"/>
    <w:rsid w:val="00D62F5D"/>
    <w:rsid w:val="00D63672"/>
    <w:rsid w:val="00D639E4"/>
    <w:rsid w:val="00D63A5F"/>
    <w:rsid w:val="00D653F0"/>
    <w:rsid w:val="00D65F7D"/>
    <w:rsid w:val="00D66F44"/>
    <w:rsid w:val="00D7018D"/>
    <w:rsid w:val="00D705CF"/>
    <w:rsid w:val="00D71B9B"/>
    <w:rsid w:val="00D722DE"/>
    <w:rsid w:val="00D72462"/>
    <w:rsid w:val="00D74715"/>
    <w:rsid w:val="00D748EA"/>
    <w:rsid w:val="00D761F6"/>
    <w:rsid w:val="00D77190"/>
    <w:rsid w:val="00D77880"/>
    <w:rsid w:val="00D81844"/>
    <w:rsid w:val="00D84706"/>
    <w:rsid w:val="00D84EB0"/>
    <w:rsid w:val="00D8511F"/>
    <w:rsid w:val="00D858A6"/>
    <w:rsid w:val="00D85A9B"/>
    <w:rsid w:val="00D92FE9"/>
    <w:rsid w:val="00D93221"/>
    <w:rsid w:val="00D93F40"/>
    <w:rsid w:val="00D94986"/>
    <w:rsid w:val="00D94E81"/>
    <w:rsid w:val="00D95BB6"/>
    <w:rsid w:val="00D96896"/>
    <w:rsid w:val="00D96CB4"/>
    <w:rsid w:val="00D9793F"/>
    <w:rsid w:val="00DA0123"/>
    <w:rsid w:val="00DA05C8"/>
    <w:rsid w:val="00DA2CAD"/>
    <w:rsid w:val="00DA33CD"/>
    <w:rsid w:val="00DA360B"/>
    <w:rsid w:val="00DA495E"/>
    <w:rsid w:val="00DA4C12"/>
    <w:rsid w:val="00DA55E7"/>
    <w:rsid w:val="00DB0178"/>
    <w:rsid w:val="00DB0579"/>
    <w:rsid w:val="00DB1536"/>
    <w:rsid w:val="00DB1A46"/>
    <w:rsid w:val="00DB22D4"/>
    <w:rsid w:val="00DB31A9"/>
    <w:rsid w:val="00DB51CB"/>
    <w:rsid w:val="00DB5483"/>
    <w:rsid w:val="00DC044A"/>
    <w:rsid w:val="00DC0BE2"/>
    <w:rsid w:val="00DC2467"/>
    <w:rsid w:val="00DC2A90"/>
    <w:rsid w:val="00DC4557"/>
    <w:rsid w:val="00DC78FE"/>
    <w:rsid w:val="00DC7CC3"/>
    <w:rsid w:val="00DD05C9"/>
    <w:rsid w:val="00DD1615"/>
    <w:rsid w:val="00DD1A0C"/>
    <w:rsid w:val="00DD3513"/>
    <w:rsid w:val="00DD48EE"/>
    <w:rsid w:val="00DD5C56"/>
    <w:rsid w:val="00DD6772"/>
    <w:rsid w:val="00DD6930"/>
    <w:rsid w:val="00DD6F69"/>
    <w:rsid w:val="00DE090F"/>
    <w:rsid w:val="00DE1252"/>
    <w:rsid w:val="00DE25C9"/>
    <w:rsid w:val="00DE2F03"/>
    <w:rsid w:val="00DE39CA"/>
    <w:rsid w:val="00DE3FA5"/>
    <w:rsid w:val="00DE724E"/>
    <w:rsid w:val="00DF2B6A"/>
    <w:rsid w:val="00DF4204"/>
    <w:rsid w:val="00DF5B7A"/>
    <w:rsid w:val="00DF61EC"/>
    <w:rsid w:val="00DF648F"/>
    <w:rsid w:val="00DF7BAC"/>
    <w:rsid w:val="00E00D2E"/>
    <w:rsid w:val="00E0151E"/>
    <w:rsid w:val="00E02A0E"/>
    <w:rsid w:val="00E05350"/>
    <w:rsid w:val="00E05E82"/>
    <w:rsid w:val="00E06852"/>
    <w:rsid w:val="00E07A3A"/>
    <w:rsid w:val="00E11053"/>
    <w:rsid w:val="00E13F58"/>
    <w:rsid w:val="00E1471D"/>
    <w:rsid w:val="00E16AE5"/>
    <w:rsid w:val="00E20D3D"/>
    <w:rsid w:val="00E21780"/>
    <w:rsid w:val="00E22A5A"/>
    <w:rsid w:val="00E22B55"/>
    <w:rsid w:val="00E22F31"/>
    <w:rsid w:val="00E23ECF"/>
    <w:rsid w:val="00E25427"/>
    <w:rsid w:val="00E2583A"/>
    <w:rsid w:val="00E27C06"/>
    <w:rsid w:val="00E3091E"/>
    <w:rsid w:val="00E3104C"/>
    <w:rsid w:val="00E31CD7"/>
    <w:rsid w:val="00E332A9"/>
    <w:rsid w:val="00E3785E"/>
    <w:rsid w:val="00E4212B"/>
    <w:rsid w:val="00E44B3E"/>
    <w:rsid w:val="00E47AE7"/>
    <w:rsid w:val="00E47C3F"/>
    <w:rsid w:val="00E5113D"/>
    <w:rsid w:val="00E51575"/>
    <w:rsid w:val="00E51F77"/>
    <w:rsid w:val="00E54579"/>
    <w:rsid w:val="00E561AC"/>
    <w:rsid w:val="00E573C7"/>
    <w:rsid w:val="00E57811"/>
    <w:rsid w:val="00E62330"/>
    <w:rsid w:val="00E6297A"/>
    <w:rsid w:val="00E63593"/>
    <w:rsid w:val="00E64111"/>
    <w:rsid w:val="00E64CD9"/>
    <w:rsid w:val="00E65E4B"/>
    <w:rsid w:val="00E66581"/>
    <w:rsid w:val="00E67CE0"/>
    <w:rsid w:val="00E7383E"/>
    <w:rsid w:val="00E74D10"/>
    <w:rsid w:val="00E7559D"/>
    <w:rsid w:val="00E769CF"/>
    <w:rsid w:val="00E76CA1"/>
    <w:rsid w:val="00E77CB8"/>
    <w:rsid w:val="00E8084A"/>
    <w:rsid w:val="00E8246C"/>
    <w:rsid w:val="00E82F99"/>
    <w:rsid w:val="00E8331E"/>
    <w:rsid w:val="00E83E4D"/>
    <w:rsid w:val="00E83F03"/>
    <w:rsid w:val="00E84D6B"/>
    <w:rsid w:val="00E85A2A"/>
    <w:rsid w:val="00E86328"/>
    <w:rsid w:val="00E86B15"/>
    <w:rsid w:val="00E87518"/>
    <w:rsid w:val="00E91EF8"/>
    <w:rsid w:val="00E921F1"/>
    <w:rsid w:val="00E92A44"/>
    <w:rsid w:val="00E95ACC"/>
    <w:rsid w:val="00E97927"/>
    <w:rsid w:val="00EA270E"/>
    <w:rsid w:val="00EA31E4"/>
    <w:rsid w:val="00EA34BF"/>
    <w:rsid w:val="00EA43D4"/>
    <w:rsid w:val="00EA58E4"/>
    <w:rsid w:val="00EB205B"/>
    <w:rsid w:val="00EB281A"/>
    <w:rsid w:val="00EB2E36"/>
    <w:rsid w:val="00EB3D00"/>
    <w:rsid w:val="00EB3FC8"/>
    <w:rsid w:val="00EB6596"/>
    <w:rsid w:val="00EB6E71"/>
    <w:rsid w:val="00EB7483"/>
    <w:rsid w:val="00EC05BD"/>
    <w:rsid w:val="00EC0F74"/>
    <w:rsid w:val="00EC4045"/>
    <w:rsid w:val="00EC590B"/>
    <w:rsid w:val="00ED031A"/>
    <w:rsid w:val="00ED075B"/>
    <w:rsid w:val="00ED2A63"/>
    <w:rsid w:val="00ED3C39"/>
    <w:rsid w:val="00ED3FBF"/>
    <w:rsid w:val="00ED535E"/>
    <w:rsid w:val="00ED73DD"/>
    <w:rsid w:val="00ED7D61"/>
    <w:rsid w:val="00EE0E31"/>
    <w:rsid w:val="00EE3242"/>
    <w:rsid w:val="00EE391A"/>
    <w:rsid w:val="00EE799D"/>
    <w:rsid w:val="00EF02F2"/>
    <w:rsid w:val="00EF0604"/>
    <w:rsid w:val="00EF1957"/>
    <w:rsid w:val="00EF1CAC"/>
    <w:rsid w:val="00EF4E87"/>
    <w:rsid w:val="00EF5BCE"/>
    <w:rsid w:val="00EF5BD8"/>
    <w:rsid w:val="00EF66D8"/>
    <w:rsid w:val="00EF7ED1"/>
    <w:rsid w:val="00F00B75"/>
    <w:rsid w:val="00F00D19"/>
    <w:rsid w:val="00F03A80"/>
    <w:rsid w:val="00F07D04"/>
    <w:rsid w:val="00F119C5"/>
    <w:rsid w:val="00F124D9"/>
    <w:rsid w:val="00F15F7F"/>
    <w:rsid w:val="00F160A1"/>
    <w:rsid w:val="00F16154"/>
    <w:rsid w:val="00F16DA2"/>
    <w:rsid w:val="00F17B2C"/>
    <w:rsid w:val="00F22E0D"/>
    <w:rsid w:val="00F22FB9"/>
    <w:rsid w:val="00F25368"/>
    <w:rsid w:val="00F26F1D"/>
    <w:rsid w:val="00F27F6F"/>
    <w:rsid w:val="00F30138"/>
    <w:rsid w:val="00F317E7"/>
    <w:rsid w:val="00F32404"/>
    <w:rsid w:val="00F3251B"/>
    <w:rsid w:val="00F340C4"/>
    <w:rsid w:val="00F357A0"/>
    <w:rsid w:val="00F3721D"/>
    <w:rsid w:val="00F4205E"/>
    <w:rsid w:val="00F432CB"/>
    <w:rsid w:val="00F47093"/>
    <w:rsid w:val="00F47238"/>
    <w:rsid w:val="00F50C62"/>
    <w:rsid w:val="00F5365B"/>
    <w:rsid w:val="00F54011"/>
    <w:rsid w:val="00F5417D"/>
    <w:rsid w:val="00F5584B"/>
    <w:rsid w:val="00F55D8A"/>
    <w:rsid w:val="00F56771"/>
    <w:rsid w:val="00F6058F"/>
    <w:rsid w:val="00F610D7"/>
    <w:rsid w:val="00F615E7"/>
    <w:rsid w:val="00F61918"/>
    <w:rsid w:val="00F620ED"/>
    <w:rsid w:val="00F6415B"/>
    <w:rsid w:val="00F641DB"/>
    <w:rsid w:val="00F65B33"/>
    <w:rsid w:val="00F66EAD"/>
    <w:rsid w:val="00F6710E"/>
    <w:rsid w:val="00F67236"/>
    <w:rsid w:val="00F67594"/>
    <w:rsid w:val="00F70522"/>
    <w:rsid w:val="00F70993"/>
    <w:rsid w:val="00F71447"/>
    <w:rsid w:val="00F72311"/>
    <w:rsid w:val="00F73333"/>
    <w:rsid w:val="00F7428B"/>
    <w:rsid w:val="00F76540"/>
    <w:rsid w:val="00F77A73"/>
    <w:rsid w:val="00F82FDF"/>
    <w:rsid w:val="00F83005"/>
    <w:rsid w:val="00F8313D"/>
    <w:rsid w:val="00F838C1"/>
    <w:rsid w:val="00F83F0E"/>
    <w:rsid w:val="00F85229"/>
    <w:rsid w:val="00F8594A"/>
    <w:rsid w:val="00F903B8"/>
    <w:rsid w:val="00F92A87"/>
    <w:rsid w:val="00FA0D06"/>
    <w:rsid w:val="00FA17C2"/>
    <w:rsid w:val="00FA22AE"/>
    <w:rsid w:val="00FA3EC5"/>
    <w:rsid w:val="00FA6C0F"/>
    <w:rsid w:val="00FA7C5D"/>
    <w:rsid w:val="00FB19D1"/>
    <w:rsid w:val="00FB1CE7"/>
    <w:rsid w:val="00FB22C3"/>
    <w:rsid w:val="00FB2D5E"/>
    <w:rsid w:val="00FB3A7E"/>
    <w:rsid w:val="00FB657C"/>
    <w:rsid w:val="00FB668A"/>
    <w:rsid w:val="00FB6FC1"/>
    <w:rsid w:val="00FB7FAE"/>
    <w:rsid w:val="00FC4803"/>
    <w:rsid w:val="00FC70DB"/>
    <w:rsid w:val="00FC72BC"/>
    <w:rsid w:val="00FC7AE9"/>
    <w:rsid w:val="00FD1985"/>
    <w:rsid w:val="00FD5C6F"/>
    <w:rsid w:val="00FD69CB"/>
    <w:rsid w:val="00FD7EFA"/>
    <w:rsid w:val="00FD7F20"/>
    <w:rsid w:val="00FD7F8F"/>
    <w:rsid w:val="00FE1495"/>
    <w:rsid w:val="00FE2367"/>
    <w:rsid w:val="00FE5769"/>
    <w:rsid w:val="00FE59D8"/>
    <w:rsid w:val="00FE5DCA"/>
    <w:rsid w:val="00FF09AB"/>
    <w:rsid w:val="00FF0C11"/>
    <w:rsid w:val="00FF0C18"/>
    <w:rsid w:val="00FF19C6"/>
    <w:rsid w:val="00FF1C3C"/>
    <w:rsid w:val="00FF2B2D"/>
    <w:rsid w:val="00FF31A4"/>
    <w:rsid w:val="00FF5498"/>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31" w:qFormat="1"/>
    <w:lsdException w:name="Intense Reference" w:uiPriority="68"/>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A0"/>
    <w:pPr>
      <w:spacing w:before="120"/>
    </w:pPr>
    <w:rPr>
      <w:rFonts w:ascii="Times New Roman" w:hAnsi="Times New Roman"/>
      <w:sz w:val="24"/>
    </w:rPr>
  </w:style>
  <w:style w:type="paragraph" w:styleId="Heading1">
    <w:name w:val="heading 1"/>
    <w:next w:val="BodyText"/>
    <w:link w:val="Heading1Char"/>
    <w:qFormat/>
    <w:rsid w:val="003B5FA0"/>
    <w:pPr>
      <w:keepNext/>
      <w:pageBreakBefore/>
      <w:numPr>
        <w:numId w:val="91"/>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3B5FA0"/>
    <w:pPr>
      <w:pageBreakBefore w:val="0"/>
      <w:numPr>
        <w:ilvl w:val="1"/>
      </w:numPr>
      <w:outlineLvl w:val="1"/>
    </w:pPr>
  </w:style>
  <w:style w:type="paragraph" w:styleId="Heading3">
    <w:name w:val="heading 3"/>
    <w:basedOn w:val="Heading2"/>
    <w:next w:val="BodyText"/>
    <w:link w:val="Heading3Char"/>
    <w:qFormat/>
    <w:rsid w:val="003B5FA0"/>
    <w:pPr>
      <w:numPr>
        <w:ilvl w:val="2"/>
      </w:numPr>
      <w:outlineLvl w:val="2"/>
    </w:pPr>
    <w:rPr>
      <w:sz w:val="24"/>
    </w:rPr>
  </w:style>
  <w:style w:type="paragraph" w:styleId="Heading4">
    <w:name w:val="heading 4"/>
    <w:basedOn w:val="Heading3"/>
    <w:next w:val="BodyText"/>
    <w:link w:val="Heading4Char"/>
    <w:qFormat/>
    <w:rsid w:val="003B5FA0"/>
    <w:pPr>
      <w:numPr>
        <w:ilvl w:val="3"/>
      </w:numPr>
      <w:outlineLvl w:val="3"/>
    </w:pPr>
  </w:style>
  <w:style w:type="paragraph" w:styleId="Heading5">
    <w:name w:val="heading 5"/>
    <w:basedOn w:val="Heading4"/>
    <w:next w:val="BodyText"/>
    <w:link w:val="Heading5Char"/>
    <w:qFormat/>
    <w:rsid w:val="003B5FA0"/>
    <w:pPr>
      <w:numPr>
        <w:ilvl w:val="4"/>
      </w:numPr>
      <w:outlineLvl w:val="4"/>
    </w:pPr>
  </w:style>
  <w:style w:type="paragraph" w:styleId="Heading6">
    <w:name w:val="heading 6"/>
    <w:basedOn w:val="Heading5"/>
    <w:next w:val="BodyText"/>
    <w:link w:val="Heading6Char"/>
    <w:qFormat/>
    <w:rsid w:val="003B5FA0"/>
    <w:pPr>
      <w:numPr>
        <w:ilvl w:val="5"/>
      </w:numPr>
      <w:outlineLvl w:val="5"/>
    </w:pPr>
  </w:style>
  <w:style w:type="paragraph" w:styleId="Heading7">
    <w:name w:val="heading 7"/>
    <w:basedOn w:val="Heading6"/>
    <w:next w:val="BodyText"/>
    <w:link w:val="Heading7Char"/>
    <w:qFormat/>
    <w:rsid w:val="003B5FA0"/>
    <w:pPr>
      <w:numPr>
        <w:ilvl w:val="6"/>
      </w:numPr>
      <w:outlineLvl w:val="6"/>
    </w:pPr>
  </w:style>
  <w:style w:type="paragraph" w:styleId="Heading8">
    <w:name w:val="heading 8"/>
    <w:basedOn w:val="Heading7"/>
    <w:next w:val="BodyText"/>
    <w:link w:val="Heading8Char"/>
    <w:qFormat/>
    <w:rsid w:val="003B5FA0"/>
    <w:pPr>
      <w:numPr>
        <w:ilvl w:val="7"/>
      </w:numPr>
      <w:outlineLvl w:val="7"/>
    </w:pPr>
  </w:style>
  <w:style w:type="paragraph" w:styleId="Heading9">
    <w:name w:val="heading 9"/>
    <w:basedOn w:val="Heading8"/>
    <w:next w:val="BodyText"/>
    <w:link w:val="Heading9Char"/>
    <w:qFormat/>
    <w:rsid w:val="003B5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3B5FA0"/>
    <w:rPr>
      <w:rFonts w:ascii="Arial" w:hAnsi="Arial"/>
      <w:b/>
      <w:noProof/>
      <w:kern w:val="28"/>
      <w:sz w:val="28"/>
    </w:rPr>
  </w:style>
  <w:style w:type="character" w:customStyle="1" w:styleId="Heading2Char">
    <w:name w:val="Heading 2 Char"/>
    <w:basedOn w:val="DefaultParagraphFont"/>
    <w:link w:val="Heading2"/>
    <w:locked/>
    <w:rsid w:val="003B5FA0"/>
    <w:rPr>
      <w:rFonts w:ascii="Arial" w:hAnsi="Arial"/>
      <w:b/>
      <w:noProof/>
      <w:kern w:val="28"/>
      <w:sz w:val="28"/>
    </w:rPr>
  </w:style>
  <w:style w:type="character" w:customStyle="1" w:styleId="Heading3Char">
    <w:name w:val="Heading 3 Char"/>
    <w:basedOn w:val="DefaultParagraphFont"/>
    <w:link w:val="Heading3"/>
    <w:locked/>
    <w:rsid w:val="003B5FA0"/>
    <w:rPr>
      <w:rFonts w:ascii="Arial" w:hAnsi="Arial"/>
      <w:b/>
      <w:noProof/>
      <w:kern w:val="28"/>
      <w:sz w:val="24"/>
    </w:rPr>
  </w:style>
  <w:style w:type="character" w:customStyle="1" w:styleId="Heading4Char">
    <w:name w:val="Heading 4 Char"/>
    <w:basedOn w:val="DefaultParagraphFont"/>
    <w:link w:val="Heading4"/>
    <w:locked/>
    <w:rsid w:val="003B5FA0"/>
    <w:rPr>
      <w:rFonts w:ascii="Arial" w:hAnsi="Arial"/>
      <w:b/>
      <w:noProof/>
      <w:kern w:val="28"/>
      <w:sz w:val="24"/>
    </w:rPr>
  </w:style>
  <w:style w:type="character" w:customStyle="1" w:styleId="Heading5Char">
    <w:name w:val="Heading 5 Char"/>
    <w:basedOn w:val="DefaultParagraphFont"/>
    <w:link w:val="Heading5"/>
    <w:locked/>
    <w:rsid w:val="003B5FA0"/>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rsid w:val="003B5FA0"/>
    <w:rPr>
      <w:sz w:val="20"/>
    </w:rPr>
  </w:style>
  <w:style w:type="character" w:customStyle="1" w:styleId="CommentTextChar">
    <w:name w:val="Comment Text Char"/>
    <w:link w:val="CommentText"/>
    <w:locked/>
    <w:rsid w:val="003B5FA0"/>
    <w:rPr>
      <w:rFonts w:ascii="Times New Roman" w:hAnsi="Times New Roman"/>
    </w:rPr>
  </w:style>
  <w:style w:type="character" w:styleId="CommentReference">
    <w:name w:val="annotation reference"/>
    <w:rsid w:val="003B5FA0"/>
    <w:rPr>
      <w:sz w:val="16"/>
      <w:szCs w:val="16"/>
    </w:rPr>
  </w:style>
  <w:style w:type="paragraph" w:styleId="BalloonText">
    <w:name w:val="Balloon Text"/>
    <w:basedOn w:val="Normal"/>
    <w:link w:val="BalloonTextChar"/>
    <w:uiPriority w:val="99"/>
    <w:semiHidden/>
    <w:unhideWhenUsed/>
    <w:rsid w:val="003B5FA0"/>
    <w:pPr>
      <w:spacing w:before="0"/>
    </w:pPr>
    <w:rPr>
      <w:rFonts w:ascii="Tahoma" w:hAnsi="Tahoma" w:cs="Tahoma"/>
      <w:sz w:val="16"/>
      <w:szCs w:val="16"/>
    </w:rPr>
  </w:style>
  <w:style w:type="character" w:customStyle="1" w:styleId="BalloonTextChar">
    <w:name w:val="Balloon Text Char"/>
    <w:link w:val="BalloonText"/>
    <w:uiPriority w:val="99"/>
    <w:semiHidden/>
    <w:locked/>
    <w:rsid w:val="003B5FA0"/>
    <w:rPr>
      <w:rFonts w:ascii="Tahoma" w:hAnsi="Tahoma" w:cs="Tahoma"/>
      <w:sz w:val="16"/>
      <w:szCs w:val="16"/>
    </w:rPr>
  </w:style>
  <w:style w:type="character" w:styleId="Hyperlink">
    <w:name w:val="Hyperlink"/>
    <w:uiPriority w:val="99"/>
    <w:rsid w:val="003B5FA0"/>
    <w:rPr>
      <w:color w:val="0000FF"/>
      <w:u w:val="single"/>
    </w:rPr>
  </w:style>
  <w:style w:type="paragraph" w:styleId="BodyText">
    <w:name w:val="Body Text"/>
    <w:link w:val="BodyTextChar"/>
    <w:qFormat/>
    <w:rsid w:val="003B5FA0"/>
    <w:pPr>
      <w:spacing w:before="120"/>
    </w:pPr>
    <w:rPr>
      <w:rFonts w:ascii="Times New Roman" w:hAnsi="Times New Roman"/>
      <w:sz w:val="24"/>
    </w:rPr>
  </w:style>
  <w:style w:type="character" w:customStyle="1" w:styleId="BodyTextChar">
    <w:name w:val="Body Text Char"/>
    <w:link w:val="BodyText"/>
    <w:locked/>
    <w:rsid w:val="003B5FA0"/>
    <w:rPr>
      <w:rFonts w:ascii="Times New Roman" w:hAnsi="Times New Roman"/>
      <w:sz w:val="24"/>
    </w:rPr>
  </w:style>
  <w:style w:type="paragraph" w:customStyle="1" w:styleId="TableEntry">
    <w:name w:val="Table Entry"/>
    <w:basedOn w:val="BodyText"/>
    <w:link w:val="TableEntryChar"/>
    <w:qFormat/>
    <w:rsid w:val="003B5FA0"/>
    <w:pPr>
      <w:spacing w:before="40" w:after="40"/>
      <w:ind w:left="72" w:right="72"/>
    </w:pPr>
    <w:rPr>
      <w:sz w:val="18"/>
    </w:rPr>
  </w:style>
  <w:style w:type="paragraph" w:customStyle="1" w:styleId="TableEntryHeader">
    <w:name w:val="Table Entry Header"/>
    <w:basedOn w:val="TableEntry"/>
    <w:link w:val="TableEntryHeaderChar"/>
    <w:qFormat/>
    <w:rsid w:val="003B5FA0"/>
    <w:pPr>
      <w:keepNext/>
      <w:jc w:val="center"/>
    </w:pPr>
    <w:rPr>
      <w:rFonts w:ascii="Arial" w:hAnsi="Arial"/>
      <w:b/>
      <w:sz w:val="20"/>
    </w:rPr>
  </w:style>
  <w:style w:type="table" w:styleId="TableGrid">
    <w:name w:val="Table Grid"/>
    <w:basedOn w:val="TableNormal"/>
    <w:rsid w:val="003B5FA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B5FA0"/>
    <w:pPr>
      <w:tabs>
        <w:tab w:val="left" w:pos="900"/>
      </w:tabs>
      <w:spacing w:before="240" w:after="60"/>
      <w:outlineLvl w:val="0"/>
    </w:pPr>
    <w:rPr>
      <w:rFonts w:ascii="Arial" w:hAnsi="Arial"/>
      <w:b/>
      <w:noProof/>
      <w:kern w:val="28"/>
      <w:sz w:val="28"/>
    </w:rPr>
  </w:style>
  <w:style w:type="paragraph" w:customStyle="1" w:styleId="AppendixHeading2">
    <w:name w:val="Appendix Heading 2"/>
    <w:basedOn w:val="AppendixHeading1"/>
    <w:next w:val="BodyText"/>
    <w:link w:val="AppendixHeading2Char"/>
    <w:rsid w:val="003B5FA0"/>
    <w:pPr>
      <w:outlineLvl w:val="1"/>
    </w:pPr>
  </w:style>
  <w:style w:type="paragraph" w:customStyle="1" w:styleId="AppendixHeading3">
    <w:name w:val="Appendix Heading 3"/>
    <w:basedOn w:val="AppendixHeading2"/>
    <w:next w:val="BodyText"/>
    <w:link w:val="AppendixHeading3Char"/>
    <w:rsid w:val="003B5FA0"/>
    <w:pPr>
      <w:numPr>
        <w:ilvl w:val="2"/>
        <w:numId w:val="57"/>
      </w:numPr>
      <w:outlineLvl w:val="2"/>
    </w:pPr>
    <w:rPr>
      <w:sz w:val="24"/>
    </w:rPr>
  </w:style>
  <w:style w:type="paragraph" w:customStyle="1" w:styleId="AuthorInstructions">
    <w:name w:val="Author Instructions"/>
    <w:basedOn w:val="BodyText"/>
    <w:link w:val="AuthorInstructionsChar"/>
    <w:qFormat/>
    <w:rsid w:val="003B5FA0"/>
    <w:rPr>
      <w:i/>
    </w:rPr>
  </w:style>
  <w:style w:type="character" w:customStyle="1" w:styleId="AuthorInstructionsChar">
    <w:name w:val="Author Instructions Char"/>
    <w:link w:val="AuthorInstructions"/>
    <w:locked/>
    <w:rsid w:val="003B5FA0"/>
    <w:rPr>
      <w:rFonts w:ascii="Times New Roman" w:hAnsi="Times New Roman"/>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B7340A"/>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3B5FA0"/>
    <w:pPr>
      <w:spacing w:after="120"/>
      <w:ind w:left="360"/>
    </w:pPr>
  </w:style>
  <w:style w:type="character" w:customStyle="1" w:styleId="BodyTextIndentChar">
    <w:name w:val="Body Text Indent Char"/>
    <w:basedOn w:val="DefaultParagraphFont"/>
    <w:link w:val="BodyTextIndent"/>
    <w:locked/>
    <w:rsid w:val="003B5FA0"/>
    <w:rPr>
      <w:rFonts w:ascii="Times New Roman" w:hAnsi="Times New Roman"/>
      <w:sz w:val="24"/>
    </w:rPr>
  </w:style>
  <w:style w:type="paragraph" w:styleId="ListBullet2">
    <w:name w:val="List Bullet 2"/>
    <w:basedOn w:val="Normal"/>
    <w:link w:val="ListBullet2Char"/>
    <w:rsid w:val="003B5FA0"/>
    <w:pPr>
      <w:numPr>
        <w:numId w:val="64"/>
      </w:numPr>
    </w:pPr>
  </w:style>
  <w:style w:type="character" w:customStyle="1" w:styleId="ListBullet2Char">
    <w:name w:val="List Bullet 2 Char"/>
    <w:link w:val="ListBullet2"/>
    <w:locked/>
    <w:rsid w:val="003B5FA0"/>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bCs/>
    </w:rPr>
  </w:style>
  <w:style w:type="paragraph" w:styleId="Caption">
    <w:name w:val="caption"/>
    <w:basedOn w:val="BodyText"/>
    <w:next w:val="BodyText"/>
    <w:qFormat/>
    <w:rsid w:val="003B5FA0"/>
    <w:rPr>
      <w:rFonts w:ascii="Arial" w:hAnsi="Arial"/>
      <w:b/>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qFormat/>
    <w:rsid w:val="003B5FA0"/>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B5FA0"/>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rsid w:val="003B5FA0"/>
    <w:rPr>
      <w:b/>
      <w:bCs/>
    </w:rPr>
  </w:style>
  <w:style w:type="character" w:customStyle="1" w:styleId="CommentSubjectChar">
    <w:name w:val="Comment Subject Char"/>
    <w:link w:val="CommentSubject"/>
    <w:rsid w:val="003B5FA0"/>
    <w:rPr>
      <w:rFonts w:ascii="Times New Roman" w:hAnsi="Times New Roman"/>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uiPriority w:val="10"/>
    <w:qFormat/>
    <w:rsid w:val="003B5FA0"/>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3B5FA0"/>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3B5FA0"/>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rsid w:val="003B5FA0"/>
    <w:pPr>
      <w:tabs>
        <w:tab w:val="center" w:pos="4320"/>
        <w:tab w:val="right" w:pos="8640"/>
      </w:tabs>
    </w:pPr>
  </w:style>
  <w:style w:type="character" w:customStyle="1" w:styleId="FooterChar">
    <w:name w:val="Footer Char"/>
    <w:link w:val="Footer"/>
    <w:rsid w:val="0081118B"/>
    <w:rPr>
      <w:rFonts w:ascii="Times New Roman" w:hAnsi="Times New Roman"/>
      <w:sz w:val="24"/>
    </w:rPr>
  </w:style>
  <w:style w:type="character" w:styleId="PageNumber">
    <w:name w:val="page number"/>
    <w:rsid w:val="003B5FA0"/>
  </w:style>
  <w:style w:type="character" w:styleId="FollowedHyperlink">
    <w:name w:val="FollowedHyperlink"/>
    <w:rsid w:val="003B5FA0"/>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3B5FA0"/>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3B5FA0"/>
    <w:pPr>
      <w:tabs>
        <w:tab w:val="clear" w:pos="9346"/>
        <w:tab w:val="right" w:leader="dot" w:pos="9350"/>
      </w:tabs>
      <w:ind w:left="720" w:hanging="432"/>
    </w:pPr>
  </w:style>
  <w:style w:type="paragraph" w:styleId="TOC3">
    <w:name w:val="toc 3"/>
    <w:basedOn w:val="TOC2"/>
    <w:next w:val="Normal"/>
    <w:uiPriority w:val="39"/>
    <w:rsid w:val="003B5FA0"/>
    <w:pPr>
      <w:ind w:left="1152" w:hanging="576"/>
    </w:pPr>
  </w:style>
  <w:style w:type="paragraph" w:styleId="TOC4">
    <w:name w:val="toc 4"/>
    <w:basedOn w:val="TOC3"/>
    <w:next w:val="Normal"/>
    <w:uiPriority w:val="39"/>
    <w:rsid w:val="003B5FA0"/>
    <w:pPr>
      <w:ind w:left="1584" w:hanging="720"/>
    </w:pPr>
  </w:style>
  <w:style w:type="paragraph" w:styleId="TOC5">
    <w:name w:val="toc 5"/>
    <w:basedOn w:val="TOC4"/>
    <w:next w:val="Normal"/>
    <w:uiPriority w:val="39"/>
    <w:rsid w:val="003B5FA0"/>
    <w:pPr>
      <w:ind w:left="2160" w:hanging="1008"/>
    </w:pPr>
  </w:style>
  <w:style w:type="paragraph" w:styleId="TOC6">
    <w:name w:val="toc 6"/>
    <w:basedOn w:val="TOC5"/>
    <w:next w:val="Normal"/>
    <w:uiPriority w:val="39"/>
    <w:rsid w:val="003B5FA0"/>
    <w:pPr>
      <w:ind w:left="2592" w:hanging="1152"/>
    </w:pPr>
  </w:style>
  <w:style w:type="paragraph" w:styleId="TOC7">
    <w:name w:val="toc 7"/>
    <w:basedOn w:val="TOC6"/>
    <w:next w:val="Normal"/>
    <w:uiPriority w:val="39"/>
    <w:rsid w:val="003B5FA0"/>
    <w:pPr>
      <w:ind w:left="3024" w:hanging="1296"/>
    </w:pPr>
  </w:style>
  <w:style w:type="paragraph" w:styleId="TOC8">
    <w:name w:val="toc 8"/>
    <w:basedOn w:val="TOC7"/>
    <w:next w:val="Normal"/>
    <w:uiPriority w:val="39"/>
    <w:rsid w:val="003B5FA0"/>
    <w:pPr>
      <w:ind w:left="3456" w:hanging="1440"/>
    </w:pPr>
  </w:style>
  <w:style w:type="paragraph" w:styleId="TOC9">
    <w:name w:val="toc 9"/>
    <w:basedOn w:val="TOC8"/>
    <w:next w:val="Normal"/>
    <w:uiPriority w:val="39"/>
    <w:rsid w:val="003B5FA0"/>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3B5FA0"/>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uiPriority w:val="99"/>
    <w:rsid w:val="003B5FA0"/>
    <w:rPr>
      <w:vertAlign w:val="superscript"/>
    </w:rPr>
  </w:style>
  <w:style w:type="paragraph" w:styleId="FootnoteText">
    <w:name w:val="footnote text"/>
    <w:basedOn w:val="Normal"/>
    <w:link w:val="FootnoteTextChar"/>
    <w:uiPriority w:val="99"/>
    <w:semiHidden/>
    <w:rsid w:val="003B5FA0"/>
    <w:rPr>
      <w:sz w:val="20"/>
    </w:rPr>
  </w:style>
  <w:style w:type="character" w:customStyle="1" w:styleId="FootnoteTextChar">
    <w:name w:val="Footnote Text Char"/>
    <w:link w:val="FootnoteText"/>
    <w:uiPriority w:val="99"/>
    <w:semiHidden/>
    <w:rsid w:val="003B5FA0"/>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rsid w:val="003B5FA0"/>
    <w:pPr>
      <w:spacing w:after="120"/>
      <w:ind w:left="1440" w:right="1440"/>
    </w:pPr>
  </w:style>
  <w:style w:type="paragraph" w:styleId="BodyText2">
    <w:name w:val="Body Text 2"/>
    <w:basedOn w:val="Normal"/>
    <w:link w:val="BodyText2Char"/>
    <w:rsid w:val="003B5FA0"/>
    <w:pPr>
      <w:spacing w:before="0"/>
    </w:pPr>
    <w:rPr>
      <w:i/>
    </w:rPr>
  </w:style>
  <w:style w:type="character" w:customStyle="1" w:styleId="BodyText2Char">
    <w:name w:val="Body Text 2 Char"/>
    <w:basedOn w:val="DefaultParagraphFont"/>
    <w:link w:val="BodyText2"/>
    <w:rsid w:val="003B5FA0"/>
    <w:rPr>
      <w:rFonts w:ascii="Times New Roman" w:hAnsi="Times New Roman"/>
      <w:i/>
      <w:sz w:val="24"/>
    </w:rPr>
  </w:style>
  <w:style w:type="paragraph" w:styleId="BodyText3">
    <w:name w:val="Body Text 3"/>
    <w:basedOn w:val="Normal"/>
    <w:link w:val="BodyText3Char"/>
    <w:rsid w:val="003B5FA0"/>
    <w:pPr>
      <w:spacing w:after="120"/>
    </w:pPr>
    <w:rPr>
      <w:sz w:val="16"/>
      <w:szCs w:val="16"/>
    </w:rPr>
  </w:style>
  <w:style w:type="character" w:customStyle="1" w:styleId="BodyText3Char">
    <w:name w:val="Body Text 3 Char"/>
    <w:link w:val="BodyText3"/>
    <w:rsid w:val="003B5FA0"/>
    <w:rPr>
      <w:rFonts w:ascii="Times New Roman" w:hAnsi="Times New Roman"/>
      <w:sz w:val="16"/>
      <w:szCs w:val="16"/>
    </w:rPr>
  </w:style>
  <w:style w:type="paragraph" w:styleId="BodyTextFirstIndent">
    <w:name w:val="Body Text First Indent"/>
    <w:basedOn w:val="BodyText"/>
    <w:link w:val="BodyTextFirstIndentChar"/>
    <w:rsid w:val="003B5FA0"/>
    <w:pPr>
      <w:spacing w:after="120"/>
      <w:ind w:firstLine="210"/>
    </w:pPr>
  </w:style>
  <w:style w:type="character" w:customStyle="1" w:styleId="BodyTextFirstIndentChar">
    <w:name w:val="Body Text First Indent Char"/>
    <w:basedOn w:val="BodyTextChar"/>
    <w:link w:val="BodyTextFirstIndent"/>
    <w:rsid w:val="003B5FA0"/>
    <w:rPr>
      <w:rFonts w:ascii="Times New Roman" w:hAnsi="Times New Roman"/>
      <w:sz w:val="24"/>
    </w:rPr>
  </w:style>
  <w:style w:type="paragraph" w:styleId="BodyTextFirstIndent2">
    <w:name w:val="Body Text First Indent 2"/>
    <w:basedOn w:val="Normal"/>
    <w:link w:val="BodyTextFirstIndent2Char"/>
    <w:rsid w:val="003B5FA0"/>
    <w:pPr>
      <w:ind w:left="360" w:firstLine="210"/>
    </w:pPr>
  </w:style>
  <w:style w:type="character" w:customStyle="1" w:styleId="BodyTextFirstIndent2Char">
    <w:name w:val="Body Text First Indent 2 Char"/>
    <w:link w:val="BodyTextFirstIndent2"/>
    <w:rsid w:val="003B5FA0"/>
    <w:rPr>
      <w:rFonts w:ascii="Times New Roman" w:hAnsi="Times New Roman"/>
      <w:sz w:val="24"/>
    </w:rPr>
  </w:style>
  <w:style w:type="paragraph" w:styleId="BodyTextIndent2">
    <w:name w:val="Body Text Indent 2"/>
    <w:basedOn w:val="Normal"/>
    <w:link w:val="BodyTextIndent2Char"/>
    <w:rsid w:val="003B5FA0"/>
    <w:pPr>
      <w:ind w:left="1620" w:hanging="360"/>
    </w:pPr>
  </w:style>
  <w:style w:type="character" w:customStyle="1" w:styleId="BodyTextIndent2Char">
    <w:name w:val="Body Text Indent 2 Char"/>
    <w:link w:val="BodyTextIndent2"/>
    <w:rsid w:val="00C927E0"/>
    <w:rPr>
      <w:rFonts w:ascii="Times New Roman" w:hAnsi="Times New Roman"/>
      <w:sz w:val="24"/>
    </w:rPr>
  </w:style>
  <w:style w:type="paragraph" w:styleId="BodyTextIndent3">
    <w:name w:val="Body Text Indent 3"/>
    <w:basedOn w:val="Normal"/>
    <w:link w:val="BodyTextIndent3Char"/>
    <w:rsid w:val="003B5FA0"/>
    <w:pPr>
      <w:spacing w:after="120"/>
      <w:ind w:left="360"/>
    </w:pPr>
    <w:rPr>
      <w:sz w:val="16"/>
      <w:szCs w:val="16"/>
    </w:rPr>
  </w:style>
  <w:style w:type="character" w:customStyle="1" w:styleId="BodyTextIndent3Char">
    <w:name w:val="Body Text Indent 3 Char"/>
    <w:link w:val="BodyTextIndent3"/>
    <w:rsid w:val="003B5FA0"/>
    <w:rPr>
      <w:rFonts w:ascii="Times New Roman" w:hAnsi="Times New Roman"/>
      <w:sz w:val="16"/>
      <w:szCs w:val="16"/>
    </w:rPr>
  </w:style>
  <w:style w:type="paragraph" w:styleId="Closing">
    <w:name w:val="Closing"/>
    <w:basedOn w:val="Normal"/>
    <w:link w:val="ClosingChar"/>
    <w:rsid w:val="003B5FA0"/>
    <w:pPr>
      <w:ind w:left="4320"/>
    </w:pPr>
  </w:style>
  <w:style w:type="character" w:customStyle="1" w:styleId="ClosingChar">
    <w:name w:val="Closing Char"/>
    <w:link w:val="Closing"/>
    <w:rsid w:val="003B5FA0"/>
    <w:rPr>
      <w:rFonts w:ascii="Times New Roman" w:hAnsi="Times New Roman"/>
      <w:sz w:val="24"/>
    </w:rPr>
  </w:style>
  <w:style w:type="paragraph" w:styleId="Date">
    <w:name w:val="Date"/>
    <w:basedOn w:val="Normal"/>
    <w:next w:val="Normal"/>
    <w:link w:val="DateChar"/>
    <w:rsid w:val="003B5FA0"/>
  </w:style>
  <w:style w:type="character" w:customStyle="1" w:styleId="DateChar">
    <w:name w:val="Date Char"/>
    <w:link w:val="Date"/>
    <w:rsid w:val="003B5FA0"/>
    <w:rPr>
      <w:rFonts w:ascii="Times New Roman" w:hAnsi="Times New Roman"/>
      <w:sz w:val="24"/>
    </w:rPr>
  </w:style>
  <w:style w:type="paragraph" w:styleId="DocumentMap">
    <w:name w:val="Document Map"/>
    <w:basedOn w:val="Normal"/>
    <w:link w:val="DocumentMapChar"/>
    <w:semiHidden/>
    <w:rsid w:val="003B5FA0"/>
    <w:pPr>
      <w:shd w:val="clear" w:color="auto" w:fill="000080"/>
    </w:pPr>
    <w:rPr>
      <w:rFonts w:ascii="Tahoma" w:hAnsi="Tahoma" w:cs="Tahoma"/>
    </w:rPr>
  </w:style>
  <w:style w:type="character" w:customStyle="1" w:styleId="DocumentMapChar">
    <w:name w:val="Document Map Char"/>
    <w:link w:val="DocumentMap"/>
    <w:semiHidden/>
    <w:rsid w:val="00C927E0"/>
    <w:rPr>
      <w:rFonts w:ascii="Tahoma" w:hAnsi="Tahoma" w:cs="Tahoma"/>
      <w:sz w:val="24"/>
      <w:shd w:val="clear" w:color="auto" w:fill="000080"/>
    </w:rPr>
  </w:style>
  <w:style w:type="paragraph" w:styleId="E-mailSignature">
    <w:name w:val="E-mail Signature"/>
    <w:basedOn w:val="Normal"/>
    <w:link w:val="E-mailSignatureChar"/>
    <w:rsid w:val="003B5FA0"/>
  </w:style>
  <w:style w:type="character" w:customStyle="1" w:styleId="E-mailSignatureChar">
    <w:name w:val="E-mail Signature Char"/>
    <w:link w:val="E-mailSignature"/>
    <w:rsid w:val="003B5FA0"/>
    <w:rPr>
      <w:rFonts w:ascii="Times New Roman" w:hAnsi="Times New Roman"/>
      <w:sz w:val="24"/>
    </w:rPr>
  </w:style>
  <w:style w:type="paragraph" w:styleId="EndnoteText">
    <w:name w:val="endnote text"/>
    <w:basedOn w:val="Normal"/>
    <w:link w:val="EndnoteTextChar"/>
    <w:rsid w:val="003B5FA0"/>
    <w:rPr>
      <w:sz w:val="20"/>
    </w:rPr>
  </w:style>
  <w:style w:type="character" w:customStyle="1" w:styleId="EndnoteTextChar">
    <w:name w:val="Endnote Text Char"/>
    <w:basedOn w:val="DefaultParagraphFont"/>
    <w:link w:val="EndnoteText"/>
    <w:rsid w:val="003B5FA0"/>
    <w:rPr>
      <w:rFonts w:ascii="Times New Roman" w:hAnsi="Times New Roman"/>
    </w:rPr>
  </w:style>
  <w:style w:type="paragraph" w:styleId="EnvelopeAddress">
    <w:name w:val="envelope address"/>
    <w:basedOn w:val="Normal"/>
    <w:rsid w:val="003B5FA0"/>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3B5FA0"/>
    <w:rPr>
      <w:rFonts w:ascii="Cambria" w:hAnsi="Cambria"/>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rsid w:val="003B5FA0"/>
    <w:rPr>
      <w:i/>
      <w:iCs/>
    </w:rPr>
  </w:style>
  <w:style w:type="character" w:customStyle="1" w:styleId="HTMLAddressChar">
    <w:name w:val="HTML Address Char"/>
    <w:link w:val="HTMLAddress"/>
    <w:rsid w:val="003B5FA0"/>
    <w:rPr>
      <w:rFonts w:ascii="Times New Roman" w:hAnsi="Times New Roman"/>
      <w:i/>
      <w:iCs/>
      <w:sz w:val="24"/>
    </w:rPr>
  </w:style>
  <w:style w:type="paragraph" w:styleId="HTMLPreformatted">
    <w:name w:val="HTML Preformatted"/>
    <w:basedOn w:val="Normal"/>
    <w:link w:val="HTMLPreformattedChar"/>
    <w:rsid w:val="003B5FA0"/>
    <w:rPr>
      <w:rFonts w:ascii="Courier New" w:hAnsi="Courier New" w:cs="Courier New"/>
      <w:sz w:val="20"/>
    </w:rPr>
  </w:style>
  <w:style w:type="character" w:customStyle="1" w:styleId="HTMLPreformattedChar">
    <w:name w:val="HTML Preformatted Char"/>
    <w:link w:val="HTMLPreformatted"/>
    <w:rsid w:val="003B5FA0"/>
    <w:rPr>
      <w:rFonts w:ascii="Courier New" w:hAnsi="Courier New" w:cs="Courier New"/>
    </w:rPr>
  </w:style>
  <w:style w:type="paragraph" w:styleId="Index1">
    <w:name w:val="index 1"/>
    <w:basedOn w:val="Normal"/>
    <w:next w:val="Normal"/>
    <w:autoRedefine/>
    <w:rsid w:val="003B5FA0"/>
    <w:pPr>
      <w:ind w:left="240" w:hanging="240"/>
    </w:pPr>
  </w:style>
  <w:style w:type="paragraph" w:styleId="Index2">
    <w:name w:val="index 2"/>
    <w:basedOn w:val="Normal"/>
    <w:next w:val="Normal"/>
    <w:autoRedefine/>
    <w:rsid w:val="003B5FA0"/>
    <w:pPr>
      <w:ind w:left="480" w:hanging="240"/>
    </w:pPr>
  </w:style>
  <w:style w:type="paragraph" w:styleId="Index3">
    <w:name w:val="index 3"/>
    <w:basedOn w:val="Normal"/>
    <w:next w:val="Normal"/>
    <w:autoRedefine/>
    <w:rsid w:val="003B5FA0"/>
    <w:pPr>
      <w:ind w:left="720" w:hanging="240"/>
    </w:pPr>
  </w:style>
  <w:style w:type="paragraph" w:styleId="Index4">
    <w:name w:val="index 4"/>
    <w:basedOn w:val="Normal"/>
    <w:next w:val="Normal"/>
    <w:autoRedefine/>
    <w:rsid w:val="003B5FA0"/>
    <w:pPr>
      <w:ind w:left="960" w:hanging="240"/>
    </w:pPr>
  </w:style>
  <w:style w:type="paragraph" w:styleId="Index5">
    <w:name w:val="index 5"/>
    <w:basedOn w:val="Normal"/>
    <w:next w:val="Normal"/>
    <w:autoRedefine/>
    <w:rsid w:val="003B5FA0"/>
    <w:pPr>
      <w:ind w:left="1200" w:hanging="240"/>
    </w:pPr>
  </w:style>
  <w:style w:type="paragraph" w:styleId="Index6">
    <w:name w:val="index 6"/>
    <w:basedOn w:val="Normal"/>
    <w:next w:val="Normal"/>
    <w:autoRedefine/>
    <w:rsid w:val="003B5FA0"/>
    <w:pPr>
      <w:ind w:left="1440" w:hanging="240"/>
    </w:pPr>
  </w:style>
  <w:style w:type="paragraph" w:styleId="Index7">
    <w:name w:val="index 7"/>
    <w:basedOn w:val="Normal"/>
    <w:next w:val="Normal"/>
    <w:autoRedefine/>
    <w:rsid w:val="003B5FA0"/>
    <w:pPr>
      <w:ind w:left="1680" w:hanging="240"/>
    </w:pPr>
  </w:style>
  <w:style w:type="paragraph" w:styleId="Index8">
    <w:name w:val="index 8"/>
    <w:basedOn w:val="Normal"/>
    <w:next w:val="Normal"/>
    <w:autoRedefine/>
    <w:rsid w:val="003B5FA0"/>
    <w:pPr>
      <w:ind w:left="1920" w:hanging="240"/>
    </w:pPr>
  </w:style>
  <w:style w:type="paragraph" w:styleId="Index9">
    <w:name w:val="index 9"/>
    <w:basedOn w:val="Normal"/>
    <w:next w:val="Normal"/>
    <w:autoRedefine/>
    <w:rsid w:val="003B5FA0"/>
    <w:pPr>
      <w:ind w:left="2160" w:hanging="240"/>
    </w:pPr>
  </w:style>
  <w:style w:type="paragraph" w:styleId="IndexHeading">
    <w:name w:val="index heading"/>
    <w:basedOn w:val="Normal"/>
    <w:next w:val="Index1"/>
    <w:rsid w:val="003B5FA0"/>
    <w:rPr>
      <w:rFonts w:ascii="Cambria" w:hAnsi="Cambria"/>
      <w:b/>
      <w:bCs/>
    </w:rPr>
  </w:style>
  <w:style w:type="paragraph" w:styleId="List">
    <w:name w:val="List"/>
    <w:basedOn w:val="BodyText"/>
    <w:link w:val="ListChar"/>
    <w:rsid w:val="003B5FA0"/>
    <w:pPr>
      <w:ind w:left="1080" w:hanging="720"/>
    </w:pPr>
  </w:style>
  <w:style w:type="paragraph" w:styleId="List2">
    <w:name w:val="List 2"/>
    <w:basedOn w:val="List"/>
    <w:link w:val="List2Char"/>
    <w:rsid w:val="003B5FA0"/>
    <w:pPr>
      <w:ind w:left="1440"/>
    </w:pPr>
  </w:style>
  <w:style w:type="paragraph" w:styleId="List3">
    <w:name w:val="List 3"/>
    <w:basedOn w:val="Normal"/>
    <w:link w:val="List3Char"/>
    <w:rsid w:val="003B5FA0"/>
    <w:pPr>
      <w:ind w:left="1800" w:hanging="720"/>
    </w:pPr>
  </w:style>
  <w:style w:type="paragraph" w:styleId="List4">
    <w:name w:val="List 4"/>
    <w:basedOn w:val="Normal"/>
    <w:uiPriority w:val="99"/>
    <w:unhideWhenUsed/>
    <w:rsid w:val="003B5FA0"/>
    <w:pPr>
      <w:ind w:left="1800" w:hanging="360"/>
    </w:pPr>
  </w:style>
  <w:style w:type="paragraph" w:styleId="List5">
    <w:name w:val="List 5"/>
    <w:basedOn w:val="Normal"/>
    <w:link w:val="List5Char"/>
    <w:rsid w:val="003B5FA0"/>
    <w:pPr>
      <w:ind w:left="1800" w:hanging="360"/>
    </w:pPr>
  </w:style>
  <w:style w:type="paragraph" w:styleId="ListBullet">
    <w:name w:val="List Bullet"/>
    <w:basedOn w:val="Normal"/>
    <w:link w:val="ListBulletChar"/>
    <w:unhideWhenUsed/>
    <w:rsid w:val="003B5FA0"/>
    <w:pPr>
      <w:numPr>
        <w:numId w:val="63"/>
      </w:numPr>
    </w:pPr>
  </w:style>
  <w:style w:type="paragraph" w:styleId="ListBullet3">
    <w:name w:val="List Bullet 3"/>
    <w:basedOn w:val="Normal"/>
    <w:link w:val="ListBullet3Char"/>
    <w:rsid w:val="003B5FA0"/>
    <w:pPr>
      <w:numPr>
        <w:numId w:val="65"/>
      </w:numPr>
    </w:pPr>
  </w:style>
  <w:style w:type="paragraph" w:styleId="ListBullet4">
    <w:name w:val="List Bullet 4"/>
    <w:basedOn w:val="Normal"/>
    <w:rsid w:val="003B5FA0"/>
    <w:pPr>
      <w:numPr>
        <w:numId w:val="66"/>
      </w:numPr>
    </w:pPr>
  </w:style>
  <w:style w:type="paragraph" w:styleId="ListBullet5">
    <w:name w:val="List Bullet 5"/>
    <w:basedOn w:val="Normal"/>
    <w:uiPriority w:val="99"/>
    <w:unhideWhenUsed/>
    <w:rsid w:val="003B5FA0"/>
    <w:pPr>
      <w:numPr>
        <w:numId w:val="67"/>
      </w:numPr>
    </w:pPr>
  </w:style>
  <w:style w:type="paragraph" w:styleId="ListContinue">
    <w:name w:val="List Continue"/>
    <w:basedOn w:val="Normal"/>
    <w:link w:val="ListContinueChar"/>
    <w:uiPriority w:val="99"/>
    <w:unhideWhenUsed/>
    <w:rsid w:val="003B5FA0"/>
    <w:pPr>
      <w:ind w:left="360"/>
      <w:contextualSpacing/>
    </w:pPr>
  </w:style>
  <w:style w:type="paragraph" w:styleId="ListContinue3">
    <w:name w:val="List Continue 3"/>
    <w:basedOn w:val="Normal"/>
    <w:uiPriority w:val="99"/>
    <w:unhideWhenUsed/>
    <w:rsid w:val="003B5FA0"/>
    <w:pPr>
      <w:ind w:left="1080"/>
      <w:contextualSpacing/>
    </w:pPr>
  </w:style>
  <w:style w:type="paragraph" w:styleId="ListContinue4">
    <w:name w:val="List Continue 4"/>
    <w:basedOn w:val="Normal"/>
    <w:uiPriority w:val="99"/>
    <w:unhideWhenUsed/>
    <w:rsid w:val="003B5FA0"/>
    <w:pPr>
      <w:ind w:left="1440"/>
      <w:contextualSpacing/>
    </w:pPr>
  </w:style>
  <w:style w:type="paragraph" w:styleId="ListContinue5">
    <w:name w:val="List Continue 5"/>
    <w:basedOn w:val="Normal"/>
    <w:uiPriority w:val="99"/>
    <w:unhideWhenUsed/>
    <w:rsid w:val="003B5FA0"/>
    <w:pPr>
      <w:ind w:left="1800"/>
      <w:contextualSpacing/>
    </w:pPr>
  </w:style>
  <w:style w:type="paragraph" w:styleId="ListNumber">
    <w:name w:val="List Number"/>
    <w:basedOn w:val="Normal"/>
    <w:uiPriority w:val="99"/>
    <w:unhideWhenUsed/>
    <w:rsid w:val="003B5FA0"/>
    <w:pPr>
      <w:numPr>
        <w:numId w:val="69"/>
      </w:numPr>
      <w:contextualSpacing/>
    </w:pPr>
  </w:style>
  <w:style w:type="paragraph" w:styleId="ListNumber2">
    <w:name w:val="List Number 2"/>
    <w:basedOn w:val="Normal"/>
    <w:link w:val="ListNumber2Char"/>
    <w:rsid w:val="003B5FA0"/>
    <w:pPr>
      <w:numPr>
        <w:numId w:val="70"/>
      </w:numPr>
    </w:pPr>
  </w:style>
  <w:style w:type="paragraph" w:styleId="ListNumber3">
    <w:name w:val="List Number 3"/>
    <w:basedOn w:val="Normal"/>
    <w:rsid w:val="003B5FA0"/>
    <w:pPr>
      <w:numPr>
        <w:numId w:val="71"/>
      </w:numPr>
    </w:pPr>
  </w:style>
  <w:style w:type="paragraph" w:styleId="ListNumber4">
    <w:name w:val="List Number 4"/>
    <w:basedOn w:val="Normal"/>
    <w:rsid w:val="003B5FA0"/>
    <w:pPr>
      <w:numPr>
        <w:numId w:val="72"/>
      </w:numPr>
    </w:pPr>
  </w:style>
  <w:style w:type="paragraph" w:styleId="ListNumber5">
    <w:name w:val="List Number 5"/>
    <w:basedOn w:val="Normal"/>
    <w:uiPriority w:val="99"/>
    <w:unhideWhenUsed/>
    <w:rsid w:val="003B5FA0"/>
    <w:pPr>
      <w:numPr>
        <w:numId w:val="73"/>
      </w:numPr>
    </w:pPr>
  </w:style>
  <w:style w:type="paragraph" w:styleId="MacroText">
    <w:name w:val="macro"/>
    <w:link w:val="MacroTextChar"/>
    <w:rsid w:val="003B5FA0"/>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3B5FA0"/>
    <w:rPr>
      <w:rFonts w:ascii="Courier New" w:hAnsi="Courier New" w:cs="Courier New"/>
    </w:rPr>
  </w:style>
  <w:style w:type="paragraph" w:styleId="MessageHeader">
    <w:name w:val="Message Header"/>
    <w:basedOn w:val="Normal"/>
    <w:link w:val="MessageHeaderChar"/>
    <w:rsid w:val="003B5FA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3B5FA0"/>
    <w:rPr>
      <w:rFonts w:ascii="Cambria" w:hAnsi="Cambria"/>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iPriority w:val="99"/>
    <w:rsid w:val="003B5FA0"/>
    <w:rPr>
      <w:szCs w:val="24"/>
    </w:rPr>
  </w:style>
  <w:style w:type="paragraph" w:styleId="NormalIndent">
    <w:name w:val="Normal Indent"/>
    <w:basedOn w:val="Normal"/>
    <w:rsid w:val="003B5FA0"/>
    <w:pPr>
      <w:ind w:left="720"/>
    </w:pPr>
  </w:style>
  <w:style w:type="paragraph" w:styleId="NoteHeading">
    <w:name w:val="Note Heading"/>
    <w:basedOn w:val="Normal"/>
    <w:next w:val="Normal"/>
    <w:link w:val="NoteHeadingChar"/>
    <w:rsid w:val="003B5FA0"/>
  </w:style>
  <w:style w:type="character" w:customStyle="1" w:styleId="NoteHeadingChar">
    <w:name w:val="Note Heading Char"/>
    <w:link w:val="NoteHeading"/>
    <w:rsid w:val="003B5FA0"/>
    <w:rPr>
      <w:rFonts w:ascii="Times New Roman" w:hAnsi="Times New Roman"/>
      <w:sz w:val="24"/>
    </w:rPr>
  </w:style>
  <w:style w:type="paragraph" w:styleId="PlainText">
    <w:name w:val="Plain Text"/>
    <w:basedOn w:val="Normal"/>
    <w:link w:val="PlainTextChar"/>
    <w:rsid w:val="003B5FA0"/>
    <w:rPr>
      <w:rFonts w:ascii="Courier New" w:hAnsi="Courier New" w:cs="Courier New"/>
      <w:sz w:val="20"/>
    </w:rPr>
  </w:style>
  <w:style w:type="character" w:customStyle="1" w:styleId="PlainTextChar">
    <w:name w:val="Plain Text Char"/>
    <w:link w:val="PlainText"/>
    <w:rsid w:val="00C927E0"/>
    <w:rPr>
      <w:rFonts w:ascii="Courier New" w:hAnsi="Courier New" w:cs="Courier New"/>
    </w:rPr>
  </w:style>
  <w:style w:type="paragraph" w:styleId="Salutation">
    <w:name w:val="Salutation"/>
    <w:basedOn w:val="Normal"/>
    <w:next w:val="Normal"/>
    <w:link w:val="SalutationChar"/>
    <w:rsid w:val="003B5FA0"/>
  </w:style>
  <w:style w:type="character" w:customStyle="1" w:styleId="SalutationChar">
    <w:name w:val="Salutation Char"/>
    <w:link w:val="Salutation"/>
    <w:rsid w:val="003B5FA0"/>
    <w:rPr>
      <w:rFonts w:ascii="Times New Roman" w:hAnsi="Times New Roman"/>
      <w:sz w:val="24"/>
    </w:rPr>
  </w:style>
  <w:style w:type="paragraph" w:styleId="Signature">
    <w:name w:val="Signature"/>
    <w:basedOn w:val="Normal"/>
    <w:link w:val="SignatureChar"/>
    <w:rsid w:val="003B5FA0"/>
    <w:pPr>
      <w:ind w:left="4320"/>
    </w:pPr>
  </w:style>
  <w:style w:type="character" w:customStyle="1" w:styleId="SignatureChar">
    <w:name w:val="Signature Char"/>
    <w:link w:val="Signature"/>
    <w:rsid w:val="003B5FA0"/>
    <w:rPr>
      <w:rFonts w:ascii="Times New Roman" w:hAnsi="Times New Roman"/>
      <w:sz w:val="24"/>
    </w:rPr>
  </w:style>
  <w:style w:type="paragraph" w:styleId="Subtitle">
    <w:name w:val="Subtitle"/>
    <w:basedOn w:val="Normal"/>
    <w:next w:val="Normal"/>
    <w:link w:val="SubtitleChar"/>
    <w:qFormat/>
    <w:rsid w:val="003B5FA0"/>
    <w:pPr>
      <w:spacing w:after="60"/>
      <w:jc w:val="center"/>
      <w:outlineLvl w:val="1"/>
    </w:pPr>
    <w:rPr>
      <w:rFonts w:ascii="Cambria" w:hAnsi="Cambria"/>
      <w:szCs w:val="24"/>
    </w:rPr>
  </w:style>
  <w:style w:type="character" w:customStyle="1" w:styleId="SubtitleChar">
    <w:name w:val="Subtitle Char"/>
    <w:link w:val="Subtitle"/>
    <w:rsid w:val="003B5FA0"/>
    <w:rPr>
      <w:rFonts w:ascii="Cambria" w:hAnsi="Cambria"/>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rsid w:val="003B5FA0"/>
    <w:pPr>
      <w:ind w:left="480" w:hanging="480"/>
    </w:pPr>
  </w:style>
  <w:style w:type="paragraph" w:styleId="TOAHeading">
    <w:name w:val="toa heading"/>
    <w:basedOn w:val="Normal"/>
    <w:next w:val="Normal"/>
    <w:rsid w:val="003B5FA0"/>
    <w:rPr>
      <w:rFonts w:ascii="Cambria" w:hAnsi="Cambria"/>
      <w:b/>
      <w:bCs/>
      <w:szCs w:val="24"/>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3B5FA0"/>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3B5FA0"/>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3B5FA0"/>
    <w:pPr>
      <w:numPr>
        <w:numId w:val="0"/>
      </w:numPr>
    </w:pPr>
  </w:style>
  <w:style w:type="character" w:customStyle="1" w:styleId="ListChar">
    <w:name w:val="List Char"/>
    <w:link w:val="List"/>
    <w:rsid w:val="003B5FA0"/>
    <w:rPr>
      <w:rFonts w:ascii="Times New Roman" w:hAnsi="Times New Roman"/>
      <w:sz w:val="24"/>
    </w:rPr>
  </w:style>
  <w:style w:type="paragraph" w:customStyle="1" w:styleId="List1">
    <w:name w:val="List 1"/>
    <w:basedOn w:val="List"/>
    <w:link w:val="List1Char"/>
    <w:qFormat/>
    <w:rsid w:val="003B5FA0"/>
  </w:style>
  <w:style w:type="character" w:customStyle="1" w:styleId="List1Char">
    <w:name w:val="List 1 Char"/>
    <w:link w:val="List1"/>
    <w:rsid w:val="003B5FA0"/>
    <w:rPr>
      <w:rFonts w:ascii="Times New Roman" w:hAnsi="Times New Roman"/>
      <w:sz w:val="24"/>
    </w:rPr>
  </w:style>
  <w:style w:type="character" w:customStyle="1" w:styleId="List2Char">
    <w:name w:val="List 2 Char"/>
    <w:link w:val="List2"/>
    <w:rsid w:val="003B5FA0"/>
    <w:rPr>
      <w:rFonts w:ascii="Times New Roman" w:hAnsi="Times New Roman"/>
      <w:sz w:val="24"/>
    </w:rPr>
  </w:style>
  <w:style w:type="character" w:customStyle="1" w:styleId="List3Char">
    <w:name w:val="List 3 Char"/>
    <w:link w:val="List3"/>
    <w:rsid w:val="003B5FA0"/>
    <w:rPr>
      <w:rFonts w:ascii="Times New Roman" w:hAnsi="Times New Roman"/>
      <w:sz w:val="24"/>
    </w:rPr>
  </w:style>
  <w:style w:type="paragraph" w:customStyle="1" w:styleId="List3Continue">
    <w:name w:val="List 3 Continue"/>
    <w:basedOn w:val="List3"/>
    <w:rsid w:val="003B5FA0"/>
    <w:pPr>
      <w:ind w:firstLine="0"/>
    </w:pPr>
  </w:style>
  <w:style w:type="character" w:customStyle="1" w:styleId="List5Char">
    <w:name w:val="List 5 Char"/>
    <w:link w:val="List5"/>
    <w:rsid w:val="003B5FA0"/>
    <w:rPr>
      <w:rFonts w:ascii="Times New Roman" w:hAnsi="Times New Roman"/>
      <w:sz w:val="24"/>
    </w:rPr>
  </w:style>
  <w:style w:type="character" w:customStyle="1" w:styleId="ListBulletChar">
    <w:name w:val="List Bullet Char"/>
    <w:link w:val="ListBullet"/>
    <w:rsid w:val="003B5FA0"/>
    <w:rPr>
      <w:rFonts w:ascii="Times New Roman" w:hAnsi="Times New Roman"/>
      <w:sz w:val="24"/>
    </w:rPr>
  </w:style>
  <w:style w:type="paragraph" w:customStyle="1" w:styleId="ListBullet1">
    <w:name w:val="List Bullet 1"/>
    <w:basedOn w:val="ListBullet"/>
    <w:link w:val="ListBullet1Char"/>
    <w:qFormat/>
    <w:rsid w:val="003B5FA0"/>
  </w:style>
  <w:style w:type="character" w:customStyle="1" w:styleId="ListBullet1Char">
    <w:name w:val="List Bullet 1 Char"/>
    <w:link w:val="ListBullet1"/>
    <w:rsid w:val="003B5FA0"/>
    <w:rPr>
      <w:rFonts w:ascii="Times New Roman" w:hAnsi="Times New Roman"/>
      <w:sz w:val="24"/>
    </w:rPr>
  </w:style>
  <w:style w:type="character" w:customStyle="1" w:styleId="ListBullet3Char">
    <w:name w:val="List Bullet 3 Char"/>
    <w:link w:val="ListBullet3"/>
    <w:rsid w:val="003B5FA0"/>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3B5FA0"/>
    <w:rPr>
      <w:rFonts w:ascii="Times New Roman" w:hAnsi="Times New Roman"/>
      <w:sz w:val="24"/>
    </w:rPr>
  </w:style>
  <w:style w:type="paragraph" w:customStyle="1" w:styleId="ListContinue1">
    <w:name w:val="List Continue 1"/>
    <w:basedOn w:val="ListContinue"/>
    <w:link w:val="ListContinue1Char"/>
    <w:qFormat/>
    <w:rsid w:val="003B5FA0"/>
  </w:style>
  <w:style w:type="character" w:customStyle="1" w:styleId="ListContinue1Char">
    <w:name w:val="List Continue 1 Char"/>
    <w:link w:val="ListContinue1"/>
    <w:rsid w:val="003B5FA0"/>
    <w:rPr>
      <w:rFonts w:ascii="Times New Roman" w:hAnsi="Times New Roman"/>
      <w:sz w:val="24"/>
    </w:rPr>
  </w:style>
  <w:style w:type="paragraph" w:customStyle="1" w:styleId="ListNumber1">
    <w:name w:val="List Number 1"/>
    <w:basedOn w:val="ListNumber"/>
    <w:link w:val="ListNumber1Char"/>
    <w:qFormat/>
    <w:rsid w:val="003B5FA0"/>
    <w:pPr>
      <w:contextualSpacing w:val="0"/>
    </w:pPr>
  </w:style>
  <w:style w:type="character" w:customStyle="1" w:styleId="ListNumber1Char">
    <w:name w:val="List Number 1 Char"/>
    <w:link w:val="ListNumber1"/>
    <w:rsid w:val="003B5FA0"/>
    <w:rPr>
      <w:rFonts w:ascii="Times New Roman" w:hAnsi="Times New Roman"/>
      <w:sz w:val="24"/>
    </w:rPr>
  </w:style>
  <w:style w:type="character" w:customStyle="1" w:styleId="ListNumber2Char">
    <w:name w:val="List Number 2 Char"/>
    <w:link w:val="ListNumber2"/>
    <w:rsid w:val="003B5FA0"/>
    <w:rPr>
      <w:rFonts w:ascii="Times New Roman" w:hAnsi="Times New Roman"/>
      <w:sz w:val="24"/>
    </w:rPr>
  </w:style>
  <w:style w:type="paragraph" w:customStyle="1" w:styleId="ListNumberContinue">
    <w:name w:val="List Number Continue"/>
    <w:basedOn w:val="Normal"/>
    <w:rsid w:val="003B5FA0"/>
    <w:pPr>
      <w:spacing w:before="60"/>
      <w:ind w:left="900"/>
    </w:pPr>
  </w:style>
  <w:style w:type="paragraph" w:customStyle="1" w:styleId="PartTitle">
    <w:name w:val="Part Title"/>
    <w:basedOn w:val="Title"/>
    <w:next w:val="BodyText"/>
    <w:rsid w:val="003B5FA0"/>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3B5FA0"/>
    <w:rPr>
      <w:rFonts w:ascii="Times New Roman" w:hAnsi="Times New Roman"/>
      <w:sz w:val="18"/>
    </w:rPr>
  </w:style>
  <w:style w:type="character" w:customStyle="1" w:styleId="TableEntryHeaderChar">
    <w:name w:val="Table Entry Header Char"/>
    <w:link w:val="TableEntryHeader"/>
    <w:rsid w:val="003B5FA0"/>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uiPriority w:val="34"/>
    <w:qFormat/>
    <w:rsid w:val="003B5FA0"/>
    <w:pPr>
      <w:ind w:left="720"/>
    </w:p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Normal"/>
    <w:next w:val="Normal"/>
    <w:uiPriority w:val="39"/>
    <w:unhideWhenUsed/>
    <w:qFormat/>
    <w:rsid w:val="003B5FA0"/>
    <w:pPr>
      <w:spacing w:before="0"/>
    </w:pPr>
    <w:rPr>
      <w:b/>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3B5FA0"/>
    <w:rPr>
      <w:color w:val="605E5C"/>
      <w:shd w:val="clear" w:color="auto" w:fill="E1DFDD"/>
    </w:rPr>
  </w:style>
  <w:style w:type="paragraph" w:customStyle="1" w:styleId="XMLExample">
    <w:name w:val="XML Example"/>
    <w:basedOn w:val="BodyText"/>
    <w:rsid w:val="003B5FA0"/>
    <w:pPr>
      <w:spacing w:before="0"/>
    </w:pPr>
    <w:rPr>
      <w:rFonts w:ascii="Courier New" w:hAnsi="Courier New" w:cs="Courier New"/>
      <w:sz w:val="20"/>
    </w:rPr>
  </w:style>
  <w:style w:type="paragraph" w:customStyle="1" w:styleId="ParagraphHeading">
    <w:name w:val="Paragraph Heading"/>
    <w:basedOn w:val="Caption"/>
    <w:next w:val="BodyText"/>
    <w:rsid w:val="003B5FA0"/>
    <w:pPr>
      <w:spacing w:before="180"/>
    </w:pPr>
  </w:style>
  <w:style w:type="paragraph" w:styleId="TableofAuthorities">
    <w:name w:val="table of authorities"/>
    <w:basedOn w:val="Normal"/>
    <w:next w:val="Normal"/>
    <w:rsid w:val="003B5FA0"/>
    <w:pPr>
      <w:ind w:left="240" w:hanging="240"/>
    </w:pPr>
  </w:style>
  <w:style w:type="character" w:customStyle="1" w:styleId="DeleteText">
    <w:name w:val="Delete Text"/>
    <w:rsid w:val="003B5FA0"/>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3B5FA0"/>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unhideWhenUsed/>
    <w:rsid w:val="003B5FA0"/>
  </w:style>
  <w:style w:type="paragraph" w:customStyle="1" w:styleId="AppendixHeading4">
    <w:name w:val="Appendix Heading 4"/>
    <w:basedOn w:val="Heading4"/>
    <w:link w:val="AppendixHeading4Char"/>
    <w:qFormat/>
    <w:rsid w:val="003B5FA0"/>
    <w:pPr>
      <w:numPr>
        <w:ilvl w:val="0"/>
        <w:numId w:val="0"/>
      </w:numPr>
    </w:pPr>
  </w:style>
  <w:style w:type="character" w:customStyle="1" w:styleId="AppendixHeading2Char">
    <w:name w:val="Appendix Heading 2 Char"/>
    <w:link w:val="AppendixHeading2"/>
    <w:rsid w:val="008630D6"/>
    <w:rPr>
      <w:rFonts w:ascii="Arial" w:hAnsi="Arial"/>
      <w:b/>
      <w:noProof/>
      <w:kern w:val="28"/>
      <w:sz w:val="28"/>
    </w:rPr>
  </w:style>
  <w:style w:type="character" w:customStyle="1" w:styleId="AppendixHeading3Char">
    <w:name w:val="Appendix Heading 3 Char"/>
    <w:link w:val="AppendixHeading3"/>
    <w:rsid w:val="003B0CEB"/>
    <w:rPr>
      <w:rFonts w:ascii="Arial" w:hAnsi="Arial"/>
      <w:b/>
      <w:noProof/>
      <w:kern w:val="28"/>
      <w:sz w:val="24"/>
    </w:rPr>
  </w:style>
  <w:style w:type="character" w:customStyle="1" w:styleId="AppendixHeading4Char">
    <w:name w:val="Appendix Heading 4 Char"/>
    <w:basedOn w:val="Heading4Char"/>
    <w:link w:val="AppendixHeading4"/>
    <w:rsid w:val="003B5FA0"/>
    <w:rPr>
      <w:rFonts w:ascii="Arial" w:hAnsi="Arial"/>
      <w:b/>
      <w:noProof/>
      <w:kern w:val="28"/>
      <w:sz w:val="24"/>
    </w:rPr>
  </w:style>
  <w:style w:type="paragraph" w:styleId="IntenseQuote">
    <w:name w:val="Intense Quote"/>
    <w:basedOn w:val="Normal"/>
    <w:next w:val="Normal"/>
    <w:link w:val="IntenseQuoteChar"/>
    <w:uiPriority w:val="30"/>
    <w:qFormat/>
    <w:rsid w:val="003B5FA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B5FA0"/>
    <w:rPr>
      <w:rFonts w:ascii="Times New Roman" w:hAnsi="Times New Roman"/>
      <w:b/>
      <w:bCs/>
      <w:i/>
      <w:iCs/>
      <w:color w:val="4F81BD"/>
      <w:sz w:val="24"/>
    </w:rPr>
  </w:style>
  <w:style w:type="paragraph" w:styleId="NoSpacing">
    <w:name w:val="No Spacing"/>
    <w:uiPriority w:val="1"/>
    <w:qFormat/>
    <w:rsid w:val="003B5FA0"/>
    <w:rPr>
      <w:rFonts w:ascii="Times New Roman" w:hAnsi="Times New Roman"/>
      <w:sz w:val="24"/>
    </w:rPr>
  </w:style>
  <w:style w:type="paragraph" w:styleId="Quote">
    <w:name w:val="Quote"/>
    <w:basedOn w:val="Normal"/>
    <w:next w:val="Normal"/>
    <w:link w:val="QuoteChar"/>
    <w:uiPriority w:val="29"/>
    <w:qFormat/>
    <w:rsid w:val="003B5FA0"/>
    <w:rPr>
      <w:i/>
      <w:iCs/>
      <w:color w:val="000000"/>
    </w:rPr>
  </w:style>
  <w:style w:type="character" w:customStyle="1" w:styleId="QuoteChar">
    <w:name w:val="Quote Char"/>
    <w:link w:val="Quote"/>
    <w:uiPriority w:val="29"/>
    <w:rsid w:val="003B5FA0"/>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 w:type="numbering" w:customStyle="1" w:styleId="KurtBulletList">
    <w:name w:val="KurtBulletList"/>
    <w:uiPriority w:val="99"/>
    <w:rsid w:val="00EC590B"/>
    <w:pPr>
      <w:numPr>
        <w:numId w:val="38"/>
      </w:numPr>
    </w:pPr>
  </w:style>
  <w:style w:type="paragraph" w:customStyle="1" w:styleId="BodyText22ptBoldCenteredKernat14pt">
    <w:name w:val="Body Text 22 pt Bold Centered Kern at 14 pt"/>
    <w:basedOn w:val="BodyText"/>
    <w:rsid w:val="003B5FA0"/>
    <w:pPr>
      <w:jc w:val="center"/>
    </w:pPr>
    <w:rPr>
      <w:b/>
      <w:bCs/>
      <w:kern w:val="28"/>
      <w:sz w:val="44"/>
    </w:rPr>
  </w:style>
  <w:style w:type="character" w:customStyle="1" w:styleId="BodyTextChar3">
    <w:name w:val="Body Text Char3"/>
    <w:aliases w:val="Body Text Char Char Char Char"/>
    <w:rsid w:val="003B5FA0"/>
    <w:rPr>
      <w:noProof/>
      <w:sz w:val="24"/>
      <w:lang w:val="en-US" w:eastAsia="en-US" w:bidi="ar-SA"/>
    </w:rPr>
  </w:style>
  <w:style w:type="paragraph" w:customStyle="1" w:styleId="BodyText0">
    <w:name w:val="BodyText"/>
    <w:link w:val="BodyTextChar0"/>
    <w:qFormat/>
    <w:rsid w:val="003B5FA0"/>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3B5FA0"/>
    <w:rPr>
      <w:rFonts w:ascii="Bookman Old Style" w:eastAsia="?l?r ??’c" w:hAnsi="Bookman Old Style"/>
      <w:noProof/>
      <w:szCs w:val="24"/>
    </w:rPr>
  </w:style>
  <w:style w:type="character" w:styleId="BookTitle">
    <w:name w:val="Book Title"/>
    <w:uiPriority w:val="33"/>
    <w:qFormat/>
    <w:rsid w:val="003B5FA0"/>
    <w:rPr>
      <w:b/>
      <w:bCs/>
      <w:smallCaps/>
      <w:spacing w:val="5"/>
    </w:rPr>
  </w:style>
  <w:style w:type="paragraph" w:customStyle="1" w:styleId="BracketData">
    <w:name w:val="BracketData"/>
    <w:basedOn w:val="Normal"/>
    <w:next w:val="BodyText0"/>
    <w:rsid w:val="003B5FA0"/>
    <w:pPr>
      <w:keepNext/>
      <w:spacing w:before="40" w:after="120"/>
      <w:ind w:left="720"/>
    </w:pPr>
    <w:rPr>
      <w:rFonts w:ascii="Courier New" w:eastAsia="SimSun" w:hAnsi="Courier New" w:cs="Courier New"/>
      <w:sz w:val="20"/>
      <w:lang w:eastAsia="zh-CN"/>
    </w:rPr>
  </w:style>
  <w:style w:type="numbering" w:customStyle="1" w:styleId="Constraints">
    <w:name w:val="Constraints"/>
    <w:rsid w:val="003B5FA0"/>
    <w:pPr>
      <w:numPr>
        <w:numId w:val="44"/>
      </w:numPr>
    </w:pPr>
  </w:style>
  <w:style w:type="paragraph" w:customStyle="1" w:styleId="Example">
    <w:name w:val="Example"/>
    <w:basedOn w:val="Normal"/>
    <w:link w:val="ExampleChar"/>
    <w:rsid w:val="003B5FA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3B5FA0"/>
    <w:rPr>
      <w:rFonts w:ascii="Courier New" w:hAnsi="Courier New"/>
      <w:sz w:val="18"/>
      <w:lang w:val="x-none" w:eastAsia="x-none"/>
    </w:rPr>
  </w:style>
  <w:style w:type="character" w:customStyle="1" w:styleId="HyperlinkCourierBold">
    <w:name w:val="Hyperlink Courier Bold"/>
    <w:rsid w:val="003B5FA0"/>
    <w:rPr>
      <w:rFonts w:ascii="Courier New" w:hAnsi="Courier New" w:cs="Arial"/>
      <w:b/>
      <w:dstrike w:val="0"/>
      <w:color w:val="333399"/>
      <w:sz w:val="20"/>
      <w:szCs w:val="24"/>
      <w:u w:val="single"/>
      <w:vertAlign w:val="baseline"/>
      <w:lang w:val="en-US" w:eastAsia="zh-CN" w:bidi="ar-SA"/>
    </w:rPr>
  </w:style>
  <w:style w:type="character" w:customStyle="1" w:styleId="keyword">
    <w:name w:val="keyword"/>
    <w:rsid w:val="003B5FA0"/>
    <w:rPr>
      <w:rFonts w:ascii="Bookman Old Style" w:hAnsi="Bookman Old Style"/>
      <w:b/>
      <w:caps/>
      <w:sz w:val="16"/>
    </w:rPr>
  </w:style>
  <w:style w:type="paragraph" w:customStyle="1" w:styleId="StyleBodyTextTopSinglesolidlineAuto6ptLinewidth">
    <w:name w:val="Style Body Text + Top: (Single solid line Auto  6 pt Line width)..."/>
    <w:basedOn w:val="BodyText"/>
    <w:rsid w:val="003B5FA0"/>
    <w:pPr>
      <w:pBdr>
        <w:top w:val="single" w:sz="36" w:space="1" w:color="auto"/>
        <w:left w:val="single" w:sz="36" w:space="4" w:color="auto"/>
        <w:bottom w:val="single" w:sz="36" w:space="12" w:color="auto"/>
        <w:right w:val="single" w:sz="36" w:space="4" w:color="auto"/>
      </w:pBdr>
    </w:pPr>
  </w:style>
  <w:style w:type="character" w:styleId="SubtleReference">
    <w:name w:val="Subtle Reference"/>
    <w:uiPriority w:val="31"/>
    <w:qFormat/>
    <w:rsid w:val="003B5FA0"/>
    <w:rPr>
      <w:smallCaps/>
      <w:color w:val="C0504D"/>
      <w:u w:val="single"/>
    </w:rPr>
  </w:style>
  <w:style w:type="paragraph" w:customStyle="1" w:styleId="TableEntryCentered">
    <w:name w:val="Table Entry Centered"/>
    <w:basedOn w:val="TableEntry"/>
    <w:rsid w:val="003B5FA0"/>
    <w:pPr>
      <w:jc w:val="center"/>
    </w:pPr>
  </w:style>
  <w:style w:type="character" w:customStyle="1" w:styleId="TableEntryChar1">
    <w:name w:val="Table Entry Char1"/>
    <w:locked/>
    <w:rsid w:val="003B5FA0"/>
    <w:rPr>
      <w:sz w:val="18"/>
    </w:rPr>
  </w:style>
  <w:style w:type="paragraph" w:customStyle="1" w:styleId="TableText">
    <w:name w:val="TableText"/>
    <w:basedOn w:val="Normal"/>
    <w:link w:val="TableTextChar"/>
    <w:rsid w:val="003B5FA0"/>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3B5FA0"/>
    <w:rPr>
      <w:rFonts w:ascii="Bookman Old Style" w:hAnsi="Bookman Old Style"/>
      <w:noProof/>
      <w:sz w:val="18"/>
      <w:szCs w:val="18"/>
      <w:lang w:val="x-none" w:eastAsia="x-none"/>
    </w:rPr>
  </w:style>
  <w:style w:type="paragraph" w:customStyle="1" w:styleId="XMLFragment">
    <w:name w:val="XML Fragment"/>
    <w:basedOn w:val="PlainText"/>
    <w:rsid w:val="003B5FA0"/>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character" w:customStyle="1" w:styleId="XMLname">
    <w:name w:val="XMLname"/>
    <w:qFormat/>
    <w:rsid w:val="003B5FA0"/>
    <w:rPr>
      <w:rFonts w:ascii="Courier New" w:hAnsi="Courier New" w:cs="TimesNewRomanPSMT"/>
      <w:sz w:val="20"/>
      <w:lang w:eastAsia="en-US"/>
    </w:rPr>
  </w:style>
  <w:style w:type="character" w:customStyle="1" w:styleId="XMLnameBold">
    <w:name w:val="XMLnameBold"/>
    <w:rsid w:val="003B5FA0"/>
    <w:rPr>
      <w:rFonts w:ascii="Courier New" w:hAnsi="Courier New" w:cs="TimesNewRomanPSMT"/>
      <w:b/>
      <w:bCs/>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8528118">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48656015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71220647">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69037329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1191565">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884292760">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380084218">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06707748">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59474078">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844277290">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iki.ihe.net/index.php/OID_Registration" TargetMode="External"/><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yperlink" Target="https://drive.google.com/drive/u/0/folders/1i0u3N9c9puOuVniNAZ5mI7K1FyH8zfGD" TargetMode="External"/><Relationship Id="rId89" Type="http://schemas.openxmlformats.org/officeDocument/2006/relationships/hyperlink" Target="http://wiki.ihe.net/index.php?title=Category:PCD_Reference_Pages" TargetMode="External"/><Relationship Id="rId16" Type="http://schemas.openxmlformats.org/officeDocument/2006/relationships/hyperlink" Target="https://profiles.ihe.net/GeneralIntro/ch-10.html" TargetMode="External"/><Relationship Id="rId11" Type="http://schemas.openxmlformats.org/officeDocument/2006/relationships/hyperlink" Target="https://profiles.ihe.net/GeneralIntro/index.html" TargetMode="Externa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hyperlink" Target="https://profiles.ihe.net/GeneralIntro/ch-F.html" TargetMode="External"/><Relationship Id="rId79" Type="http://schemas.openxmlformats.org/officeDocument/2006/relationships/hyperlink" Target="https://profiles.ihe.net/ITI/TF/Volume2/ch-V.html"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s://profiles.ihe.net/ITI/TF/Volume2/ch-V.html" TargetMode="External"/><Relationship Id="rId85" Type="http://schemas.openxmlformats.org/officeDocument/2006/relationships/image" Target="media/image42.jpeg"/><Relationship Id="rId12" Type="http://schemas.openxmlformats.org/officeDocument/2006/relationships/hyperlink" Target="https://profiles.ihe.net/GeneralIntro/ch-5.html" TargetMode="External"/><Relationship Id="rId17" Type="http://schemas.openxmlformats.org/officeDocument/2006/relationships/hyperlink" Target="http://www.ihe.net/Patent_Disclosure_Process/" TargetMode="Externa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6.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hyperlink" Target="https://profiles.ihe.net/GeneralIntro/index.html" TargetMode="External"/><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hyperlink" Target="file:///D:\Google%20Drive\01_IHE\Users\al.PROTOLINK\Users\usd04734\Documents\Data\Protocols\IHE_PCD\TFV2History\2014TFV2ForPub\l%20%22HL70203%22" TargetMode="Externa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s://profiles.ihe.net/ITI/TF/Volume2/ch-C.html" TargetMode="External"/><Relationship Id="rId83" Type="http://schemas.openxmlformats.org/officeDocument/2006/relationships/hyperlink" Target="https://drive.google.com/drive/u/0/folders/1i0u3N9c9puOuVniNAZ5mI7K1FyH8zfGD" TargetMode="External"/><Relationship Id="rId88" Type="http://schemas.openxmlformats.org/officeDocument/2006/relationships/image" Target="media/image45.png"/><Relationship Id="rId91" Type="http://schemas.openxmlformats.org/officeDocument/2006/relationships/image" Target="media/image47.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files.ihe.net/GeneralIntro/ch-9.html"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hyperlink" Target="http://www.ihe.net" TargetMode="External"/><Relationship Id="rId31" Type="http://schemas.openxmlformats.org/officeDocument/2006/relationships/image" Target="media/image11.emf"/><Relationship Id="rId44" Type="http://schemas.openxmlformats.org/officeDocument/2006/relationships/image" Target="media/image24.emf"/><Relationship Id="rId52" Type="http://schemas.openxmlformats.org/officeDocument/2006/relationships/oleObject" Target="embeddings/oleObject1.bin"/><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hyperlink" Target="http://ihe.net/uploadedFiles/Documents/ITI/IHE_ITI_TF_Vol2x.pdf" TargetMode="External"/><Relationship Id="rId78" Type="http://schemas.openxmlformats.org/officeDocument/2006/relationships/hyperlink" Target="https://profiles.ihe.net/ITI/TF/Volume2/ch-V.html" TargetMode="External"/><Relationship Id="rId81" Type="http://schemas.openxmlformats.org/officeDocument/2006/relationships/hyperlink" Target="http://www.w3.org/International/questions/qa-controls%22%20%5Cl%20%22support" TargetMode="External"/><Relationship Id="rId86" Type="http://schemas.openxmlformats.org/officeDocument/2006/relationships/image" Target="media/image43.png"/><Relationship Id="rId94" Type="http://schemas.openxmlformats.org/officeDocument/2006/relationships/hyperlink" Target="https://profiles.ihe.net/GeneralIntro/ch-D.htm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DEV/index.html" TargetMode="External"/><Relationship Id="rId13" Type="http://schemas.openxmlformats.org/officeDocument/2006/relationships/hyperlink" Target="mailto:dev@ihe.net" TargetMode="External"/><Relationship Id="rId18" Type="http://schemas.openxmlformats.org/officeDocument/2006/relationships/hyperlink" Target="mailto:secretary@ihe.net" TargetMode="Externa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hyperlink" Target="http://rtmms.nist.gov" TargetMode="External"/><Relationship Id="rId76" Type="http://schemas.openxmlformats.org/officeDocument/2006/relationships/hyperlink" Target="https://profiles.ihe.net/ITI/TF/Volume2/ch-V.html"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rofiles.ihe.net/GeneralIntro/ch-E.html" TargetMode="Externa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4.png"/><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0.emf"/><Relationship Id="rId87" Type="http://schemas.openxmlformats.org/officeDocument/2006/relationships/image" Target="media/image44.png"/><Relationship Id="rId61" Type="http://schemas.openxmlformats.org/officeDocument/2006/relationships/hyperlink" Target="http://wiki.ihe.net/index.php?title=PumpErrorCodes" TargetMode="External"/><Relationship Id="rId82" Type="http://schemas.openxmlformats.org/officeDocument/2006/relationships/hyperlink" Target="http://www.w3.org/TR/xml/%22%20%5Cl%20%22syntax" TargetMode="External"/><Relationship Id="rId19" Type="http://schemas.openxmlformats.org/officeDocument/2006/relationships/hyperlink" Target="https://profiles.ihe.net/GeneralIntro/ch-E.html" TargetMode="External"/><Relationship Id="rId14" Type="http://schemas.openxmlformats.org/officeDocument/2006/relationships/hyperlink" Target="http://ihe.net/Domain_acronym_Public_Comments" TargetMode="External"/><Relationship Id="rId30" Type="http://schemas.openxmlformats.org/officeDocument/2006/relationships/image" Target="media/image10.emf"/><Relationship Id="rId35" Type="http://schemas.openxmlformats.org/officeDocument/2006/relationships/image" Target="media/image15.emf"/><Relationship Id="rId56" Type="http://schemas.openxmlformats.org/officeDocument/2006/relationships/hyperlink" Target="http://www.wctp.org/release/wctp-v1r3_update1.pdf" TargetMode="External"/><Relationship Id="rId77" Type="http://schemas.openxmlformats.org/officeDocument/2006/relationships/hyperlink" Target="https://drive.google.com/drive/u/0/folders/1aHW4ChzRzaYSoyewi9zGIRHwVphgXQst" TargetMode="External"/><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hyperlink" Target="https://profiles.ihe.net/GeneralIntro/ch-E.html" TargetMode="External"/><Relationship Id="rId93" Type="http://schemas.openxmlformats.org/officeDocument/2006/relationships/image" Target="media/image49.emf"/><Relationship Id="rId98"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288</Pages>
  <Words>77666</Words>
  <Characters>442700</Characters>
  <Application>Microsoft Office Word</Application>
  <DocSecurity>0</DocSecurity>
  <Lines>3689</Lines>
  <Paragraphs>1038</Paragraphs>
  <ScaleCrop>false</ScaleCrop>
  <HeadingPairs>
    <vt:vector size="2" baseType="variant">
      <vt:variant>
        <vt:lpstr>Title</vt:lpstr>
      </vt:variant>
      <vt:variant>
        <vt:i4>1</vt:i4>
      </vt:variant>
    </vt:vector>
  </HeadingPairs>
  <TitlesOfParts>
    <vt:vector size="1" baseType="lpstr">
      <vt:lpstr>IHE_DEV_TF_Rev10-0_Vol2_FT_2024-11-04</vt:lpstr>
    </vt:vector>
  </TitlesOfParts>
  <Company>IHE</Company>
  <LinksUpToDate>false</LinksUpToDate>
  <CharactersWithSpaces>519328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IHE_DEV_TF_Rev10-0_Vol2_FT_2024-11-04</dc:title>
  <dc:subject>IHE DEV TF Volume 2 (PCD TF-2) - Transactions</dc:subject>
  <dc:creator>IHE DEV Technical Committee</dc:creator>
  <cp:keywords>IHE DEV Technical Framework</cp:keywords>
  <dc:description>This version has the PIV (PCD-03) sections that went missing re-added but not fully styled.</dc:description>
  <cp:lastModifiedBy>Kurt Elliason</cp:lastModifiedBy>
  <cp:revision>12</cp:revision>
  <cp:lastPrinted>2022-04-19T22:01:00Z</cp:lastPrinted>
  <dcterms:created xsi:type="dcterms:W3CDTF">2024-11-04T17:48:00Z</dcterms:created>
  <dcterms:modified xsi:type="dcterms:W3CDTF">2025-09-24T18:49:00Z</dcterms:modified>
  <cp:category>IHE Technical Framework</cp:category>
</cp:coreProperties>
</file>