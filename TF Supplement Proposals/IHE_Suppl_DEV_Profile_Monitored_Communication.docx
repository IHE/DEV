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EFC" w14:textId="77777777" w:rsidR="00CF283F" w:rsidRPr="00D26514" w:rsidRDefault="00CF283F" w:rsidP="0024101B">
      <w:pPr>
        <w:pStyle w:val="BodyText"/>
        <w:jc w:val="center"/>
        <w:rPr>
          <w:b/>
          <w:kern w:val="28"/>
          <w:sz w:val="28"/>
        </w:rPr>
      </w:pPr>
      <w:r w:rsidRPr="00D26514">
        <w:rPr>
          <w:b/>
          <w:kern w:val="28"/>
          <w:sz w:val="28"/>
        </w:rPr>
        <w:t>Integrating the Healthcare Enterprise</w:t>
      </w:r>
    </w:p>
    <w:p w14:paraId="7FADC7F4" w14:textId="77777777" w:rsidR="00CF283F" w:rsidRPr="00D26514" w:rsidRDefault="00CF283F" w:rsidP="00663624">
      <w:pPr>
        <w:pStyle w:val="BodyText"/>
      </w:pPr>
    </w:p>
    <w:p w14:paraId="5B274802" w14:textId="77777777" w:rsidR="00CF283F" w:rsidRPr="00D26514" w:rsidRDefault="005B5D47" w:rsidP="003D24EE">
      <w:pPr>
        <w:pStyle w:val="BodyText"/>
        <w:jc w:val="center"/>
      </w:pPr>
      <w:r w:rsidRPr="00D26514">
        <w:rPr>
          <w:noProof/>
        </w:rPr>
        <w:drawing>
          <wp:inline distT="0" distB="0" distL="0" distR="0" wp14:anchorId="2229F1E4" wp14:editId="3E3171E6">
            <wp:extent cx="1643380" cy="840105"/>
            <wp:effectExtent l="0" t="0" r="0"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3380" cy="840105"/>
                    </a:xfrm>
                    <a:prstGeom prst="rect">
                      <a:avLst/>
                    </a:prstGeom>
                    <a:noFill/>
                    <a:ln>
                      <a:noFill/>
                    </a:ln>
                  </pic:spPr>
                </pic:pic>
              </a:graphicData>
            </a:graphic>
          </wp:inline>
        </w:drawing>
      </w:r>
    </w:p>
    <w:p w14:paraId="2F4762EC" w14:textId="77777777" w:rsidR="007400C4" w:rsidRPr="00D26514" w:rsidRDefault="007400C4" w:rsidP="00663624">
      <w:pPr>
        <w:pStyle w:val="BodyText"/>
      </w:pPr>
    </w:p>
    <w:p w14:paraId="60AACD27" w14:textId="5B16DD4F" w:rsidR="00482DC2" w:rsidRPr="00D26514" w:rsidRDefault="00CF283F" w:rsidP="000807AC">
      <w:pPr>
        <w:pStyle w:val="BodyText"/>
        <w:jc w:val="center"/>
        <w:rPr>
          <w:b/>
          <w:sz w:val="44"/>
          <w:szCs w:val="44"/>
        </w:rPr>
      </w:pPr>
      <w:r w:rsidRPr="00D26514">
        <w:rPr>
          <w:b/>
          <w:sz w:val="44"/>
          <w:szCs w:val="44"/>
        </w:rPr>
        <w:t xml:space="preserve">IHE </w:t>
      </w:r>
      <w:r w:rsidR="00B942C9">
        <w:rPr>
          <w:b/>
          <w:sz w:val="44"/>
          <w:szCs w:val="44"/>
          <w:u w:val="double"/>
        </w:rPr>
        <w:t>Devices</w:t>
      </w:r>
      <w:r w:rsidR="007D2135" w:rsidRPr="007D2135">
        <w:rPr>
          <w:b/>
          <w:sz w:val="44"/>
          <w:szCs w:val="44"/>
        </w:rPr>
        <w:t xml:space="preserve"> (</w:t>
      </w:r>
      <w:r w:rsidR="00B942C9">
        <w:rPr>
          <w:b/>
          <w:sz w:val="44"/>
          <w:szCs w:val="44"/>
        </w:rPr>
        <w:t>DEV</w:t>
      </w:r>
      <w:r w:rsidR="007D2135" w:rsidRPr="007D2135">
        <w:rPr>
          <w:b/>
          <w:sz w:val="44"/>
          <w:szCs w:val="44"/>
        </w:rPr>
        <w:t>)</w:t>
      </w:r>
    </w:p>
    <w:p w14:paraId="138D2DB5" w14:textId="77777777" w:rsidR="00B15D8F" w:rsidRPr="00D26514" w:rsidRDefault="00CF283F" w:rsidP="000807AC">
      <w:pPr>
        <w:pStyle w:val="BodyText"/>
        <w:jc w:val="center"/>
        <w:rPr>
          <w:b/>
          <w:sz w:val="44"/>
          <w:szCs w:val="44"/>
        </w:rPr>
      </w:pPr>
      <w:r w:rsidRPr="00D26514">
        <w:rPr>
          <w:b/>
          <w:sz w:val="44"/>
          <w:szCs w:val="44"/>
        </w:rPr>
        <w:t>Technical Framework</w:t>
      </w:r>
      <w:r w:rsidR="00B4798B" w:rsidRPr="00D26514">
        <w:rPr>
          <w:b/>
          <w:sz w:val="44"/>
          <w:szCs w:val="44"/>
        </w:rPr>
        <w:t xml:space="preserve"> </w:t>
      </w:r>
      <w:r w:rsidRPr="00D26514">
        <w:rPr>
          <w:b/>
          <w:sz w:val="44"/>
          <w:szCs w:val="44"/>
        </w:rPr>
        <w:t>Supplement</w:t>
      </w:r>
    </w:p>
    <w:p w14:paraId="02E9E9F1" w14:textId="77777777" w:rsidR="00490C1F" w:rsidRPr="00D26514" w:rsidRDefault="00490C1F" w:rsidP="000807AC">
      <w:pPr>
        <w:pStyle w:val="BodyText"/>
      </w:pPr>
    </w:p>
    <w:p w14:paraId="7E1D6AEC" w14:textId="77777777" w:rsidR="00726A7E" w:rsidRPr="00D26514" w:rsidRDefault="00726A7E" w:rsidP="000807AC">
      <w:pPr>
        <w:pStyle w:val="BodyText"/>
      </w:pPr>
    </w:p>
    <w:p w14:paraId="72374F1A" w14:textId="77777777" w:rsidR="00726A7E" w:rsidRPr="00D26514" w:rsidRDefault="00726A7E" w:rsidP="000807AC">
      <w:pPr>
        <w:pStyle w:val="BodyText"/>
      </w:pPr>
    </w:p>
    <w:p w14:paraId="6AD7C411" w14:textId="7DF73D1B" w:rsidR="00726A7E" w:rsidRPr="00D26514" w:rsidRDefault="00E822F0" w:rsidP="00060817">
      <w:pPr>
        <w:pStyle w:val="BodyText"/>
        <w:jc w:val="center"/>
        <w:rPr>
          <w:b/>
          <w:sz w:val="44"/>
          <w:szCs w:val="44"/>
        </w:rPr>
      </w:pPr>
      <w:r w:rsidRPr="00E822F0">
        <w:rPr>
          <w:b/>
          <w:sz w:val="44"/>
          <w:szCs w:val="44"/>
        </w:rPr>
        <w:t>Point-of-Care</w:t>
      </w:r>
      <w:r>
        <w:rPr>
          <w:b/>
          <w:sz w:val="44"/>
          <w:szCs w:val="44"/>
        </w:rPr>
        <w:t xml:space="preserve"> </w:t>
      </w:r>
      <w:r w:rsidR="005F51D6">
        <w:rPr>
          <w:b/>
          <w:sz w:val="44"/>
          <w:szCs w:val="44"/>
        </w:rPr>
        <w:t>Monitored Communication</w:t>
      </w:r>
    </w:p>
    <w:p w14:paraId="0E5FA67E" w14:textId="20F450CD" w:rsidR="00CF283F" w:rsidRPr="00D26514" w:rsidRDefault="00CF283F" w:rsidP="00060817">
      <w:pPr>
        <w:pStyle w:val="BodyText"/>
        <w:jc w:val="center"/>
        <w:rPr>
          <w:b/>
          <w:sz w:val="44"/>
          <w:szCs w:val="44"/>
        </w:rPr>
      </w:pPr>
      <w:r w:rsidRPr="00D26514">
        <w:rPr>
          <w:b/>
          <w:sz w:val="44"/>
          <w:szCs w:val="44"/>
        </w:rPr>
        <w:t>(</w:t>
      </w:r>
      <w:r w:rsidR="00E822F0">
        <w:rPr>
          <w:b/>
          <w:sz w:val="44"/>
          <w:szCs w:val="44"/>
        </w:rPr>
        <w:t>PCMC</w:t>
      </w:r>
      <w:r w:rsidR="00726A7E" w:rsidRPr="00D26514">
        <w:rPr>
          <w:b/>
          <w:sz w:val="44"/>
          <w:szCs w:val="44"/>
        </w:rPr>
        <w:t>)</w:t>
      </w:r>
    </w:p>
    <w:p w14:paraId="3C4B7E90" w14:textId="77777777" w:rsidR="00AB38DD" w:rsidRDefault="00AB38DD" w:rsidP="00AB38DD">
      <w:pPr>
        <w:pStyle w:val="BodyText"/>
        <w:jc w:val="center"/>
        <w:rPr>
          <w:b/>
          <w:color w:val="FF0000"/>
          <w:kern w:val="28"/>
          <w:sz w:val="28"/>
        </w:rPr>
      </w:pPr>
      <w:r w:rsidRPr="003208A8">
        <w:rPr>
          <w:b/>
          <w:color w:val="FF0000"/>
          <w:kern w:val="28"/>
          <w:sz w:val="28"/>
        </w:rPr>
        <w:t>For review and comment only.</w:t>
      </w:r>
      <w:r>
        <w:rPr>
          <w:b/>
          <w:color w:val="FF0000"/>
          <w:kern w:val="28"/>
          <w:sz w:val="28"/>
        </w:rPr>
        <w:t xml:space="preserve"> </w:t>
      </w:r>
    </w:p>
    <w:p w14:paraId="37432D7C" w14:textId="77777777" w:rsidR="00AB38DD" w:rsidRPr="00D0278F" w:rsidRDefault="00AB38DD" w:rsidP="00AB38DD">
      <w:pPr>
        <w:pStyle w:val="BodyText"/>
        <w:jc w:val="center"/>
        <w:rPr>
          <w:b/>
          <w:color w:val="FF0000"/>
          <w:kern w:val="28"/>
          <w:sz w:val="28"/>
        </w:rPr>
      </w:pPr>
      <w:r w:rsidRPr="003208A8">
        <w:rPr>
          <w:b/>
          <w:color w:val="FF0000"/>
          <w:kern w:val="28"/>
          <w:sz w:val="28"/>
        </w:rPr>
        <w:t xml:space="preserve">DO NOT </w:t>
      </w:r>
      <w:r w:rsidRPr="00D0278F">
        <w:rPr>
          <w:b/>
          <w:color w:val="FF0000"/>
          <w:kern w:val="28"/>
          <w:sz w:val="28"/>
        </w:rPr>
        <w:t xml:space="preserve">implement </w:t>
      </w:r>
      <w:r>
        <w:rPr>
          <w:b/>
          <w:color w:val="FF0000"/>
          <w:kern w:val="28"/>
          <w:sz w:val="28"/>
        </w:rPr>
        <w:t xml:space="preserve">this </w:t>
      </w:r>
      <w:r w:rsidRPr="00D0278F">
        <w:rPr>
          <w:b/>
          <w:color w:val="FF0000"/>
          <w:kern w:val="28"/>
          <w:sz w:val="28"/>
        </w:rPr>
        <w:t>public comment version</w:t>
      </w:r>
      <w:r w:rsidRPr="003208A8">
        <w:rPr>
          <w:b/>
          <w:color w:val="FF0000"/>
          <w:kern w:val="28"/>
          <w:sz w:val="28"/>
        </w:rPr>
        <w:t>.</w:t>
      </w:r>
    </w:p>
    <w:p w14:paraId="19C34921" w14:textId="77777777" w:rsidR="00726A7E" w:rsidRPr="00D26514" w:rsidRDefault="00726A7E" w:rsidP="00EA3BCB">
      <w:pPr>
        <w:pStyle w:val="BodyText"/>
      </w:pPr>
    </w:p>
    <w:p w14:paraId="6DD9056C" w14:textId="751110BF" w:rsidR="00726A7E" w:rsidRDefault="00A228F8" w:rsidP="00EA3BCB">
      <w:pPr>
        <w:pStyle w:val="AuthorInstructions"/>
        <w:rPr>
          <w:i w:val="0"/>
          <w:iCs/>
        </w:rPr>
      </w:pPr>
      <w:r w:rsidRPr="00327501">
        <w:rPr>
          <w:i w:val="0"/>
          <w:iCs/>
        </w:rPr>
        <w:t xml:space="preserve"> </w:t>
      </w:r>
    </w:p>
    <w:p w14:paraId="795722E2" w14:textId="6387B93A" w:rsidR="001E6533" w:rsidRPr="004E1C4D" w:rsidRDefault="001E6533" w:rsidP="004E1C4D">
      <w:pPr>
        <w:pStyle w:val="BodyText"/>
        <w:rPr>
          <w:bCs/>
          <w:kern w:val="28"/>
          <w:szCs w:val="24"/>
        </w:rPr>
      </w:pPr>
    </w:p>
    <w:p w14:paraId="13DE55AD" w14:textId="5DB51AF6" w:rsidR="00503AE1" w:rsidRPr="00D26514" w:rsidRDefault="00A219CF" w:rsidP="00060817">
      <w:pPr>
        <w:pStyle w:val="BodyText"/>
        <w:jc w:val="center"/>
        <w:rPr>
          <w:b/>
          <w:sz w:val="44"/>
        </w:rPr>
      </w:pPr>
      <w:r w:rsidRPr="00D26514">
        <w:rPr>
          <w:b/>
          <w:sz w:val="44"/>
          <w:szCs w:val="44"/>
        </w:rPr>
        <w:t xml:space="preserve">Revision </w:t>
      </w:r>
      <w:r w:rsidR="00FA5C5A">
        <w:rPr>
          <w:b/>
          <w:sz w:val="44"/>
          <w:szCs w:val="44"/>
        </w:rPr>
        <w:t>1.</w:t>
      </w:r>
      <w:ins w:id="0" w:author="Kranich, Peter" w:date="2025-07-15T07:41:00Z" w16du:dateUtc="2025-07-15T05:41:00Z">
        <w:r w:rsidR="000C374E">
          <w:rPr>
            <w:b/>
            <w:sz w:val="44"/>
            <w:szCs w:val="44"/>
          </w:rPr>
          <w:t>4</w:t>
        </w:r>
      </w:ins>
      <w:del w:id="1" w:author="Kranich, Peter" w:date="2025-07-15T07:41:00Z" w16du:dateUtc="2025-07-15T05:41:00Z">
        <w:r w:rsidR="00FA5C5A" w:rsidDel="000C374E">
          <w:rPr>
            <w:b/>
            <w:sz w:val="44"/>
            <w:szCs w:val="44"/>
          </w:rPr>
          <w:delText>0</w:delText>
        </w:r>
      </w:del>
      <w:r w:rsidRPr="00D26514">
        <w:rPr>
          <w:b/>
          <w:sz w:val="44"/>
          <w:szCs w:val="44"/>
        </w:rPr>
        <w:t xml:space="preserve"> – </w:t>
      </w:r>
      <w:r w:rsidR="00457DDC" w:rsidRPr="00D26514">
        <w:rPr>
          <w:b/>
          <w:sz w:val="44"/>
          <w:szCs w:val="44"/>
        </w:rPr>
        <w:t xml:space="preserve">Draft </w:t>
      </w:r>
      <w:r w:rsidR="00AF7069" w:rsidRPr="00D26514">
        <w:rPr>
          <w:b/>
          <w:sz w:val="44"/>
          <w:szCs w:val="44"/>
        </w:rPr>
        <w:t xml:space="preserve">in </w:t>
      </w:r>
      <w:r w:rsidR="007F3197" w:rsidRPr="00D26514">
        <w:rPr>
          <w:b/>
          <w:sz w:val="44"/>
          <w:szCs w:val="44"/>
        </w:rPr>
        <w:t>P</w:t>
      </w:r>
      <w:r w:rsidR="00AF7069" w:rsidRPr="00D26514">
        <w:rPr>
          <w:b/>
          <w:sz w:val="44"/>
          <w:szCs w:val="44"/>
        </w:rPr>
        <w:t xml:space="preserve">reparation </w:t>
      </w:r>
      <w:r w:rsidR="00457DDC" w:rsidRPr="00D26514">
        <w:rPr>
          <w:b/>
          <w:sz w:val="44"/>
          <w:szCs w:val="44"/>
        </w:rPr>
        <w:t>for</w:t>
      </w:r>
      <w:r w:rsidR="00506C22" w:rsidRPr="00D26514">
        <w:rPr>
          <w:b/>
          <w:sz w:val="44"/>
          <w:szCs w:val="44"/>
        </w:rPr>
        <w:t xml:space="preserve"> </w:t>
      </w:r>
      <w:r w:rsidR="00457DDC" w:rsidRPr="00D26514">
        <w:rPr>
          <w:b/>
          <w:sz w:val="44"/>
          <w:szCs w:val="44"/>
        </w:rPr>
        <w:t>P</w:t>
      </w:r>
      <w:r w:rsidR="00CF283F" w:rsidRPr="00D26514">
        <w:rPr>
          <w:b/>
          <w:sz w:val="44"/>
          <w:szCs w:val="44"/>
        </w:rPr>
        <w:t>ublic Comment</w:t>
      </w:r>
      <w:r w:rsidR="00503AE1" w:rsidRPr="00D26514">
        <w:rPr>
          <w:b/>
          <w:sz w:val="44"/>
          <w:szCs w:val="44"/>
        </w:rPr>
        <w:t xml:space="preserve"> </w:t>
      </w:r>
    </w:p>
    <w:p w14:paraId="1BC9C2A6" w14:textId="77777777" w:rsidR="004E1C4D" w:rsidRDefault="004E1C4D" w:rsidP="00AC7C88">
      <w:pPr>
        <w:pStyle w:val="BodyText"/>
      </w:pPr>
    </w:p>
    <w:p w14:paraId="206FB61D" w14:textId="77777777" w:rsidR="004E1C4D" w:rsidRDefault="004E1C4D" w:rsidP="00AC7C88">
      <w:pPr>
        <w:pStyle w:val="BodyText"/>
      </w:pPr>
    </w:p>
    <w:p w14:paraId="7945735C" w14:textId="68400C3A" w:rsidR="00A910E1" w:rsidRPr="00D26514" w:rsidRDefault="00A910E1" w:rsidP="00AC7C88">
      <w:pPr>
        <w:pStyle w:val="BodyText"/>
      </w:pPr>
      <w:r w:rsidRPr="00D26514">
        <w:t>Date:</w:t>
      </w:r>
      <w:r w:rsidRPr="00D26514">
        <w:tab/>
      </w:r>
      <w:r w:rsidRPr="00D26514">
        <w:tab/>
      </w:r>
      <w:del w:id="2" w:author="Kranich, Peter" w:date="2025-07-15T07:41:00Z" w16du:dateUtc="2025-07-15T05:41:00Z">
        <w:r w:rsidR="00FA5C5A" w:rsidDel="000C374E">
          <w:delText>Feburary</w:delText>
        </w:r>
        <w:r w:rsidRPr="00D26514" w:rsidDel="000C374E">
          <w:delText xml:space="preserve"> </w:delText>
        </w:r>
      </w:del>
      <w:ins w:id="3" w:author="Kranich, Peter" w:date="2025-08-06T09:26:00Z" w16du:dateUtc="2025-08-06T07:26:00Z">
        <w:r w:rsidR="006F7115">
          <w:t>August</w:t>
        </w:r>
      </w:ins>
      <w:ins w:id="4" w:author="Kranich, Peter" w:date="2025-07-15T07:41:00Z" w16du:dateUtc="2025-07-15T05:41:00Z">
        <w:r w:rsidR="000C374E" w:rsidRPr="00D26514">
          <w:t xml:space="preserve"> </w:t>
        </w:r>
      </w:ins>
      <w:ins w:id="5" w:author="Kranich, Peter" w:date="2025-08-06T09:26:00Z" w16du:dateUtc="2025-08-06T07:26:00Z">
        <w:r w:rsidR="004D704B">
          <w:t>6</w:t>
        </w:r>
      </w:ins>
      <w:del w:id="6" w:author="Kranich, Peter" w:date="2025-07-15T07:41:00Z" w16du:dateUtc="2025-07-15T05:41:00Z">
        <w:r w:rsidR="008178FA" w:rsidDel="000C374E">
          <w:delText>26</w:delText>
        </w:r>
      </w:del>
      <w:r w:rsidR="004F5211" w:rsidRPr="00D26514">
        <w:t>, 20</w:t>
      </w:r>
      <w:r w:rsidR="000400F8">
        <w:t>25</w:t>
      </w:r>
    </w:p>
    <w:p w14:paraId="78679A36" w14:textId="63959001" w:rsidR="00603ED5" w:rsidRPr="00D26514" w:rsidRDefault="00A910E1" w:rsidP="00AC7C88">
      <w:pPr>
        <w:pStyle w:val="BodyText"/>
      </w:pPr>
      <w:r w:rsidRPr="00D26514">
        <w:t>Author:</w:t>
      </w:r>
      <w:r w:rsidRPr="00D26514">
        <w:tab/>
      </w:r>
      <w:r w:rsidR="000400F8">
        <w:t xml:space="preserve">IHE </w:t>
      </w:r>
      <w:r w:rsidR="00B942C9">
        <w:t>DEV</w:t>
      </w:r>
      <w:r w:rsidR="00B942C9" w:rsidRPr="00D26514">
        <w:t xml:space="preserve"> </w:t>
      </w:r>
      <w:r w:rsidR="00656A6B" w:rsidRPr="00D26514">
        <w:t>Technical Committee</w:t>
      </w:r>
    </w:p>
    <w:p w14:paraId="39940B52" w14:textId="3573D740" w:rsidR="00A875FF" w:rsidRPr="00D26514" w:rsidRDefault="00603ED5" w:rsidP="00AF5B2B">
      <w:pPr>
        <w:pStyle w:val="BodyText"/>
        <w:spacing w:after="20"/>
      </w:pPr>
      <w:r w:rsidRPr="00D26514">
        <w:t>Email:</w:t>
      </w:r>
      <w:r w:rsidR="00FF4C4E" w:rsidRPr="00D26514">
        <w:tab/>
      </w:r>
      <w:r w:rsidR="00FF4C4E" w:rsidRPr="00D26514">
        <w:tab/>
      </w:r>
      <w:r w:rsidR="00B942C9">
        <w:t>dev</w:t>
      </w:r>
      <w:r w:rsidR="00A875FF" w:rsidRPr="00D26514">
        <w:t>@ihe.net</w:t>
      </w:r>
    </w:p>
    <w:p w14:paraId="3E102ACC" w14:textId="77777777" w:rsidR="00BC745A" w:rsidRPr="00D26514" w:rsidRDefault="00BC745A" w:rsidP="00AC7C88">
      <w:pPr>
        <w:pStyle w:val="BodyText"/>
      </w:pPr>
    </w:p>
    <w:p w14:paraId="0D46B478" w14:textId="3313EB0C" w:rsidR="00BC745A" w:rsidRPr="00AB38DD" w:rsidRDefault="00AF1EF3" w:rsidP="00AF1EF3">
      <w:pPr>
        <w:pStyle w:val="BodyText"/>
        <w:pBdr>
          <w:top w:val="single" w:sz="18" w:space="1" w:color="auto"/>
          <w:left w:val="single" w:sz="18" w:space="4" w:color="auto"/>
          <w:bottom w:val="single" w:sz="18" w:space="1" w:color="auto"/>
          <w:right w:val="single" w:sz="18" w:space="4" w:color="auto"/>
        </w:pBdr>
        <w:spacing w:line="276" w:lineRule="auto"/>
        <w:jc w:val="center"/>
      </w:pPr>
      <w:r w:rsidRPr="00AB38DD">
        <w:rPr>
          <w:b/>
        </w:rPr>
        <w:t xml:space="preserve">Please </w:t>
      </w:r>
      <w:r w:rsidR="00BC745A" w:rsidRPr="00AB38DD">
        <w:rPr>
          <w:b/>
        </w:rPr>
        <w:t>verify you have the most recent version of this document</w:t>
      </w:r>
      <w:r w:rsidRPr="00AB38DD">
        <w:rPr>
          <w:b/>
        </w:rPr>
        <w:t xml:space="preserve">. </w:t>
      </w:r>
      <w:r w:rsidRPr="00AB38DD">
        <w:t>Se</w:t>
      </w:r>
      <w:r w:rsidR="00BC745A" w:rsidRPr="00AB38DD">
        <w:t xml:space="preserve">e </w:t>
      </w:r>
      <w:hyperlink r:id="rId9" w:history="1">
        <w:r w:rsidR="00BC745A" w:rsidRPr="00AB38DD">
          <w:rPr>
            <w:rStyle w:val="Hyperlink"/>
          </w:rPr>
          <w:t>here</w:t>
        </w:r>
      </w:hyperlink>
      <w:r w:rsidR="00BC745A" w:rsidRPr="00AB38DD">
        <w:t xml:space="preserve"> for Trial Implementation and Final </w:t>
      </w:r>
      <w:r w:rsidRPr="00AB38DD">
        <w:t>T</w:t>
      </w:r>
      <w:r w:rsidR="00BC745A" w:rsidRPr="00AB38DD">
        <w:t>ext version</w:t>
      </w:r>
      <w:r w:rsidRPr="00AB38DD">
        <w:t>s</w:t>
      </w:r>
      <w:r w:rsidR="00BC745A" w:rsidRPr="00AB38DD">
        <w:t xml:space="preserve"> and </w:t>
      </w:r>
      <w:hyperlink r:id="rId10" w:history="1">
        <w:r w:rsidR="00BC745A" w:rsidRPr="00AB38DD">
          <w:rPr>
            <w:rStyle w:val="Hyperlink"/>
          </w:rPr>
          <w:t>here</w:t>
        </w:r>
      </w:hyperlink>
      <w:r w:rsidR="00BC745A" w:rsidRPr="00AB38DD">
        <w:t xml:space="preserve"> for Public Comment versions.</w:t>
      </w:r>
    </w:p>
    <w:p w14:paraId="1EF12208" w14:textId="77777777" w:rsidR="00CF283F" w:rsidRPr="00D26514" w:rsidRDefault="009D125C" w:rsidP="009D125C">
      <w:pPr>
        <w:pStyle w:val="BodyText"/>
      </w:pPr>
      <w:r w:rsidRPr="00D26514">
        <w:br w:type="page"/>
      </w:r>
      <w:r w:rsidR="00A875FF" w:rsidRPr="00D26514">
        <w:rPr>
          <w:rFonts w:ascii="Arial" w:hAnsi="Arial"/>
          <w:b/>
          <w:kern w:val="28"/>
          <w:sz w:val="28"/>
        </w:rPr>
        <w:lastRenderedPageBreak/>
        <w:t>Foreword</w:t>
      </w:r>
    </w:p>
    <w:p w14:paraId="23B34C99" w14:textId="2A49F53D" w:rsidR="00482DC2" w:rsidRPr="00D26514" w:rsidRDefault="00CF283F" w:rsidP="00147F29">
      <w:pPr>
        <w:pStyle w:val="BodyText"/>
      </w:pPr>
      <w:r w:rsidRPr="00D26514">
        <w:t xml:space="preserve">This </w:t>
      </w:r>
      <w:r w:rsidR="00482DC2" w:rsidRPr="00D26514">
        <w:t xml:space="preserve">is a </w:t>
      </w:r>
      <w:r w:rsidRPr="00D26514">
        <w:t xml:space="preserve">supplement to the </w:t>
      </w:r>
      <w:r w:rsidR="00C44AAC" w:rsidRPr="00C44AAC">
        <w:t>IHE Device</w:t>
      </w:r>
      <w:r w:rsidR="00B942C9">
        <w:t>s (DEV)</w:t>
      </w:r>
      <w:r w:rsidR="00C44AAC" w:rsidRPr="00C44AAC">
        <w:t xml:space="preserve"> </w:t>
      </w:r>
      <w:r w:rsidR="00C44AAC">
        <w:t>Domain</w:t>
      </w:r>
      <w:r w:rsidRPr="00D26514">
        <w:t xml:space="preserve"> Technical Framework </w:t>
      </w:r>
      <w:r w:rsidR="00B942C9">
        <w:t>10</w:t>
      </w:r>
      <w:r w:rsidR="003A3CBF">
        <w:t>.0</w:t>
      </w:r>
      <w:r w:rsidR="00482DC2" w:rsidRPr="00D26514">
        <w:t>.</w:t>
      </w:r>
      <w:r w:rsidR="00F002DD" w:rsidRPr="00D26514">
        <w:t xml:space="preserve"> Each supplement undergoes a process of public comment and trial implementation before being</w:t>
      </w:r>
      <w:r w:rsidR="00F0665F" w:rsidRPr="00D26514">
        <w:t xml:space="preserve"> </w:t>
      </w:r>
      <w:r w:rsidR="00F002DD" w:rsidRPr="00D26514">
        <w:t>incorporated into the volumes of the Technical Frameworks.</w:t>
      </w:r>
    </w:p>
    <w:p w14:paraId="308E4C32" w14:textId="3F24D319" w:rsidR="006263EA" w:rsidRPr="00D26514" w:rsidRDefault="00CC0A62" w:rsidP="00147F29">
      <w:pPr>
        <w:pStyle w:val="BodyText"/>
      </w:pPr>
      <w:r w:rsidRPr="00D26514">
        <w:t>This</w:t>
      </w:r>
      <w:r w:rsidR="00510062" w:rsidRPr="00D26514">
        <w:t xml:space="preserve"> supplement </w:t>
      </w:r>
      <w:r w:rsidR="004F5211" w:rsidRPr="00D26514">
        <w:t xml:space="preserve">is published </w:t>
      </w:r>
      <w:r w:rsidR="007773C8" w:rsidRPr="00D26514">
        <w:t xml:space="preserve">on </w:t>
      </w:r>
      <w:r w:rsidR="0002537A">
        <w:t>February</w:t>
      </w:r>
      <w:r w:rsidR="004F5211" w:rsidRPr="00D26514">
        <w:t xml:space="preserve"> </w:t>
      </w:r>
      <w:r w:rsidR="0002537A">
        <w:t>03</w:t>
      </w:r>
      <w:r w:rsidR="004F5211" w:rsidRPr="00D26514">
        <w:t xml:space="preserve">, </w:t>
      </w:r>
      <w:proofErr w:type="gramStart"/>
      <w:r w:rsidR="004F5211" w:rsidRPr="00D26514">
        <w:t>20</w:t>
      </w:r>
      <w:r w:rsidR="0002537A">
        <w:t>25</w:t>
      </w:r>
      <w:proofErr w:type="gramEnd"/>
      <w:r w:rsidR="004F5211" w:rsidRPr="00D26514">
        <w:t xml:space="preserve"> for Public Comment</w:t>
      </w:r>
      <w:r w:rsidR="00F0665F" w:rsidRPr="00D26514">
        <w:t xml:space="preserve">. </w:t>
      </w:r>
      <w:r w:rsidR="00CF283F" w:rsidRPr="00D26514">
        <w:t xml:space="preserve">Comments </w:t>
      </w:r>
      <w:r w:rsidR="00DD4D5A" w:rsidRPr="00D26514">
        <w:t xml:space="preserve">are invited and </w:t>
      </w:r>
      <w:r w:rsidR="00E8793B" w:rsidRPr="00D26514">
        <w:t xml:space="preserve">can </w:t>
      </w:r>
      <w:r w:rsidR="006263EA" w:rsidRPr="00D26514">
        <w:t xml:space="preserve">be submitted </w:t>
      </w:r>
      <w:r w:rsidR="004F5211" w:rsidRPr="00D26514">
        <w:t>at</w:t>
      </w:r>
      <w:r w:rsidR="007773C8" w:rsidRPr="00D26514">
        <w:t xml:space="preserve"> </w:t>
      </w:r>
      <w:hyperlink r:id="rId11" w:anchor="domainname" w:history="1">
        <w:r w:rsidR="005B5325" w:rsidRPr="00D26514">
          <w:rPr>
            <w:rStyle w:val="Hyperlink"/>
          </w:rPr>
          <w:t>http://www.ihe.net/Public_Comment/#domainname</w:t>
        </w:r>
      </w:hyperlink>
      <w:r w:rsidR="00F0665F" w:rsidRPr="00D26514">
        <w:t xml:space="preserve">. </w:t>
      </w:r>
      <w:proofErr w:type="gramStart"/>
      <w:r w:rsidR="00510062" w:rsidRPr="00D26514">
        <w:t>In order to</w:t>
      </w:r>
      <w:proofErr w:type="gramEnd"/>
      <w:r w:rsidR="00510062" w:rsidRPr="00D26514">
        <w:t xml:space="preserve"> be considered in development of the Trial Implementation version of the supplement</w:t>
      </w:r>
      <w:r w:rsidR="000717A7" w:rsidRPr="00D26514">
        <w:t>,</w:t>
      </w:r>
      <w:r w:rsidR="00510062" w:rsidRPr="00D26514">
        <w:t xml:space="preserve"> comments must be received by </w:t>
      </w:r>
      <w:del w:id="7" w:author="Kranich, Peter" w:date="2025-07-15T07:42:00Z" w16du:dateUtc="2025-07-15T05:42:00Z">
        <w:r w:rsidR="008A74BB" w:rsidDel="00474824">
          <w:delText>July</w:delText>
        </w:r>
        <w:r w:rsidR="00510062" w:rsidRPr="00D26514" w:rsidDel="00474824">
          <w:delText xml:space="preserve"> </w:delText>
        </w:r>
      </w:del>
      <w:ins w:id="8" w:author="Kranich, Peter" w:date="2025-07-15T07:42:00Z" w16du:dateUtc="2025-07-15T05:42:00Z">
        <w:r w:rsidR="00474824">
          <w:t>December</w:t>
        </w:r>
        <w:r w:rsidR="00474824" w:rsidRPr="00D26514">
          <w:t xml:space="preserve"> </w:t>
        </w:r>
      </w:ins>
      <w:r w:rsidR="008A74BB">
        <w:t>01</w:t>
      </w:r>
      <w:r w:rsidR="00510062" w:rsidRPr="00D26514">
        <w:t>, 20</w:t>
      </w:r>
      <w:r w:rsidR="008A74BB">
        <w:t>2</w:t>
      </w:r>
      <w:del w:id="9" w:author="Kranich, Peter" w:date="2025-07-15T07:42:00Z" w16du:dateUtc="2025-07-15T05:42:00Z">
        <w:r w:rsidR="008A74BB" w:rsidDel="006F552C">
          <w:delText>5</w:delText>
        </w:r>
      </w:del>
      <w:r w:rsidR="00510062" w:rsidRPr="00D26514">
        <w:t xml:space="preserve">. </w:t>
      </w:r>
    </w:p>
    <w:p w14:paraId="5E0DDFFF" w14:textId="16BA5AF2" w:rsidR="00A875FF" w:rsidRPr="008A74BB" w:rsidRDefault="00B15E9B" w:rsidP="006263EA">
      <w:pPr>
        <w:pStyle w:val="BodyText"/>
        <w:rPr>
          <w:strike/>
        </w:rPr>
      </w:pPr>
      <w:r w:rsidRPr="008A74BB">
        <w:rPr>
          <w:i/>
          <w:iCs/>
          <w:strike/>
        </w:rPr>
        <w:t>&lt;</w:t>
      </w:r>
      <w:r w:rsidR="00A875FF" w:rsidRPr="008A74BB">
        <w:rPr>
          <w:i/>
          <w:iCs/>
          <w:strike/>
        </w:rPr>
        <w:t>For Trial Implementation</w:t>
      </w:r>
      <w:r w:rsidR="00C56183" w:rsidRPr="008A74BB">
        <w:rPr>
          <w:i/>
          <w:iCs/>
          <w:strike/>
        </w:rPr>
        <w:t>:</w:t>
      </w:r>
      <w:r w:rsidR="00CC0A62" w:rsidRPr="008A74BB">
        <w:rPr>
          <w:i/>
          <w:iCs/>
          <w:strike/>
        </w:rPr>
        <w:t>&gt;</w:t>
      </w:r>
      <w:r w:rsidR="00CC0A62" w:rsidRPr="008A74BB">
        <w:rPr>
          <w:strike/>
        </w:rPr>
        <w:t xml:space="preserve"> This</w:t>
      </w:r>
      <w:r w:rsidR="004F5211" w:rsidRPr="008A74BB">
        <w:rPr>
          <w:strike/>
        </w:rPr>
        <w:t xml:space="preserve"> supplement is published on </w:t>
      </w:r>
      <w:r w:rsidR="00BB6AAC" w:rsidRPr="008A74BB">
        <w:rPr>
          <w:strike/>
        </w:rPr>
        <w:t>&lt;Month XX, 201X&gt;</w:t>
      </w:r>
      <w:r w:rsidR="00A85861" w:rsidRPr="008A74BB">
        <w:rPr>
          <w:strike/>
        </w:rPr>
        <w:t xml:space="preserve"> </w:t>
      </w:r>
      <w:r w:rsidR="000717A7" w:rsidRPr="008A74BB">
        <w:rPr>
          <w:strike/>
        </w:rPr>
        <w:t xml:space="preserve">for Trial Implementation </w:t>
      </w:r>
      <w:r w:rsidR="00A85861" w:rsidRPr="008A74BB">
        <w:rPr>
          <w:strike/>
        </w:rPr>
        <w:t>and may</w:t>
      </w:r>
      <w:r w:rsidR="00BB6AAC" w:rsidRPr="008A74BB">
        <w:rPr>
          <w:strike/>
        </w:rPr>
        <w:t xml:space="preserve"> be available for testing at subsequent IHE </w:t>
      </w:r>
      <w:proofErr w:type="spellStart"/>
      <w:r w:rsidR="00BB6AAC" w:rsidRPr="008A74BB">
        <w:rPr>
          <w:strike/>
        </w:rPr>
        <w:t>Connectathons</w:t>
      </w:r>
      <w:proofErr w:type="spellEnd"/>
      <w:r w:rsidR="00A875FF" w:rsidRPr="008A74BB">
        <w:rPr>
          <w:strike/>
        </w:rPr>
        <w:t xml:space="preserve">. </w:t>
      </w:r>
      <w:r w:rsidR="00BB6AAC" w:rsidRPr="008A74BB">
        <w:rPr>
          <w:strike/>
        </w:rPr>
        <w:t>The supplement may be amended based on the results of testing</w:t>
      </w:r>
      <w:r w:rsidR="00F0665F" w:rsidRPr="008A74BB">
        <w:rPr>
          <w:strike/>
        </w:rPr>
        <w:t xml:space="preserve">. </w:t>
      </w:r>
      <w:r w:rsidR="00BB6AAC" w:rsidRPr="008A74BB">
        <w:rPr>
          <w:strike/>
        </w:rPr>
        <w:t xml:space="preserve">Following successful testing it will be incorporated into the &lt;Domain Name&gt; Technical Framework. </w:t>
      </w:r>
      <w:r w:rsidR="00A875FF" w:rsidRPr="008A74BB">
        <w:rPr>
          <w:strike/>
        </w:rPr>
        <w:t xml:space="preserve">Comments are invited and </w:t>
      </w:r>
      <w:r w:rsidR="00E8793B" w:rsidRPr="008A74BB">
        <w:rPr>
          <w:strike/>
        </w:rPr>
        <w:t xml:space="preserve">can </w:t>
      </w:r>
      <w:r w:rsidR="00A875FF" w:rsidRPr="008A74BB">
        <w:rPr>
          <w:strike/>
        </w:rPr>
        <w:t>be submitted</w:t>
      </w:r>
      <w:r w:rsidR="004F5211" w:rsidRPr="008A74BB">
        <w:rPr>
          <w:strike/>
        </w:rPr>
        <w:t xml:space="preserve"> </w:t>
      </w:r>
      <w:r w:rsidR="007773C8" w:rsidRPr="008A74BB">
        <w:rPr>
          <w:strike/>
        </w:rPr>
        <w:t xml:space="preserve">at </w:t>
      </w:r>
      <w:hyperlink r:id="rId12" w:anchor="domainname" w:history="1">
        <w:r w:rsidR="005B5325" w:rsidRPr="008A74BB">
          <w:rPr>
            <w:rStyle w:val="Hyperlink"/>
            <w:strike/>
          </w:rPr>
          <w:t>http://www.ihe.net/Public_Comment/#domainname</w:t>
        </w:r>
      </w:hyperlink>
      <w:r w:rsidR="00A85861" w:rsidRPr="008A74BB">
        <w:rPr>
          <w:strike/>
        </w:rPr>
        <w:t>.</w:t>
      </w:r>
    </w:p>
    <w:p w14:paraId="55571E90" w14:textId="77777777" w:rsidR="00AC7C88" w:rsidRPr="00D26514" w:rsidRDefault="00AC7C88" w:rsidP="00AC7C88">
      <w:pPr>
        <w:pStyle w:val="BodyText"/>
      </w:pPr>
      <w:r w:rsidRPr="00D26514">
        <w:t>This supplement describes changes to the existing technical framework documents</w:t>
      </w:r>
      <w:r w:rsidR="000717A7" w:rsidRPr="00D26514">
        <w:t>.</w:t>
      </w:r>
      <w:r w:rsidRPr="00D26514">
        <w:t xml:space="preserve"> </w:t>
      </w:r>
    </w:p>
    <w:p w14:paraId="0A3C6DDB" w14:textId="77777777" w:rsidR="00BE5916" w:rsidRPr="00D26514" w:rsidRDefault="009C6269" w:rsidP="00663624">
      <w:pPr>
        <w:pStyle w:val="BodyText"/>
      </w:pPr>
      <w:r w:rsidRPr="00D26514">
        <w:t>“</w:t>
      </w:r>
      <w:r w:rsidR="006263EA" w:rsidRPr="00D26514">
        <w:t>B</w:t>
      </w:r>
      <w:r w:rsidR="007A7BF7" w:rsidRPr="00D26514">
        <w:t xml:space="preserve">oxed” instructions </w:t>
      </w:r>
      <w:r w:rsidR="006263EA" w:rsidRPr="00D26514">
        <w:t xml:space="preserve">like the sample below indicate to </w:t>
      </w:r>
      <w:r w:rsidR="007A7BF7" w:rsidRPr="00D26514">
        <w:t xml:space="preserve">the Volume Editor how to integrate the relevant section(s) into the </w:t>
      </w:r>
      <w:r w:rsidR="00BE5916" w:rsidRPr="00D26514">
        <w:t>relevant</w:t>
      </w:r>
      <w:r w:rsidR="007A7BF7" w:rsidRPr="00D26514">
        <w:t xml:space="preserve"> Technical Framework </w:t>
      </w:r>
      <w:r w:rsidR="00BE5916" w:rsidRPr="00D26514">
        <w:t>volume</w:t>
      </w:r>
      <w:r w:rsidR="009D125C" w:rsidRPr="00D26514">
        <w:t>.</w:t>
      </w:r>
    </w:p>
    <w:p w14:paraId="4B4F217B" w14:textId="77777777" w:rsidR="007A7BF7" w:rsidRPr="00D26514" w:rsidRDefault="000717A7" w:rsidP="007A7BF7">
      <w:pPr>
        <w:pStyle w:val="EditorInstructions"/>
      </w:pPr>
      <w:r w:rsidRPr="00D26514">
        <w:t>Amend s</w:t>
      </w:r>
      <w:r w:rsidR="007A7BF7" w:rsidRPr="00D26514">
        <w:t>ection X.X by the following:</w:t>
      </w:r>
    </w:p>
    <w:p w14:paraId="35C44AFE" w14:textId="77777777" w:rsidR="000717A7" w:rsidRPr="00D26514" w:rsidRDefault="000717A7" w:rsidP="000717A7">
      <w:pPr>
        <w:pStyle w:val="BodyText"/>
      </w:pPr>
      <w:r w:rsidRPr="00D26514">
        <w:t xml:space="preserve">Where the amendment adds text, make the </w:t>
      </w:r>
      <w:r w:rsidR="00C26E7C" w:rsidRPr="00D26514">
        <w:t xml:space="preserve">added </w:t>
      </w:r>
      <w:r w:rsidRPr="00D26514">
        <w:t xml:space="preserve">text </w:t>
      </w:r>
      <w:r w:rsidRPr="00D26514">
        <w:rPr>
          <w:rStyle w:val="InsertText"/>
        </w:rPr>
        <w:t>bold underline</w:t>
      </w:r>
      <w:r w:rsidRPr="00D26514">
        <w:t>. Where the amendment removes text</w:t>
      </w:r>
      <w:r w:rsidR="00C26E7C" w:rsidRPr="00D26514">
        <w:t xml:space="preserve">, make the removed text </w:t>
      </w:r>
      <w:r w:rsidRPr="00D26514">
        <w:rPr>
          <w:rStyle w:val="DeleteText"/>
        </w:rPr>
        <w:t>bold strikethrough</w:t>
      </w:r>
      <w:r w:rsidR="00C26E7C" w:rsidRPr="00D26514">
        <w:t xml:space="preserve">. When entire new sections are added, introduce with </w:t>
      </w:r>
      <w:r w:rsidRPr="00D26514">
        <w:t>editor’s instructions to “add new text” or similar, which for readability are not bolded or underlined.</w:t>
      </w:r>
    </w:p>
    <w:p w14:paraId="467DCDE9" w14:textId="77777777" w:rsidR="005410F9" w:rsidRPr="00D26514" w:rsidRDefault="005410F9" w:rsidP="00BE5916">
      <w:pPr>
        <w:pStyle w:val="BodyText"/>
      </w:pPr>
    </w:p>
    <w:p w14:paraId="4F590EF4" w14:textId="53C544D4" w:rsidR="004F75CA" w:rsidRPr="006431E1" w:rsidRDefault="004F75CA" w:rsidP="004F75CA">
      <w:pPr>
        <w:pStyle w:val="BodyText"/>
      </w:pPr>
      <w:r w:rsidRPr="006431E1">
        <w:t xml:space="preserve">General information about IHE can be found at </w:t>
      </w:r>
      <w:hyperlink r:id="rId13" w:history="1">
        <w:r>
          <w:rPr>
            <w:rStyle w:val="Hyperlink"/>
          </w:rPr>
          <w:t>IHE</w:t>
        </w:r>
      </w:hyperlink>
      <w:r w:rsidRPr="006431E1">
        <w:t>.</w:t>
      </w:r>
    </w:p>
    <w:p w14:paraId="269F96F6" w14:textId="418B2F19" w:rsidR="004F75CA" w:rsidRPr="006431E1" w:rsidRDefault="004F75CA" w:rsidP="004F75CA">
      <w:pPr>
        <w:pStyle w:val="BodyText"/>
      </w:pPr>
      <w:r w:rsidRPr="006431E1">
        <w:t xml:space="preserve">Information about the IHE </w:t>
      </w:r>
      <w:r w:rsidR="0064736B" w:rsidRPr="0064736B">
        <w:t>Device</w:t>
      </w:r>
      <w:r w:rsidR="00B942C9">
        <w:t>s</w:t>
      </w:r>
      <w:r w:rsidR="0064736B">
        <w:t xml:space="preserve"> </w:t>
      </w:r>
      <w:r w:rsidRPr="006431E1">
        <w:t xml:space="preserve">domain can be found at </w:t>
      </w:r>
      <w:hyperlink r:id="rId14" w:history="1">
        <w:r>
          <w:rPr>
            <w:rStyle w:val="Hyperlink"/>
          </w:rPr>
          <w:t>IHE Domains</w:t>
        </w:r>
      </w:hyperlink>
      <w:r w:rsidRPr="006431E1">
        <w:t>.</w:t>
      </w:r>
    </w:p>
    <w:p w14:paraId="536F198F" w14:textId="0CC462F4" w:rsidR="004F75CA" w:rsidRPr="006431E1" w:rsidRDefault="004F75CA" w:rsidP="004F75CA">
      <w:pPr>
        <w:pStyle w:val="BodyText"/>
      </w:pPr>
      <w:r w:rsidRPr="006431E1">
        <w:t xml:space="preserve">Information about the organization of IHE Technical Frameworks and Supplements and the process used to create them can be found at </w:t>
      </w:r>
      <w:hyperlink r:id="rId15" w:history="1">
        <w:r>
          <w:rPr>
            <w:rStyle w:val="Hyperlink"/>
          </w:rPr>
          <w:t>Profiles</w:t>
        </w:r>
      </w:hyperlink>
      <w:r>
        <w:t xml:space="preserve"> and </w:t>
      </w:r>
      <w:hyperlink r:id="rId16" w:history="1">
        <w:r>
          <w:rPr>
            <w:rStyle w:val="Hyperlink"/>
          </w:rPr>
          <w:t>IHE Process</w:t>
        </w:r>
      </w:hyperlink>
    </w:p>
    <w:p w14:paraId="335BCE3B" w14:textId="6FD2F173" w:rsidR="00AF1EF3" w:rsidRPr="00D26514" w:rsidRDefault="004F75CA" w:rsidP="00BE5916">
      <w:pPr>
        <w:pStyle w:val="BodyText"/>
      </w:pPr>
      <w:r w:rsidRPr="006431E1">
        <w:t xml:space="preserve">The current version of the </w:t>
      </w:r>
      <w:r w:rsidR="00B942C9">
        <w:t>DEV</w:t>
      </w:r>
      <w:r w:rsidRPr="006431E1">
        <w:t xml:space="preserve"> Technical Framework can be found at </w:t>
      </w:r>
      <w:hyperlink r:id="rId17" w:anchor="dev" w:history="1">
        <w:r w:rsidR="0043129F">
          <w:rPr>
            <w:rStyle w:val="Hyperlink"/>
          </w:rPr>
          <w:t>Devices Technical Framework</w:t>
        </w:r>
      </w:hyperlink>
      <w:r w:rsidRPr="006431E1">
        <w:t>.</w:t>
      </w:r>
    </w:p>
    <w:p w14:paraId="64037D9B" w14:textId="4A64EC61" w:rsidR="00E91C15" w:rsidRPr="0043129F" w:rsidRDefault="00625D23" w:rsidP="00BE5916">
      <w:pPr>
        <w:pStyle w:val="BodyText"/>
        <w:rPr>
          <w:iCs/>
        </w:rPr>
      </w:pPr>
      <w:r w:rsidRPr="0043129F">
        <w:rPr>
          <w:iCs/>
        </w:rPr>
        <w:t>Com</w:t>
      </w:r>
      <w:r w:rsidR="0005577A" w:rsidRPr="0043129F">
        <w:rPr>
          <w:iCs/>
        </w:rPr>
        <w:t xml:space="preserve">ments may be submitted </w:t>
      </w:r>
      <w:r w:rsidR="004D69C3" w:rsidRPr="0043129F">
        <w:rPr>
          <w:iCs/>
        </w:rPr>
        <w:t xml:space="preserve">on IHE Technical Framework </w:t>
      </w:r>
      <w:proofErr w:type="gramStart"/>
      <w:r w:rsidR="004D69C3" w:rsidRPr="0043129F">
        <w:rPr>
          <w:iCs/>
        </w:rPr>
        <w:t>templates</w:t>
      </w:r>
      <w:proofErr w:type="gramEnd"/>
      <w:r w:rsidR="005672A9" w:rsidRPr="0043129F">
        <w:rPr>
          <w:iCs/>
        </w:rPr>
        <w:t xml:space="preserve"> any time </w:t>
      </w:r>
      <w:r w:rsidR="004D69C3" w:rsidRPr="0043129F">
        <w:rPr>
          <w:iCs/>
        </w:rPr>
        <w:t xml:space="preserve">at </w:t>
      </w:r>
      <w:hyperlink r:id="rId18" w:history="1">
        <w:r w:rsidR="00EF5EA8">
          <w:rPr>
            <w:rStyle w:val="Hyperlink"/>
            <w:iCs/>
          </w:rPr>
          <w:t>Public Comments</w:t>
        </w:r>
      </w:hyperlink>
      <w:r w:rsidRPr="0043129F">
        <w:rPr>
          <w:iCs/>
        </w:rPr>
        <w:t>.</w:t>
      </w:r>
      <w:r w:rsidR="0015489F" w:rsidRPr="0043129F">
        <w:rPr>
          <w:iCs/>
        </w:rPr>
        <w:t xml:space="preserve"> </w:t>
      </w:r>
      <w:r w:rsidR="0017698E" w:rsidRPr="0043129F">
        <w:rPr>
          <w:iCs/>
        </w:rPr>
        <w:t>P</w:t>
      </w:r>
      <w:r w:rsidR="00E91C15" w:rsidRPr="0043129F">
        <w:rPr>
          <w:iCs/>
        </w:rPr>
        <w:t>lease enter comments/issues as soon as they are found</w:t>
      </w:r>
      <w:r w:rsidR="00887E40" w:rsidRPr="0043129F">
        <w:rPr>
          <w:iCs/>
        </w:rPr>
        <w:t xml:space="preserve">. </w:t>
      </w:r>
      <w:r w:rsidR="00E91C15" w:rsidRPr="0043129F">
        <w:rPr>
          <w:iCs/>
        </w:rPr>
        <w:t>Do not wait until a future review cycle is announced</w:t>
      </w:r>
      <w:r w:rsidR="00887E40" w:rsidRPr="0043129F">
        <w:rPr>
          <w:iCs/>
        </w:rPr>
        <w:t>.</w:t>
      </w:r>
    </w:p>
    <w:p w14:paraId="74F68AC8" w14:textId="77777777" w:rsidR="00BE5916" w:rsidRPr="00D26514" w:rsidRDefault="00BE5916" w:rsidP="000470A5">
      <w:pPr>
        <w:pStyle w:val="BodyText"/>
      </w:pPr>
    </w:p>
    <w:p w14:paraId="313714F1" w14:textId="77777777" w:rsidR="00D85A7B" w:rsidRPr="00D26514" w:rsidRDefault="009813A1" w:rsidP="00597DB2">
      <w:pPr>
        <w:pStyle w:val="TOCHeading"/>
      </w:pPr>
      <w:r w:rsidRPr="00D26514">
        <w:br w:type="page"/>
      </w:r>
      <w:r w:rsidR="00D85A7B" w:rsidRPr="00D26514">
        <w:lastRenderedPageBreak/>
        <w:t>C</w:t>
      </w:r>
      <w:r w:rsidR="00060D78" w:rsidRPr="00D26514">
        <w:t>ONTENTS</w:t>
      </w:r>
    </w:p>
    <w:p w14:paraId="2BB86376" w14:textId="77777777" w:rsidR="00C71CB0" w:rsidRPr="00D26514" w:rsidRDefault="00C71CB0" w:rsidP="00597DB2"/>
    <w:p w14:paraId="1ACBE906" w14:textId="2BC1231F" w:rsidR="0002144F" w:rsidRDefault="00CF508D">
      <w:pPr>
        <w:pStyle w:val="TOC1"/>
        <w:rPr>
          <w:ins w:id="10" w:author="Kranich, Peter" w:date="2025-09-26T14:56:00Z" w16du:dateUtc="2025-09-26T12:56:00Z"/>
          <w:rFonts w:asciiTheme="minorHAnsi" w:eastAsiaTheme="minorEastAsia" w:hAnsiTheme="minorHAnsi" w:cstheme="minorBidi"/>
          <w:noProof/>
          <w:kern w:val="2"/>
          <w14:ligatures w14:val="standardContextual"/>
        </w:rPr>
      </w:pPr>
      <w:r w:rsidRPr="00D26514">
        <w:fldChar w:fldCharType="begin"/>
      </w:r>
      <w:r w:rsidRPr="00D26514">
        <w:instrText xml:space="preserve"> TOC \o "2-7" \h \z \t "Heading 1,1,Appendix Heading 2,2,Appendix Heading 1,1,Appendix Heading 3,3,Glossary,1,Part Title,1" </w:instrText>
      </w:r>
      <w:r w:rsidRPr="00D26514">
        <w:fldChar w:fldCharType="separate"/>
      </w:r>
      <w:ins w:id="11" w:author="Kranich, Peter" w:date="2025-09-26T14:56:00Z" w16du:dateUtc="2025-09-26T12:56:00Z">
        <w:r w:rsidR="0002144F" w:rsidRPr="00685B5A">
          <w:rPr>
            <w:rStyle w:val="Hyperlink"/>
            <w:noProof/>
          </w:rPr>
          <w:fldChar w:fldCharType="begin"/>
        </w:r>
        <w:r w:rsidR="0002144F" w:rsidRPr="00685B5A">
          <w:rPr>
            <w:rStyle w:val="Hyperlink"/>
            <w:noProof/>
          </w:rPr>
          <w:instrText xml:space="preserve"> </w:instrText>
        </w:r>
        <w:r w:rsidR="0002144F">
          <w:rPr>
            <w:noProof/>
          </w:rPr>
          <w:instrText>HYPERLINK \l "_Toc209791015"</w:instrText>
        </w:r>
        <w:r w:rsidR="0002144F" w:rsidRPr="00685B5A">
          <w:rPr>
            <w:rStyle w:val="Hyperlink"/>
            <w:noProof/>
          </w:rPr>
          <w:instrText xml:space="preserve"> </w:instrText>
        </w:r>
        <w:r w:rsidR="0002144F" w:rsidRPr="00685B5A">
          <w:rPr>
            <w:rStyle w:val="Hyperlink"/>
            <w:noProof/>
          </w:rPr>
        </w:r>
        <w:r w:rsidR="0002144F" w:rsidRPr="00685B5A">
          <w:rPr>
            <w:rStyle w:val="Hyperlink"/>
            <w:noProof/>
          </w:rPr>
          <w:fldChar w:fldCharType="separate"/>
        </w:r>
        <w:r w:rsidR="0002144F" w:rsidRPr="00685B5A">
          <w:rPr>
            <w:rStyle w:val="Hyperlink"/>
            <w:noProof/>
          </w:rPr>
          <w:t>Introduction to this Supplement</w:t>
        </w:r>
        <w:r w:rsidR="0002144F">
          <w:rPr>
            <w:noProof/>
            <w:webHidden/>
          </w:rPr>
          <w:tab/>
        </w:r>
        <w:r w:rsidR="0002144F">
          <w:rPr>
            <w:noProof/>
            <w:webHidden/>
          </w:rPr>
          <w:fldChar w:fldCharType="begin"/>
        </w:r>
        <w:r w:rsidR="0002144F">
          <w:rPr>
            <w:noProof/>
            <w:webHidden/>
          </w:rPr>
          <w:instrText xml:space="preserve"> PAGEREF _Toc209791015 \h </w:instrText>
        </w:r>
      </w:ins>
      <w:r w:rsidR="0002144F">
        <w:rPr>
          <w:noProof/>
          <w:webHidden/>
        </w:rPr>
      </w:r>
      <w:ins w:id="12" w:author="Kranich, Peter" w:date="2025-09-26T14:56:00Z" w16du:dateUtc="2025-09-26T12:56:00Z">
        <w:r w:rsidR="0002144F">
          <w:rPr>
            <w:noProof/>
            <w:webHidden/>
          </w:rPr>
          <w:fldChar w:fldCharType="separate"/>
        </w:r>
        <w:r w:rsidR="0002144F">
          <w:rPr>
            <w:noProof/>
            <w:webHidden/>
          </w:rPr>
          <w:t>6</w:t>
        </w:r>
        <w:r w:rsidR="0002144F">
          <w:rPr>
            <w:noProof/>
            <w:webHidden/>
          </w:rPr>
          <w:fldChar w:fldCharType="end"/>
        </w:r>
        <w:r w:rsidR="0002144F" w:rsidRPr="00685B5A">
          <w:rPr>
            <w:rStyle w:val="Hyperlink"/>
            <w:noProof/>
          </w:rPr>
          <w:fldChar w:fldCharType="end"/>
        </w:r>
      </w:ins>
    </w:p>
    <w:p w14:paraId="1BB73F1C" w14:textId="13D62241" w:rsidR="0002144F" w:rsidRDefault="0002144F">
      <w:pPr>
        <w:pStyle w:val="TOC2"/>
        <w:rPr>
          <w:ins w:id="13" w:author="Kranich, Peter" w:date="2025-09-26T14:56:00Z" w16du:dateUtc="2025-09-26T12:56:00Z"/>
          <w:rFonts w:asciiTheme="minorHAnsi" w:eastAsiaTheme="minorEastAsia" w:hAnsiTheme="minorHAnsi" w:cstheme="minorBidi"/>
          <w:noProof/>
          <w:kern w:val="2"/>
          <w14:ligatures w14:val="standardContextual"/>
        </w:rPr>
      </w:pPr>
      <w:ins w:id="14"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"_Toc209791016"</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Open Issues and Questions</w:t>
        </w:r>
        <w:r>
          <w:rPr>
            <w:noProof/>
            <w:webHidden/>
          </w:rPr>
          <w:tab/>
        </w:r>
        <w:r>
          <w:rPr>
            <w:noProof/>
            <w:webHidden/>
          </w:rPr>
          <w:fldChar w:fldCharType="begin"/>
        </w:r>
        <w:r>
          <w:rPr>
            <w:noProof/>
            <w:webHidden/>
          </w:rPr>
          <w:instrText xml:space="preserve"> PAGEREF _Toc209791016 \h </w:instrText>
        </w:r>
      </w:ins>
      <w:r>
        <w:rPr>
          <w:noProof/>
          <w:webHidden/>
        </w:rPr>
      </w:r>
      <w:ins w:id="15" w:author="Kranich, Peter" w:date="2025-09-26T14:56:00Z" w16du:dateUtc="2025-09-26T12:56:00Z">
        <w:r>
          <w:rPr>
            <w:noProof/>
            <w:webHidden/>
          </w:rPr>
          <w:fldChar w:fldCharType="separate"/>
        </w:r>
        <w:r>
          <w:rPr>
            <w:noProof/>
            <w:webHidden/>
          </w:rPr>
          <w:t>6</w:t>
        </w:r>
        <w:r>
          <w:rPr>
            <w:noProof/>
            <w:webHidden/>
          </w:rPr>
          <w:fldChar w:fldCharType="end"/>
        </w:r>
        <w:r w:rsidRPr="00685B5A">
          <w:rPr>
            <w:rStyle w:val="Hyperlink"/>
            <w:noProof/>
          </w:rPr>
          <w:fldChar w:fldCharType="end"/>
        </w:r>
      </w:ins>
    </w:p>
    <w:p w14:paraId="5FFCC3ED" w14:textId="51F84357" w:rsidR="0002144F" w:rsidRDefault="0002144F">
      <w:pPr>
        <w:pStyle w:val="TOC2"/>
        <w:rPr>
          <w:ins w:id="16" w:author="Kranich, Peter" w:date="2025-09-26T14:56:00Z" w16du:dateUtc="2025-09-26T12:56:00Z"/>
          <w:rFonts w:asciiTheme="minorHAnsi" w:eastAsiaTheme="minorEastAsia" w:hAnsiTheme="minorHAnsi" w:cstheme="minorBidi"/>
          <w:noProof/>
          <w:kern w:val="2"/>
          <w14:ligatures w14:val="standardContextual"/>
        </w:rPr>
      </w:pPr>
      <w:ins w:id="17"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"_Toc209791017"</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Closed Issues</w:t>
        </w:r>
        <w:r>
          <w:rPr>
            <w:noProof/>
            <w:webHidden/>
          </w:rPr>
          <w:tab/>
        </w:r>
        <w:r>
          <w:rPr>
            <w:noProof/>
            <w:webHidden/>
          </w:rPr>
          <w:fldChar w:fldCharType="begin"/>
        </w:r>
        <w:r>
          <w:rPr>
            <w:noProof/>
            <w:webHidden/>
          </w:rPr>
          <w:instrText xml:space="preserve"> PAGEREF _Toc209791017 \h </w:instrText>
        </w:r>
      </w:ins>
      <w:r>
        <w:rPr>
          <w:noProof/>
          <w:webHidden/>
        </w:rPr>
      </w:r>
      <w:ins w:id="18" w:author="Kranich, Peter" w:date="2025-09-26T14:56:00Z" w16du:dateUtc="2025-09-26T12:56:00Z">
        <w:r>
          <w:rPr>
            <w:noProof/>
            <w:webHidden/>
          </w:rPr>
          <w:fldChar w:fldCharType="separate"/>
        </w:r>
        <w:r>
          <w:rPr>
            <w:noProof/>
            <w:webHidden/>
          </w:rPr>
          <w:t>7</w:t>
        </w:r>
        <w:r>
          <w:rPr>
            <w:noProof/>
            <w:webHidden/>
          </w:rPr>
          <w:fldChar w:fldCharType="end"/>
        </w:r>
        <w:r w:rsidRPr="00685B5A">
          <w:rPr>
            <w:rStyle w:val="Hyperlink"/>
            <w:noProof/>
          </w:rPr>
          <w:fldChar w:fldCharType="end"/>
        </w:r>
      </w:ins>
    </w:p>
    <w:p w14:paraId="7EF5421F" w14:textId="7174ECB9" w:rsidR="0002144F" w:rsidRDefault="0002144F">
      <w:pPr>
        <w:pStyle w:val="TOC1"/>
        <w:rPr>
          <w:ins w:id="19" w:author="Kranich, Peter" w:date="2025-09-26T14:56:00Z" w16du:dateUtc="2025-09-26T12:56:00Z"/>
          <w:rFonts w:asciiTheme="minorHAnsi" w:eastAsiaTheme="minorEastAsia" w:hAnsiTheme="minorHAnsi" w:cstheme="minorBidi"/>
          <w:noProof/>
          <w:kern w:val="2"/>
          <w14:ligatures w14:val="standardContextual"/>
        </w:rPr>
      </w:pPr>
      <w:ins w:id="20"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"_Toc209791018"</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IHE Technical Frameworks General Introduction</w:t>
        </w:r>
        <w:r>
          <w:rPr>
            <w:noProof/>
            <w:webHidden/>
          </w:rPr>
          <w:tab/>
        </w:r>
        <w:r>
          <w:rPr>
            <w:noProof/>
            <w:webHidden/>
          </w:rPr>
          <w:fldChar w:fldCharType="begin"/>
        </w:r>
        <w:r>
          <w:rPr>
            <w:noProof/>
            <w:webHidden/>
          </w:rPr>
          <w:instrText xml:space="preserve"> PAGEREF _Toc209791018 \h </w:instrText>
        </w:r>
      </w:ins>
      <w:r>
        <w:rPr>
          <w:noProof/>
          <w:webHidden/>
        </w:rPr>
      </w:r>
      <w:ins w:id="21" w:author="Kranich, Peter" w:date="2025-09-26T14:56:00Z" w16du:dateUtc="2025-09-26T12:56:00Z">
        <w:r>
          <w:rPr>
            <w:noProof/>
            <w:webHidden/>
          </w:rPr>
          <w:fldChar w:fldCharType="separate"/>
        </w:r>
        <w:r>
          <w:rPr>
            <w:noProof/>
            <w:webHidden/>
          </w:rPr>
          <w:t>9</w:t>
        </w:r>
        <w:r>
          <w:rPr>
            <w:noProof/>
            <w:webHidden/>
          </w:rPr>
          <w:fldChar w:fldCharType="end"/>
        </w:r>
        <w:r w:rsidRPr="00685B5A">
          <w:rPr>
            <w:rStyle w:val="Hyperlink"/>
            <w:noProof/>
          </w:rPr>
          <w:fldChar w:fldCharType="end"/>
        </w:r>
      </w:ins>
    </w:p>
    <w:p w14:paraId="21F6961A" w14:textId="0038E561" w:rsidR="0002144F" w:rsidRDefault="0002144F">
      <w:pPr>
        <w:pStyle w:val="TOC1"/>
        <w:rPr>
          <w:ins w:id="22" w:author="Kranich, Peter" w:date="2025-09-26T14:56:00Z" w16du:dateUtc="2025-09-26T12:56:00Z"/>
          <w:rFonts w:asciiTheme="minorHAnsi" w:eastAsiaTheme="minorEastAsia" w:hAnsiTheme="minorHAnsi" w:cstheme="minorBidi"/>
          <w:noProof/>
          <w:kern w:val="2"/>
          <w14:ligatures w14:val="standardContextual"/>
        </w:rPr>
      </w:pPr>
      <w:ins w:id="23"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"_Toc209791019"</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9</w:t>
        </w:r>
        <w:r>
          <w:rPr>
            <w:rFonts w:asciiTheme="minorHAnsi" w:eastAsiaTheme="minorEastAsia" w:hAnsiTheme="minorHAnsi" w:cstheme="minorBidi"/>
            <w:noProof/>
            <w:kern w:val="2"/>
            <w14:ligatures w14:val="standardContextual"/>
          </w:rPr>
          <w:tab/>
        </w:r>
        <w:r w:rsidRPr="00685B5A">
          <w:rPr>
            <w:rStyle w:val="Hyperlink"/>
            <w:noProof/>
          </w:rPr>
          <w:t>Copyright Licenses</w:t>
        </w:r>
        <w:r>
          <w:rPr>
            <w:noProof/>
            <w:webHidden/>
          </w:rPr>
          <w:tab/>
        </w:r>
        <w:r>
          <w:rPr>
            <w:noProof/>
            <w:webHidden/>
          </w:rPr>
          <w:fldChar w:fldCharType="begin"/>
        </w:r>
        <w:r>
          <w:rPr>
            <w:noProof/>
            <w:webHidden/>
          </w:rPr>
          <w:instrText xml:space="preserve"> PAGEREF _Toc209791019 \h </w:instrText>
        </w:r>
      </w:ins>
      <w:r>
        <w:rPr>
          <w:noProof/>
          <w:webHidden/>
        </w:rPr>
      </w:r>
      <w:ins w:id="24" w:author="Kranich, Peter" w:date="2025-09-26T14:56:00Z" w16du:dateUtc="2025-09-26T12:56:00Z">
        <w:r>
          <w:rPr>
            <w:noProof/>
            <w:webHidden/>
          </w:rPr>
          <w:fldChar w:fldCharType="separate"/>
        </w:r>
        <w:r>
          <w:rPr>
            <w:noProof/>
            <w:webHidden/>
          </w:rPr>
          <w:t>9</w:t>
        </w:r>
        <w:r>
          <w:rPr>
            <w:noProof/>
            <w:webHidden/>
          </w:rPr>
          <w:fldChar w:fldCharType="end"/>
        </w:r>
        <w:r w:rsidRPr="00685B5A">
          <w:rPr>
            <w:rStyle w:val="Hyperlink"/>
            <w:noProof/>
          </w:rPr>
          <w:fldChar w:fldCharType="end"/>
        </w:r>
      </w:ins>
    </w:p>
    <w:p w14:paraId="0BE91A39" w14:textId="08896D75" w:rsidR="0002144F" w:rsidRDefault="0002144F">
      <w:pPr>
        <w:pStyle w:val="TOC1"/>
        <w:rPr>
          <w:ins w:id="25" w:author="Kranich, Peter" w:date="2025-09-26T14:56:00Z" w16du:dateUtc="2025-09-26T12:56:00Z"/>
          <w:rFonts w:asciiTheme="minorHAnsi" w:eastAsiaTheme="minorEastAsia" w:hAnsiTheme="minorHAnsi" w:cstheme="minorBidi"/>
          <w:noProof/>
          <w:kern w:val="2"/>
          <w14:ligatures w14:val="standardContextual"/>
        </w:rPr>
      </w:pPr>
      <w:ins w:id="26"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"_Toc209791020"</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10</w:t>
        </w:r>
        <w:r>
          <w:rPr>
            <w:rFonts w:asciiTheme="minorHAnsi" w:eastAsiaTheme="minorEastAsia" w:hAnsiTheme="minorHAnsi" w:cstheme="minorBidi"/>
            <w:noProof/>
            <w:kern w:val="2"/>
            <w14:ligatures w14:val="standardContextual"/>
          </w:rPr>
          <w:tab/>
        </w:r>
        <w:r w:rsidRPr="00685B5A">
          <w:rPr>
            <w:rStyle w:val="Hyperlink"/>
            <w:noProof/>
          </w:rPr>
          <w:t>Trademark</w:t>
        </w:r>
        <w:r>
          <w:rPr>
            <w:noProof/>
            <w:webHidden/>
          </w:rPr>
          <w:tab/>
        </w:r>
        <w:r>
          <w:rPr>
            <w:noProof/>
            <w:webHidden/>
          </w:rPr>
          <w:fldChar w:fldCharType="begin"/>
        </w:r>
        <w:r>
          <w:rPr>
            <w:noProof/>
            <w:webHidden/>
          </w:rPr>
          <w:instrText xml:space="preserve"> PAGEREF _Toc209791020 \h </w:instrText>
        </w:r>
      </w:ins>
      <w:r>
        <w:rPr>
          <w:noProof/>
          <w:webHidden/>
        </w:rPr>
      </w:r>
      <w:ins w:id="27" w:author="Kranich, Peter" w:date="2025-09-26T14:56:00Z" w16du:dateUtc="2025-09-26T12:56:00Z">
        <w:r>
          <w:rPr>
            <w:noProof/>
            <w:webHidden/>
          </w:rPr>
          <w:fldChar w:fldCharType="separate"/>
        </w:r>
        <w:r>
          <w:rPr>
            <w:noProof/>
            <w:webHidden/>
          </w:rPr>
          <w:t>9</w:t>
        </w:r>
        <w:r>
          <w:rPr>
            <w:noProof/>
            <w:webHidden/>
          </w:rPr>
          <w:fldChar w:fldCharType="end"/>
        </w:r>
        <w:r w:rsidRPr="00685B5A">
          <w:rPr>
            <w:rStyle w:val="Hyperlink"/>
            <w:noProof/>
          </w:rPr>
          <w:fldChar w:fldCharType="end"/>
        </w:r>
      </w:ins>
    </w:p>
    <w:p w14:paraId="089FA7B8" w14:textId="7012BE8C" w:rsidR="0002144F" w:rsidRDefault="0002144F">
      <w:pPr>
        <w:pStyle w:val="TOC1"/>
        <w:rPr>
          <w:ins w:id="28" w:author="Kranich, Peter" w:date="2025-09-26T14:56:00Z" w16du:dateUtc="2025-09-26T12:56:00Z"/>
          <w:rFonts w:asciiTheme="minorHAnsi" w:eastAsiaTheme="minorEastAsia" w:hAnsiTheme="minorHAnsi" w:cstheme="minorBidi"/>
          <w:noProof/>
          <w:kern w:val="2"/>
          <w14:ligatures w14:val="standardContextual"/>
        </w:rPr>
      </w:pPr>
      <w:ins w:id="29"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"_Toc209791021"</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IHE Technical Frameworks General Introduction Appendices</w:t>
        </w:r>
        <w:r>
          <w:rPr>
            <w:noProof/>
            <w:webHidden/>
          </w:rPr>
          <w:tab/>
        </w:r>
        <w:r>
          <w:rPr>
            <w:noProof/>
            <w:webHidden/>
          </w:rPr>
          <w:fldChar w:fldCharType="begin"/>
        </w:r>
        <w:r>
          <w:rPr>
            <w:noProof/>
            <w:webHidden/>
          </w:rPr>
          <w:instrText xml:space="preserve"> PAGEREF _Toc209791021 \h </w:instrText>
        </w:r>
      </w:ins>
      <w:r>
        <w:rPr>
          <w:noProof/>
          <w:webHidden/>
        </w:rPr>
      </w:r>
      <w:ins w:id="30" w:author="Kranich, Peter" w:date="2025-09-26T14:56:00Z" w16du:dateUtc="2025-09-26T12:56:00Z">
        <w:r>
          <w:rPr>
            <w:noProof/>
            <w:webHidden/>
          </w:rPr>
          <w:fldChar w:fldCharType="separate"/>
        </w:r>
        <w:r>
          <w:rPr>
            <w:noProof/>
            <w:webHidden/>
          </w:rPr>
          <w:t>10</w:t>
        </w:r>
        <w:r>
          <w:rPr>
            <w:noProof/>
            <w:webHidden/>
          </w:rPr>
          <w:fldChar w:fldCharType="end"/>
        </w:r>
        <w:r w:rsidRPr="00685B5A">
          <w:rPr>
            <w:rStyle w:val="Hyperlink"/>
            <w:noProof/>
          </w:rPr>
          <w:fldChar w:fldCharType="end"/>
        </w:r>
      </w:ins>
    </w:p>
    <w:p w14:paraId="6FF1FB5B" w14:textId="195BAC7D" w:rsidR="0002144F" w:rsidRDefault="0002144F">
      <w:pPr>
        <w:pStyle w:val="TOC1"/>
        <w:rPr>
          <w:ins w:id="31" w:author="Kranich, Peter" w:date="2025-09-26T14:56:00Z" w16du:dateUtc="2025-09-26T12:56:00Z"/>
          <w:rFonts w:asciiTheme="minorHAnsi" w:eastAsiaTheme="minorEastAsia" w:hAnsiTheme="minorHAnsi" w:cstheme="minorBidi"/>
          <w:noProof/>
          <w:kern w:val="2"/>
          <w14:ligatures w14:val="standardContextual"/>
        </w:rPr>
      </w:pPr>
      <w:ins w:id="32"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"_Toc209791022"</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Appendix A – Actors</w:t>
        </w:r>
        <w:r>
          <w:rPr>
            <w:noProof/>
            <w:webHidden/>
          </w:rPr>
          <w:tab/>
        </w:r>
        <w:r>
          <w:rPr>
            <w:noProof/>
            <w:webHidden/>
          </w:rPr>
          <w:fldChar w:fldCharType="begin"/>
        </w:r>
        <w:r>
          <w:rPr>
            <w:noProof/>
            <w:webHidden/>
          </w:rPr>
          <w:instrText xml:space="preserve"> PAGEREF _Toc209791022 \h </w:instrText>
        </w:r>
      </w:ins>
      <w:r>
        <w:rPr>
          <w:noProof/>
          <w:webHidden/>
        </w:rPr>
      </w:r>
      <w:ins w:id="33" w:author="Kranich, Peter" w:date="2025-09-26T14:56:00Z" w16du:dateUtc="2025-09-26T12:56:00Z">
        <w:r>
          <w:rPr>
            <w:noProof/>
            <w:webHidden/>
          </w:rPr>
          <w:fldChar w:fldCharType="separate"/>
        </w:r>
        <w:r>
          <w:rPr>
            <w:noProof/>
            <w:webHidden/>
          </w:rPr>
          <w:t>10</w:t>
        </w:r>
        <w:r>
          <w:rPr>
            <w:noProof/>
            <w:webHidden/>
          </w:rPr>
          <w:fldChar w:fldCharType="end"/>
        </w:r>
        <w:r w:rsidRPr="00685B5A">
          <w:rPr>
            <w:rStyle w:val="Hyperlink"/>
            <w:noProof/>
          </w:rPr>
          <w:fldChar w:fldCharType="end"/>
        </w:r>
      </w:ins>
    </w:p>
    <w:p w14:paraId="3144D722" w14:textId="0E3F5179" w:rsidR="0002144F" w:rsidRDefault="0002144F">
      <w:pPr>
        <w:pStyle w:val="TOC1"/>
        <w:rPr>
          <w:ins w:id="34" w:author="Kranich, Peter" w:date="2025-09-26T14:56:00Z" w16du:dateUtc="2025-09-26T12:56:00Z"/>
          <w:rFonts w:asciiTheme="minorHAnsi" w:eastAsiaTheme="minorEastAsia" w:hAnsiTheme="minorHAnsi" w:cstheme="minorBidi"/>
          <w:noProof/>
          <w:kern w:val="2"/>
          <w14:ligatures w14:val="standardContextual"/>
        </w:rPr>
      </w:pPr>
      <w:ins w:id="35"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"_Toc209791023"</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Appendix B – Transactions</w:t>
        </w:r>
        <w:r>
          <w:rPr>
            <w:noProof/>
            <w:webHidden/>
          </w:rPr>
          <w:tab/>
        </w:r>
        <w:r>
          <w:rPr>
            <w:noProof/>
            <w:webHidden/>
          </w:rPr>
          <w:fldChar w:fldCharType="begin"/>
        </w:r>
        <w:r>
          <w:rPr>
            <w:noProof/>
            <w:webHidden/>
          </w:rPr>
          <w:instrText xml:space="preserve"> PAGEREF _Toc209791023 \h </w:instrText>
        </w:r>
      </w:ins>
      <w:r>
        <w:rPr>
          <w:noProof/>
          <w:webHidden/>
        </w:rPr>
      </w:r>
      <w:ins w:id="36" w:author="Kranich, Peter" w:date="2025-09-26T14:56:00Z" w16du:dateUtc="2025-09-26T12:56:00Z">
        <w:r>
          <w:rPr>
            <w:noProof/>
            <w:webHidden/>
          </w:rPr>
          <w:fldChar w:fldCharType="separate"/>
        </w:r>
        <w:r>
          <w:rPr>
            <w:noProof/>
            <w:webHidden/>
          </w:rPr>
          <w:t>10</w:t>
        </w:r>
        <w:r>
          <w:rPr>
            <w:noProof/>
            <w:webHidden/>
          </w:rPr>
          <w:fldChar w:fldCharType="end"/>
        </w:r>
        <w:r w:rsidRPr="00685B5A">
          <w:rPr>
            <w:rStyle w:val="Hyperlink"/>
            <w:noProof/>
          </w:rPr>
          <w:fldChar w:fldCharType="end"/>
        </w:r>
      </w:ins>
    </w:p>
    <w:p w14:paraId="38FDFD9B" w14:textId="65B4B688" w:rsidR="0002144F" w:rsidRDefault="0002144F">
      <w:pPr>
        <w:pStyle w:val="TOC1"/>
        <w:rPr>
          <w:ins w:id="37" w:author="Kranich, Peter" w:date="2025-09-26T14:56:00Z" w16du:dateUtc="2025-09-26T12:56:00Z"/>
          <w:rFonts w:asciiTheme="minorHAnsi" w:eastAsiaTheme="minorEastAsia" w:hAnsiTheme="minorHAnsi" w:cstheme="minorBidi"/>
          <w:noProof/>
          <w:kern w:val="2"/>
          <w14:ligatures w14:val="standardContextual"/>
        </w:rPr>
      </w:pPr>
      <w:ins w:id="38"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"_Toc209791024"</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Appendix D – Glossary</w:t>
        </w:r>
        <w:r>
          <w:rPr>
            <w:noProof/>
            <w:webHidden/>
          </w:rPr>
          <w:tab/>
        </w:r>
        <w:r>
          <w:rPr>
            <w:noProof/>
            <w:webHidden/>
          </w:rPr>
          <w:fldChar w:fldCharType="begin"/>
        </w:r>
        <w:r>
          <w:rPr>
            <w:noProof/>
            <w:webHidden/>
          </w:rPr>
          <w:instrText xml:space="preserve"> PAGEREF _Toc209791024 \h </w:instrText>
        </w:r>
      </w:ins>
      <w:r>
        <w:rPr>
          <w:noProof/>
          <w:webHidden/>
        </w:rPr>
      </w:r>
      <w:ins w:id="39" w:author="Kranich, Peter" w:date="2025-09-26T14:56:00Z" w16du:dateUtc="2025-09-26T12:56:00Z">
        <w:r>
          <w:rPr>
            <w:noProof/>
            <w:webHidden/>
          </w:rPr>
          <w:fldChar w:fldCharType="separate"/>
        </w:r>
        <w:r>
          <w:rPr>
            <w:noProof/>
            <w:webHidden/>
          </w:rPr>
          <w:t>11</w:t>
        </w:r>
        <w:r>
          <w:rPr>
            <w:noProof/>
            <w:webHidden/>
          </w:rPr>
          <w:fldChar w:fldCharType="end"/>
        </w:r>
        <w:r w:rsidRPr="00685B5A">
          <w:rPr>
            <w:rStyle w:val="Hyperlink"/>
            <w:noProof/>
          </w:rPr>
          <w:fldChar w:fldCharType="end"/>
        </w:r>
      </w:ins>
    </w:p>
    <w:p w14:paraId="02F6FD60" w14:textId="749E9262" w:rsidR="0002144F" w:rsidRDefault="0002144F">
      <w:pPr>
        <w:pStyle w:val="TOC1"/>
        <w:rPr>
          <w:ins w:id="40" w:author="Kranich, Peter" w:date="2025-09-26T14:56:00Z" w16du:dateUtc="2025-09-26T12:56:00Z"/>
          <w:rFonts w:asciiTheme="minorHAnsi" w:eastAsiaTheme="minorEastAsia" w:hAnsiTheme="minorHAnsi" w:cstheme="minorBidi"/>
          <w:noProof/>
          <w:kern w:val="2"/>
          <w14:ligatures w14:val="standardContextual"/>
        </w:rPr>
      </w:pPr>
      <w:ins w:id="41"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"_Toc209791025"</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Volume 1 – Profiles</w:t>
        </w:r>
        <w:r>
          <w:rPr>
            <w:noProof/>
            <w:webHidden/>
          </w:rPr>
          <w:tab/>
        </w:r>
        <w:r>
          <w:rPr>
            <w:noProof/>
            <w:webHidden/>
          </w:rPr>
          <w:fldChar w:fldCharType="begin"/>
        </w:r>
        <w:r>
          <w:rPr>
            <w:noProof/>
            <w:webHidden/>
          </w:rPr>
          <w:instrText xml:space="preserve"> PAGEREF _Toc209791025 \h </w:instrText>
        </w:r>
      </w:ins>
      <w:r>
        <w:rPr>
          <w:noProof/>
          <w:webHidden/>
        </w:rPr>
      </w:r>
      <w:ins w:id="42" w:author="Kranich, Peter" w:date="2025-09-26T14:56:00Z" w16du:dateUtc="2025-09-26T12:56:00Z">
        <w:r>
          <w:rPr>
            <w:noProof/>
            <w:webHidden/>
          </w:rPr>
          <w:fldChar w:fldCharType="separate"/>
        </w:r>
        <w:r>
          <w:rPr>
            <w:noProof/>
            <w:webHidden/>
          </w:rPr>
          <w:t>13</w:t>
        </w:r>
        <w:r>
          <w:rPr>
            <w:noProof/>
            <w:webHidden/>
          </w:rPr>
          <w:fldChar w:fldCharType="end"/>
        </w:r>
        <w:r w:rsidRPr="00685B5A">
          <w:rPr>
            <w:rStyle w:val="Hyperlink"/>
            <w:noProof/>
          </w:rPr>
          <w:fldChar w:fldCharType="end"/>
        </w:r>
      </w:ins>
    </w:p>
    <w:p w14:paraId="58630C16" w14:textId="1EB8BA05" w:rsidR="0002144F" w:rsidRDefault="0002144F">
      <w:pPr>
        <w:pStyle w:val="TOC2"/>
        <w:rPr>
          <w:ins w:id="43" w:author="Kranich, Peter" w:date="2025-09-26T14:56:00Z" w16du:dateUtc="2025-09-26T12:56:00Z"/>
          <w:rFonts w:asciiTheme="minorHAnsi" w:eastAsiaTheme="minorEastAsia" w:hAnsiTheme="minorHAnsi" w:cstheme="minorBidi"/>
          <w:noProof/>
          <w:kern w:val="2"/>
          <w14:ligatures w14:val="standardContextual"/>
        </w:rPr>
      </w:pPr>
      <w:ins w:id="44"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"_Toc209791026"</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Domain-specific additions</w:t>
        </w:r>
        <w:r>
          <w:rPr>
            <w:noProof/>
            <w:webHidden/>
          </w:rPr>
          <w:tab/>
        </w:r>
        <w:r>
          <w:rPr>
            <w:noProof/>
            <w:webHidden/>
          </w:rPr>
          <w:fldChar w:fldCharType="begin"/>
        </w:r>
        <w:r>
          <w:rPr>
            <w:noProof/>
            <w:webHidden/>
          </w:rPr>
          <w:instrText xml:space="preserve"> PAGEREF _Toc209791026 \h </w:instrText>
        </w:r>
      </w:ins>
      <w:r>
        <w:rPr>
          <w:noProof/>
          <w:webHidden/>
        </w:rPr>
      </w:r>
      <w:ins w:id="45" w:author="Kranich, Peter" w:date="2025-09-26T14:56:00Z" w16du:dateUtc="2025-09-26T12:56:00Z">
        <w:r>
          <w:rPr>
            <w:noProof/>
            <w:webHidden/>
          </w:rPr>
          <w:fldChar w:fldCharType="separate"/>
        </w:r>
        <w:r>
          <w:rPr>
            <w:noProof/>
            <w:webHidden/>
          </w:rPr>
          <w:t>13</w:t>
        </w:r>
        <w:r>
          <w:rPr>
            <w:noProof/>
            <w:webHidden/>
          </w:rPr>
          <w:fldChar w:fldCharType="end"/>
        </w:r>
        <w:r w:rsidRPr="00685B5A">
          <w:rPr>
            <w:rStyle w:val="Hyperlink"/>
            <w:noProof/>
          </w:rPr>
          <w:fldChar w:fldCharType="end"/>
        </w:r>
      </w:ins>
    </w:p>
    <w:p w14:paraId="6AD39B62" w14:textId="353ACD7B" w:rsidR="0002144F" w:rsidRDefault="0002144F">
      <w:pPr>
        <w:pStyle w:val="TOC1"/>
        <w:rPr>
          <w:ins w:id="46" w:author="Kranich, Peter" w:date="2025-09-26T14:56:00Z" w16du:dateUtc="2025-09-26T12:56:00Z"/>
          <w:rFonts w:asciiTheme="minorHAnsi" w:eastAsiaTheme="minorEastAsia" w:hAnsiTheme="minorHAnsi" w:cstheme="minorBidi"/>
          <w:noProof/>
          <w:kern w:val="2"/>
          <w14:ligatures w14:val="standardContextual"/>
        </w:rPr>
      </w:pPr>
      <w:ins w:id="47"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"_Toc209791027"</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 Point-of-Care Monitored Communication (PCMC) Profile</w:t>
        </w:r>
        <w:r>
          <w:rPr>
            <w:noProof/>
            <w:webHidden/>
          </w:rPr>
          <w:tab/>
        </w:r>
        <w:r>
          <w:rPr>
            <w:noProof/>
            <w:webHidden/>
          </w:rPr>
          <w:fldChar w:fldCharType="begin"/>
        </w:r>
        <w:r>
          <w:rPr>
            <w:noProof/>
            <w:webHidden/>
          </w:rPr>
          <w:instrText xml:space="preserve"> PAGEREF _Toc209791027 \h </w:instrText>
        </w:r>
      </w:ins>
      <w:r>
        <w:rPr>
          <w:noProof/>
          <w:webHidden/>
        </w:rPr>
      </w:r>
      <w:ins w:id="48" w:author="Kranich, Peter" w:date="2025-09-26T14:56:00Z" w16du:dateUtc="2025-09-26T12:56:00Z">
        <w:r>
          <w:rPr>
            <w:noProof/>
            <w:webHidden/>
          </w:rPr>
          <w:fldChar w:fldCharType="separate"/>
        </w:r>
        <w:r>
          <w:rPr>
            <w:noProof/>
            <w:webHidden/>
          </w:rPr>
          <w:t>14</w:t>
        </w:r>
        <w:r>
          <w:rPr>
            <w:noProof/>
            <w:webHidden/>
          </w:rPr>
          <w:fldChar w:fldCharType="end"/>
        </w:r>
        <w:r w:rsidRPr="00685B5A">
          <w:rPr>
            <w:rStyle w:val="Hyperlink"/>
            <w:noProof/>
          </w:rPr>
          <w:fldChar w:fldCharType="end"/>
        </w:r>
      </w:ins>
    </w:p>
    <w:p w14:paraId="52FCE4F4" w14:textId="412DC94D" w:rsidR="0002144F" w:rsidRDefault="0002144F">
      <w:pPr>
        <w:pStyle w:val="TOC2"/>
        <w:rPr>
          <w:ins w:id="49" w:author="Kranich, Peter" w:date="2025-09-26T14:56:00Z" w16du:dateUtc="2025-09-26T12:56:00Z"/>
          <w:rFonts w:asciiTheme="minorHAnsi" w:eastAsiaTheme="minorEastAsia" w:hAnsiTheme="minorHAnsi" w:cstheme="minorBidi"/>
          <w:noProof/>
          <w:kern w:val="2"/>
          <w14:ligatures w14:val="standardContextual"/>
        </w:rPr>
      </w:pPr>
      <w:ins w:id="50"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"_Toc209791028"</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14.1 PCMC Actors, Transactions, and Content Modules</w:t>
        </w:r>
        <w:r>
          <w:rPr>
            <w:noProof/>
            <w:webHidden/>
          </w:rPr>
          <w:tab/>
        </w:r>
        <w:r>
          <w:rPr>
            <w:noProof/>
            <w:webHidden/>
          </w:rPr>
          <w:fldChar w:fldCharType="begin"/>
        </w:r>
        <w:r>
          <w:rPr>
            <w:noProof/>
            <w:webHidden/>
          </w:rPr>
          <w:instrText xml:space="preserve"> PAGEREF _Toc209791028 \h </w:instrText>
        </w:r>
      </w:ins>
      <w:r>
        <w:rPr>
          <w:noProof/>
          <w:webHidden/>
        </w:rPr>
      </w:r>
      <w:ins w:id="51" w:author="Kranich, Peter" w:date="2025-09-26T14:56:00Z" w16du:dateUtc="2025-09-26T12:56:00Z">
        <w:r>
          <w:rPr>
            <w:noProof/>
            <w:webHidden/>
          </w:rPr>
          <w:fldChar w:fldCharType="separate"/>
        </w:r>
        <w:r>
          <w:rPr>
            <w:noProof/>
            <w:webHidden/>
          </w:rPr>
          <w:t>14</w:t>
        </w:r>
        <w:r>
          <w:rPr>
            <w:noProof/>
            <w:webHidden/>
          </w:rPr>
          <w:fldChar w:fldCharType="end"/>
        </w:r>
        <w:r w:rsidRPr="00685B5A">
          <w:rPr>
            <w:rStyle w:val="Hyperlink"/>
            <w:noProof/>
          </w:rPr>
          <w:fldChar w:fldCharType="end"/>
        </w:r>
      </w:ins>
    </w:p>
    <w:p w14:paraId="4AE84346" w14:textId="02AA49E5" w:rsidR="0002144F" w:rsidRDefault="0002144F">
      <w:pPr>
        <w:pStyle w:val="TOC3"/>
        <w:rPr>
          <w:ins w:id="52" w:author="Kranich, Peter" w:date="2025-09-26T14:56:00Z" w16du:dateUtc="2025-09-26T12:56:00Z"/>
          <w:rFonts w:asciiTheme="minorHAnsi" w:eastAsiaTheme="minorEastAsia" w:hAnsiTheme="minorHAnsi" w:cstheme="minorBidi"/>
          <w:noProof/>
          <w:kern w:val="2"/>
          <w14:ligatures w14:val="standardContextual"/>
        </w:rPr>
      </w:pPr>
      <w:ins w:id="53"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"_Toc209791029"</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bCs/>
            <w:noProof/>
          </w:rPr>
          <w:t>14.1.1 Actor Descriptions and Actor Profile Requirements</w:t>
        </w:r>
        <w:r>
          <w:rPr>
            <w:noProof/>
            <w:webHidden/>
          </w:rPr>
          <w:tab/>
        </w:r>
        <w:r>
          <w:rPr>
            <w:noProof/>
            <w:webHidden/>
          </w:rPr>
          <w:fldChar w:fldCharType="begin"/>
        </w:r>
        <w:r>
          <w:rPr>
            <w:noProof/>
            <w:webHidden/>
          </w:rPr>
          <w:instrText xml:space="preserve"> PAGEREF _Toc209791029 \h </w:instrText>
        </w:r>
      </w:ins>
      <w:r>
        <w:rPr>
          <w:noProof/>
          <w:webHidden/>
        </w:rPr>
      </w:r>
      <w:ins w:id="54" w:author="Kranich, Peter" w:date="2025-09-26T14:56:00Z" w16du:dateUtc="2025-09-26T12:56:00Z">
        <w:r>
          <w:rPr>
            <w:noProof/>
            <w:webHidden/>
          </w:rPr>
          <w:fldChar w:fldCharType="separate"/>
        </w:r>
        <w:r>
          <w:rPr>
            <w:noProof/>
            <w:webHidden/>
          </w:rPr>
          <w:t>16</w:t>
        </w:r>
        <w:r>
          <w:rPr>
            <w:noProof/>
            <w:webHidden/>
          </w:rPr>
          <w:fldChar w:fldCharType="end"/>
        </w:r>
        <w:r w:rsidRPr="00685B5A">
          <w:rPr>
            <w:rStyle w:val="Hyperlink"/>
            <w:noProof/>
          </w:rPr>
          <w:fldChar w:fldCharType="end"/>
        </w:r>
      </w:ins>
    </w:p>
    <w:p w14:paraId="4B69BE14" w14:textId="3B96805E" w:rsidR="0002144F" w:rsidRDefault="0002144F">
      <w:pPr>
        <w:pStyle w:val="TOC4"/>
        <w:rPr>
          <w:ins w:id="55" w:author="Kranich, Peter" w:date="2025-09-26T14:56:00Z" w16du:dateUtc="2025-09-26T12:56:00Z"/>
          <w:rFonts w:asciiTheme="minorHAnsi" w:eastAsiaTheme="minorEastAsia" w:hAnsiTheme="minorHAnsi" w:cstheme="minorBidi"/>
          <w:noProof/>
          <w:kern w:val="2"/>
          <w14:ligatures w14:val="standardContextual"/>
        </w:rPr>
      </w:pPr>
      <w:ins w:id="56"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"_Toc209791030"</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14.1.1.1 Heartbeat Reporter</w:t>
        </w:r>
        <w:r>
          <w:rPr>
            <w:noProof/>
            <w:webHidden/>
          </w:rPr>
          <w:tab/>
        </w:r>
        <w:r>
          <w:rPr>
            <w:noProof/>
            <w:webHidden/>
          </w:rPr>
          <w:fldChar w:fldCharType="begin"/>
        </w:r>
        <w:r>
          <w:rPr>
            <w:noProof/>
            <w:webHidden/>
          </w:rPr>
          <w:instrText xml:space="preserve"> PAGEREF _Toc209791030 \h </w:instrText>
        </w:r>
      </w:ins>
      <w:r>
        <w:rPr>
          <w:noProof/>
          <w:webHidden/>
        </w:rPr>
      </w:r>
      <w:ins w:id="57" w:author="Kranich, Peter" w:date="2025-09-26T14:56:00Z" w16du:dateUtc="2025-09-26T12:56:00Z">
        <w:r>
          <w:rPr>
            <w:noProof/>
            <w:webHidden/>
          </w:rPr>
          <w:fldChar w:fldCharType="separate"/>
        </w:r>
        <w:r>
          <w:rPr>
            <w:noProof/>
            <w:webHidden/>
          </w:rPr>
          <w:t>16</w:t>
        </w:r>
        <w:r>
          <w:rPr>
            <w:noProof/>
            <w:webHidden/>
          </w:rPr>
          <w:fldChar w:fldCharType="end"/>
        </w:r>
        <w:r w:rsidRPr="00685B5A">
          <w:rPr>
            <w:rStyle w:val="Hyperlink"/>
            <w:noProof/>
          </w:rPr>
          <w:fldChar w:fldCharType="end"/>
        </w:r>
      </w:ins>
    </w:p>
    <w:p w14:paraId="32ADE374" w14:textId="5676CD3B" w:rsidR="0002144F" w:rsidRDefault="0002144F">
      <w:pPr>
        <w:pStyle w:val="TOC4"/>
        <w:rPr>
          <w:ins w:id="58" w:author="Kranich, Peter" w:date="2025-09-26T14:56:00Z" w16du:dateUtc="2025-09-26T12:56:00Z"/>
          <w:rFonts w:asciiTheme="minorHAnsi" w:eastAsiaTheme="minorEastAsia" w:hAnsiTheme="minorHAnsi" w:cstheme="minorBidi"/>
          <w:noProof/>
          <w:kern w:val="2"/>
          <w14:ligatures w14:val="standardContextual"/>
        </w:rPr>
      </w:pPr>
      <w:ins w:id="59"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"_Toc209791031"</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14.1.1.2 Heartbeat Consumer</w:t>
        </w:r>
        <w:r>
          <w:rPr>
            <w:noProof/>
            <w:webHidden/>
          </w:rPr>
          <w:tab/>
        </w:r>
        <w:r>
          <w:rPr>
            <w:noProof/>
            <w:webHidden/>
          </w:rPr>
          <w:fldChar w:fldCharType="begin"/>
        </w:r>
        <w:r>
          <w:rPr>
            <w:noProof/>
            <w:webHidden/>
          </w:rPr>
          <w:instrText xml:space="preserve"> PAGEREF _Toc209791031 \h </w:instrText>
        </w:r>
      </w:ins>
      <w:r>
        <w:rPr>
          <w:noProof/>
          <w:webHidden/>
        </w:rPr>
      </w:r>
      <w:ins w:id="60" w:author="Kranich, Peter" w:date="2025-09-26T14:56:00Z" w16du:dateUtc="2025-09-26T12:56:00Z">
        <w:r>
          <w:rPr>
            <w:noProof/>
            <w:webHidden/>
          </w:rPr>
          <w:fldChar w:fldCharType="separate"/>
        </w:r>
        <w:r>
          <w:rPr>
            <w:noProof/>
            <w:webHidden/>
          </w:rPr>
          <w:t>16</w:t>
        </w:r>
        <w:r>
          <w:rPr>
            <w:noProof/>
            <w:webHidden/>
          </w:rPr>
          <w:fldChar w:fldCharType="end"/>
        </w:r>
        <w:r w:rsidRPr="00685B5A">
          <w:rPr>
            <w:rStyle w:val="Hyperlink"/>
            <w:noProof/>
          </w:rPr>
          <w:fldChar w:fldCharType="end"/>
        </w:r>
      </w:ins>
    </w:p>
    <w:p w14:paraId="53FB98FB" w14:textId="3870D37D" w:rsidR="0002144F" w:rsidRDefault="0002144F">
      <w:pPr>
        <w:pStyle w:val="TOC2"/>
        <w:rPr>
          <w:ins w:id="61" w:author="Kranich, Peter" w:date="2025-09-26T14:56:00Z" w16du:dateUtc="2025-09-26T12:56:00Z"/>
          <w:rFonts w:asciiTheme="minorHAnsi" w:eastAsiaTheme="minorEastAsia" w:hAnsiTheme="minorHAnsi" w:cstheme="minorBidi"/>
          <w:noProof/>
          <w:kern w:val="2"/>
          <w14:ligatures w14:val="standardContextual"/>
        </w:rPr>
      </w:pPr>
      <w:ins w:id="62"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"_Toc209791032"</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14.2 PCMC Actor Options</w:t>
        </w:r>
        <w:r>
          <w:rPr>
            <w:noProof/>
            <w:webHidden/>
          </w:rPr>
          <w:tab/>
        </w:r>
        <w:r>
          <w:rPr>
            <w:noProof/>
            <w:webHidden/>
          </w:rPr>
          <w:fldChar w:fldCharType="begin"/>
        </w:r>
        <w:r>
          <w:rPr>
            <w:noProof/>
            <w:webHidden/>
          </w:rPr>
          <w:instrText xml:space="preserve"> PAGEREF _Toc209791032 \h </w:instrText>
        </w:r>
      </w:ins>
      <w:r>
        <w:rPr>
          <w:noProof/>
          <w:webHidden/>
        </w:rPr>
      </w:r>
      <w:ins w:id="63" w:author="Kranich, Peter" w:date="2025-09-26T14:56:00Z" w16du:dateUtc="2025-09-26T12:56:00Z">
        <w:r>
          <w:rPr>
            <w:noProof/>
            <w:webHidden/>
          </w:rPr>
          <w:fldChar w:fldCharType="separate"/>
        </w:r>
        <w:r>
          <w:rPr>
            <w:noProof/>
            <w:webHidden/>
          </w:rPr>
          <w:t>16</w:t>
        </w:r>
        <w:r>
          <w:rPr>
            <w:noProof/>
            <w:webHidden/>
          </w:rPr>
          <w:fldChar w:fldCharType="end"/>
        </w:r>
        <w:r w:rsidRPr="00685B5A">
          <w:rPr>
            <w:rStyle w:val="Hyperlink"/>
            <w:noProof/>
          </w:rPr>
          <w:fldChar w:fldCharType="end"/>
        </w:r>
      </w:ins>
    </w:p>
    <w:p w14:paraId="7628A5BB" w14:textId="2B867D67" w:rsidR="0002144F" w:rsidRDefault="0002144F">
      <w:pPr>
        <w:pStyle w:val="TOC2"/>
        <w:rPr>
          <w:ins w:id="64" w:author="Kranich, Peter" w:date="2025-09-26T14:56:00Z" w16du:dateUtc="2025-09-26T12:56:00Z"/>
          <w:rFonts w:asciiTheme="minorHAnsi" w:eastAsiaTheme="minorEastAsia" w:hAnsiTheme="minorHAnsi" w:cstheme="minorBidi"/>
          <w:noProof/>
          <w:kern w:val="2"/>
          <w14:ligatures w14:val="standardContextual"/>
        </w:rPr>
      </w:pPr>
      <w:ins w:id="65"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"_Toc209791033"</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14.3 PCMC Required Actor Groupings</w:t>
        </w:r>
        <w:r>
          <w:rPr>
            <w:noProof/>
            <w:webHidden/>
          </w:rPr>
          <w:tab/>
        </w:r>
        <w:r>
          <w:rPr>
            <w:noProof/>
            <w:webHidden/>
          </w:rPr>
          <w:fldChar w:fldCharType="begin"/>
        </w:r>
        <w:r>
          <w:rPr>
            <w:noProof/>
            <w:webHidden/>
          </w:rPr>
          <w:instrText xml:space="preserve"> PAGEREF _Toc209791033 \h </w:instrText>
        </w:r>
      </w:ins>
      <w:r>
        <w:rPr>
          <w:noProof/>
          <w:webHidden/>
        </w:rPr>
      </w:r>
      <w:ins w:id="66"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106ADAE4" w14:textId="5ED85962" w:rsidR="0002144F" w:rsidRDefault="0002144F">
      <w:pPr>
        <w:pStyle w:val="TOC2"/>
        <w:rPr>
          <w:ins w:id="67" w:author="Kranich, Peter" w:date="2025-09-26T14:56:00Z" w16du:dateUtc="2025-09-26T12:56:00Z"/>
          <w:rFonts w:asciiTheme="minorHAnsi" w:eastAsiaTheme="minorEastAsia" w:hAnsiTheme="minorHAnsi" w:cstheme="minorBidi"/>
          <w:noProof/>
          <w:kern w:val="2"/>
          <w14:ligatures w14:val="standardContextual"/>
        </w:rPr>
      </w:pPr>
      <w:ins w:id="68"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"_Toc209791034"</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14.4 PCMC Overview</w:t>
        </w:r>
        <w:r>
          <w:rPr>
            <w:noProof/>
            <w:webHidden/>
          </w:rPr>
          <w:tab/>
        </w:r>
        <w:r>
          <w:rPr>
            <w:noProof/>
            <w:webHidden/>
          </w:rPr>
          <w:fldChar w:fldCharType="begin"/>
        </w:r>
        <w:r>
          <w:rPr>
            <w:noProof/>
            <w:webHidden/>
          </w:rPr>
          <w:instrText xml:space="preserve"> PAGEREF _Toc209791034 \h </w:instrText>
        </w:r>
      </w:ins>
      <w:r>
        <w:rPr>
          <w:noProof/>
          <w:webHidden/>
        </w:rPr>
      </w:r>
      <w:ins w:id="69"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6E5C1C4A" w14:textId="2520EE8A" w:rsidR="0002144F" w:rsidRDefault="0002144F">
      <w:pPr>
        <w:pStyle w:val="TOC3"/>
        <w:rPr>
          <w:ins w:id="70" w:author="Kranich, Peter" w:date="2025-09-26T14:56:00Z" w16du:dateUtc="2025-09-26T12:56:00Z"/>
          <w:rFonts w:asciiTheme="minorHAnsi" w:eastAsiaTheme="minorEastAsia" w:hAnsiTheme="minorHAnsi" w:cstheme="minorBidi"/>
          <w:noProof/>
          <w:kern w:val="2"/>
          <w14:ligatures w14:val="standardContextual"/>
        </w:rPr>
      </w:pPr>
      <w:ins w:id="71"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"_Toc209791035"</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bCs/>
            <w:noProof/>
          </w:rPr>
          <w:t>14.4.1 Concepts</w:t>
        </w:r>
        <w:r>
          <w:rPr>
            <w:noProof/>
            <w:webHidden/>
          </w:rPr>
          <w:tab/>
        </w:r>
        <w:r>
          <w:rPr>
            <w:noProof/>
            <w:webHidden/>
          </w:rPr>
          <w:fldChar w:fldCharType="begin"/>
        </w:r>
        <w:r>
          <w:rPr>
            <w:noProof/>
            <w:webHidden/>
          </w:rPr>
          <w:instrText xml:space="preserve"> PAGEREF _Toc209791035 \h </w:instrText>
        </w:r>
      </w:ins>
      <w:r>
        <w:rPr>
          <w:noProof/>
          <w:webHidden/>
        </w:rPr>
      </w:r>
      <w:ins w:id="72"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5EB63D50" w14:textId="786871B9" w:rsidR="0002144F" w:rsidRDefault="0002144F">
      <w:pPr>
        <w:pStyle w:val="TOC3"/>
        <w:rPr>
          <w:ins w:id="73" w:author="Kranich, Peter" w:date="2025-09-26T14:56:00Z" w16du:dateUtc="2025-09-26T12:56:00Z"/>
          <w:rFonts w:asciiTheme="minorHAnsi" w:eastAsiaTheme="minorEastAsia" w:hAnsiTheme="minorHAnsi" w:cstheme="minorBidi"/>
          <w:noProof/>
          <w:kern w:val="2"/>
          <w14:ligatures w14:val="standardContextual"/>
        </w:rPr>
      </w:pPr>
      <w:ins w:id="74"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"_Toc209791036"</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bCs/>
            <w:noProof/>
          </w:rPr>
          <w:t>14.4.2 Use Cases</w:t>
        </w:r>
        <w:r>
          <w:rPr>
            <w:noProof/>
            <w:webHidden/>
          </w:rPr>
          <w:tab/>
        </w:r>
        <w:r>
          <w:rPr>
            <w:noProof/>
            <w:webHidden/>
          </w:rPr>
          <w:fldChar w:fldCharType="begin"/>
        </w:r>
        <w:r>
          <w:rPr>
            <w:noProof/>
            <w:webHidden/>
          </w:rPr>
          <w:instrText xml:space="preserve"> PAGEREF _Toc209791036 \h </w:instrText>
        </w:r>
      </w:ins>
      <w:r>
        <w:rPr>
          <w:noProof/>
          <w:webHidden/>
        </w:rPr>
      </w:r>
      <w:ins w:id="75"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105B1EC6" w14:textId="75BD9F11" w:rsidR="0002144F" w:rsidRDefault="0002144F">
      <w:pPr>
        <w:pStyle w:val="TOC4"/>
        <w:rPr>
          <w:ins w:id="76" w:author="Kranich, Peter" w:date="2025-09-26T14:56:00Z" w16du:dateUtc="2025-09-26T12:56:00Z"/>
          <w:rFonts w:asciiTheme="minorHAnsi" w:eastAsiaTheme="minorEastAsia" w:hAnsiTheme="minorHAnsi" w:cstheme="minorBidi"/>
          <w:noProof/>
          <w:kern w:val="2"/>
          <w14:ligatures w14:val="standardContextual"/>
        </w:rPr>
      </w:pPr>
      <w:ins w:id="77"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"_Toc209791037"</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14.4.2.1 Use Case #1: Reliable Alert Distribution</w:t>
        </w:r>
        <w:r>
          <w:rPr>
            <w:noProof/>
            <w:webHidden/>
          </w:rPr>
          <w:tab/>
        </w:r>
        <w:r>
          <w:rPr>
            <w:noProof/>
            <w:webHidden/>
          </w:rPr>
          <w:fldChar w:fldCharType="begin"/>
        </w:r>
        <w:r>
          <w:rPr>
            <w:noProof/>
            <w:webHidden/>
          </w:rPr>
          <w:instrText xml:space="preserve"> PAGEREF _Toc209791037 \h </w:instrText>
        </w:r>
      </w:ins>
      <w:r>
        <w:rPr>
          <w:noProof/>
          <w:webHidden/>
        </w:rPr>
      </w:r>
      <w:ins w:id="78"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12B85D50" w14:textId="4C4A568A" w:rsidR="0002144F" w:rsidRDefault="0002144F">
      <w:pPr>
        <w:pStyle w:val="TOC5"/>
        <w:rPr>
          <w:ins w:id="79" w:author="Kranich, Peter" w:date="2025-09-26T14:56:00Z" w16du:dateUtc="2025-09-26T12:56:00Z"/>
          <w:rFonts w:asciiTheme="minorHAnsi" w:eastAsiaTheme="minorEastAsia" w:hAnsiTheme="minorHAnsi" w:cstheme="minorBidi"/>
          <w:noProof/>
          <w:kern w:val="2"/>
          <w14:ligatures w14:val="standardContextual"/>
        </w:rPr>
      </w:pPr>
      <w:ins w:id="80"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"_Toc209791038"</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14.4.2.1.1 Reliable Alert Distribution</w:t>
        </w:r>
        <w:r w:rsidRPr="00685B5A">
          <w:rPr>
            <w:rStyle w:val="Hyperlink"/>
            <w:bCs/>
            <w:noProof/>
          </w:rPr>
          <w:t xml:space="preserve"> </w:t>
        </w:r>
        <w:r w:rsidRPr="00685B5A">
          <w:rPr>
            <w:rStyle w:val="Hyperlink"/>
            <w:noProof/>
          </w:rPr>
          <w:t>Use Case Description</w:t>
        </w:r>
        <w:r>
          <w:rPr>
            <w:noProof/>
            <w:webHidden/>
          </w:rPr>
          <w:tab/>
        </w:r>
        <w:r>
          <w:rPr>
            <w:noProof/>
            <w:webHidden/>
          </w:rPr>
          <w:fldChar w:fldCharType="begin"/>
        </w:r>
        <w:r>
          <w:rPr>
            <w:noProof/>
            <w:webHidden/>
          </w:rPr>
          <w:instrText xml:space="preserve"> PAGEREF _Toc209791038 \h </w:instrText>
        </w:r>
      </w:ins>
      <w:r>
        <w:rPr>
          <w:noProof/>
          <w:webHidden/>
        </w:rPr>
      </w:r>
      <w:ins w:id="81" w:author="Kranich, Peter" w:date="2025-09-26T14:56:00Z" w16du:dateUtc="2025-09-26T12:56:00Z">
        <w:r>
          <w:rPr>
            <w:noProof/>
            <w:webHidden/>
          </w:rPr>
          <w:fldChar w:fldCharType="separate"/>
        </w:r>
        <w:r>
          <w:rPr>
            <w:noProof/>
            <w:webHidden/>
          </w:rPr>
          <w:t>17</w:t>
        </w:r>
        <w:r>
          <w:rPr>
            <w:noProof/>
            <w:webHidden/>
          </w:rPr>
          <w:fldChar w:fldCharType="end"/>
        </w:r>
        <w:r w:rsidRPr="00685B5A">
          <w:rPr>
            <w:rStyle w:val="Hyperlink"/>
            <w:noProof/>
          </w:rPr>
          <w:fldChar w:fldCharType="end"/>
        </w:r>
      </w:ins>
    </w:p>
    <w:p w14:paraId="45E06F33" w14:textId="622054CF" w:rsidR="0002144F" w:rsidRDefault="0002144F">
      <w:pPr>
        <w:pStyle w:val="TOC5"/>
        <w:rPr>
          <w:ins w:id="82" w:author="Kranich, Peter" w:date="2025-09-26T14:56:00Z" w16du:dateUtc="2025-09-26T12:56:00Z"/>
          <w:rFonts w:asciiTheme="minorHAnsi" w:eastAsiaTheme="minorEastAsia" w:hAnsiTheme="minorHAnsi" w:cstheme="minorBidi"/>
          <w:noProof/>
          <w:kern w:val="2"/>
          <w14:ligatures w14:val="standardContextual"/>
        </w:rPr>
      </w:pPr>
      <w:ins w:id="83"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"_Toc209791039"</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14.4.2.1.2 Reliable Alert Distribution Process Flow</w:t>
        </w:r>
        <w:r>
          <w:rPr>
            <w:noProof/>
            <w:webHidden/>
          </w:rPr>
          <w:tab/>
        </w:r>
        <w:r>
          <w:rPr>
            <w:noProof/>
            <w:webHidden/>
          </w:rPr>
          <w:fldChar w:fldCharType="begin"/>
        </w:r>
        <w:r>
          <w:rPr>
            <w:noProof/>
            <w:webHidden/>
          </w:rPr>
          <w:instrText xml:space="preserve"> PAGEREF _Toc209791039 \h </w:instrText>
        </w:r>
      </w:ins>
      <w:r>
        <w:rPr>
          <w:noProof/>
          <w:webHidden/>
        </w:rPr>
      </w:r>
      <w:ins w:id="84" w:author="Kranich, Peter" w:date="2025-09-26T14:56:00Z" w16du:dateUtc="2025-09-26T12:56:00Z">
        <w:r>
          <w:rPr>
            <w:noProof/>
            <w:webHidden/>
          </w:rPr>
          <w:fldChar w:fldCharType="separate"/>
        </w:r>
        <w:r>
          <w:rPr>
            <w:noProof/>
            <w:webHidden/>
          </w:rPr>
          <w:t>18</w:t>
        </w:r>
        <w:r>
          <w:rPr>
            <w:noProof/>
            <w:webHidden/>
          </w:rPr>
          <w:fldChar w:fldCharType="end"/>
        </w:r>
        <w:r w:rsidRPr="00685B5A">
          <w:rPr>
            <w:rStyle w:val="Hyperlink"/>
            <w:noProof/>
          </w:rPr>
          <w:fldChar w:fldCharType="end"/>
        </w:r>
      </w:ins>
    </w:p>
    <w:p w14:paraId="4E16C6A7" w14:textId="14B48ED5" w:rsidR="0002144F" w:rsidRDefault="0002144F">
      <w:pPr>
        <w:pStyle w:val="TOC2"/>
        <w:rPr>
          <w:ins w:id="85" w:author="Kranich, Peter" w:date="2025-09-26T14:56:00Z" w16du:dateUtc="2025-09-26T12:56:00Z"/>
          <w:rFonts w:asciiTheme="minorHAnsi" w:eastAsiaTheme="minorEastAsia" w:hAnsiTheme="minorHAnsi" w:cstheme="minorBidi"/>
          <w:noProof/>
          <w:kern w:val="2"/>
          <w14:ligatures w14:val="standardContextual"/>
        </w:rPr>
      </w:pPr>
      <w:ins w:id="86"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"_Toc209791040"</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14.5 PCMC Security Considerations</w:t>
        </w:r>
        <w:r>
          <w:rPr>
            <w:noProof/>
            <w:webHidden/>
          </w:rPr>
          <w:tab/>
        </w:r>
        <w:r>
          <w:rPr>
            <w:noProof/>
            <w:webHidden/>
          </w:rPr>
          <w:fldChar w:fldCharType="begin"/>
        </w:r>
        <w:r>
          <w:rPr>
            <w:noProof/>
            <w:webHidden/>
          </w:rPr>
          <w:instrText xml:space="preserve"> PAGEREF _Toc209791040 \h </w:instrText>
        </w:r>
      </w:ins>
      <w:r>
        <w:rPr>
          <w:noProof/>
          <w:webHidden/>
        </w:rPr>
      </w:r>
      <w:ins w:id="87" w:author="Kranich, Peter" w:date="2025-09-26T14:56:00Z" w16du:dateUtc="2025-09-26T12:56:00Z">
        <w:r>
          <w:rPr>
            <w:noProof/>
            <w:webHidden/>
          </w:rPr>
          <w:fldChar w:fldCharType="separate"/>
        </w:r>
        <w:r>
          <w:rPr>
            <w:noProof/>
            <w:webHidden/>
          </w:rPr>
          <w:t>19</w:t>
        </w:r>
        <w:r>
          <w:rPr>
            <w:noProof/>
            <w:webHidden/>
          </w:rPr>
          <w:fldChar w:fldCharType="end"/>
        </w:r>
        <w:r w:rsidRPr="00685B5A">
          <w:rPr>
            <w:rStyle w:val="Hyperlink"/>
            <w:noProof/>
          </w:rPr>
          <w:fldChar w:fldCharType="end"/>
        </w:r>
      </w:ins>
    </w:p>
    <w:p w14:paraId="5ACFC750" w14:textId="1970B2BE" w:rsidR="0002144F" w:rsidRDefault="0002144F">
      <w:pPr>
        <w:pStyle w:val="TOC2"/>
        <w:rPr>
          <w:ins w:id="88" w:author="Kranich, Peter" w:date="2025-09-26T14:56:00Z" w16du:dateUtc="2025-09-26T12:56:00Z"/>
          <w:rFonts w:asciiTheme="minorHAnsi" w:eastAsiaTheme="minorEastAsia" w:hAnsiTheme="minorHAnsi" w:cstheme="minorBidi"/>
          <w:noProof/>
          <w:kern w:val="2"/>
          <w14:ligatures w14:val="standardContextual"/>
        </w:rPr>
      </w:pPr>
      <w:ins w:id="89"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"_Toc209791041"</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14.6 PCMC Cross Profile Considerations</w:t>
        </w:r>
        <w:r>
          <w:rPr>
            <w:noProof/>
            <w:webHidden/>
          </w:rPr>
          <w:tab/>
        </w:r>
        <w:r>
          <w:rPr>
            <w:noProof/>
            <w:webHidden/>
          </w:rPr>
          <w:fldChar w:fldCharType="begin"/>
        </w:r>
        <w:r>
          <w:rPr>
            <w:noProof/>
            <w:webHidden/>
          </w:rPr>
          <w:instrText xml:space="preserve"> PAGEREF _Toc209791041 \h </w:instrText>
        </w:r>
      </w:ins>
      <w:r>
        <w:rPr>
          <w:noProof/>
          <w:webHidden/>
        </w:rPr>
      </w:r>
      <w:ins w:id="90" w:author="Kranich, Peter" w:date="2025-09-26T14:56:00Z" w16du:dateUtc="2025-09-26T12:56:00Z">
        <w:r>
          <w:rPr>
            <w:noProof/>
            <w:webHidden/>
          </w:rPr>
          <w:fldChar w:fldCharType="separate"/>
        </w:r>
        <w:r>
          <w:rPr>
            <w:noProof/>
            <w:webHidden/>
          </w:rPr>
          <w:t>19</w:t>
        </w:r>
        <w:r>
          <w:rPr>
            <w:noProof/>
            <w:webHidden/>
          </w:rPr>
          <w:fldChar w:fldCharType="end"/>
        </w:r>
        <w:r w:rsidRPr="00685B5A">
          <w:rPr>
            <w:rStyle w:val="Hyperlink"/>
            <w:noProof/>
          </w:rPr>
          <w:fldChar w:fldCharType="end"/>
        </w:r>
      </w:ins>
    </w:p>
    <w:p w14:paraId="701E2F50" w14:textId="13AD59B4" w:rsidR="0002144F" w:rsidRDefault="0002144F">
      <w:pPr>
        <w:pStyle w:val="TOC1"/>
        <w:rPr>
          <w:ins w:id="91" w:author="Kranich, Peter" w:date="2025-09-26T14:56:00Z" w16du:dateUtc="2025-09-26T12:56:00Z"/>
          <w:rFonts w:asciiTheme="minorHAnsi" w:eastAsiaTheme="minorEastAsia" w:hAnsiTheme="minorHAnsi" w:cstheme="minorBidi"/>
          <w:noProof/>
          <w:kern w:val="2"/>
          <w14:ligatures w14:val="standardContextual"/>
        </w:rPr>
      </w:pPr>
      <w:ins w:id="92"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"_Toc209791042"</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Appendices to Volume 1</w:t>
        </w:r>
        <w:r>
          <w:rPr>
            <w:noProof/>
            <w:webHidden/>
          </w:rPr>
          <w:tab/>
        </w:r>
        <w:r>
          <w:rPr>
            <w:noProof/>
            <w:webHidden/>
          </w:rPr>
          <w:fldChar w:fldCharType="begin"/>
        </w:r>
        <w:r>
          <w:rPr>
            <w:noProof/>
            <w:webHidden/>
          </w:rPr>
          <w:instrText xml:space="preserve"> PAGEREF _Toc209791042 \h </w:instrText>
        </w:r>
      </w:ins>
      <w:r>
        <w:rPr>
          <w:noProof/>
          <w:webHidden/>
        </w:rPr>
      </w:r>
      <w:ins w:id="93" w:author="Kranich, Peter" w:date="2025-09-26T14:56:00Z" w16du:dateUtc="2025-09-26T12:56:00Z">
        <w:r>
          <w:rPr>
            <w:noProof/>
            <w:webHidden/>
          </w:rPr>
          <w:fldChar w:fldCharType="separate"/>
        </w:r>
        <w:r>
          <w:rPr>
            <w:noProof/>
            <w:webHidden/>
          </w:rPr>
          <w:t>20</w:t>
        </w:r>
        <w:r>
          <w:rPr>
            <w:noProof/>
            <w:webHidden/>
          </w:rPr>
          <w:fldChar w:fldCharType="end"/>
        </w:r>
        <w:r w:rsidRPr="00685B5A">
          <w:rPr>
            <w:rStyle w:val="Hyperlink"/>
            <w:noProof/>
          </w:rPr>
          <w:fldChar w:fldCharType="end"/>
        </w:r>
      </w:ins>
    </w:p>
    <w:p w14:paraId="5109F571" w14:textId="34EEC548" w:rsidR="0002144F" w:rsidRDefault="0002144F">
      <w:pPr>
        <w:pStyle w:val="TOC1"/>
        <w:rPr>
          <w:ins w:id="94" w:author="Kranich, Peter" w:date="2025-09-26T14:56:00Z" w16du:dateUtc="2025-09-26T12:56:00Z"/>
          <w:rFonts w:asciiTheme="minorHAnsi" w:eastAsiaTheme="minorEastAsia" w:hAnsiTheme="minorHAnsi" w:cstheme="minorBidi"/>
          <w:noProof/>
          <w:kern w:val="2"/>
          <w14:ligatures w14:val="standardContextual"/>
        </w:rPr>
      </w:pPr>
      <w:ins w:id="95"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"_Toc209791043"</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Volume 2 – Transactions</w:t>
        </w:r>
        <w:r>
          <w:rPr>
            <w:noProof/>
            <w:webHidden/>
          </w:rPr>
          <w:tab/>
        </w:r>
        <w:r>
          <w:rPr>
            <w:noProof/>
            <w:webHidden/>
          </w:rPr>
          <w:fldChar w:fldCharType="begin"/>
        </w:r>
        <w:r>
          <w:rPr>
            <w:noProof/>
            <w:webHidden/>
          </w:rPr>
          <w:instrText xml:space="preserve"> PAGEREF _Toc209791043 \h </w:instrText>
        </w:r>
      </w:ins>
      <w:r>
        <w:rPr>
          <w:noProof/>
          <w:webHidden/>
        </w:rPr>
      </w:r>
      <w:ins w:id="96"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0619C0C1" w14:textId="4574FCDD" w:rsidR="0002144F" w:rsidRDefault="0002144F">
      <w:pPr>
        <w:pStyle w:val="TOC2"/>
        <w:rPr>
          <w:ins w:id="97" w:author="Kranich, Peter" w:date="2025-09-26T14:56:00Z" w16du:dateUtc="2025-09-26T12:56:00Z"/>
          <w:rFonts w:asciiTheme="minorHAnsi" w:eastAsiaTheme="minorEastAsia" w:hAnsiTheme="minorHAnsi" w:cstheme="minorBidi"/>
          <w:noProof/>
          <w:kern w:val="2"/>
          <w14:ligatures w14:val="standardContextual"/>
        </w:rPr>
      </w:pPr>
      <w:ins w:id="98"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"_Toc209791044"</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 Send Heartbeat Message [DEV-53]</w:t>
        </w:r>
        <w:r>
          <w:rPr>
            <w:noProof/>
            <w:webHidden/>
          </w:rPr>
          <w:tab/>
        </w:r>
        <w:r>
          <w:rPr>
            <w:noProof/>
            <w:webHidden/>
          </w:rPr>
          <w:fldChar w:fldCharType="begin"/>
        </w:r>
        <w:r>
          <w:rPr>
            <w:noProof/>
            <w:webHidden/>
          </w:rPr>
          <w:instrText xml:space="preserve"> PAGEREF _Toc209791044 \h </w:instrText>
        </w:r>
      </w:ins>
      <w:r>
        <w:rPr>
          <w:noProof/>
          <w:webHidden/>
        </w:rPr>
      </w:r>
      <w:ins w:id="99"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25045148" w14:textId="36F962A1" w:rsidR="0002144F" w:rsidRDefault="0002144F">
      <w:pPr>
        <w:pStyle w:val="TOC3"/>
        <w:rPr>
          <w:ins w:id="100" w:author="Kranich, Peter" w:date="2025-09-26T14:56:00Z" w16du:dateUtc="2025-09-26T12:56:00Z"/>
          <w:rFonts w:asciiTheme="minorHAnsi" w:eastAsiaTheme="minorEastAsia" w:hAnsiTheme="minorHAnsi" w:cstheme="minorBidi"/>
          <w:noProof/>
          <w:kern w:val="2"/>
          <w14:ligatures w14:val="standardContextual"/>
        </w:rPr>
      </w:pPr>
      <w:ins w:id="101"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"_Toc209791045"</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3.53.1 Scope</w:t>
        </w:r>
        <w:r>
          <w:rPr>
            <w:noProof/>
            <w:webHidden/>
          </w:rPr>
          <w:tab/>
        </w:r>
        <w:r>
          <w:rPr>
            <w:noProof/>
            <w:webHidden/>
          </w:rPr>
          <w:fldChar w:fldCharType="begin"/>
        </w:r>
        <w:r>
          <w:rPr>
            <w:noProof/>
            <w:webHidden/>
          </w:rPr>
          <w:instrText xml:space="preserve"> PAGEREF _Toc209791045 \h </w:instrText>
        </w:r>
      </w:ins>
      <w:r>
        <w:rPr>
          <w:noProof/>
          <w:webHidden/>
        </w:rPr>
      </w:r>
      <w:ins w:id="102"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31AEEE3B" w14:textId="563FD50E" w:rsidR="0002144F" w:rsidRDefault="0002144F">
      <w:pPr>
        <w:pStyle w:val="TOC3"/>
        <w:rPr>
          <w:ins w:id="103" w:author="Kranich, Peter" w:date="2025-09-26T14:56:00Z" w16du:dateUtc="2025-09-26T12:56:00Z"/>
          <w:rFonts w:asciiTheme="minorHAnsi" w:eastAsiaTheme="minorEastAsia" w:hAnsiTheme="minorHAnsi" w:cstheme="minorBidi"/>
          <w:noProof/>
          <w:kern w:val="2"/>
          <w14:ligatures w14:val="standardContextual"/>
        </w:rPr>
      </w:pPr>
      <w:ins w:id="104"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"_Toc209791046"</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3.53.2 Actor Roles</w:t>
        </w:r>
        <w:r>
          <w:rPr>
            <w:noProof/>
            <w:webHidden/>
          </w:rPr>
          <w:tab/>
        </w:r>
        <w:r>
          <w:rPr>
            <w:noProof/>
            <w:webHidden/>
          </w:rPr>
          <w:fldChar w:fldCharType="begin"/>
        </w:r>
        <w:r>
          <w:rPr>
            <w:noProof/>
            <w:webHidden/>
          </w:rPr>
          <w:instrText xml:space="preserve"> PAGEREF _Toc209791046 \h </w:instrText>
        </w:r>
      </w:ins>
      <w:r>
        <w:rPr>
          <w:noProof/>
          <w:webHidden/>
        </w:rPr>
      </w:r>
      <w:ins w:id="105"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1EF61451" w14:textId="6A87C12A" w:rsidR="0002144F" w:rsidRDefault="0002144F">
      <w:pPr>
        <w:pStyle w:val="TOC3"/>
        <w:rPr>
          <w:ins w:id="106" w:author="Kranich, Peter" w:date="2025-09-26T14:56:00Z" w16du:dateUtc="2025-09-26T12:56:00Z"/>
          <w:rFonts w:asciiTheme="minorHAnsi" w:eastAsiaTheme="minorEastAsia" w:hAnsiTheme="minorHAnsi" w:cstheme="minorBidi"/>
          <w:noProof/>
          <w:kern w:val="2"/>
          <w14:ligatures w14:val="standardContextual"/>
        </w:rPr>
      </w:pPr>
      <w:ins w:id="107"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"_Toc209791047"</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3.53.3 Referenced Standards</w:t>
        </w:r>
        <w:r>
          <w:rPr>
            <w:noProof/>
            <w:webHidden/>
          </w:rPr>
          <w:tab/>
        </w:r>
        <w:r>
          <w:rPr>
            <w:noProof/>
            <w:webHidden/>
          </w:rPr>
          <w:fldChar w:fldCharType="begin"/>
        </w:r>
        <w:r>
          <w:rPr>
            <w:noProof/>
            <w:webHidden/>
          </w:rPr>
          <w:instrText xml:space="preserve"> PAGEREF _Toc209791047 \h </w:instrText>
        </w:r>
      </w:ins>
      <w:r>
        <w:rPr>
          <w:noProof/>
          <w:webHidden/>
        </w:rPr>
      </w:r>
      <w:ins w:id="108"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61763AD2" w14:textId="29456056" w:rsidR="0002144F" w:rsidRDefault="0002144F">
      <w:pPr>
        <w:pStyle w:val="TOC3"/>
        <w:rPr>
          <w:ins w:id="109" w:author="Kranich, Peter" w:date="2025-09-26T14:56:00Z" w16du:dateUtc="2025-09-26T12:56:00Z"/>
          <w:rFonts w:asciiTheme="minorHAnsi" w:eastAsiaTheme="minorEastAsia" w:hAnsiTheme="minorHAnsi" w:cstheme="minorBidi"/>
          <w:noProof/>
          <w:kern w:val="2"/>
          <w14:ligatures w14:val="standardContextual"/>
        </w:rPr>
      </w:pPr>
      <w:ins w:id="110"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"_Toc209791048"</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 Messages</w:t>
        </w:r>
        <w:r>
          <w:rPr>
            <w:noProof/>
            <w:webHidden/>
          </w:rPr>
          <w:tab/>
        </w:r>
        <w:r>
          <w:rPr>
            <w:noProof/>
            <w:webHidden/>
          </w:rPr>
          <w:fldChar w:fldCharType="begin"/>
        </w:r>
        <w:r>
          <w:rPr>
            <w:noProof/>
            <w:webHidden/>
          </w:rPr>
          <w:instrText xml:space="preserve"> PAGEREF _Toc209791048 \h </w:instrText>
        </w:r>
      </w:ins>
      <w:r>
        <w:rPr>
          <w:noProof/>
          <w:webHidden/>
        </w:rPr>
      </w:r>
      <w:ins w:id="111" w:author="Kranich, Peter" w:date="2025-09-26T14:56:00Z" w16du:dateUtc="2025-09-26T12:56:00Z">
        <w:r>
          <w:rPr>
            <w:noProof/>
            <w:webHidden/>
          </w:rPr>
          <w:fldChar w:fldCharType="separate"/>
        </w:r>
        <w:r>
          <w:rPr>
            <w:noProof/>
            <w:webHidden/>
          </w:rPr>
          <w:t>21</w:t>
        </w:r>
        <w:r>
          <w:rPr>
            <w:noProof/>
            <w:webHidden/>
          </w:rPr>
          <w:fldChar w:fldCharType="end"/>
        </w:r>
        <w:r w:rsidRPr="00685B5A">
          <w:rPr>
            <w:rStyle w:val="Hyperlink"/>
            <w:noProof/>
          </w:rPr>
          <w:fldChar w:fldCharType="end"/>
        </w:r>
      </w:ins>
    </w:p>
    <w:p w14:paraId="0FBB6A80" w14:textId="036B9057" w:rsidR="0002144F" w:rsidRDefault="0002144F">
      <w:pPr>
        <w:pStyle w:val="TOC4"/>
        <w:rPr>
          <w:ins w:id="112" w:author="Kranich, Peter" w:date="2025-09-26T14:56:00Z" w16du:dateUtc="2025-09-26T12:56:00Z"/>
          <w:rFonts w:asciiTheme="minorHAnsi" w:eastAsiaTheme="minorEastAsia" w:hAnsiTheme="minorHAnsi" w:cstheme="minorBidi"/>
          <w:noProof/>
          <w:kern w:val="2"/>
          <w14:ligatures w14:val="standardContextual"/>
        </w:rPr>
      </w:pPr>
      <w:ins w:id="113"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"_Toc209791049"</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3.53.4.1 Send Heartbeat Message [DEV-53]</w:t>
        </w:r>
        <w:r>
          <w:rPr>
            <w:noProof/>
            <w:webHidden/>
          </w:rPr>
          <w:tab/>
        </w:r>
        <w:r>
          <w:rPr>
            <w:noProof/>
            <w:webHidden/>
          </w:rPr>
          <w:fldChar w:fldCharType="begin"/>
        </w:r>
        <w:r>
          <w:rPr>
            <w:noProof/>
            <w:webHidden/>
          </w:rPr>
          <w:instrText xml:space="preserve"> PAGEREF _Toc209791049 \h </w:instrText>
        </w:r>
      </w:ins>
      <w:r>
        <w:rPr>
          <w:noProof/>
          <w:webHidden/>
        </w:rPr>
      </w:r>
      <w:ins w:id="114" w:author="Kranich, Peter" w:date="2025-09-26T14:56:00Z" w16du:dateUtc="2025-09-26T12:56:00Z">
        <w:r>
          <w:rPr>
            <w:noProof/>
            <w:webHidden/>
          </w:rPr>
          <w:fldChar w:fldCharType="separate"/>
        </w:r>
        <w:r>
          <w:rPr>
            <w:noProof/>
            <w:webHidden/>
          </w:rPr>
          <w:t>22</w:t>
        </w:r>
        <w:r>
          <w:rPr>
            <w:noProof/>
            <w:webHidden/>
          </w:rPr>
          <w:fldChar w:fldCharType="end"/>
        </w:r>
        <w:r w:rsidRPr="00685B5A">
          <w:rPr>
            <w:rStyle w:val="Hyperlink"/>
            <w:noProof/>
          </w:rPr>
          <w:fldChar w:fldCharType="end"/>
        </w:r>
      </w:ins>
    </w:p>
    <w:p w14:paraId="23F16CAB" w14:textId="5001DBDE" w:rsidR="0002144F" w:rsidRDefault="0002144F">
      <w:pPr>
        <w:pStyle w:val="TOC5"/>
        <w:rPr>
          <w:ins w:id="115" w:author="Kranich, Peter" w:date="2025-09-26T14:56:00Z" w16du:dateUtc="2025-09-26T12:56:00Z"/>
          <w:rFonts w:asciiTheme="minorHAnsi" w:eastAsiaTheme="minorEastAsia" w:hAnsiTheme="minorHAnsi" w:cstheme="minorBidi"/>
          <w:noProof/>
          <w:kern w:val="2"/>
          <w14:ligatures w14:val="standardContextual"/>
        </w:rPr>
      </w:pPr>
      <w:ins w:id="116"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"_Toc209791050"</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3.53.4.1.1 Trigger Events</w:t>
        </w:r>
        <w:r>
          <w:rPr>
            <w:noProof/>
            <w:webHidden/>
          </w:rPr>
          <w:tab/>
        </w:r>
        <w:r>
          <w:rPr>
            <w:noProof/>
            <w:webHidden/>
          </w:rPr>
          <w:fldChar w:fldCharType="begin"/>
        </w:r>
        <w:r>
          <w:rPr>
            <w:noProof/>
            <w:webHidden/>
          </w:rPr>
          <w:instrText xml:space="preserve"> PAGEREF _Toc209791050 \h </w:instrText>
        </w:r>
      </w:ins>
      <w:r>
        <w:rPr>
          <w:noProof/>
          <w:webHidden/>
        </w:rPr>
      </w:r>
      <w:ins w:id="117" w:author="Kranich, Peter" w:date="2025-09-26T14:56:00Z" w16du:dateUtc="2025-09-26T12:56:00Z">
        <w:r>
          <w:rPr>
            <w:noProof/>
            <w:webHidden/>
          </w:rPr>
          <w:fldChar w:fldCharType="separate"/>
        </w:r>
        <w:r>
          <w:rPr>
            <w:noProof/>
            <w:webHidden/>
          </w:rPr>
          <w:t>22</w:t>
        </w:r>
        <w:r>
          <w:rPr>
            <w:noProof/>
            <w:webHidden/>
          </w:rPr>
          <w:fldChar w:fldCharType="end"/>
        </w:r>
        <w:r w:rsidRPr="00685B5A">
          <w:rPr>
            <w:rStyle w:val="Hyperlink"/>
            <w:noProof/>
          </w:rPr>
          <w:fldChar w:fldCharType="end"/>
        </w:r>
      </w:ins>
    </w:p>
    <w:p w14:paraId="7FE2B07D" w14:textId="688F650C" w:rsidR="0002144F" w:rsidRDefault="0002144F">
      <w:pPr>
        <w:pStyle w:val="TOC5"/>
        <w:rPr>
          <w:ins w:id="118" w:author="Kranich, Peter" w:date="2025-09-26T14:56:00Z" w16du:dateUtc="2025-09-26T12:56:00Z"/>
          <w:rFonts w:asciiTheme="minorHAnsi" w:eastAsiaTheme="minorEastAsia" w:hAnsiTheme="minorHAnsi" w:cstheme="minorBidi"/>
          <w:noProof/>
          <w:kern w:val="2"/>
          <w14:ligatures w14:val="standardContextual"/>
        </w:rPr>
      </w:pPr>
      <w:ins w:id="119"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"_Toc209791051"</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3.53.4.1.2 Message Semantics</w:t>
        </w:r>
        <w:r>
          <w:rPr>
            <w:noProof/>
            <w:webHidden/>
          </w:rPr>
          <w:tab/>
        </w:r>
        <w:r>
          <w:rPr>
            <w:noProof/>
            <w:webHidden/>
          </w:rPr>
          <w:fldChar w:fldCharType="begin"/>
        </w:r>
        <w:r>
          <w:rPr>
            <w:noProof/>
            <w:webHidden/>
          </w:rPr>
          <w:instrText xml:space="preserve"> PAGEREF _Toc209791051 \h </w:instrText>
        </w:r>
      </w:ins>
      <w:r>
        <w:rPr>
          <w:noProof/>
          <w:webHidden/>
        </w:rPr>
      </w:r>
      <w:ins w:id="120" w:author="Kranich, Peter" w:date="2025-09-26T14:56:00Z" w16du:dateUtc="2025-09-26T12:56:00Z">
        <w:r>
          <w:rPr>
            <w:noProof/>
            <w:webHidden/>
          </w:rPr>
          <w:fldChar w:fldCharType="separate"/>
        </w:r>
        <w:r>
          <w:rPr>
            <w:noProof/>
            <w:webHidden/>
          </w:rPr>
          <w:t>22</w:t>
        </w:r>
        <w:r>
          <w:rPr>
            <w:noProof/>
            <w:webHidden/>
          </w:rPr>
          <w:fldChar w:fldCharType="end"/>
        </w:r>
        <w:r w:rsidRPr="00685B5A">
          <w:rPr>
            <w:rStyle w:val="Hyperlink"/>
            <w:noProof/>
          </w:rPr>
          <w:fldChar w:fldCharType="end"/>
        </w:r>
      </w:ins>
    </w:p>
    <w:p w14:paraId="3699997B" w14:textId="6DF58867" w:rsidR="0002144F" w:rsidRDefault="0002144F">
      <w:pPr>
        <w:pStyle w:val="TOC5"/>
        <w:rPr>
          <w:ins w:id="121" w:author="Kranich, Peter" w:date="2025-09-26T14:56:00Z" w16du:dateUtc="2025-09-26T12:56:00Z"/>
          <w:rFonts w:asciiTheme="minorHAnsi" w:eastAsiaTheme="minorEastAsia" w:hAnsiTheme="minorHAnsi" w:cstheme="minorBidi"/>
          <w:noProof/>
          <w:kern w:val="2"/>
          <w14:ligatures w14:val="standardContextual"/>
        </w:rPr>
      </w:pPr>
      <w:ins w:id="122"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"_Toc209791052"</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3.53.4.1.3 Expected Actions</w:t>
        </w:r>
        <w:r>
          <w:rPr>
            <w:noProof/>
            <w:webHidden/>
          </w:rPr>
          <w:tab/>
        </w:r>
        <w:r>
          <w:rPr>
            <w:noProof/>
            <w:webHidden/>
          </w:rPr>
          <w:fldChar w:fldCharType="begin"/>
        </w:r>
        <w:r>
          <w:rPr>
            <w:noProof/>
            <w:webHidden/>
          </w:rPr>
          <w:instrText xml:space="preserve"> PAGEREF _Toc209791052 \h </w:instrText>
        </w:r>
      </w:ins>
      <w:r>
        <w:rPr>
          <w:noProof/>
          <w:webHidden/>
        </w:rPr>
      </w:r>
      <w:ins w:id="123" w:author="Kranich, Peter" w:date="2025-09-26T14:56:00Z" w16du:dateUtc="2025-09-26T12:56:00Z">
        <w:r>
          <w:rPr>
            <w:noProof/>
            <w:webHidden/>
          </w:rPr>
          <w:fldChar w:fldCharType="separate"/>
        </w:r>
        <w:r>
          <w:rPr>
            <w:noProof/>
            <w:webHidden/>
          </w:rPr>
          <w:t>26</w:t>
        </w:r>
        <w:r>
          <w:rPr>
            <w:noProof/>
            <w:webHidden/>
          </w:rPr>
          <w:fldChar w:fldCharType="end"/>
        </w:r>
        <w:r w:rsidRPr="00685B5A">
          <w:rPr>
            <w:rStyle w:val="Hyperlink"/>
            <w:noProof/>
          </w:rPr>
          <w:fldChar w:fldCharType="end"/>
        </w:r>
      </w:ins>
    </w:p>
    <w:p w14:paraId="3DA1D714" w14:textId="3E511576" w:rsidR="0002144F" w:rsidRDefault="0002144F">
      <w:pPr>
        <w:pStyle w:val="TOC4"/>
        <w:rPr>
          <w:ins w:id="124" w:author="Kranich, Peter" w:date="2025-09-26T14:56:00Z" w16du:dateUtc="2025-09-26T12:56:00Z"/>
          <w:rFonts w:asciiTheme="minorHAnsi" w:eastAsiaTheme="minorEastAsia" w:hAnsiTheme="minorHAnsi" w:cstheme="minorBidi"/>
          <w:noProof/>
          <w:kern w:val="2"/>
          <w14:ligatures w14:val="standardContextual"/>
        </w:rPr>
      </w:pPr>
      <w:ins w:id="125"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"_Toc209791053"</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3.53.4.2 Receipt Acknowledgement Heartbeat Message</w:t>
        </w:r>
        <w:r>
          <w:rPr>
            <w:noProof/>
            <w:webHidden/>
          </w:rPr>
          <w:tab/>
        </w:r>
        <w:r>
          <w:rPr>
            <w:noProof/>
            <w:webHidden/>
          </w:rPr>
          <w:fldChar w:fldCharType="begin"/>
        </w:r>
        <w:r>
          <w:rPr>
            <w:noProof/>
            <w:webHidden/>
          </w:rPr>
          <w:instrText xml:space="preserve"> PAGEREF _Toc209791053 \h </w:instrText>
        </w:r>
      </w:ins>
      <w:r>
        <w:rPr>
          <w:noProof/>
          <w:webHidden/>
        </w:rPr>
      </w:r>
      <w:ins w:id="126" w:author="Kranich, Peter" w:date="2025-09-26T14:56:00Z" w16du:dateUtc="2025-09-26T12:56:00Z">
        <w:r>
          <w:rPr>
            <w:noProof/>
            <w:webHidden/>
          </w:rPr>
          <w:fldChar w:fldCharType="separate"/>
        </w:r>
        <w:r>
          <w:rPr>
            <w:noProof/>
            <w:webHidden/>
          </w:rPr>
          <w:t>29</w:t>
        </w:r>
        <w:r>
          <w:rPr>
            <w:noProof/>
            <w:webHidden/>
          </w:rPr>
          <w:fldChar w:fldCharType="end"/>
        </w:r>
        <w:r w:rsidRPr="00685B5A">
          <w:rPr>
            <w:rStyle w:val="Hyperlink"/>
            <w:noProof/>
          </w:rPr>
          <w:fldChar w:fldCharType="end"/>
        </w:r>
      </w:ins>
    </w:p>
    <w:p w14:paraId="04C4FA7A" w14:textId="7027329E" w:rsidR="0002144F" w:rsidRDefault="0002144F">
      <w:pPr>
        <w:pStyle w:val="TOC5"/>
        <w:rPr>
          <w:ins w:id="127" w:author="Kranich, Peter" w:date="2025-09-26T14:56:00Z" w16du:dateUtc="2025-09-26T12:56:00Z"/>
          <w:rFonts w:asciiTheme="minorHAnsi" w:eastAsiaTheme="minorEastAsia" w:hAnsiTheme="minorHAnsi" w:cstheme="minorBidi"/>
          <w:noProof/>
          <w:kern w:val="2"/>
          <w14:ligatures w14:val="standardContextual"/>
        </w:rPr>
      </w:pPr>
      <w:ins w:id="128"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"_Toc209791054"</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3.53.4.2.1 Trigger Events</w:t>
        </w:r>
        <w:r>
          <w:rPr>
            <w:noProof/>
            <w:webHidden/>
          </w:rPr>
          <w:tab/>
        </w:r>
        <w:r>
          <w:rPr>
            <w:noProof/>
            <w:webHidden/>
          </w:rPr>
          <w:fldChar w:fldCharType="begin"/>
        </w:r>
        <w:r>
          <w:rPr>
            <w:noProof/>
            <w:webHidden/>
          </w:rPr>
          <w:instrText xml:space="preserve"> PAGEREF _Toc209791054 \h </w:instrText>
        </w:r>
      </w:ins>
      <w:r>
        <w:rPr>
          <w:noProof/>
          <w:webHidden/>
        </w:rPr>
      </w:r>
      <w:ins w:id="129" w:author="Kranich, Peter" w:date="2025-09-26T14:56:00Z" w16du:dateUtc="2025-09-26T12:56:00Z">
        <w:r>
          <w:rPr>
            <w:noProof/>
            <w:webHidden/>
          </w:rPr>
          <w:fldChar w:fldCharType="separate"/>
        </w:r>
        <w:r>
          <w:rPr>
            <w:noProof/>
            <w:webHidden/>
          </w:rPr>
          <w:t>30</w:t>
        </w:r>
        <w:r>
          <w:rPr>
            <w:noProof/>
            <w:webHidden/>
          </w:rPr>
          <w:fldChar w:fldCharType="end"/>
        </w:r>
        <w:r w:rsidRPr="00685B5A">
          <w:rPr>
            <w:rStyle w:val="Hyperlink"/>
            <w:noProof/>
          </w:rPr>
          <w:fldChar w:fldCharType="end"/>
        </w:r>
      </w:ins>
    </w:p>
    <w:p w14:paraId="13C9D67E" w14:textId="326B2802" w:rsidR="0002144F" w:rsidRDefault="0002144F">
      <w:pPr>
        <w:pStyle w:val="TOC5"/>
        <w:rPr>
          <w:ins w:id="130" w:author="Kranich, Peter" w:date="2025-09-26T14:56:00Z" w16du:dateUtc="2025-09-26T12:56:00Z"/>
          <w:rFonts w:asciiTheme="minorHAnsi" w:eastAsiaTheme="minorEastAsia" w:hAnsiTheme="minorHAnsi" w:cstheme="minorBidi"/>
          <w:noProof/>
          <w:kern w:val="2"/>
          <w14:ligatures w14:val="standardContextual"/>
        </w:rPr>
      </w:pPr>
      <w:ins w:id="131" w:author="Kranich, Peter" w:date="2025-09-26T14:56:00Z" w16du:dateUtc="2025-09-26T12:56:00Z">
        <w:r w:rsidRPr="00685B5A">
          <w:rPr>
            <w:rStyle w:val="Hyperlink"/>
            <w:noProof/>
          </w:rPr>
          <w:lastRenderedPageBreak/>
          <w:fldChar w:fldCharType="begin"/>
        </w:r>
        <w:r w:rsidRPr="00685B5A">
          <w:rPr>
            <w:rStyle w:val="Hyperlink"/>
            <w:noProof/>
          </w:rPr>
          <w:instrText xml:space="preserve"> </w:instrText>
        </w:r>
        <w:r>
          <w:rPr>
            <w:noProof/>
          </w:rPr>
          <w:instrText>HYPERLINK \l "_Toc209791055"</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3.53.4.2.2 Message Semantics</w:t>
        </w:r>
        <w:r>
          <w:rPr>
            <w:noProof/>
            <w:webHidden/>
          </w:rPr>
          <w:tab/>
        </w:r>
        <w:r>
          <w:rPr>
            <w:noProof/>
            <w:webHidden/>
          </w:rPr>
          <w:fldChar w:fldCharType="begin"/>
        </w:r>
        <w:r>
          <w:rPr>
            <w:noProof/>
            <w:webHidden/>
          </w:rPr>
          <w:instrText xml:space="preserve"> PAGEREF _Toc209791055 \h </w:instrText>
        </w:r>
      </w:ins>
      <w:r>
        <w:rPr>
          <w:noProof/>
          <w:webHidden/>
        </w:rPr>
      </w:r>
      <w:ins w:id="132" w:author="Kranich, Peter" w:date="2025-09-26T14:56:00Z" w16du:dateUtc="2025-09-26T12:56:00Z">
        <w:r>
          <w:rPr>
            <w:noProof/>
            <w:webHidden/>
          </w:rPr>
          <w:fldChar w:fldCharType="separate"/>
        </w:r>
        <w:r>
          <w:rPr>
            <w:noProof/>
            <w:webHidden/>
          </w:rPr>
          <w:t>30</w:t>
        </w:r>
        <w:r>
          <w:rPr>
            <w:noProof/>
            <w:webHidden/>
          </w:rPr>
          <w:fldChar w:fldCharType="end"/>
        </w:r>
        <w:r w:rsidRPr="00685B5A">
          <w:rPr>
            <w:rStyle w:val="Hyperlink"/>
            <w:noProof/>
          </w:rPr>
          <w:fldChar w:fldCharType="end"/>
        </w:r>
      </w:ins>
    </w:p>
    <w:p w14:paraId="41364DC8" w14:textId="6C37EDDB" w:rsidR="0002144F" w:rsidRDefault="0002144F">
      <w:pPr>
        <w:pStyle w:val="TOC5"/>
        <w:rPr>
          <w:ins w:id="133" w:author="Kranich, Peter" w:date="2025-09-26T14:56:00Z" w16du:dateUtc="2025-09-26T12:56:00Z"/>
          <w:rFonts w:asciiTheme="minorHAnsi" w:eastAsiaTheme="minorEastAsia" w:hAnsiTheme="minorHAnsi" w:cstheme="minorBidi"/>
          <w:noProof/>
          <w:kern w:val="2"/>
          <w14:ligatures w14:val="standardContextual"/>
        </w:rPr>
      </w:pPr>
      <w:ins w:id="134"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"_Toc209791056"</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3.53.4.2.3 Expected Actions</w:t>
        </w:r>
        <w:r>
          <w:rPr>
            <w:noProof/>
            <w:webHidden/>
          </w:rPr>
          <w:tab/>
        </w:r>
        <w:r>
          <w:rPr>
            <w:noProof/>
            <w:webHidden/>
          </w:rPr>
          <w:fldChar w:fldCharType="begin"/>
        </w:r>
        <w:r>
          <w:rPr>
            <w:noProof/>
            <w:webHidden/>
          </w:rPr>
          <w:instrText xml:space="preserve"> PAGEREF _Toc209791056 \h </w:instrText>
        </w:r>
      </w:ins>
      <w:r>
        <w:rPr>
          <w:noProof/>
          <w:webHidden/>
        </w:rPr>
      </w:r>
      <w:ins w:id="135" w:author="Kranich, Peter" w:date="2025-09-26T14:56:00Z" w16du:dateUtc="2025-09-26T12:56:00Z">
        <w:r>
          <w:rPr>
            <w:noProof/>
            <w:webHidden/>
          </w:rPr>
          <w:fldChar w:fldCharType="separate"/>
        </w:r>
        <w:r>
          <w:rPr>
            <w:noProof/>
            <w:webHidden/>
          </w:rPr>
          <w:t>31</w:t>
        </w:r>
        <w:r>
          <w:rPr>
            <w:noProof/>
            <w:webHidden/>
          </w:rPr>
          <w:fldChar w:fldCharType="end"/>
        </w:r>
        <w:r w:rsidRPr="00685B5A">
          <w:rPr>
            <w:rStyle w:val="Hyperlink"/>
            <w:noProof/>
          </w:rPr>
          <w:fldChar w:fldCharType="end"/>
        </w:r>
      </w:ins>
    </w:p>
    <w:p w14:paraId="5B52B95C" w14:textId="5A1F0A62" w:rsidR="0002144F" w:rsidRDefault="0002144F">
      <w:pPr>
        <w:pStyle w:val="TOC3"/>
        <w:rPr>
          <w:ins w:id="136" w:author="Kranich, Peter" w:date="2025-09-26T14:56:00Z" w16du:dateUtc="2025-09-26T12:56:00Z"/>
          <w:rFonts w:asciiTheme="minorHAnsi" w:eastAsiaTheme="minorEastAsia" w:hAnsiTheme="minorHAnsi" w:cstheme="minorBidi"/>
          <w:noProof/>
          <w:kern w:val="2"/>
          <w14:ligatures w14:val="standardContextual"/>
        </w:rPr>
      </w:pPr>
      <w:ins w:id="137"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"_Toc209791057"</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3.53.5 Protocol Requirements</w:t>
        </w:r>
        <w:r>
          <w:rPr>
            <w:noProof/>
            <w:webHidden/>
          </w:rPr>
          <w:tab/>
        </w:r>
        <w:r>
          <w:rPr>
            <w:noProof/>
            <w:webHidden/>
          </w:rPr>
          <w:fldChar w:fldCharType="begin"/>
        </w:r>
        <w:r>
          <w:rPr>
            <w:noProof/>
            <w:webHidden/>
          </w:rPr>
          <w:instrText xml:space="preserve"> PAGEREF _Toc209791057 \h </w:instrText>
        </w:r>
      </w:ins>
      <w:r>
        <w:rPr>
          <w:noProof/>
          <w:webHidden/>
        </w:rPr>
      </w:r>
      <w:ins w:id="138" w:author="Kranich, Peter" w:date="2025-09-26T14:56:00Z" w16du:dateUtc="2025-09-26T12:56:00Z">
        <w:r>
          <w:rPr>
            <w:noProof/>
            <w:webHidden/>
          </w:rPr>
          <w:fldChar w:fldCharType="separate"/>
        </w:r>
        <w:r>
          <w:rPr>
            <w:noProof/>
            <w:webHidden/>
          </w:rPr>
          <w:t>31</w:t>
        </w:r>
        <w:r>
          <w:rPr>
            <w:noProof/>
            <w:webHidden/>
          </w:rPr>
          <w:fldChar w:fldCharType="end"/>
        </w:r>
        <w:r w:rsidRPr="00685B5A">
          <w:rPr>
            <w:rStyle w:val="Hyperlink"/>
            <w:noProof/>
          </w:rPr>
          <w:fldChar w:fldCharType="end"/>
        </w:r>
      </w:ins>
    </w:p>
    <w:p w14:paraId="0F9DF81C" w14:textId="31D2CA92" w:rsidR="0002144F" w:rsidRDefault="0002144F">
      <w:pPr>
        <w:pStyle w:val="TOC3"/>
        <w:rPr>
          <w:ins w:id="139" w:author="Kranich, Peter" w:date="2025-09-26T14:56:00Z" w16du:dateUtc="2025-09-26T12:56:00Z"/>
          <w:rFonts w:asciiTheme="minorHAnsi" w:eastAsiaTheme="minorEastAsia" w:hAnsiTheme="minorHAnsi" w:cstheme="minorBidi"/>
          <w:noProof/>
          <w:kern w:val="2"/>
          <w14:ligatures w14:val="standardContextual"/>
        </w:rPr>
      </w:pPr>
      <w:ins w:id="140"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"_Toc209791058"</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3.53.6 Security Considerations</w:t>
        </w:r>
        <w:r>
          <w:rPr>
            <w:noProof/>
            <w:webHidden/>
          </w:rPr>
          <w:tab/>
        </w:r>
        <w:r>
          <w:rPr>
            <w:noProof/>
            <w:webHidden/>
          </w:rPr>
          <w:fldChar w:fldCharType="begin"/>
        </w:r>
        <w:r>
          <w:rPr>
            <w:noProof/>
            <w:webHidden/>
          </w:rPr>
          <w:instrText xml:space="preserve"> PAGEREF _Toc209791058 \h </w:instrText>
        </w:r>
      </w:ins>
      <w:r>
        <w:rPr>
          <w:noProof/>
          <w:webHidden/>
        </w:rPr>
      </w:r>
      <w:ins w:id="141" w:author="Kranich, Peter" w:date="2025-09-26T14:56:00Z" w16du:dateUtc="2025-09-26T12:56:00Z">
        <w:r>
          <w:rPr>
            <w:noProof/>
            <w:webHidden/>
          </w:rPr>
          <w:fldChar w:fldCharType="separate"/>
        </w:r>
        <w:r>
          <w:rPr>
            <w:noProof/>
            <w:webHidden/>
          </w:rPr>
          <w:t>31</w:t>
        </w:r>
        <w:r>
          <w:rPr>
            <w:noProof/>
            <w:webHidden/>
          </w:rPr>
          <w:fldChar w:fldCharType="end"/>
        </w:r>
        <w:r w:rsidRPr="00685B5A">
          <w:rPr>
            <w:rStyle w:val="Hyperlink"/>
            <w:noProof/>
          </w:rPr>
          <w:fldChar w:fldCharType="end"/>
        </w:r>
      </w:ins>
    </w:p>
    <w:p w14:paraId="3A43FD0D" w14:textId="111F0005" w:rsidR="0002144F" w:rsidRDefault="0002144F">
      <w:pPr>
        <w:pStyle w:val="TOC1"/>
        <w:rPr>
          <w:ins w:id="142" w:author="Kranich, Peter" w:date="2025-09-26T14:56:00Z" w16du:dateUtc="2025-09-26T12:56:00Z"/>
          <w:rFonts w:asciiTheme="minorHAnsi" w:eastAsiaTheme="minorEastAsia" w:hAnsiTheme="minorHAnsi" w:cstheme="minorBidi"/>
          <w:noProof/>
          <w:kern w:val="2"/>
          <w14:ligatures w14:val="standardContextual"/>
        </w:rPr>
      </w:pPr>
      <w:ins w:id="143"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"_Toc209791059"</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Appendices to Volume 2</w:t>
        </w:r>
        <w:r>
          <w:rPr>
            <w:noProof/>
            <w:webHidden/>
          </w:rPr>
          <w:tab/>
        </w:r>
        <w:r>
          <w:rPr>
            <w:noProof/>
            <w:webHidden/>
          </w:rPr>
          <w:fldChar w:fldCharType="begin"/>
        </w:r>
        <w:r>
          <w:rPr>
            <w:noProof/>
            <w:webHidden/>
          </w:rPr>
          <w:instrText xml:space="preserve"> PAGEREF _Toc209791059 \h </w:instrText>
        </w:r>
      </w:ins>
      <w:r>
        <w:rPr>
          <w:noProof/>
          <w:webHidden/>
        </w:rPr>
      </w:r>
      <w:ins w:id="144" w:author="Kranich, Peter" w:date="2025-09-26T14:56:00Z" w16du:dateUtc="2025-09-26T12:56:00Z">
        <w:r>
          <w:rPr>
            <w:noProof/>
            <w:webHidden/>
          </w:rPr>
          <w:fldChar w:fldCharType="separate"/>
        </w:r>
        <w:r>
          <w:rPr>
            <w:noProof/>
            <w:webHidden/>
          </w:rPr>
          <w:t>32</w:t>
        </w:r>
        <w:r>
          <w:rPr>
            <w:noProof/>
            <w:webHidden/>
          </w:rPr>
          <w:fldChar w:fldCharType="end"/>
        </w:r>
        <w:r w:rsidRPr="00685B5A">
          <w:rPr>
            <w:rStyle w:val="Hyperlink"/>
            <w:noProof/>
          </w:rPr>
          <w:fldChar w:fldCharType="end"/>
        </w:r>
      </w:ins>
    </w:p>
    <w:p w14:paraId="5D4F9C02" w14:textId="4138E35E" w:rsidR="0002144F" w:rsidRDefault="0002144F">
      <w:pPr>
        <w:pStyle w:val="TOC1"/>
        <w:rPr>
          <w:ins w:id="145" w:author="Kranich, Peter" w:date="2025-09-26T14:56:00Z" w16du:dateUtc="2025-09-26T12:56:00Z"/>
          <w:rFonts w:asciiTheme="minorHAnsi" w:eastAsiaTheme="minorEastAsia" w:hAnsiTheme="minorHAnsi" w:cstheme="minorBidi"/>
          <w:noProof/>
          <w:kern w:val="2"/>
          <w14:ligatures w14:val="standardContextual"/>
        </w:rPr>
      </w:pPr>
      <w:ins w:id="146"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"_Toc209791060"</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Namespace Additions for Volume 2</w:t>
        </w:r>
        <w:r>
          <w:rPr>
            <w:noProof/>
            <w:webHidden/>
          </w:rPr>
          <w:tab/>
        </w:r>
        <w:r>
          <w:rPr>
            <w:noProof/>
            <w:webHidden/>
          </w:rPr>
          <w:fldChar w:fldCharType="begin"/>
        </w:r>
        <w:r>
          <w:rPr>
            <w:noProof/>
            <w:webHidden/>
          </w:rPr>
          <w:instrText xml:space="preserve"> PAGEREF _Toc209791060 \h </w:instrText>
        </w:r>
      </w:ins>
      <w:r>
        <w:rPr>
          <w:noProof/>
          <w:webHidden/>
        </w:rPr>
      </w:r>
      <w:ins w:id="147" w:author="Kranich, Peter" w:date="2025-09-26T14:56:00Z" w16du:dateUtc="2025-09-26T12:56:00Z">
        <w:r>
          <w:rPr>
            <w:noProof/>
            <w:webHidden/>
          </w:rPr>
          <w:fldChar w:fldCharType="separate"/>
        </w:r>
        <w:r>
          <w:rPr>
            <w:noProof/>
            <w:webHidden/>
          </w:rPr>
          <w:t>33</w:t>
        </w:r>
        <w:r>
          <w:rPr>
            <w:noProof/>
            <w:webHidden/>
          </w:rPr>
          <w:fldChar w:fldCharType="end"/>
        </w:r>
        <w:r w:rsidRPr="00685B5A">
          <w:rPr>
            <w:rStyle w:val="Hyperlink"/>
            <w:noProof/>
          </w:rPr>
          <w:fldChar w:fldCharType="end"/>
        </w:r>
      </w:ins>
    </w:p>
    <w:p w14:paraId="5220F315" w14:textId="06A83EB9" w:rsidR="0002144F" w:rsidRDefault="0002144F">
      <w:pPr>
        <w:pStyle w:val="TOC1"/>
        <w:rPr>
          <w:ins w:id="148" w:author="Kranich, Peter" w:date="2025-09-26T14:56:00Z" w16du:dateUtc="2025-09-26T12:56:00Z"/>
          <w:rFonts w:asciiTheme="minorHAnsi" w:eastAsiaTheme="minorEastAsia" w:hAnsiTheme="minorHAnsi" w:cstheme="minorBidi"/>
          <w:noProof/>
          <w:kern w:val="2"/>
          <w14:ligatures w14:val="standardContextual"/>
        </w:rPr>
      </w:pPr>
      <w:ins w:id="149"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"_Toc209791061"</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Volume 3 – Content Modules</w:t>
        </w:r>
        <w:r>
          <w:rPr>
            <w:noProof/>
            <w:webHidden/>
          </w:rPr>
          <w:tab/>
        </w:r>
        <w:r>
          <w:rPr>
            <w:noProof/>
            <w:webHidden/>
          </w:rPr>
          <w:fldChar w:fldCharType="begin"/>
        </w:r>
        <w:r>
          <w:rPr>
            <w:noProof/>
            <w:webHidden/>
          </w:rPr>
          <w:instrText xml:space="preserve"> PAGEREF _Toc209791061 \h </w:instrText>
        </w:r>
      </w:ins>
      <w:r>
        <w:rPr>
          <w:noProof/>
          <w:webHidden/>
        </w:rPr>
      </w:r>
      <w:ins w:id="150" w:author="Kranich, Peter" w:date="2025-09-26T14:56:00Z" w16du:dateUtc="2025-09-26T12:56:00Z">
        <w:r>
          <w:rPr>
            <w:noProof/>
            <w:webHidden/>
          </w:rPr>
          <w:fldChar w:fldCharType="separate"/>
        </w:r>
        <w:r>
          <w:rPr>
            <w:noProof/>
            <w:webHidden/>
          </w:rPr>
          <w:t>34</w:t>
        </w:r>
        <w:r>
          <w:rPr>
            <w:noProof/>
            <w:webHidden/>
          </w:rPr>
          <w:fldChar w:fldCharType="end"/>
        </w:r>
        <w:r w:rsidRPr="00685B5A">
          <w:rPr>
            <w:rStyle w:val="Hyperlink"/>
            <w:noProof/>
          </w:rPr>
          <w:fldChar w:fldCharType="end"/>
        </w:r>
      </w:ins>
    </w:p>
    <w:p w14:paraId="551A5E38" w14:textId="2A893793" w:rsidR="0002144F" w:rsidRDefault="0002144F">
      <w:pPr>
        <w:pStyle w:val="TOC1"/>
        <w:rPr>
          <w:ins w:id="151" w:author="Kranich, Peter" w:date="2025-09-26T14:56:00Z" w16du:dateUtc="2025-09-26T12:56:00Z"/>
          <w:rFonts w:asciiTheme="minorHAnsi" w:eastAsiaTheme="minorEastAsia" w:hAnsiTheme="minorHAnsi" w:cstheme="minorBidi"/>
          <w:noProof/>
          <w:kern w:val="2"/>
          <w14:ligatures w14:val="standardContextual"/>
        </w:rPr>
      </w:pPr>
      <w:ins w:id="152" w:author="Kranich, Peter" w:date="2025-09-26T14:56:00Z" w16du:dateUtc="2025-09-26T12:56:00Z">
        <w:r w:rsidRPr="00685B5A">
          <w:rPr>
            <w:rStyle w:val="Hyperlink"/>
            <w:noProof/>
          </w:rPr>
          <w:fldChar w:fldCharType="begin"/>
        </w:r>
        <w:r w:rsidRPr="00685B5A">
          <w:rPr>
            <w:rStyle w:val="Hyperlink"/>
            <w:noProof/>
          </w:rPr>
          <w:instrText xml:space="preserve"> </w:instrText>
        </w:r>
        <w:r>
          <w:rPr>
            <w:noProof/>
          </w:rPr>
          <w:instrText>HYPERLINK \l "_Toc209791062"</w:instrText>
        </w:r>
        <w:r w:rsidRPr="00685B5A">
          <w:rPr>
            <w:rStyle w:val="Hyperlink"/>
            <w:noProof/>
          </w:rPr>
          <w:instrText xml:space="preserve"> </w:instrText>
        </w:r>
        <w:r w:rsidRPr="00685B5A">
          <w:rPr>
            <w:rStyle w:val="Hyperlink"/>
            <w:noProof/>
          </w:rPr>
        </w:r>
        <w:r w:rsidRPr="00685B5A">
          <w:rPr>
            <w:rStyle w:val="Hyperlink"/>
            <w:noProof/>
          </w:rPr>
          <w:fldChar w:fldCharType="separate"/>
        </w:r>
        <w:r w:rsidRPr="00685B5A">
          <w:rPr>
            <w:rStyle w:val="Hyperlink"/>
            <w:noProof/>
          </w:rPr>
          <w:t>Volume 4 – National Extensions</w:t>
        </w:r>
        <w:r>
          <w:rPr>
            <w:noProof/>
            <w:webHidden/>
          </w:rPr>
          <w:tab/>
        </w:r>
        <w:r>
          <w:rPr>
            <w:noProof/>
            <w:webHidden/>
          </w:rPr>
          <w:fldChar w:fldCharType="begin"/>
        </w:r>
        <w:r>
          <w:rPr>
            <w:noProof/>
            <w:webHidden/>
          </w:rPr>
          <w:instrText xml:space="preserve"> PAGEREF _Toc209791062 \h </w:instrText>
        </w:r>
      </w:ins>
      <w:r>
        <w:rPr>
          <w:noProof/>
          <w:webHidden/>
        </w:rPr>
      </w:r>
      <w:ins w:id="153" w:author="Kranich, Peter" w:date="2025-09-26T14:56:00Z" w16du:dateUtc="2025-09-26T12:56:00Z">
        <w:r>
          <w:rPr>
            <w:noProof/>
            <w:webHidden/>
          </w:rPr>
          <w:fldChar w:fldCharType="separate"/>
        </w:r>
        <w:r>
          <w:rPr>
            <w:noProof/>
            <w:webHidden/>
          </w:rPr>
          <w:t>35</w:t>
        </w:r>
        <w:r>
          <w:rPr>
            <w:noProof/>
            <w:webHidden/>
          </w:rPr>
          <w:fldChar w:fldCharType="end"/>
        </w:r>
        <w:r w:rsidRPr="00685B5A">
          <w:rPr>
            <w:rStyle w:val="Hyperlink"/>
            <w:noProof/>
          </w:rPr>
          <w:fldChar w:fldCharType="end"/>
        </w:r>
      </w:ins>
    </w:p>
    <w:p w14:paraId="38A338C4" w14:textId="6F9D7244" w:rsidR="00DC05FD" w:rsidDel="0034271B" w:rsidRDefault="00DC05FD">
      <w:pPr>
        <w:pStyle w:val="TOC1"/>
        <w:rPr>
          <w:del w:id="154" w:author="Kranich, Peter" w:date="2025-07-15T09:02:00Z" w16du:dateUtc="2025-07-15T07:02:00Z"/>
          <w:rFonts w:asciiTheme="minorHAnsi" w:eastAsiaTheme="minorEastAsia" w:hAnsiTheme="minorHAnsi" w:cstheme="minorBidi"/>
          <w:noProof/>
          <w:kern w:val="2"/>
          <w14:ligatures w14:val="standardContextual"/>
        </w:rPr>
      </w:pPr>
      <w:del w:id="155" w:author="Kranich, Peter" w:date="2025-07-15T09:02:00Z" w16du:dateUtc="2025-07-15T07:02:00Z">
        <w:r w:rsidRPr="0034271B" w:rsidDel="0034271B">
          <w:rPr>
            <w:rPrChange w:id="156" w:author="Kranich, Peter" w:date="2025-07-15T09:02:00Z" w16du:dateUtc="2025-07-15T07:02:00Z">
              <w:rPr>
                <w:rStyle w:val="Hyperlink"/>
                <w:noProof/>
              </w:rPr>
            </w:rPrChange>
          </w:rPr>
          <w:delText>Introduction to this Supplement</w:delText>
        </w:r>
        <w:r w:rsidDel="0034271B">
          <w:rPr>
            <w:noProof/>
            <w:webHidden/>
          </w:rPr>
          <w:tab/>
          <w:delText>5</w:delText>
        </w:r>
      </w:del>
    </w:p>
    <w:p w14:paraId="68C5983C" w14:textId="6840AC51" w:rsidR="00DC05FD" w:rsidDel="0034271B" w:rsidRDefault="00DC05FD">
      <w:pPr>
        <w:pStyle w:val="TOC2"/>
        <w:rPr>
          <w:del w:id="157" w:author="Kranich, Peter" w:date="2025-07-15T09:02:00Z" w16du:dateUtc="2025-07-15T07:02:00Z"/>
          <w:rFonts w:asciiTheme="minorHAnsi" w:eastAsiaTheme="minorEastAsia" w:hAnsiTheme="minorHAnsi" w:cstheme="minorBidi"/>
          <w:noProof/>
          <w:kern w:val="2"/>
          <w14:ligatures w14:val="standardContextual"/>
        </w:rPr>
      </w:pPr>
      <w:del w:id="158" w:author="Kranich, Peter" w:date="2025-07-15T09:02:00Z" w16du:dateUtc="2025-07-15T07:02:00Z">
        <w:r w:rsidRPr="0034271B" w:rsidDel="0034271B">
          <w:rPr>
            <w:rPrChange w:id="159" w:author="Kranich, Peter" w:date="2025-07-15T09:02:00Z" w16du:dateUtc="2025-07-15T07:02:00Z">
              <w:rPr>
                <w:rStyle w:val="Hyperlink"/>
                <w:noProof/>
              </w:rPr>
            </w:rPrChange>
          </w:rPr>
          <w:delText>Open Issues and Questions</w:delText>
        </w:r>
        <w:r w:rsidDel="0034271B">
          <w:rPr>
            <w:noProof/>
            <w:webHidden/>
          </w:rPr>
          <w:tab/>
          <w:delText>5</w:delText>
        </w:r>
      </w:del>
    </w:p>
    <w:p w14:paraId="7F6E1840" w14:textId="2E1644AD" w:rsidR="00DC05FD" w:rsidDel="0034271B" w:rsidRDefault="00DC05FD">
      <w:pPr>
        <w:pStyle w:val="TOC2"/>
        <w:rPr>
          <w:del w:id="160" w:author="Kranich, Peter" w:date="2025-07-15T09:02:00Z" w16du:dateUtc="2025-07-15T07:02:00Z"/>
          <w:rFonts w:asciiTheme="minorHAnsi" w:eastAsiaTheme="minorEastAsia" w:hAnsiTheme="minorHAnsi" w:cstheme="minorBidi"/>
          <w:noProof/>
          <w:kern w:val="2"/>
          <w14:ligatures w14:val="standardContextual"/>
        </w:rPr>
      </w:pPr>
      <w:del w:id="161" w:author="Kranich, Peter" w:date="2025-07-15T09:02:00Z" w16du:dateUtc="2025-07-15T07:02:00Z">
        <w:r w:rsidRPr="0034271B" w:rsidDel="0034271B">
          <w:rPr>
            <w:rPrChange w:id="162" w:author="Kranich, Peter" w:date="2025-07-15T09:02:00Z" w16du:dateUtc="2025-07-15T07:02:00Z">
              <w:rPr>
                <w:rStyle w:val="Hyperlink"/>
                <w:noProof/>
              </w:rPr>
            </w:rPrChange>
          </w:rPr>
          <w:delText>Closed Issues</w:delText>
        </w:r>
        <w:r w:rsidDel="0034271B">
          <w:rPr>
            <w:noProof/>
            <w:webHidden/>
          </w:rPr>
          <w:tab/>
          <w:delText>5</w:delText>
        </w:r>
      </w:del>
    </w:p>
    <w:p w14:paraId="3DA54304" w14:textId="133C3276" w:rsidR="00DC05FD" w:rsidDel="0034271B" w:rsidRDefault="00DC05FD">
      <w:pPr>
        <w:pStyle w:val="TOC1"/>
        <w:rPr>
          <w:del w:id="163" w:author="Kranich, Peter" w:date="2025-07-15T09:02:00Z" w16du:dateUtc="2025-07-15T07:02:00Z"/>
          <w:rFonts w:asciiTheme="minorHAnsi" w:eastAsiaTheme="minorEastAsia" w:hAnsiTheme="minorHAnsi" w:cstheme="minorBidi"/>
          <w:noProof/>
          <w:kern w:val="2"/>
          <w14:ligatures w14:val="standardContextual"/>
        </w:rPr>
      </w:pPr>
      <w:del w:id="164" w:author="Kranich, Peter" w:date="2025-07-15T09:02:00Z" w16du:dateUtc="2025-07-15T07:02:00Z">
        <w:r w:rsidRPr="0034271B" w:rsidDel="0034271B">
          <w:rPr>
            <w:rPrChange w:id="165" w:author="Kranich, Peter" w:date="2025-07-15T09:02:00Z" w16du:dateUtc="2025-07-15T07:02:00Z">
              <w:rPr>
                <w:rStyle w:val="Hyperlink"/>
                <w:noProof/>
              </w:rPr>
            </w:rPrChange>
          </w:rPr>
          <w:delText>IHE Technical Frameworks General Introduction</w:delText>
        </w:r>
        <w:r w:rsidDel="0034271B">
          <w:rPr>
            <w:noProof/>
            <w:webHidden/>
          </w:rPr>
          <w:tab/>
          <w:delText>6</w:delText>
        </w:r>
      </w:del>
    </w:p>
    <w:p w14:paraId="0808BC5C" w14:textId="6B219A58" w:rsidR="00DC05FD" w:rsidDel="0034271B" w:rsidRDefault="00DC05FD">
      <w:pPr>
        <w:pStyle w:val="TOC1"/>
        <w:rPr>
          <w:del w:id="166" w:author="Kranich, Peter" w:date="2025-07-15T09:02:00Z" w16du:dateUtc="2025-07-15T07:02:00Z"/>
          <w:rFonts w:asciiTheme="minorHAnsi" w:eastAsiaTheme="minorEastAsia" w:hAnsiTheme="minorHAnsi" w:cstheme="minorBidi"/>
          <w:noProof/>
          <w:kern w:val="2"/>
          <w14:ligatures w14:val="standardContextual"/>
        </w:rPr>
      </w:pPr>
      <w:del w:id="167" w:author="Kranich, Peter" w:date="2025-07-15T09:02:00Z" w16du:dateUtc="2025-07-15T07:02:00Z">
        <w:r w:rsidRPr="0034271B" w:rsidDel="0034271B">
          <w:rPr>
            <w:rPrChange w:id="168" w:author="Kranich, Peter" w:date="2025-07-15T09:02:00Z" w16du:dateUtc="2025-07-15T07:02:00Z">
              <w:rPr>
                <w:rStyle w:val="Hyperlink"/>
                <w:noProof/>
              </w:rPr>
            </w:rPrChange>
          </w:rPr>
          <w:delText>9</w:delText>
        </w:r>
        <w:r w:rsidDel="0034271B">
          <w:rPr>
            <w:rFonts w:asciiTheme="minorHAnsi" w:eastAsiaTheme="minorEastAsia" w:hAnsiTheme="minorHAnsi" w:cstheme="minorBidi"/>
            <w:noProof/>
            <w:kern w:val="2"/>
            <w14:ligatures w14:val="standardContextual"/>
          </w:rPr>
          <w:tab/>
        </w:r>
        <w:r w:rsidRPr="0034271B" w:rsidDel="0034271B">
          <w:rPr>
            <w:rPrChange w:id="169" w:author="Kranich, Peter" w:date="2025-07-15T09:02:00Z" w16du:dateUtc="2025-07-15T07:02:00Z">
              <w:rPr>
                <w:rStyle w:val="Hyperlink"/>
                <w:noProof/>
              </w:rPr>
            </w:rPrChange>
          </w:rPr>
          <w:delText>Copyright Licenses</w:delText>
        </w:r>
        <w:r w:rsidDel="0034271B">
          <w:rPr>
            <w:noProof/>
            <w:webHidden/>
          </w:rPr>
          <w:tab/>
          <w:delText>6</w:delText>
        </w:r>
      </w:del>
    </w:p>
    <w:p w14:paraId="522EC8F9" w14:textId="64093014" w:rsidR="00DC05FD" w:rsidDel="0034271B" w:rsidRDefault="00DC05FD">
      <w:pPr>
        <w:pStyle w:val="TOC1"/>
        <w:rPr>
          <w:del w:id="170" w:author="Kranich, Peter" w:date="2025-07-15T09:02:00Z" w16du:dateUtc="2025-07-15T07:02:00Z"/>
          <w:rFonts w:asciiTheme="minorHAnsi" w:eastAsiaTheme="minorEastAsia" w:hAnsiTheme="minorHAnsi" w:cstheme="minorBidi"/>
          <w:noProof/>
          <w:kern w:val="2"/>
          <w14:ligatures w14:val="standardContextual"/>
        </w:rPr>
      </w:pPr>
      <w:del w:id="171" w:author="Kranich, Peter" w:date="2025-07-15T09:02:00Z" w16du:dateUtc="2025-07-15T07:02:00Z">
        <w:r w:rsidRPr="0034271B" w:rsidDel="0034271B">
          <w:rPr>
            <w:rPrChange w:id="172" w:author="Kranich, Peter" w:date="2025-07-15T09:02:00Z" w16du:dateUtc="2025-07-15T07:02:00Z">
              <w:rPr>
                <w:rStyle w:val="Hyperlink"/>
                <w:noProof/>
              </w:rPr>
            </w:rPrChange>
          </w:rPr>
          <w:delText>10</w:delText>
        </w:r>
        <w:r w:rsidDel="0034271B">
          <w:rPr>
            <w:rFonts w:asciiTheme="minorHAnsi" w:eastAsiaTheme="minorEastAsia" w:hAnsiTheme="minorHAnsi" w:cstheme="minorBidi"/>
            <w:noProof/>
            <w:kern w:val="2"/>
            <w14:ligatures w14:val="standardContextual"/>
          </w:rPr>
          <w:tab/>
        </w:r>
        <w:r w:rsidRPr="0034271B" w:rsidDel="0034271B">
          <w:rPr>
            <w:rPrChange w:id="173" w:author="Kranich, Peter" w:date="2025-07-15T09:02:00Z" w16du:dateUtc="2025-07-15T07:02:00Z">
              <w:rPr>
                <w:rStyle w:val="Hyperlink"/>
                <w:noProof/>
              </w:rPr>
            </w:rPrChange>
          </w:rPr>
          <w:delText>Trademark</w:delText>
        </w:r>
        <w:r w:rsidDel="0034271B">
          <w:rPr>
            <w:noProof/>
            <w:webHidden/>
          </w:rPr>
          <w:tab/>
          <w:delText>6</w:delText>
        </w:r>
      </w:del>
    </w:p>
    <w:p w14:paraId="67E0D118" w14:textId="28E1632A" w:rsidR="00DC05FD" w:rsidDel="0034271B" w:rsidRDefault="00DC05FD">
      <w:pPr>
        <w:pStyle w:val="TOC1"/>
        <w:rPr>
          <w:del w:id="174" w:author="Kranich, Peter" w:date="2025-07-15T09:02:00Z" w16du:dateUtc="2025-07-15T07:02:00Z"/>
          <w:rFonts w:asciiTheme="minorHAnsi" w:eastAsiaTheme="minorEastAsia" w:hAnsiTheme="minorHAnsi" w:cstheme="minorBidi"/>
          <w:noProof/>
          <w:kern w:val="2"/>
          <w14:ligatures w14:val="standardContextual"/>
        </w:rPr>
      </w:pPr>
      <w:del w:id="175" w:author="Kranich, Peter" w:date="2025-07-15T09:02:00Z" w16du:dateUtc="2025-07-15T07:02:00Z">
        <w:r w:rsidRPr="0034271B" w:rsidDel="0034271B">
          <w:rPr>
            <w:rPrChange w:id="176" w:author="Kranich, Peter" w:date="2025-07-15T09:02:00Z" w16du:dateUtc="2025-07-15T07:02:00Z">
              <w:rPr>
                <w:rStyle w:val="Hyperlink"/>
                <w:noProof/>
              </w:rPr>
            </w:rPrChange>
          </w:rPr>
          <w:delText>IHE Technical Frameworks General Introduction Appendices</w:delText>
        </w:r>
        <w:r w:rsidDel="0034271B">
          <w:rPr>
            <w:noProof/>
            <w:webHidden/>
          </w:rPr>
          <w:tab/>
          <w:delText>7</w:delText>
        </w:r>
      </w:del>
    </w:p>
    <w:p w14:paraId="36C2815A" w14:textId="7B7820A0" w:rsidR="00DC05FD" w:rsidDel="0034271B" w:rsidRDefault="00DC05FD">
      <w:pPr>
        <w:pStyle w:val="TOC1"/>
        <w:rPr>
          <w:del w:id="177" w:author="Kranich, Peter" w:date="2025-07-15T09:02:00Z" w16du:dateUtc="2025-07-15T07:02:00Z"/>
          <w:rFonts w:asciiTheme="minorHAnsi" w:eastAsiaTheme="minorEastAsia" w:hAnsiTheme="minorHAnsi" w:cstheme="minorBidi"/>
          <w:noProof/>
          <w:kern w:val="2"/>
          <w14:ligatures w14:val="standardContextual"/>
        </w:rPr>
      </w:pPr>
      <w:del w:id="178" w:author="Kranich, Peter" w:date="2025-07-15T09:02:00Z" w16du:dateUtc="2025-07-15T07:02:00Z">
        <w:r w:rsidRPr="0034271B" w:rsidDel="0034271B">
          <w:rPr>
            <w:rPrChange w:id="179" w:author="Kranich, Peter" w:date="2025-07-15T09:02:00Z" w16du:dateUtc="2025-07-15T07:02:00Z">
              <w:rPr>
                <w:rStyle w:val="Hyperlink"/>
                <w:noProof/>
              </w:rPr>
            </w:rPrChange>
          </w:rPr>
          <w:delText>Appendix A – Actors</w:delText>
        </w:r>
        <w:r w:rsidDel="0034271B">
          <w:rPr>
            <w:noProof/>
            <w:webHidden/>
          </w:rPr>
          <w:tab/>
          <w:delText>7</w:delText>
        </w:r>
      </w:del>
    </w:p>
    <w:p w14:paraId="5EE9284B" w14:textId="0C8EF444" w:rsidR="00DC05FD" w:rsidDel="0034271B" w:rsidRDefault="00DC05FD">
      <w:pPr>
        <w:pStyle w:val="TOC1"/>
        <w:rPr>
          <w:del w:id="180" w:author="Kranich, Peter" w:date="2025-07-15T09:02:00Z" w16du:dateUtc="2025-07-15T07:02:00Z"/>
          <w:rFonts w:asciiTheme="minorHAnsi" w:eastAsiaTheme="minorEastAsia" w:hAnsiTheme="minorHAnsi" w:cstheme="minorBidi"/>
          <w:noProof/>
          <w:kern w:val="2"/>
          <w14:ligatures w14:val="standardContextual"/>
        </w:rPr>
      </w:pPr>
      <w:del w:id="181" w:author="Kranich, Peter" w:date="2025-07-15T09:02:00Z" w16du:dateUtc="2025-07-15T07:02:00Z">
        <w:r w:rsidRPr="0034271B" w:rsidDel="0034271B">
          <w:rPr>
            <w:rPrChange w:id="182" w:author="Kranich, Peter" w:date="2025-07-15T09:02:00Z" w16du:dateUtc="2025-07-15T07:02:00Z">
              <w:rPr>
                <w:rStyle w:val="Hyperlink"/>
                <w:noProof/>
              </w:rPr>
            </w:rPrChange>
          </w:rPr>
          <w:delText>Appendix B – Transactions</w:delText>
        </w:r>
        <w:r w:rsidDel="0034271B">
          <w:rPr>
            <w:noProof/>
            <w:webHidden/>
          </w:rPr>
          <w:tab/>
          <w:delText>7</w:delText>
        </w:r>
      </w:del>
    </w:p>
    <w:p w14:paraId="31BBB3D7" w14:textId="25F850DC" w:rsidR="00DC05FD" w:rsidDel="0034271B" w:rsidRDefault="00DC05FD">
      <w:pPr>
        <w:pStyle w:val="TOC1"/>
        <w:rPr>
          <w:del w:id="183" w:author="Kranich, Peter" w:date="2025-07-15T09:02:00Z" w16du:dateUtc="2025-07-15T07:02:00Z"/>
          <w:rFonts w:asciiTheme="minorHAnsi" w:eastAsiaTheme="minorEastAsia" w:hAnsiTheme="minorHAnsi" w:cstheme="minorBidi"/>
          <w:noProof/>
          <w:kern w:val="2"/>
          <w14:ligatures w14:val="standardContextual"/>
        </w:rPr>
      </w:pPr>
      <w:del w:id="184" w:author="Kranich, Peter" w:date="2025-07-15T09:02:00Z" w16du:dateUtc="2025-07-15T07:02:00Z">
        <w:r w:rsidRPr="0034271B" w:rsidDel="0034271B">
          <w:rPr>
            <w:rPrChange w:id="185" w:author="Kranich, Peter" w:date="2025-07-15T09:02:00Z" w16du:dateUtc="2025-07-15T07:02:00Z">
              <w:rPr>
                <w:rStyle w:val="Hyperlink"/>
                <w:noProof/>
              </w:rPr>
            </w:rPrChange>
          </w:rPr>
          <w:delText>Appendix D – Glossary</w:delText>
        </w:r>
        <w:r w:rsidDel="0034271B">
          <w:rPr>
            <w:noProof/>
            <w:webHidden/>
          </w:rPr>
          <w:tab/>
          <w:delText>8</w:delText>
        </w:r>
      </w:del>
    </w:p>
    <w:p w14:paraId="08EF1CD8" w14:textId="0DA43FD4" w:rsidR="00DC05FD" w:rsidDel="0034271B" w:rsidRDefault="00DC05FD">
      <w:pPr>
        <w:pStyle w:val="TOC1"/>
        <w:rPr>
          <w:del w:id="186" w:author="Kranich, Peter" w:date="2025-07-15T09:02:00Z" w16du:dateUtc="2025-07-15T07:02:00Z"/>
          <w:rFonts w:asciiTheme="minorHAnsi" w:eastAsiaTheme="minorEastAsia" w:hAnsiTheme="minorHAnsi" w:cstheme="minorBidi"/>
          <w:noProof/>
          <w:kern w:val="2"/>
          <w14:ligatures w14:val="standardContextual"/>
        </w:rPr>
      </w:pPr>
      <w:del w:id="187" w:author="Kranich, Peter" w:date="2025-07-15T09:02:00Z" w16du:dateUtc="2025-07-15T07:02:00Z">
        <w:r w:rsidRPr="0034271B" w:rsidDel="0034271B">
          <w:rPr>
            <w:rPrChange w:id="188" w:author="Kranich, Peter" w:date="2025-07-15T09:02:00Z" w16du:dateUtc="2025-07-15T07:02:00Z">
              <w:rPr>
                <w:rStyle w:val="Hyperlink"/>
                <w:noProof/>
              </w:rPr>
            </w:rPrChange>
          </w:rPr>
          <w:delText>Volume 1 – Profiles</w:delText>
        </w:r>
        <w:r w:rsidDel="0034271B">
          <w:rPr>
            <w:noProof/>
            <w:webHidden/>
          </w:rPr>
          <w:tab/>
          <w:delText>9</w:delText>
        </w:r>
      </w:del>
    </w:p>
    <w:p w14:paraId="583246DC" w14:textId="7AF9E4D3" w:rsidR="00DC05FD" w:rsidDel="0034271B" w:rsidRDefault="00DC05FD">
      <w:pPr>
        <w:pStyle w:val="TOC2"/>
        <w:rPr>
          <w:del w:id="189" w:author="Kranich, Peter" w:date="2025-07-15T09:02:00Z" w16du:dateUtc="2025-07-15T07:02:00Z"/>
          <w:rFonts w:asciiTheme="minorHAnsi" w:eastAsiaTheme="minorEastAsia" w:hAnsiTheme="minorHAnsi" w:cstheme="minorBidi"/>
          <w:noProof/>
          <w:kern w:val="2"/>
          <w14:ligatures w14:val="standardContextual"/>
        </w:rPr>
      </w:pPr>
      <w:del w:id="190" w:author="Kranich, Peter" w:date="2025-07-15T09:02:00Z" w16du:dateUtc="2025-07-15T07:02:00Z">
        <w:r w:rsidRPr="0034271B" w:rsidDel="0034271B">
          <w:rPr>
            <w:rPrChange w:id="191" w:author="Kranich, Peter" w:date="2025-07-15T09:02:00Z" w16du:dateUtc="2025-07-15T07:02:00Z">
              <w:rPr>
                <w:rStyle w:val="Hyperlink"/>
                <w:noProof/>
              </w:rPr>
            </w:rPrChange>
          </w:rPr>
          <w:delText>Domain-specific additions</w:delText>
        </w:r>
        <w:r w:rsidDel="0034271B">
          <w:rPr>
            <w:noProof/>
            <w:webHidden/>
          </w:rPr>
          <w:tab/>
          <w:delText>9</w:delText>
        </w:r>
      </w:del>
    </w:p>
    <w:p w14:paraId="1BD54F33" w14:textId="66618424" w:rsidR="00DC05FD" w:rsidDel="0034271B" w:rsidRDefault="00DC05FD">
      <w:pPr>
        <w:pStyle w:val="TOC1"/>
        <w:rPr>
          <w:del w:id="192" w:author="Kranich, Peter" w:date="2025-07-15T09:02:00Z" w16du:dateUtc="2025-07-15T07:02:00Z"/>
          <w:rFonts w:asciiTheme="minorHAnsi" w:eastAsiaTheme="minorEastAsia" w:hAnsiTheme="minorHAnsi" w:cstheme="minorBidi"/>
          <w:noProof/>
          <w:kern w:val="2"/>
          <w14:ligatures w14:val="standardContextual"/>
        </w:rPr>
      </w:pPr>
      <w:del w:id="193" w:author="Kranich, Peter" w:date="2025-07-15T09:02:00Z" w16du:dateUtc="2025-07-15T07:02:00Z">
        <w:r w:rsidRPr="0034271B" w:rsidDel="0034271B">
          <w:rPr>
            <w:rPrChange w:id="194" w:author="Kranich, Peter" w:date="2025-07-15T09:02:00Z" w16du:dateUtc="2025-07-15T07:02:00Z">
              <w:rPr>
                <w:rStyle w:val="Hyperlink"/>
                <w:noProof/>
              </w:rPr>
            </w:rPrChange>
          </w:rPr>
          <w:delText>8 Point-of-Care Monitored Communication (PCMC) Profile</w:delText>
        </w:r>
        <w:r w:rsidDel="0034271B">
          <w:rPr>
            <w:noProof/>
            <w:webHidden/>
          </w:rPr>
          <w:tab/>
          <w:delText>10</w:delText>
        </w:r>
      </w:del>
    </w:p>
    <w:p w14:paraId="614C12DE" w14:textId="13274408" w:rsidR="00DC05FD" w:rsidDel="0034271B" w:rsidRDefault="00DC05FD">
      <w:pPr>
        <w:pStyle w:val="TOC2"/>
        <w:rPr>
          <w:del w:id="195" w:author="Kranich, Peter" w:date="2025-07-15T09:02:00Z" w16du:dateUtc="2025-07-15T07:02:00Z"/>
          <w:rFonts w:asciiTheme="minorHAnsi" w:eastAsiaTheme="minorEastAsia" w:hAnsiTheme="minorHAnsi" w:cstheme="minorBidi"/>
          <w:noProof/>
          <w:kern w:val="2"/>
          <w14:ligatures w14:val="standardContextual"/>
        </w:rPr>
      </w:pPr>
      <w:del w:id="196" w:author="Kranich, Peter" w:date="2025-07-15T09:02:00Z" w16du:dateUtc="2025-07-15T07:02:00Z">
        <w:r w:rsidRPr="0034271B" w:rsidDel="0034271B">
          <w:rPr>
            <w:rPrChange w:id="197" w:author="Kranich, Peter" w:date="2025-07-15T09:02:00Z" w16du:dateUtc="2025-07-15T07:02:00Z">
              <w:rPr>
                <w:rStyle w:val="Hyperlink"/>
                <w:noProof/>
              </w:rPr>
            </w:rPrChange>
          </w:rPr>
          <w:delText>8.1 PCMC Actors, Transactions, and Content Modules</w:delText>
        </w:r>
        <w:r w:rsidDel="0034271B">
          <w:rPr>
            <w:noProof/>
            <w:webHidden/>
          </w:rPr>
          <w:tab/>
          <w:delText>10</w:delText>
        </w:r>
      </w:del>
    </w:p>
    <w:p w14:paraId="3E7CC975" w14:textId="1F15DC02" w:rsidR="00DC05FD" w:rsidDel="0034271B" w:rsidRDefault="00DC05FD">
      <w:pPr>
        <w:pStyle w:val="TOC3"/>
        <w:rPr>
          <w:del w:id="198" w:author="Kranich, Peter" w:date="2025-07-15T09:02:00Z" w16du:dateUtc="2025-07-15T07:02:00Z"/>
          <w:rFonts w:asciiTheme="minorHAnsi" w:eastAsiaTheme="minorEastAsia" w:hAnsiTheme="minorHAnsi" w:cstheme="minorBidi"/>
          <w:noProof/>
          <w:kern w:val="2"/>
          <w14:ligatures w14:val="standardContextual"/>
        </w:rPr>
      </w:pPr>
      <w:del w:id="199" w:author="Kranich, Peter" w:date="2025-07-15T09:02:00Z" w16du:dateUtc="2025-07-15T07:02:00Z">
        <w:r w:rsidRPr="0034271B" w:rsidDel="0034271B">
          <w:rPr>
            <w:rPrChange w:id="200" w:author="Kranich, Peter" w:date="2025-07-15T09:02:00Z" w16du:dateUtc="2025-07-15T07:02:00Z">
              <w:rPr>
                <w:rStyle w:val="Hyperlink"/>
                <w:bCs/>
                <w:noProof/>
              </w:rPr>
            </w:rPrChange>
          </w:rPr>
          <w:delText>8.1.1 Actor Descriptions and Actor Profile Requirements</w:delText>
        </w:r>
        <w:r w:rsidDel="0034271B">
          <w:rPr>
            <w:noProof/>
            <w:webHidden/>
          </w:rPr>
          <w:tab/>
          <w:delText>11</w:delText>
        </w:r>
      </w:del>
    </w:p>
    <w:p w14:paraId="54495C2D" w14:textId="6B73E1CB" w:rsidR="00DC05FD" w:rsidDel="0034271B" w:rsidRDefault="00DC05FD">
      <w:pPr>
        <w:pStyle w:val="TOC4"/>
        <w:rPr>
          <w:del w:id="201" w:author="Kranich, Peter" w:date="2025-07-15T09:02:00Z" w16du:dateUtc="2025-07-15T07:02:00Z"/>
          <w:rFonts w:asciiTheme="minorHAnsi" w:eastAsiaTheme="minorEastAsia" w:hAnsiTheme="minorHAnsi" w:cstheme="minorBidi"/>
          <w:noProof/>
          <w:kern w:val="2"/>
          <w14:ligatures w14:val="standardContextual"/>
        </w:rPr>
      </w:pPr>
      <w:del w:id="202" w:author="Kranich, Peter" w:date="2025-07-15T09:02:00Z" w16du:dateUtc="2025-07-15T07:02:00Z">
        <w:r w:rsidRPr="0034271B" w:rsidDel="0034271B">
          <w:rPr>
            <w:rPrChange w:id="203" w:author="Kranich, Peter" w:date="2025-07-15T09:02:00Z" w16du:dateUtc="2025-07-15T07:02:00Z">
              <w:rPr>
                <w:rStyle w:val="Hyperlink"/>
                <w:noProof/>
              </w:rPr>
            </w:rPrChange>
          </w:rPr>
          <w:delText>8.1.1.1 Point-of-Care Device Reporter</w:delText>
        </w:r>
        <w:r w:rsidDel="0034271B">
          <w:rPr>
            <w:noProof/>
            <w:webHidden/>
          </w:rPr>
          <w:tab/>
          <w:delText>12</w:delText>
        </w:r>
      </w:del>
    </w:p>
    <w:p w14:paraId="1D621FEA" w14:textId="5EE7BC01" w:rsidR="00DC05FD" w:rsidDel="0034271B" w:rsidRDefault="00DC05FD">
      <w:pPr>
        <w:pStyle w:val="TOC4"/>
        <w:rPr>
          <w:del w:id="204" w:author="Kranich, Peter" w:date="2025-07-15T09:02:00Z" w16du:dateUtc="2025-07-15T07:02:00Z"/>
          <w:rFonts w:asciiTheme="minorHAnsi" w:eastAsiaTheme="minorEastAsia" w:hAnsiTheme="minorHAnsi" w:cstheme="minorBidi"/>
          <w:noProof/>
          <w:kern w:val="2"/>
          <w14:ligatures w14:val="standardContextual"/>
        </w:rPr>
      </w:pPr>
      <w:del w:id="205" w:author="Kranich, Peter" w:date="2025-07-15T09:02:00Z" w16du:dateUtc="2025-07-15T07:02:00Z">
        <w:r w:rsidRPr="0034271B" w:rsidDel="0034271B">
          <w:rPr>
            <w:rPrChange w:id="206" w:author="Kranich, Peter" w:date="2025-07-15T09:02:00Z" w16du:dateUtc="2025-07-15T07:02:00Z">
              <w:rPr>
                <w:rStyle w:val="Hyperlink"/>
                <w:noProof/>
              </w:rPr>
            </w:rPrChange>
          </w:rPr>
          <w:delText>8.1.1.2 Point-of-Care Device Consumer</w:delText>
        </w:r>
        <w:r w:rsidDel="0034271B">
          <w:rPr>
            <w:noProof/>
            <w:webHidden/>
          </w:rPr>
          <w:tab/>
          <w:delText>12</w:delText>
        </w:r>
      </w:del>
    </w:p>
    <w:p w14:paraId="586F0742" w14:textId="22049609" w:rsidR="00DC05FD" w:rsidDel="0034271B" w:rsidRDefault="00DC05FD">
      <w:pPr>
        <w:pStyle w:val="TOC2"/>
        <w:rPr>
          <w:del w:id="207" w:author="Kranich, Peter" w:date="2025-07-15T09:02:00Z" w16du:dateUtc="2025-07-15T07:02:00Z"/>
          <w:rFonts w:asciiTheme="minorHAnsi" w:eastAsiaTheme="minorEastAsia" w:hAnsiTheme="minorHAnsi" w:cstheme="minorBidi"/>
          <w:noProof/>
          <w:kern w:val="2"/>
          <w14:ligatures w14:val="standardContextual"/>
        </w:rPr>
      </w:pPr>
      <w:del w:id="208" w:author="Kranich, Peter" w:date="2025-07-15T09:02:00Z" w16du:dateUtc="2025-07-15T07:02:00Z">
        <w:r w:rsidRPr="0034271B" w:rsidDel="0034271B">
          <w:rPr>
            <w:rPrChange w:id="209" w:author="Kranich, Peter" w:date="2025-07-15T09:02:00Z" w16du:dateUtc="2025-07-15T07:02:00Z">
              <w:rPr>
                <w:rStyle w:val="Hyperlink"/>
                <w:noProof/>
              </w:rPr>
            </w:rPrChange>
          </w:rPr>
          <w:delText>8.2 PCMC Actor Options</w:delText>
        </w:r>
        <w:r w:rsidDel="0034271B">
          <w:rPr>
            <w:noProof/>
            <w:webHidden/>
          </w:rPr>
          <w:tab/>
          <w:delText>12</w:delText>
        </w:r>
      </w:del>
    </w:p>
    <w:p w14:paraId="3676521C" w14:textId="2702DAB9" w:rsidR="00DC05FD" w:rsidDel="0034271B" w:rsidRDefault="00DC05FD">
      <w:pPr>
        <w:pStyle w:val="TOC2"/>
        <w:rPr>
          <w:del w:id="210" w:author="Kranich, Peter" w:date="2025-07-15T09:02:00Z" w16du:dateUtc="2025-07-15T07:02:00Z"/>
          <w:rFonts w:asciiTheme="minorHAnsi" w:eastAsiaTheme="minorEastAsia" w:hAnsiTheme="minorHAnsi" w:cstheme="minorBidi"/>
          <w:noProof/>
          <w:kern w:val="2"/>
          <w14:ligatures w14:val="standardContextual"/>
        </w:rPr>
      </w:pPr>
      <w:del w:id="211" w:author="Kranich, Peter" w:date="2025-07-15T09:02:00Z" w16du:dateUtc="2025-07-15T07:02:00Z">
        <w:r w:rsidRPr="0034271B" w:rsidDel="0034271B">
          <w:rPr>
            <w:rPrChange w:id="212" w:author="Kranich, Peter" w:date="2025-07-15T09:02:00Z" w16du:dateUtc="2025-07-15T07:02:00Z">
              <w:rPr>
                <w:rStyle w:val="Hyperlink"/>
                <w:noProof/>
              </w:rPr>
            </w:rPrChange>
          </w:rPr>
          <w:delText>8.3 PCMC Required Actor Groupings</w:delText>
        </w:r>
        <w:r w:rsidDel="0034271B">
          <w:rPr>
            <w:noProof/>
            <w:webHidden/>
          </w:rPr>
          <w:tab/>
          <w:delText>13</w:delText>
        </w:r>
      </w:del>
    </w:p>
    <w:p w14:paraId="7438BB8F" w14:textId="24016CE9" w:rsidR="00DC05FD" w:rsidDel="0034271B" w:rsidRDefault="00DC05FD">
      <w:pPr>
        <w:pStyle w:val="TOC2"/>
        <w:rPr>
          <w:del w:id="213" w:author="Kranich, Peter" w:date="2025-07-15T09:02:00Z" w16du:dateUtc="2025-07-15T07:02:00Z"/>
          <w:rFonts w:asciiTheme="minorHAnsi" w:eastAsiaTheme="minorEastAsia" w:hAnsiTheme="minorHAnsi" w:cstheme="minorBidi"/>
          <w:noProof/>
          <w:kern w:val="2"/>
          <w14:ligatures w14:val="standardContextual"/>
        </w:rPr>
      </w:pPr>
      <w:del w:id="214" w:author="Kranich, Peter" w:date="2025-07-15T09:02:00Z" w16du:dateUtc="2025-07-15T07:02:00Z">
        <w:r w:rsidRPr="0034271B" w:rsidDel="0034271B">
          <w:rPr>
            <w:rPrChange w:id="215" w:author="Kranich, Peter" w:date="2025-07-15T09:02:00Z" w16du:dateUtc="2025-07-15T07:02:00Z">
              <w:rPr>
                <w:rStyle w:val="Hyperlink"/>
                <w:noProof/>
              </w:rPr>
            </w:rPrChange>
          </w:rPr>
          <w:delText>8.4 PCMC Overview</w:delText>
        </w:r>
        <w:r w:rsidDel="0034271B">
          <w:rPr>
            <w:noProof/>
            <w:webHidden/>
          </w:rPr>
          <w:tab/>
          <w:delText>13</w:delText>
        </w:r>
      </w:del>
    </w:p>
    <w:p w14:paraId="3F80506A" w14:textId="3D552BC9" w:rsidR="00DC05FD" w:rsidDel="0034271B" w:rsidRDefault="00DC05FD">
      <w:pPr>
        <w:pStyle w:val="TOC3"/>
        <w:rPr>
          <w:del w:id="216" w:author="Kranich, Peter" w:date="2025-07-15T09:02:00Z" w16du:dateUtc="2025-07-15T07:02:00Z"/>
          <w:rFonts w:asciiTheme="minorHAnsi" w:eastAsiaTheme="minorEastAsia" w:hAnsiTheme="minorHAnsi" w:cstheme="minorBidi"/>
          <w:noProof/>
          <w:kern w:val="2"/>
          <w14:ligatures w14:val="standardContextual"/>
        </w:rPr>
      </w:pPr>
      <w:del w:id="217" w:author="Kranich, Peter" w:date="2025-07-15T09:02:00Z" w16du:dateUtc="2025-07-15T07:02:00Z">
        <w:r w:rsidRPr="0034271B" w:rsidDel="0034271B">
          <w:rPr>
            <w:rPrChange w:id="218" w:author="Kranich, Peter" w:date="2025-07-15T09:02:00Z" w16du:dateUtc="2025-07-15T07:02:00Z">
              <w:rPr>
                <w:rStyle w:val="Hyperlink"/>
                <w:bCs/>
                <w:noProof/>
              </w:rPr>
            </w:rPrChange>
          </w:rPr>
          <w:delText>8.4.1 Concepts</w:delText>
        </w:r>
        <w:r w:rsidDel="0034271B">
          <w:rPr>
            <w:noProof/>
            <w:webHidden/>
          </w:rPr>
          <w:tab/>
          <w:delText>13</w:delText>
        </w:r>
      </w:del>
    </w:p>
    <w:p w14:paraId="3899C8E7" w14:textId="41489E53" w:rsidR="00DC05FD" w:rsidDel="0034271B" w:rsidRDefault="00DC05FD">
      <w:pPr>
        <w:pStyle w:val="TOC3"/>
        <w:rPr>
          <w:del w:id="219" w:author="Kranich, Peter" w:date="2025-07-15T09:02:00Z" w16du:dateUtc="2025-07-15T07:02:00Z"/>
          <w:rFonts w:asciiTheme="minorHAnsi" w:eastAsiaTheme="minorEastAsia" w:hAnsiTheme="minorHAnsi" w:cstheme="minorBidi"/>
          <w:noProof/>
          <w:kern w:val="2"/>
          <w14:ligatures w14:val="standardContextual"/>
        </w:rPr>
      </w:pPr>
      <w:del w:id="220" w:author="Kranich, Peter" w:date="2025-07-15T09:02:00Z" w16du:dateUtc="2025-07-15T07:02:00Z">
        <w:r w:rsidRPr="0034271B" w:rsidDel="0034271B">
          <w:rPr>
            <w:rPrChange w:id="221" w:author="Kranich, Peter" w:date="2025-07-15T09:02:00Z" w16du:dateUtc="2025-07-15T07:02:00Z">
              <w:rPr>
                <w:rStyle w:val="Hyperlink"/>
                <w:bCs/>
                <w:noProof/>
              </w:rPr>
            </w:rPrChange>
          </w:rPr>
          <w:delText>8.4.2 Use Cases</w:delText>
        </w:r>
        <w:r w:rsidDel="0034271B">
          <w:rPr>
            <w:noProof/>
            <w:webHidden/>
          </w:rPr>
          <w:tab/>
          <w:delText>13</w:delText>
        </w:r>
      </w:del>
    </w:p>
    <w:p w14:paraId="7EBD09F3" w14:textId="20BA8761" w:rsidR="00DC05FD" w:rsidDel="0034271B" w:rsidRDefault="00DC05FD">
      <w:pPr>
        <w:pStyle w:val="TOC4"/>
        <w:rPr>
          <w:del w:id="222" w:author="Kranich, Peter" w:date="2025-07-15T09:02:00Z" w16du:dateUtc="2025-07-15T07:02:00Z"/>
          <w:rFonts w:asciiTheme="minorHAnsi" w:eastAsiaTheme="minorEastAsia" w:hAnsiTheme="minorHAnsi" w:cstheme="minorBidi"/>
          <w:noProof/>
          <w:kern w:val="2"/>
          <w14:ligatures w14:val="standardContextual"/>
        </w:rPr>
      </w:pPr>
      <w:del w:id="223" w:author="Kranich, Peter" w:date="2025-07-15T09:02:00Z" w16du:dateUtc="2025-07-15T07:02:00Z">
        <w:r w:rsidRPr="0034271B" w:rsidDel="0034271B">
          <w:rPr>
            <w:rPrChange w:id="224" w:author="Kranich, Peter" w:date="2025-07-15T09:02:00Z" w16du:dateUtc="2025-07-15T07:02:00Z">
              <w:rPr>
                <w:rStyle w:val="Hyperlink"/>
                <w:noProof/>
              </w:rPr>
            </w:rPrChange>
          </w:rPr>
          <w:delText>8.4.2.1 Use Case #1: Reliable Alert Distribution</w:delText>
        </w:r>
        <w:r w:rsidDel="0034271B">
          <w:rPr>
            <w:noProof/>
            <w:webHidden/>
          </w:rPr>
          <w:tab/>
          <w:delText>13</w:delText>
        </w:r>
      </w:del>
    </w:p>
    <w:p w14:paraId="3533ACC9" w14:textId="0FB67943" w:rsidR="00DC05FD" w:rsidDel="0034271B" w:rsidRDefault="00DC05FD">
      <w:pPr>
        <w:pStyle w:val="TOC5"/>
        <w:rPr>
          <w:del w:id="225" w:author="Kranich, Peter" w:date="2025-07-15T09:02:00Z" w16du:dateUtc="2025-07-15T07:02:00Z"/>
          <w:rFonts w:asciiTheme="minorHAnsi" w:eastAsiaTheme="minorEastAsia" w:hAnsiTheme="minorHAnsi" w:cstheme="minorBidi"/>
          <w:noProof/>
          <w:kern w:val="2"/>
          <w14:ligatures w14:val="standardContextual"/>
        </w:rPr>
      </w:pPr>
      <w:del w:id="226" w:author="Kranich, Peter" w:date="2025-07-15T09:02:00Z" w16du:dateUtc="2025-07-15T07:02:00Z">
        <w:r w:rsidRPr="0034271B" w:rsidDel="0034271B">
          <w:rPr>
            <w:rPrChange w:id="227" w:author="Kranich, Peter" w:date="2025-07-15T09:02:00Z" w16du:dateUtc="2025-07-15T07:02:00Z">
              <w:rPr>
                <w:rStyle w:val="Hyperlink"/>
                <w:noProof/>
              </w:rPr>
            </w:rPrChange>
          </w:rPr>
          <w:delText>8.4.2.1.1 Reliable Alert Distribution</w:delText>
        </w:r>
        <w:r w:rsidRPr="0034271B" w:rsidDel="0034271B">
          <w:rPr>
            <w:rPrChange w:id="228" w:author="Kranich, Peter" w:date="2025-07-15T09:02:00Z" w16du:dateUtc="2025-07-15T07:02:00Z">
              <w:rPr>
                <w:rStyle w:val="Hyperlink"/>
                <w:bCs/>
                <w:noProof/>
              </w:rPr>
            </w:rPrChange>
          </w:rPr>
          <w:delText xml:space="preserve"> </w:delText>
        </w:r>
        <w:r w:rsidRPr="0034271B" w:rsidDel="0034271B">
          <w:rPr>
            <w:rPrChange w:id="229" w:author="Kranich, Peter" w:date="2025-07-15T09:02:00Z" w16du:dateUtc="2025-07-15T07:02:00Z">
              <w:rPr>
                <w:rStyle w:val="Hyperlink"/>
                <w:noProof/>
              </w:rPr>
            </w:rPrChange>
          </w:rPr>
          <w:delText>Use Case Description</w:delText>
        </w:r>
        <w:r w:rsidDel="0034271B">
          <w:rPr>
            <w:noProof/>
            <w:webHidden/>
          </w:rPr>
          <w:tab/>
          <w:delText>13</w:delText>
        </w:r>
      </w:del>
    </w:p>
    <w:p w14:paraId="1A785817" w14:textId="328248AD" w:rsidR="00DC05FD" w:rsidDel="0034271B" w:rsidRDefault="00DC05FD">
      <w:pPr>
        <w:pStyle w:val="TOC5"/>
        <w:rPr>
          <w:del w:id="230" w:author="Kranich, Peter" w:date="2025-07-15T09:02:00Z" w16du:dateUtc="2025-07-15T07:02:00Z"/>
          <w:rFonts w:asciiTheme="minorHAnsi" w:eastAsiaTheme="minorEastAsia" w:hAnsiTheme="minorHAnsi" w:cstheme="minorBidi"/>
          <w:noProof/>
          <w:kern w:val="2"/>
          <w14:ligatures w14:val="standardContextual"/>
        </w:rPr>
      </w:pPr>
      <w:del w:id="231" w:author="Kranich, Peter" w:date="2025-07-15T09:02:00Z" w16du:dateUtc="2025-07-15T07:02:00Z">
        <w:r w:rsidRPr="0034271B" w:rsidDel="0034271B">
          <w:rPr>
            <w:rPrChange w:id="232" w:author="Kranich, Peter" w:date="2025-07-15T09:02:00Z" w16du:dateUtc="2025-07-15T07:02:00Z">
              <w:rPr>
                <w:rStyle w:val="Hyperlink"/>
                <w:noProof/>
              </w:rPr>
            </w:rPrChange>
          </w:rPr>
          <w:delText>8.4.2.1.2 Reliable Alert Distribution Process Flow</w:delText>
        </w:r>
        <w:r w:rsidDel="0034271B">
          <w:rPr>
            <w:noProof/>
            <w:webHidden/>
          </w:rPr>
          <w:tab/>
          <w:delText>13</w:delText>
        </w:r>
      </w:del>
    </w:p>
    <w:p w14:paraId="15D81F42" w14:textId="48FD2194" w:rsidR="00DC05FD" w:rsidDel="0034271B" w:rsidRDefault="00DC05FD">
      <w:pPr>
        <w:pStyle w:val="TOC2"/>
        <w:rPr>
          <w:del w:id="233" w:author="Kranich, Peter" w:date="2025-07-15T09:02:00Z" w16du:dateUtc="2025-07-15T07:02:00Z"/>
          <w:rFonts w:asciiTheme="minorHAnsi" w:eastAsiaTheme="minorEastAsia" w:hAnsiTheme="minorHAnsi" w:cstheme="minorBidi"/>
          <w:noProof/>
          <w:kern w:val="2"/>
          <w14:ligatures w14:val="standardContextual"/>
        </w:rPr>
      </w:pPr>
      <w:del w:id="234" w:author="Kranich, Peter" w:date="2025-07-15T09:02:00Z" w16du:dateUtc="2025-07-15T07:02:00Z">
        <w:r w:rsidRPr="0034271B" w:rsidDel="0034271B">
          <w:rPr>
            <w:rPrChange w:id="235" w:author="Kranich, Peter" w:date="2025-07-15T09:02:00Z" w16du:dateUtc="2025-07-15T07:02:00Z">
              <w:rPr>
                <w:rStyle w:val="Hyperlink"/>
                <w:noProof/>
              </w:rPr>
            </w:rPrChange>
          </w:rPr>
          <w:delText>8.5 PCMC Security Considerations</w:delText>
        </w:r>
        <w:r w:rsidDel="0034271B">
          <w:rPr>
            <w:noProof/>
            <w:webHidden/>
          </w:rPr>
          <w:tab/>
          <w:delText>14</w:delText>
        </w:r>
      </w:del>
    </w:p>
    <w:p w14:paraId="1F33E399" w14:textId="0020D5A8" w:rsidR="00DC05FD" w:rsidDel="0034271B" w:rsidRDefault="00DC05FD">
      <w:pPr>
        <w:pStyle w:val="TOC2"/>
        <w:rPr>
          <w:del w:id="236" w:author="Kranich, Peter" w:date="2025-07-15T09:02:00Z" w16du:dateUtc="2025-07-15T07:02:00Z"/>
          <w:rFonts w:asciiTheme="minorHAnsi" w:eastAsiaTheme="minorEastAsia" w:hAnsiTheme="minorHAnsi" w:cstheme="minorBidi"/>
          <w:noProof/>
          <w:kern w:val="2"/>
          <w14:ligatures w14:val="standardContextual"/>
        </w:rPr>
      </w:pPr>
      <w:del w:id="237" w:author="Kranich, Peter" w:date="2025-07-15T09:02:00Z" w16du:dateUtc="2025-07-15T07:02:00Z">
        <w:r w:rsidRPr="0034271B" w:rsidDel="0034271B">
          <w:rPr>
            <w:rPrChange w:id="238" w:author="Kranich, Peter" w:date="2025-07-15T09:02:00Z" w16du:dateUtc="2025-07-15T07:02:00Z">
              <w:rPr>
                <w:rStyle w:val="Hyperlink"/>
                <w:noProof/>
              </w:rPr>
            </w:rPrChange>
          </w:rPr>
          <w:delText>8.6 PCMC Cross Profile Considerations</w:delText>
        </w:r>
        <w:r w:rsidDel="0034271B">
          <w:rPr>
            <w:noProof/>
            <w:webHidden/>
          </w:rPr>
          <w:tab/>
          <w:delText>15</w:delText>
        </w:r>
      </w:del>
    </w:p>
    <w:p w14:paraId="24AF1609" w14:textId="3DEADC22" w:rsidR="00DC05FD" w:rsidDel="0034271B" w:rsidRDefault="00DC05FD">
      <w:pPr>
        <w:pStyle w:val="TOC1"/>
        <w:rPr>
          <w:del w:id="239" w:author="Kranich, Peter" w:date="2025-07-15T09:02:00Z" w16du:dateUtc="2025-07-15T07:02:00Z"/>
          <w:rFonts w:asciiTheme="minorHAnsi" w:eastAsiaTheme="minorEastAsia" w:hAnsiTheme="minorHAnsi" w:cstheme="minorBidi"/>
          <w:noProof/>
          <w:kern w:val="2"/>
          <w14:ligatures w14:val="standardContextual"/>
        </w:rPr>
      </w:pPr>
      <w:del w:id="240" w:author="Kranich, Peter" w:date="2025-07-15T09:02:00Z" w16du:dateUtc="2025-07-15T07:02:00Z">
        <w:r w:rsidRPr="0034271B" w:rsidDel="0034271B">
          <w:rPr>
            <w:rPrChange w:id="241" w:author="Kranich, Peter" w:date="2025-07-15T09:02:00Z" w16du:dateUtc="2025-07-15T07:02:00Z">
              <w:rPr>
                <w:rStyle w:val="Hyperlink"/>
                <w:noProof/>
              </w:rPr>
            </w:rPrChange>
          </w:rPr>
          <w:delText>Appendices to Volume 1</w:delText>
        </w:r>
        <w:r w:rsidDel="0034271B">
          <w:rPr>
            <w:noProof/>
            <w:webHidden/>
          </w:rPr>
          <w:tab/>
          <w:delText>16</w:delText>
        </w:r>
      </w:del>
    </w:p>
    <w:p w14:paraId="6BED2C9C" w14:textId="295FB639" w:rsidR="00DC05FD" w:rsidDel="0034271B" w:rsidRDefault="00DC05FD">
      <w:pPr>
        <w:pStyle w:val="TOC1"/>
        <w:rPr>
          <w:del w:id="242" w:author="Kranich, Peter" w:date="2025-07-15T09:02:00Z" w16du:dateUtc="2025-07-15T07:02:00Z"/>
          <w:rFonts w:asciiTheme="minorHAnsi" w:eastAsiaTheme="minorEastAsia" w:hAnsiTheme="minorHAnsi" w:cstheme="minorBidi"/>
          <w:noProof/>
          <w:kern w:val="2"/>
          <w14:ligatures w14:val="standardContextual"/>
        </w:rPr>
      </w:pPr>
      <w:del w:id="243" w:author="Kranich, Peter" w:date="2025-07-15T09:02:00Z" w16du:dateUtc="2025-07-15T07:02:00Z">
        <w:r w:rsidRPr="0034271B" w:rsidDel="0034271B">
          <w:rPr>
            <w:rPrChange w:id="244" w:author="Kranich, Peter" w:date="2025-07-15T09:02:00Z" w16du:dateUtc="2025-07-15T07:02:00Z">
              <w:rPr>
                <w:rStyle w:val="Hyperlink"/>
                <w:noProof/>
              </w:rPr>
            </w:rPrChange>
          </w:rPr>
          <w:delText>Volume 2 – Transactions</w:delText>
        </w:r>
        <w:r w:rsidDel="0034271B">
          <w:rPr>
            <w:noProof/>
            <w:webHidden/>
          </w:rPr>
          <w:tab/>
          <w:delText>17</w:delText>
        </w:r>
      </w:del>
    </w:p>
    <w:p w14:paraId="04D5589B" w14:textId="16F17FEB" w:rsidR="00DC05FD" w:rsidDel="0034271B" w:rsidRDefault="00DC05FD">
      <w:pPr>
        <w:pStyle w:val="TOC2"/>
        <w:rPr>
          <w:del w:id="245" w:author="Kranich, Peter" w:date="2025-07-15T09:02:00Z" w16du:dateUtc="2025-07-15T07:02:00Z"/>
          <w:rFonts w:asciiTheme="minorHAnsi" w:eastAsiaTheme="minorEastAsia" w:hAnsiTheme="minorHAnsi" w:cstheme="minorBidi"/>
          <w:noProof/>
          <w:kern w:val="2"/>
          <w14:ligatures w14:val="standardContextual"/>
        </w:rPr>
      </w:pPr>
      <w:del w:id="246" w:author="Kranich, Peter" w:date="2025-07-15T09:02:00Z" w16du:dateUtc="2025-07-15T07:02:00Z">
        <w:r w:rsidRPr="0034271B" w:rsidDel="0034271B">
          <w:rPr>
            <w:rPrChange w:id="247" w:author="Kranich, Peter" w:date="2025-07-15T09:02:00Z" w16du:dateUtc="2025-07-15T07:02:00Z">
              <w:rPr>
                <w:rStyle w:val="Hyperlink"/>
                <w:noProof/>
              </w:rPr>
            </w:rPrChange>
          </w:rPr>
          <w:delText>3.11 Send Heartbeat Message [DEV-53]</w:delText>
        </w:r>
        <w:r w:rsidDel="0034271B">
          <w:rPr>
            <w:noProof/>
            <w:webHidden/>
          </w:rPr>
          <w:tab/>
          <w:delText>17</w:delText>
        </w:r>
      </w:del>
    </w:p>
    <w:p w14:paraId="07B4F692" w14:textId="30CC712C" w:rsidR="00DC05FD" w:rsidDel="0034271B" w:rsidRDefault="00DC05FD">
      <w:pPr>
        <w:pStyle w:val="TOC3"/>
        <w:rPr>
          <w:del w:id="248" w:author="Kranich, Peter" w:date="2025-07-15T09:02:00Z" w16du:dateUtc="2025-07-15T07:02:00Z"/>
          <w:rFonts w:asciiTheme="minorHAnsi" w:eastAsiaTheme="minorEastAsia" w:hAnsiTheme="minorHAnsi" w:cstheme="minorBidi"/>
          <w:noProof/>
          <w:kern w:val="2"/>
          <w14:ligatures w14:val="standardContextual"/>
        </w:rPr>
      </w:pPr>
      <w:del w:id="249" w:author="Kranich, Peter" w:date="2025-07-15T09:02:00Z" w16du:dateUtc="2025-07-15T07:02:00Z">
        <w:r w:rsidRPr="0034271B" w:rsidDel="0034271B">
          <w:rPr>
            <w:rPrChange w:id="250" w:author="Kranich, Peter" w:date="2025-07-15T09:02:00Z" w16du:dateUtc="2025-07-15T07:02:00Z">
              <w:rPr>
                <w:rStyle w:val="Hyperlink"/>
                <w:noProof/>
              </w:rPr>
            </w:rPrChange>
          </w:rPr>
          <w:delText>3.11.1 Scope</w:delText>
        </w:r>
        <w:r w:rsidDel="0034271B">
          <w:rPr>
            <w:noProof/>
            <w:webHidden/>
          </w:rPr>
          <w:tab/>
          <w:delText>17</w:delText>
        </w:r>
      </w:del>
    </w:p>
    <w:p w14:paraId="446404B9" w14:textId="25652130" w:rsidR="00DC05FD" w:rsidDel="0034271B" w:rsidRDefault="00DC05FD">
      <w:pPr>
        <w:pStyle w:val="TOC3"/>
        <w:rPr>
          <w:del w:id="251" w:author="Kranich, Peter" w:date="2025-07-15T09:02:00Z" w16du:dateUtc="2025-07-15T07:02:00Z"/>
          <w:rFonts w:asciiTheme="minorHAnsi" w:eastAsiaTheme="minorEastAsia" w:hAnsiTheme="minorHAnsi" w:cstheme="minorBidi"/>
          <w:noProof/>
          <w:kern w:val="2"/>
          <w14:ligatures w14:val="standardContextual"/>
        </w:rPr>
      </w:pPr>
      <w:del w:id="252" w:author="Kranich, Peter" w:date="2025-07-15T09:02:00Z" w16du:dateUtc="2025-07-15T07:02:00Z">
        <w:r w:rsidRPr="0034271B" w:rsidDel="0034271B">
          <w:rPr>
            <w:rPrChange w:id="253" w:author="Kranich, Peter" w:date="2025-07-15T09:02:00Z" w16du:dateUtc="2025-07-15T07:02:00Z">
              <w:rPr>
                <w:rStyle w:val="Hyperlink"/>
                <w:noProof/>
              </w:rPr>
            </w:rPrChange>
          </w:rPr>
          <w:delText>3.11.2 Actor Roles</w:delText>
        </w:r>
        <w:r w:rsidDel="0034271B">
          <w:rPr>
            <w:noProof/>
            <w:webHidden/>
          </w:rPr>
          <w:tab/>
          <w:delText>17</w:delText>
        </w:r>
      </w:del>
    </w:p>
    <w:p w14:paraId="4C160433" w14:textId="7CE72F8B" w:rsidR="00DC05FD" w:rsidDel="0034271B" w:rsidRDefault="00DC05FD">
      <w:pPr>
        <w:pStyle w:val="TOC3"/>
        <w:rPr>
          <w:del w:id="254" w:author="Kranich, Peter" w:date="2025-07-15T09:02:00Z" w16du:dateUtc="2025-07-15T07:02:00Z"/>
          <w:rFonts w:asciiTheme="minorHAnsi" w:eastAsiaTheme="minorEastAsia" w:hAnsiTheme="minorHAnsi" w:cstheme="minorBidi"/>
          <w:noProof/>
          <w:kern w:val="2"/>
          <w14:ligatures w14:val="standardContextual"/>
        </w:rPr>
      </w:pPr>
      <w:del w:id="255" w:author="Kranich, Peter" w:date="2025-07-15T09:02:00Z" w16du:dateUtc="2025-07-15T07:02:00Z">
        <w:r w:rsidRPr="0034271B" w:rsidDel="0034271B">
          <w:rPr>
            <w:rPrChange w:id="256" w:author="Kranich, Peter" w:date="2025-07-15T09:02:00Z" w16du:dateUtc="2025-07-15T07:02:00Z">
              <w:rPr>
                <w:rStyle w:val="Hyperlink"/>
                <w:noProof/>
              </w:rPr>
            </w:rPrChange>
          </w:rPr>
          <w:delText>3.11.3 Referenced Standards</w:delText>
        </w:r>
        <w:r w:rsidDel="0034271B">
          <w:rPr>
            <w:noProof/>
            <w:webHidden/>
          </w:rPr>
          <w:tab/>
          <w:delText>17</w:delText>
        </w:r>
      </w:del>
    </w:p>
    <w:p w14:paraId="03ABEDF3" w14:textId="058FC6C0" w:rsidR="00DC05FD" w:rsidDel="0034271B" w:rsidRDefault="00DC05FD">
      <w:pPr>
        <w:pStyle w:val="TOC3"/>
        <w:rPr>
          <w:del w:id="257" w:author="Kranich, Peter" w:date="2025-07-15T09:02:00Z" w16du:dateUtc="2025-07-15T07:02:00Z"/>
          <w:rFonts w:asciiTheme="minorHAnsi" w:eastAsiaTheme="minorEastAsia" w:hAnsiTheme="minorHAnsi" w:cstheme="minorBidi"/>
          <w:noProof/>
          <w:kern w:val="2"/>
          <w14:ligatures w14:val="standardContextual"/>
        </w:rPr>
      </w:pPr>
      <w:del w:id="258" w:author="Kranich, Peter" w:date="2025-07-15T09:02:00Z" w16du:dateUtc="2025-07-15T07:02:00Z">
        <w:r w:rsidRPr="0034271B" w:rsidDel="0034271B">
          <w:rPr>
            <w:rPrChange w:id="259" w:author="Kranich, Peter" w:date="2025-07-15T09:02:00Z" w16du:dateUtc="2025-07-15T07:02:00Z">
              <w:rPr>
                <w:rStyle w:val="Hyperlink"/>
                <w:noProof/>
              </w:rPr>
            </w:rPrChange>
          </w:rPr>
          <w:delText>3.11.4 Messages</w:delText>
        </w:r>
        <w:r w:rsidDel="0034271B">
          <w:rPr>
            <w:noProof/>
            <w:webHidden/>
          </w:rPr>
          <w:tab/>
          <w:delText>17</w:delText>
        </w:r>
      </w:del>
    </w:p>
    <w:p w14:paraId="75D43973" w14:textId="1D794F2B" w:rsidR="00DC05FD" w:rsidDel="0034271B" w:rsidRDefault="00DC05FD">
      <w:pPr>
        <w:pStyle w:val="TOC4"/>
        <w:rPr>
          <w:del w:id="260" w:author="Kranich, Peter" w:date="2025-07-15T09:02:00Z" w16du:dateUtc="2025-07-15T07:02:00Z"/>
          <w:rFonts w:asciiTheme="minorHAnsi" w:eastAsiaTheme="minorEastAsia" w:hAnsiTheme="minorHAnsi" w:cstheme="minorBidi"/>
          <w:noProof/>
          <w:kern w:val="2"/>
          <w14:ligatures w14:val="standardContextual"/>
        </w:rPr>
      </w:pPr>
      <w:del w:id="261" w:author="Kranich, Peter" w:date="2025-07-15T09:02:00Z" w16du:dateUtc="2025-07-15T07:02:00Z">
        <w:r w:rsidRPr="0034271B" w:rsidDel="0034271B">
          <w:rPr>
            <w:rPrChange w:id="262" w:author="Kranich, Peter" w:date="2025-07-15T09:02:00Z" w16du:dateUtc="2025-07-15T07:02:00Z">
              <w:rPr>
                <w:rStyle w:val="Hyperlink"/>
                <w:noProof/>
              </w:rPr>
            </w:rPrChange>
          </w:rPr>
          <w:delText>3.11.4.1 Send Heartbeat Message [DEV-53]</w:delText>
        </w:r>
        <w:r w:rsidDel="0034271B">
          <w:rPr>
            <w:noProof/>
            <w:webHidden/>
          </w:rPr>
          <w:tab/>
          <w:delText>18</w:delText>
        </w:r>
      </w:del>
    </w:p>
    <w:p w14:paraId="69ACD721" w14:textId="0BE7CCEB" w:rsidR="00DC05FD" w:rsidDel="0034271B" w:rsidRDefault="00DC05FD">
      <w:pPr>
        <w:pStyle w:val="TOC5"/>
        <w:rPr>
          <w:del w:id="263" w:author="Kranich, Peter" w:date="2025-07-15T09:02:00Z" w16du:dateUtc="2025-07-15T07:02:00Z"/>
          <w:rFonts w:asciiTheme="minorHAnsi" w:eastAsiaTheme="minorEastAsia" w:hAnsiTheme="minorHAnsi" w:cstheme="minorBidi"/>
          <w:noProof/>
          <w:kern w:val="2"/>
          <w14:ligatures w14:val="standardContextual"/>
        </w:rPr>
      </w:pPr>
      <w:del w:id="264" w:author="Kranich, Peter" w:date="2025-07-15T09:02:00Z" w16du:dateUtc="2025-07-15T07:02:00Z">
        <w:r w:rsidRPr="0034271B" w:rsidDel="0034271B">
          <w:rPr>
            <w:rPrChange w:id="265" w:author="Kranich, Peter" w:date="2025-07-15T09:02:00Z" w16du:dateUtc="2025-07-15T07:02:00Z">
              <w:rPr>
                <w:rStyle w:val="Hyperlink"/>
                <w:noProof/>
              </w:rPr>
            </w:rPrChange>
          </w:rPr>
          <w:delText>3.11.4.1.1 Trigger Events</w:delText>
        </w:r>
        <w:r w:rsidDel="0034271B">
          <w:rPr>
            <w:noProof/>
            <w:webHidden/>
          </w:rPr>
          <w:tab/>
          <w:delText>18</w:delText>
        </w:r>
      </w:del>
    </w:p>
    <w:p w14:paraId="26C5EBA0" w14:textId="7D0D1F53" w:rsidR="00DC05FD" w:rsidDel="0034271B" w:rsidRDefault="00DC05FD">
      <w:pPr>
        <w:pStyle w:val="TOC5"/>
        <w:rPr>
          <w:del w:id="266" w:author="Kranich, Peter" w:date="2025-07-15T09:02:00Z" w16du:dateUtc="2025-07-15T07:02:00Z"/>
          <w:rFonts w:asciiTheme="minorHAnsi" w:eastAsiaTheme="minorEastAsia" w:hAnsiTheme="minorHAnsi" w:cstheme="minorBidi"/>
          <w:noProof/>
          <w:kern w:val="2"/>
          <w14:ligatures w14:val="standardContextual"/>
        </w:rPr>
      </w:pPr>
      <w:del w:id="267" w:author="Kranich, Peter" w:date="2025-07-15T09:02:00Z" w16du:dateUtc="2025-07-15T07:02:00Z">
        <w:r w:rsidRPr="0034271B" w:rsidDel="0034271B">
          <w:rPr>
            <w:rPrChange w:id="268" w:author="Kranich, Peter" w:date="2025-07-15T09:02:00Z" w16du:dateUtc="2025-07-15T07:02:00Z">
              <w:rPr>
                <w:rStyle w:val="Hyperlink"/>
                <w:noProof/>
              </w:rPr>
            </w:rPrChange>
          </w:rPr>
          <w:delText>3.11.4.1.2 Message Semantics</w:delText>
        </w:r>
        <w:r w:rsidDel="0034271B">
          <w:rPr>
            <w:noProof/>
            <w:webHidden/>
          </w:rPr>
          <w:tab/>
          <w:delText>18</w:delText>
        </w:r>
      </w:del>
    </w:p>
    <w:p w14:paraId="11ED1C6A" w14:textId="5CD7BD7C" w:rsidR="00DC05FD" w:rsidDel="0034271B" w:rsidRDefault="00DC05FD">
      <w:pPr>
        <w:pStyle w:val="TOC5"/>
        <w:rPr>
          <w:del w:id="269" w:author="Kranich, Peter" w:date="2025-07-15T09:02:00Z" w16du:dateUtc="2025-07-15T07:02:00Z"/>
          <w:rFonts w:asciiTheme="minorHAnsi" w:eastAsiaTheme="minorEastAsia" w:hAnsiTheme="minorHAnsi" w:cstheme="minorBidi"/>
          <w:noProof/>
          <w:kern w:val="2"/>
          <w14:ligatures w14:val="standardContextual"/>
        </w:rPr>
      </w:pPr>
      <w:del w:id="270" w:author="Kranich, Peter" w:date="2025-07-15T09:02:00Z" w16du:dateUtc="2025-07-15T07:02:00Z">
        <w:r w:rsidRPr="0034271B" w:rsidDel="0034271B">
          <w:rPr>
            <w:rPrChange w:id="271" w:author="Kranich, Peter" w:date="2025-07-15T09:02:00Z" w16du:dateUtc="2025-07-15T07:02:00Z">
              <w:rPr>
                <w:rStyle w:val="Hyperlink"/>
                <w:noProof/>
              </w:rPr>
            </w:rPrChange>
          </w:rPr>
          <w:delText>3.11.4.1.3 Expected Actions</w:delText>
        </w:r>
        <w:r w:rsidDel="0034271B">
          <w:rPr>
            <w:noProof/>
            <w:webHidden/>
          </w:rPr>
          <w:tab/>
          <w:delText>21</w:delText>
        </w:r>
      </w:del>
    </w:p>
    <w:p w14:paraId="5067C654" w14:textId="07492933" w:rsidR="00DC05FD" w:rsidDel="0034271B" w:rsidRDefault="00DC05FD">
      <w:pPr>
        <w:pStyle w:val="TOC3"/>
        <w:rPr>
          <w:del w:id="272" w:author="Kranich, Peter" w:date="2025-07-15T09:02:00Z" w16du:dateUtc="2025-07-15T07:02:00Z"/>
          <w:rFonts w:asciiTheme="minorHAnsi" w:eastAsiaTheme="minorEastAsia" w:hAnsiTheme="minorHAnsi" w:cstheme="minorBidi"/>
          <w:noProof/>
          <w:kern w:val="2"/>
          <w14:ligatures w14:val="standardContextual"/>
        </w:rPr>
      </w:pPr>
      <w:del w:id="273" w:author="Kranich, Peter" w:date="2025-07-15T09:02:00Z" w16du:dateUtc="2025-07-15T07:02:00Z">
        <w:r w:rsidRPr="0034271B" w:rsidDel="0034271B">
          <w:rPr>
            <w:rPrChange w:id="274" w:author="Kranich, Peter" w:date="2025-07-15T09:02:00Z" w16du:dateUtc="2025-07-15T07:02:00Z">
              <w:rPr>
                <w:rStyle w:val="Hyperlink"/>
                <w:noProof/>
              </w:rPr>
            </w:rPrChange>
          </w:rPr>
          <w:delText>3.11.5 Protocol Requirements</w:delText>
        </w:r>
        <w:r w:rsidDel="0034271B">
          <w:rPr>
            <w:noProof/>
            <w:webHidden/>
          </w:rPr>
          <w:tab/>
          <w:delText>23</w:delText>
        </w:r>
      </w:del>
    </w:p>
    <w:p w14:paraId="38306AB8" w14:textId="5878F40A" w:rsidR="00DC05FD" w:rsidDel="0034271B" w:rsidRDefault="00DC05FD">
      <w:pPr>
        <w:pStyle w:val="TOC3"/>
        <w:rPr>
          <w:del w:id="275" w:author="Kranich, Peter" w:date="2025-07-15T09:02:00Z" w16du:dateUtc="2025-07-15T07:02:00Z"/>
          <w:rFonts w:asciiTheme="minorHAnsi" w:eastAsiaTheme="minorEastAsia" w:hAnsiTheme="minorHAnsi" w:cstheme="minorBidi"/>
          <w:noProof/>
          <w:kern w:val="2"/>
          <w14:ligatures w14:val="standardContextual"/>
        </w:rPr>
      </w:pPr>
      <w:del w:id="276" w:author="Kranich, Peter" w:date="2025-07-15T09:02:00Z" w16du:dateUtc="2025-07-15T07:02:00Z">
        <w:r w:rsidRPr="0034271B" w:rsidDel="0034271B">
          <w:rPr>
            <w:rPrChange w:id="277" w:author="Kranich, Peter" w:date="2025-07-15T09:02:00Z" w16du:dateUtc="2025-07-15T07:02:00Z">
              <w:rPr>
                <w:rStyle w:val="Hyperlink"/>
                <w:noProof/>
              </w:rPr>
            </w:rPrChange>
          </w:rPr>
          <w:delText>3.11.6 Security Considerations</w:delText>
        </w:r>
        <w:r w:rsidDel="0034271B">
          <w:rPr>
            <w:noProof/>
            <w:webHidden/>
          </w:rPr>
          <w:tab/>
          <w:delText>23</w:delText>
        </w:r>
      </w:del>
    </w:p>
    <w:p w14:paraId="347AE565" w14:textId="34E02FF7" w:rsidR="00DC05FD" w:rsidDel="0034271B" w:rsidRDefault="00DC05FD">
      <w:pPr>
        <w:pStyle w:val="TOC2"/>
        <w:rPr>
          <w:del w:id="278" w:author="Kranich, Peter" w:date="2025-07-15T09:02:00Z" w16du:dateUtc="2025-07-15T07:02:00Z"/>
          <w:rFonts w:asciiTheme="minorHAnsi" w:eastAsiaTheme="minorEastAsia" w:hAnsiTheme="minorHAnsi" w:cstheme="minorBidi"/>
          <w:noProof/>
          <w:kern w:val="2"/>
          <w14:ligatures w14:val="standardContextual"/>
        </w:rPr>
      </w:pPr>
      <w:del w:id="279" w:author="Kranich, Peter" w:date="2025-07-15T09:02:00Z" w16du:dateUtc="2025-07-15T07:02:00Z">
        <w:r w:rsidRPr="0034271B" w:rsidDel="0034271B">
          <w:rPr>
            <w:rPrChange w:id="280" w:author="Kranich, Peter" w:date="2025-07-15T09:02:00Z" w16du:dateUtc="2025-07-15T07:02:00Z">
              <w:rPr>
                <w:rStyle w:val="Hyperlink"/>
                <w:noProof/>
              </w:rPr>
            </w:rPrChange>
          </w:rPr>
          <w:delText>3.12 Acknowledge Heartbeat Message [DEV-54]</w:delText>
        </w:r>
        <w:r w:rsidDel="0034271B">
          <w:rPr>
            <w:noProof/>
            <w:webHidden/>
          </w:rPr>
          <w:tab/>
          <w:delText>23</w:delText>
        </w:r>
      </w:del>
    </w:p>
    <w:p w14:paraId="69BF1148" w14:textId="7BF3FB93" w:rsidR="00DC05FD" w:rsidDel="0034271B" w:rsidRDefault="00DC05FD">
      <w:pPr>
        <w:pStyle w:val="TOC3"/>
        <w:rPr>
          <w:del w:id="281" w:author="Kranich, Peter" w:date="2025-07-15T09:02:00Z" w16du:dateUtc="2025-07-15T07:02:00Z"/>
          <w:rFonts w:asciiTheme="minorHAnsi" w:eastAsiaTheme="minorEastAsia" w:hAnsiTheme="minorHAnsi" w:cstheme="minorBidi"/>
          <w:noProof/>
          <w:kern w:val="2"/>
          <w14:ligatures w14:val="standardContextual"/>
        </w:rPr>
      </w:pPr>
      <w:del w:id="282" w:author="Kranich, Peter" w:date="2025-07-15T09:02:00Z" w16du:dateUtc="2025-07-15T07:02:00Z">
        <w:r w:rsidRPr="0034271B" w:rsidDel="0034271B">
          <w:rPr>
            <w:rPrChange w:id="283" w:author="Kranich, Peter" w:date="2025-07-15T09:02:00Z" w16du:dateUtc="2025-07-15T07:02:00Z">
              <w:rPr>
                <w:rStyle w:val="Hyperlink"/>
                <w:noProof/>
              </w:rPr>
            </w:rPrChange>
          </w:rPr>
          <w:delText>3.12.1 Scope</w:delText>
        </w:r>
        <w:r w:rsidDel="0034271B">
          <w:rPr>
            <w:noProof/>
            <w:webHidden/>
          </w:rPr>
          <w:tab/>
          <w:delText>23</w:delText>
        </w:r>
      </w:del>
    </w:p>
    <w:p w14:paraId="6206DCD5" w14:textId="7D0E63D1" w:rsidR="00DC05FD" w:rsidDel="0034271B" w:rsidRDefault="00DC05FD">
      <w:pPr>
        <w:pStyle w:val="TOC3"/>
        <w:rPr>
          <w:del w:id="284" w:author="Kranich, Peter" w:date="2025-07-15T09:02:00Z" w16du:dateUtc="2025-07-15T07:02:00Z"/>
          <w:rFonts w:asciiTheme="minorHAnsi" w:eastAsiaTheme="minorEastAsia" w:hAnsiTheme="minorHAnsi" w:cstheme="minorBidi"/>
          <w:noProof/>
          <w:kern w:val="2"/>
          <w14:ligatures w14:val="standardContextual"/>
        </w:rPr>
      </w:pPr>
      <w:del w:id="285" w:author="Kranich, Peter" w:date="2025-07-15T09:02:00Z" w16du:dateUtc="2025-07-15T07:02:00Z">
        <w:r w:rsidRPr="0034271B" w:rsidDel="0034271B">
          <w:rPr>
            <w:rPrChange w:id="286" w:author="Kranich, Peter" w:date="2025-07-15T09:02:00Z" w16du:dateUtc="2025-07-15T07:02:00Z">
              <w:rPr>
                <w:rStyle w:val="Hyperlink"/>
                <w:noProof/>
              </w:rPr>
            </w:rPrChange>
          </w:rPr>
          <w:delText>3.12.2 Actor Roles</w:delText>
        </w:r>
        <w:r w:rsidDel="0034271B">
          <w:rPr>
            <w:noProof/>
            <w:webHidden/>
          </w:rPr>
          <w:tab/>
          <w:delText>24</w:delText>
        </w:r>
      </w:del>
    </w:p>
    <w:p w14:paraId="3C52C3E0" w14:textId="4674055D" w:rsidR="00DC05FD" w:rsidDel="0034271B" w:rsidRDefault="00DC05FD">
      <w:pPr>
        <w:pStyle w:val="TOC3"/>
        <w:rPr>
          <w:del w:id="287" w:author="Kranich, Peter" w:date="2025-07-15T09:02:00Z" w16du:dateUtc="2025-07-15T07:02:00Z"/>
          <w:rFonts w:asciiTheme="minorHAnsi" w:eastAsiaTheme="minorEastAsia" w:hAnsiTheme="minorHAnsi" w:cstheme="minorBidi"/>
          <w:noProof/>
          <w:kern w:val="2"/>
          <w14:ligatures w14:val="standardContextual"/>
        </w:rPr>
      </w:pPr>
      <w:del w:id="288" w:author="Kranich, Peter" w:date="2025-07-15T09:02:00Z" w16du:dateUtc="2025-07-15T07:02:00Z">
        <w:r w:rsidRPr="0034271B" w:rsidDel="0034271B">
          <w:rPr>
            <w:rPrChange w:id="289" w:author="Kranich, Peter" w:date="2025-07-15T09:02:00Z" w16du:dateUtc="2025-07-15T07:02:00Z">
              <w:rPr>
                <w:rStyle w:val="Hyperlink"/>
                <w:noProof/>
              </w:rPr>
            </w:rPrChange>
          </w:rPr>
          <w:delText>3.12.3 Referenced Standards</w:delText>
        </w:r>
        <w:r w:rsidDel="0034271B">
          <w:rPr>
            <w:noProof/>
            <w:webHidden/>
          </w:rPr>
          <w:tab/>
          <w:delText>24</w:delText>
        </w:r>
      </w:del>
    </w:p>
    <w:p w14:paraId="4E3142D0" w14:textId="58198AE2" w:rsidR="00DC05FD" w:rsidDel="0034271B" w:rsidRDefault="00DC05FD">
      <w:pPr>
        <w:pStyle w:val="TOC3"/>
        <w:rPr>
          <w:del w:id="290" w:author="Kranich, Peter" w:date="2025-07-15T09:02:00Z" w16du:dateUtc="2025-07-15T07:02:00Z"/>
          <w:rFonts w:asciiTheme="minorHAnsi" w:eastAsiaTheme="minorEastAsia" w:hAnsiTheme="minorHAnsi" w:cstheme="minorBidi"/>
          <w:noProof/>
          <w:kern w:val="2"/>
          <w14:ligatures w14:val="standardContextual"/>
        </w:rPr>
      </w:pPr>
      <w:del w:id="291" w:author="Kranich, Peter" w:date="2025-07-15T09:02:00Z" w16du:dateUtc="2025-07-15T07:02:00Z">
        <w:r w:rsidRPr="0034271B" w:rsidDel="0034271B">
          <w:rPr>
            <w:rPrChange w:id="292" w:author="Kranich, Peter" w:date="2025-07-15T09:02:00Z" w16du:dateUtc="2025-07-15T07:02:00Z">
              <w:rPr>
                <w:rStyle w:val="Hyperlink"/>
                <w:noProof/>
              </w:rPr>
            </w:rPrChange>
          </w:rPr>
          <w:delText>3.12.4 Messages</w:delText>
        </w:r>
        <w:r w:rsidDel="0034271B">
          <w:rPr>
            <w:noProof/>
            <w:webHidden/>
          </w:rPr>
          <w:tab/>
          <w:delText>24</w:delText>
        </w:r>
      </w:del>
    </w:p>
    <w:p w14:paraId="52DD089E" w14:textId="542E1FEA" w:rsidR="00DC05FD" w:rsidDel="0034271B" w:rsidRDefault="00DC05FD">
      <w:pPr>
        <w:pStyle w:val="TOC4"/>
        <w:rPr>
          <w:del w:id="293" w:author="Kranich, Peter" w:date="2025-07-15T09:02:00Z" w16du:dateUtc="2025-07-15T07:02:00Z"/>
          <w:rFonts w:asciiTheme="minorHAnsi" w:eastAsiaTheme="minorEastAsia" w:hAnsiTheme="minorHAnsi" w:cstheme="minorBidi"/>
          <w:noProof/>
          <w:kern w:val="2"/>
          <w14:ligatures w14:val="standardContextual"/>
        </w:rPr>
      </w:pPr>
      <w:del w:id="294" w:author="Kranich, Peter" w:date="2025-07-15T09:02:00Z" w16du:dateUtc="2025-07-15T07:02:00Z">
        <w:r w:rsidRPr="0034271B" w:rsidDel="0034271B">
          <w:rPr>
            <w:rPrChange w:id="295" w:author="Kranich, Peter" w:date="2025-07-15T09:02:00Z" w16du:dateUtc="2025-07-15T07:02:00Z">
              <w:rPr>
                <w:rStyle w:val="Hyperlink"/>
                <w:noProof/>
              </w:rPr>
            </w:rPrChange>
          </w:rPr>
          <w:delText>3.12.4.1 Acknowledge Heartbeat Message [DEV-54]</w:delText>
        </w:r>
        <w:r w:rsidDel="0034271B">
          <w:rPr>
            <w:noProof/>
            <w:webHidden/>
          </w:rPr>
          <w:tab/>
          <w:delText>24</w:delText>
        </w:r>
      </w:del>
    </w:p>
    <w:p w14:paraId="04A07430" w14:textId="241338FB" w:rsidR="00DC05FD" w:rsidDel="0034271B" w:rsidRDefault="00DC05FD">
      <w:pPr>
        <w:pStyle w:val="TOC5"/>
        <w:rPr>
          <w:del w:id="296" w:author="Kranich, Peter" w:date="2025-07-15T09:02:00Z" w16du:dateUtc="2025-07-15T07:02:00Z"/>
          <w:rFonts w:asciiTheme="minorHAnsi" w:eastAsiaTheme="minorEastAsia" w:hAnsiTheme="minorHAnsi" w:cstheme="minorBidi"/>
          <w:noProof/>
          <w:kern w:val="2"/>
          <w14:ligatures w14:val="standardContextual"/>
        </w:rPr>
      </w:pPr>
      <w:del w:id="297" w:author="Kranich, Peter" w:date="2025-07-15T09:02:00Z" w16du:dateUtc="2025-07-15T07:02:00Z">
        <w:r w:rsidRPr="0034271B" w:rsidDel="0034271B">
          <w:rPr>
            <w:rPrChange w:id="298" w:author="Kranich, Peter" w:date="2025-07-15T09:02:00Z" w16du:dateUtc="2025-07-15T07:02:00Z">
              <w:rPr>
                <w:rStyle w:val="Hyperlink"/>
                <w:noProof/>
              </w:rPr>
            </w:rPrChange>
          </w:rPr>
          <w:delText>3.12.4.1.1 Trigger Events</w:delText>
        </w:r>
        <w:r w:rsidDel="0034271B">
          <w:rPr>
            <w:noProof/>
            <w:webHidden/>
          </w:rPr>
          <w:tab/>
          <w:delText>25</w:delText>
        </w:r>
      </w:del>
    </w:p>
    <w:p w14:paraId="1A96004D" w14:textId="2CE089B8" w:rsidR="00DC05FD" w:rsidDel="0034271B" w:rsidRDefault="00DC05FD">
      <w:pPr>
        <w:pStyle w:val="TOC5"/>
        <w:rPr>
          <w:del w:id="299" w:author="Kranich, Peter" w:date="2025-07-15T09:02:00Z" w16du:dateUtc="2025-07-15T07:02:00Z"/>
          <w:rFonts w:asciiTheme="minorHAnsi" w:eastAsiaTheme="minorEastAsia" w:hAnsiTheme="minorHAnsi" w:cstheme="minorBidi"/>
          <w:noProof/>
          <w:kern w:val="2"/>
          <w14:ligatures w14:val="standardContextual"/>
        </w:rPr>
      </w:pPr>
      <w:del w:id="300" w:author="Kranich, Peter" w:date="2025-07-15T09:02:00Z" w16du:dateUtc="2025-07-15T07:02:00Z">
        <w:r w:rsidRPr="0034271B" w:rsidDel="0034271B">
          <w:rPr>
            <w:rPrChange w:id="301" w:author="Kranich, Peter" w:date="2025-07-15T09:02:00Z" w16du:dateUtc="2025-07-15T07:02:00Z">
              <w:rPr>
                <w:rStyle w:val="Hyperlink"/>
                <w:noProof/>
              </w:rPr>
            </w:rPrChange>
          </w:rPr>
          <w:delText>3.12.4.1.2 Message Semantics</w:delText>
        </w:r>
        <w:r w:rsidDel="0034271B">
          <w:rPr>
            <w:noProof/>
            <w:webHidden/>
          </w:rPr>
          <w:tab/>
          <w:delText>25</w:delText>
        </w:r>
      </w:del>
    </w:p>
    <w:p w14:paraId="0796398E" w14:textId="0AFADA09" w:rsidR="00DC05FD" w:rsidDel="0034271B" w:rsidRDefault="00DC05FD">
      <w:pPr>
        <w:pStyle w:val="TOC5"/>
        <w:rPr>
          <w:del w:id="302" w:author="Kranich, Peter" w:date="2025-07-15T09:02:00Z" w16du:dateUtc="2025-07-15T07:02:00Z"/>
          <w:rFonts w:asciiTheme="minorHAnsi" w:eastAsiaTheme="minorEastAsia" w:hAnsiTheme="minorHAnsi" w:cstheme="minorBidi"/>
          <w:noProof/>
          <w:kern w:val="2"/>
          <w14:ligatures w14:val="standardContextual"/>
        </w:rPr>
      </w:pPr>
      <w:del w:id="303" w:author="Kranich, Peter" w:date="2025-07-15T09:02:00Z" w16du:dateUtc="2025-07-15T07:02:00Z">
        <w:r w:rsidRPr="0034271B" w:rsidDel="0034271B">
          <w:rPr>
            <w:rPrChange w:id="304" w:author="Kranich, Peter" w:date="2025-07-15T09:02:00Z" w16du:dateUtc="2025-07-15T07:02:00Z">
              <w:rPr>
                <w:rStyle w:val="Hyperlink"/>
                <w:noProof/>
              </w:rPr>
            </w:rPrChange>
          </w:rPr>
          <w:delText>3.12.4.1.3 Expected Actions</w:delText>
        </w:r>
        <w:r w:rsidDel="0034271B">
          <w:rPr>
            <w:noProof/>
            <w:webHidden/>
          </w:rPr>
          <w:tab/>
          <w:delText>26</w:delText>
        </w:r>
      </w:del>
    </w:p>
    <w:p w14:paraId="292ABD2D" w14:textId="637A1F32" w:rsidR="00DC05FD" w:rsidDel="0034271B" w:rsidRDefault="00DC05FD">
      <w:pPr>
        <w:pStyle w:val="TOC3"/>
        <w:rPr>
          <w:del w:id="305" w:author="Kranich, Peter" w:date="2025-07-15T09:02:00Z" w16du:dateUtc="2025-07-15T07:02:00Z"/>
          <w:rFonts w:asciiTheme="minorHAnsi" w:eastAsiaTheme="minorEastAsia" w:hAnsiTheme="minorHAnsi" w:cstheme="minorBidi"/>
          <w:noProof/>
          <w:kern w:val="2"/>
          <w14:ligatures w14:val="standardContextual"/>
        </w:rPr>
      </w:pPr>
      <w:del w:id="306" w:author="Kranich, Peter" w:date="2025-07-15T09:02:00Z" w16du:dateUtc="2025-07-15T07:02:00Z">
        <w:r w:rsidRPr="0034271B" w:rsidDel="0034271B">
          <w:rPr>
            <w:rPrChange w:id="307" w:author="Kranich, Peter" w:date="2025-07-15T09:02:00Z" w16du:dateUtc="2025-07-15T07:02:00Z">
              <w:rPr>
                <w:rStyle w:val="Hyperlink"/>
                <w:noProof/>
              </w:rPr>
            </w:rPrChange>
          </w:rPr>
          <w:delText>3.12.5 Protocol Requirements</w:delText>
        </w:r>
        <w:r w:rsidDel="0034271B">
          <w:rPr>
            <w:noProof/>
            <w:webHidden/>
          </w:rPr>
          <w:tab/>
          <w:delText>26</w:delText>
        </w:r>
      </w:del>
    </w:p>
    <w:p w14:paraId="67A830DA" w14:textId="60B64832" w:rsidR="00DC05FD" w:rsidDel="0034271B" w:rsidRDefault="00DC05FD">
      <w:pPr>
        <w:pStyle w:val="TOC3"/>
        <w:rPr>
          <w:del w:id="308" w:author="Kranich, Peter" w:date="2025-07-15T09:02:00Z" w16du:dateUtc="2025-07-15T07:02:00Z"/>
          <w:rFonts w:asciiTheme="minorHAnsi" w:eastAsiaTheme="minorEastAsia" w:hAnsiTheme="minorHAnsi" w:cstheme="minorBidi"/>
          <w:noProof/>
          <w:kern w:val="2"/>
          <w14:ligatures w14:val="standardContextual"/>
        </w:rPr>
      </w:pPr>
      <w:del w:id="309" w:author="Kranich, Peter" w:date="2025-07-15T09:02:00Z" w16du:dateUtc="2025-07-15T07:02:00Z">
        <w:r w:rsidRPr="0034271B" w:rsidDel="0034271B">
          <w:rPr>
            <w:rPrChange w:id="310" w:author="Kranich, Peter" w:date="2025-07-15T09:02:00Z" w16du:dateUtc="2025-07-15T07:02:00Z">
              <w:rPr>
                <w:rStyle w:val="Hyperlink"/>
                <w:noProof/>
              </w:rPr>
            </w:rPrChange>
          </w:rPr>
          <w:delText>3.12.6 Security Considerations</w:delText>
        </w:r>
        <w:r w:rsidDel="0034271B">
          <w:rPr>
            <w:noProof/>
            <w:webHidden/>
          </w:rPr>
          <w:tab/>
          <w:delText>26</w:delText>
        </w:r>
      </w:del>
    </w:p>
    <w:p w14:paraId="3A66FC4E" w14:textId="4B5184B6" w:rsidR="00DC05FD" w:rsidDel="0034271B" w:rsidRDefault="00DC05FD">
      <w:pPr>
        <w:pStyle w:val="TOC1"/>
        <w:rPr>
          <w:del w:id="311" w:author="Kranich, Peter" w:date="2025-07-15T09:02:00Z" w16du:dateUtc="2025-07-15T07:02:00Z"/>
          <w:rFonts w:asciiTheme="minorHAnsi" w:eastAsiaTheme="minorEastAsia" w:hAnsiTheme="minorHAnsi" w:cstheme="minorBidi"/>
          <w:noProof/>
          <w:kern w:val="2"/>
          <w14:ligatures w14:val="standardContextual"/>
        </w:rPr>
      </w:pPr>
      <w:del w:id="312" w:author="Kranich, Peter" w:date="2025-07-15T09:02:00Z" w16du:dateUtc="2025-07-15T07:02:00Z">
        <w:r w:rsidRPr="0034271B" w:rsidDel="0034271B">
          <w:rPr>
            <w:rPrChange w:id="313" w:author="Kranich, Peter" w:date="2025-07-15T09:02:00Z" w16du:dateUtc="2025-07-15T07:02:00Z">
              <w:rPr>
                <w:rStyle w:val="Hyperlink"/>
                <w:noProof/>
              </w:rPr>
            </w:rPrChange>
          </w:rPr>
          <w:delText>Appendices to Volume 2</w:delText>
        </w:r>
        <w:r w:rsidDel="0034271B">
          <w:rPr>
            <w:noProof/>
            <w:webHidden/>
          </w:rPr>
          <w:tab/>
          <w:delText>27</w:delText>
        </w:r>
      </w:del>
    </w:p>
    <w:p w14:paraId="1BE9FF66" w14:textId="1877030C" w:rsidR="00DC05FD" w:rsidDel="0034271B" w:rsidRDefault="00DC05FD">
      <w:pPr>
        <w:pStyle w:val="TOC1"/>
        <w:rPr>
          <w:del w:id="314" w:author="Kranich, Peter" w:date="2025-07-15T09:02:00Z" w16du:dateUtc="2025-07-15T07:02:00Z"/>
          <w:rFonts w:asciiTheme="minorHAnsi" w:eastAsiaTheme="minorEastAsia" w:hAnsiTheme="minorHAnsi" w:cstheme="minorBidi"/>
          <w:noProof/>
          <w:kern w:val="2"/>
          <w14:ligatures w14:val="standardContextual"/>
        </w:rPr>
      </w:pPr>
      <w:del w:id="315" w:author="Kranich, Peter" w:date="2025-07-15T09:02:00Z" w16du:dateUtc="2025-07-15T07:02:00Z">
        <w:r w:rsidRPr="0034271B" w:rsidDel="0034271B">
          <w:rPr>
            <w:rPrChange w:id="316" w:author="Kranich, Peter" w:date="2025-07-15T09:02:00Z" w16du:dateUtc="2025-07-15T07:02:00Z">
              <w:rPr>
                <w:rStyle w:val="Hyperlink"/>
                <w:noProof/>
              </w:rPr>
            </w:rPrChange>
          </w:rPr>
          <w:delText>Namespace Additions for Volume 2</w:delText>
        </w:r>
        <w:r w:rsidDel="0034271B">
          <w:rPr>
            <w:noProof/>
            <w:webHidden/>
          </w:rPr>
          <w:tab/>
          <w:delText>28</w:delText>
        </w:r>
      </w:del>
    </w:p>
    <w:p w14:paraId="7AF7B555" w14:textId="37FB4E21" w:rsidR="00DC05FD" w:rsidDel="0034271B" w:rsidRDefault="00DC05FD">
      <w:pPr>
        <w:pStyle w:val="TOC1"/>
        <w:rPr>
          <w:del w:id="317" w:author="Kranich, Peter" w:date="2025-07-15T09:02:00Z" w16du:dateUtc="2025-07-15T07:02:00Z"/>
          <w:rFonts w:asciiTheme="minorHAnsi" w:eastAsiaTheme="minorEastAsia" w:hAnsiTheme="minorHAnsi" w:cstheme="minorBidi"/>
          <w:noProof/>
          <w:kern w:val="2"/>
          <w14:ligatures w14:val="standardContextual"/>
        </w:rPr>
      </w:pPr>
      <w:del w:id="318" w:author="Kranich, Peter" w:date="2025-07-15T09:02:00Z" w16du:dateUtc="2025-07-15T07:02:00Z">
        <w:r w:rsidRPr="0034271B" w:rsidDel="0034271B">
          <w:rPr>
            <w:rPrChange w:id="319" w:author="Kranich, Peter" w:date="2025-07-15T09:02:00Z" w16du:dateUtc="2025-07-15T07:02:00Z">
              <w:rPr>
                <w:rStyle w:val="Hyperlink"/>
                <w:noProof/>
              </w:rPr>
            </w:rPrChange>
          </w:rPr>
          <w:delText>Volume 3 – Content Modules</w:delText>
        </w:r>
        <w:r w:rsidDel="0034271B">
          <w:rPr>
            <w:noProof/>
            <w:webHidden/>
          </w:rPr>
          <w:tab/>
          <w:delText>29</w:delText>
        </w:r>
      </w:del>
    </w:p>
    <w:p w14:paraId="0BF47073" w14:textId="604C4B83" w:rsidR="00DC05FD" w:rsidDel="0034271B" w:rsidRDefault="00DC05FD">
      <w:pPr>
        <w:pStyle w:val="TOC1"/>
        <w:rPr>
          <w:del w:id="320" w:author="Kranich, Peter" w:date="2025-07-15T09:02:00Z" w16du:dateUtc="2025-07-15T07:02:00Z"/>
          <w:rFonts w:asciiTheme="minorHAnsi" w:eastAsiaTheme="minorEastAsia" w:hAnsiTheme="minorHAnsi" w:cstheme="minorBidi"/>
          <w:noProof/>
          <w:kern w:val="2"/>
          <w14:ligatures w14:val="standardContextual"/>
        </w:rPr>
      </w:pPr>
      <w:del w:id="321" w:author="Kranich, Peter" w:date="2025-07-15T09:02:00Z" w16du:dateUtc="2025-07-15T07:02:00Z">
        <w:r w:rsidRPr="0034271B" w:rsidDel="0034271B">
          <w:rPr>
            <w:rPrChange w:id="322" w:author="Kranich, Peter" w:date="2025-07-15T09:02:00Z" w16du:dateUtc="2025-07-15T07:02:00Z">
              <w:rPr>
                <w:rStyle w:val="Hyperlink"/>
                <w:noProof/>
              </w:rPr>
            </w:rPrChange>
          </w:rPr>
          <w:delText>Volume 4 – National Extensions</w:delText>
        </w:r>
        <w:r w:rsidDel="0034271B">
          <w:rPr>
            <w:noProof/>
            <w:webHidden/>
          </w:rPr>
          <w:tab/>
          <w:delText>30</w:delText>
        </w:r>
      </w:del>
    </w:p>
    <w:p w14:paraId="1D253A37" w14:textId="3B8A94EA" w:rsidR="00CF283F" w:rsidRPr="00D26514" w:rsidRDefault="00CF508D" w:rsidP="003A60B7">
      <w:pPr>
        <w:pStyle w:val="Heading1"/>
        <w:numPr>
          <w:ilvl w:val="0"/>
          <w:numId w:val="0"/>
        </w:numPr>
        <w:rPr>
          <w:noProof w:val="0"/>
        </w:rPr>
      </w:pPr>
      <w:r w:rsidRPr="00D26514">
        <w:rPr>
          <w:b w:val="0"/>
        </w:rPr>
        <w:lastRenderedPageBreak/>
        <w:fldChar w:fldCharType="end"/>
      </w:r>
      <w:bookmarkStart w:id="323" w:name="_Toc201058865"/>
      <w:bookmarkStart w:id="324" w:name="_Toc201058970"/>
      <w:bookmarkStart w:id="325" w:name="_Toc504625752"/>
      <w:bookmarkStart w:id="326" w:name="_Toc530206505"/>
      <w:bookmarkStart w:id="327" w:name="_Toc1388425"/>
      <w:bookmarkStart w:id="328" w:name="_Toc1388579"/>
      <w:bookmarkStart w:id="329" w:name="_Toc1456606"/>
      <w:bookmarkStart w:id="330" w:name="_Toc37034630"/>
      <w:bookmarkStart w:id="331" w:name="_Toc38846108"/>
      <w:bookmarkStart w:id="332" w:name="_Toc345074640"/>
      <w:bookmarkStart w:id="333" w:name="_Toc18414898"/>
      <w:bookmarkStart w:id="334" w:name="_Toc209791015"/>
      <w:bookmarkEnd w:id="323"/>
      <w:bookmarkEnd w:id="324"/>
      <w:r w:rsidR="00CF283F" w:rsidRPr="00D26514">
        <w:rPr>
          <w:noProof w:val="0"/>
        </w:rPr>
        <w:t>Introduction</w:t>
      </w:r>
      <w:bookmarkEnd w:id="325"/>
      <w:bookmarkEnd w:id="326"/>
      <w:bookmarkEnd w:id="327"/>
      <w:bookmarkEnd w:id="328"/>
      <w:bookmarkEnd w:id="329"/>
      <w:bookmarkEnd w:id="330"/>
      <w:bookmarkEnd w:id="331"/>
      <w:r w:rsidR="00167DB7" w:rsidRPr="00D26514">
        <w:rPr>
          <w:noProof w:val="0"/>
        </w:rPr>
        <w:t xml:space="preserve"> to this Supplement</w:t>
      </w:r>
      <w:bookmarkEnd w:id="332"/>
      <w:bookmarkEnd w:id="333"/>
      <w:bookmarkEnd w:id="334"/>
    </w:p>
    <w:p w14:paraId="1F11D9E8" w14:textId="7259C1AE" w:rsidR="00CE0F8B" w:rsidRPr="00FC0B19" w:rsidRDefault="00FC0B19" w:rsidP="00CE0F8B">
      <w:pPr>
        <w:pStyle w:val="BodyText"/>
        <w:rPr>
          <w:iCs/>
        </w:rPr>
      </w:pPr>
      <w:bookmarkStart w:id="335" w:name="_Toc18414899"/>
      <w:bookmarkStart w:id="336" w:name="_Toc345074641"/>
      <w:r w:rsidRPr="00FC0B19">
        <w:rPr>
          <w:iCs/>
        </w:rPr>
        <w:t>This supplement to the IHE Device</w:t>
      </w:r>
      <w:r w:rsidR="00B942C9">
        <w:rPr>
          <w:iCs/>
        </w:rPr>
        <w:t>s</w:t>
      </w:r>
      <w:r w:rsidRPr="00FC0B19">
        <w:rPr>
          <w:iCs/>
        </w:rPr>
        <w:t xml:space="preserve"> Technical Frameworks adds the rationale and implementation details of the Point-of-Care </w:t>
      </w:r>
      <w:r w:rsidR="000A53C9">
        <w:rPr>
          <w:iCs/>
        </w:rPr>
        <w:t>Monitored Communication</w:t>
      </w:r>
      <w:r w:rsidRPr="00FC0B19">
        <w:rPr>
          <w:iCs/>
        </w:rPr>
        <w:t xml:space="preserve"> Profile to the Framework, providing a means for standards-based </w:t>
      </w:r>
      <w:r w:rsidR="007612E8">
        <w:rPr>
          <w:iCs/>
        </w:rPr>
        <w:t xml:space="preserve">monitoring of the communication </w:t>
      </w:r>
      <w:r w:rsidR="0082778D">
        <w:rPr>
          <w:iCs/>
        </w:rPr>
        <w:t xml:space="preserve">between a </w:t>
      </w:r>
      <w:del w:id="337" w:author="Kranich, Peter" w:date="2025-09-26T08:04:00Z" w16du:dateUtc="2025-09-26T06:04:00Z">
        <w:r w:rsidR="0082778D" w:rsidDel="004130AE">
          <w:rPr>
            <w:iCs/>
          </w:rPr>
          <w:delText xml:space="preserve">Point-of-Care </w:delText>
        </w:r>
        <w:r w:rsidR="006139EB" w:rsidDel="004130AE">
          <w:rPr>
            <w:iCs/>
          </w:rPr>
          <w:delText>Device</w:delText>
        </w:r>
      </w:del>
      <w:ins w:id="338" w:author="Kranich, Peter" w:date="2025-09-26T08:04:00Z" w16du:dateUtc="2025-09-26T06:04:00Z">
        <w:r w:rsidR="004130AE">
          <w:rPr>
            <w:iCs/>
          </w:rPr>
          <w:t>Heartbeat</w:t>
        </w:r>
      </w:ins>
      <w:r w:rsidR="006139EB">
        <w:rPr>
          <w:iCs/>
        </w:rPr>
        <w:t xml:space="preserve"> Reporter and </w:t>
      </w:r>
      <w:del w:id="339" w:author="Kranich, Peter" w:date="2025-09-26T08:04:00Z" w16du:dateUtc="2025-09-26T06:04:00Z">
        <w:r w:rsidR="006139EB" w:rsidDel="004130AE">
          <w:rPr>
            <w:iCs/>
          </w:rPr>
          <w:delText>Point-of-Care Device</w:delText>
        </w:r>
      </w:del>
      <w:ins w:id="340" w:author="Kranich, Peter" w:date="2025-09-26T08:04:00Z" w16du:dateUtc="2025-09-26T06:04:00Z">
        <w:r w:rsidR="004130AE">
          <w:rPr>
            <w:iCs/>
          </w:rPr>
          <w:t>Heart</w:t>
        </w:r>
        <w:r w:rsidR="009F68E9">
          <w:rPr>
            <w:iCs/>
          </w:rPr>
          <w:t>beat</w:t>
        </w:r>
      </w:ins>
      <w:r w:rsidR="006139EB">
        <w:rPr>
          <w:iCs/>
        </w:rPr>
        <w:t xml:space="preserve"> Consumer</w:t>
      </w:r>
      <w:r w:rsidRPr="00FC0B19">
        <w:rPr>
          <w:iCs/>
        </w:rPr>
        <w:t>.</w:t>
      </w:r>
    </w:p>
    <w:p w14:paraId="75F9AA9D" w14:textId="0477BF7A" w:rsidR="00CF283F" w:rsidRPr="00D26514" w:rsidRDefault="00CF283F" w:rsidP="008616CB">
      <w:pPr>
        <w:pStyle w:val="Heading2"/>
        <w:numPr>
          <w:ilvl w:val="0"/>
          <w:numId w:val="0"/>
        </w:numPr>
        <w:rPr>
          <w:noProof w:val="0"/>
        </w:rPr>
      </w:pPr>
      <w:bookmarkStart w:id="341" w:name="_Toc18414904"/>
      <w:bookmarkStart w:id="342" w:name="_Toc209791016"/>
      <w:bookmarkEnd w:id="335"/>
      <w:r w:rsidRPr="00D26514">
        <w:rPr>
          <w:noProof w:val="0"/>
        </w:rPr>
        <w:t>Open Issues and Questions</w:t>
      </w:r>
      <w:bookmarkEnd w:id="336"/>
      <w:bookmarkEnd w:id="341"/>
      <w:bookmarkEnd w:id="342"/>
    </w:p>
    <w:p w14:paraId="03316F35" w14:textId="515AFD01" w:rsidR="00CC1ADD" w:rsidRDefault="00CC1ADD" w:rsidP="00B92EA1">
      <w:pPr>
        <w:pStyle w:val="AuthorInstructions"/>
        <w:rPr>
          <w:i w:val="0"/>
          <w:iCs/>
        </w:rPr>
      </w:pPr>
      <w:r>
        <w:rPr>
          <w:i w:val="0"/>
          <w:iCs/>
        </w:rPr>
        <w:t>The following list of open issues</w:t>
      </w:r>
      <w:r w:rsidR="009D15C6">
        <w:rPr>
          <w:i w:val="0"/>
          <w:iCs/>
        </w:rPr>
        <w:t xml:space="preserve"> and questions need to be addressed:</w:t>
      </w:r>
    </w:p>
    <w:p w14:paraId="58B83AA6" w14:textId="6AFE648C" w:rsidR="00A22D7F" w:rsidRPr="00CC1ADD" w:rsidRDefault="0094139A" w:rsidP="00A22D7F">
      <w:pPr>
        <w:pStyle w:val="AuthorInstructions"/>
        <w:numPr>
          <w:ilvl w:val="0"/>
          <w:numId w:val="70"/>
        </w:numPr>
        <w:rPr>
          <w:i w:val="0"/>
          <w:iCs/>
        </w:rPr>
      </w:pPr>
      <w:r w:rsidRPr="009D6D72">
        <w:rPr>
          <w:b/>
          <w:bCs/>
          <w:i w:val="0"/>
          <w:iCs/>
        </w:rPr>
        <w:t>3.</w:t>
      </w:r>
      <w:r w:rsidR="00D026C1">
        <w:rPr>
          <w:b/>
          <w:bCs/>
          <w:i w:val="0"/>
          <w:iCs/>
        </w:rPr>
        <w:t>53</w:t>
      </w:r>
      <w:r w:rsidRPr="009D6D72">
        <w:rPr>
          <w:b/>
          <w:bCs/>
          <w:i w:val="0"/>
          <w:iCs/>
        </w:rPr>
        <w:t>.4.1.2 Message Semantics</w:t>
      </w:r>
      <w:r>
        <w:rPr>
          <w:i w:val="0"/>
          <w:iCs/>
        </w:rPr>
        <w:t xml:space="preserve">: </w:t>
      </w:r>
      <w:r w:rsidR="00A22D7F" w:rsidRPr="00A22D7F">
        <w:rPr>
          <w:i w:val="0"/>
          <w:iCs/>
        </w:rPr>
        <w:t>Paul Schluter proposed to support also the “</w:t>
      </w:r>
      <w:proofErr w:type="spellStart"/>
      <w:r w:rsidR="00A22D7F" w:rsidRPr="00A22D7F">
        <w:rPr>
          <w:i w:val="0"/>
          <w:iCs/>
        </w:rPr>
        <w:t>start_only</w:t>
      </w:r>
      <w:proofErr w:type="spellEnd"/>
      <w:r w:rsidR="00A22D7F" w:rsidRPr="00A22D7F">
        <w:rPr>
          <w:i w:val="0"/>
          <w:iCs/>
        </w:rPr>
        <w:t xml:space="preserve">” state. This will simplify the state handling at the </w:t>
      </w:r>
      <w:del w:id="343" w:author="Kranich, Peter" w:date="2025-09-26T08:06:00Z" w16du:dateUtc="2025-09-26T06:06:00Z">
        <w:r w:rsidR="00A22D7F" w:rsidRPr="00A22D7F" w:rsidDel="00AE216B">
          <w:rPr>
            <w:i w:val="0"/>
            <w:iCs/>
          </w:rPr>
          <w:delText xml:space="preserve">PCD </w:delText>
        </w:r>
      </w:del>
      <w:ins w:id="344" w:author="Kranich, Peter" w:date="2025-10-02T10:38:00Z" w16du:dateUtc="2025-10-02T08:38:00Z">
        <w:r w:rsidR="009D6AF2">
          <w:rPr>
            <w:i w:val="0"/>
            <w:iCs/>
          </w:rPr>
          <w:t>HEARTBEAT</w:t>
        </w:r>
      </w:ins>
      <w:ins w:id="345" w:author="Kranich, Peter" w:date="2025-09-26T08:06:00Z" w16du:dateUtc="2025-09-26T06:06:00Z">
        <w:r w:rsidR="00AE216B" w:rsidRPr="00A22D7F">
          <w:rPr>
            <w:i w:val="0"/>
            <w:iCs/>
          </w:rPr>
          <w:t xml:space="preserve"> </w:t>
        </w:r>
      </w:ins>
      <w:r w:rsidR="00A22D7F" w:rsidRPr="00A22D7F">
        <w:rPr>
          <w:i w:val="0"/>
          <w:iCs/>
        </w:rPr>
        <w:t xml:space="preserve">REPORTER and </w:t>
      </w:r>
      <w:del w:id="346" w:author="Kranich, Peter" w:date="2025-09-26T08:06:00Z" w16du:dateUtc="2025-09-26T06:06:00Z">
        <w:r w:rsidR="00A22D7F" w:rsidRPr="00A22D7F" w:rsidDel="00AE216B">
          <w:rPr>
            <w:i w:val="0"/>
            <w:iCs/>
          </w:rPr>
          <w:delText xml:space="preserve">PCD </w:delText>
        </w:r>
      </w:del>
      <w:ins w:id="347" w:author="Kranich, Peter" w:date="2025-09-26T08:06:00Z" w16du:dateUtc="2025-09-26T06:06:00Z">
        <w:r w:rsidR="00AE216B">
          <w:rPr>
            <w:i w:val="0"/>
            <w:iCs/>
          </w:rPr>
          <w:t>H</w:t>
        </w:r>
      </w:ins>
      <w:ins w:id="348" w:author="Kranich, Peter" w:date="2025-10-02T10:38:00Z" w16du:dateUtc="2025-10-02T08:38:00Z">
        <w:r w:rsidR="009D6AF2">
          <w:rPr>
            <w:i w:val="0"/>
            <w:iCs/>
          </w:rPr>
          <w:t>EARTBEAT</w:t>
        </w:r>
      </w:ins>
      <w:ins w:id="349" w:author="Kranich, Peter" w:date="2025-09-26T08:06:00Z" w16du:dateUtc="2025-09-26T06:06:00Z">
        <w:r w:rsidR="00AE216B" w:rsidRPr="00A22D7F">
          <w:rPr>
            <w:i w:val="0"/>
            <w:iCs/>
          </w:rPr>
          <w:t xml:space="preserve"> </w:t>
        </w:r>
      </w:ins>
      <w:r w:rsidR="00A22D7F" w:rsidRPr="00A22D7F">
        <w:rPr>
          <w:i w:val="0"/>
          <w:iCs/>
        </w:rPr>
        <w:t>CONSUMER side.</w:t>
      </w:r>
      <w:r w:rsidR="00A22D7F">
        <w:rPr>
          <w:i w:val="0"/>
          <w:iCs/>
        </w:rPr>
        <w:br/>
      </w:r>
      <w:r w:rsidR="00A22D7F">
        <w:rPr>
          <w:i w:val="0"/>
          <w:iCs/>
        </w:rPr>
        <w:br/>
      </w:r>
      <w:r w:rsidR="00A22D7F" w:rsidRPr="00A22D7F">
        <w:rPr>
          <w:i w:val="0"/>
          <w:iCs/>
        </w:rPr>
        <w:t xml:space="preserve">However, this will limit the ability of the </w:t>
      </w:r>
      <w:del w:id="350" w:author="Kranich, Peter" w:date="2025-09-26T08:06:00Z" w16du:dateUtc="2025-09-26T06:06:00Z">
        <w:r w:rsidR="00A22D7F" w:rsidRPr="00A22D7F" w:rsidDel="00E86FC0">
          <w:rPr>
            <w:i w:val="0"/>
            <w:iCs/>
          </w:rPr>
          <w:delText xml:space="preserve">PCD </w:delText>
        </w:r>
      </w:del>
      <w:ins w:id="351" w:author="Kranich, Peter" w:date="2025-10-02T10:38:00Z" w16du:dateUtc="2025-10-02T08:38:00Z">
        <w:r w:rsidR="009D6AF2">
          <w:rPr>
            <w:i w:val="0"/>
            <w:iCs/>
          </w:rPr>
          <w:t>HEARTBEAT</w:t>
        </w:r>
        <w:r w:rsidR="009D6AF2" w:rsidRPr="00A22D7F">
          <w:rPr>
            <w:i w:val="0"/>
            <w:iCs/>
          </w:rPr>
          <w:t xml:space="preserve"> </w:t>
        </w:r>
      </w:ins>
      <w:r w:rsidR="00A22D7F" w:rsidRPr="00A22D7F">
        <w:rPr>
          <w:i w:val="0"/>
          <w:iCs/>
        </w:rPr>
        <w:t xml:space="preserve">REPORTER to provide additional state changes to the </w:t>
      </w:r>
      <w:del w:id="352" w:author="Kranich, Peter" w:date="2025-09-26T08:07:00Z" w16du:dateUtc="2025-09-26T06:07:00Z">
        <w:r w:rsidR="00A22D7F" w:rsidRPr="00A22D7F" w:rsidDel="00E86FC0">
          <w:rPr>
            <w:i w:val="0"/>
            <w:iCs/>
          </w:rPr>
          <w:delText xml:space="preserve">PCD </w:delText>
        </w:r>
      </w:del>
      <w:ins w:id="353" w:author="Kranich, Peter" w:date="2025-10-02T10:38:00Z" w16du:dateUtc="2025-10-02T08:38:00Z">
        <w:r w:rsidR="009D6AF2">
          <w:rPr>
            <w:i w:val="0"/>
            <w:iCs/>
          </w:rPr>
          <w:t>HEARTBEAT</w:t>
        </w:r>
        <w:r w:rsidR="009D6AF2" w:rsidRPr="00A22D7F">
          <w:rPr>
            <w:i w:val="0"/>
            <w:iCs/>
          </w:rPr>
          <w:t xml:space="preserve"> </w:t>
        </w:r>
      </w:ins>
      <w:r w:rsidR="00A22D7F" w:rsidRPr="00A22D7F">
        <w:rPr>
          <w:i w:val="0"/>
          <w:iCs/>
        </w:rPr>
        <w:t xml:space="preserve">CONSUMER e.g. that the </w:t>
      </w:r>
      <w:del w:id="354" w:author="Kranich, Peter" w:date="2025-09-26T08:07:00Z" w16du:dateUtc="2025-09-26T06:07:00Z">
        <w:r w:rsidR="00A22D7F" w:rsidRPr="00A22D7F" w:rsidDel="00E86FC0">
          <w:rPr>
            <w:i w:val="0"/>
            <w:iCs/>
          </w:rPr>
          <w:delText xml:space="preserve">PCD </w:delText>
        </w:r>
      </w:del>
      <w:ins w:id="355" w:author="Kranich, Peter" w:date="2025-10-02T10:38:00Z" w16du:dateUtc="2025-10-02T08:38:00Z">
        <w:r w:rsidR="009D6AF2">
          <w:rPr>
            <w:i w:val="0"/>
            <w:iCs/>
          </w:rPr>
          <w:t>HEARTBEAT</w:t>
        </w:r>
        <w:r w:rsidR="009D6AF2" w:rsidRPr="00A22D7F">
          <w:rPr>
            <w:i w:val="0"/>
            <w:iCs/>
          </w:rPr>
          <w:t xml:space="preserve"> </w:t>
        </w:r>
      </w:ins>
      <w:r w:rsidR="00A22D7F" w:rsidRPr="00A22D7F">
        <w:rPr>
          <w:i w:val="0"/>
          <w:iCs/>
        </w:rPr>
        <w:t>REPORTER wants to leave the MC gracefully due to a firmware update.</w:t>
      </w:r>
    </w:p>
    <w:p w14:paraId="6E993A11" w14:textId="44A21EDD" w:rsidR="0094139A" w:rsidRPr="00A22D7F" w:rsidRDefault="009D6D72" w:rsidP="0094139A">
      <w:pPr>
        <w:pStyle w:val="AuthorInstructions"/>
        <w:numPr>
          <w:ilvl w:val="0"/>
          <w:numId w:val="70"/>
        </w:numPr>
        <w:rPr>
          <w:i w:val="0"/>
          <w:iCs/>
        </w:rPr>
      </w:pPr>
      <w:r w:rsidRPr="009D6D72">
        <w:rPr>
          <w:b/>
          <w:bCs/>
          <w:i w:val="0"/>
          <w:iCs/>
        </w:rPr>
        <w:t>3.</w:t>
      </w:r>
      <w:r w:rsidR="00D026C1">
        <w:rPr>
          <w:b/>
          <w:bCs/>
          <w:i w:val="0"/>
          <w:iCs/>
        </w:rPr>
        <w:t>53</w:t>
      </w:r>
      <w:r w:rsidRPr="009D6D72">
        <w:rPr>
          <w:b/>
          <w:bCs/>
          <w:i w:val="0"/>
          <w:iCs/>
        </w:rPr>
        <w:t>.4.1.2 Message Semantics</w:t>
      </w:r>
      <w:r>
        <w:rPr>
          <w:i w:val="0"/>
          <w:iCs/>
        </w:rPr>
        <w:t xml:space="preserve">: </w:t>
      </w:r>
      <w:r w:rsidR="00F7444A" w:rsidRPr="00F7444A">
        <w:rPr>
          <w:i w:val="0"/>
          <w:iCs/>
        </w:rPr>
        <w:t>Paul Schluter proposed that the periodicity could also be defined in a separate OBX segment that follows the in-line event OBX segment and is sent as a &lt;source&gt; of the in-line event.</w:t>
      </w:r>
      <w:r w:rsidR="0094139A">
        <w:rPr>
          <w:i w:val="0"/>
          <w:iCs/>
        </w:rPr>
        <w:br/>
      </w:r>
      <w:r w:rsidR="0094139A">
        <w:rPr>
          <w:i w:val="0"/>
          <w:iCs/>
        </w:rPr>
        <w:br/>
      </w:r>
      <w:r w:rsidR="0094139A" w:rsidRPr="00F7444A">
        <w:rPr>
          <w:i w:val="0"/>
          <w:iCs/>
        </w:rPr>
        <w:t>My understanding from the last working group review was that the watchdog message shall be as light-weighted as possible. In my opinion, utilizing the OBX-7 for the time limit would slightly be also simpler to parse.</w:t>
      </w:r>
    </w:p>
    <w:p w14:paraId="2A0335A3" w14:textId="016DA1B6" w:rsidR="00F7444A" w:rsidRPr="00EB4819" w:rsidRDefault="00EB4819" w:rsidP="00EB4819">
      <w:pPr>
        <w:pStyle w:val="AuthorInstructions"/>
        <w:numPr>
          <w:ilvl w:val="0"/>
          <w:numId w:val="70"/>
        </w:numPr>
        <w:rPr>
          <w:i w:val="0"/>
          <w:iCs/>
        </w:rPr>
      </w:pPr>
      <w:r w:rsidRPr="00EB4819">
        <w:rPr>
          <w:i w:val="0"/>
          <w:iCs/>
        </w:rPr>
        <w:t>Shall we also consider any non-heartbeat message as a heartbeat message which resets the heartbeat timer on both sides?</w:t>
      </w:r>
      <w:r w:rsidR="00284561">
        <w:rPr>
          <w:i w:val="0"/>
          <w:iCs/>
        </w:rPr>
        <w:br/>
      </w:r>
      <w:r>
        <w:rPr>
          <w:i w:val="0"/>
          <w:iCs/>
        </w:rPr>
        <w:br/>
      </w:r>
      <w:r w:rsidRPr="00EB4819">
        <w:rPr>
          <w:i w:val="0"/>
          <w:iCs/>
        </w:rPr>
        <w:t>The problem is that any changes regarding the watchdog parameter must either be sent as an “inline-event” or as a separate message, and the acknowledgement from the</w:t>
      </w:r>
      <w:r w:rsidR="00A114F6">
        <w:rPr>
          <w:i w:val="0"/>
          <w:iCs/>
        </w:rPr>
        <w:t xml:space="preserve"> </w:t>
      </w:r>
      <w:del w:id="356" w:author="Kranich, Peter" w:date="2025-09-26T08:07:00Z" w16du:dateUtc="2025-09-26T06:07:00Z">
        <w:r w:rsidR="00A114F6" w:rsidDel="00E86FC0">
          <w:rPr>
            <w:i w:val="0"/>
            <w:iCs/>
          </w:rPr>
          <w:delText>PCDC</w:delText>
        </w:r>
        <w:r w:rsidRPr="00EB4819" w:rsidDel="00E86FC0">
          <w:rPr>
            <w:i w:val="0"/>
            <w:iCs/>
          </w:rPr>
          <w:delText xml:space="preserve"> </w:delText>
        </w:r>
      </w:del>
      <w:ins w:id="357" w:author="Kranich, Peter" w:date="2025-09-26T08:07:00Z" w16du:dateUtc="2025-09-26T06:07:00Z">
        <w:r w:rsidR="00E86FC0">
          <w:rPr>
            <w:i w:val="0"/>
            <w:iCs/>
          </w:rPr>
          <w:t>HC</w:t>
        </w:r>
        <w:r w:rsidR="00E86FC0" w:rsidRPr="00EB4819">
          <w:rPr>
            <w:i w:val="0"/>
            <w:iCs/>
          </w:rPr>
          <w:t xml:space="preserve"> </w:t>
        </w:r>
      </w:ins>
      <w:r w:rsidRPr="00EB4819">
        <w:rPr>
          <w:i w:val="0"/>
          <w:iCs/>
        </w:rPr>
        <w:t xml:space="preserve">cannot clearly distinguish between the acknowledgement of the heartbeat and the actual data message (e. g. </w:t>
      </w:r>
      <w:del w:id="358" w:author="Kranich, Peter" w:date="2025-09-26T08:07:00Z" w16du:dateUtc="2025-09-26T06:07:00Z">
        <w:r w:rsidR="00A114F6" w:rsidDel="00E86FC0">
          <w:rPr>
            <w:i w:val="0"/>
            <w:iCs/>
          </w:rPr>
          <w:delText>PCDC</w:delText>
        </w:r>
        <w:r w:rsidRPr="00EB4819" w:rsidDel="00E86FC0">
          <w:rPr>
            <w:i w:val="0"/>
            <w:iCs/>
          </w:rPr>
          <w:delText xml:space="preserve"> </w:delText>
        </w:r>
      </w:del>
      <w:ins w:id="359" w:author="Kranich, Peter" w:date="2025-09-26T08:07:00Z" w16du:dateUtc="2025-09-26T06:07:00Z">
        <w:r w:rsidR="00E86FC0">
          <w:rPr>
            <w:i w:val="0"/>
            <w:iCs/>
          </w:rPr>
          <w:t>HC</w:t>
        </w:r>
        <w:r w:rsidR="00E86FC0" w:rsidRPr="00EB4819">
          <w:rPr>
            <w:i w:val="0"/>
            <w:iCs/>
          </w:rPr>
          <w:t xml:space="preserve"> </w:t>
        </w:r>
      </w:ins>
      <w:r w:rsidRPr="00EB4819">
        <w:rPr>
          <w:i w:val="0"/>
          <w:iCs/>
        </w:rPr>
        <w:t>wants to confirm the non-heartbeat event but wants to indicate that it</w:t>
      </w:r>
      <w:r w:rsidR="00826C8B">
        <w:rPr>
          <w:i w:val="0"/>
          <w:iCs/>
        </w:rPr>
        <w:t xml:space="preserve"> needs to stop the </w:t>
      </w:r>
      <w:r w:rsidR="00DE64DF">
        <w:rPr>
          <w:i w:val="0"/>
          <w:iCs/>
        </w:rPr>
        <w:t>heartbeat processing)</w:t>
      </w:r>
      <w:r w:rsidRPr="00EB4819">
        <w:rPr>
          <w:i w:val="0"/>
          <w:iCs/>
        </w:rPr>
        <w:t xml:space="preserve">.  </w:t>
      </w:r>
    </w:p>
    <w:p w14:paraId="582D7D44" w14:textId="1DD499A0" w:rsidR="00F7444A" w:rsidRDefault="004853DE" w:rsidP="00F7444A">
      <w:pPr>
        <w:pStyle w:val="AuthorInstructions"/>
        <w:numPr>
          <w:ilvl w:val="0"/>
          <w:numId w:val="70"/>
        </w:numPr>
        <w:rPr>
          <w:i w:val="0"/>
          <w:iCs/>
        </w:rPr>
      </w:pPr>
      <w:r>
        <w:rPr>
          <w:i w:val="0"/>
          <w:iCs/>
        </w:rPr>
        <w:t>Todd Cooper su</w:t>
      </w:r>
      <w:r w:rsidR="008F63A5">
        <w:rPr>
          <w:i w:val="0"/>
          <w:iCs/>
        </w:rPr>
        <w:t xml:space="preserve">ggested </w:t>
      </w:r>
      <w:proofErr w:type="gramStart"/>
      <w:r w:rsidR="008F63A5">
        <w:rPr>
          <w:i w:val="0"/>
          <w:iCs/>
        </w:rPr>
        <w:t>to have</w:t>
      </w:r>
      <w:proofErr w:type="gramEnd"/>
      <w:r w:rsidR="008F63A5">
        <w:rPr>
          <w:i w:val="0"/>
          <w:iCs/>
        </w:rPr>
        <w:t xml:space="preserve"> the Send and Acknowledge as one single transaction. However, this makes it a little bit more difficult to describe the t</w:t>
      </w:r>
      <w:r w:rsidR="00A004CC">
        <w:rPr>
          <w:i w:val="0"/>
          <w:iCs/>
        </w:rPr>
        <w:t>wo different messages in the given transaction sections (readability will decrease).</w:t>
      </w:r>
    </w:p>
    <w:p w14:paraId="03E8D3A8" w14:textId="025DB4E5" w:rsidR="009D63D8" w:rsidRPr="00173EB2" w:rsidRDefault="00871014" w:rsidP="00173EB2">
      <w:pPr>
        <w:pStyle w:val="AuthorInstructions"/>
        <w:numPr>
          <w:ilvl w:val="0"/>
          <w:numId w:val="70"/>
        </w:numPr>
        <w:rPr>
          <w:i w:val="0"/>
          <w:iCs/>
        </w:rPr>
      </w:pPr>
      <w:r>
        <w:rPr>
          <w:i w:val="0"/>
          <w:iCs/>
        </w:rPr>
        <w:t xml:space="preserve">Rob Wilder: </w:t>
      </w:r>
      <w:r w:rsidR="009D63D8" w:rsidRPr="009D63D8">
        <w:rPr>
          <w:i w:val="0"/>
          <w:iCs/>
        </w:rPr>
        <w:t>My only question was around line 230 in section 14, item 8.</w:t>
      </w:r>
      <w:r>
        <w:rPr>
          <w:i w:val="0"/>
          <w:iCs/>
        </w:rPr>
        <w:br/>
      </w:r>
      <w:r w:rsidR="009D63D8" w:rsidRPr="00871014">
        <w:rPr>
          <w:i w:val="0"/>
          <w:iCs/>
        </w:rPr>
        <w:t xml:space="preserve">If a gateway </w:t>
      </w:r>
      <w:del w:id="360" w:author="Kranich, Peter" w:date="2025-09-26T08:07:00Z" w16du:dateUtc="2025-09-26T06:07:00Z">
        <w:r w:rsidR="009D63D8" w:rsidRPr="00871014" w:rsidDel="003B3236">
          <w:rPr>
            <w:i w:val="0"/>
            <w:iCs/>
          </w:rPr>
          <w:delText xml:space="preserve">PCDR </w:delText>
        </w:r>
      </w:del>
      <w:ins w:id="361" w:author="Kranich, Peter" w:date="2025-09-26T08:07:00Z" w16du:dateUtc="2025-09-26T06:07:00Z">
        <w:r w:rsidR="003B3236">
          <w:rPr>
            <w:i w:val="0"/>
            <w:iCs/>
          </w:rPr>
          <w:t>HR</w:t>
        </w:r>
        <w:r w:rsidR="003B3236" w:rsidRPr="00871014">
          <w:rPr>
            <w:i w:val="0"/>
            <w:iCs/>
          </w:rPr>
          <w:t xml:space="preserve"> </w:t>
        </w:r>
      </w:ins>
      <w:r w:rsidR="009D63D8" w:rsidRPr="00871014">
        <w:rPr>
          <w:i w:val="0"/>
          <w:iCs/>
        </w:rPr>
        <w:t xml:space="preserve">does not take the responsibility for the reliable communication with all the connected devices, the gateway </w:t>
      </w:r>
      <w:del w:id="362" w:author="Kranich, Peter" w:date="2025-09-26T08:08:00Z" w16du:dateUtc="2025-09-26T06:08:00Z">
        <w:r w:rsidR="009D63D8" w:rsidRPr="00871014" w:rsidDel="003B3236">
          <w:rPr>
            <w:i w:val="0"/>
            <w:iCs/>
          </w:rPr>
          <w:delText xml:space="preserve">PCDR </w:delText>
        </w:r>
      </w:del>
      <w:ins w:id="363" w:author="Kranich, Peter" w:date="2025-09-26T08:08:00Z" w16du:dateUtc="2025-09-26T06:08:00Z">
        <w:r w:rsidR="003B3236">
          <w:rPr>
            <w:i w:val="0"/>
            <w:iCs/>
          </w:rPr>
          <w:t>HR</w:t>
        </w:r>
        <w:r w:rsidR="003B3236" w:rsidRPr="00871014">
          <w:rPr>
            <w:i w:val="0"/>
            <w:iCs/>
          </w:rPr>
          <w:t xml:space="preserve"> </w:t>
        </w:r>
      </w:ins>
      <w:r w:rsidR="009D63D8" w:rsidRPr="00871014">
        <w:rPr>
          <w:i w:val="0"/>
          <w:iCs/>
        </w:rPr>
        <w:t>shall only act as a proxy for the individual devices participating in a MC.</w:t>
      </w:r>
      <w:r w:rsidR="00173EB2">
        <w:rPr>
          <w:i w:val="0"/>
          <w:iCs/>
        </w:rPr>
        <w:br/>
      </w:r>
      <w:r w:rsidR="009D63D8" w:rsidRPr="00173EB2">
        <w:rPr>
          <w:i w:val="0"/>
          <w:iCs/>
        </w:rPr>
        <w:t xml:space="preserve">In this case it seems like the </w:t>
      </w:r>
      <w:del w:id="364" w:author="Kranich, Peter" w:date="2025-09-26T08:08:00Z" w16du:dateUtc="2025-09-26T06:08:00Z">
        <w:r w:rsidR="009D63D8" w:rsidRPr="00173EB2" w:rsidDel="003B3236">
          <w:rPr>
            <w:i w:val="0"/>
            <w:iCs/>
          </w:rPr>
          <w:delText xml:space="preserve">PCDR </w:delText>
        </w:r>
      </w:del>
      <w:ins w:id="365" w:author="Kranich, Peter" w:date="2025-09-26T08:08:00Z" w16du:dateUtc="2025-09-26T06:08:00Z">
        <w:r w:rsidR="003B3236">
          <w:rPr>
            <w:i w:val="0"/>
            <w:iCs/>
          </w:rPr>
          <w:t>HR</w:t>
        </w:r>
        <w:r w:rsidR="003B3236" w:rsidRPr="00173EB2">
          <w:rPr>
            <w:i w:val="0"/>
            <w:iCs/>
          </w:rPr>
          <w:t xml:space="preserve"> </w:t>
        </w:r>
      </w:ins>
      <w:r w:rsidR="009D63D8" w:rsidRPr="00173EB2">
        <w:rPr>
          <w:i w:val="0"/>
          <w:iCs/>
        </w:rPr>
        <w:t xml:space="preserve">is handing off its responsibility to the devices themselves to handle </w:t>
      </w:r>
      <w:del w:id="366" w:author="Kranich, Peter" w:date="2025-09-26T08:08:00Z" w16du:dateUtc="2025-09-26T06:08:00Z">
        <w:r w:rsidR="009D63D8" w:rsidRPr="00173EB2" w:rsidDel="003B3236">
          <w:rPr>
            <w:i w:val="0"/>
            <w:iCs/>
          </w:rPr>
          <w:delText xml:space="preserve">PCDR </w:delText>
        </w:r>
      </w:del>
      <w:ins w:id="367" w:author="Kranich, Peter" w:date="2025-09-26T08:08:00Z" w16du:dateUtc="2025-09-26T06:08:00Z">
        <w:r w:rsidR="003B3236">
          <w:rPr>
            <w:i w:val="0"/>
            <w:iCs/>
          </w:rPr>
          <w:t>HR</w:t>
        </w:r>
        <w:r w:rsidR="003B3236" w:rsidRPr="00173EB2">
          <w:rPr>
            <w:i w:val="0"/>
            <w:iCs/>
          </w:rPr>
          <w:t xml:space="preserve"> </w:t>
        </w:r>
      </w:ins>
      <w:r w:rsidR="009D63D8" w:rsidRPr="00173EB2">
        <w:rPr>
          <w:i w:val="0"/>
          <w:iCs/>
        </w:rPr>
        <w:t xml:space="preserve">duties. If I am reading that </w:t>
      </w:r>
      <w:proofErr w:type="gramStart"/>
      <w:r w:rsidR="009D63D8" w:rsidRPr="00173EB2">
        <w:rPr>
          <w:i w:val="0"/>
          <w:iCs/>
        </w:rPr>
        <w:t>right</w:t>
      </w:r>
      <w:proofErr w:type="gramEnd"/>
      <w:r w:rsidR="009D63D8" w:rsidRPr="00173EB2">
        <w:rPr>
          <w:i w:val="0"/>
          <w:iCs/>
        </w:rPr>
        <w:t xml:space="preserve"> then there is a good deal of risk in that </w:t>
      </w:r>
      <w:r w:rsidR="009D63D8" w:rsidRPr="00173EB2">
        <w:rPr>
          <w:i w:val="0"/>
          <w:iCs/>
        </w:rPr>
        <w:lastRenderedPageBreak/>
        <w:t>approach we should discuss. Am I interpreting this wrong or is my take on this the actual intent?</w:t>
      </w:r>
    </w:p>
    <w:p w14:paraId="7BF63E08" w14:textId="750EA9F3" w:rsidR="009D63D8" w:rsidRPr="00173EB2" w:rsidRDefault="003F36C1" w:rsidP="00AA4835">
      <w:pPr>
        <w:pStyle w:val="AuthorInstructions"/>
        <w:ind w:left="720"/>
        <w:rPr>
          <w:i w:val="0"/>
          <w:iCs/>
        </w:rPr>
      </w:pPr>
      <w:r>
        <w:rPr>
          <w:i w:val="0"/>
          <w:iCs/>
        </w:rPr>
        <w:t>Comment from Peter Kranich:</w:t>
      </w:r>
      <w:r w:rsidR="009D63D8" w:rsidRPr="00173EB2">
        <w:rPr>
          <w:i w:val="0"/>
          <w:iCs/>
        </w:rPr>
        <w:t xml:space="preserve"> The intent here is that some gateways only “forward” the actual messages from the device (</w:t>
      </w:r>
      <w:del w:id="368" w:author="Kranich, Peter" w:date="2025-09-26T08:08:00Z" w16du:dateUtc="2025-09-26T06:08:00Z">
        <w:r w:rsidR="009D63D8" w:rsidRPr="00173EB2" w:rsidDel="00D54591">
          <w:rPr>
            <w:i w:val="0"/>
            <w:iCs/>
          </w:rPr>
          <w:delText>PCDR</w:delText>
        </w:r>
      </w:del>
      <w:ins w:id="369" w:author="Kranich, Peter" w:date="2025-09-26T08:08:00Z" w16du:dateUtc="2025-09-26T06:08:00Z">
        <w:r w:rsidR="00D54591">
          <w:rPr>
            <w:i w:val="0"/>
            <w:iCs/>
          </w:rPr>
          <w:t>HR</w:t>
        </w:r>
      </w:ins>
      <w:r w:rsidR="009D63D8" w:rsidRPr="00173EB2">
        <w:rPr>
          <w:i w:val="0"/>
          <w:iCs/>
        </w:rPr>
        <w:t xml:space="preserve">) through the gateway to the </w:t>
      </w:r>
      <w:del w:id="370" w:author="Kranich, Peter" w:date="2025-09-26T08:08:00Z" w16du:dateUtc="2025-09-26T06:08:00Z">
        <w:r w:rsidR="009D63D8" w:rsidRPr="00173EB2" w:rsidDel="00D54591">
          <w:rPr>
            <w:i w:val="0"/>
            <w:iCs/>
          </w:rPr>
          <w:delText>PCDC</w:delText>
        </w:r>
      </w:del>
      <w:ins w:id="371" w:author="Kranich, Peter" w:date="2025-09-26T08:08:00Z" w16du:dateUtc="2025-09-26T06:08:00Z">
        <w:r w:rsidR="00D54591">
          <w:rPr>
            <w:i w:val="0"/>
            <w:iCs/>
          </w:rPr>
          <w:t>HC</w:t>
        </w:r>
      </w:ins>
      <w:r w:rsidR="009D63D8" w:rsidRPr="00173EB2">
        <w:rPr>
          <w:i w:val="0"/>
          <w:iCs/>
        </w:rPr>
        <w:t xml:space="preserve">. There might be some mapping required (from the device’s proprietary protocol to the IHE profile defined HL7 V2 message), but the device is still responsible for the correct heartbeat message and the interpretation of the response from the </w:t>
      </w:r>
      <w:del w:id="372" w:author="Kranich, Peter" w:date="2025-09-26T08:08:00Z" w16du:dateUtc="2025-09-26T06:08:00Z">
        <w:r w:rsidR="009D63D8" w:rsidRPr="00173EB2" w:rsidDel="00D54591">
          <w:rPr>
            <w:i w:val="0"/>
            <w:iCs/>
          </w:rPr>
          <w:delText>PCDC</w:delText>
        </w:r>
      </w:del>
      <w:ins w:id="373" w:author="Kranich, Peter" w:date="2025-09-26T08:08:00Z" w16du:dateUtc="2025-09-26T06:08:00Z">
        <w:r w:rsidR="00D54591">
          <w:rPr>
            <w:i w:val="0"/>
            <w:iCs/>
          </w:rPr>
          <w:t>HC</w:t>
        </w:r>
      </w:ins>
      <w:r w:rsidR="009D63D8" w:rsidRPr="00173EB2">
        <w:rPr>
          <w:i w:val="0"/>
          <w:iCs/>
        </w:rPr>
        <w:t>.</w:t>
      </w:r>
    </w:p>
    <w:p w14:paraId="30B6A614" w14:textId="4E277D79" w:rsidR="009D63D8" w:rsidRPr="009D63D8" w:rsidRDefault="009D63D8" w:rsidP="00AA4835">
      <w:pPr>
        <w:pStyle w:val="AuthorInstructions"/>
        <w:ind w:left="720"/>
        <w:rPr>
          <w:i w:val="0"/>
          <w:iCs/>
        </w:rPr>
      </w:pPr>
      <w:r w:rsidRPr="009D63D8">
        <w:rPr>
          <w:i w:val="0"/>
          <w:iCs/>
        </w:rPr>
        <w:t xml:space="preserve">I’m personally do not see a risk here since the device is still responsible for MC: if the gateway cannot send the heartbeat message, the device and the </w:t>
      </w:r>
      <w:del w:id="374" w:author="Kranich, Peter" w:date="2025-09-26T08:09:00Z" w16du:dateUtc="2025-09-26T06:09:00Z">
        <w:r w:rsidRPr="009D63D8" w:rsidDel="00D54591">
          <w:rPr>
            <w:i w:val="0"/>
            <w:iCs/>
          </w:rPr>
          <w:delText xml:space="preserve">PCDC </w:delText>
        </w:r>
      </w:del>
      <w:ins w:id="375" w:author="Kranich, Peter" w:date="2025-09-26T08:09:00Z" w16du:dateUtc="2025-09-26T06:09:00Z">
        <w:r w:rsidR="00D54591">
          <w:rPr>
            <w:i w:val="0"/>
            <w:iCs/>
          </w:rPr>
          <w:t>HC</w:t>
        </w:r>
        <w:r w:rsidR="00D54591" w:rsidRPr="009D63D8">
          <w:rPr>
            <w:i w:val="0"/>
            <w:iCs/>
          </w:rPr>
          <w:t xml:space="preserve"> </w:t>
        </w:r>
      </w:ins>
      <w:r w:rsidRPr="009D63D8">
        <w:rPr>
          <w:i w:val="0"/>
          <w:iCs/>
        </w:rPr>
        <w:t xml:space="preserve">will detect a timeout; if the gateway can send the heartbeat message but not the response from the </w:t>
      </w:r>
      <w:del w:id="376" w:author="Kranich, Peter" w:date="2025-09-26T08:09:00Z" w16du:dateUtc="2025-09-26T06:09:00Z">
        <w:r w:rsidRPr="009D63D8" w:rsidDel="00D54591">
          <w:rPr>
            <w:i w:val="0"/>
            <w:iCs/>
          </w:rPr>
          <w:delText>PCDC</w:delText>
        </w:r>
      </w:del>
      <w:ins w:id="377" w:author="Kranich, Peter" w:date="2025-09-26T08:09:00Z" w16du:dateUtc="2025-09-26T06:09:00Z">
        <w:r w:rsidR="00D54591">
          <w:rPr>
            <w:i w:val="0"/>
            <w:iCs/>
          </w:rPr>
          <w:t>HC</w:t>
        </w:r>
      </w:ins>
      <w:r w:rsidRPr="009D63D8">
        <w:rPr>
          <w:i w:val="0"/>
          <w:iCs/>
        </w:rPr>
        <w:t xml:space="preserve">, the device will detect a timeout; if the gateway maps the heartbeat message or the response message incorrectly, the error will be detected by the </w:t>
      </w:r>
      <w:del w:id="378" w:author="Kranich, Peter" w:date="2025-09-26T08:09:00Z" w16du:dateUtc="2025-09-26T06:09:00Z">
        <w:r w:rsidRPr="009D63D8" w:rsidDel="00D54591">
          <w:rPr>
            <w:i w:val="0"/>
            <w:iCs/>
          </w:rPr>
          <w:delText xml:space="preserve">PCDC </w:delText>
        </w:r>
      </w:del>
      <w:ins w:id="379" w:author="Kranich, Peter" w:date="2025-09-26T08:09:00Z" w16du:dateUtc="2025-09-26T06:09:00Z">
        <w:r w:rsidR="00D54591">
          <w:rPr>
            <w:i w:val="0"/>
            <w:iCs/>
          </w:rPr>
          <w:t>HC</w:t>
        </w:r>
        <w:r w:rsidR="00D54591" w:rsidRPr="009D63D8">
          <w:rPr>
            <w:i w:val="0"/>
            <w:iCs/>
          </w:rPr>
          <w:t xml:space="preserve"> </w:t>
        </w:r>
      </w:ins>
      <w:r w:rsidRPr="009D63D8">
        <w:rPr>
          <w:i w:val="0"/>
          <w:iCs/>
        </w:rPr>
        <w:t xml:space="preserve">and/or </w:t>
      </w:r>
      <w:del w:id="380" w:author="Kranich, Peter" w:date="2025-09-26T08:09:00Z" w16du:dateUtc="2025-09-26T06:09:00Z">
        <w:r w:rsidRPr="009D63D8" w:rsidDel="00D54591">
          <w:rPr>
            <w:i w:val="0"/>
            <w:iCs/>
          </w:rPr>
          <w:delText>PCDR</w:delText>
        </w:r>
      </w:del>
      <w:ins w:id="381" w:author="Kranich, Peter" w:date="2025-09-26T08:09:00Z" w16du:dateUtc="2025-09-26T06:09:00Z">
        <w:r w:rsidR="00D54591">
          <w:rPr>
            <w:i w:val="0"/>
            <w:iCs/>
          </w:rPr>
          <w:t>HR</w:t>
        </w:r>
      </w:ins>
      <w:r w:rsidRPr="009D63D8">
        <w:rPr>
          <w:i w:val="0"/>
          <w:iCs/>
        </w:rPr>
        <w:t>.</w:t>
      </w:r>
    </w:p>
    <w:p w14:paraId="4DD1884C" w14:textId="3C2EF8E0" w:rsidR="00D82C53" w:rsidRPr="006213BB" w:rsidRDefault="00993E7B" w:rsidP="006213BB">
      <w:pPr>
        <w:pStyle w:val="AuthorInstructions"/>
        <w:numPr>
          <w:ilvl w:val="0"/>
          <w:numId w:val="70"/>
        </w:numPr>
        <w:rPr>
          <w:i w:val="0"/>
          <w:iCs/>
        </w:rPr>
      </w:pPr>
      <w:r>
        <w:rPr>
          <w:i w:val="0"/>
          <w:iCs/>
        </w:rPr>
        <w:t xml:space="preserve">Rob Wilder: </w:t>
      </w:r>
      <w:r w:rsidRPr="00993E7B">
        <w:rPr>
          <w:i w:val="0"/>
          <w:iCs/>
        </w:rPr>
        <w:t>In the transactions it seems like there is a departure from the PCD-05 model and still an indication of awareness of the end point communication devices by the AR/</w:t>
      </w:r>
      <w:del w:id="382" w:author="Kranich, Peter" w:date="2025-09-26T08:09:00Z" w16du:dateUtc="2025-09-26T06:09:00Z">
        <w:r w:rsidRPr="00993E7B" w:rsidDel="00D54591">
          <w:rPr>
            <w:i w:val="0"/>
            <w:iCs/>
          </w:rPr>
          <w:delText xml:space="preserve">PCDR </w:delText>
        </w:r>
      </w:del>
      <w:ins w:id="383" w:author="Kranich, Peter" w:date="2025-09-26T08:09:00Z" w16du:dateUtc="2025-09-26T06:09:00Z">
        <w:r w:rsidR="00D54591">
          <w:rPr>
            <w:i w:val="0"/>
            <w:iCs/>
          </w:rPr>
          <w:t>HR</w:t>
        </w:r>
        <w:r w:rsidR="00D54591" w:rsidRPr="00993E7B">
          <w:rPr>
            <w:i w:val="0"/>
            <w:iCs/>
          </w:rPr>
          <w:t xml:space="preserve"> </w:t>
        </w:r>
      </w:ins>
      <w:r w:rsidRPr="00993E7B">
        <w:rPr>
          <w:i w:val="0"/>
          <w:iCs/>
        </w:rPr>
        <w:t xml:space="preserve">actors. There is also some concern </w:t>
      </w:r>
      <w:proofErr w:type="gramStart"/>
      <w:r w:rsidRPr="00993E7B">
        <w:rPr>
          <w:i w:val="0"/>
          <w:iCs/>
        </w:rPr>
        <w:t>in regard to</w:t>
      </w:r>
      <w:proofErr w:type="gramEnd"/>
      <w:r w:rsidRPr="00993E7B">
        <w:rPr>
          <w:i w:val="0"/>
          <w:iCs/>
        </w:rPr>
        <w:t xml:space="preserve"> what looks to be implied AR awareness of endpoint communication assignments along with status of those end points. I would like to find some time for some additional discussion on end to end to verification to review this further.  We do not have another ACM WG meeting until next month but I could set up a special session or we can cover in the back end of a domain meeting as well.</w:t>
      </w:r>
      <w:r w:rsidR="006213BB">
        <w:rPr>
          <w:i w:val="0"/>
          <w:iCs/>
        </w:rPr>
        <w:br/>
      </w:r>
      <w:r w:rsidR="006213BB">
        <w:rPr>
          <w:i w:val="0"/>
          <w:iCs/>
        </w:rPr>
        <w:br/>
        <w:t>Comment from Peter Kranich:</w:t>
      </w:r>
      <w:r w:rsidRPr="006213BB">
        <w:rPr>
          <w:i w:val="0"/>
          <w:iCs/>
        </w:rPr>
        <w:t xml:space="preserve"> There are two aspects why not using a PCD-05 message: a.) the PCMC can be used for multiple IHE profiles and is not limited to the ACM profile (although it has a great value for this profile), and </w:t>
      </w:r>
      <w:r w:rsidR="006213BB">
        <w:rPr>
          <w:i w:val="0"/>
          <w:iCs/>
        </w:rPr>
        <w:br/>
      </w:r>
      <w:r w:rsidRPr="006213BB">
        <w:rPr>
          <w:i w:val="0"/>
          <w:iCs/>
        </w:rPr>
        <w:t>b.) my understanding is that a PCD-05 is always tied to a previous alert event announced by a PCD-04. However, the PCMC is independent of any active alert events. The PCMC profile ensures that if there was an active alert event, the AR and the AM would be capable of announcing the alert to the caregiver.</w:t>
      </w:r>
    </w:p>
    <w:p w14:paraId="294D049B" w14:textId="77777777" w:rsidR="00CF283F" w:rsidRPr="00D26514" w:rsidRDefault="00CF283F" w:rsidP="008616CB">
      <w:pPr>
        <w:pStyle w:val="Heading2"/>
        <w:numPr>
          <w:ilvl w:val="0"/>
          <w:numId w:val="0"/>
        </w:numPr>
        <w:rPr>
          <w:noProof w:val="0"/>
        </w:rPr>
      </w:pPr>
      <w:bookmarkStart w:id="384" w:name="_Toc345074642"/>
      <w:bookmarkStart w:id="385" w:name="_Toc18414905"/>
      <w:bookmarkStart w:id="386" w:name="_Toc209791017"/>
      <w:bookmarkStart w:id="387" w:name="_Toc473170357"/>
      <w:bookmarkStart w:id="388" w:name="_Toc504625754"/>
      <w:r w:rsidRPr="00D26514">
        <w:rPr>
          <w:noProof w:val="0"/>
        </w:rPr>
        <w:t>Closed Issues</w:t>
      </w:r>
      <w:bookmarkEnd w:id="384"/>
      <w:bookmarkEnd w:id="385"/>
      <w:bookmarkEnd w:id="386"/>
    </w:p>
    <w:p w14:paraId="667A95CE" w14:textId="77777777" w:rsidR="005F597D" w:rsidRDefault="00975B0C" w:rsidP="00B92EA1">
      <w:pPr>
        <w:pStyle w:val="AuthorInstructions"/>
        <w:rPr>
          <w:i w:val="0"/>
          <w:iCs/>
        </w:rPr>
      </w:pPr>
      <w:r>
        <w:rPr>
          <w:i w:val="0"/>
          <w:iCs/>
        </w:rPr>
        <w:t xml:space="preserve">The following list of </w:t>
      </w:r>
      <w:r w:rsidR="005F597D">
        <w:rPr>
          <w:i w:val="0"/>
          <w:iCs/>
        </w:rPr>
        <w:t>issues and questions has been addressed:</w:t>
      </w:r>
    </w:p>
    <w:p w14:paraId="0AB67C16" w14:textId="28E7257C" w:rsidR="00CF283F" w:rsidRDefault="00C13A3C" w:rsidP="005F597D">
      <w:pPr>
        <w:pStyle w:val="AuthorInstructions"/>
        <w:numPr>
          <w:ilvl w:val="0"/>
          <w:numId w:val="78"/>
        </w:numPr>
        <w:rPr>
          <w:i w:val="0"/>
          <w:iCs/>
        </w:rPr>
      </w:pPr>
      <w:r>
        <w:rPr>
          <w:i w:val="0"/>
          <w:iCs/>
        </w:rPr>
        <w:t xml:space="preserve">According to Paul Schluter, the issue </w:t>
      </w:r>
      <w:r w:rsidR="00767057">
        <w:rPr>
          <w:i w:val="0"/>
          <w:iCs/>
        </w:rPr>
        <w:t>can be closed: “</w:t>
      </w:r>
      <w:r w:rsidR="005A478B" w:rsidRPr="005A478B">
        <w:rPr>
          <w:i w:val="0"/>
          <w:iCs/>
        </w:rPr>
        <w:t>Treating MDC_EVT_WATCHDOG as an event that spans multiple timing trials is fine, and it provides a clean way of starting and ending the watchdog timing trials.  Please feel free to remove lines 125 to 131 inclusive if you’d like.</w:t>
      </w:r>
      <w:r w:rsidR="00767057">
        <w:rPr>
          <w:i w:val="0"/>
          <w:iCs/>
        </w:rPr>
        <w:t>”</w:t>
      </w:r>
    </w:p>
    <w:p w14:paraId="0A126C20" w14:textId="7EFA15AF" w:rsidR="00390764" w:rsidRDefault="00390764" w:rsidP="00AA4835">
      <w:pPr>
        <w:pStyle w:val="AuthorInstructions"/>
        <w:numPr>
          <w:ilvl w:val="0"/>
          <w:numId w:val="78"/>
        </w:numPr>
        <w:rPr>
          <w:ins w:id="389" w:author="Kranich, Peter" w:date="2025-07-15T07:44:00Z" w16du:dateUtc="2025-07-15T05:44:00Z"/>
          <w:i w:val="0"/>
          <w:iCs/>
        </w:rPr>
      </w:pPr>
      <w:r>
        <w:rPr>
          <w:i w:val="0"/>
          <w:iCs/>
        </w:rPr>
        <w:t xml:space="preserve">According to Paul Schluter, the issue </w:t>
      </w:r>
      <w:r w:rsidR="009B2FFB">
        <w:rPr>
          <w:i w:val="0"/>
          <w:iCs/>
        </w:rPr>
        <w:t xml:space="preserve">can be closed with additional </w:t>
      </w:r>
      <w:r w:rsidR="000338D7">
        <w:rPr>
          <w:i w:val="0"/>
          <w:iCs/>
        </w:rPr>
        <w:t>recommendation</w:t>
      </w:r>
      <w:r w:rsidR="009B2FFB">
        <w:rPr>
          <w:i w:val="0"/>
          <w:iCs/>
        </w:rPr>
        <w:t xml:space="preserve"> in the </w:t>
      </w:r>
      <w:r w:rsidR="004C5F16">
        <w:rPr>
          <w:i w:val="0"/>
          <w:iCs/>
        </w:rPr>
        <w:t>related section: “</w:t>
      </w:r>
      <w:r w:rsidR="004B34D7" w:rsidRPr="004B34D7">
        <w:rPr>
          <w:i w:val="0"/>
          <w:iCs/>
        </w:rPr>
        <w:t xml:space="preserve">You can remove this comment as well.  That said, I would recommend that the profile recommend that the testing period be some factor (e.g. 2X) the latency limit expressed in OBX-7 ‘Reference Range’ be described as the desired maximum one-way latency and that the recommended testing period be at least twice that </w:t>
      </w:r>
      <w:r w:rsidR="004B34D7" w:rsidRPr="004B34D7">
        <w:rPr>
          <w:i w:val="0"/>
          <w:iCs/>
        </w:rPr>
        <w:lastRenderedPageBreak/>
        <w:t>amount to reduce the likelihood of confusion between the messages and responses.  For example, if you require a maximum one-way latency of less than two seconds, why not test at a period of five to ten seconds?  [This can be resolved during the public comment discussion with the larger group, since others may want to weigh in on this topic.  It’s up to you.]</w:t>
      </w:r>
      <w:r w:rsidR="004C5F16">
        <w:rPr>
          <w:i w:val="0"/>
          <w:iCs/>
        </w:rPr>
        <w:t>”</w:t>
      </w:r>
    </w:p>
    <w:p w14:paraId="1E372BBE" w14:textId="27535F13" w:rsidR="00357391" w:rsidRDefault="007E3B4C" w:rsidP="00AA4835">
      <w:pPr>
        <w:pStyle w:val="AuthorInstructions"/>
        <w:numPr>
          <w:ilvl w:val="0"/>
          <w:numId w:val="78"/>
        </w:numPr>
        <w:rPr>
          <w:ins w:id="390" w:author="Kranich, Peter" w:date="2025-07-15T07:44:00Z" w16du:dateUtc="2025-07-15T05:44:00Z"/>
          <w:i w:val="0"/>
          <w:iCs/>
        </w:rPr>
      </w:pPr>
      <w:ins w:id="391" w:author="Kranich, Peter" w:date="2025-07-15T07:46:00Z" w16du:dateUtc="2025-07-15T05:46:00Z">
        <w:r>
          <w:rPr>
            <w:i w:val="0"/>
            <w:iCs/>
          </w:rPr>
          <w:t>tbd</w:t>
        </w:r>
      </w:ins>
      <w:ins w:id="392" w:author="Kranich, Peter" w:date="2025-07-15T07:44:00Z" w16du:dateUtc="2025-07-15T05:44:00Z">
        <w:r w:rsidR="00B479C5">
          <w:rPr>
            <w:i w:val="0"/>
            <w:iCs/>
          </w:rPr>
          <w:t>.</w:t>
        </w:r>
      </w:ins>
    </w:p>
    <w:p w14:paraId="39C63D07" w14:textId="2753EDFA" w:rsidR="00B479C5" w:rsidRPr="00CC1ADD" w:rsidRDefault="00FF171F" w:rsidP="00AA4835">
      <w:pPr>
        <w:pStyle w:val="AuthorInstructions"/>
        <w:numPr>
          <w:ilvl w:val="0"/>
          <w:numId w:val="78"/>
        </w:numPr>
        <w:rPr>
          <w:i w:val="0"/>
          <w:iCs/>
        </w:rPr>
      </w:pPr>
      <w:ins w:id="393" w:author="Kranich, Peter" w:date="2025-07-15T07:44:00Z" w16du:dateUtc="2025-07-15T05:44:00Z">
        <w:r>
          <w:rPr>
            <w:i w:val="0"/>
            <w:iCs/>
          </w:rPr>
          <w:t xml:space="preserve">Decision was made on </w:t>
        </w:r>
      </w:ins>
      <w:ins w:id="394" w:author="Kranich, Peter" w:date="2025-07-15T07:45:00Z" w16du:dateUtc="2025-07-15T05:45:00Z">
        <w:r w:rsidR="003D67AC">
          <w:rPr>
            <w:i w:val="0"/>
            <w:iCs/>
          </w:rPr>
          <w:t>10-July-2025 to have only one</w:t>
        </w:r>
        <w:r w:rsidR="007B71C3">
          <w:rPr>
            <w:i w:val="0"/>
            <w:iCs/>
          </w:rPr>
          <w:t xml:space="preserve"> transaction since the acknowledgement is a standard HL7 </w:t>
        </w:r>
      </w:ins>
      <w:ins w:id="395" w:author="Kranich, Peter" w:date="2025-07-15T07:46:00Z" w16du:dateUtc="2025-07-15T05:46:00Z">
        <w:r w:rsidR="007B71C3">
          <w:rPr>
            <w:i w:val="0"/>
            <w:iCs/>
          </w:rPr>
          <w:t>message acknowledgment message</w:t>
        </w:r>
        <w:r w:rsidR="007E3B4C">
          <w:rPr>
            <w:i w:val="0"/>
            <w:iCs/>
          </w:rPr>
          <w:t xml:space="preserve"> in response to the </w:t>
        </w:r>
      </w:ins>
      <w:ins w:id="396" w:author="Kranich, Peter" w:date="2025-07-15T07:54:00Z" w16du:dateUtc="2025-07-15T05:54:00Z">
        <w:r w:rsidR="00452E89">
          <w:rPr>
            <w:i w:val="0"/>
            <w:iCs/>
          </w:rPr>
          <w:t>h</w:t>
        </w:r>
      </w:ins>
      <w:ins w:id="397" w:author="Kranich, Peter" w:date="2025-07-15T07:46:00Z" w16du:dateUtc="2025-07-15T05:46:00Z">
        <w:r w:rsidR="007E3B4C">
          <w:rPr>
            <w:i w:val="0"/>
            <w:iCs/>
          </w:rPr>
          <w:t>eartbeat message.</w:t>
        </w:r>
      </w:ins>
    </w:p>
    <w:p w14:paraId="15C3204D" w14:textId="77777777" w:rsidR="00CF283F" w:rsidRPr="00D26514" w:rsidRDefault="00CF283F" w:rsidP="00147F29">
      <w:pPr>
        <w:pStyle w:val="BodyText"/>
      </w:pPr>
    </w:p>
    <w:p w14:paraId="4FDCC03C" w14:textId="64AE4C67" w:rsidR="00077DF6" w:rsidRDefault="00077DF6" w:rsidP="00BB76BC">
      <w:pPr>
        <w:pStyle w:val="Heading1"/>
        <w:numPr>
          <w:ilvl w:val="0"/>
          <w:numId w:val="0"/>
        </w:numPr>
        <w:rPr>
          <w:noProof w:val="0"/>
        </w:rPr>
      </w:pPr>
      <w:bookmarkStart w:id="398" w:name="_Toc209791018"/>
      <w:bookmarkStart w:id="399" w:name="_Toc345074643"/>
      <w:bookmarkStart w:id="400" w:name="_Toc18414906"/>
      <w:r>
        <w:rPr>
          <w:noProof w:val="0"/>
        </w:rPr>
        <w:lastRenderedPageBreak/>
        <w:t>IHE Technical Frameworks General Introduction</w:t>
      </w:r>
      <w:bookmarkEnd w:id="398"/>
    </w:p>
    <w:p w14:paraId="0DB60388" w14:textId="600C0D5E" w:rsidR="00077DF6" w:rsidRPr="00682FD2" w:rsidRDefault="00077DF6" w:rsidP="00AF5B2B">
      <w:pPr>
        <w:pStyle w:val="BodyText"/>
      </w:pPr>
      <w:bookmarkStart w:id="401" w:name="_Hlk74577429"/>
      <w:r w:rsidRPr="00D26514">
        <w:t xml:space="preserve">The </w:t>
      </w:r>
      <w:hyperlink r:id="rId19" w:history="1">
        <w:r w:rsidRPr="00D26514">
          <w:rPr>
            <w:rStyle w:val="Hyperlink"/>
          </w:rPr>
          <w:t>IHE Technical Framework</w:t>
        </w:r>
        <w:r w:rsidR="007D3F8B">
          <w:rPr>
            <w:rStyle w:val="Hyperlink"/>
          </w:rPr>
          <w:t>s</w:t>
        </w:r>
        <w:r w:rsidRPr="00D26514">
          <w:rPr>
            <w:rStyle w:val="Hyperlink"/>
          </w:rPr>
          <w:t xml:space="preserve"> General Introduction</w:t>
        </w:r>
      </w:hyperlink>
      <w:r w:rsidRPr="00D26514">
        <w:t xml:space="preserve"> </w:t>
      </w:r>
      <w:r>
        <w:t xml:space="preserve">is </w:t>
      </w:r>
      <w:r w:rsidRPr="00EA3BCB">
        <w:t xml:space="preserve">shared by </w:t>
      </w:r>
      <w:proofErr w:type="gramStart"/>
      <w:r w:rsidRPr="00EA3BCB">
        <w:t>all of</w:t>
      </w:r>
      <w:proofErr w:type="gramEnd"/>
      <w:r w:rsidRPr="00EA3BCB">
        <w:t xml:space="preserve"> the IHE domain technical frameworks. Each technical framework volume contains links to th</w:t>
      </w:r>
      <w:r>
        <w:t xml:space="preserve">is </w:t>
      </w:r>
      <w:r w:rsidRPr="00EA3BCB">
        <w:t>document where appropriate</w:t>
      </w:r>
      <w:bookmarkEnd w:id="401"/>
      <w:r w:rsidRPr="00EA3BCB">
        <w:t>.</w:t>
      </w:r>
    </w:p>
    <w:p w14:paraId="2334F0BD" w14:textId="0DB99873" w:rsidR="00077DF6" w:rsidRDefault="00077DF6" w:rsidP="00AF5B2B">
      <w:pPr>
        <w:pStyle w:val="Heading1"/>
        <w:pageBreakBefore w:val="0"/>
      </w:pPr>
      <w:bookmarkStart w:id="402" w:name="_Toc341951395"/>
      <w:bookmarkStart w:id="403" w:name="_Toc18418175"/>
      <w:bookmarkStart w:id="404" w:name="_Toc209791019"/>
      <w:r>
        <w:t>Copyright Licenses</w:t>
      </w:r>
      <w:bookmarkEnd w:id="402"/>
      <w:bookmarkEnd w:id="403"/>
      <w:bookmarkEnd w:id="404"/>
    </w:p>
    <w:p w14:paraId="7D535A79" w14:textId="772E3070" w:rsidR="00756627" w:rsidRPr="00756627" w:rsidRDefault="00756627" w:rsidP="00756627">
      <w:pPr>
        <w:pStyle w:val="BodyText"/>
      </w:pPr>
      <w:bookmarkStart w:id="405" w:name="_Hlk78989555"/>
      <w:r w:rsidRPr="00F1030E">
        <w:t xml:space="preserve">IHE technical documents refer to, and make use of, </w:t>
      </w:r>
      <w:proofErr w:type="gramStart"/>
      <w:r w:rsidRPr="00F1030E">
        <w:t>a number of</w:t>
      </w:r>
      <w:proofErr w:type="gramEnd"/>
      <w:r w:rsidRPr="00F1030E">
        <w:t xml:space="preserve"> standards developed and published by several </w:t>
      </w:r>
      <w:proofErr w:type="gramStart"/>
      <w:r w:rsidRPr="00F1030E">
        <w:t>standards</w:t>
      </w:r>
      <w:proofErr w:type="gramEnd"/>
      <w:r w:rsidRPr="00F1030E">
        <w:t xml:space="preserve"> development organizations.</w:t>
      </w:r>
      <w:r w:rsidR="001E0DD5">
        <w:t xml:space="preserve"> </w:t>
      </w:r>
      <w:r w:rsidRPr="00F1030E">
        <w:t xml:space="preserve">Please refer to the IHE Technical Frameworks General Introduction, </w:t>
      </w:r>
      <w:hyperlink r:id="rId20" w:history="1">
        <w:r w:rsidR="00942BE6">
          <w:rPr>
            <w:rStyle w:val="Hyperlink"/>
          </w:rPr>
          <w:t>Section 9 - Copyright Licenses</w:t>
        </w:r>
      </w:hyperlink>
      <w:r>
        <w:t xml:space="preserve"> </w:t>
      </w:r>
      <w:r w:rsidRPr="00F1030E">
        <w:t>for copyright license information for frequently referenced base standards</w:t>
      </w:r>
      <w:r w:rsidR="00AC2722">
        <w:t>. Information pertaining to the use of IHE International copyrighted materials is also available there.</w:t>
      </w:r>
    </w:p>
    <w:p w14:paraId="0F29AFE1" w14:textId="617624C2" w:rsidR="00077DF6" w:rsidRDefault="00077DF6" w:rsidP="00AF5B2B">
      <w:pPr>
        <w:pStyle w:val="Heading1"/>
        <w:pageBreakBefore w:val="0"/>
      </w:pPr>
      <w:bookmarkStart w:id="406" w:name="_Toc71799277"/>
      <w:bookmarkStart w:id="407" w:name="_Toc71799500"/>
      <w:bookmarkStart w:id="408" w:name="_Toc79571045"/>
      <w:bookmarkStart w:id="409" w:name="_Toc80108301"/>
      <w:bookmarkStart w:id="410" w:name="_Toc80108471"/>
      <w:bookmarkStart w:id="411" w:name="_Toc71799278"/>
      <w:bookmarkStart w:id="412" w:name="_Toc71799501"/>
      <w:bookmarkStart w:id="413" w:name="_Toc79571046"/>
      <w:bookmarkStart w:id="414" w:name="_Toc80108302"/>
      <w:bookmarkStart w:id="415" w:name="_Toc80108472"/>
      <w:bookmarkStart w:id="416" w:name="_Toc71799279"/>
      <w:bookmarkStart w:id="417" w:name="_Toc71799502"/>
      <w:bookmarkStart w:id="418" w:name="_Toc79571047"/>
      <w:bookmarkStart w:id="419" w:name="_Toc80108303"/>
      <w:bookmarkStart w:id="420" w:name="_Toc80108473"/>
      <w:bookmarkStart w:id="421" w:name="_Toc71799280"/>
      <w:bookmarkStart w:id="422" w:name="_Toc71799503"/>
      <w:bookmarkStart w:id="423" w:name="_Toc79571048"/>
      <w:bookmarkStart w:id="424" w:name="_Toc80108304"/>
      <w:bookmarkStart w:id="425" w:name="_Toc80108474"/>
      <w:bookmarkStart w:id="426" w:name="_Toc71799281"/>
      <w:bookmarkStart w:id="427" w:name="_Toc71799504"/>
      <w:bookmarkStart w:id="428" w:name="_Toc79571049"/>
      <w:bookmarkStart w:id="429" w:name="_Toc80108305"/>
      <w:bookmarkStart w:id="430" w:name="_Toc80108475"/>
      <w:bookmarkStart w:id="431" w:name="_Toc71799282"/>
      <w:bookmarkStart w:id="432" w:name="_Toc71799505"/>
      <w:bookmarkStart w:id="433" w:name="_Toc79571050"/>
      <w:bookmarkStart w:id="434" w:name="_Toc80108306"/>
      <w:bookmarkStart w:id="435" w:name="_Toc80108476"/>
      <w:bookmarkStart w:id="436" w:name="_Toc71799283"/>
      <w:bookmarkStart w:id="437" w:name="_Toc71799506"/>
      <w:bookmarkStart w:id="438" w:name="_Toc79571051"/>
      <w:bookmarkStart w:id="439" w:name="_Toc80108307"/>
      <w:bookmarkStart w:id="440" w:name="_Toc80108477"/>
      <w:bookmarkStart w:id="441" w:name="_Toc71799284"/>
      <w:bookmarkStart w:id="442" w:name="_Toc71799507"/>
      <w:bookmarkStart w:id="443" w:name="_Toc79571052"/>
      <w:bookmarkStart w:id="444" w:name="_Toc80108308"/>
      <w:bookmarkStart w:id="445" w:name="_Toc80108478"/>
      <w:bookmarkStart w:id="446" w:name="_Toc71799285"/>
      <w:bookmarkStart w:id="447" w:name="_Toc71799508"/>
      <w:bookmarkStart w:id="448" w:name="_Toc79571053"/>
      <w:bookmarkStart w:id="449" w:name="_Toc80108309"/>
      <w:bookmarkStart w:id="450" w:name="_Toc80108479"/>
      <w:bookmarkStart w:id="451" w:name="_Toc71799286"/>
      <w:bookmarkStart w:id="452" w:name="_Toc71799509"/>
      <w:bookmarkStart w:id="453" w:name="_Toc79571054"/>
      <w:bookmarkStart w:id="454" w:name="_Toc80108310"/>
      <w:bookmarkStart w:id="455" w:name="_Toc80108480"/>
      <w:bookmarkStart w:id="456" w:name="_Toc71799287"/>
      <w:bookmarkStart w:id="457" w:name="_Toc71799510"/>
      <w:bookmarkStart w:id="458" w:name="_Toc79571055"/>
      <w:bookmarkStart w:id="459" w:name="_Toc80108311"/>
      <w:bookmarkStart w:id="460" w:name="_Toc80108481"/>
      <w:bookmarkStart w:id="461" w:name="_Toc71799288"/>
      <w:bookmarkStart w:id="462" w:name="_Toc71799511"/>
      <w:bookmarkStart w:id="463" w:name="_Toc79571056"/>
      <w:bookmarkStart w:id="464" w:name="_Toc80108312"/>
      <w:bookmarkStart w:id="465" w:name="_Toc80108482"/>
      <w:bookmarkStart w:id="466" w:name="_Toc71799289"/>
      <w:bookmarkStart w:id="467" w:name="_Toc71799512"/>
      <w:bookmarkStart w:id="468" w:name="_Toc79571057"/>
      <w:bookmarkStart w:id="469" w:name="_Toc80108313"/>
      <w:bookmarkStart w:id="470" w:name="_Toc80108483"/>
      <w:bookmarkStart w:id="471" w:name="_Toc341951397"/>
      <w:bookmarkStart w:id="472" w:name="_Toc18418181"/>
      <w:bookmarkStart w:id="473" w:name="_Toc209791020"/>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t>Trademark</w:t>
      </w:r>
      <w:bookmarkEnd w:id="471"/>
      <w:bookmarkEnd w:id="472"/>
      <w:bookmarkEnd w:id="473"/>
    </w:p>
    <w:p w14:paraId="1ED8E55E" w14:textId="5DE88EA0" w:rsidR="00077DF6" w:rsidRPr="003519BF" w:rsidRDefault="00077DF6">
      <w:pPr>
        <w:pStyle w:val="BodyText"/>
      </w:pPr>
      <w:r>
        <w:t>IHE</w:t>
      </w:r>
      <w:r>
        <w:rPr>
          <w:vertAlign w:val="superscript"/>
        </w:rPr>
        <w:t>®</w:t>
      </w:r>
      <w:r>
        <w:t xml:space="preserve"> and the IHE logo are trademarks of the Healthcare Information Management Systems Society in the United States and trademarks of IHE Europe in the European Community.</w:t>
      </w:r>
      <w:r w:rsidR="001E0DD5">
        <w:t xml:space="preserve"> </w:t>
      </w:r>
      <w:r w:rsidR="003519BF" w:rsidRPr="003519BF">
        <w:t xml:space="preserve">Please refer to the IHE Technical Frameworks General Introduction, </w:t>
      </w:r>
      <w:hyperlink r:id="rId21" w:history="1">
        <w:r w:rsidR="00D037BC">
          <w:rPr>
            <w:rStyle w:val="Hyperlink"/>
          </w:rPr>
          <w:t>Section 10 - Trademark</w:t>
        </w:r>
      </w:hyperlink>
      <w:r w:rsidR="003519BF" w:rsidRPr="003519BF">
        <w:t xml:space="preserve"> for</w:t>
      </w:r>
      <w:r w:rsidRPr="003519BF">
        <w:t xml:space="preserve"> </w:t>
      </w:r>
      <w:r w:rsidR="003519BF" w:rsidRPr="003519BF">
        <w:t>information on their use.</w:t>
      </w:r>
    </w:p>
    <w:p w14:paraId="126F23B3" w14:textId="37FDC7A8" w:rsidR="009F5CF4" w:rsidRPr="00D26514" w:rsidRDefault="00077DF6" w:rsidP="00BB76BC">
      <w:pPr>
        <w:pStyle w:val="Heading1"/>
        <w:numPr>
          <w:ilvl w:val="0"/>
          <w:numId w:val="0"/>
        </w:numPr>
        <w:rPr>
          <w:noProof w:val="0"/>
        </w:rPr>
      </w:pPr>
      <w:bookmarkStart w:id="474" w:name="_Toc209791021"/>
      <w:r>
        <w:rPr>
          <w:noProof w:val="0"/>
        </w:rPr>
        <w:lastRenderedPageBreak/>
        <w:t xml:space="preserve">IHE Technical Frameworks </w:t>
      </w:r>
      <w:r w:rsidR="0004602F">
        <w:rPr>
          <w:noProof w:val="0"/>
        </w:rPr>
        <w:t>General Introduction</w:t>
      </w:r>
      <w:bookmarkEnd w:id="399"/>
      <w:r w:rsidR="00623829" w:rsidRPr="00D26514">
        <w:rPr>
          <w:noProof w:val="0"/>
        </w:rPr>
        <w:t xml:space="preserve"> Appendices</w:t>
      </w:r>
      <w:bookmarkEnd w:id="400"/>
      <w:bookmarkEnd w:id="474"/>
    </w:p>
    <w:p w14:paraId="09F7F118" w14:textId="4EA24B45" w:rsidR="00623829" w:rsidRDefault="003B7860" w:rsidP="00EA3BCB">
      <w:pPr>
        <w:pStyle w:val="BodyText"/>
      </w:pPr>
      <w:r w:rsidRPr="00D26514">
        <w:t xml:space="preserve">The </w:t>
      </w:r>
      <w:hyperlink r:id="rId22" w:history="1">
        <w:r w:rsidR="0004602F">
          <w:rPr>
            <w:rStyle w:val="Hyperlink"/>
          </w:rPr>
          <w:t>IHE Technical Framework General Introduction Appendices</w:t>
        </w:r>
      </w:hyperlink>
      <w:r w:rsidR="00623829" w:rsidRPr="00D26514">
        <w:t xml:space="preserve"> are</w:t>
      </w:r>
      <w:r w:rsidR="00623829" w:rsidRPr="00EA3BCB">
        <w:t xml:space="preserve"> components shared by </w:t>
      </w:r>
      <w:proofErr w:type="gramStart"/>
      <w:r w:rsidR="00623829" w:rsidRPr="00EA3BCB">
        <w:t>all of</w:t>
      </w:r>
      <w:proofErr w:type="gramEnd"/>
      <w:r w:rsidR="00623829" w:rsidRPr="00EA3BCB">
        <w:t xml:space="preserve"> </w:t>
      </w:r>
      <w:proofErr w:type="gramStart"/>
      <w:r w:rsidR="00623829" w:rsidRPr="00EA3BCB">
        <w:t>the IHE</w:t>
      </w:r>
      <w:proofErr w:type="gramEnd"/>
      <w:r w:rsidR="00623829" w:rsidRPr="00EA3BCB">
        <w:t xml:space="preserve"> domain technical frameworks. Each technical framework volume contains links to these documents where appropriate.</w:t>
      </w:r>
    </w:p>
    <w:p w14:paraId="6CDC80F2" w14:textId="77777777" w:rsidR="00077DF6" w:rsidRPr="00D26514" w:rsidRDefault="00077DF6" w:rsidP="00EA3BCB">
      <w:pPr>
        <w:pStyle w:val="BodyText"/>
      </w:pPr>
    </w:p>
    <w:p w14:paraId="603425CA" w14:textId="69F1ED25" w:rsidR="00D25F7A" w:rsidRPr="00D26514" w:rsidRDefault="00C16F09" w:rsidP="00BB76BC">
      <w:pPr>
        <w:pStyle w:val="EditorInstructions"/>
      </w:pPr>
      <w:r w:rsidRPr="00D26514">
        <w:t xml:space="preserve">Update the following </w:t>
      </w:r>
      <w:r w:rsidR="00EA4332" w:rsidRPr="00D26514">
        <w:t>a</w:t>
      </w:r>
      <w:r w:rsidRPr="00D26514">
        <w:t xml:space="preserve">ppendices to the General Introduction as indicated below. Note that these are </w:t>
      </w:r>
      <w:r w:rsidRPr="00EA3BCB">
        <w:rPr>
          <w:b/>
        </w:rPr>
        <w:t>not</w:t>
      </w:r>
      <w:r w:rsidRPr="00D26514">
        <w:t xml:space="preserve"> appendices to </w:t>
      </w:r>
      <w:r w:rsidR="00077DF6">
        <w:t xml:space="preserve">this domain’s Technical Framework (TF-1, TF-2, TF-3 or TF-4) but rather, they are appendices </w:t>
      </w:r>
      <w:r w:rsidR="00BB4ABD">
        <w:t xml:space="preserve">to </w:t>
      </w:r>
      <w:r w:rsidR="00077DF6">
        <w:t xml:space="preserve">the IHE Technical Frameworks General Introduction located </w:t>
      </w:r>
      <w:hyperlink r:id="rId23" w:history="1">
        <w:r w:rsidR="00077DF6" w:rsidRPr="00077DF6">
          <w:rPr>
            <w:rStyle w:val="Hyperlink"/>
          </w:rPr>
          <w:t>here</w:t>
        </w:r>
      </w:hyperlink>
      <w:r w:rsidRPr="00D26514">
        <w:t>.</w:t>
      </w:r>
    </w:p>
    <w:p w14:paraId="3579430A" w14:textId="06C5241B" w:rsidR="003B7860" w:rsidRDefault="003B7860" w:rsidP="00EA3BCB">
      <w:pPr>
        <w:pStyle w:val="BodyText"/>
      </w:pPr>
      <w:bookmarkStart w:id="475" w:name="_Toc345074644"/>
    </w:p>
    <w:p w14:paraId="5406C892" w14:textId="4ED206BA" w:rsidR="00D25F7A" w:rsidRDefault="00077DF6" w:rsidP="00AF5B2B">
      <w:pPr>
        <w:pStyle w:val="EditorInstructions"/>
      </w:pPr>
      <w:r>
        <w:rPr>
          <w:b/>
          <w:bCs/>
          <w:highlight w:val="yellow"/>
        </w:rPr>
        <w:t xml:space="preserve">NEW: REQUIRED APPROVAL OF ACTORS, TRANSACTIONS and TERMS - </w:t>
      </w:r>
      <w:r w:rsidR="00D25F7A" w:rsidRPr="00AF5B2B">
        <w:rPr>
          <w:highlight w:val="yellow"/>
        </w:rPr>
        <w:t xml:space="preserve">To avoid duplication and </w:t>
      </w:r>
      <w:r w:rsidR="009A1D88">
        <w:rPr>
          <w:highlight w:val="yellow"/>
        </w:rPr>
        <w:t>e</w:t>
      </w:r>
      <w:r w:rsidR="00D25F7A" w:rsidRPr="00AF5B2B">
        <w:rPr>
          <w:highlight w:val="yellow"/>
        </w:rPr>
        <w:t xml:space="preserve">nsure consistency across domains, all </w:t>
      </w:r>
      <w:r w:rsidR="00D25F7A" w:rsidRPr="00AF5B2B">
        <w:rPr>
          <w:b/>
          <w:bCs/>
          <w:highlight w:val="yellow"/>
        </w:rPr>
        <w:t xml:space="preserve">new or </w:t>
      </w:r>
      <w:r w:rsidR="00681792" w:rsidRPr="00AF5B2B">
        <w:rPr>
          <w:b/>
          <w:bCs/>
          <w:highlight w:val="yellow"/>
        </w:rPr>
        <w:t>modified</w:t>
      </w:r>
      <w:r w:rsidR="00D25F7A" w:rsidRPr="00AF5B2B">
        <w:rPr>
          <w:highlight w:val="yellow"/>
        </w:rPr>
        <w:t xml:space="preserve"> actors, transactions and glossary terms need approval by </w:t>
      </w:r>
      <w:r w:rsidR="00681792">
        <w:rPr>
          <w:highlight w:val="yellow"/>
        </w:rPr>
        <w:t xml:space="preserve">IHE’s </w:t>
      </w:r>
      <w:r w:rsidR="00D25F7A" w:rsidRPr="00AF5B2B">
        <w:rPr>
          <w:highlight w:val="yellow"/>
        </w:rPr>
        <w:t>D</w:t>
      </w:r>
      <w:r w:rsidR="00681792">
        <w:rPr>
          <w:highlight w:val="yellow"/>
        </w:rPr>
        <w:t>omain Coordination Committee (DCC)</w:t>
      </w:r>
      <w:r w:rsidR="00D25F7A" w:rsidRPr="00AF5B2B">
        <w:rPr>
          <w:highlight w:val="yellow"/>
        </w:rPr>
        <w:t xml:space="preserve"> before they are published in a trial implementation supplement. </w:t>
      </w:r>
      <w:r w:rsidR="00681792">
        <w:rPr>
          <w:highlight w:val="yellow"/>
        </w:rPr>
        <w:t xml:space="preserve">Please see </w:t>
      </w:r>
      <w:hyperlink r:id="rId24" w:history="1">
        <w:r w:rsidR="00681792" w:rsidRPr="00681792">
          <w:rPr>
            <w:rStyle w:val="Hyperlink"/>
            <w:highlight w:val="yellow"/>
          </w:rPr>
          <w:t>this Wiki page</w:t>
        </w:r>
      </w:hyperlink>
      <w:r w:rsidR="00681792">
        <w:rPr>
          <w:highlight w:val="yellow"/>
        </w:rPr>
        <w:t xml:space="preserve"> for additional guidance and links to the forms for approval submission</w:t>
      </w:r>
      <w:r w:rsidR="003216FD" w:rsidRPr="00AF5B2B">
        <w:rPr>
          <w:highlight w:val="yellow"/>
        </w:rPr>
        <w:t>.</w:t>
      </w:r>
    </w:p>
    <w:p w14:paraId="7DE5FC42" w14:textId="77777777" w:rsidR="00D25F7A" w:rsidRPr="00D26514" w:rsidRDefault="00D25F7A" w:rsidP="00EA3BCB">
      <w:pPr>
        <w:pStyle w:val="BodyText"/>
      </w:pPr>
    </w:p>
    <w:bookmarkStart w:id="476" w:name="_Toc18414907"/>
    <w:bookmarkStart w:id="477" w:name="OLE_LINK20"/>
    <w:bookmarkStart w:id="478" w:name="OLE_LINK21"/>
    <w:bookmarkStart w:id="479" w:name="OLE_LINK22"/>
    <w:bookmarkStart w:id="480" w:name="OLE_LINK11"/>
    <w:bookmarkStart w:id="481" w:name="OLE_LINK18"/>
    <w:p w14:paraId="7BDAB41D" w14:textId="6F1A2B22" w:rsidR="00747676" w:rsidRDefault="00890E90" w:rsidP="00EA3BCB">
      <w:pPr>
        <w:pStyle w:val="Heading1"/>
        <w:pageBreakBefore w:val="0"/>
        <w:numPr>
          <w:ilvl w:val="0"/>
          <w:numId w:val="0"/>
        </w:numPr>
        <w:rPr>
          <w:noProof w:val="0"/>
        </w:rPr>
      </w:pPr>
      <w:r>
        <w:rPr>
          <w:noProof w:val="0"/>
        </w:rPr>
        <w:fldChar w:fldCharType="begin"/>
      </w:r>
      <w:r>
        <w:rPr>
          <w:noProof w:val="0"/>
        </w:rPr>
        <w:instrText xml:space="preserve"> HYPERLINK "https://profiles.ihe.net/GeneralIntro/ch-A.html" </w:instrText>
      </w:r>
      <w:r>
        <w:rPr>
          <w:noProof w:val="0"/>
        </w:rPr>
      </w:r>
      <w:r>
        <w:rPr>
          <w:noProof w:val="0"/>
        </w:rPr>
        <w:fldChar w:fldCharType="separate"/>
      </w:r>
      <w:bookmarkStart w:id="482" w:name="_Toc209791022"/>
      <w:r w:rsidR="00207C5F" w:rsidRPr="00890E90">
        <w:rPr>
          <w:rStyle w:val="Hyperlink"/>
          <w:noProof w:val="0"/>
        </w:rPr>
        <w:t>Appendix A</w:t>
      </w:r>
      <w:r>
        <w:rPr>
          <w:noProof w:val="0"/>
        </w:rPr>
        <w:fldChar w:fldCharType="end"/>
      </w:r>
      <w:r w:rsidR="00747676" w:rsidRPr="00D26514">
        <w:rPr>
          <w:noProof w:val="0"/>
        </w:rPr>
        <w:t xml:space="preserve"> </w:t>
      </w:r>
      <w:bookmarkStart w:id="483" w:name="OLE_LINK1"/>
      <w:bookmarkStart w:id="484" w:name="OLE_LINK2"/>
      <w:r w:rsidR="00883B13" w:rsidRPr="00D26514">
        <w:rPr>
          <w:noProof w:val="0"/>
        </w:rPr>
        <w:t>–</w:t>
      </w:r>
      <w:bookmarkEnd w:id="483"/>
      <w:bookmarkEnd w:id="484"/>
      <w:r w:rsidR="00747676" w:rsidRPr="00D26514">
        <w:rPr>
          <w:noProof w:val="0"/>
        </w:rPr>
        <w:t xml:space="preserve"> </w:t>
      </w:r>
      <w:r w:rsidRPr="00F1030E">
        <w:t>Actors</w:t>
      </w:r>
      <w:bookmarkEnd w:id="475"/>
      <w:bookmarkEnd w:id="476"/>
      <w:bookmarkEnd w:id="482"/>
    </w:p>
    <w:p w14:paraId="2033B957" w14:textId="77777777" w:rsidR="00207C5F" w:rsidRPr="00383FC8" w:rsidRDefault="00207C5F" w:rsidP="00F1030E">
      <w:pPr>
        <w:pStyle w:val="BodyText"/>
      </w:pPr>
    </w:p>
    <w:p w14:paraId="103CC4FC" w14:textId="3F877740" w:rsidR="00747676" w:rsidRPr="00D26514" w:rsidRDefault="00747676" w:rsidP="00747676">
      <w:pPr>
        <w:pStyle w:val="EditorInstructions"/>
      </w:pPr>
      <w:r w:rsidRPr="00D26514">
        <w:t>Add the</w:t>
      </w:r>
      <w:r w:rsidR="00A12925">
        <w:t xml:space="preserve"> </w:t>
      </w:r>
      <w:r w:rsidRPr="00D26514">
        <w:t>following</w:t>
      </w:r>
      <w:r w:rsidRPr="00A12925">
        <w:t xml:space="preserve"> </w:t>
      </w:r>
      <w:r w:rsidR="00A12925" w:rsidRPr="00604263">
        <w:rPr>
          <w:b/>
        </w:rPr>
        <w:t>new</w:t>
      </w:r>
      <w:r w:rsidR="00E768A2" w:rsidRPr="00604263">
        <w:rPr>
          <w:b/>
        </w:rPr>
        <w:t xml:space="preserve"> </w:t>
      </w:r>
      <w:r w:rsidRPr="00D26514">
        <w:t xml:space="preserve">actors </w:t>
      </w:r>
      <w:r w:rsidRPr="00D26514">
        <w:rPr>
          <w:iCs w:val="0"/>
        </w:rPr>
        <w:t xml:space="preserve">to the </w:t>
      </w:r>
      <w:hyperlink r:id="rId25" w:history="1">
        <w:r w:rsidRPr="00A17BF0">
          <w:rPr>
            <w:rStyle w:val="Hyperlink"/>
            <w:iCs w:val="0"/>
          </w:rPr>
          <w:t xml:space="preserve">IHE </w:t>
        </w:r>
        <w:r w:rsidRPr="00A17BF0">
          <w:rPr>
            <w:rStyle w:val="Hyperlink"/>
          </w:rPr>
          <w:t>Technical Frameworks</w:t>
        </w:r>
        <w:r w:rsidRPr="00A17BF0">
          <w:rPr>
            <w:rStyle w:val="Hyperlink"/>
            <w:iCs w:val="0"/>
          </w:rPr>
          <w:t xml:space="preserve"> General Introduction </w:t>
        </w:r>
        <w:r w:rsidR="00814F76" w:rsidRPr="00A17BF0">
          <w:rPr>
            <w:rStyle w:val="Hyperlink"/>
            <w:iCs w:val="0"/>
          </w:rPr>
          <w:t>Appendix A</w:t>
        </w:r>
      </w:hyperlink>
      <w:r w:rsidR="00207C5F">
        <w:rPr>
          <w:iCs w:val="0"/>
        </w:rPr>
        <w:t>:</w:t>
      </w:r>
    </w:p>
    <w:p w14:paraId="7B6FBDAC" w14:textId="77777777" w:rsidR="00CB5E0E" w:rsidRDefault="00CB5E0E" w:rsidP="00747676">
      <w:pPr>
        <w:pStyle w:val="AuthorInstructions"/>
      </w:pPr>
      <w:bookmarkStart w:id="485" w:name="OLE_LINK14"/>
      <w:bookmarkStart w:id="486" w:name="OLE_LINK17"/>
      <w:bookmarkEnd w:id="477"/>
      <w:bookmarkEnd w:id="478"/>
      <w:bookmarkEnd w:id="479"/>
    </w:p>
    <w:bookmarkEnd w:id="480"/>
    <w:bookmarkEnd w:id="481"/>
    <w:bookmarkEnd w:id="485"/>
    <w:bookmarkEnd w:id="486"/>
    <w:p w14:paraId="2CCB2FE3" w14:textId="77777777" w:rsidR="007962BA" w:rsidRPr="00D26514" w:rsidRDefault="007962BA" w:rsidP="00F1030E">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3078"/>
        <w:gridCol w:w="6498"/>
      </w:tblGrid>
      <w:tr w:rsidR="00077DF6" w:rsidRPr="00D26514" w14:paraId="6839130D" w14:textId="77777777" w:rsidTr="00682FD2">
        <w:trPr>
          <w:cantSplit/>
          <w:tblHeader/>
          <w:jc w:val="center"/>
        </w:trPr>
        <w:tc>
          <w:tcPr>
            <w:tcW w:w="3078" w:type="dxa"/>
            <w:shd w:val="clear" w:color="auto" w:fill="D9D9D9"/>
          </w:tcPr>
          <w:p w14:paraId="5FA8737C" w14:textId="7E55F80F" w:rsidR="00077DF6" w:rsidRPr="00D26514" w:rsidRDefault="00077DF6" w:rsidP="00EB71A2">
            <w:pPr>
              <w:pStyle w:val="TableEntryHeader"/>
            </w:pPr>
            <w:bookmarkStart w:id="487" w:name="_Hlk5000660"/>
            <w:r>
              <w:t xml:space="preserve">New </w:t>
            </w:r>
            <w:r w:rsidRPr="00D26514">
              <w:t>Actor Name</w:t>
            </w:r>
          </w:p>
        </w:tc>
        <w:tc>
          <w:tcPr>
            <w:tcW w:w="6498" w:type="dxa"/>
            <w:shd w:val="clear" w:color="auto" w:fill="D9D9D9"/>
          </w:tcPr>
          <w:p w14:paraId="5C634ACA" w14:textId="6EB140F0" w:rsidR="00077DF6" w:rsidRPr="00D26514" w:rsidRDefault="00077DF6">
            <w:pPr>
              <w:pStyle w:val="TableEntryHeader"/>
            </w:pPr>
            <w:r w:rsidRPr="00D26514">
              <w:t>De</w:t>
            </w:r>
            <w:r w:rsidR="00F97009">
              <w:t>scription</w:t>
            </w:r>
          </w:p>
        </w:tc>
      </w:tr>
      <w:tr w:rsidR="00077DF6" w:rsidRPr="00D26514" w14:paraId="272C5A0C" w14:textId="77777777" w:rsidTr="00682FD2">
        <w:trPr>
          <w:cantSplit/>
          <w:jc w:val="center"/>
        </w:trPr>
        <w:tc>
          <w:tcPr>
            <w:tcW w:w="3078" w:type="dxa"/>
          </w:tcPr>
          <w:p w14:paraId="709CDA99" w14:textId="5C7C26BC" w:rsidR="00077DF6" w:rsidRPr="00077DF6" w:rsidRDefault="00831C7F">
            <w:pPr>
              <w:pStyle w:val="TableEntry"/>
            </w:pPr>
            <w:del w:id="488" w:author="Kranich, Peter" w:date="2025-09-26T08:13:00Z" w16du:dateUtc="2025-09-26T06:13:00Z">
              <w:r w:rsidDel="00B011FA">
                <w:delText>Point-of-Care Device</w:delText>
              </w:r>
            </w:del>
            <w:ins w:id="489" w:author="Kranich, Peter" w:date="2025-09-26T08:13:00Z" w16du:dateUtc="2025-09-26T06:13:00Z">
              <w:r w:rsidR="00B011FA">
                <w:t>Heartbeat</w:t>
              </w:r>
            </w:ins>
            <w:r w:rsidR="00C02F8D">
              <w:t xml:space="preserve"> Reporter</w:t>
            </w:r>
          </w:p>
        </w:tc>
        <w:tc>
          <w:tcPr>
            <w:tcW w:w="6498" w:type="dxa"/>
            <w:shd w:val="clear" w:color="auto" w:fill="FFFFFF" w:themeFill="background1"/>
          </w:tcPr>
          <w:p w14:paraId="4C7B099B" w14:textId="3A55B89F" w:rsidR="00077DF6" w:rsidRPr="00077DF6" w:rsidRDefault="0082384C">
            <w:pPr>
              <w:pStyle w:val="TableEntry"/>
            </w:pPr>
            <w:ins w:id="490" w:author="Druckenmueller, Marc" w:date="2025-11-26T14:23:00Z" w16du:dateUtc="2025-11-26T13:23:00Z">
              <w:r w:rsidRPr="0082384C">
                <w:t xml:space="preserve">Initiates a </w:t>
              </w:r>
            </w:ins>
            <w:ins w:id="491" w:author="Druckenmueller, Marc" w:date="2025-11-26T14:32:00Z" w16du:dateUtc="2025-11-26T13:32:00Z">
              <w:r w:rsidR="00CF0FAD">
                <w:t>r</w:t>
              </w:r>
              <w:r w:rsidR="00CF0FAD" w:rsidRPr="00CF0FAD">
                <w:t xml:space="preserve">equest </w:t>
              </w:r>
              <w:r w:rsidR="00CF0FAD">
                <w:t>h</w:t>
              </w:r>
              <w:r w:rsidR="00CF0FAD" w:rsidRPr="00CF0FAD">
                <w:t xml:space="preserve">eartbeat </w:t>
              </w:r>
              <w:r w:rsidR="00CF0FAD">
                <w:t>r</w:t>
              </w:r>
              <w:r w:rsidR="00CF0FAD" w:rsidRPr="00CF0FAD">
                <w:t>esponse</w:t>
              </w:r>
            </w:ins>
            <w:ins w:id="492" w:author="Druckenmueller, Marc" w:date="2025-11-26T14:23:00Z" w16du:dateUtc="2025-11-26T13:23:00Z">
              <w:r w:rsidRPr="0082384C">
                <w:t xml:space="preserve"> acting as a trigger for receipt acknowledgement response</w:t>
              </w:r>
            </w:ins>
            <w:ins w:id="493" w:author="Kranich, Peter" w:date="2025-10-02T10:41:00Z" w16du:dateUtc="2025-10-02T08:41:00Z">
              <w:del w:id="494" w:author="Druckenmueller, Marc" w:date="2025-11-26T14:23:00Z" w16du:dateUtc="2025-11-26T13:23:00Z">
                <w:r w:rsidR="00766C20" w:rsidRPr="00766C20" w:rsidDel="0082384C">
                  <w:delText>Behaving as initiator, sends Heartbeat Response Request (HRR) transaction to Heartbeat Consumer (HC) actor as trigger for it to send back a receipt acknowledgement response</w:delText>
                </w:r>
              </w:del>
            </w:ins>
            <w:ins w:id="495" w:author="Kranich, Peter" w:date="2025-10-02T10:42:00Z" w16du:dateUtc="2025-10-02T08:42:00Z">
              <w:del w:id="496" w:author="Druckenmueller, Marc" w:date="2025-11-26T14:23:00Z" w16du:dateUtc="2025-11-26T13:23:00Z">
                <w:r w:rsidR="00F70519" w:rsidDel="0082384C">
                  <w:delText>.</w:delText>
                </w:r>
              </w:del>
            </w:ins>
            <w:ins w:id="497" w:author="Druckenmueller, Marc" w:date="2025-11-26T14:24:00Z" w16du:dateUtc="2025-11-26T13:24:00Z">
              <w:r>
                <w:t>.</w:t>
              </w:r>
            </w:ins>
            <w:del w:id="498" w:author="Kranich, Peter" w:date="2025-10-02T10:41:00Z" w16du:dateUtc="2025-10-02T08:41:00Z">
              <w:r w:rsidR="00400147" w:rsidDel="00766C20">
                <w:delText>A</w:delText>
              </w:r>
              <w:r w:rsidR="002D2469" w:rsidDel="00766C20">
                <w:delText>ny</w:delText>
              </w:r>
              <w:r w:rsidR="00400147" w:rsidDel="00766C20">
                <w:delText xml:space="preserve"> point-of-care device or system (e. g. device gateway) that reports</w:delText>
              </w:r>
              <w:r w:rsidR="005800DB" w:rsidDel="00766C20">
                <w:delText xml:space="preserve"> data</w:delText>
              </w:r>
              <w:r w:rsidR="00EA6885" w:rsidDel="00766C20">
                <w:delText xml:space="preserve"> by</w:delText>
              </w:r>
              <w:r w:rsidR="005800DB" w:rsidDel="00766C20">
                <w:delText xml:space="preserve"> utilizing </w:delText>
              </w:r>
              <w:r w:rsidR="002C42A2" w:rsidDel="00766C20">
                <w:delText>a</w:delText>
              </w:r>
              <w:r w:rsidR="00910CCD" w:rsidDel="00766C20">
                <w:delText>n</w:delText>
              </w:r>
              <w:r w:rsidR="00802A54" w:rsidDel="00766C20">
                <w:delText xml:space="preserve"> IHE Device</w:delText>
              </w:r>
              <w:r w:rsidR="0008416E" w:rsidDel="00766C20">
                <w:delText>s</w:delText>
              </w:r>
              <w:r w:rsidR="00802A54" w:rsidDel="00766C20">
                <w:delText xml:space="preserve"> profile</w:delText>
              </w:r>
              <w:r w:rsidR="00EA6885" w:rsidDel="00766C20">
                <w:delText xml:space="preserve"> such as DEC, ACM, </w:delText>
              </w:r>
              <w:r w:rsidR="00550A7C" w:rsidDel="00766C20">
                <w:delText>and so on.</w:delText>
              </w:r>
            </w:del>
          </w:p>
        </w:tc>
      </w:tr>
      <w:tr w:rsidR="00077DF6" w:rsidRPr="00D26514" w14:paraId="29966BDA" w14:textId="77777777" w:rsidTr="00682FD2">
        <w:trPr>
          <w:cantSplit/>
          <w:jc w:val="center"/>
        </w:trPr>
        <w:tc>
          <w:tcPr>
            <w:tcW w:w="3078" w:type="dxa"/>
          </w:tcPr>
          <w:p w14:paraId="6B8756EC" w14:textId="7C51B02F" w:rsidR="00077DF6" w:rsidRPr="00D26514" w:rsidRDefault="00EF1AD3" w:rsidP="00EB71A2">
            <w:pPr>
              <w:pStyle w:val="TableEntry"/>
            </w:pPr>
            <w:del w:id="499" w:author="Kranich, Peter" w:date="2025-09-26T08:13:00Z" w16du:dateUtc="2025-09-26T06:13:00Z">
              <w:r w:rsidDel="00B011FA">
                <w:delText>Point-of-Care</w:delText>
              </w:r>
              <w:r w:rsidR="00C02F8D" w:rsidDel="00B011FA">
                <w:delText xml:space="preserve"> Device</w:delText>
              </w:r>
            </w:del>
            <w:ins w:id="500" w:author="Kranich, Peter" w:date="2025-09-26T08:13:00Z" w16du:dateUtc="2025-09-26T06:13:00Z">
              <w:r w:rsidR="00B011FA">
                <w:t>Heartbeat</w:t>
              </w:r>
            </w:ins>
            <w:r w:rsidR="00C02F8D">
              <w:t xml:space="preserve"> Consumer</w:t>
            </w:r>
          </w:p>
        </w:tc>
        <w:tc>
          <w:tcPr>
            <w:tcW w:w="6498" w:type="dxa"/>
            <w:shd w:val="clear" w:color="auto" w:fill="FFFFFF" w:themeFill="background1"/>
          </w:tcPr>
          <w:p w14:paraId="421E9066" w14:textId="201049EC" w:rsidR="00077DF6" w:rsidRPr="00D26514" w:rsidRDefault="0082384C" w:rsidP="00EB71A2">
            <w:pPr>
              <w:pStyle w:val="TableEntry"/>
            </w:pPr>
            <w:ins w:id="501" w:author="Druckenmueller, Marc" w:date="2025-11-26T14:24:00Z" w16du:dateUtc="2025-11-26T13:24:00Z">
              <w:r w:rsidRPr="0082384C">
                <w:t xml:space="preserve">Receives </w:t>
              </w:r>
            </w:ins>
            <w:ins w:id="502" w:author="Druckenmueller, Marc" w:date="2025-11-26T14:33:00Z" w16du:dateUtc="2025-11-26T13:33:00Z">
              <w:r w:rsidR="00CF0FAD">
                <w:t>a r</w:t>
              </w:r>
              <w:r w:rsidR="00CF0FAD" w:rsidRPr="00CF0FAD">
                <w:t xml:space="preserve">equest </w:t>
              </w:r>
              <w:r w:rsidR="00CF0FAD">
                <w:t>h</w:t>
              </w:r>
              <w:r w:rsidR="00CF0FAD" w:rsidRPr="00CF0FAD">
                <w:t xml:space="preserve">eartbeat </w:t>
              </w:r>
              <w:r w:rsidR="00CF0FAD">
                <w:t>r</w:t>
              </w:r>
              <w:r w:rsidR="00CF0FAD" w:rsidRPr="00CF0FAD">
                <w:t>esponse</w:t>
              </w:r>
            </w:ins>
            <w:ins w:id="503" w:author="Druckenmueller, Marc" w:date="2025-11-26T14:24:00Z" w16du:dateUtc="2025-11-26T13:24:00Z">
              <w:r w:rsidRPr="0082384C">
                <w:t xml:space="preserve"> and sends acknowledgement back</w:t>
              </w:r>
            </w:ins>
            <w:ins w:id="504" w:author="Kranich, Peter" w:date="2025-10-02T10:42:00Z" w16du:dateUtc="2025-10-02T08:42:00Z">
              <w:del w:id="505" w:author="Druckenmueller, Marc" w:date="2025-11-26T14:24:00Z" w16du:dateUtc="2025-11-26T13:24:00Z">
                <w:r w:rsidR="00F70519" w:rsidRPr="00F70519" w:rsidDel="0082384C">
                  <w:delText>Behaving as responder, acting as consumer of Heartbeat Response Request (HRR) transaction sent from Heartbeat Reporter, sending receipt acknowledgement back to Heartbeat Reporter (HR) actor</w:delText>
                </w:r>
                <w:r w:rsidR="00F70519" w:rsidDel="0082384C">
                  <w:delText>.</w:delText>
                </w:r>
              </w:del>
            </w:ins>
            <w:del w:id="506" w:author="Kranich, Peter" w:date="2025-10-02T10:42:00Z" w16du:dateUtc="2025-10-02T08:42:00Z">
              <w:r w:rsidR="00550A7C" w:rsidDel="00F70519">
                <w:delText>A</w:delText>
              </w:r>
              <w:r w:rsidR="000F45CD" w:rsidDel="00F70519">
                <w:delText>ny</w:delText>
              </w:r>
              <w:r w:rsidR="00550A7C" w:rsidDel="00F70519">
                <w:delText xml:space="preserve"> point-of-care device or system (e. g. </w:delText>
              </w:r>
              <w:r w:rsidR="00C526DC" w:rsidDel="00F70519">
                <w:delText>alarm manager</w:delText>
              </w:r>
              <w:r w:rsidR="00550A7C" w:rsidDel="00F70519">
                <w:delText xml:space="preserve">) that </w:delText>
              </w:r>
              <w:r w:rsidR="00C526DC" w:rsidDel="00F70519">
                <w:delText>receives</w:delText>
              </w:r>
              <w:r w:rsidR="00550A7C" w:rsidDel="00F70519">
                <w:delText xml:space="preserve"> data by utilizing a</w:delText>
              </w:r>
              <w:r w:rsidR="000F45CD" w:rsidDel="00F70519">
                <w:delText>n</w:delText>
              </w:r>
              <w:r w:rsidR="00550A7C" w:rsidDel="00F70519">
                <w:delText xml:space="preserve"> IHE Device</w:delText>
              </w:r>
              <w:r w:rsidR="0008416E" w:rsidDel="00F70519">
                <w:delText>s</w:delText>
              </w:r>
              <w:r w:rsidR="00550A7C" w:rsidDel="00F70519">
                <w:delText xml:space="preserve"> profile such as DEC, ACM, and so on.</w:delText>
              </w:r>
            </w:del>
          </w:p>
        </w:tc>
      </w:tr>
      <w:tr w:rsidR="00077DF6" w:rsidRPr="00D26514" w:rsidDel="0082384C" w14:paraId="5FE78D00" w14:textId="427611CA" w:rsidTr="00682FD2">
        <w:trPr>
          <w:cantSplit/>
          <w:jc w:val="center"/>
          <w:del w:id="507" w:author="Druckenmueller, Marc" w:date="2025-11-26T14:24:00Z" w16du:dateUtc="2025-11-26T13:24:00Z"/>
        </w:trPr>
        <w:tc>
          <w:tcPr>
            <w:tcW w:w="3078" w:type="dxa"/>
          </w:tcPr>
          <w:p w14:paraId="59E4F3A1" w14:textId="61DC544D" w:rsidR="00077DF6" w:rsidRPr="00D26514" w:rsidDel="0082384C" w:rsidRDefault="00077DF6" w:rsidP="00EB71A2">
            <w:pPr>
              <w:pStyle w:val="TableEntry"/>
              <w:rPr>
                <w:del w:id="508" w:author="Druckenmueller, Marc" w:date="2025-11-26T14:24:00Z" w16du:dateUtc="2025-11-26T13:24:00Z"/>
              </w:rPr>
            </w:pPr>
          </w:p>
        </w:tc>
        <w:tc>
          <w:tcPr>
            <w:tcW w:w="6498" w:type="dxa"/>
            <w:shd w:val="clear" w:color="auto" w:fill="FFFFFF" w:themeFill="background1"/>
          </w:tcPr>
          <w:p w14:paraId="3F634F57" w14:textId="5C9B075B" w:rsidR="00077DF6" w:rsidRPr="00D26514" w:rsidDel="0082384C" w:rsidRDefault="00077DF6" w:rsidP="00EB71A2">
            <w:pPr>
              <w:pStyle w:val="TableEntry"/>
              <w:rPr>
                <w:del w:id="509" w:author="Druckenmueller, Marc" w:date="2025-11-26T14:24:00Z" w16du:dateUtc="2025-11-26T13:24:00Z"/>
              </w:rPr>
            </w:pPr>
          </w:p>
        </w:tc>
      </w:tr>
    </w:tbl>
    <w:p w14:paraId="61E37915" w14:textId="1700ACA4" w:rsidR="001E63B9" w:rsidRDefault="001E63B9" w:rsidP="00EA3BCB">
      <w:pPr>
        <w:pStyle w:val="BodyText"/>
        <w:rPr>
          <w:i/>
        </w:rPr>
      </w:pPr>
      <w:bookmarkStart w:id="510" w:name="OLE_LINK59"/>
      <w:bookmarkStart w:id="511" w:name="_Toc345074645"/>
      <w:bookmarkEnd w:id="487"/>
    </w:p>
    <w:p w14:paraId="0FEBCB00" w14:textId="72A25C3D" w:rsidR="001E63B9" w:rsidRDefault="001E63B9" w:rsidP="00EA3BCB">
      <w:pPr>
        <w:pStyle w:val="BodyText"/>
        <w:rPr>
          <w:i/>
        </w:rPr>
      </w:pPr>
    </w:p>
    <w:bookmarkStart w:id="512" w:name="_Toc18414908"/>
    <w:bookmarkStart w:id="513" w:name="OLE_LINK23"/>
    <w:bookmarkStart w:id="514" w:name="OLE_LINK27"/>
    <w:bookmarkStart w:id="515" w:name="OLE_LINK28"/>
    <w:bookmarkEnd w:id="510"/>
    <w:p w14:paraId="43C7F1F4" w14:textId="460441CE" w:rsidR="00747676" w:rsidRDefault="00207C5F" w:rsidP="00EA3BCB">
      <w:pPr>
        <w:pStyle w:val="Heading1"/>
        <w:pageBreakBefore w:val="0"/>
        <w:numPr>
          <w:ilvl w:val="0"/>
          <w:numId w:val="0"/>
        </w:numPr>
        <w:rPr>
          <w:noProof w:val="0"/>
        </w:rPr>
      </w:pPr>
      <w:r>
        <w:fldChar w:fldCharType="begin"/>
      </w:r>
      <w:r>
        <w:instrText>HYPERLINK "https://profiles.ihe.net/GeneralIntro/ch-B.html"</w:instrText>
      </w:r>
      <w:r>
        <w:fldChar w:fldCharType="separate"/>
      </w:r>
      <w:bookmarkStart w:id="516" w:name="_Toc209791023"/>
      <w:r w:rsidRPr="00890E90">
        <w:rPr>
          <w:rStyle w:val="Hyperlink"/>
          <w:noProof w:val="0"/>
        </w:rPr>
        <w:t>Appendix B</w:t>
      </w:r>
      <w:r>
        <w:rPr>
          <w:rStyle w:val="Hyperlink"/>
          <w:noProof w:val="0"/>
        </w:rPr>
        <w:fldChar w:fldCharType="end"/>
      </w:r>
      <w:r w:rsidR="00747676" w:rsidRPr="00D26514">
        <w:rPr>
          <w:noProof w:val="0"/>
        </w:rPr>
        <w:t xml:space="preserve"> </w:t>
      </w:r>
      <w:r w:rsidR="00883B13" w:rsidRPr="00D26514">
        <w:rPr>
          <w:noProof w:val="0"/>
        </w:rPr>
        <w:t>–</w:t>
      </w:r>
      <w:r w:rsidR="00747676" w:rsidRPr="00D26514">
        <w:rPr>
          <w:noProof w:val="0"/>
        </w:rPr>
        <w:t xml:space="preserve"> </w:t>
      </w:r>
      <w:r w:rsidR="00890E90" w:rsidRPr="00F1030E">
        <w:t>Transactions</w:t>
      </w:r>
      <w:bookmarkEnd w:id="511"/>
      <w:bookmarkEnd w:id="512"/>
      <w:bookmarkEnd w:id="516"/>
    </w:p>
    <w:p w14:paraId="0620D777" w14:textId="77777777" w:rsidR="00207C5F" w:rsidRPr="00383FC8" w:rsidRDefault="00207C5F" w:rsidP="00F1030E">
      <w:pPr>
        <w:pStyle w:val="BodyText"/>
      </w:pPr>
    </w:p>
    <w:p w14:paraId="617ECE12" w14:textId="13ED7240" w:rsidR="00207C5F" w:rsidRPr="00D26514" w:rsidRDefault="00207C5F" w:rsidP="00747676">
      <w:pPr>
        <w:pStyle w:val="EditorInstructions"/>
      </w:pPr>
      <w:r w:rsidRPr="00D26514">
        <w:t>Add the</w:t>
      </w:r>
      <w:r>
        <w:t xml:space="preserve"> </w:t>
      </w:r>
      <w:r w:rsidRPr="00D26514">
        <w:t>following</w:t>
      </w:r>
      <w:r w:rsidRPr="00A12925">
        <w:t xml:space="preserve"> </w:t>
      </w:r>
      <w:r w:rsidRPr="00147E27">
        <w:rPr>
          <w:b/>
        </w:rPr>
        <w:t xml:space="preserve">new </w:t>
      </w:r>
      <w:r>
        <w:t>transactions</w:t>
      </w:r>
      <w:r w:rsidRPr="00D26514">
        <w:t xml:space="preserve"> to the </w:t>
      </w:r>
      <w:hyperlink r:id="rId26" w:history="1">
        <w:r w:rsidRPr="00A17BF0">
          <w:rPr>
            <w:rStyle w:val="Hyperlink"/>
          </w:rPr>
          <w:t xml:space="preserve">IHE Technical Frameworks General Introduction Appendix </w:t>
        </w:r>
        <w:r>
          <w:rPr>
            <w:rStyle w:val="Hyperlink"/>
          </w:rPr>
          <w:t>B</w:t>
        </w:r>
      </w:hyperlink>
      <w:r>
        <w:t>:</w:t>
      </w:r>
    </w:p>
    <w:bookmarkEnd w:id="513"/>
    <w:bookmarkEnd w:id="514"/>
    <w:bookmarkEnd w:id="515"/>
    <w:p w14:paraId="47F9D2D2" w14:textId="77777777" w:rsidR="00CB5E0E" w:rsidRDefault="00CB5E0E" w:rsidP="00747676">
      <w:pPr>
        <w:pStyle w:val="AuthorInstructions"/>
      </w:pPr>
    </w:p>
    <w:p w14:paraId="44F368D0" w14:textId="77777777" w:rsidR="002C5D62" w:rsidRPr="00D26514" w:rsidRDefault="002C5D62" w:rsidP="00EA3BCB">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Change w:id="517" w:author="Kranich, Peter" w:date="2025-07-15T07:49:00Z" w16du:dateUtc="2025-07-15T05:49: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PrChange>
      </w:tblPr>
      <w:tblGrid>
        <w:gridCol w:w="4428"/>
        <w:gridCol w:w="5148"/>
        <w:tblGridChange w:id="518">
          <w:tblGrid>
            <w:gridCol w:w="4428"/>
            <w:gridCol w:w="5148"/>
          </w:tblGrid>
        </w:tblGridChange>
      </w:tblGrid>
      <w:tr w:rsidR="00747676" w:rsidRPr="00D26514" w14:paraId="4068FDE3" w14:textId="77777777" w:rsidTr="005C6762">
        <w:trPr>
          <w:cantSplit/>
          <w:tblHeader/>
          <w:jc w:val="center"/>
          <w:trPrChange w:id="519" w:author="Kranich, Peter" w:date="2025-07-15T07:49:00Z" w16du:dateUtc="2025-07-15T05:49:00Z">
            <w:trPr>
              <w:cantSplit/>
              <w:tblHeader/>
              <w:jc w:val="center"/>
            </w:trPr>
          </w:trPrChange>
        </w:trPr>
        <w:tc>
          <w:tcPr>
            <w:tcW w:w="4428" w:type="dxa"/>
            <w:shd w:val="clear" w:color="auto" w:fill="D9D9D9"/>
            <w:tcPrChange w:id="520" w:author="Kranich, Peter" w:date="2025-07-15T07:49:00Z" w16du:dateUtc="2025-07-15T05:49:00Z">
              <w:tcPr>
                <w:tcW w:w="4428" w:type="dxa"/>
                <w:shd w:val="clear" w:color="auto" w:fill="D9D9D9"/>
              </w:tcPr>
            </w:tcPrChange>
          </w:tcPr>
          <w:p w14:paraId="407AC66C" w14:textId="04FFF4D8" w:rsidR="00747676" w:rsidRPr="00D26514" w:rsidRDefault="00BA011D" w:rsidP="007117B8">
            <w:pPr>
              <w:pStyle w:val="TableEntryHeader"/>
            </w:pPr>
            <w:r>
              <w:t>New</w:t>
            </w:r>
            <w:r w:rsidR="002F0AE0">
              <w:t xml:space="preserve"> </w:t>
            </w:r>
            <w:r w:rsidR="00747676" w:rsidRPr="00D26514">
              <w:t>Transaction</w:t>
            </w:r>
            <w:r w:rsidR="00FD0CE3" w:rsidRPr="00D26514">
              <w:t xml:space="preserve"> </w:t>
            </w:r>
            <w:r w:rsidR="00CA4B27" w:rsidRPr="00D26514">
              <w:t>N</w:t>
            </w:r>
            <w:r w:rsidR="008F5363" w:rsidRPr="00D26514">
              <w:t xml:space="preserve">ame and </w:t>
            </w:r>
            <w:r w:rsidR="00CA4B27" w:rsidRPr="00D26514">
              <w:t>N</w:t>
            </w:r>
            <w:r w:rsidR="008F5363" w:rsidRPr="00D26514">
              <w:t>umber</w:t>
            </w:r>
          </w:p>
        </w:tc>
        <w:tc>
          <w:tcPr>
            <w:tcW w:w="5148" w:type="dxa"/>
            <w:shd w:val="clear" w:color="auto" w:fill="D9D9D9"/>
            <w:tcPrChange w:id="521" w:author="Kranich, Peter" w:date="2025-07-15T07:49:00Z" w16du:dateUtc="2025-07-15T05:49:00Z">
              <w:tcPr>
                <w:tcW w:w="5148" w:type="dxa"/>
                <w:shd w:val="clear" w:color="auto" w:fill="D9D9D9"/>
              </w:tcPr>
            </w:tcPrChange>
          </w:tcPr>
          <w:p w14:paraId="411AE8FD" w14:textId="77777777" w:rsidR="00747676" w:rsidRPr="00D26514" w:rsidRDefault="00747676" w:rsidP="00EB71A2">
            <w:pPr>
              <w:pStyle w:val="TableEntryHeader"/>
            </w:pPr>
            <w:r w:rsidRPr="00D26514">
              <w:t>Definition</w:t>
            </w:r>
          </w:p>
        </w:tc>
      </w:tr>
      <w:tr w:rsidR="00747676" w:rsidRPr="00D26514" w14:paraId="768280D6" w14:textId="77777777" w:rsidTr="005C6762">
        <w:trPr>
          <w:cantSplit/>
          <w:jc w:val="center"/>
          <w:trPrChange w:id="522" w:author="Kranich, Peter" w:date="2025-07-15T07:49:00Z" w16du:dateUtc="2025-07-15T05:49:00Z">
            <w:trPr>
              <w:cantSplit/>
              <w:jc w:val="center"/>
            </w:trPr>
          </w:trPrChange>
        </w:trPr>
        <w:tc>
          <w:tcPr>
            <w:tcW w:w="4428" w:type="dxa"/>
            <w:tcPrChange w:id="523" w:author="Kranich, Peter" w:date="2025-07-15T07:49:00Z" w16du:dateUtc="2025-07-15T05:49:00Z">
              <w:tcPr>
                <w:tcW w:w="4428" w:type="dxa"/>
              </w:tcPr>
            </w:tcPrChange>
          </w:tcPr>
          <w:p w14:paraId="16E0CE5A" w14:textId="694787EC" w:rsidR="00D41F87" w:rsidRPr="00660C21" w:rsidRDefault="0082384C" w:rsidP="00660C21">
            <w:pPr>
              <w:pStyle w:val="TableEntry"/>
              <w:rPr>
                <w:i/>
              </w:rPr>
            </w:pPr>
            <w:ins w:id="524" w:author="Druckenmueller, Marc" w:date="2025-11-26T14:29:00Z" w16du:dateUtc="2025-11-26T13:29:00Z">
              <w:r w:rsidRPr="0082384C">
                <w:rPr>
                  <w:iCs/>
                </w:rPr>
                <w:t>Request Heartbeat Response</w:t>
              </w:r>
            </w:ins>
            <w:del w:id="525" w:author="Druckenmueller, Marc" w:date="2025-11-26T14:29:00Z" w16du:dateUtc="2025-11-26T13:29:00Z">
              <w:r w:rsidR="006C3F9A" w:rsidRPr="00660C21" w:rsidDel="0082384C">
                <w:rPr>
                  <w:iCs/>
                </w:rPr>
                <w:delText>Send Heartbeat Message</w:delText>
              </w:r>
            </w:del>
            <w:ins w:id="526" w:author="Kranich, Peter" w:date="2025-10-02T10:43:00Z" w16du:dateUtc="2025-10-02T08:43:00Z">
              <w:del w:id="527" w:author="Druckenmueller, Marc" w:date="2025-11-26T14:29:00Z" w16du:dateUtc="2025-11-26T13:29:00Z">
                <w:r w:rsidR="008027B4" w:rsidDel="0082384C">
                  <w:rPr>
                    <w:iCs/>
                  </w:rPr>
                  <w:delText>Heartbeat Response Request</w:delText>
                </w:r>
              </w:del>
            </w:ins>
            <w:r w:rsidR="006C3F9A" w:rsidRPr="00660C21">
              <w:rPr>
                <w:iCs/>
              </w:rPr>
              <w:t xml:space="preserve"> [DEV-</w:t>
            </w:r>
            <w:r w:rsidR="00E40A9A" w:rsidRPr="00660C21">
              <w:rPr>
                <w:iCs/>
              </w:rPr>
              <w:t>53</w:t>
            </w:r>
            <w:r w:rsidR="00660C21" w:rsidRPr="00660C21">
              <w:rPr>
                <w:iCs/>
              </w:rPr>
              <w:t>]</w:t>
            </w:r>
          </w:p>
        </w:tc>
        <w:tc>
          <w:tcPr>
            <w:tcW w:w="5148" w:type="dxa"/>
            <w:tcPrChange w:id="528" w:author="Kranich, Peter" w:date="2025-07-15T07:49:00Z" w16du:dateUtc="2025-07-15T05:49:00Z">
              <w:tcPr>
                <w:tcW w:w="5148" w:type="dxa"/>
              </w:tcPr>
            </w:tcPrChange>
          </w:tcPr>
          <w:p w14:paraId="78A0E001" w14:textId="20C06E14" w:rsidR="00747676" w:rsidDel="007E2EBB" w:rsidRDefault="007E2EBB" w:rsidP="007E2EBB">
            <w:pPr>
              <w:pStyle w:val="TableEntry"/>
              <w:rPr>
                <w:ins w:id="529" w:author="Kranich, Peter" w:date="2025-07-15T07:48:00Z" w16du:dateUtc="2025-07-15T05:48:00Z"/>
                <w:del w:id="530" w:author="Druckenmueller, Marc" w:date="2025-11-26T14:36:00Z" w16du:dateUtc="2025-11-26T13:36:00Z"/>
              </w:rPr>
              <w:pPrChange w:id="531" w:author="Druckenmueller, Marc" w:date="2025-11-26T14:36:00Z" w16du:dateUtc="2025-11-26T13:36:00Z">
                <w:pPr>
                  <w:pStyle w:val="TableEntry"/>
                </w:pPr>
              </w:pPrChange>
            </w:pPr>
            <w:ins w:id="532" w:author="Druckenmueller, Marc" w:date="2025-11-26T14:36:00Z">
              <w:r w:rsidRPr="007E2EBB">
                <w:t>Sent to act as trigger for receipt acknowledgement response</w:t>
              </w:r>
            </w:ins>
            <w:ins w:id="533" w:author="Druckenmueller, Marc" w:date="2025-11-26T14:36:00Z" w16du:dateUtc="2025-11-26T13:36:00Z">
              <w:r>
                <w:t>.</w:t>
              </w:r>
            </w:ins>
            <w:ins w:id="534" w:author="Kranich, Peter" w:date="2025-07-15T07:53:00Z" w16du:dateUtc="2025-07-15T05:53:00Z">
              <w:del w:id="535" w:author="Druckenmueller, Marc" w:date="2025-11-26T14:36:00Z" w16du:dateUtc="2025-11-26T13:36:00Z">
                <w:r w:rsidR="00421CA7" w:rsidDel="007E2EBB">
                  <w:delText>The</w:delText>
                </w:r>
              </w:del>
            </w:ins>
            <w:del w:id="536" w:author="Druckenmueller, Marc" w:date="2025-11-26T14:36:00Z" w16du:dateUtc="2025-11-26T13:36:00Z">
              <w:r w:rsidR="008E0027" w:rsidDel="007E2EBB">
                <w:delText xml:space="preserve">A Point-of-Care </w:delText>
              </w:r>
              <w:r w:rsidR="0085402B" w:rsidDel="007E2EBB">
                <w:delText>Device</w:delText>
              </w:r>
            </w:del>
            <w:ins w:id="537" w:author="Kranich, Peter" w:date="2025-09-26T08:16:00Z" w16du:dateUtc="2025-09-26T06:16:00Z">
              <w:del w:id="538" w:author="Druckenmueller, Marc" w:date="2025-11-26T14:36:00Z" w16du:dateUtc="2025-11-26T13:36:00Z">
                <w:r w:rsidR="003103E4" w:rsidDel="007E2EBB">
                  <w:delText>Heartbeat</w:delText>
                </w:r>
              </w:del>
            </w:ins>
            <w:del w:id="539" w:author="Druckenmueller, Marc" w:date="2025-11-26T14:36:00Z" w16du:dateUtc="2025-11-26T13:36:00Z">
              <w:r w:rsidR="0085402B" w:rsidDel="007E2EBB">
                <w:delText xml:space="preserve"> Reporter</w:delText>
              </w:r>
              <w:r w:rsidR="00945FC7" w:rsidDel="007E2EBB">
                <w:delText xml:space="preserve"> (PCDR</w:delText>
              </w:r>
            </w:del>
            <w:ins w:id="540" w:author="Kranich, Peter" w:date="2025-09-26T08:16:00Z" w16du:dateUtc="2025-09-26T06:16:00Z">
              <w:del w:id="541" w:author="Druckenmueller, Marc" w:date="2025-11-26T14:36:00Z" w16du:dateUtc="2025-11-26T13:36:00Z">
                <w:r w:rsidR="003103E4" w:rsidDel="007E2EBB">
                  <w:delText>HR</w:delText>
                </w:r>
              </w:del>
            </w:ins>
            <w:del w:id="542" w:author="Druckenmueller, Marc" w:date="2025-11-26T14:36:00Z" w16du:dateUtc="2025-11-26T13:36:00Z">
              <w:r w:rsidR="00945FC7" w:rsidDel="007E2EBB">
                <w:delText>)</w:delText>
              </w:r>
              <w:r w:rsidR="0085402B" w:rsidDel="007E2EBB">
                <w:delText xml:space="preserve"> sends a heartbeat message to the </w:delText>
              </w:r>
              <w:r w:rsidR="00F008AA" w:rsidDel="007E2EBB">
                <w:delText>Point-of-Care Device</w:delText>
              </w:r>
            </w:del>
            <w:ins w:id="543" w:author="Kranich, Peter" w:date="2025-09-26T08:16:00Z" w16du:dateUtc="2025-09-26T06:16:00Z">
              <w:del w:id="544" w:author="Druckenmueller, Marc" w:date="2025-11-26T14:36:00Z" w16du:dateUtc="2025-11-26T13:36:00Z">
                <w:r w:rsidR="003103E4" w:rsidDel="007E2EBB">
                  <w:delText>Heartbeat</w:delText>
                </w:r>
              </w:del>
            </w:ins>
            <w:del w:id="545" w:author="Druckenmueller, Marc" w:date="2025-11-26T14:36:00Z" w16du:dateUtc="2025-11-26T13:36:00Z">
              <w:r w:rsidR="00F008AA" w:rsidDel="007E2EBB">
                <w:delText xml:space="preserve"> Consumer</w:delText>
              </w:r>
              <w:r w:rsidR="0056422D" w:rsidDel="007E2EBB">
                <w:delText xml:space="preserve"> </w:delText>
              </w:r>
              <w:r w:rsidR="00945FC7" w:rsidDel="007E2EBB">
                <w:delText>(PCDC</w:delText>
              </w:r>
            </w:del>
            <w:ins w:id="546" w:author="Kranich, Peter" w:date="2025-09-26T08:16:00Z" w16du:dateUtc="2025-09-26T06:16:00Z">
              <w:del w:id="547" w:author="Druckenmueller, Marc" w:date="2025-11-26T14:36:00Z" w16du:dateUtc="2025-11-26T13:36:00Z">
                <w:r w:rsidR="003103E4" w:rsidDel="007E2EBB">
                  <w:delText>HC</w:delText>
                </w:r>
              </w:del>
            </w:ins>
            <w:del w:id="548" w:author="Druckenmueller, Marc" w:date="2025-11-26T14:36:00Z" w16du:dateUtc="2025-11-26T13:36:00Z">
              <w:r w:rsidR="00945FC7" w:rsidDel="007E2EBB">
                <w:delText xml:space="preserve">) </w:delText>
              </w:r>
              <w:r w:rsidR="0056422D" w:rsidDel="007E2EBB">
                <w:delText xml:space="preserve">to indicate its current </w:delText>
              </w:r>
              <w:r w:rsidR="00945FC7" w:rsidDel="007E2EBB">
                <w:delText>operational state</w:delText>
              </w:r>
              <w:r w:rsidR="00266451" w:rsidDel="007E2EBB">
                <w:delText xml:space="preserve">. </w:delText>
              </w:r>
              <w:r w:rsidR="007D424C" w:rsidDel="007E2EBB">
                <w:delText xml:space="preserve">In normal operational state the heartbeat message is </w:delText>
              </w:r>
              <w:r w:rsidR="00F4410C" w:rsidDel="007E2EBB">
                <w:delText xml:space="preserve">sent on a regular basis </w:delText>
              </w:r>
              <w:r w:rsidR="00E1581C" w:rsidDel="007E2EBB">
                <w:delText xml:space="preserve">from the PCDR </w:delText>
              </w:r>
            </w:del>
            <w:ins w:id="549" w:author="Kranich, Peter" w:date="2025-09-26T08:16:00Z" w16du:dateUtc="2025-09-26T06:16:00Z">
              <w:del w:id="550" w:author="Druckenmueller, Marc" w:date="2025-11-26T14:36:00Z" w16du:dateUtc="2025-11-26T13:36:00Z">
                <w:r w:rsidR="00A93C26" w:rsidDel="007E2EBB">
                  <w:delText xml:space="preserve">HR </w:delText>
                </w:r>
              </w:del>
            </w:ins>
            <w:del w:id="551" w:author="Druckenmueller, Marc" w:date="2025-11-26T14:36:00Z" w16du:dateUtc="2025-11-26T13:36:00Z">
              <w:r w:rsidR="00E1581C" w:rsidDel="007E2EBB">
                <w:delText>to the PCDC</w:delText>
              </w:r>
              <w:r w:rsidR="002B1325" w:rsidDel="007E2EBB">
                <w:delText xml:space="preserve"> </w:delText>
              </w:r>
            </w:del>
            <w:ins w:id="552" w:author="Kranich, Peter" w:date="2025-09-26T08:16:00Z" w16du:dateUtc="2025-09-26T06:16:00Z">
              <w:del w:id="553" w:author="Druckenmueller, Marc" w:date="2025-11-26T14:36:00Z" w16du:dateUtc="2025-11-26T13:36:00Z">
                <w:r w:rsidR="00A93C26" w:rsidDel="007E2EBB">
                  <w:delText xml:space="preserve">HC </w:delText>
                </w:r>
              </w:del>
            </w:ins>
            <w:del w:id="554" w:author="Druckenmueller, Marc" w:date="2025-11-26T14:36:00Z" w16du:dateUtc="2025-11-26T13:36:00Z">
              <w:r w:rsidR="002B1325" w:rsidDel="007E2EBB">
                <w:delText xml:space="preserve">to indicate that the PCDR </w:delText>
              </w:r>
            </w:del>
            <w:ins w:id="555" w:author="Kranich, Peter" w:date="2025-09-26T08:17:00Z" w16du:dateUtc="2025-09-26T06:17:00Z">
              <w:del w:id="556" w:author="Druckenmueller, Marc" w:date="2025-11-26T14:36:00Z" w16du:dateUtc="2025-11-26T13:36:00Z">
                <w:r w:rsidR="00A93C26" w:rsidDel="007E2EBB">
                  <w:delText xml:space="preserve">HR </w:delText>
                </w:r>
              </w:del>
            </w:ins>
            <w:del w:id="557" w:author="Druckenmueller, Marc" w:date="2025-11-26T14:36:00Z" w16du:dateUtc="2025-11-26T13:36:00Z">
              <w:r w:rsidR="002B1325" w:rsidDel="007E2EBB">
                <w:delText xml:space="preserve">is </w:delText>
              </w:r>
              <w:r w:rsidR="00C73FF7" w:rsidDel="007E2EBB">
                <w:delText xml:space="preserve">still </w:delText>
              </w:r>
              <w:r w:rsidR="002B1325" w:rsidDel="007E2EBB">
                <w:delText>fully operational.</w:delText>
              </w:r>
            </w:del>
          </w:p>
          <w:p w14:paraId="69E39F76" w14:textId="4E8DCD3A" w:rsidR="003B4216" w:rsidDel="007E2EBB" w:rsidRDefault="003B4216" w:rsidP="007E2EBB">
            <w:pPr>
              <w:pStyle w:val="TableEntry"/>
              <w:ind w:left="0"/>
              <w:rPr>
                <w:ins w:id="558" w:author="Kranich, Peter" w:date="2025-07-15T07:48:00Z" w16du:dateUtc="2025-07-15T05:48:00Z"/>
                <w:del w:id="559" w:author="Druckenmueller, Marc" w:date="2025-11-26T14:36:00Z" w16du:dateUtc="2025-11-26T13:36:00Z"/>
              </w:rPr>
              <w:pPrChange w:id="560" w:author="Druckenmueller, Marc" w:date="2025-11-26T14:36:00Z" w16du:dateUtc="2025-11-26T13:36:00Z">
                <w:pPr>
                  <w:pStyle w:val="TableEntry"/>
                </w:pPr>
              </w:pPrChange>
            </w:pPr>
          </w:p>
          <w:p w14:paraId="495900DA" w14:textId="0094156B" w:rsidR="003B4216" w:rsidRPr="00D26514" w:rsidRDefault="009250E5" w:rsidP="007E2EBB">
            <w:pPr>
              <w:pStyle w:val="TableEntry"/>
              <w:ind w:left="0"/>
              <w:pPrChange w:id="561" w:author="Druckenmueller, Marc" w:date="2025-11-26T14:36:00Z" w16du:dateUtc="2025-11-26T13:36:00Z">
                <w:pPr>
                  <w:pStyle w:val="TableEntry"/>
                </w:pPr>
              </w:pPrChange>
            </w:pPr>
            <w:ins w:id="562" w:author="Kranich, Peter" w:date="2025-07-15T07:52:00Z" w16du:dateUtc="2025-07-15T05:52:00Z">
              <w:del w:id="563" w:author="Druckenmueller, Marc" w:date="2025-11-26T14:36:00Z" w16du:dateUtc="2025-11-26T13:36:00Z">
                <w:r w:rsidDel="007E2EBB">
                  <w:delText xml:space="preserve">In response to the </w:delText>
                </w:r>
                <w:r w:rsidR="00421CA7" w:rsidDel="007E2EBB">
                  <w:delText>heartbeat message, the</w:delText>
                </w:r>
              </w:del>
            </w:ins>
            <w:ins w:id="564" w:author="Kranich, Peter" w:date="2025-07-15T07:48:00Z" w16du:dateUtc="2025-07-15T05:48:00Z">
              <w:del w:id="565" w:author="Druckenmueller, Marc" w:date="2025-11-26T14:36:00Z" w16du:dateUtc="2025-11-26T13:36:00Z">
                <w:r w:rsidR="003B4216" w:rsidDel="007E2EBB">
                  <w:delText xml:space="preserve"> </w:delText>
                </w:r>
              </w:del>
            </w:ins>
            <w:ins w:id="566" w:author="Kranich, Peter" w:date="2025-09-26T08:17:00Z" w16du:dateUtc="2025-09-26T06:17:00Z">
              <w:del w:id="567" w:author="Druckenmueller, Marc" w:date="2025-11-26T14:36:00Z" w16du:dateUtc="2025-11-26T13:36:00Z">
                <w:r w:rsidR="00A93C26" w:rsidDel="007E2EBB">
                  <w:delText>Heartbeat</w:delText>
                </w:r>
              </w:del>
            </w:ins>
            <w:ins w:id="568" w:author="Kranich, Peter" w:date="2025-07-15T07:48:00Z" w16du:dateUtc="2025-07-15T05:48:00Z">
              <w:del w:id="569" w:author="Druckenmueller, Marc" w:date="2025-11-26T14:36:00Z" w16du:dateUtc="2025-11-26T13:36:00Z">
                <w:r w:rsidR="003B4216" w:rsidDel="007E2EBB">
                  <w:delText xml:space="preserve"> Consumer (</w:delText>
                </w:r>
              </w:del>
            </w:ins>
            <w:ins w:id="570" w:author="Kranich, Peter" w:date="2025-09-26T08:17:00Z" w16du:dateUtc="2025-09-26T06:17:00Z">
              <w:del w:id="571" w:author="Druckenmueller, Marc" w:date="2025-11-26T14:36:00Z" w16du:dateUtc="2025-11-26T13:36:00Z">
                <w:r w:rsidR="00B652DD" w:rsidDel="007E2EBB">
                  <w:delText>HC</w:delText>
                </w:r>
              </w:del>
            </w:ins>
            <w:ins w:id="572" w:author="Kranich, Peter" w:date="2025-07-15T07:48:00Z" w16du:dateUtc="2025-07-15T05:48:00Z">
              <w:del w:id="573" w:author="Druckenmueller, Marc" w:date="2025-11-26T14:36:00Z" w16du:dateUtc="2025-11-26T13:36:00Z">
                <w:r w:rsidR="003B4216" w:rsidDel="007E2EBB">
                  <w:delText xml:space="preserve">) sends a </w:delText>
                </w:r>
              </w:del>
            </w:ins>
            <w:ins w:id="574" w:author="Kranich, Peter" w:date="2025-07-15T07:49:00Z" w16du:dateUtc="2025-07-15T05:49:00Z">
              <w:del w:id="575" w:author="Druckenmueller, Marc" w:date="2025-11-26T14:36:00Z" w16du:dateUtc="2025-11-26T13:36:00Z">
                <w:r w:rsidR="00B601EF" w:rsidDel="007E2EBB">
                  <w:delText xml:space="preserve">HL7 </w:delText>
                </w:r>
              </w:del>
            </w:ins>
            <w:ins w:id="576" w:author="Kranich, Peter" w:date="2025-07-15T07:48:00Z" w16du:dateUtc="2025-07-15T05:48:00Z">
              <w:del w:id="577" w:author="Druckenmueller, Marc" w:date="2025-11-26T14:36:00Z" w16du:dateUtc="2025-11-26T13:36:00Z">
                <w:r w:rsidR="003B4216" w:rsidDel="007E2EBB">
                  <w:delText xml:space="preserve">acknowledgement message back to the </w:delText>
                </w:r>
              </w:del>
            </w:ins>
            <w:ins w:id="578" w:author="Kranich, Peter" w:date="2025-09-26T08:17:00Z" w16du:dateUtc="2025-09-26T06:17:00Z">
              <w:del w:id="579" w:author="Druckenmueller, Marc" w:date="2025-11-26T14:36:00Z" w16du:dateUtc="2025-11-26T13:36:00Z">
                <w:r w:rsidR="00B652DD" w:rsidDel="007E2EBB">
                  <w:delText>Heartbeat</w:delText>
                </w:r>
              </w:del>
            </w:ins>
            <w:ins w:id="580" w:author="Kranich, Peter" w:date="2025-07-15T07:48:00Z" w16du:dateUtc="2025-07-15T05:48:00Z">
              <w:del w:id="581" w:author="Druckenmueller, Marc" w:date="2025-11-26T14:36:00Z" w16du:dateUtc="2025-11-26T13:36:00Z">
                <w:r w:rsidR="003B4216" w:rsidDel="007E2EBB">
                  <w:delText xml:space="preserve"> Reporter (</w:delText>
                </w:r>
              </w:del>
            </w:ins>
            <w:ins w:id="582" w:author="Kranich, Peter" w:date="2025-09-26T08:17:00Z" w16du:dateUtc="2025-09-26T06:17:00Z">
              <w:del w:id="583" w:author="Druckenmueller, Marc" w:date="2025-11-26T14:36:00Z" w16du:dateUtc="2025-11-26T13:36:00Z">
                <w:r w:rsidR="00B652DD" w:rsidDel="007E2EBB">
                  <w:delText>HR</w:delText>
                </w:r>
              </w:del>
            </w:ins>
            <w:ins w:id="584" w:author="Kranich, Peter" w:date="2025-07-15T07:48:00Z" w16du:dateUtc="2025-07-15T05:48:00Z">
              <w:del w:id="585" w:author="Druckenmueller, Marc" w:date="2025-11-26T14:36:00Z" w16du:dateUtc="2025-11-26T13:36:00Z">
                <w:r w:rsidR="003B4216" w:rsidDel="007E2EBB">
                  <w:delText xml:space="preserve">) to confirm the heartbeat message from the </w:delText>
                </w:r>
              </w:del>
            </w:ins>
            <w:ins w:id="586" w:author="Kranich, Peter" w:date="2025-09-26T08:17:00Z" w16du:dateUtc="2025-09-26T06:17:00Z">
              <w:del w:id="587" w:author="Druckenmueller, Marc" w:date="2025-11-26T14:36:00Z" w16du:dateUtc="2025-11-26T13:36:00Z">
                <w:r w:rsidR="00B652DD" w:rsidDel="007E2EBB">
                  <w:delText>HR</w:delText>
                </w:r>
              </w:del>
            </w:ins>
            <w:ins w:id="588" w:author="Kranich, Peter" w:date="2025-07-15T07:48:00Z" w16du:dateUtc="2025-07-15T05:48:00Z">
              <w:del w:id="589" w:author="Druckenmueller, Marc" w:date="2025-11-26T14:36:00Z" w16du:dateUtc="2025-11-26T13:36:00Z">
                <w:r w:rsidR="003B4216" w:rsidDel="007E2EBB">
                  <w:delText xml:space="preserve">, and to indicate its </w:delText>
                </w:r>
              </w:del>
            </w:ins>
            <w:ins w:id="590" w:author="Kranich, Peter" w:date="2025-10-02T10:46:00Z" w16du:dateUtc="2025-10-02T08:46:00Z">
              <w:del w:id="591" w:author="Druckenmueller, Marc" w:date="2025-11-26T14:36:00Z" w16du:dateUtc="2025-11-26T13:36:00Z">
                <w:r w:rsidR="009541FE" w:rsidDel="007E2EBB">
                  <w:delText xml:space="preserve">own </w:delText>
                </w:r>
              </w:del>
            </w:ins>
            <w:ins w:id="592" w:author="Kranich, Peter" w:date="2025-07-15T07:48:00Z" w16du:dateUtc="2025-07-15T05:48:00Z">
              <w:del w:id="593" w:author="Druckenmueller, Marc" w:date="2025-11-26T14:36:00Z" w16du:dateUtc="2025-11-26T13:36:00Z">
                <w:r w:rsidR="003B4216" w:rsidDel="007E2EBB">
                  <w:delText>current operational state.</w:delText>
                </w:r>
              </w:del>
            </w:ins>
          </w:p>
        </w:tc>
      </w:tr>
      <w:tr w:rsidR="00747676" w:rsidRPr="00D26514" w:rsidDel="005C6762" w14:paraId="78681129" w14:textId="152A8DC0" w:rsidTr="005C6762">
        <w:trPr>
          <w:cantSplit/>
          <w:jc w:val="center"/>
          <w:del w:id="594" w:author="Kranich, Peter" w:date="2025-07-15T07:49:00Z"/>
          <w:trPrChange w:id="595" w:author="Kranich, Peter" w:date="2025-07-15T07:49:00Z" w16du:dateUtc="2025-07-15T05:49:00Z">
            <w:trPr>
              <w:cantSplit/>
              <w:jc w:val="center"/>
            </w:trPr>
          </w:trPrChange>
        </w:trPr>
        <w:tc>
          <w:tcPr>
            <w:tcW w:w="4428" w:type="dxa"/>
            <w:tcPrChange w:id="596" w:author="Kranich, Peter" w:date="2025-07-15T07:49:00Z" w16du:dateUtc="2025-07-15T05:49:00Z">
              <w:tcPr>
                <w:tcW w:w="4428" w:type="dxa"/>
              </w:tcPr>
            </w:tcPrChange>
          </w:tcPr>
          <w:p w14:paraId="07958330" w14:textId="10CD7722" w:rsidR="00747676" w:rsidRPr="00D26514" w:rsidDel="005C6762" w:rsidRDefault="00C73FF7" w:rsidP="00EB71A2">
            <w:pPr>
              <w:pStyle w:val="TableEntry"/>
              <w:rPr>
                <w:del w:id="597" w:author="Kranich, Peter" w:date="2025-07-15T07:49:00Z" w16du:dateUtc="2025-07-15T05:49:00Z"/>
              </w:rPr>
            </w:pPr>
            <w:del w:id="598" w:author="Kranich, Peter" w:date="2025-07-15T07:49:00Z" w16du:dateUtc="2025-07-15T05:49:00Z">
              <w:r w:rsidDel="005C6762">
                <w:delText>Acknowledge Heartbeat Message</w:delText>
              </w:r>
              <w:r w:rsidR="00145C76" w:rsidDel="005C6762">
                <w:delText xml:space="preserve"> [DEV-</w:delText>
              </w:r>
              <w:r w:rsidR="00042738" w:rsidDel="005C6762">
                <w:delText>54]</w:delText>
              </w:r>
            </w:del>
          </w:p>
        </w:tc>
        <w:tc>
          <w:tcPr>
            <w:tcW w:w="5148" w:type="dxa"/>
            <w:tcPrChange w:id="599" w:author="Kranich, Peter" w:date="2025-07-15T07:49:00Z" w16du:dateUtc="2025-07-15T05:49:00Z">
              <w:tcPr>
                <w:tcW w:w="5148" w:type="dxa"/>
              </w:tcPr>
            </w:tcPrChange>
          </w:tcPr>
          <w:p w14:paraId="0DD67C37" w14:textId="76BEEA2C" w:rsidR="00747676" w:rsidRPr="00D26514" w:rsidDel="005C6762" w:rsidRDefault="00C73FF7" w:rsidP="00EB71A2">
            <w:pPr>
              <w:pStyle w:val="TableEntry"/>
              <w:rPr>
                <w:del w:id="600" w:author="Kranich, Peter" w:date="2025-07-15T07:49:00Z" w16du:dateUtc="2025-07-15T05:49:00Z"/>
              </w:rPr>
            </w:pPr>
            <w:del w:id="601" w:author="Kranich, Peter" w:date="2025-07-15T07:49:00Z" w16du:dateUtc="2025-07-15T05:49:00Z">
              <w:r w:rsidDel="005C6762">
                <w:delText xml:space="preserve">A Point-of-Care Device </w:delText>
              </w:r>
              <w:r w:rsidR="007076D4" w:rsidDel="005C6762">
                <w:delText>Consumer</w:delText>
              </w:r>
              <w:r w:rsidDel="005C6762">
                <w:delText xml:space="preserve"> (PCD</w:delText>
              </w:r>
              <w:r w:rsidR="007076D4" w:rsidDel="005C6762">
                <w:delText>C</w:delText>
              </w:r>
              <w:r w:rsidDel="005C6762">
                <w:delText>) sends a</w:delText>
              </w:r>
              <w:r w:rsidR="00383F93" w:rsidDel="005C6762">
                <w:delText>n</w:delText>
              </w:r>
              <w:r w:rsidDel="005C6762">
                <w:delText xml:space="preserve"> </w:delText>
              </w:r>
              <w:r w:rsidR="002A27CE" w:rsidDel="005C6762">
                <w:delText xml:space="preserve">acknowledgement </w:delText>
              </w:r>
              <w:r w:rsidDel="005C6762">
                <w:delText>message</w:delText>
              </w:r>
              <w:r w:rsidR="00383F93" w:rsidDel="005C6762">
                <w:delText xml:space="preserve"> back</w:delText>
              </w:r>
              <w:r w:rsidDel="005C6762">
                <w:delText xml:space="preserve"> to the Point-of-Care Device </w:delText>
              </w:r>
              <w:r w:rsidR="002A27CE" w:rsidDel="005C6762">
                <w:delText>Reporter</w:delText>
              </w:r>
              <w:r w:rsidDel="005C6762">
                <w:delText xml:space="preserve"> (PCD</w:delText>
              </w:r>
              <w:r w:rsidR="002A27CE" w:rsidDel="005C6762">
                <w:delText>R</w:delText>
              </w:r>
              <w:r w:rsidDel="005C6762">
                <w:delText>)</w:delText>
              </w:r>
              <w:r w:rsidR="00F76895" w:rsidDel="005C6762">
                <w:delText xml:space="preserve"> to confirm the </w:delText>
              </w:r>
              <w:r w:rsidR="00437CE7" w:rsidDel="005C6762">
                <w:delText>heartbeat message from the PCDR, and</w:delText>
              </w:r>
              <w:r w:rsidDel="005C6762">
                <w:delText xml:space="preserve"> to indicate its current operational state.</w:delText>
              </w:r>
            </w:del>
          </w:p>
        </w:tc>
      </w:tr>
    </w:tbl>
    <w:p w14:paraId="56833008" w14:textId="73D74364" w:rsidR="00BA011D" w:rsidRDefault="00BA011D" w:rsidP="00EA3BCB">
      <w:pPr>
        <w:pStyle w:val="BodyText"/>
      </w:pPr>
      <w:bookmarkStart w:id="602" w:name="_Toc345074646"/>
    </w:p>
    <w:p w14:paraId="24415182" w14:textId="63312C74" w:rsidR="001E63B9" w:rsidRDefault="001E63B9" w:rsidP="00EA3BCB">
      <w:pPr>
        <w:pStyle w:val="BodyText"/>
      </w:pPr>
    </w:p>
    <w:p w14:paraId="708350B4" w14:textId="77777777" w:rsidR="005E64EB" w:rsidRDefault="005E64EB" w:rsidP="00EA3BCB">
      <w:pPr>
        <w:pStyle w:val="BodyText"/>
      </w:pPr>
    </w:p>
    <w:p w14:paraId="533BB80E" w14:textId="40D920A0" w:rsidR="00747676" w:rsidRDefault="00207C5F" w:rsidP="00EA3BCB">
      <w:pPr>
        <w:pStyle w:val="Heading1"/>
        <w:pageBreakBefore w:val="0"/>
        <w:numPr>
          <w:ilvl w:val="0"/>
          <w:numId w:val="0"/>
        </w:numPr>
        <w:rPr>
          <w:noProof w:val="0"/>
        </w:rPr>
      </w:pPr>
      <w:hyperlink r:id="rId27" w:history="1">
        <w:bookmarkStart w:id="603" w:name="_Toc18414909"/>
        <w:bookmarkStart w:id="604" w:name="_Toc209791024"/>
        <w:r w:rsidRPr="00890E90">
          <w:rPr>
            <w:rStyle w:val="Hyperlink"/>
            <w:noProof w:val="0"/>
          </w:rPr>
          <w:t>Appendix D</w:t>
        </w:r>
      </w:hyperlink>
      <w:r w:rsidR="00814F76" w:rsidRPr="00D26514">
        <w:rPr>
          <w:noProof w:val="0"/>
        </w:rPr>
        <w:t xml:space="preserve"> – </w:t>
      </w:r>
      <w:bookmarkEnd w:id="602"/>
      <w:bookmarkEnd w:id="603"/>
      <w:r w:rsidR="00890E90" w:rsidRPr="00F1030E">
        <w:t>Glossary</w:t>
      </w:r>
      <w:bookmarkEnd w:id="604"/>
    </w:p>
    <w:p w14:paraId="6777F124" w14:textId="77777777" w:rsidR="00207C5F" w:rsidRPr="00383FC8" w:rsidRDefault="00207C5F" w:rsidP="00F1030E">
      <w:pPr>
        <w:pStyle w:val="BodyText"/>
      </w:pPr>
    </w:p>
    <w:p w14:paraId="3510DC16" w14:textId="02C88165" w:rsidR="00747676" w:rsidRPr="00D26514" w:rsidRDefault="00747676" w:rsidP="00747676">
      <w:pPr>
        <w:pStyle w:val="EditorInstructions"/>
      </w:pPr>
      <w:bookmarkStart w:id="605" w:name="_Hlk75441020"/>
      <w:r w:rsidRPr="00D26514">
        <w:t xml:space="preserve">Add the following </w:t>
      </w:r>
      <w:r w:rsidR="00DD20D7" w:rsidRPr="00552FEC">
        <w:rPr>
          <w:b/>
        </w:rPr>
        <w:t>new</w:t>
      </w:r>
      <w:r w:rsidR="009A1D88" w:rsidRPr="00F1030E">
        <w:rPr>
          <w:bCs/>
        </w:rPr>
        <w:t xml:space="preserve"> </w:t>
      </w:r>
      <w:r w:rsidRPr="00F1030E">
        <w:rPr>
          <w:bCs/>
        </w:rPr>
        <w:t>glossary</w:t>
      </w:r>
      <w:r w:rsidRPr="00D26514">
        <w:t xml:space="preserve"> terms</w:t>
      </w:r>
      <w:r w:rsidR="008D520F">
        <w:t xml:space="preserve"> to the</w:t>
      </w:r>
      <w:r w:rsidRPr="00D26514">
        <w:t xml:space="preserve"> </w:t>
      </w:r>
      <w:bookmarkStart w:id="606" w:name="_Hlk74744705"/>
      <w:r w:rsidR="00A17BF0">
        <w:fldChar w:fldCharType="begin"/>
      </w:r>
      <w:r w:rsidR="00A17BF0">
        <w:instrText xml:space="preserve"> HYPERLINK "https://profiles.ihe.net/GeneralIntro/ch-D.html" </w:instrText>
      </w:r>
      <w:r w:rsidR="00A17BF0">
        <w:fldChar w:fldCharType="separate"/>
      </w:r>
      <w:r w:rsidRPr="00A17BF0">
        <w:rPr>
          <w:rStyle w:val="Hyperlink"/>
        </w:rPr>
        <w:t xml:space="preserve">IHE Technical Frameworks General Introduction </w:t>
      </w:r>
      <w:r w:rsidR="00814F76" w:rsidRPr="00A17BF0">
        <w:rPr>
          <w:rStyle w:val="Hyperlink"/>
        </w:rPr>
        <w:t>Appendix D</w:t>
      </w:r>
      <w:r w:rsidR="00A17BF0">
        <w:fldChar w:fldCharType="end"/>
      </w:r>
      <w:bookmarkEnd w:id="606"/>
      <w:r w:rsidR="00207C5F">
        <w:t>:</w:t>
      </w:r>
    </w:p>
    <w:bookmarkEnd w:id="605"/>
    <w:p w14:paraId="1E44495A" w14:textId="77777777" w:rsidR="00F97009" w:rsidRDefault="00F97009" w:rsidP="00F1030E">
      <w:pPr>
        <w:pStyle w:val="BodyText"/>
      </w:pPr>
    </w:p>
    <w:p w14:paraId="12A492EC" w14:textId="77777777" w:rsidR="00747676" w:rsidRPr="00D26514" w:rsidRDefault="00747676" w:rsidP="00F1030E">
      <w:pPr>
        <w:pStyle w:val="BodyText"/>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155"/>
        <w:gridCol w:w="4500"/>
        <w:gridCol w:w="1440"/>
        <w:gridCol w:w="1620"/>
      </w:tblGrid>
      <w:tr w:rsidR="001E63B9" w:rsidRPr="00D26514" w14:paraId="307DB7FE" w14:textId="3A0E991B" w:rsidTr="00F1030E">
        <w:trPr>
          <w:cantSplit/>
          <w:tblHeader/>
          <w:jc w:val="center"/>
        </w:trPr>
        <w:tc>
          <w:tcPr>
            <w:tcW w:w="2155" w:type="dxa"/>
            <w:shd w:val="clear" w:color="auto" w:fill="D9D9D9"/>
          </w:tcPr>
          <w:p w14:paraId="4EA518A9" w14:textId="5C93E07A" w:rsidR="001E63B9" w:rsidRPr="00D26514" w:rsidRDefault="001E63B9" w:rsidP="00843B52">
            <w:pPr>
              <w:pStyle w:val="TableEntryHeader"/>
            </w:pPr>
            <w:r>
              <w:t>New</w:t>
            </w:r>
            <w:r w:rsidR="00497B6A">
              <w:t xml:space="preserve"> </w:t>
            </w:r>
            <w:r w:rsidRPr="00D26514">
              <w:t>Glossary Term</w:t>
            </w:r>
          </w:p>
        </w:tc>
        <w:tc>
          <w:tcPr>
            <w:tcW w:w="4500" w:type="dxa"/>
            <w:shd w:val="clear" w:color="auto" w:fill="D9D9D9"/>
          </w:tcPr>
          <w:p w14:paraId="2EAFFCB0" w14:textId="12298EAD" w:rsidR="001E63B9" w:rsidRPr="00D26514" w:rsidRDefault="001E63B9" w:rsidP="00843B52">
            <w:pPr>
              <w:pStyle w:val="TableEntryHeader"/>
            </w:pPr>
            <w:r w:rsidRPr="00D26514">
              <w:t>Definition</w:t>
            </w:r>
          </w:p>
        </w:tc>
        <w:tc>
          <w:tcPr>
            <w:tcW w:w="1440" w:type="dxa"/>
            <w:shd w:val="clear" w:color="auto" w:fill="D9D9D9"/>
          </w:tcPr>
          <w:p w14:paraId="04AE6351" w14:textId="79C74A3A" w:rsidR="001E63B9" w:rsidRPr="00D26514" w:rsidRDefault="001E63B9" w:rsidP="00843B52">
            <w:pPr>
              <w:pStyle w:val="TableEntryHeader"/>
            </w:pPr>
            <w:r>
              <w:t>Synonyms</w:t>
            </w:r>
          </w:p>
        </w:tc>
        <w:tc>
          <w:tcPr>
            <w:tcW w:w="1620" w:type="dxa"/>
            <w:shd w:val="clear" w:color="auto" w:fill="D9D9D9"/>
          </w:tcPr>
          <w:p w14:paraId="1C0A91A6" w14:textId="77777777" w:rsidR="001E63B9" w:rsidRDefault="001E63B9" w:rsidP="00843B52">
            <w:pPr>
              <w:pStyle w:val="TableEntryHeader"/>
            </w:pPr>
            <w:r>
              <w:t>Acronym/</w:t>
            </w:r>
          </w:p>
          <w:p w14:paraId="5D147181" w14:textId="78F2F76A" w:rsidR="001E63B9" w:rsidRPr="00D26514" w:rsidRDefault="001E63B9" w:rsidP="00843B52">
            <w:pPr>
              <w:pStyle w:val="TableEntryHeader"/>
            </w:pPr>
            <w:r>
              <w:t>Abbreviation</w:t>
            </w:r>
          </w:p>
        </w:tc>
      </w:tr>
      <w:tr w:rsidR="001E63B9" w:rsidRPr="00D26514" w14:paraId="0350EB2F" w14:textId="745353C0" w:rsidTr="00F1030E">
        <w:trPr>
          <w:cantSplit/>
          <w:jc w:val="center"/>
        </w:trPr>
        <w:tc>
          <w:tcPr>
            <w:tcW w:w="2155" w:type="dxa"/>
          </w:tcPr>
          <w:p w14:paraId="62084CC2" w14:textId="2105A6A9" w:rsidR="001E63B9" w:rsidRPr="00AF5B2B" w:rsidRDefault="00497B6A" w:rsidP="00843B52">
            <w:pPr>
              <w:pStyle w:val="TableEntry"/>
              <w:rPr>
                <w:i/>
                <w:iCs/>
              </w:rPr>
            </w:pPr>
            <w:del w:id="607" w:author="Kranich, Peter" w:date="2025-09-26T08:18:00Z" w16du:dateUtc="2025-09-26T06:18:00Z">
              <w:r w:rsidDel="00017C8D">
                <w:delText>Point-of-Care Device</w:delText>
              </w:r>
            </w:del>
            <w:ins w:id="608" w:author="Kranich, Peter" w:date="2025-09-26T08:18:00Z" w16du:dateUtc="2025-09-26T06:18:00Z">
              <w:r w:rsidR="00017C8D">
                <w:t>Heartbeat</w:t>
              </w:r>
            </w:ins>
            <w:r>
              <w:t xml:space="preserve"> Reporter</w:t>
            </w:r>
          </w:p>
        </w:tc>
        <w:tc>
          <w:tcPr>
            <w:tcW w:w="4500" w:type="dxa"/>
          </w:tcPr>
          <w:p w14:paraId="7375A53C" w14:textId="7F2A2A91" w:rsidR="001E63B9" w:rsidRPr="00D26514" w:rsidRDefault="00497B6A" w:rsidP="00843B52">
            <w:pPr>
              <w:pStyle w:val="TableEntry"/>
            </w:pPr>
            <w:r>
              <w:t xml:space="preserve">Any point-of-care device or system (e. g. device gateway) that </w:t>
            </w:r>
            <w:del w:id="609" w:author="Kranich, Peter" w:date="2025-10-02T10:48:00Z" w16du:dateUtc="2025-10-02T08:48:00Z">
              <w:r w:rsidDel="00EB2D15">
                <w:delText>reports data by utilizing an IHE Device</w:delText>
              </w:r>
              <w:r w:rsidR="0008416E" w:rsidDel="00EB2D15">
                <w:delText>s</w:delText>
              </w:r>
              <w:r w:rsidDel="00EB2D15">
                <w:delText xml:space="preserve"> profile such as DEC, ACM, and so on</w:delText>
              </w:r>
            </w:del>
            <w:ins w:id="610" w:author="Kranich, Peter" w:date="2025-10-02T10:48:00Z" w16du:dateUtc="2025-10-02T08:48:00Z">
              <w:r w:rsidR="00EB2D15">
                <w:t>sends</w:t>
              </w:r>
              <w:r w:rsidR="003A6863">
                <w:t xml:space="preserve"> </w:t>
              </w:r>
            </w:ins>
            <w:ins w:id="611" w:author="Druckenmueller, Marc" w:date="2025-11-26T14:29:00Z" w16du:dateUtc="2025-11-26T13:29:00Z">
              <w:r w:rsidR="0082384C" w:rsidRPr="0082384C">
                <w:t>Request Heartbeat Response</w:t>
              </w:r>
            </w:ins>
            <w:ins w:id="612" w:author="Kranich, Peter" w:date="2025-10-02T10:48:00Z" w16du:dateUtc="2025-10-02T08:48:00Z">
              <w:del w:id="613" w:author="Druckenmueller, Marc" w:date="2025-11-26T14:29:00Z" w16du:dateUtc="2025-11-26T13:29:00Z">
                <w:r w:rsidR="003A6863" w:rsidDel="0082384C">
                  <w:delText>Heartbeat Response Request</w:delText>
                </w:r>
              </w:del>
              <w:r w:rsidR="003A6863">
                <w:t xml:space="preserve"> (HRR</w:t>
              </w:r>
            </w:ins>
            <w:ins w:id="614" w:author="Kranich, Peter" w:date="2025-10-02T10:49:00Z" w16du:dateUtc="2025-10-02T08:49:00Z">
              <w:r w:rsidR="003A6863">
                <w:t>) messages</w:t>
              </w:r>
            </w:ins>
            <w:r>
              <w:t>.</w:t>
            </w:r>
          </w:p>
        </w:tc>
        <w:tc>
          <w:tcPr>
            <w:tcW w:w="1440" w:type="dxa"/>
          </w:tcPr>
          <w:p w14:paraId="6CD37EE3" w14:textId="77777777" w:rsidR="001E63B9" w:rsidRPr="00591349" w:rsidRDefault="001E63B9" w:rsidP="00843B52">
            <w:pPr>
              <w:pStyle w:val="TableEntry"/>
              <w:rPr>
                <w:i/>
              </w:rPr>
            </w:pPr>
          </w:p>
        </w:tc>
        <w:tc>
          <w:tcPr>
            <w:tcW w:w="1620" w:type="dxa"/>
          </w:tcPr>
          <w:p w14:paraId="3BC0F08D" w14:textId="45BB9028" w:rsidR="001E63B9" w:rsidRPr="003A7BF6" w:rsidRDefault="00497B6A" w:rsidP="00843B52">
            <w:pPr>
              <w:pStyle w:val="TableEntry"/>
              <w:rPr>
                <w:iCs/>
              </w:rPr>
            </w:pPr>
            <w:del w:id="615" w:author="Kranich, Peter" w:date="2025-09-26T08:19:00Z" w16du:dateUtc="2025-09-26T06:19:00Z">
              <w:r w:rsidRPr="003A7BF6" w:rsidDel="00017C8D">
                <w:rPr>
                  <w:iCs/>
                </w:rPr>
                <w:delText>P</w:delText>
              </w:r>
              <w:r w:rsidR="0069390F" w:rsidRPr="003A7BF6" w:rsidDel="00017C8D">
                <w:rPr>
                  <w:iCs/>
                </w:rPr>
                <w:delText>CDR</w:delText>
              </w:r>
            </w:del>
            <w:ins w:id="616" w:author="Kranich, Peter" w:date="2025-09-26T08:19:00Z" w16du:dateUtc="2025-09-26T06:19:00Z">
              <w:r w:rsidR="00017C8D">
                <w:rPr>
                  <w:iCs/>
                </w:rPr>
                <w:t>HR</w:t>
              </w:r>
            </w:ins>
          </w:p>
        </w:tc>
      </w:tr>
      <w:tr w:rsidR="00F72806" w:rsidRPr="00D26514" w14:paraId="76460342" w14:textId="73D9182D" w:rsidTr="00F1030E">
        <w:trPr>
          <w:cantSplit/>
          <w:jc w:val="center"/>
        </w:trPr>
        <w:tc>
          <w:tcPr>
            <w:tcW w:w="2155" w:type="dxa"/>
          </w:tcPr>
          <w:p w14:paraId="525B0B44" w14:textId="16870403" w:rsidR="00F72806" w:rsidRPr="00D26514" w:rsidRDefault="00F72806" w:rsidP="00F72806">
            <w:pPr>
              <w:pStyle w:val="TableEntry"/>
            </w:pPr>
            <w:del w:id="617" w:author="Kranich, Peter" w:date="2025-09-26T08:18:00Z" w16du:dateUtc="2025-09-26T06:18:00Z">
              <w:r w:rsidDel="00017C8D">
                <w:delText>Point-of-Care Device</w:delText>
              </w:r>
            </w:del>
            <w:ins w:id="618" w:author="Kranich, Peter" w:date="2025-09-26T08:18:00Z" w16du:dateUtc="2025-09-26T06:18:00Z">
              <w:r w:rsidR="00017C8D">
                <w:t>Heartbeat</w:t>
              </w:r>
            </w:ins>
            <w:r>
              <w:t xml:space="preserve"> Consumer</w:t>
            </w:r>
          </w:p>
        </w:tc>
        <w:tc>
          <w:tcPr>
            <w:tcW w:w="4500" w:type="dxa"/>
          </w:tcPr>
          <w:p w14:paraId="09CC1B75" w14:textId="338BB2F9" w:rsidR="00F72806" w:rsidRPr="00D26514" w:rsidRDefault="002E401E" w:rsidP="00F72806">
            <w:pPr>
              <w:pStyle w:val="TableEntry"/>
            </w:pPr>
            <w:r w:rsidRPr="002E401E">
              <w:t xml:space="preserve">Any point-of-care device or system (e. g. alarm manager) that </w:t>
            </w:r>
            <w:del w:id="619" w:author="Kranich, Peter" w:date="2025-10-02T10:49:00Z" w16du:dateUtc="2025-10-02T08:49:00Z">
              <w:r w:rsidRPr="002E401E" w:rsidDel="000803B9">
                <w:delText>receives data by utilizing an IHE Device profile such as DEC, ACM, and so on</w:delText>
              </w:r>
            </w:del>
            <w:ins w:id="620" w:author="Kranich, Peter" w:date="2025-10-02T10:49:00Z" w16du:dateUtc="2025-10-02T08:49:00Z">
              <w:r w:rsidR="000803B9">
                <w:t xml:space="preserve">receives </w:t>
              </w:r>
            </w:ins>
            <w:ins w:id="621" w:author="Druckenmueller, Marc" w:date="2025-11-26T14:33:00Z" w16du:dateUtc="2025-11-26T13:33:00Z">
              <w:r w:rsidR="00CF0FAD" w:rsidRPr="00CF0FAD">
                <w:t>Request Heartbeat Response</w:t>
              </w:r>
            </w:ins>
            <w:ins w:id="622" w:author="Kranich, Peter" w:date="2025-10-02T10:49:00Z" w16du:dateUtc="2025-10-02T08:49:00Z">
              <w:del w:id="623" w:author="Druckenmueller, Marc" w:date="2025-11-26T14:33:00Z" w16du:dateUtc="2025-11-26T13:33:00Z">
                <w:r w:rsidR="000803B9" w:rsidDel="00CF0FAD">
                  <w:delText>Heartbeat Response Request</w:delText>
                </w:r>
              </w:del>
              <w:r w:rsidR="000803B9">
                <w:t xml:space="preserve"> (HRR) messages an</w:t>
              </w:r>
            </w:ins>
            <w:ins w:id="624" w:author="Kranich, Peter" w:date="2025-10-02T10:50:00Z" w16du:dateUtc="2025-10-02T08:50:00Z">
              <w:r w:rsidR="00AB1243">
                <w:t>d sends back receipt a</w:t>
              </w:r>
              <w:r w:rsidR="00AF30B4">
                <w:t>cknowledgement messages back</w:t>
              </w:r>
            </w:ins>
            <w:r w:rsidRPr="002E401E">
              <w:t>.</w:t>
            </w:r>
          </w:p>
        </w:tc>
        <w:tc>
          <w:tcPr>
            <w:tcW w:w="1440" w:type="dxa"/>
          </w:tcPr>
          <w:p w14:paraId="0D823853" w14:textId="77777777" w:rsidR="00F72806" w:rsidRPr="00D26514" w:rsidRDefault="00F72806" w:rsidP="00F72806">
            <w:pPr>
              <w:pStyle w:val="TableEntry"/>
            </w:pPr>
          </w:p>
        </w:tc>
        <w:tc>
          <w:tcPr>
            <w:tcW w:w="1620" w:type="dxa"/>
          </w:tcPr>
          <w:p w14:paraId="6A817712" w14:textId="1520946C" w:rsidR="00F72806" w:rsidRPr="00D26514" w:rsidRDefault="005B4395" w:rsidP="00F72806">
            <w:pPr>
              <w:pStyle w:val="TableEntry"/>
            </w:pPr>
            <w:del w:id="625" w:author="Kranich, Peter" w:date="2025-09-26T08:19:00Z" w16du:dateUtc="2025-09-26T06:19:00Z">
              <w:r w:rsidDel="00017C8D">
                <w:delText>PCDC</w:delText>
              </w:r>
            </w:del>
            <w:ins w:id="626" w:author="Kranich, Peter" w:date="2025-09-26T08:19:00Z" w16du:dateUtc="2025-09-26T06:19:00Z">
              <w:r w:rsidR="00017C8D">
                <w:t>HC</w:t>
              </w:r>
            </w:ins>
          </w:p>
        </w:tc>
      </w:tr>
      <w:tr w:rsidR="00E24C64" w:rsidRPr="00D26514" w14:paraId="58A44AE6" w14:textId="77777777" w:rsidTr="00F1030E">
        <w:trPr>
          <w:cantSplit/>
          <w:jc w:val="center"/>
          <w:ins w:id="627" w:author="Kranich, Peter" w:date="2025-10-02T10:51:00Z"/>
        </w:trPr>
        <w:tc>
          <w:tcPr>
            <w:tcW w:w="2155" w:type="dxa"/>
          </w:tcPr>
          <w:p w14:paraId="1681E687" w14:textId="2248AB43" w:rsidR="00E24C64" w:rsidDel="00017C8D" w:rsidRDefault="0082384C" w:rsidP="00F72806">
            <w:pPr>
              <w:pStyle w:val="TableEntry"/>
              <w:rPr>
                <w:ins w:id="628" w:author="Kranich, Peter" w:date="2025-10-02T10:51:00Z" w16du:dateUtc="2025-10-02T08:51:00Z"/>
              </w:rPr>
            </w:pPr>
            <w:ins w:id="629" w:author="Druckenmueller, Marc" w:date="2025-11-26T14:29:00Z" w16du:dateUtc="2025-11-26T13:29:00Z">
              <w:r w:rsidRPr="0082384C">
                <w:t>Request Heartbeat Response</w:t>
              </w:r>
            </w:ins>
            <w:ins w:id="630" w:author="Kranich, Peter" w:date="2025-10-02T10:51:00Z" w16du:dateUtc="2025-10-02T08:51:00Z">
              <w:del w:id="631" w:author="Druckenmueller, Marc" w:date="2025-11-26T14:29:00Z" w16du:dateUtc="2025-11-26T13:29:00Z">
                <w:r w:rsidR="00E24C64" w:rsidDel="0082384C">
                  <w:delText>Heartbeat Response Request</w:delText>
                </w:r>
              </w:del>
            </w:ins>
          </w:p>
        </w:tc>
        <w:tc>
          <w:tcPr>
            <w:tcW w:w="4500" w:type="dxa"/>
          </w:tcPr>
          <w:p w14:paraId="107579D3" w14:textId="381221D2" w:rsidR="00E24C64" w:rsidRPr="002E401E" w:rsidRDefault="0035699D" w:rsidP="00F72806">
            <w:pPr>
              <w:pStyle w:val="TableEntry"/>
              <w:rPr>
                <w:ins w:id="632" w:author="Kranich, Peter" w:date="2025-10-02T10:51:00Z" w16du:dateUtc="2025-10-02T08:51:00Z"/>
              </w:rPr>
            </w:pPr>
            <w:ins w:id="633" w:author="Kranich, Peter" w:date="2025-10-02T10:52:00Z" w16du:dateUtc="2025-10-02T08:52:00Z">
              <w:r>
                <w:t>Transaction</w:t>
              </w:r>
            </w:ins>
            <w:ins w:id="634" w:author="Kranich, Peter" w:date="2025-10-02T10:53:00Z" w16du:dateUtc="2025-10-02T08:53:00Z">
              <w:r>
                <w:t xml:space="preserve"> </w:t>
              </w:r>
              <w:r w:rsidR="007F5D3A">
                <w:t xml:space="preserve">between the </w:t>
              </w:r>
            </w:ins>
            <w:ins w:id="635" w:author="Kranich, Peter" w:date="2025-10-02T10:54:00Z" w16du:dateUtc="2025-10-02T08:54:00Z">
              <w:r w:rsidR="007F5D3A">
                <w:t>Heartbeat Reporter and Heartbeat Consumer.</w:t>
              </w:r>
            </w:ins>
          </w:p>
        </w:tc>
        <w:tc>
          <w:tcPr>
            <w:tcW w:w="1440" w:type="dxa"/>
          </w:tcPr>
          <w:p w14:paraId="05CF50A6" w14:textId="77777777" w:rsidR="00E24C64" w:rsidRPr="00D26514" w:rsidRDefault="00E24C64" w:rsidP="00F72806">
            <w:pPr>
              <w:pStyle w:val="TableEntry"/>
              <w:rPr>
                <w:ins w:id="636" w:author="Kranich, Peter" w:date="2025-10-02T10:51:00Z" w16du:dateUtc="2025-10-02T08:51:00Z"/>
              </w:rPr>
            </w:pPr>
          </w:p>
        </w:tc>
        <w:tc>
          <w:tcPr>
            <w:tcW w:w="1620" w:type="dxa"/>
          </w:tcPr>
          <w:p w14:paraId="7D559E3B" w14:textId="1A9C0148" w:rsidR="00E24C64" w:rsidDel="00017C8D" w:rsidRDefault="00E24C64" w:rsidP="00F72806">
            <w:pPr>
              <w:pStyle w:val="TableEntry"/>
              <w:rPr>
                <w:ins w:id="637" w:author="Kranich, Peter" w:date="2025-10-02T10:51:00Z" w16du:dateUtc="2025-10-02T08:51:00Z"/>
              </w:rPr>
            </w:pPr>
            <w:ins w:id="638" w:author="Kranich, Peter" w:date="2025-10-02T10:51:00Z" w16du:dateUtc="2025-10-02T08:51:00Z">
              <w:r>
                <w:t>H</w:t>
              </w:r>
              <w:r w:rsidR="00F13A5F">
                <w:t>RR</w:t>
              </w:r>
            </w:ins>
          </w:p>
        </w:tc>
      </w:tr>
      <w:tr w:rsidR="00F72806" w:rsidRPr="00D26514" w14:paraId="33D75728" w14:textId="03C1F025" w:rsidTr="00F1030E">
        <w:trPr>
          <w:cantSplit/>
          <w:jc w:val="center"/>
        </w:trPr>
        <w:tc>
          <w:tcPr>
            <w:tcW w:w="2155" w:type="dxa"/>
          </w:tcPr>
          <w:p w14:paraId="771CE211" w14:textId="42F07B83" w:rsidR="00F72806" w:rsidRPr="00D26514" w:rsidRDefault="00026CE1" w:rsidP="00F72806">
            <w:pPr>
              <w:pStyle w:val="TableEntry"/>
            </w:pPr>
            <w:r>
              <w:t>Monitored Communication</w:t>
            </w:r>
          </w:p>
        </w:tc>
        <w:tc>
          <w:tcPr>
            <w:tcW w:w="4500" w:type="dxa"/>
          </w:tcPr>
          <w:p w14:paraId="2A199E36" w14:textId="0D274A6A" w:rsidR="00F72806" w:rsidRPr="00D26514" w:rsidRDefault="00B202A2" w:rsidP="00F72806">
            <w:pPr>
              <w:pStyle w:val="TableEntry"/>
            </w:pPr>
            <w:proofErr w:type="gramStart"/>
            <w:r>
              <w:t xml:space="preserve">The </w:t>
            </w:r>
            <w:r w:rsidR="007A3D43">
              <w:t>Monitored</w:t>
            </w:r>
            <w:proofErr w:type="gramEnd"/>
            <w:r w:rsidR="007A3D43">
              <w:t xml:space="preserve"> Communication </w:t>
            </w:r>
            <w:r w:rsidR="0092287D">
              <w:t>f</w:t>
            </w:r>
            <w:r w:rsidR="00837B46">
              <w:t xml:space="preserve">acilitates a mutual </w:t>
            </w:r>
            <w:r w:rsidR="00537673">
              <w:t>monitoring of the</w:t>
            </w:r>
            <w:r w:rsidR="009B744C">
              <w:t xml:space="preserve"> operational state</w:t>
            </w:r>
            <w:r w:rsidR="00496309">
              <w:t xml:space="preserve"> of </w:t>
            </w:r>
            <w:proofErr w:type="gramStart"/>
            <w:r w:rsidR="00496309">
              <w:t>the communication</w:t>
            </w:r>
            <w:proofErr w:type="gramEnd"/>
            <w:r w:rsidR="00496309">
              <w:t xml:space="preserve"> between the </w:t>
            </w:r>
            <w:del w:id="639" w:author="Kranich, Peter" w:date="2025-09-26T08:19:00Z" w16du:dateUtc="2025-09-26T06:19:00Z">
              <w:r w:rsidR="00496309" w:rsidDel="00017C8D">
                <w:delText>Point-of-Care Device</w:delText>
              </w:r>
            </w:del>
            <w:ins w:id="640" w:author="Kranich, Peter" w:date="2025-09-26T08:19:00Z" w16du:dateUtc="2025-09-26T06:19:00Z">
              <w:r w:rsidR="00017C8D">
                <w:t>Heartbeat</w:t>
              </w:r>
            </w:ins>
            <w:r w:rsidR="00496309">
              <w:t xml:space="preserve"> Reporter and the </w:t>
            </w:r>
            <w:del w:id="641" w:author="Kranich, Peter" w:date="2025-09-26T08:19:00Z" w16du:dateUtc="2025-09-26T06:19:00Z">
              <w:r w:rsidR="00496309" w:rsidDel="00017C8D">
                <w:delText>Point-of-Care Device</w:delText>
              </w:r>
            </w:del>
            <w:ins w:id="642" w:author="Kranich, Peter" w:date="2025-09-26T08:19:00Z" w16du:dateUtc="2025-09-26T06:19:00Z">
              <w:r w:rsidR="00017C8D">
                <w:t>Heartbeat</w:t>
              </w:r>
            </w:ins>
            <w:r w:rsidR="00496309">
              <w:t xml:space="preserve"> Consumer.</w:t>
            </w:r>
          </w:p>
        </w:tc>
        <w:tc>
          <w:tcPr>
            <w:tcW w:w="1440" w:type="dxa"/>
          </w:tcPr>
          <w:p w14:paraId="339BD1D8" w14:textId="77777777" w:rsidR="00F72806" w:rsidRPr="00D26514" w:rsidRDefault="00F72806" w:rsidP="00F72806">
            <w:pPr>
              <w:pStyle w:val="TableEntry"/>
            </w:pPr>
          </w:p>
        </w:tc>
        <w:tc>
          <w:tcPr>
            <w:tcW w:w="1620" w:type="dxa"/>
          </w:tcPr>
          <w:p w14:paraId="42265F8F" w14:textId="488790DF" w:rsidR="00F72806" w:rsidRPr="00D26514" w:rsidRDefault="00026CE1" w:rsidP="00F72806">
            <w:pPr>
              <w:pStyle w:val="TableEntry"/>
            </w:pPr>
            <w:r>
              <w:t>MC</w:t>
            </w:r>
          </w:p>
        </w:tc>
      </w:tr>
      <w:tr w:rsidR="00626D25" w:rsidRPr="00D26514" w14:paraId="6E9911C7" w14:textId="77777777" w:rsidTr="00F1030E">
        <w:trPr>
          <w:cantSplit/>
          <w:jc w:val="center"/>
          <w:ins w:id="643" w:author="Kranich, Peter" w:date="2025-10-24T09:26:00Z"/>
        </w:trPr>
        <w:tc>
          <w:tcPr>
            <w:tcW w:w="2155" w:type="dxa"/>
          </w:tcPr>
          <w:p w14:paraId="3B75EBB9" w14:textId="3C5B3F76" w:rsidR="00626D25" w:rsidRDefault="00176813" w:rsidP="00F72806">
            <w:pPr>
              <w:pStyle w:val="TableEntry"/>
              <w:rPr>
                <w:ins w:id="644" w:author="Kranich, Peter" w:date="2025-10-24T09:26:00Z" w16du:dateUtc="2025-10-24T07:26:00Z"/>
              </w:rPr>
            </w:pPr>
            <w:ins w:id="645" w:author="Kranich, Peter" w:date="2025-10-24T09:27:00Z" w16du:dateUtc="2025-10-24T07:27:00Z">
              <w:r>
                <w:t xml:space="preserve">Inoperable </w:t>
              </w:r>
            </w:ins>
            <w:ins w:id="646" w:author="Kranich, Peter" w:date="2025-10-24T09:28:00Z" w16du:dateUtc="2025-10-24T07:28:00Z">
              <w:r w:rsidR="00556474">
                <w:t>E</w:t>
              </w:r>
            </w:ins>
            <w:ins w:id="647" w:author="Kranich, Peter" w:date="2025-10-24T09:27:00Z" w16du:dateUtc="2025-10-24T07:27:00Z">
              <w:r>
                <w:t>vent</w:t>
              </w:r>
            </w:ins>
          </w:p>
        </w:tc>
        <w:tc>
          <w:tcPr>
            <w:tcW w:w="4500" w:type="dxa"/>
          </w:tcPr>
          <w:p w14:paraId="35E0F08C" w14:textId="508EB0B6" w:rsidR="00626D25" w:rsidRDefault="006A4FA3" w:rsidP="00F72806">
            <w:pPr>
              <w:pStyle w:val="TableEntry"/>
              <w:rPr>
                <w:ins w:id="648" w:author="Kranich, Peter" w:date="2025-10-24T09:26:00Z" w16du:dateUtc="2025-10-24T07:26:00Z"/>
              </w:rPr>
            </w:pPr>
            <w:ins w:id="649" w:author="Kranich, Peter" w:date="2025-10-24T09:33:00Z" w16du:dateUtc="2025-10-24T07:33:00Z">
              <w:r>
                <w:t>An e</w:t>
              </w:r>
            </w:ins>
            <w:ins w:id="650" w:author="Kranich, Peter" w:date="2025-10-24T09:27:00Z" w16du:dateUtc="2025-10-24T07:27:00Z">
              <w:r w:rsidR="00556474">
                <w:t>vent</w:t>
              </w:r>
            </w:ins>
            <w:ins w:id="651" w:author="Kranich, Peter" w:date="2025-10-24T09:33:00Z" w16du:dateUtc="2025-10-24T07:33:00Z">
              <w:r>
                <w:t xml:space="preserve"> that is</w:t>
              </w:r>
            </w:ins>
            <w:ins w:id="652" w:author="Kranich, Peter" w:date="2025-10-24T09:27:00Z" w16du:dateUtc="2025-10-24T07:27:00Z">
              <w:r w:rsidR="00556474">
                <w:t xml:space="preserve"> </w:t>
              </w:r>
            </w:ins>
            <w:ins w:id="653" w:author="Kranich, Peter" w:date="2025-10-24T09:28:00Z" w16du:dateUtc="2025-10-24T07:28:00Z">
              <w:r w:rsidR="00556474">
                <w:t xml:space="preserve">caused by a technical issue or </w:t>
              </w:r>
              <w:r w:rsidR="00AB5EFD">
                <w:t xml:space="preserve">condition. </w:t>
              </w:r>
            </w:ins>
            <w:ins w:id="654" w:author="Kranich, Peter" w:date="2025-10-24T09:29:00Z" w16du:dateUtc="2025-10-24T07:29:00Z">
              <w:r w:rsidR="002C7A2F">
                <w:t>Examples are “</w:t>
              </w:r>
            </w:ins>
            <w:ins w:id="655" w:author="Kranich, Peter" w:date="2025-10-24T09:30:00Z" w16du:dateUtc="2025-10-24T07:30:00Z">
              <w:r w:rsidR="00266D25">
                <w:t>Sensor off”, “</w:t>
              </w:r>
            </w:ins>
            <w:ins w:id="656" w:author="Kranich, Peter" w:date="2025-10-24T09:31:00Z" w16du:dateUtc="2025-10-24T07:31:00Z">
              <w:r w:rsidR="00041B6B">
                <w:t xml:space="preserve">Poor signal quality”, </w:t>
              </w:r>
              <w:r w:rsidR="00063709">
                <w:t>“Battery empty”, “</w:t>
              </w:r>
              <w:r w:rsidR="004E4025">
                <w:t xml:space="preserve">Connection lost”, etc. </w:t>
              </w:r>
            </w:ins>
          </w:p>
        </w:tc>
        <w:tc>
          <w:tcPr>
            <w:tcW w:w="1440" w:type="dxa"/>
          </w:tcPr>
          <w:p w14:paraId="11790A9F" w14:textId="77777777" w:rsidR="00626D25" w:rsidRPr="00D26514" w:rsidRDefault="00626D25" w:rsidP="00F72806">
            <w:pPr>
              <w:pStyle w:val="TableEntry"/>
              <w:rPr>
                <w:ins w:id="657" w:author="Kranich, Peter" w:date="2025-10-24T09:26:00Z" w16du:dateUtc="2025-10-24T07:26:00Z"/>
              </w:rPr>
            </w:pPr>
          </w:p>
        </w:tc>
        <w:tc>
          <w:tcPr>
            <w:tcW w:w="1620" w:type="dxa"/>
          </w:tcPr>
          <w:p w14:paraId="6B992E7B" w14:textId="4A6E0DB6" w:rsidR="00626D25" w:rsidRDefault="00176813" w:rsidP="00F72806">
            <w:pPr>
              <w:pStyle w:val="TableEntry"/>
              <w:rPr>
                <w:ins w:id="658" w:author="Kranich, Peter" w:date="2025-10-24T09:26:00Z" w16du:dateUtc="2025-10-24T07:26:00Z"/>
              </w:rPr>
            </w:pPr>
            <w:ins w:id="659" w:author="Kranich, Peter" w:date="2025-10-24T09:27:00Z" w16du:dateUtc="2025-10-24T07:27:00Z">
              <w:r>
                <w:t>INOP</w:t>
              </w:r>
            </w:ins>
          </w:p>
        </w:tc>
      </w:tr>
    </w:tbl>
    <w:p w14:paraId="500D4B64" w14:textId="154D414D" w:rsidR="003C3FFB" w:rsidRPr="00D26514" w:rsidDel="00BB39A4" w:rsidRDefault="003C3FFB" w:rsidP="00EA3BCB">
      <w:pPr>
        <w:pStyle w:val="BodyText"/>
        <w:rPr>
          <w:del w:id="660" w:author="Kranich, Peter" w:date="2025-07-15T07:56:00Z" w16du:dateUtc="2025-07-15T05:56:00Z"/>
        </w:rPr>
      </w:pPr>
      <w:bookmarkStart w:id="661" w:name="_Toc345074647"/>
    </w:p>
    <w:p w14:paraId="76F7FE2C" w14:textId="77777777" w:rsidR="00CF283F" w:rsidRPr="00D26514" w:rsidRDefault="00CF283F" w:rsidP="008616CB">
      <w:pPr>
        <w:pStyle w:val="PartTitle"/>
      </w:pPr>
      <w:bookmarkStart w:id="662" w:name="_Toc18414910"/>
      <w:bookmarkStart w:id="663" w:name="_Toc209791025"/>
      <w:r w:rsidRPr="00D26514">
        <w:lastRenderedPageBreak/>
        <w:t xml:space="preserve">Volume </w:t>
      </w:r>
      <w:r w:rsidR="00B43198" w:rsidRPr="00D26514">
        <w:t>1</w:t>
      </w:r>
      <w:r w:rsidRPr="00D26514">
        <w:t xml:space="preserve"> –</w:t>
      </w:r>
      <w:r w:rsidR="003A09FE" w:rsidRPr="00D26514">
        <w:t xml:space="preserve"> </w:t>
      </w:r>
      <w:r w:rsidRPr="00D26514">
        <w:t>Profiles</w:t>
      </w:r>
      <w:bookmarkEnd w:id="661"/>
      <w:bookmarkEnd w:id="662"/>
      <w:bookmarkEnd w:id="663"/>
    </w:p>
    <w:p w14:paraId="5E90E26B" w14:textId="42325F97" w:rsidR="00F455EA" w:rsidRDefault="00F455EA" w:rsidP="00F455EA">
      <w:pPr>
        <w:pStyle w:val="Heading2"/>
        <w:numPr>
          <w:ilvl w:val="0"/>
          <w:numId w:val="0"/>
        </w:numPr>
        <w:rPr>
          <w:noProof w:val="0"/>
        </w:rPr>
      </w:pPr>
      <w:bookmarkStart w:id="664" w:name="_Toc345074649"/>
      <w:bookmarkStart w:id="665" w:name="_Toc18414912"/>
      <w:bookmarkStart w:id="666" w:name="_Toc209791026"/>
      <w:bookmarkStart w:id="667" w:name="_Toc530206507"/>
      <w:bookmarkStart w:id="668" w:name="_Toc1388427"/>
      <w:bookmarkStart w:id="669" w:name="_Toc1388581"/>
      <w:bookmarkStart w:id="670" w:name="_Toc1456608"/>
      <w:bookmarkStart w:id="671" w:name="_Toc37034633"/>
      <w:bookmarkStart w:id="672" w:name="_Toc38846111"/>
      <w:r w:rsidRPr="00F1030E">
        <w:rPr>
          <w:noProof w:val="0"/>
        </w:rPr>
        <w:t>Domain-specific additions</w:t>
      </w:r>
      <w:bookmarkEnd w:id="664"/>
      <w:bookmarkEnd w:id="665"/>
      <w:bookmarkEnd w:id="666"/>
    </w:p>
    <w:p w14:paraId="2AB364DD" w14:textId="100DF230" w:rsidR="009F430B" w:rsidRPr="009F430B" w:rsidRDefault="009F430B" w:rsidP="009F430B">
      <w:pPr>
        <w:pStyle w:val="BodyText"/>
      </w:pPr>
      <w:r>
        <w:t>None</w:t>
      </w:r>
    </w:p>
    <w:p w14:paraId="18086760" w14:textId="77777777" w:rsidR="00C52492" w:rsidRPr="00D26514" w:rsidRDefault="00FF4C4E" w:rsidP="00EA3BCB">
      <w:pPr>
        <w:pStyle w:val="BodyText"/>
      </w:pPr>
      <w:bookmarkStart w:id="673" w:name="_Toc473170358"/>
      <w:bookmarkStart w:id="674" w:name="_Toc504625755"/>
      <w:bookmarkStart w:id="675" w:name="_Toc530206508"/>
      <w:bookmarkStart w:id="676" w:name="_Toc1388428"/>
      <w:bookmarkStart w:id="677" w:name="_Toc1388582"/>
      <w:bookmarkStart w:id="678" w:name="_Toc1456609"/>
      <w:bookmarkStart w:id="679" w:name="_Toc37034634"/>
      <w:bookmarkStart w:id="680" w:name="_Toc38846112"/>
      <w:bookmarkEnd w:id="387"/>
      <w:bookmarkEnd w:id="388"/>
      <w:bookmarkEnd w:id="667"/>
      <w:bookmarkEnd w:id="668"/>
      <w:bookmarkEnd w:id="669"/>
      <w:bookmarkEnd w:id="670"/>
      <w:bookmarkEnd w:id="671"/>
      <w:bookmarkEnd w:id="672"/>
      <w:r w:rsidRPr="00D26514">
        <w:br w:type="page"/>
      </w:r>
    </w:p>
    <w:p w14:paraId="42AAAB8E" w14:textId="5B5F0895" w:rsidR="00C52492" w:rsidRPr="00D26514" w:rsidRDefault="00C52492" w:rsidP="00C52492">
      <w:pPr>
        <w:pStyle w:val="EditorInstructions"/>
      </w:pPr>
      <w:r w:rsidRPr="00D26514">
        <w:lastRenderedPageBreak/>
        <w:t xml:space="preserve">Add new Section </w:t>
      </w:r>
      <w:r w:rsidR="00F808A7">
        <w:t>8</w:t>
      </w:r>
    </w:p>
    <w:p w14:paraId="109D7297" w14:textId="77777777" w:rsidR="00C52492" w:rsidRPr="00D26514" w:rsidRDefault="00C52492" w:rsidP="00EA3BCB">
      <w:pPr>
        <w:pStyle w:val="BodyText"/>
      </w:pPr>
    </w:p>
    <w:p w14:paraId="49E16927" w14:textId="7E780172" w:rsidR="00303E20" w:rsidRPr="00D26514" w:rsidRDefault="00214132" w:rsidP="00303E20">
      <w:pPr>
        <w:pStyle w:val="Heading1"/>
        <w:pageBreakBefore w:val="0"/>
        <w:numPr>
          <w:ilvl w:val="0"/>
          <w:numId w:val="0"/>
        </w:numPr>
        <w:rPr>
          <w:noProof w:val="0"/>
        </w:rPr>
      </w:pPr>
      <w:bookmarkStart w:id="681" w:name="_Toc345074650"/>
      <w:bookmarkStart w:id="682" w:name="_Toc18414913"/>
      <w:bookmarkStart w:id="683" w:name="_Toc209791027"/>
      <w:r>
        <w:rPr>
          <w:noProof w:val="0"/>
        </w:rPr>
        <w:t>14</w:t>
      </w:r>
      <w:r w:rsidR="006E79EE">
        <w:rPr>
          <w:noProof w:val="0"/>
        </w:rPr>
        <w:t xml:space="preserve"> </w:t>
      </w:r>
      <w:r w:rsidR="00C85E5E">
        <w:rPr>
          <w:noProof w:val="0"/>
        </w:rPr>
        <w:t>Point-of-Care Monitored Communication</w:t>
      </w:r>
      <w:r w:rsidR="00FF4C4E" w:rsidRPr="00D26514">
        <w:rPr>
          <w:noProof w:val="0"/>
        </w:rPr>
        <w:t xml:space="preserve"> (</w:t>
      </w:r>
      <w:r w:rsidR="00C85E5E">
        <w:rPr>
          <w:noProof w:val="0"/>
        </w:rPr>
        <w:t>PCMC</w:t>
      </w:r>
      <w:r w:rsidR="00FF4C4E" w:rsidRPr="00D26514">
        <w:rPr>
          <w:noProof w:val="0"/>
        </w:rPr>
        <w:t>)</w:t>
      </w:r>
      <w:r w:rsidR="00303E20" w:rsidRPr="00D26514">
        <w:rPr>
          <w:noProof w:val="0"/>
        </w:rPr>
        <w:t xml:space="preserve"> Profile</w:t>
      </w:r>
      <w:bookmarkEnd w:id="681"/>
      <w:bookmarkEnd w:id="682"/>
      <w:bookmarkEnd w:id="683"/>
    </w:p>
    <w:p w14:paraId="6E55400D" w14:textId="05A0D9AE" w:rsidR="00720D9B" w:rsidRDefault="00720D9B" w:rsidP="00720D9B">
      <w:pPr>
        <w:pStyle w:val="BodyText"/>
      </w:pPr>
      <w:r>
        <w:t xml:space="preserve">The optional </w:t>
      </w:r>
      <w:r w:rsidR="00526BF0" w:rsidRPr="00526BF0">
        <w:t>Point-of-Care Monitored Communication (PCMC) Profile</w:t>
      </w:r>
      <w:r w:rsidR="00534540">
        <w:t xml:space="preserve"> </w:t>
      </w:r>
      <w:r>
        <w:t>utiliz</w:t>
      </w:r>
      <w:r w:rsidR="00534540">
        <w:t>es</w:t>
      </w:r>
      <w:r>
        <w:t xml:space="preserve"> heartbeat messages sent </w:t>
      </w:r>
      <w:r w:rsidR="00FA7177">
        <w:t>from</w:t>
      </w:r>
      <w:r>
        <w:t xml:space="preserve"> the </w:t>
      </w:r>
      <w:del w:id="684" w:author="Kranich, Peter" w:date="2025-09-26T08:20:00Z" w16du:dateUtc="2025-09-26T06:20:00Z">
        <w:r w:rsidDel="00C26D22">
          <w:delText xml:space="preserve">PCD </w:delText>
        </w:r>
      </w:del>
      <w:ins w:id="685" w:author="Kranich, Peter" w:date="2025-09-26T08:20:00Z" w16du:dateUtc="2025-09-26T06:20:00Z">
        <w:r w:rsidR="00C26D22">
          <w:t xml:space="preserve">HEARTBEAT </w:t>
        </w:r>
      </w:ins>
      <w:r>
        <w:t>REPORTER (</w:t>
      </w:r>
      <w:del w:id="686" w:author="Kranich, Peter" w:date="2025-09-26T08:20:00Z" w16du:dateUtc="2025-09-26T06:20:00Z">
        <w:r w:rsidDel="00C26D22">
          <w:delText>PCDR</w:delText>
        </w:r>
      </w:del>
      <w:ins w:id="687" w:author="Kranich, Peter" w:date="2025-09-26T08:20:00Z" w16du:dateUtc="2025-09-26T06:20:00Z">
        <w:r w:rsidR="00C26D22">
          <w:t>HR</w:t>
        </w:r>
      </w:ins>
      <w:r>
        <w:t xml:space="preserve">) to the </w:t>
      </w:r>
      <w:del w:id="688" w:author="Kranich, Peter" w:date="2025-09-26T08:20:00Z" w16du:dateUtc="2025-09-26T06:20:00Z">
        <w:r w:rsidDel="00CA633C">
          <w:delText xml:space="preserve">PCD </w:delText>
        </w:r>
      </w:del>
      <w:ins w:id="689" w:author="Kranich, Peter" w:date="2025-09-26T08:20:00Z" w16du:dateUtc="2025-09-26T06:20:00Z">
        <w:r w:rsidR="00CA633C">
          <w:t xml:space="preserve">HEARTBEAT </w:t>
        </w:r>
      </w:ins>
      <w:r>
        <w:t>CONSUMER (</w:t>
      </w:r>
      <w:del w:id="690" w:author="Kranich, Peter" w:date="2025-09-26T08:20:00Z" w16du:dateUtc="2025-09-26T06:20:00Z">
        <w:r w:rsidDel="00CA633C">
          <w:delText>PCDC</w:delText>
        </w:r>
      </w:del>
      <w:ins w:id="691" w:author="Kranich, Peter" w:date="2025-09-26T08:20:00Z" w16du:dateUtc="2025-09-26T06:20:00Z">
        <w:r w:rsidR="00CA633C">
          <w:t>HC</w:t>
        </w:r>
      </w:ins>
      <w:r>
        <w:t>)</w:t>
      </w:r>
      <w:r w:rsidR="008F7938">
        <w:t xml:space="preserve"> to </w:t>
      </w:r>
      <w:r w:rsidR="00EC7AC8">
        <w:t xml:space="preserve">facilitate </w:t>
      </w:r>
      <w:proofErr w:type="gramStart"/>
      <w:r w:rsidR="00EC7AC8">
        <w:t>a MONITORED</w:t>
      </w:r>
      <w:proofErr w:type="gramEnd"/>
      <w:r w:rsidR="0015145A">
        <w:t xml:space="preserve"> COMMUNICATION (MC)</w:t>
      </w:r>
      <w:r>
        <w:t xml:space="preserve"> </w:t>
      </w:r>
      <w:r w:rsidR="0015145A">
        <w:t>with</w:t>
      </w:r>
      <w:r>
        <w:t xml:space="preserve"> the following properties:</w:t>
      </w:r>
      <w:r w:rsidR="0015145A">
        <w:br/>
      </w:r>
    </w:p>
    <w:p w14:paraId="578724EA" w14:textId="60FB97C6" w:rsidR="00720D9B" w:rsidRDefault="00720D9B" w:rsidP="00720D9B">
      <w:pPr>
        <w:pStyle w:val="ListParagraph"/>
        <w:numPr>
          <w:ilvl w:val="0"/>
          <w:numId w:val="71"/>
        </w:numPr>
        <w:spacing w:before="0"/>
      </w:pPr>
      <w:r>
        <w:t xml:space="preserve">The </w:t>
      </w:r>
      <w:del w:id="692" w:author="Kranich, Peter" w:date="2025-09-26T08:21:00Z" w16du:dateUtc="2025-09-26T06:21:00Z">
        <w:r w:rsidDel="00FC6C56">
          <w:delText xml:space="preserve">PCDR </w:delText>
        </w:r>
      </w:del>
      <w:ins w:id="693" w:author="Kranich, Peter" w:date="2025-09-26T08:21:00Z" w16du:dateUtc="2025-09-26T06:21:00Z">
        <w:r w:rsidR="00FC6C56">
          <w:t xml:space="preserve">HR </w:t>
        </w:r>
      </w:ins>
      <w:proofErr w:type="gramStart"/>
      <w:r>
        <w:t>is able to</w:t>
      </w:r>
      <w:proofErr w:type="gramEnd"/>
      <w:r>
        <w:t xml:space="preserve"> announce to the </w:t>
      </w:r>
      <w:del w:id="694" w:author="Kranich, Peter" w:date="2025-09-26T08:21:00Z" w16du:dateUtc="2025-09-26T06:21:00Z">
        <w:r w:rsidDel="00153D61">
          <w:delText xml:space="preserve">PCDC </w:delText>
        </w:r>
      </w:del>
      <w:ins w:id="695" w:author="Kranich, Peter" w:date="2025-09-26T08:21:00Z" w16du:dateUtc="2025-09-26T06:21:00Z">
        <w:r w:rsidR="00153D61">
          <w:t xml:space="preserve">HC </w:t>
        </w:r>
      </w:ins>
      <w:r>
        <w:t>that it is ready for participating in a MC.</w:t>
      </w:r>
    </w:p>
    <w:p w14:paraId="769FF7F3" w14:textId="49C4930F" w:rsidR="00720D9B" w:rsidRDefault="00720D9B" w:rsidP="00720D9B">
      <w:pPr>
        <w:pStyle w:val="ListParagraph"/>
        <w:numPr>
          <w:ilvl w:val="0"/>
          <w:numId w:val="71"/>
        </w:numPr>
        <w:spacing w:before="0"/>
      </w:pPr>
      <w:r>
        <w:t xml:space="preserve">The </w:t>
      </w:r>
      <w:del w:id="696" w:author="Kranich, Peter" w:date="2025-09-26T08:21:00Z" w16du:dateUtc="2025-09-26T06:21:00Z">
        <w:r w:rsidDel="00153D61">
          <w:delText xml:space="preserve">PCDR </w:delText>
        </w:r>
      </w:del>
      <w:ins w:id="697" w:author="Kranich, Peter" w:date="2025-09-26T08:21:00Z" w16du:dateUtc="2025-09-26T06:21:00Z">
        <w:r w:rsidR="00153D61">
          <w:t xml:space="preserve">HR </w:t>
        </w:r>
      </w:ins>
      <w:proofErr w:type="gramStart"/>
      <w:r>
        <w:t>is able to</w:t>
      </w:r>
      <w:proofErr w:type="gramEnd"/>
      <w:r>
        <w:t xml:space="preserve"> announce to the </w:t>
      </w:r>
      <w:del w:id="698" w:author="Kranich, Peter" w:date="2025-09-26T08:22:00Z" w16du:dateUtc="2025-09-26T06:22:00Z">
        <w:r w:rsidDel="00153D61">
          <w:delText xml:space="preserve">PCDC </w:delText>
        </w:r>
      </w:del>
      <w:ins w:id="699" w:author="Kranich, Peter" w:date="2025-09-26T08:22:00Z" w16du:dateUtc="2025-09-26T06:22:00Z">
        <w:r w:rsidR="00153D61">
          <w:t xml:space="preserve">HC </w:t>
        </w:r>
      </w:ins>
      <w:r>
        <w:t>that it is leaving the MC intentionally.</w:t>
      </w:r>
    </w:p>
    <w:p w14:paraId="71F82866" w14:textId="0909D166" w:rsidR="00720D9B" w:rsidRDefault="00720D9B" w:rsidP="00720D9B">
      <w:pPr>
        <w:pStyle w:val="ListParagraph"/>
        <w:numPr>
          <w:ilvl w:val="0"/>
          <w:numId w:val="71"/>
        </w:numPr>
        <w:spacing w:before="0"/>
      </w:pPr>
      <w:r>
        <w:t xml:space="preserve">The </w:t>
      </w:r>
      <w:del w:id="700" w:author="Kranich, Peter" w:date="2025-09-26T08:22:00Z" w16du:dateUtc="2025-09-26T06:22:00Z">
        <w:r w:rsidDel="00153D61">
          <w:delText xml:space="preserve">PCDR </w:delText>
        </w:r>
      </w:del>
      <w:ins w:id="701" w:author="Kranich, Peter" w:date="2025-09-26T08:22:00Z" w16du:dateUtc="2025-09-26T06:22:00Z">
        <w:r w:rsidR="00153D61">
          <w:t xml:space="preserve">HR </w:t>
        </w:r>
      </w:ins>
      <w:proofErr w:type="gramStart"/>
      <w:r>
        <w:t>is able to</w:t>
      </w:r>
      <w:proofErr w:type="gramEnd"/>
      <w:r>
        <w:t xml:space="preserve"> inform the </w:t>
      </w:r>
      <w:del w:id="702" w:author="Kranich, Peter" w:date="2025-09-26T08:22:00Z" w16du:dateUtc="2025-09-26T06:22:00Z">
        <w:r w:rsidDel="00153D61">
          <w:delText xml:space="preserve">PCDC </w:delText>
        </w:r>
      </w:del>
      <w:ins w:id="703" w:author="Kranich, Peter" w:date="2025-09-26T08:22:00Z" w16du:dateUtc="2025-09-26T06:22:00Z">
        <w:r w:rsidR="00153D61">
          <w:t xml:space="preserve">HC </w:t>
        </w:r>
      </w:ins>
      <w:r>
        <w:t>on a regular basis that it still participates in a MC.</w:t>
      </w:r>
    </w:p>
    <w:p w14:paraId="5832CC76" w14:textId="04DFCA2C" w:rsidR="00720D9B" w:rsidRDefault="00720D9B" w:rsidP="00720D9B">
      <w:pPr>
        <w:pStyle w:val="ListParagraph"/>
        <w:numPr>
          <w:ilvl w:val="0"/>
          <w:numId w:val="71"/>
        </w:numPr>
        <w:spacing w:before="0"/>
      </w:pPr>
      <w:r>
        <w:t xml:space="preserve">The </w:t>
      </w:r>
      <w:del w:id="704" w:author="Kranich, Peter" w:date="2025-09-26T08:22:00Z" w16du:dateUtc="2025-09-26T06:22:00Z">
        <w:r w:rsidDel="00153D61">
          <w:delText xml:space="preserve">PCDC </w:delText>
        </w:r>
      </w:del>
      <w:ins w:id="705" w:author="Kranich, Peter" w:date="2025-09-26T08:22:00Z" w16du:dateUtc="2025-09-26T06:22:00Z">
        <w:r w:rsidR="00153D61">
          <w:t xml:space="preserve">HC </w:t>
        </w:r>
      </w:ins>
      <w:proofErr w:type="gramStart"/>
      <w:r>
        <w:t>is able to</w:t>
      </w:r>
      <w:proofErr w:type="gramEnd"/>
      <w:r>
        <w:t xml:space="preserve"> inform the </w:t>
      </w:r>
      <w:del w:id="706" w:author="Kranich, Peter" w:date="2025-09-26T08:22:00Z" w16du:dateUtc="2025-09-26T06:22:00Z">
        <w:r w:rsidDel="00153D61">
          <w:delText xml:space="preserve">PCDR </w:delText>
        </w:r>
      </w:del>
      <w:ins w:id="707" w:author="Kranich, Peter" w:date="2025-09-26T08:22:00Z" w16du:dateUtc="2025-09-26T06:22:00Z">
        <w:r w:rsidR="00153D61">
          <w:t xml:space="preserve">HR </w:t>
        </w:r>
      </w:ins>
      <w:r>
        <w:t xml:space="preserve">on a regular basis that it still participates in </w:t>
      </w:r>
      <w:proofErr w:type="gramStart"/>
      <w:r>
        <w:t>a MC</w:t>
      </w:r>
      <w:proofErr w:type="gramEnd"/>
      <w:r>
        <w:t>.</w:t>
      </w:r>
    </w:p>
    <w:p w14:paraId="2FDAAB00" w14:textId="3E1F737C" w:rsidR="00720D9B" w:rsidRDefault="00720D9B" w:rsidP="00720D9B">
      <w:pPr>
        <w:pStyle w:val="ListParagraph"/>
        <w:numPr>
          <w:ilvl w:val="0"/>
          <w:numId w:val="71"/>
        </w:numPr>
        <w:spacing w:before="0"/>
      </w:pPr>
      <w:r>
        <w:t xml:space="preserve">The </w:t>
      </w:r>
      <w:del w:id="708" w:author="Kranich, Peter" w:date="2025-09-26T08:22:00Z" w16du:dateUtc="2025-09-26T06:22:00Z">
        <w:r w:rsidDel="00153D61">
          <w:delText xml:space="preserve">PCDC </w:delText>
        </w:r>
      </w:del>
      <w:ins w:id="709" w:author="Kranich, Peter" w:date="2025-09-26T08:22:00Z" w16du:dateUtc="2025-09-26T06:22:00Z">
        <w:r w:rsidR="00153D61">
          <w:t xml:space="preserve">HC </w:t>
        </w:r>
      </w:ins>
      <w:proofErr w:type="gramStart"/>
      <w:r>
        <w:t>is able to</w:t>
      </w:r>
      <w:proofErr w:type="gramEnd"/>
      <w:r>
        <w:t xml:space="preserve"> inform the </w:t>
      </w:r>
      <w:del w:id="710" w:author="Kranich, Peter" w:date="2025-09-26T08:22:00Z" w16du:dateUtc="2025-09-26T06:22:00Z">
        <w:r w:rsidDel="00153D61">
          <w:delText xml:space="preserve">PCDR </w:delText>
        </w:r>
      </w:del>
      <w:ins w:id="711" w:author="Kranich, Peter" w:date="2025-09-26T08:22:00Z" w16du:dateUtc="2025-09-26T06:22:00Z">
        <w:r w:rsidR="00153D61">
          <w:t xml:space="preserve">HR </w:t>
        </w:r>
      </w:ins>
      <w:r>
        <w:t xml:space="preserve">that it cannot participate in </w:t>
      </w:r>
      <w:proofErr w:type="gramStart"/>
      <w:r>
        <w:t>a MC</w:t>
      </w:r>
      <w:proofErr w:type="gramEnd"/>
      <w:r>
        <w:t xml:space="preserve"> at all or any longer.</w:t>
      </w:r>
    </w:p>
    <w:p w14:paraId="72DEFA8F" w14:textId="1E238983" w:rsidR="00720D9B" w:rsidRPr="00B546FE" w:rsidRDefault="00720D9B" w:rsidP="00720D9B">
      <w:pPr>
        <w:pStyle w:val="ListParagraph"/>
        <w:numPr>
          <w:ilvl w:val="0"/>
          <w:numId w:val="71"/>
        </w:numPr>
        <w:spacing w:before="0"/>
      </w:pPr>
      <w:r>
        <w:t xml:space="preserve">The </w:t>
      </w:r>
      <w:del w:id="712" w:author="Kranich, Peter" w:date="2025-09-26T08:22:00Z" w16du:dateUtc="2025-09-26T06:22:00Z">
        <w:r w:rsidDel="00153D61">
          <w:delText xml:space="preserve">PCDR </w:delText>
        </w:r>
      </w:del>
      <w:ins w:id="713" w:author="Kranich, Peter" w:date="2025-09-26T08:22:00Z" w16du:dateUtc="2025-09-26T06:22:00Z">
        <w:r w:rsidR="00153D61">
          <w:t xml:space="preserve">HR </w:t>
        </w:r>
      </w:ins>
      <w:r>
        <w:t xml:space="preserve">and </w:t>
      </w:r>
      <w:del w:id="714" w:author="Kranich, Peter" w:date="2025-09-26T08:22:00Z" w16du:dateUtc="2025-09-26T06:22:00Z">
        <w:r w:rsidDel="00153D61">
          <w:delText xml:space="preserve">PCDC </w:delText>
        </w:r>
      </w:del>
      <w:ins w:id="715" w:author="Kranich, Peter" w:date="2025-09-26T08:22:00Z" w16du:dateUtc="2025-09-26T06:22:00Z">
        <w:r w:rsidR="00153D61">
          <w:t xml:space="preserve">HC </w:t>
        </w:r>
      </w:ins>
      <w:proofErr w:type="gramStart"/>
      <w:r>
        <w:t>are able to</w:t>
      </w:r>
      <w:proofErr w:type="gramEnd"/>
      <w:r>
        <w:t xml:space="preserve"> detect based on defined timeouts that the communication partner participating in the MC does not confirm the participation on a regular basis any longer.</w:t>
      </w:r>
    </w:p>
    <w:p w14:paraId="6F3F3ECD" w14:textId="5319BC4F" w:rsidR="00720D9B" w:rsidRDefault="00720D9B" w:rsidP="00720D9B">
      <w:pPr>
        <w:pStyle w:val="ListParagraph"/>
        <w:numPr>
          <w:ilvl w:val="0"/>
          <w:numId w:val="71"/>
        </w:numPr>
        <w:spacing w:before="0"/>
      </w:pPr>
      <w:r>
        <w:t xml:space="preserve">If a gateway </w:t>
      </w:r>
      <w:del w:id="716" w:author="Kranich, Peter" w:date="2025-09-26T08:22:00Z" w16du:dateUtc="2025-09-26T06:22:00Z">
        <w:r w:rsidDel="00153D61">
          <w:delText xml:space="preserve">PCDR </w:delText>
        </w:r>
      </w:del>
      <w:ins w:id="717" w:author="Kranich, Peter" w:date="2025-09-26T08:22:00Z" w16du:dateUtc="2025-09-26T06:22:00Z">
        <w:r w:rsidR="00153D61">
          <w:t>H</w:t>
        </w:r>
      </w:ins>
      <w:ins w:id="718" w:author="Kranich, Peter" w:date="2025-09-26T08:23:00Z" w16du:dateUtc="2025-09-26T06:23:00Z">
        <w:r w:rsidR="00153D61">
          <w:t>R</w:t>
        </w:r>
      </w:ins>
      <w:ins w:id="719" w:author="Kranich, Peter" w:date="2025-09-26T08:22:00Z" w16du:dateUtc="2025-09-26T06:22:00Z">
        <w:r w:rsidR="00153D61">
          <w:t xml:space="preserve"> </w:t>
        </w:r>
      </w:ins>
      <w:r>
        <w:t xml:space="preserve">only announces itself as a participant in the MC with the </w:t>
      </w:r>
      <w:del w:id="720" w:author="Kranich, Peter" w:date="2025-09-26T08:23:00Z" w16du:dateUtc="2025-09-26T06:23:00Z">
        <w:r w:rsidDel="00153D61">
          <w:delText>PCDC</w:delText>
        </w:r>
      </w:del>
      <w:ins w:id="721" w:author="Kranich, Peter" w:date="2025-09-26T08:23:00Z" w16du:dateUtc="2025-09-26T06:23:00Z">
        <w:r w:rsidR="00153D61">
          <w:t>HC</w:t>
        </w:r>
      </w:ins>
      <w:r>
        <w:t xml:space="preserve">, the gateway </w:t>
      </w:r>
      <w:del w:id="722" w:author="Kranich, Peter" w:date="2025-09-26T08:23:00Z" w16du:dateUtc="2025-09-26T06:23:00Z">
        <w:r w:rsidDel="00153D61">
          <w:delText xml:space="preserve">PCDR </w:delText>
        </w:r>
      </w:del>
      <w:ins w:id="723" w:author="Kranich, Peter" w:date="2025-09-26T08:23:00Z" w16du:dateUtc="2025-09-26T06:23:00Z">
        <w:r w:rsidR="00153D61">
          <w:t xml:space="preserve">HR </w:t>
        </w:r>
      </w:ins>
      <w:r>
        <w:t xml:space="preserve">takes </w:t>
      </w:r>
      <w:proofErr w:type="gramStart"/>
      <w:r>
        <w:t>the responsibility</w:t>
      </w:r>
      <w:proofErr w:type="gramEnd"/>
      <w:r>
        <w:t xml:space="preserve"> for </w:t>
      </w:r>
      <w:proofErr w:type="gramStart"/>
      <w:r>
        <w:t>the reliable</w:t>
      </w:r>
      <w:proofErr w:type="gramEnd"/>
      <w:r>
        <w:t xml:space="preserve"> communication with all the connected devices, and for announcing any unintended communication failure by other means (e. g. technical alert event).</w:t>
      </w:r>
    </w:p>
    <w:p w14:paraId="68592C3E" w14:textId="7748C224" w:rsidR="00720D9B" w:rsidRPr="000531D9" w:rsidRDefault="00720D9B" w:rsidP="00720D9B">
      <w:pPr>
        <w:pStyle w:val="ListParagraph"/>
        <w:numPr>
          <w:ilvl w:val="0"/>
          <w:numId w:val="71"/>
        </w:numPr>
        <w:spacing w:before="0"/>
      </w:pPr>
      <w:r>
        <w:t xml:space="preserve">If a gateway </w:t>
      </w:r>
      <w:del w:id="724" w:author="Kranich, Peter" w:date="2025-09-26T08:23:00Z" w16du:dateUtc="2025-09-26T06:23:00Z">
        <w:r w:rsidDel="00153D61">
          <w:delText xml:space="preserve">PCDR </w:delText>
        </w:r>
      </w:del>
      <w:ins w:id="725" w:author="Kranich, Peter" w:date="2025-09-26T08:23:00Z" w16du:dateUtc="2025-09-26T06:23:00Z">
        <w:r w:rsidR="00153D61">
          <w:t xml:space="preserve">HR </w:t>
        </w:r>
      </w:ins>
      <w:r>
        <w:t xml:space="preserve">does not take </w:t>
      </w:r>
      <w:proofErr w:type="gramStart"/>
      <w:r>
        <w:t>the responsibility</w:t>
      </w:r>
      <w:proofErr w:type="gramEnd"/>
      <w:r>
        <w:t xml:space="preserve"> for </w:t>
      </w:r>
      <w:proofErr w:type="gramStart"/>
      <w:r>
        <w:t>the reliable</w:t>
      </w:r>
      <w:proofErr w:type="gramEnd"/>
      <w:r>
        <w:t xml:space="preserve"> communication with all the connected devices, the gateway </w:t>
      </w:r>
      <w:del w:id="726" w:author="Kranich, Peter" w:date="2025-09-26T08:23:00Z" w16du:dateUtc="2025-09-26T06:23:00Z">
        <w:r w:rsidDel="00153D61">
          <w:delText xml:space="preserve">PCDR </w:delText>
        </w:r>
      </w:del>
      <w:ins w:id="727" w:author="Kranich, Peter" w:date="2025-09-26T08:23:00Z" w16du:dateUtc="2025-09-26T06:23:00Z">
        <w:r w:rsidR="00153D61">
          <w:t xml:space="preserve">HR </w:t>
        </w:r>
      </w:ins>
      <w:r>
        <w:t>shall only act as a proxy for the individual devices participating in a MC.</w:t>
      </w:r>
    </w:p>
    <w:p w14:paraId="08138118" w14:textId="77777777" w:rsidR="00653F84" w:rsidRPr="00A17BF0" w:rsidRDefault="00653F84" w:rsidP="00F1030E">
      <w:pPr>
        <w:pStyle w:val="BodyText"/>
      </w:pPr>
    </w:p>
    <w:p w14:paraId="09AA4275" w14:textId="650B6F4F" w:rsidR="00A85861" w:rsidRPr="00D26514" w:rsidRDefault="00214132" w:rsidP="00D91815">
      <w:pPr>
        <w:pStyle w:val="Heading2"/>
        <w:numPr>
          <w:ilvl w:val="0"/>
          <w:numId w:val="0"/>
        </w:numPr>
        <w:rPr>
          <w:noProof w:val="0"/>
        </w:rPr>
      </w:pPr>
      <w:bookmarkStart w:id="728" w:name="_Toc345074651"/>
      <w:bookmarkStart w:id="729" w:name="_Toc18414914"/>
      <w:bookmarkStart w:id="730" w:name="_Toc209791028"/>
      <w:r>
        <w:rPr>
          <w:noProof w:val="0"/>
        </w:rPr>
        <w:t>14</w:t>
      </w:r>
      <w:r w:rsidR="00CF283F" w:rsidRPr="00D26514">
        <w:rPr>
          <w:noProof w:val="0"/>
        </w:rPr>
        <w:t xml:space="preserve">.1 </w:t>
      </w:r>
      <w:r w:rsidR="00C911C1">
        <w:rPr>
          <w:noProof w:val="0"/>
        </w:rPr>
        <w:t>PCMC</w:t>
      </w:r>
      <w:r w:rsidR="00FF4C4E" w:rsidRPr="00D26514">
        <w:rPr>
          <w:noProof w:val="0"/>
        </w:rPr>
        <w:t xml:space="preserve"> </w:t>
      </w:r>
      <w:r w:rsidR="00CF283F" w:rsidRPr="00D26514">
        <w:rPr>
          <w:noProof w:val="0"/>
        </w:rPr>
        <w:t>Actors</w:t>
      </w:r>
      <w:r w:rsidR="008608EF" w:rsidRPr="00D26514">
        <w:rPr>
          <w:noProof w:val="0"/>
        </w:rPr>
        <w:t xml:space="preserve">, </w:t>
      </w:r>
      <w:r w:rsidR="00CF283F" w:rsidRPr="00D26514">
        <w:rPr>
          <w:noProof w:val="0"/>
        </w:rPr>
        <w:t>Transactions</w:t>
      </w:r>
      <w:bookmarkEnd w:id="673"/>
      <w:bookmarkEnd w:id="674"/>
      <w:bookmarkEnd w:id="675"/>
      <w:bookmarkEnd w:id="676"/>
      <w:bookmarkEnd w:id="677"/>
      <w:bookmarkEnd w:id="678"/>
      <w:bookmarkEnd w:id="679"/>
      <w:bookmarkEnd w:id="680"/>
      <w:r w:rsidR="008608EF" w:rsidRPr="00D26514">
        <w:rPr>
          <w:noProof w:val="0"/>
        </w:rPr>
        <w:t>, and Content Modules</w:t>
      </w:r>
      <w:bookmarkStart w:id="731" w:name="_Toc473170359"/>
      <w:bookmarkStart w:id="732" w:name="_Toc504625756"/>
      <w:bookmarkStart w:id="733" w:name="_Toc530206509"/>
      <w:bookmarkStart w:id="734" w:name="_Toc1388429"/>
      <w:bookmarkStart w:id="735" w:name="_Toc1388583"/>
      <w:bookmarkStart w:id="736" w:name="_Toc1456610"/>
      <w:bookmarkStart w:id="737" w:name="_Toc37034635"/>
      <w:bookmarkStart w:id="738" w:name="_Toc38846113"/>
      <w:bookmarkEnd w:id="728"/>
      <w:bookmarkEnd w:id="729"/>
      <w:bookmarkEnd w:id="730"/>
    </w:p>
    <w:p w14:paraId="63C425A5" w14:textId="09F4DD70" w:rsidR="003B70A2" w:rsidRPr="00D26514" w:rsidRDefault="00323461" w:rsidP="00323461">
      <w:pPr>
        <w:pStyle w:val="BodyText"/>
      </w:pPr>
      <w:bookmarkStart w:id="739" w:name="_Hlk77761540"/>
      <w:r w:rsidRPr="00D26514">
        <w:t>This section define</w:t>
      </w:r>
      <w:r w:rsidR="00D422BB" w:rsidRPr="00D26514">
        <w:t>s the actors, transactions, and/</w:t>
      </w:r>
      <w:r w:rsidRPr="00D26514">
        <w:t xml:space="preserve">or content modules </w:t>
      </w:r>
      <w:r w:rsidR="006D4881" w:rsidRPr="00D26514">
        <w:t xml:space="preserve">in this </w:t>
      </w:r>
      <w:r w:rsidRPr="00D26514">
        <w:t>profile</w:t>
      </w:r>
      <w:r w:rsidR="00887E40" w:rsidRPr="00D26514">
        <w:t xml:space="preserve">. </w:t>
      </w:r>
      <w:r w:rsidR="006C371A" w:rsidRPr="00D26514">
        <w:t>General definitions of actors</w:t>
      </w:r>
      <w:r w:rsidR="00BA1A91" w:rsidRPr="00D26514">
        <w:t xml:space="preserve"> </w:t>
      </w:r>
      <w:r w:rsidR="006C371A" w:rsidRPr="00D26514">
        <w:t xml:space="preserve">are given in the </w:t>
      </w:r>
      <w:bookmarkStart w:id="740" w:name="OLE_LINK25"/>
      <w:bookmarkStart w:id="741" w:name="OLE_LINK82"/>
      <w:r w:rsidR="006C371A" w:rsidRPr="00D26514">
        <w:t xml:space="preserve">Technical Frameworks General Introduction </w:t>
      </w:r>
      <w:r w:rsidR="006514EA" w:rsidRPr="00D26514">
        <w:t>Appendix</w:t>
      </w:r>
      <w:r w:rsidR="00BA1A91" w:rsidRPr="00D26514">
        <w:t xml:space="preserve"> A</w:t>
      </w:r>
      <w:bookmarkEnd w:id="740"/>
      <w:bookmarkEnd w:id="741"/>
      <w:r w:rsidR="008E6457" w:rsidRPr="00D26514">
        <w:t xml:space="preserve">. IHE Transactions can be found in the Technical Frameworks General Introduction Appendix B. Both appendices are located at </w:t>
      </w:r>
      <w:hyperlink r:id="rId28" w:history="1">
        <w:r w:rsidR="005147A5">
          <w:rPr>
            <w:rStyle w:val="Hyperlink"/>
          </w:rPr>
          <w:t>https://profiles.ihe.net/GeneralIntro/index.html</w:t>
        </w:r>
      </w:hyperlink>
      <w:r w:rsidR="00F52B93" w:rsidRPr="00F1030E">
        <w:t>.</w:t>
      </w:r>
      <w:bookmarkEnd w:id="739"/>
    </w:p>
    <w:p w14:paraId="2527D70C" w14:textId="594A3B2B" w:rsidR="003921A0" w:rsidRPr="00D26514" w:rsidRDefault="00CF283F">
      <w:pPr>
        <w:pStyle w:val="BodyText"/>
        <w:rPr>
          <w:i/>
        </w:rPr>
      </w:pPr>
      <w:r w:rsidRPr="00D26514">
        <w:t xml:space="preserve">Figure </w:t>
      </w:r>
      <w:r w:rsidR="0011710E">
        <w:t>8</w:t>
      </w:r>
      <w:r w:rsidRPr="00D26514">
        <w:t xml:space="preserve">.1-1 shows the actors directly involved in the </w:t>
      </w:r>
      <w:r w:rsidR="0011710E">
        <w:t>PCMC</w:t>
      </w:r>
      <w:r w:rsidRPr="00D26514">
        <w:t xml:space="preserve"> Profile and the relevant transactions between them</w:t>
      </w:r>
      <w:r w:rsidR="00F0665F" w:rsidRPr="00D26514">
        <w:t xml:space="preserve">. </w:t>
      </w:r>
      <w:r w:rsidR="001F7A35" w:rsidRPr="00D26514">
        <w:t>If needed for context, o</w:t>
      </w:r>
      <w:r w:rsidRPr="00D26514">
        <w:t>ther actors that may be indirectly involved due to their participation i</w:t>
      </w:r>
      <w:r w:rsidR="00D91815" w:rsidRPr="00D26514">
        <w:t>n other related profiles</w:t>
      </w:r>
      <w:r w:rsidR="001F7A35" w:rsidRPr="00D26514">
        <w:t xml:space="preserve"> are </w:t>
      </w:r>
      <w:r w:rsidR="00E61A6A" w:rsidRPr="00D26514">
        <w:t>shown in dotted lines</w:t>
      </w:r>
      <w:r w:rsidR="00F0665F" w:rsidRPr="00D26514">
        <w:t xml:space="preserve">. </w:t>
      </w:r>
      <w:r w:rsidR="00E61A6A" w:rsidRPr="00D26514">
        <w:t xml:space="preserve">Actors which have a </w:t>
      </w:r>
      <w:r w:rsidR="00C37C0B" w:rsidRPr="00D26514">
        <w:t xml:space="preserve">required </w:t>
      </w:r>
      <w:r w:rsidR="00E61A6A" w:rsidRPr="00D26514">
        <w:t>grouping</w:t>
      </w:r>
      <w:r w:rsidR="00F52B93">
        <w:t xml:space="preserve"> (if any),</w:t>
      </w:r>
      <w:r w:rsidR="00E61A6A" w:rsidRPr="00D26514">
        <w:t xml:space="preserve"> are shown in conjoined boxes</w:t>
      </w:r>
      <w:r w:rsidR="00C37C0B" w:rsidRPr="00D26514">
        <w:t xml:space="preserve"> (see Section </w:t>
      </w:r>
      <w:r w:rsidR="007439AA">
        <w:t>8</w:t>
      </w:r>
      <w:r w:rsidR="00C37C0B" w:rsidRPr="00D26514">
        <w:t>.3)</w:t>
      </w:r>
      <w:r w:rsidR="00E61A6A" w:rsidRPr="00D26514">
        <w:t>.</w:t>
      </w:r>
    </w:p>
    <w:p w14:paraId="0471B2AB" w14:textId="77777777" w:rsidR="00D91815" w:rsidRPr="00D26514" w:rsidRDefault="00D91815" w:rsidP="00BB76BC">
      <w:pPr>
        <w:pStyle w:val="BodyText"/>
      </w:pPr>
    </w:p>
    <w:p w14:paraId="18DFEC4B" w14:textId="77777777" w:rsidR="00ED0083" w:rsidRPr="00D26514" w:rsidRDefault="00ED0083">
      <w:pPr>
        <w:pStyle w:val="BodyText"/>
      </w:pPr>
    </w:p>
    <w:p w14:paraId="6178A620" w14:textId="77777777" w:rsidR="00077324" w:rsidRPr="00D26514" w:rsidRDefault="005B5D47" w:rsidP="00EA3BCB">
      <w:pPr>
        <w:pStyle w:val="BodyText"/>
        <w:jc w:val="center"/>
      </w:pPr>
      <w:r w:rsidRPr="00D26514">
        <w:rPr>
          <w:noProof/>
        </w:rPr>
        <w:lastRenderedPageBreak/>
        <mc:AlternateContent>
          <mc:Choice Requires="wpc">
            <w:drawing>
              <wp:inline distT="0" distB="0" distL="0" distR="0" wp14:anchorId="09EB6CA2" wp14:editId="2375392C">
                <wp:extent cx="5943600" cy="3324225"/>
                <wp:effectExtent l="0" t="0" r="0" b="0"/>
                <wp:docPr id="50"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Line 49"/>
                        <wps:cNvCnPr>
                          <a:cxnSpLocks noChangeShapeType="1"/>
                        </wps:cNvCnPr>
                        <wps:spPr bwMode="auto">
                          <a:xfrm>
                            <a:off x="2444750" y="1072515"/>
                            <a:ext cx="0" cy="1308735"/>
                          </a:xfrm>
                          <a:prstGeom prst="line">
                            <a:avLst/>
                          </a:prstGeom>
                          <a:noFill/>
                          <a:ln w="1905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wps:wsp>
                        <wps:cNvPr id="39" name="Line 50"/>
                        <wps:cNvCnPr>
                          <a:cxnSpLocks noChangeShapeType="1"/>
                        </wps:cNvCnPr>
                        <wps:spPr bwMode="auto">
                          <a:xfrm>
                            <a:off x="2949575" y="1072515"/>
                            <a:ext cx="0" cy="1318260"/>
                          </a:xfrm>
                          <a:prstGeom prst="line">
                            <a:avLst/>
                          </a:prstGeom>
                          <a:noFill/>
                          <a:ln w="1905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wps:wsp>
                        <wps:cNvPr id="40" name="Rectangle 51"/>
                        <wps:cNvSpPr>
                          <a:spLocks noChangeArrowheads="1"/>
                        </wps:cNvSpPr>
                        <wps:spPr bwMode="auto">
                          <a:xfrm>
                            <a:off x="106680" y="1259840"/>
                            <a:ext cx="2512695" cy="68326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5D26C3D3" w14:textId="383EF20E" w:rsidR="00A67137" w:rsidRPr="00077324" w:rsidRDefault="00A62A21" w:rsidP="007117B8">
                              <w:pPr>
                                <w:rPr>
                                  <w:sz w:val="22"/>
                                  <w:szCs w:val="22"/>
                                </w:rPr>
                              </w:pPr>
                              <w:del w:id="742" w:author="Kranich, Peter" w:date="2025-10-02T10:56:00Z" w16du:dateUtc="2025-10-02T08:56:00Z">
                                <w:r w:rsidDel="00377DBD">
                                  <w:rPr>
                                    <w:sz w:val="22"/>
                                    <w:szCs w:val="22"/>
                                  </w:rPr>
                                  <w:delText>Send Heartbeat Message</w:delText>
                                </w:r>
                              </w:del>
                              <w:ins w:id="743" w:author="Druckenmueller, Marc" w:date="2025-11-26T14:34:00Z" w16du:dateUtc="2025-11-26T13:34:00Z">
                                <w:r w:rsidR="007E2EBB" w:rsidRPr="007E2EBB">
                                  <w:rPr>
                                    <w:sz w:val="22"/>
                                    <w:szCs w:val="22"/>
                                  </w:rPr>
                                  <w:t>Request Heartbeat Response</w:t>
                                </w:r>
                                <w:r w:rsidR="007E2EBB">
                                  <w:rPr>
                                    <w:sz w:val="22"/>
                                    <w:szCs w:val="22"/>
                                  </w:rPr>
                                  <w:br/>
                                </w:r>
                              </w:ins>
                              <w:ins w:id="744" w:author="Kranich, Peter" w:date="2025-10-02T10:56:00Z" w16du:dateUtc="2025-10-02T08:56:00Z">
                                <w:del w:id="745" w:author="Druckenmueller, Marc" w:date="2025-11-26T14:34:00Z" w16du:dateUtc="2025-11-26T13:34:00Z">
                                  <w:r w:rsidR="00377DBD" w:rsidDel="007E2EBB">
                                    <w:rPr>
                                      <w:sz w:val="22"/>
                                      <w:szCs w:val="22"/>
                                    </w:rPr>
                                    <w:delText>Heartbeat Response Request</w:delText>
                                  </w:r>
                                </w:del>
                              </w:ins>
                              <w:del w:id="746" w:author="Druckenmueller, Marc" w:date="2025-11-26T14:34:00Z" w16du:dateUtc="2025-11-26T13:34:00Z">
                                <w:r w:rsidR="008C54B9" w:rsidDel="007E2EBB">
                                  <w:rPr>
                                    <w:sz w:val="22"/>
                                    <w:szCs w:val="22"/>
                                  </w:rPr>
                                  <w:delText xml:space="preserve"> </w:delText>
                                </w:r>
                              </w:del>
                              <w:r w:rsidR="00A67137" w:rsidRPr="00077324">
                                <w:rPr>
                                  <w:sz w:val="22"/>
                                  <w:szCs w:val="22"/>
                                </w:rPr>
                                <w:t>[</w:t>
                              </w:r>
                              <w:r>
                                <w:rPr>
                                  <w:sz w:val="22"/>
                                  <w:szCs w:val="22"/>
                                </w:rPr>
                                <w:t>DEV-53</w:t>
                              </w:r>
                              <w:r w:rsidR="00A67137" w:rsidRPr="00077324">
                                <w:rPr>
                                  <w:sz w:val="22"/>
                                  <w:szCs w:val="22"/>
                                </w:rPr>
                                <w:t xml:space="preserve">] </w:t>
                              </w:r>
                              <w:r w:rsidR="00A67137" w:rsidRPr="00077324">
                                <w:rPr>
                                  <w:sz w:val="22"/>
                                  <w:szCs w:val="22"/>
                                </w:rPr>
                                <w:sym w:font="Symbol" w:char="F0AF"/>
                              </w:r>
                            </w:p>
                          </w:txbxContent>
                        </wps:txbx>
                        <wps:bodyPr rot="0" vert="horz" wrap="square" lIns="91440" tIns="45720" rIns="91440" bIns="45720" anchor="t" anchorCtr="0" upright="1">
                          <a:noAutofit/>
                        </wps:bodyPr>
                      </wps:wsp>
                      <wps:wsp>
                        <wps:cNvPr id="42" name="Text Box 53"/>
                        <wps:cNvSpPr txBox="1">
                          <a:spLocks noChangeArrowheads="1"/>
                        </wps:cNvSpPr>
                        <wps:spPr bwMode="auto">
                          <a:xfrm>
                            <a:off x="1987550" y="590550"/>
                            <a:ext cx="1447800" cy="605790"/>
                          </a:xfrm>
                          <a:prstGeom prst="rect">
                            <a:avLst/>
                          </a:prstGeom>
                          <a:solidFill>
                            <a:srgbClr val="FFFFFF"/>
                          </a:solidFill>
                          <a:ln w="25400">
                            <a:solidFill>
                              <a:srgbClr val="000000"/>
                            </a:solidFill>
                            <a:miter lim="800000"/>
                            <a:headEnd/>
                            <a:tailEnd/>
                          </a:ln>
                        </wps:spPr>
                        <wps:txbx>
                          <w:txbxContent>
                            <w:p w14:paraId="0EB38FD5" w14:textId="405AAC14" w:rsidR="00A67137" w:rsidRDefault="00040CAA" w:rsidP="00077324">
                              <w:pPr>
                                <w:spacing w:after="120"/>
                                <w:jc w:val="center"/>
                              </w:pPr>
                              <w:del w:id="747" w:author="Kranich, Peter" w:date="2025-09-25T17:15:00Z" w16du:dateUtc="2025-09-25T15:15:00Z">
                                <w:r w:rsidDel="000C764F">
                                  <w:delText xml:space="preserve">Point-of-Care Device </w:delText>
                                </w:r>
                              </w:del>
                              <w:ins w:id="748" w:author="Kranich, Peter" w:date="2025-09-25T17:15:00Z" w16du:dateUtc="2025-09-25T15:15:00Z">
                                <w:r w:rsidR="000C764F">
                                  <w:t xml:space="preserve">Heartbeat </w:t>
                                </w:r>
                              </w:ins>
                              <w:r>
                                <w:t>Reporter</w:t>
                              </w:r>
                            </w:p>
                          </w:txbxContent>
                        </wps:txbx>
                        <wps:bodyPr rot="0" vert="horz" wrap="square" lIns="91440" tIns="45720" rIns="91440" bIns="45720" anchor="t" anchorCtr="0" upright="1">
                          <a:noAutofit/>
                        </wps:bodyPr>
                      </wps:wsp>
                      <wps:wsp>
                        <wps:cNvPr id="43" name="Text Box 54"/>
                        <wps:cNvSpPr txBox="1">
                          <a:spLocks noChangeArrowheads="1"/>
                        </wps:cNvSpPr>
                        <wps:spPr bwMode="auto">
                          <a:xfrm>
                            <a:off x="2035175" y="2371724"/>
                            <a:ext cx="1447800" cy="590551"/>
                          </a:xfrm>
                          <a:prstGeom prst="rect">
                            <a:avLst/>
                          </a:prstGeom>
                          <a:solidFill>
                            <a:srgbClr val="FFFFFF"/>
                          </a:solidFill>
                          <a:ln w="25400">
                            <a:solidFill>
                              <a:srgbClr val="000000"/>
                            </a:solidFill>
                            <a:miter lim="800000"/>
                            <a:headEnd/>
                            <a:tailEnd/>
                          </a:ln>
                        </wps:spPr>
                        <wps:txbx>
                          <w:txbxContent>
                            <w:p w14:paraId="38B42ADC" w14:textId="0DE5472D" w:rsidR="00040CAA" w:rsidRDefault="00040CAA" w:rsidP="00040CAA">
                              <w:pPr>
                                <w:spacing w:after="120"/>
                                <w:jc w:val="center"/>
                              </w:pPr>
                              <w:del w:id="749" w:author="Kranich, Peter" w:date="2025-09-25T17:16:00Z" w16du:dateUtc="2025-09-25T15:16:00Z">
                                <w:r w:rsidDel="000C764F">
                                  <w:delText>Point-of-Care Device</w:delText>
                                </w:r>
                              </w:del>
                              <w:ins w:id="750" w:author="Kranich, Peter" w:date="2025-09-25T17:16:00Z" w16du:dateUtc="2025-09-25T15:16:00Z">
                                <w:r w:rsidR="000C764F">
                                  <w:t>Heartbeat</w:t>
                                </w:r>
                              </w:ins>
                              <w:r>
                                <w:t xml:space="preserve"> Consumer</w:t>
                              </w:r>
                            </w:p>
                            <w:p w14:paraId="5EDD39DA" w14:textId="412161DD" w:rsidR="00A67137" w:rsidRDefault="00A67137" w:rsidP="00077324">
                              <w:pPr>
                                <w:spacing w:after="120"/>
                                <w:jc w:val="center"/>
                              </w:pPr>
                            </w:p>
                          </w:txbxContent>
                        </wps:txbx>
                        <wps:bodyPr rot="0" vert="horz" wrap="square" lIns="91440" tIns="45720" rIns="91440" bIns="45720" anchor="t" anchorCtr="0" upright="1">
                          <a:noAutofit/>
                        </wps:bodyPr>
                      </wps:wsp>
                      <wps:wsp>
                        <wps:cNvPr id="49" name="Rectangle 60"/>
                        <wps:cNvSpPr>
                          <a:spLocks noChangeArrowheads="1"/>
                        </wps:cNvSpPr>
                        <wps:spPr bwMode="auto">
                          <a:xfrm>
                            <a:off x="3048635" y="1945640"/>
                            <a:ext cx="2761615" cy="407946"/>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CED233F" w14:textId="7C378CDD" w:rsidR="00A67137" w:rsidRPr="00077324" w:rsidRDefault="00A67137" w:rsidP="007117B8">
                              <w:pPr>
                                <w:rPr>
                                  <w:sz w:val="22"/>
                                  <w:szCs w:val="22"/>
                                </w:rPr>
                              </w:pPr>
                              <w:r w:rsidRPr="00077324">
                                <w:rPr>
                                  <w:sz w:val="22"/>
                                  <w:szCs w:val="22"/>
                                </w:rPr>
                                <w:sym w:font="Symbol" w:char="F0AD"/>
                              </w:r>
                              <w:r w:rsidRPr="00077324">
                                <w:rPr>
                                  <w:sz w:val="22"/>
                                  <w:szCs w:val="22"/>
                                </w:rPr>
                                <w:t xml:space="preserve"> </w:t>
                              </w:r>
                              <w:ins w:id="751" w:author="Kranich, Peter" w:date="2025-09-25T17:10:00Z" w16du:dateUtc="2025-09-25T15:10:00Z">
                                <w:r w:rsidR="00B77FFB">
                                  <w:rPr>
                                    <w:sz w:val="22"/>
                                    <w:szCs w:val="22"/>
                                  </w:rPr>
                                  <w:t>Re</w:t>
                                </w:r>
                              </w:ins>
                              <w:ins w:id="752" w:author="Kranich, Peter" w:date="2025-09-25T17:13:00Z" w16du:dateUtc="2025-09-25T15:13:00Z">
                                <w:r w:rsidR="002D1C56">
                                  <w:rPr>
                                    <w:sz w:val="22"/>
                                    <w:szCs w:val="22"/>
                                  </w:rPr>
                                  <w:t>ceipt</w:t>
                                </w:r>
                              </w:ins>
                              <w:ins w:id="753" w:author="Kranich, Peter" w:date="2025-09-25T17:10:00Z" w16du:dateUtc="2025-09-25T15:10:00Z">
                                <w:r w:rsidR="00997221">
                                  <w:rPr>
                                    <w:sz w:val="22"/>
                                    <w:szCs w:val="22"/>
                                  </w:rPr>
                                  <w:t xml:space="preserve"> </w:t>
                                </w:r>
                              </w:ins>
                              <w:ins w:id="754" w:author="Kranich, Peter" w:date="2025-09-25T17:14:00Z" w16du:dateUtc="2025-09-25T15:14:00Z">
                                <w:r w:rsidR="00AE5BE4">
                                  <w:rPr>
                                    <w:sz w:val="22"/>
                                    <w:szCs w:val="22"/>
                                  </w:rPr>
                                  <w:t>Acknowledge</w:t>
                                </w:r>
                              </w:ins>
                              <w:ins w:id="755" w:author="Kranich, Peter" w:date="2025-09-25T17:53:00Z" w16du:dateUtc="2025-09-25T15:53:00Z">
                                <w:r w:rsidR="00BF4141">
                                  <w:rPr>
                                    <w:sz w:val="22"/>
                                    <w:szCs w:val="22"/>
                                  </w:rPr>
                                  <w:t>ment</w:t>
                                </w:r>
                              </w:ins>
                              <w:ins w:id="756" w:author="Kranich, Peter" w:date="2025-09-25T17:14:00Z" w16du:dateUtc="2025-09-25T15:14:00Z">
                                <w:r w:rsidR="00AE5BE4">
                                  <w:rPr>
                                    <w:sz w:val="22"/>
                                    <w:szCs w:val="22"/>
                                  </w:rPr>
                                  <w:t xml:space="preserve"> </w:t>
                                </w:r>
                              </w:ins>
                              <w:del w:id="757" w:author="Kranich, Peter" w:date="2025-09-25T17:10:00Z" w16du:dateUtc="2025-09-25T15:10:00Z">
                                <w:r w:rsidR="008C54B9" w:rsidDel="00D70D7D">
                                  <w:rPr>
                                    <w:sz w:val="22"/>
                                    <w:szCs w:val="22"/>
                                  </w:rPr>
                                  <w:delText>Acknowledge</w:delText>
                                </w:r>
                              </w:del>
                              <w:r w:rsidR="008C54B9">
                                <w:rPr>
                                  <w:sz w:val="22"/>
                                  <w:szCs w:val="22"/>
                                </w:rPr>
                                <w:t xml:space="preserve"> Heartbeat Message</w:t>
                              </w:r>
                              <w:del w:id="758" w:author="Kranich, Peter" w:date="2025-07-15T07:58:00Z" w16du:dateUtc="2025-07-15T05:58:00Z">
                                <w:r w:rsidRPr="00077324" w:rsidDel="00683ECD">
                                  <w:rPr>
                                    <w:sz w:val="22"/>
                                    <w:szCs w:val="22"/>
                                  </w:rPr>
                                  <w:delText xml:space="preserve"> </w:delText>
                                </w:r>
                                <w:r w:rsidRPr="00077324" w:rsidDel="009507D4">
                                  <w:rPr>
                                    <w:sz w:val="22"/>
                                    <w:szCs w:val="22"/>
                                  </w:rPr>
                                  <w:delText>[</w:delText>
                                </w:r>
                                <w:r w:rsidR="008C54B9" w:rsidDel="009507D4">
                                  <w:rPr>
                                    <w:sz w:val="22"/>
                                    <w:szCs w:val="22"/>
                                  </w:rPr>
                                  <w:delText>DEV-54</w:delText>
                                </w:r>
                                <w:r w:rsidRPr="00077324" w:rsidDel="009507D4">
                                  <w:rPr>
                                    <w:sz w:val="22"/>
                                    <w:szCs w:val="22"/>
                                  </w:rPr>
                                  <w:delText>]</w:delText>
                                </w:r>
                              </w:del>
                            </w:p>
                          </w:txbxContent>
                        </wps:txbx>
                        <wps:bodyPr rot="0" vert="horz" wrap="square" lIns="0" tIns="0" rIns="0" bIns="0" anchor="t" anchorCtr="0" upright="1">
                          <a:noAutofit/>
                        </wps:bodyPr>
                      </wps:wsp>
                    </wpc:wpc>
                  </a:graphicData>
                </a:graphic>
              </wp:inline>
            </w:drawing>
          </mc:Choice>
          <mc:Fallback>
            <w:pict>
              <v:group w14:anchorId="09EB6CA2" id="Canvas 24" o:spid="_x0000_s1026" editas="canvas" style="width:468pt;height:261.75pt;mso-position-horizontal-relative:char;mso-position-vertical-relative:line" coordsize="59436,3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3242;visibility:visible;mso-wrap-style:square">
                  <v:fill o:detectmouseclick="t"/>
                  <v:path o:connecttype="none"/>
                </v:shape>
                <v:line id="Line 49" o:spid="_x0000_s1028" style="position:absolute;visibility:visible;mso-wrap-style:square" from="24447,10725" to="24447,2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" strokeweight="1.5pt"/>
                <v:line id="Line 50" o:spid="_x0000_s1029" style="position:absolute;visibility:visible;mso-wrap-style:square" from="29495,10725" to="29495,2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" strokeweight="1.5pt"/>
                <v:rect id="Rectangle 51" o:spid="_x0000_s1030" style="position:absolute;left:1066;top:12598;width:25127;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v:textbox>
                    <w:txbxContent>
                      <w:p w14:paraId="5D26C3D3" w14:textId="383EF20E" w:rsidR="00A67137" w:rsidRPr="00077324" w:rsidRDefault="00A62A21" w:rsidP="007117B8">
                        <w:pPr>
                          <w:rPr>
                            <w:sz w:val="22"/>
                            <w:szCs w:val="22"/>
                          </w:rPr>
                        </w:pPr>
                        <w:del w:id="759" w:author="Kranich, Peter" w:date="2025-10-02T10:56:00Z" w16du:dateUtc="2025-10-02T08:56:00Z">
                          <w:r w:rsidDel="00377DBD">
                            <w:rPr>
                              <w:sz w:val="22"/>
                              <w:szCs w:val="22"/>
                            </w:rPr>
                            <w:delText>Send Heartbeat Message</w:delText>
                          </w:r>
                        </w:del>
                        <w:ins w:id="760" w:author="Druckenmueller, Marc" w:date="2025-11-26T14:34:00Z" w16du:dateUtc="2025-11-26T13:34:00Z">
                          <w:r w:rsidR="007E2EBB" w:rsidRPr="007E2EBB">
                            <w:rPr>
                              <w:sz w:val="22"/>
                              <w:szCs w:val="22"/>
                            </w:rPr>
                            <w:t>Request Heartbeat Response</w:t>
                          </w:r>
                          <w:r w:rsidR="007E2EBB">
                            <w:rPr>
                              <w:sz w:val="22"/>
                              <w:szCs w:val="22"/>
                            </w:rPr>
                            <w:br/>
                          </w:r>
                        </w:ins>
                        <w:ins w:id="761" w:author="Kranich, Peter" w:date="2025-10-02T10:56:00Z" w16du:dateUtc="2025-10-02T08:56:00Z">
                          <w:del w:id="762" w:author="Druckenmueller, Marc" w:date="2025-11-26T14:34:00Z" w16du:dateUtc="2025-11-26T13:34:00Z">
                            <w:r w:rsidR="00377DBD" w:rsidDel="007E2EBB">
                              <w:rPr>
                                <w:sz w:val="22"/>
                                <w:szCs w:val="22"/>
                              </w:rPr>
                              <w:delText>Heartbeat Response Request</w:delText>
                            </w:r>
                          </w:del>
                        </w:ins>
                        <w:del w:id="763" w:author="Druckenmueller, Marc" w:date="2025-11-26T14:34:00Z" w16du:dateUtc="2025-11-26T13:34:00Z">
                          <w:r w:rsidR="008C54B9" w:rsidDel="007E2EBB">
                            <w:rPr>
                              <w:sz w:val="22"/>
                              <w:szCs w:val="22"/>
                            </w:rPr>
                            <w:delText xml:space="preserve"> </w:delText>
                          </w:r>
                        </w:del>
                        <w:r w:rsidR="00A67137" w:rsidRPr="00077324">
                          <w:rPr>
                            <w:sz w:val="22"/>
                            <w:szCs w:val="22"/>
                          </w:rPr>
                          <w:t>[</w:t>
                        </w:r>
                        <w:r>
                          <w:rPr>
                            <w:sz w:val="22"/>
                            <w:szCs w:val="22"/>
                          </w:rPr>
                          <w:t>DEV-53</w:t>
                        </w:r>
                        <w:r w:rsidR="00A67137" w:rsidRPr="00077324">
                          <w:rPr>
                            <w:sz w:val="22"/>
                            <w:szCs w:val="22"/>
                          </w:rPr>
                          <w:t xml:space="preserve">] </w:t>
                        </w:r>
                        <w:r w:rsidR="00A67137" w:rsidRPr="00077324">
                          <w:rPr>
                            <w:sz w:val="22"/>
                            <w:szCs w:val="22"/>
                          </w:rPr>
                          <w:sym w:font="Symbol" w:char="F0AF"/>
                        </w:r>
                      </w:p>
                    </w:txbxContent>
                  </v:textbox>
                </v:rect>
                <v:shapetype id="_x0000_t202" coordsize="21600,21600" o:spt="202" path="m,l,21600r21600,l21600,xe">
                  <v:stroke joinstyle="miter"/>
                  <v:path gradientshapeok="t" o:connecttype="rect"/>
                </v:shapetype>
                <v:shape id="Text Box 53" o:spid="_x0000_s1031" type="#_x0000_t202" style="position:absolute;left:19875;top:5905;width:14478;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" strokeweight="2pt">
                  <v:textbox>
                    <w:txbxContent>
                      <w:p w14:paraId="0EB38FD5" w14:textId="405AAC14" w:rsidR="00A67137" w:rsidRDefault="00040CAA" w:rsidP="00077324">
                        <w:pPr>
                          <w:spacing w:after="120"/>
                          <w:jc w:val="center"/>
                        </w:pPr>
                        <w:del w:id="764" w:author="Kranich, Peter" w:date="2025-09-25T17:15:00Z" w16du:dateUtc="2025-09-25T15:15:00Z">
                          <w:r w:rsidDel="000C764F">
                            <w:delText xml:space="preserve">Point-of-Care Device </w:delText>
                          </w:r>
                        </w:del>
                        <w:ins w:id="765" w:author="Kranich, Peter" w:date="2025-09-25T17:15:00Z" w16du:dateUtc="2025-09-25T15:15:00Z">
                          <w:r w:rsidR="000C764F">
                            <w:t xml:space="preserve">Heartbeat </w:t>
                          </w:r>
                        </w:ins>
                        <w:r>
                          <w:t>Reporter</w:t>
                        </w:r>
                      </w:p>
                    </w:txbxContent>
                  </v:textbox>
                </v:shape>
                <v:shape id="Text Box 54" o:spid="_x0000_s1032" type="#_x0000_t202" style="position:absolute;left:20351;top:23717;width:14478;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" strokeweight="2pt">
                  <v:textbox>
                    <w:txbxContent>
                      <w:p w14:paraId="38B42ADC" w14:textId="0DE5472D" w:rsidR="00040CAA" w:rsidRDefault="00040CAA" w:rsidP="00040CAA">
                        <w:pPr>
                          <w:spacing w:after="120"/>
                          <w:jc w:val="center"/>
                        </w:pPr>
                        <w:del w:id="766" w:author="Kranich, Peter" w:date="2025-09-25T17:16:00Z" w16du:dateUtc="2025-09-25T15:16:00Z">
                          <w:r w:rsidDel="000C764F">
                            <w:delText>Point-of-Care Device</w:delText>
                          </w:r>
                        </w:del>
                        <w:ins w:id="767" w:author="Kranich, Peter" w:date="2025-09-25T17:16:00Z" w16du:dateUtc="2025-09-25T15:16:00Z">
                          <w:r w:rsidR="000C764F">
                            <w:t>Heartbeat</w:t>
                          </w:r>
                        </w:ins>
                        <w:r>
                          <w:t xml:space="preserve"> Consumer</w:t>
                        </w:r>
                      </w:p>
                      <w:p w14:paraId="5EDD39DA" w14:textId="412161DD" w:rsidR="00A67137" w:rsidRDefault="00A67137" w:rsidP="00077324">
                        <w:pPr>
                          <w:spacing w:after="120"/>
                          <w:jc w:val="center"/>
                        </w:pPr>
                      </w:p>
                    </w:txbxContent>
                  </v:textbox>
                </v:shape>
                <v:rect id="Rectangle 60" o:spid="_x0000_s1033" style="position:absolute;left:30486;top:19456;width:27616;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CED233F" w14:textId="7C378CDD" w:rsidR="00A67137" w:rsidRPr="00077324" w:rsidRDefault="00A67137" w:rsidP="007117B8">
                        <w:pPr>
                          <w:rPr>
                            <w:sz w:val="22"/>
                            <w:szCs w:val="22"/>
                          </w:rPr>
                        </w:pPr>
                        <w:r w:rsidRPr="00077324">
                          <w:rPr>
                            <w:sz w:val="22"/>
                            <w:szCs w:val="22"/>
                          </w:rPr>
                          <w:sym w:font="Symbol" w:char="F0AD"/>
                        </w:r>
                        <w:r w:rsidRPr="00077324">
                          <w:rPr>
                            <w:sz w:val="22"/>
                            <w:szCs w:val="22"/>
                          </w:rPr>
                          <w:t xml:space="preserve"> </w:t>
                        </w:r>
                        <w:ins w:id="768" w:author="Kranich, Peter" w:date="2025-09-25T17:10:00Z" w16du:dateUtc="2025-09-25T15:10:00Z">
                          <w:r w:rsidR="00B77FFB">
                            <w:rPr>
                              <w:sz w:val="22"/>
                              <w:szCs w:val="22"/>
                            </w:rPr>
                            <w:t>Re</w:t>
                          </w:r>
                        </w:ins>
                        <w:ins w:id="769" w:author="Kranich, Peter" w:date="2025-09-25T17:13:00Z" w16du:dateUtc="2025-09-25T15:13:00Z">
                          <w:r w:rsidR="002D1C56">
                            <w:rPr>
                              <w:sz w:val="22"/>
                              <w:szCs w:val="22"/>
                            </w:rPr>
                            <w:t>ceipt</w:t>
                          </w:r>
                        </w:ins>
                        <w:ins w:id="770" w:author="Kranich, Peter" w:date="2025-09-25T17:10:00Z" w16du:dateUtc="2025-09-25T15:10:00Z">
                          <w:r w:rsidR="00997221">
                            <w:rPr>
                              <w:sz w:val="22"/>
                              <w:szCs w:val="22"/>
                            </w:rPr>
                            <w:t xml:space="preserve"> </w:t>
                          </w:r>
                        </w:ins>
                        <w:ins w:id="771" w:author="Kranich, Peter" w:date="2025-09-25T17:14:00Z" w16du:dateUtc="2025-09-25T15:14:00Z">
                          <w:r w:rsidR="00AE5BE4">
                            <w:rPr>
                              <w:sz w:val="22"/>
                              <w:szCs w:val="22"/>
                            </w:rPr>
                            <w:t>Acknowledge</w:t>
                          </w:r>
                        </w:ins>
                        <w:ins w:id="772" w:author="Kranich, Peter" w:date="2025-09-25T17:53:00Z" w16du:dateUtc="2025-09-25T15:53:00Z">
                          <w:r w:rsidR="00BF4141">
                            <w:rPr>
                              <w:sz w:val="22"/>
                              <w:szCs w:val="22"/>
                            </w:rPr>
                            <w:t>ment</w:t>
                          </w:r>
                        </w:ins>
                        <w:ins w:id="773" w:author="Kranich, Peter" w:date="2025-09-25T17:14:00Z" w16du:dateUtc="2025-09-25T15:14:00Z">
                          <w:r w:rsidR="00AE5BE4">
                            <w:rPr>
                              <w:sz w:val="22"/>
                              <w:szCs w:val="22"/>
                            </w:rPr>
                            <w:t xml:space="preserve"> </w:t>
                          </w:r>
                        </w:ins>
                        <w:del w:id="774" w:author="Kranich, Peter" w:date="2025-09-25T17:10:00Z" w16du:dateUtc="2025-09-25T15:10:00Z">
                          <w:r w:rsidR="008C54B9" w:rsidDel="00D70D7D">
                            <w:rPr>
                              <w:sz w:val="22"/>
                              <w:szCs w:val="22"/>
                            </w:rPr>
                            <w:delText>Acknowledge</w:delText>
                          </w:r>
                        </w:del>
                        <w:r w:rsidR="008C54B9">
                          <w:rPr>
                            <w:sz w:val="22"/>
                            <w:szCs w:val="22"/>
                          </w:rPr>
                          <w:t xml:space="preserve"> Heartbeat Message</w:t>
                        </w:r>
                        <w:del w:id="775" w:author="Kranich, Peter" w:date="2025-07-15T07:58:00Z" w16du:dateUtc="2025-07-15T05:58:00Z">
                          <w:r w:rsidRPr="00077324" w:rsidDel="00683ECD">
                            <w:rPr>
                              <w:sz w:val="22"/>
                              <w:szCs w:val="22"/>
                            </w:rPr>
                            <w:delText xml:space="preserve"> </w:delText>
                          </w:r>
                          <w:r w:rsidRPr="00077324" w:rsidDel="009507D4">
                            <w:rPr>
                              <w:sz w:val="22"/>
                              <w:szCs w:val="22"/>
                            </w:rPr>
                            <w:delText>[</w:delText>
                          </w:r>
                          <w:r w:rsidR="008C54B9" w:rsidDel="009507D4">
                            <w:rPr>
                              <w:sz w:val="22"/>
                              <w:szCs w:val="22"/>
                            </w:rPr>
                            <w:delText>DEV-54</w:delText>
                          </w:r>
                          <w:r w:rsidRPr="00077324" w:rsidDel="009507D4">
                            <w:rPr>
                              <w:sz w:val="22"/>
                              <w:szCs w:val="22"/>
                            </w:rPr>
                            <w:delText>]</w:delText>
                          </w:r>
                        </w:del>
                      </w:p>
                    </w:txbxContent>
                  </v:textbox>
                </v:rect>
                <w10:anchorlock/>
              </v:group>
            </w:pict>
          </mc:Fallback>
        </mc:AlternateContent>
      </w:r>
    </w:p>
    <w:p w14:paraId="6C8A1242" w14:textId="0D480524" w:rsidR="00CF283F" w:rsidRPr="00D26514" w:rsidRDefault="00CF283F">
      <w:pPr>
        <w:pStyle w:val="FigureTitle"/>
      </w:pPr>
      <w:r w:rsidRPr="00D26514">
        <w:t xml:space="preserve">Figure </w:t>
      </w:r>
      <w:r w:rsidR="00787E5A">
        <w:t>14</w:t>
      </w:r>
      <w:r w:rsidRPr="00D26514">
        <w:t>.1-1</w:t>
      </w:r>
      <w:r w:rsidR="00701B3A" w:rsidRPr="00D26514">
        <w:t xml:space="preserve">: </w:t>
      </w:r>
      <w:r w:rsidR="007C3886">
        <w:t>PCMC</w:t>
      </w:r>
      <w:r w:rsidRPr="00D26514">
        <w:t xml:space="preserve"> Actor Diagram</w:t>
      </w:r>
    </w:p>
    <w:p w14:paraId="6AB89171" w14:textId="0930D25E" w:rsidR="00CF283F" w:rsidRPr="00D26514" w:rsidRDefault="00CF283F">
      <w:pPr>
        <w:pStyle w:val="BodyText"/>
      </w:pPr>
      <w:r w:rsidRPr="00D26514">
        <w:t xml:space="preserve">Table </w:t>
      </w:r>
      <w:r w:rsidR="00787E5A">
        <w:t>14</w:t>
      </w:r>
      <w:r w:rsidRPr="00D26514">
        <w:t xml:space="preserve">.1-1 lists the transactions for each actor directly involved in the </w:t>
      </w:r>
      <w:r w:rsidR="007439AA">
        <w:t>PCMC</w:t>
      </w:r>
      <w:r w:rsidRPr="00D26514">
        <w:t xml:space="preserve"> Profile. </w:t>
      </w:r>
      <w:r w:rsidR="00F66C25" w:rsidRPr="00D26514">
        <w:t xml:space="preserve">To </w:t>
      </w:r>
      <w:r w:rsidRPr="00D26514">
        <w:t xml:space="preserve">claim </w:t>
      </w:r>
      <w:r w:rsidR="00F66C25" w:rsidRPr="00D26514">
        <w:t xml:space="preserve">compliance with this </w:t>
      </w:r>
      <w:r w:rsidR="00814F76" w:rsidRPr="00D26514">
        <w:t>p</w:t>
      </w:r>
      <w:r w:rsidR="00F66C25" w:rsidRPr="00D26514">
        <w:t>rofile, an actor shall support all re</w:t>
      </w:r>
      <w:r w:rsidRPr="00D26514">
        <w:t>qu</w:t>
      </w:r>
      <w:r w:rsidR="006A4160" w:rsidRPr="00D26514">
        <w:t>ired transactions (labeled “R”) and may support the optional t</w:t>
      </w:r>
      <w:r w:rsidRPr="00D26514">
        <w:t xml:space="preserve">ransactions </w:t>
      </w:r>
      <w:r w:rsidR="006A4160" w:rsidRPr="00D26514">
        <w:t>(</w:t>
      </w:r>
      <w:r w:rsidRPr="00D26514">
        <w:t>labeled “O”</w:t>
      </w:r>
      <w:r w:rsidR="006A4160" w:rsidRPr="00D26514">
        <w:t>)</w:t>
      </w:r>
      <w:r w:rsidR="00887E40" w:rsidRPr="00D26514">
        <w:t xml:space="preserve">. </w:t>
      </w:r>
    </w:p>
    <w:p w14:paraId="193978ED" w14:textId="04A8BC85" w:rsidR="00CF283F" w:rsidRPr="00D26514" w:rsidRDefault="00CF283F" w:rsidP="00C56183">
      <w:pPr>
        <w:pStyle w:val="TableTitle"/>
      </w:pPr>
      <w:r w:rsidRPr="00D26514">
        <w:t xml:space="preserve">Table </w:t>
      </w:r>
      <w:r w:rsidR="00787E5A">
        <w:t>14</w:t>
      </w:r>
      <w:r w:rsidRPr="00D26514">
        <w:t>.1-1</w:t>
      </w:r>
      <w:r w:rsidR="001606A7" w:rsidRPr="00D26514">
        <w:t>:</w:t>
      </w:r>
      <w:r w:rsidRPr="00D26514">
        <w:t xml:space="preserve"> </w:t>
      </w:r>
      <w:ins w:id="776" w:author="Kranich, Peter" w:date="2025-07-15T08:00:00Z" w16du:dateUtc="2025-07-15T06:00:00Z">
        <w:r w:rsidR="007D28C7">
          <w:t>PCMC</w:t>
        </w:r>
      </w:ins>
      <w:del w:id="777" w:author="Kranich, Peter" w:date="2025-07-15T08:00:00Z" w16du:dateUtc="2025-07-15T06:00:00Z">
        <w:r w:rsidRPr="00D26514" w:rsidDel="007D28C7">
          <w:delText>&lt;</w:delText>
        </w:r>
        <w:r w:rsidR="00B43198" w:rsidRPr="00D26514" w:rsidDel="007D28C7">
          <w:delText xml:space="preserve">Profile </w:delText>
        </w:r>
        <w:r w:rsidR="00FF4C4E" w:rsidRPr="00D26514" w:rsidDel="007D28C7">
          <w:delText>Acronym</w:delText>
        </w:r>
        <w:r w:rsidRPr="00D26514" w:rsidDel="007D28C7">
          <w:delText>&gt;</w:delText>
        </w:r>
      </w:del>
      <w:r w:rsidRPr="00D26514">
        <w:t xml:space="preserve"> Profile - Actors and Transactions</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449"/>
        <w:gridCol w:w="2115"/>
        <w:gridCol w:w="1980"/>
        <w:gridCol w:w="1530"/>
        <w:gridCol w:w="3114"/>
      </w:tblGrid>
      <w:tr w:rsidR="00547C57" w:rsidRPr="00D26514" w14:paraId="3B97826D" w14:textId="77777777" w:rsidTr="00AF5B2B">
        <w:trPr>
          <w:cantSplit/>
          <w:tblHeader/>
          <w:jc w:val="center"/>
        </w:trPr>
        <w:tc>
          <w:tcPr>
            <w:tcW w:w="1449" w:type="dxa"/>
            <w:shd w:val="pct15" w:color="auto" w:fill="FFFFFF"/>
          </w:tcPr>
          <w:p w14:paraId="4CE0D5B8" w14:textId="77777777" w:rsidR="00547C57" w:rsidRPr="00D26514" w:rsidRDefault="00547C57" w:rsidP="00663624">
            <w:pPr>
              <w:pStyle w:val="TableEntryHeader"/>
            </w:pPr>
            <w:bookmarkStart w:id="778" w:name="_Hlk485053677"/>
            <w:r w:rsidRPr="00D26514">
              <w:t>Actors</w:t>
            </w:r>
          </w:p>
        </w:tc>
        <w:tc>
          <w:tcPr>
            <w:tcW w:w="2115" w:type="dxa"/>
            <w:shd w:val="pct15" w:color="auto" w:fill="FFFFFF"/>
          </w:tcPr>
          <w:p w14:paraId="6873C178" w14:textId="77777777" w:rsidR="00547C57" w:rsidRPr="00D26514" w:rsidRDefault="00547C57" w:rsidP="00663624">
            <w:pPr>
              <w:pStyle w:val="TableEntryHeader"/>
            </w:pPr>
            <w:r w:rsidRPr="00D26514">
              <w:t xml:space="preserve">Transactions </w:t>
            </w:r>
          </w:p>
        </w:tc>
        <w:tc>
          <w:tcPr>
            <w:tcW w:w="1980" w:type="dxa"/>
            <w:shd w:val="pct15" w:color="auto" w:fill="FFFFFF"/>
          </w:tcPr>
          <w:p w14:paraId="3BD1F954" w14:textId="77777777" w:rsidR="00547C57" w:rsidRPr="00D26514" w:rsidRDefault="00547C57" w:rsidP="00663624">
            <w:pPr>
              <w:pStyle w:val="TableEntryHeader"/>
            </w:pPr>
            <w:r w:rsidRPr="00D26514">
              <w:t>Initiator or Responder</w:t>
            </w:r>
          </w:p>
        </w:tc>
        <w:tc>
          <w:tcPr>
            <w:tcW w:w="1530" w:type="dxa"/>
            <w:shd w:val="pct15" w:color="auto" w:fill="FFFFFF"/>
          </w:tcPr>
          <w:p w14:paraId="0156D21A" w14:textId="77777777" w:rsidR="00547C57" w:rsidRPr="00D26514" w:rsidRDefault="00547C57" w:rsidP="00663624">
            <w:pPr>
              <w:pStyle w:val="TableEntryHeader"/>
            </w:pPr>
            <w:r w:rsidRPr="00D26514">
              <w:t>Optionality</w:t>
            </w:r>
          </w:p>
        </w:tc>
        <w:tc>
          <w:tcPr>
            <w:tcW w:w="3114" w:type="dxa"/>
            <w:shd w:val="pct15" w:color="auto" w:fill="FFFFFF"/>
          </w:tcPr>
          <w:p w14:paraId="7AC6E6F7" w14:textId="77777777" w:rsidR="00547C57" w:rsidRPr="00D26514" w:rsidRDefault="00547C57" w:rsidP="00EF1E77">
            <w:pPr>
              <w:pStyle w:val="TableEntryHeader"/>
              <w:rPr>
                <w:rFonts w:ascii="Times New Roman" w:hAnsi="Times New Roman"/>
                <w:b w:val="0"/>
                <w:i/>
              </w:rPr>
            </w:pPr>
            <w:r w:rsidRPr="00D26514">
              <w:t>Reference</w:t>
            </w:r>
          </w:p>
        </w:tc>
      </w:tr>
      <w:bookmarkEnd w:id="778"/>
      <w:tr w:rsidR="00547C57" w:rsidRPr="00D26514" w14:paraId="711A5834" w14:textId="77777777" w:rsidTr="00AF5B2B">
        <w:trPr>
          <w:cantSplit/>
          <w:jc w:val="center"/>
        </w:trPr>
        <w:tc>
          <w:tcPr>
            <w:tcW w:w="1449" w:type="dxa"/>
          </w:tcPr>
          <w:p w14:paraId="3E7355CE" w14:textId="739C6D81" w:rsidR="00547C57" w:rsidRPr="00D26514" w:rsidRDefault="00346EF1" w:rsidP="00AD069D">
            <w:pPr>
              <w:pStyle w:val="TableEntry"/>
            </w:pPr>
            <w:del w:id="779" w:author="Kranich, Peter" w:date="2025-09-25T17:16:00Z" w16du:dateUtc="2025-09-25T15:16:00Z">
              <w:r w:rsidDel="000C764F">
                <w:delText>Point-of-Care</w:delText>
              </w:r>
              <w:r w:rsidR="00CE1328" w:rsidDel="000C764F">
                <w:delText xml:space="preserve"> Device</w:delText>
              </w:r>
            </w:del>
            <w:ins w:id="780" w:author="Kranich, Peter" w:date="2025-09-25T17:16:00Z" w16du:dateUtc="2025-09-25T15:16:00Z">
              <w:r w:rsidR="000C764F">
                <w:t>Heartbeat</w:t>
              </w:r>
            </w:ins>
            <w:r w:rsidR="00CE1328">
              <w:t xml:space="preserve"> Reporter</w:t>
            </w:r>
          </w:p>
        </w:tc>
        <w:tc>
          <w:tcPr>
            <w:tcW w:w="2115" w:type="dxa"/>
          </w:tcPr>
          <w:p w14:paraId="69AFA13E" w14:textId="4E3D50DC" w:rsidR="00547C57" w:rsidRPr="00D26514" w:rsidRDefault="0082384C" w:rsidP="003579DA">
            <w:pPr>
              <w:pStyle w:val="TableEntry"/>
            </w:pPr>
            <w:ins w:id="781" w:author="Druckenmueller, Marc" w:date="2025-11-26T14:30:00Z" w16du:dateUtc="2025-11-26T13:30:00Z">
              <w:r w:rsidRPr="0082384C">
                <w:t>Request Heartbeat Response</w:t>
              </w:r>
            </w:ins>
            <w:del w:id="782" w:author="Druckenmueller, Marc" w:date="2025-11-26T14:30:00Z" w16du:dateUtc="2025-11-26T13:30:00Z">
              <w:r w:rsidR="00CE1328" w:rsidRPr="00CE1328" w:rsidDel="0082384C">
                <w:delText>Send</w:delText>
              </w:r>
              <w:r w:rsidR="00B02CEE" w:rsidDel="0082384C">
                <w:br/>
              </w:r>
              <w:r w:rsidR="00CE1328" w:rsidRPr="00CE1328" w:rsidDel="0082384C">
                <w:delText>Heartbeat Message</w:delText>
              </w:r>
            </w:del>
            <w:ins w:id="783" w:author="Kranich, Peter" w:date="2025-10-02T10:57:00Z" w16du:dateUtc="2025-10-02T08:57:00Z">
              <w:del w:id="784" w:author="Druckenmueller, Marc" w:date="2025-11-26T14:30:00Z" w16du:dateUtc="2025-11-26T13:30:00Z">
                <w:r w:rsidR="00743E50" w:rsidDel="0082384C">
                  <w:delText>Heartbeat Response Request</w:delText>
                </w:r>
              </w:del>
            </w:ins>
            <w:r w:rsidR="00CE1328">
              <w:br/>
            </w:r>
            <w:r w:rsidR="00CE1328" w:rsidRPr="00CE1328">
              <w:t>[DEV-53]</w:t>
            </w:r>
          </w:p>
        </w:tc>
        <w:tc>
          <w:tcPr>
            <w:tcW w:w="1980" w:type="dxa"/>
          </w:tcPr>
          <w:p w14:paraId="11C9A676" w14:textId="1471F480" w:rsidR="00547C57" w:rsidRPr="00D26514" w:rsidRDefault="00B20F0B" w:rsidP="00017E09">
            <w:pPr>
              <w:pStyle w:val="TableEntry"/>
            </w:pPr>
            <w:ins w:id="785" w:author="Kranich, Peter" w:date="2025-08-05T13:31:00Z" w16du:dateUtc="2025-08-05T11:31:00Z">
              <w:r>
                <w:t>Initiator</w:t>
              </w:r>
            </w:ins>
          </w:p>
        </w:tc>
        <w:tc>
          <w:tcPr>
            <w:tcW w:w="1530" w:type="dxa"/>
          </w:tcPr>
          <w:p w14:paraId="0003B5AB" w14:textId="77777777" w:rsidR="00547C57" w:rsidRPr="00D26514" w:rsidRDefault="00547C57" w:rsidP="00017E09">
            <w:pPr>
              <w:pStyle w:val="TableEntry"/>
            </w:pPr>
            <w:r w:rsidRPr="00D26514">
              <w:t>R</w:t>
            </w:r>
          </w:p>
        </w:tc>
        <w:tc>
          <w:tcPr>
            <w:tcW w:w="3114" w:type="dxa"/>
          </w:tcPr>
          <w:p w14:paraId="295D0876" w14:textId="258FF7FC" w:rsidR="00547C57" w:rsidRPr="00D26514" w:rsidRDefault="00B942C9" w:rsidP="00EF1E77">
            <w:pPr>
              <w:pStyle w:val="TableEntry"/>
            </w:pPr>
            <w:r>
              <w:t>DEV</w:t>
            </w:r>
            <w:r w:rsidR="00547C57" w:rsidRPr="00D26514">
              <w:t xml:space="preserve"> TF-2: 3.</w:t>
            </w:r>
            <w:r w:rsidR="00787E5A">
              <w:t>53</w:t>
            </w:r>
          </w:p>
        </w:tc>
      </w:tr>
      <w:tr w:rsidR="00B02CEE" w:rsidRPr="00D26514" w14:paraId="76864B55" w14:textId="007E21A4" w:rsidTr="00AF5B2B">
        <w:trPr>
          <w:cantSplit/>
          <w:jc w:val="center"/>
        </w:trPr>
        <w:tc>
          <w:tcPr>
            <w:tcW w:w="1449" w:type="dxa"/>
          </w:tcPr>
          <w:p w14:paraId="1AB6B98B" w14:textId="054DEA79" w:rsidR="00B02CEE" w:rsidRPr="00D26514" w:rsidRDefault="00B02CEE" w:rsidP="00B02CEE">
            <w:pPr>
              <w:pStyle w:val="TableEntry"/>
            </w:pPr>
            <w:del w:id="786" w:author="Kranich, Peter" w:date="2025-09-25T17:16:00Z" w16du:dateUtc="2025-09-25T15:16:00Z">
              <w:r w:rsidDel="000C764F">
                <w:delText>Point-of-Care Device</w:delText>
              </w:r>
            </w:del>
            <w:ins w:id="787" w:author="Kranich, Peter" w:date="2025-09-25T17:16:00Z" w16du:dateUtc="2025-09-25T15:16:00Z">
              <w:r w:rsidR="000C764F">
                <w:t>Heartbeat</w:t>
              </w:r>
            </w:ins>
            <w:r>
              <w:t xml:space="preserve"> Consumer</w:t>
            </w:r>
          </w:p>
        </w:tc>
        <w:tc>
          <w:tcPr>
            <w:tcW w:w="2115" w:type="dxa"/>
          </w:tcPr>
          <w:p w14:paraId="6EF8C1EA" w14:textId="4BBD3F60" w:rsidR="00B02CEE" w:rsidRPr="00D26514" w:rsidRDefault="002D1C56" w:rsidP="00B02CEE">
            <w:pPr>
              <w:pStyle w:val="TableEntry"/>
            </w:pPr>
            <w:ins w:id="788" w:author="Kranich, Peter" w:date="2025-09-25T17:13:00Z" w16du:dateUtc="2025-09-25T15:13:00Z">
              <w:r>
                <w:t>Receipt</w:t>
              </w:r>
            </w:ins>
            <w:ins w:id="789" w:author="Kranich, Peter" w:date="2025-09-25T17:12:00Z" w16du:dateUtc="2025-09-25T15:12:00Z">
              <w:r w:rsidR="008A15C6">
                <w:t xml:space="preserve"> </w:t>
              </w:r>
            </w:ins>
            <w:r w:rsidR="00B02CEE">
              <w:t>Acknowledge</w:t>
            </w:r>
            <w:ins w:id="790" w:author="Kranich, Peter" w:date="2025-09-25T17:53:00Z" w16du:dateUtc="2025-09-25T15:53:00Z">
              <w:r w:rsidR="00517533">
                <w:t>ment</w:t>
              </w:r>
            </w:ins>
            <w:r w:rsidR="00B02CEE">
              <w:t xml:space="preserve"> </w:t>
            </w:r>
            <w:r w:rsidR="00B02CEE" w:rsidRPr="00CE1328">
              <w:t>Heartbeat Message</w:t>
            </w:r>
            <w:r w:rsidR="00B02CEE">
              <w:br/>
            </w:r>
            <w:del w:id="791" w:author="Kranich, Peter" w:date="2025-08-05T13:31:00Z" w16du:dateUtc="2025-08-05T11:31:00Z">
              <w:r w:rsidR="00B02CEE" w:rsidRPr="00CE1328" w:rsidDel="00B20F0B">
                <w:delText>[DEV-5</w:delText>
              </w:r>
              <w:r w:rsidR="00B02CEE" w:rsidDel="00B20F0B">
                <w:delText>4</w:delText>
              </w:r>
              <w:r w:rsidR="00B02CEE" w:rsidRPr="00CE1328" w:rsidDel="00B20F0B">
                <w:delText>]</w:delText>
              </w:r>
            </w:del>
          </w:p>
        </w:tc>
        <w:tc>
          <w:tcPr>
            <w:tcW w:w="1980" w:type="dxa"/>
          </w:tcPr>
          <w:p w14:paraId="58342598" w14:textId="7D577392" w:rsidR="00B02CEE" w:rsidRPr="00D26514" w:rsidRDefault="00B20F0B" w:rsidP="00B02CEE">
            <w:pPr>
              <w:pStyle w:val="TableEntry"/>
            </w:pPr>
            <w:ins w:id="792" w:author="Kranich, Peter" w:date="2025-08-05T13:31:00Z" w16du:dateUtc="2025-08-05T11:31:00Z">
              <w:r>
                <w:t>Responder</w:t>
              </w:r>
            </w:ins>
          </w:p>
        </w:tc>
        <w:tc>
          <w:tcPr>
            <w:tcW w:w="1530" w:type="dxa"/>
          </w:tcPr>
          <w:p w14:paraId="63930E29" w14:textId="7FB12DAD" w:rsidR="00B02CEE" w:rsidRPr="00D26514" w:rsidRDefault="00B02CEE" w:rsidP="00B02CEE">
            <w:pPr>
              <w:pStyle w:val="TableEntry"/>
            </w:pPr>
            <w:r w:rsidRPr="00D26514">
              <w:t>R</w:t>
            </w:r>
          </w:p>
        </w:tc>
        <w:tc>
          <w:tcPr>
            <w:tcW w:w="3114" w:type="dxa"/>
          </w:tcPr>
          <w:p w14:paraId="1B9321D9" w14:textId="620BA156" w:rsidR="00B02CEE" w:rsidRPr="00D26514" w:rsidRDefault="00B942C9" w:rsidP="00B02CEE">
            <w:pPr>
              <w:pStyle w:val="TableEntry"/>
            </w:pPr>
            <w:r>
              <w:t>DEV</w:t>
            </w:r>
            <w:r w:rsidR="00B02CEE" w:rsidRPr="00D26514">
              <w:t xml:space="preserve"> TF-2: 3.</w:t>
            </w:r>
            <w:r w:rsidR="00787E5A">
              <w:t>5</w:t>
            </w:r>
            <w:ins w:id="793" w:author="Kranich, Peter" w:date="2025-08-05T13:32:00Z" w16du:dateUtc="2025-08-05T11:32:00Z">
              <w:r w:rsidR="00414E50">
                <w:t>3</w:t>
              </w:r>
            </w:ins>
            <w:del w:id="794" w:author="Kranich, Peter" w:date="2025-08-05T13:32:00Z" w16du:dateUtc="2025-08-05T11:32:00Z">
              <w:r w:rsidR="00787E5A" w:rsidDel="00414E50">
                <w:delText>4</w:delText>
              </w:r>
            </w:del>
          </w:p>
        </w:tc>
      </w:tr>
      <w:bookmarkEnd w:id="731"/>
      <w:bookmarkEnd w:id="732"/>
      <w:bookmarkEnd w:id="733"/>
      <w:bookmarkEnd w:id="734"/>
      <w:bookmarkEnd w:id="735"/>
      <w:bookmarkEnd w:id="736"/>
      <w:bookmarkEnd w:id="737"/>
      <w:bookmarkEnd w:id="738"/>
    </w:tbl>
    <w:p w14:paraId="394EE5A2" w14:textId="77777777" w:rsidR="00E52CE1" w:rsidRPr="00D26514" w:rsidRDefault="00E52CE1">
      <w:pPr>
        <w:pStyle w:val="BodyText"/>
        <w:rPr>
          <w:highlight w:val="yellow"/>
        </w:rPr>
      </w:pPr>
    </w:p>
    <w:p w14:paraId="18D7594C" w14:textId="4E4DF158" w:rsidR="00FF4C4E" w:rsidRPr="00D26514" w:rsidRDefault="00214132" w:rsidP="00503AE1">
      <w:pPr>
        <w:pStyle w:val="Heading3"/>
        <w:numPr>
          <w:ilvl w:val="0"/>
          <w:numId w:val="0"/>
        </w:numPr>
        <w:rPr>
          <w:bCs/>
          <w:noProof w:val="0"/>
        </w:rPr>
      </w:pPr>
      <w:bookmarkStart w:id="795" w:name="_Toc345074652"/>
      <w:bookmarkStart w:id="796" w:name="_Toc18414915"/>
      <w:bookmarkStart w:id="797" w:name="_Toc209791029"/>
      <w:r>
        <w:rPr>
          <w:bCs/>
          <w:noProof w:val="0"/>
        </w:rPr>
        <w:t>14</w:t>
      </w:r>
      <w:r w:rsidR="00FF4C4E" w:rsidRPr="00D26514">
        <w:rPr>
          <w:bCs/>
          <w:noProof w:val="0"/>
        </w:rPr>
        <w:t>.1.1</w:t>
      </w:r>
      <w:r w:rsidR="00503AE1" w:rsidRPr="00D26514">
        <w:rPr>
          <w:bCs/>
          <w:noProof w:val="0"/>
        </w:rPr>
        <w:t xml:space="preserve"> Actor Descriptions and </w:t>
      </w:r>
      <w:r w:rsidR="006A4160" w:rsidRPr="00D26514">
        <w:rPr>
          <w:bCs/>
          <w:noProof w:val="0"/>
        </w:rPr>
        <w:t xml:space="preserve">Actor </w:t>
      </w:r>
      <w:r w:rsidR="00ED0083" w:rsidRPr="00D26514">
        <w:rPr>
          <w:bCs/>
          <w:noProof w:val="0"/>
        </w:rPr>
        <w:t xml:space="preserve">Profile </w:t>
      </w:r>
      <w:r w:rsidR="00503AE1" w:rsidRPr="00D26514">
        <w:rPr>
          <w:bCs/>
          <w:noProof w:val="0"/>
        </w:rPr>
        <w:t>Requirements</w:t>
      </w:r>
      <w:bookmarkEnd w:id="795"/>
      <w:bookmarkEnd w:id="796"/>
      <w:bookmarkEnd w:id="797"/>
    </w:p>
    <w:p w14:paraId="6C3C1A76" w14:textId="39891C47" w:rsidR="009D7991" w:rsidRPr="00D26514" w:rsidRDefault="002D5B69" w:rsidP="006A4160">
      <w:pPr>
        <w:pStyle w:val="BodyText"/>
      </w:pPr>
      <w:r w:rsidRPr="00D26514">
        <w:t xml:space="preserve">Most requirements are documented in </w:t>
      </w:r>
      <w:r w:rsidR="00B942C9">
        <w:t>DEV</w:t>
      </w:r>
      <w:r w:rsidR="00B942C9" w:rsidRPr="00D26514">
        <w:t xml:space="preserve"> </w:t>
      </w:r>
      <w:r w:rsidR="0024039C" w:rsidRPr="00D26514">
        <w:t xml:space="preserve">TF-2 Transactions. </w:t>
      </w:r>
      <w:r w:rsidRPr="00D26514">
        <w:t>This section documents any additional requirements on profile’s actors.</w:t>
      </w:r>
    </w:p>
    <w:p w14:paraId="23B32053" w14:textId="506C3E7D" w:rsidR="009D7991" w:rsidRPr="00D26514" w:rsidRDefault="0024039C" w:rsidP="0024039C">
      <w:pPr>
        <w:pStyle w:val="BodyText"/>
      </w:pPr>
      <w:r w:rsidRPr="00D26514">
        <w:t xml:space="preserve">Most requirements are documented in </w:t>
      </w:r>
      <w:r w:rsidR="00B942C9">
        <w:t>DEV</w:t>
      </w:r>
      <w:r w:rsidR="00B942C9" w:rsidRPr="00D26514">
        <w:t xml:space="preserve"> </w:t>
      </w:r>
      <w:r w:rsidRPr="00D26514">
        <w:t xml:space="preserve">TF-3 Content Modules. </w:t>
      </w:r>
      <w:r w:rsidR="006073ED">
        <w:t>No</w:t>
      </w:r>
      <w:r w:rsidR="009B3B4C">
        <w:t xml:space="preserve"> additional requirements</w:t>
      </w:r>
      <w:r w:rsidR="001C38C0">
        <w:t xml:space="preserve"> are</w:t>
      </w:r>
      <w:r w:rsidR="009B3B4C">
        <w:t xml:space="preserve"> needed</w:t>
      </w:r>
      <w:r w:rsidRPr="00D26514">
        <w:t>.</w:t>
      </w:r>
    </w:p>
    <w:p w14:paraId="2A5B0CB1" w14:textId="1E0080FD" w:rsidR="009D0CDF" w:rsidRPr="00D26514" w:rsidRDefault="00214132" w:rsidP="009D0CDF">
      <w:pPr>
        <w:pStyle w:val="Heading4"/>
        <w:numPr>
          <w:ilvl w:val="0"/>
          <w:numId w:val="0"/>
        </w:numPr>
        <w:rPr>
          <w:noProof w:val="0"/>
        </w:rPr>
      </w:pPr>
      <w:bookmarkStart w:id="798" w:name="_Toc345074653"/>
      <w:bookmarkStart w:id="799" w:name="_Toc209791030"/>
      <w:r>
        <w:rPr>
          <w:noProof w:val="0"/>
        </w:rPr>
        <w:lastRenderedPageBreak/>
        <w:t>14</w:t>
      </w:r>
      <w:r w:rsidR="009D0CDF" w:rsidRPr="00D26514">
        <w:rPr>
          <w:noProof w:val="0"/>
        </w:rPr>
        <w:t xml:space="preserve">.1.1.1 </w:t>
      </w:r>
      <w:bookmarkEnd w:id="798"/>
      <w:del w:id="800" w:author="Kranich, Peter" w:date="2025-09-26T08:26:00Z" w16du:dateUtc="2025-09-26T06:26:00Z">
        <w:r w:rsidR="00EF6AEA" w:rsidDel="00DC0602">
          <w:delText>Point-of-Care Device</w:delText>
        </w:r>
      </w:del>
      <w:ins w:id="801" w:author="Kranich, Peter" w:date="2025-09-26T08:26:00Z" w16du:dateUtc="2025-09-26T06:26:00Z">
        <w:r w:rsidR="00DC0602">
          <w:t>Heartbeat</w:t>
        </w:r>
      </w:ins>
      <w:r w:rsidR="00EF6AEA">
        <w:t xml:space="preserve"> Reporter</w:t>
      </w:r>
      <w:bookmarkEnd w:id="799"/>
    </w:p>
    <w:p w14:paraId="7F4F59F1" w14:textId="0DB3F9CC" w:rsidR="00AB10EC" w:rsidRDefault="006458AC" w:rsidP="009D0CDF">
      <w:pPr>
        <w:pStyle w:val="AuthorInstructions"/>
        <w:rPr>
          <w:i w:val="0"/>
          <w:iCs/>
        </w:rPr>
      </w:pPr>
      <w:r>
        <w:rPr>
          <w:i w:val="0"/>
          <w:iCs/>
        </w:rPr>
        <w:t xml:space="preserve">The </w:t>
      </w:r>
      <w:del w:id="802" w:author="Kranich, Peter" w:date="2025-09-26T08:27:00Z" w16du:dateUtc="2025-09-26T06:27:00Z">
        <w:r w:rsidR="00E337E1" w:rsidRPr="00E337E1" w:rsidDel="00DC0602">
          <w:rPr>
            <w:i w:val="0"/>
            <w:iCs/>
          </w:rPr>
          <w:delText>Point-of-Care Device</w:delText>
        </w:r>
      </w:del>
      <w:ins w:id="803" w:author="Kranich, Peter" w:date="2025-09-26T08:27:00Z" w16du:dateUtc="2025-09-26T06:27:00Z">
        <w:r w:rsidR="00DC0602">
          <w:rPr>
            <w:i w:val="0"/>
            <w:iCs/>
          </w:rPr>
          <w:t>Heartbeat</w:t>
        </w:r>
      </w:ins>
      <w:r w:rsidR="00E337E1" w:rsidRPr="00E337E1">
        <w:rPr>
          <w:i w:val="0"/>
          <w:iCs/>
        </w:rPr>
        <w:t xml:space="preserve"> Reporter</w:t>
      </w:r>
      <w:r w:rsidR="00E337E1">
        <w:rPr>
          <w:i w:val="0"/>
          <w:iCs/>
        </w:rPr>
        <w:t xml:space="preserve"> </w:t>
      </w:r>
      <w:r w:rsidR="004F25B1">
        <w:rPr>
          <w:i w:val="0"/>
          <w:iCs/>
        </w:rPr>
        <w:t>represents a</w:t>
      </w:r>
      <w:r w:rsidR="00D732A2">
        <w:rPr>
          <w:i w:val="0"/>
          <w:iCs/>
        </w:rPr>
        <w:t xml:space="preserve"> device or </w:t>
      </w:r>
      <w:r w:rsidR="00A46B7C">
        <w:rPr>
          <w:i w:val="0"/>
          <w:iCs/>
        </w:rPr>
        <w:t>system</w:t>
      </w:r>
      <w:r w:rsidR="00625268">
        <w:rPr>
          <w:i w:val="0"/>
          <w:iCs/>
        </w:rPr>
        <w:t xml:space="preserve"> utilizing a</w:t>
      </w:r>
      <w:r w:rsidR="00B942C9">
        <w:rPr>
          <w:i w:val="0"/>
          <w:iCs/>
        </w:rPr>
        <w:t>n</w:t>
      </w:r>
      <w:r w:rsidR="00625268">
        <w:rPr>
          <w:i w:val="0"/>
          <w:iCs/>
        </w:rPr>
        <w:t xml:space="preserve"> IHE </w:t>
      </w:r>
      <w:r w:rsidR="00B942C9">
        <w:rPr>
          <w:i w:val="0"/>
          <w:iCs/>
        </w:rPr>
        <w:t xml:space="preserve">DEV </w:t>
      </w:r>
      <w:r w:rsidR="00625268">
        <w:rPr>
          <w:i w:val="0"/>
          <w:iCs/>
        </w:rPr>
        <w:t>profile</w:t>
      </w:r>
      <w:r w:rsidR="008A54F2">
        <w:rPr>
          <w:i w:val="0"/>
          <w:iCs/>
        </w:rPr>
        <w:t xml:space="preserve"> for</w:t>
      </w:r>
      <w:r w:rsidR="00A46B7C">
        <w:rPr>
          <w:i w:val="0"/>
          <w:iCs/>
        </w:rPr>
        <w:t xml:space="preserve"> </w:t>
      </w:r>
      <w:r w:rsidR="004A1210">
        <w:rPr>
          <w:i w:val="0"/>
          <w:iCs/>
        </w:rPr>
        <w:t>send</w:t>
      </w:r>
      <w:r w:rsidR="008A54F2">
        <w:rPr>
          <w:i w:val="0"/>
          <w:iCs/>
        </w:rPr>
        <w:t>ing</w:t>
      </w:r>
      <w:r w:rsidR="00A46B7C">
        <w:rPr>
          <w:i w:val="0"/>
          <w:iCs/>
        </w:rPr>
        <w:t xml:space="preserve"> </w:t>
      </w:r>
      <w:r w:rsidR="00061FE5">
        <w:rPr>
          <w:i w:val="0"/>
          <w:iCs/>
        </w:rPr>
        <w:t xml:space="preserve">information </w:t>
      </w:r>
      <w:r w:rsidR="00B01CF6">
        <w:rPr>
          <w:i w:val="0"/>
          <w:iCs/>
        </w:rPr>
        <w:t>that</w:t>
      </w:r>
      <w:r w:rsidR="00061FE5">
        <w:rPr>
          <w:i w:val="0"/>
          <w:iCs/>
        </w:rPr>
        <w:t xml:space="preserve"> require</w:t>
      </w:r>
      <w:r w:rsidR="00B01CF6">
        <w:rPr>
          <w:i w:val="0"/>
          <w:iCs/>
        </w:rPr>
        <w:t>s</w:t>
      </w:r>
      <w:r w:rsidR="00061FE5">
        <w:rPr>
          <w:i w:val="0"/>
          <w:iCs/>
        </w:rPr>
        <w:t xml:space="preserve"> </w:t>
      </w:r>
      <w:proofErr w:type="gramStart"/>
      <w:r w:rsidR="00061FE5">
        <w:rPr>
          <w:i w:val="0"/>
          <w:iCs/>
        </w:rPr>
        <w:t>a</w:t>
      </w:r>
      <w:r w:rsidR="004A1210">
        <w:rPr>
          <w:i w:val="0"/>
          <w:iCs/>
        </w:rPr>
        <w:t xml:space="preserve"> reliable</w:t>
      </w:r>
      <w:proofErr w:type="gramEnd"/>
      <w:r w:rsidR="004A1210">
        <w:rPr>
          <w:i w:val="0"/>
          <w:iCs/>
        </w:rPr>
        <w:t xml:space="preserve"> </w:t>
      </w:r>
      <w:r w:rsidR="007A0928">
        <w:rPr>
          <w:i w:val="0"/>
          <w:iCs/>
        </w:rPr>
        <w:t xml:space="preserve">communication to the </w:t>
      </w:r>
      <w:del w:id="804" w:author="Kranich, Peter" w:date="2025-09-26T08:27:00Z" w16du:dateUtc="2025-09-26T06:27:00Z">
        <w:r w:rsidR="007A0928" w:rsidRPr="00E337E1" w:rsidDel="00BA54F7">
          <w:rPr>
            <w:i w:val="0"/>
            <w:iCs/>
          </w:rPr>
          <w:delText>Point-of-Care Device</w:delText>
        </w:r>
      </w:del>
      <w:ins w:id="805" w:author="Kranich, Peter" w:date="2025-09-26T08:27:00Z" w16du:dateUtc="2025-09-26T06:27:00Z">
        <w:r w:rsidR="00BA54F7">
          <w:rPr>
            <w:i w:val="0"/>
            <w:iCs/>
          </w:rPr>
          <w:t>Heartbeat</w:t>
        </w:r>
      </w:ins>
      <w:r w:rsidR="007A0928" w:rsidRPr="00E337E1">
        <w:rPr>
          <w:i w:val="0"/>
          <w:iCs/>
        </w:rPr>
        <w:t xml:space="preserve"> </w:t>
      </w:r>
      <w:r w:rsidR="007A0928">
        <w:rPr>
          <w:i w:val="0"/>
          <w:iCs/>
        </w:rPr>
        <w:t>Consumer.</w:t>
      </w:r>
    </w:p>
    <w:p w14:paraId="2BCABFD9" w14:textId="070A6265" w:rsidR="00343A17" w:rsidRDefault="00056BC7" w:rsidP="009D0CDF">
      <w:pPr>
        <w:pStyle w:val="AuthorInstructions"/>
        <w:rPr>
          <w:i w:val="0"/>
          <w:iCs/>
        </w:rPr>
      </w:pPr>
      <w:r>
        <w:rPr>
          <w:i w:val="0"/>
          <w:iCs/>
        </w:rPr>
        <w:t xml:space="preserve">The </w:t>
      </w:r>
      <w:del w:id="806" w:author="Kranich, Peter" w:date="2025-09-26T08:27:00Z" w16du:dateUtc="2025-09-26T06:27:00Z">
        <w:r w:rsidDel="005705D2">
          <w:rPr>
            <w:i w:val="0"/>
            <w:iCs/>
          </w:rPr>
          <w:delText xml:space="preserve">PCDR </w:delText>
        </w:r>
      </w:del>
      <w:ins w:id="807" w:author="Kranich, Peter" w:date="2025-09-26T08:27:00Z" w16du:dateUtc="2025-09-26T06:27:00Z">
        <w:r w:rsidR="005705D2">
          <w:rPr>
            <w:i w:val="0"/>
            <w:iCs/>
          </w:rPr>
          <w:t xml:space="preserve">HR </w:t>
        </w:r>
      </w:ins>
      <w:r w:rsidR="002B328C">
        <w:rPr>
          <w:i w:val="0"/>
          <w:iCs/>
        </w:rPr>
        <w:t>can either be an individual device or</w:t>
      </w:r>
      <w:r w:rsidR="00D042AB">
        <w:rPr>
          <w:i w:val="0"/>
          <w:iCs/>
        </w:rPr>
        <w:t xml:space="preserve"> system, or a </w:t>
      </w:r>
      <w:r w:rsidR="00C0364F">
        <w:rPr>
          <w:i w:val="0"/>
          <w:iCs/>
        </w:rPr>
        <w:t>gateway</w:t>
      </w:r>
      <w:r w:rsidR="00156BD5">
        <w:rPr>
          <w:i w:val="0"/>
          <w:iCs/>
        </w:rPr>
        <w:t>.</w:t>
      </w:r>
    </w:p>
    <w:p w14:paraId="6D08D07C" w14:textId="00F33EA1" w:rsidR="00771FFA" w:rsidRDefault="00CD6600" w:rsidP="00771FFA">
      <w:pPr>
        <w:pStyle w:val="BodyText"/>
      </w:pPr>
      <w:r w:rsidRPr="00CD6600">
        <w:rPr>
          <w:iCs/>
        </w:rPr>
        <w:t>A gateway proxy send</w:t>
      </w:r>
      <w:r w:rsidR="002E6BC0">
        <w:rPr>
          <w:iCs/>
        </w:rPr>
        <w:t>s</w:t>
      </w:r>
      <w:r w:rsidRPr="00CD6600">
        <w:rPr>
          <w:iCs/>
        </w:rPr>
        <w:t xml:space="preserve"> heartbeat </w:t>
      </w:r>
      <w:r w:rsidR="006C3DBE">
        <w:rPr>
          <w:iCs/>
        </w:rPr>
        <w:t xml:space="preserve">messages on behalf </w:t>
      </w:r>
      <w:r w:rsidR="001C38C0">
        <w:rPr>
          <w:iCs/>
        </w:rPr>
        <w:t>of</w:t>
      </w:r>
      <w:r w:rsidR="006C3DBE">
        <w:rPr>
          <w:iCs/>
        </w:rPr>
        <w:t xml:space="preserve"> the individual devices or systems connected </w:t>
      </w:r>
      <w:r w:rsidR="00F972E5">
        <w:rPr>
          <w:iCs/>
        </w:rPr>
        <w:t>to the gateway</w:t>
      </w:r>
      <w:r w:rsidR="00771FFA">
        <w:t>.</w:t>
      </w:r>
      <w:r w:rsidR="00281197">
        <w:t xml:space="preserve"> </w:t>
      </w:r>
      <w:r w:rsidR="006F7755">
        <w:t>To</w:t>
      </w:r>
      <w:r w:rsidR="00281197">
        <w:t xml:space="preserve"> the </w:t>
      </w:r>
      <w:del w:id="808" w:author="Kranich, Peter" w:date="2025-09-26T08:28:00Z" w16du:dateUtc="2025-09-26T06:28:00Z">
        <w:r w:rsidR="00281197" w:rsidDel="00E64DF6">
          <w:delText>PCDC</w:delText>
        </w:r>
      </w:del>
      <w:ins w:id="809" w:author="Kranich, Peter" w:date="2025-09-26T08:28:00Z" w16du:dateUtc="2025-09-26T06:28:00Z">
        <w:r w:rsidR="00E64DF6">
          <w:t>HC</w:t>
        </w:r>
      </w:ins>
      <w:r w:rsidR="00281197">
        <w:t xml:space="preserve">, a gateway proxy </w:t>
      </w:r>
      <w:r w:rsidR="00CF3B5D">
        <w:t>representing</w:t>
      </w:r>
      <w:r w:rsidR="006C4CB5">
        <w:t xml:space="preserve"> an individual device or system</w:t>
      </w:r>
      <w:r w:rsidR="00CF3B5D">
        <w:t xml:space="preserve"> is transparent</w:t>
      </w:r>
      <w:r w:rsidR="006C4CB5">
        <w:t>.</w:t>
      </w:r>
    </w:p>
    <w:p w14:paraId="01D54116" w14:textId="0085ED69" w:rsidR="00BB1E5C" w:rsidRDefault="008B7984" w:rsidP="00BB1E5C">
      <w:pPr>
        <w:pStyle w:val="BodyText"/>
      </w:pPr>
      <w:r>
        <w:t xml:space="preserve">A gateway </w:t>
      </w:r>
      <w:del w:id="810" w:author="Kranich, Peter" w:date="2025-09-26T08:29:00Z" w16du:dateUtc="2025-09-26T06:29:00Z">
        <w:r w:rsidDel="009D14DC">
          <w:delText xml:space="preserve">PCDR </w:delText>
        </w:r>
      </w:del>
      <w:ins w:id="811" w:author="Kranich, Peter" w:date="2025-09-26T08:29:00Z" w16du:dateUtc="2025-09-26T06:29:00Z">
        <w:r w:rsidR="009D14DC">
          <w:t xml:space="preserve">HR </w:t>
        </w:r>
      </w:ins>
      <w:r w:rsidR="00EA1B61" w:rsidRPr="00EA1B61">
        <w:t xml:space="preserve">manages </w:t>
      </w:r>
      <w:proofErr w:type="gramStart"/>
      <w:r w:rsidR="00EA1B61" w:rsidRPr="00EA1B61">
        <w:t>the reliable</w:t>
      </w:r>
      <w:proofErr w:type="gramEnd"/>
      <w:r w:rsidR="00EA1B61" w:rsidRPr="00EA1B61">
        <w:t xml:space="preserve"> communication </w:t>
      </w:r>
      <w:proofErr w:type="gramStart"/>
      <w:r w:rsidR="00EA1B61" w:rsidRPr="00EA1B61">
        <w:t>to</w:t>
      </w:r>
      <w:proofErr w:type="gramEnd"/>
      <w:r w:rsidR="00EA1B61" w:rsidRPr="00EA1B61">
        <w:t xml:space="preserve"> its connected medical devices and only reports its own health state to the </w:t>
      </w:r>
      <w:del w:id="812" w:author="Kranich, Peter" w:date="2025-09-26T08:29:00Z" w16du:dateUtc="2025-09-26T06:29:00Z">
        <w:r w:rsidR="00EA1B61" w:rsidRPr="00EA1B61" w:rsidDel="002E4045">
          <w:delText>PCDC</w:delText>
        </w:r>
      </w:del>
      <w:ins w:id="813" w:author="Kranich, Peter" w:date="2025-09-26T08:29:00Z" w16du:dateUtc="2025-09-26T06:29:00Z">
        <w:r w:rsidR="002E4045">
          <w:t>HC</w:t>
        </w:r>
      </w:ins>
      <w:r w:rsidR="00EA1B61" w:rsidRPr="00EA1B61">
        <w:t>.</w:t>
      </w:r>
      <w:r w:rsidR="0068308E">
        <w:br/>
      </w:r>
      <w:r w:rsidR="00BB1E5C">
        <w:t>Usually, the gateway is connected to medical devices which are used for different patients in different locations. Therefore, no specific patient or location can be reported in a heartbeat message from the gateway.</w:t>
      </w:r>
    </w:p>
    <w:p w14:paraId="6C357AE7" w14:textId="7E6CA775" w:rsidR="00503AE1" w:rsidRDefault="00214132" w:rsidP="0038429E">
      <w:pPr>
        <w:pStyle w:val="Heading4"/>
        <w:numPr>
          <w:ilvl w:val="0"/>
          <w:numId w:val="0"/>
        </w:numPr>
      </w:pPr>
      <w:bookmarkStart w:id="814" w:name="_Toc345074654"/>
      <w:bookmarkStart w:id="815" w:name="_Toc209791031"/>
      <w:r>
        <w:rPr>
          <w:noProof w:val="0"/>
        </w:rPr>
        <w:t>14</w:t>
      </w:r>
      <w:r w:rsidR="00503AE1" w:rsidRPr="00D26514">
        <w:rPr>
          <w:noProof w:val="0"/>
        </w:rPr>
        <w:t xml:space="preserve">.1.1.2 </w:t>
      </w:r>
      <w:bookmarkEnd w:id="814"/>
      <w:del w:id="816" w:author="Kranich, Peter" w:date="2025-09-26T08:29:00Z" w16du:dateUtc="2025-09-26T06:29:00Z">
        <w:r w:rsidR="00CE64C1" w:rsidDel="002E4045">
          <w:delText>Point-of-Care Device</w:delText>
        </w:r>
      </w:del>
      <w:ins w:id="817" w:author="Kranich, Peter" w:date="2025-09-26T08:29:00Z" w16du:dateUtc="2025-09-26T06:29:00Z">
        <w:r w:rsidR="002E4045">
          <w:t>H</w:t>
        </w:r>
      </w:ins>
      <w:ins w:id="818" w:author="Kranich, Peter" w:date="2025-09-26T08:30:00Z" w16du:dateUtc="2025-09-26T06:30:00Z">
        <w:r w:rsidR="002E4045">
          <w:t>eartbeat</w:t>
        </w:r>
      </w:ins>
      <w:r w:rsidR="00CE64C1">
        <w:t xml:space="preserve"> Consumer</w:t>
      </w:r>
      <w:bookmarkEnd w:id="815"/>
    </w:p>
    <w:p w14:paraId="120E750F" w14:textId="519CBCEC" w:rsidR="008163D9" w:rsidRDefault="008163D9" w:rsidP="008163D9">
      <w:pPr>
        <w:pStyle w:val="AuthorInstructions"/>
        <w:rPr>
          <w:i w:val="0"/>
          <w:iCs/>
        </w:rPr>
      </w:pPr>
      <w:r>
        <w:rPr>
          <w:i w:val="0"/>
          <w:iCs/>
        </w:rPr>
        <w:t xml:space="preserve">The </w:t>
      </w:r>
      <w:del w:id="819" w:author="Kranich, Peter" w:date="2025-09-26T08:30:00Z" w16du:dateUtc="2025-09-26T06:30:00Z">
        <w:r w:rsidRPr="00E337E1" w:rsidDel="005921AE">
          <w:rPr>
            <w:i w:val="0"/>
            <w:iCs/>
          </w:rPr>
          <w:delText>Point-of-Care Device</w:delText>
        </w:r>
      </w:del>
      <w:ins w:id="820" w:author="Kranich, Peter" w:date="2025-09-26T08:30:00Z" w16du:dateUtc="2025-09-26T06:30:00Z">
        <w:r w:rsidR="005921AE">
          <w:rPr>
            <w:i w:val="0"/>
            <w:iCs/>
          </w:rPr>
          <w:t>Heartbeat</w:t>
        </w:r>
      </w:ins>
      <w:r w:rsidRPr="00E337E1">
        <w:rPr>
          <w:i w:val="0"/>
          <w:iCs/>
        </w:rPr>
        <w:t xml:space="preserve"> </w:t>
      </w:r>
      <w:ins w:id="821" w:author="Kranich, Peter" w:date="2025-09-26T08:30:00Z" w16du:dateUtc="2025-09-26T06:30:00Z">
        <w:r w:rsidR="005921AE">
          <w:rPr>
            <w:i w:val="0"/>
            <w:iCs/>
          </w:rPr>
          <w:t>C</w:t>
        </w:r>
      </w:ins>
      <w:del w:id="822" w:author="Kranich, Peter" w:date="2025-09-26T08:30:00Z" w16du:dateUtc="2025-09-26T06:30:00Z">
        <w:r w:rsidDel="005921AE">
          <w:rPr>
            <w:i w:val="0"/>
            <w:iCs/>
          </w:rPr>
          <w:delText>c</w:delText>
        </w:r>
      </w:del>
      <w:r>
        <w:rPr>
          <w:i w:val="0"/>
          <w:iCs/>
        </w:rPr>
        <w:t>onsumer represents a device or system utilizing a</w:t>
      </w:r>
      <w:r w:rsidR="00B942C9">
        <w:rPr>
          <w:i w:val="0"/>
          <w:iCs/>
        </w:rPr>
        <w:t>n</w:t>
      </w:r>
      <w:r>
        <w:rPr>
          <w:i w:val="0"/>
          <w:iCs/>
        </w:rPr>
        <w:t xml:space="preserve"> IHE </w:t>
      </w:r>
      <w:r w:rsidR="00B942C9">
        <w:rPr>
          <w:i w:val="0"/>
          <w:iCs/>
        </w:rPr>
        <w:t xml:space="preserve">DEV </w:t>
      </w:r>
      <w:r>
        <w:rPr>
          <w:i w:val="0"/>
          <w:iCs/>
        </w:rPr>
        <w:t xml:space="preserve">profile for receiving information </w:t>
      </w:r>
      <w:r w:rsidR="00B01CF6">
        <w:rPr>
          <w:i w:val="0"/>
          <w:iCs/>
        </w:rPr>
        <w:t>that</w:t>
      </w:r>
      <w:r>
        <w:rPr>
          <w:i w:val="0"/>
          <w:iCs/>
        </w:rPr>
        <w:t xml:space="preserve"> require</w:t>
      </w:r>
      <w:r w:rsidR="00B01CF6">
        <w:rPr>
          <w:i w:val="0"/>
          <w:iCs/>
        </w:rPr>
        <w:t>s</w:t>
      </w:r>
      <w:r>
        <w:rPr>
          <w:i w:val="0"/>
          <w:iCs/>
        </w:rPr>
        <w:t xml:space="preserve"> </w:t>
      </w:r>
      <w:proofErr w:type="gramStart"/>
      <w:r>
        <w:rPr>
          <w:i w:val="0"/>
          <w:iCs/>
        </w:rPr>
        <w:t>a reliable</w:t>
      </w:r>
      <w:proofErr w:type="gramEnd"/>
      <w:r>
        <w:rPr>
          <w:i w:val="0"/>
          <w:iCs/>
        </w:rPr>
        <w:t xml:space="preserve"> communication </w:t>
      </w:r>
      <w:proofErr w:type="gramStart"/>
      <w:r>
        <w:rPr>
          <w:i w:val="0"/>
          <w:iCs/>
        </w:rPr>
        <w:t>to</w:t>
      </w:r>
      <w:proofErr w:type="gramEnd"/>
      <w:r>
        <w:rPr>
          <w:i w:val="0"/>
          <w:iCs/>
        </w:rPr>
        <w:t xml:space="preserve"> the </w:t>
      </w:r>
      <w:del w:id="823" w:author="Kranich, Peter" w:date="2025-09-26T08:30:00Z" w16du:dateUtc="2025-09-26T06:30:00Z">
        <w:r w:rsidRPr="00E337E1" w:rsidDel="003F132E">
          <w:rPr>
            <w:i w:val="0"/>
            <w:iCs/>
          </w:rPr>
          <w:delText>Point-of-Care Device</w:delText>
        </w:r>
      </w:del>
      <w:ins w:id="824" w:author="Kranich, Peter" w:date="2025-09-26T08:30:00Z" w16du:dateUtc="2025-09-26T06:30:00Z">
        <w:r w:rsidR="003F132E">
          <w:rPr>
            <w:i w:val="0"/>
            <w:iCs/>
          </w:rPr>
          <w:t>Heartbeat</w:t>
        </w:r>
      </w:ins>
      <w:r w:rsidR="00C8380B">
        <w:rPr>
          <w:i w:val="0"/>
          <w:iCs/>
        </w:rPr>
        <w:t xml:space="preserve"> </w:t>
      </w:r>
      <w:ins w:id="825" w:author="Kranich, Peter" w:date="2025-09-26T08:30:00Z" w16du:dateUtc="2025-09-26T06:30:00Z">
        <w:r w:rsidR="003F132E">
          <w:rPr>
            <w:i w:val="0"/>
            <w:iCs/>
          </w:rPr>
          <w:t>R</w:t>
        </w:r>
      </w:ins>
      <w:del w:id="826" w:author="Kranich, Peter" w:date="2025-09-26T08:30:00Z" w16du:dateUtc="2025-09-26T06:30:00Z">
        <w:r w:rsidR="00C8380B" w:rsidDel="003F132E">
          <w:rPr>
            <w:i w:val="0"/>
            <w:iCs/>
          </w:rPr>
          <w:delText>r</w:delText>
        </w:r>
      </w:del>
      <w:r w:rsidR="00C8380B">
        <w:rPr>
          <w:i w:val="0"/>
          <w:iCs/>
        </w:rPr>
        <w:t>eporter</w:t>
      </w:r>
      <w:r>
        <w:rPr>
          <w:i w:val="0"/>
          <w:iCs/>
        </w:rPr>
        <w:t>.</w:t>
      </w:r>
    </w:p>
    <w:p w14:paraId="2D9EF6AA" w14:textId="54B338C7" w:rsidR="00E066FD" w:rsidRDefault="00DB6072" w:rsidP="008163D9">
      <w:pPr>
        <w:pStyle w:val="AuthorInstructions"/>
        <w:rPr>
          <w:i w:val="0"/>
          <w:iCs/>
        </w:rPr>
      </w:pPr>
      <w:r>
        <w:rPr>
          <w:i w:val="0"/>
          <w:iCs/>
        </w:rPr>
        <w:t xml:space="preserve">The </w:t>
      </w:r>
      <w:del w:id="827" w:author="Kranich, Peter" w:date="2025-09-26T08:31:00Z" w16du:dateUtc="2025-09-26T06:31:00Z">
        <w:r w:rsidR="002D31E2" w:rsidDel="003F132E">
          <w:rPr>
            <w:i w:val="0"/>
            <w:iCs/>
          </w:rPr>
          <w:delText xml:space="preserve">PCDC </w:delText>
        </w:r>
      </w:del>
      <w:ins w:id="828" w:author="Kranich, Peter" w:date="2025-09-26T08:31:00Z" w16du:dateUtc="2025-09-26T06:31:00Z">
        <w:r w:rsidR="003F132E">
          <w:rPr>
            <w:i w:val="0"/>
            <w:iCs/>
          </w:rPr>
          <w:t xml:space="preserve">HC </w:t>
        </w:r>
      </w:ins>
      <w:r w:rsidR="002D31E2">
        <w:rPr>
          <w:i w:val="0"/>
          <w:iCs/>
        </w:rPr>
        <w:t xml:space="preserve">is responsible for the </w:t>
      </w:r>
      <w:r w:rsidR="006064DB">
        <w:rPr>
          <w:i w:val="0"/>
          <w:iCs/>
        </w:rPr>
        <w:t xml:space="preserve">appropriate </w:t>
      </w:r>
      <w:r w:rsidR="001773B3">
        <w:rPr>
          <w:i w:val="0"/>
          <w:iCs/>
        </w:rPr>
        <w:t>measures when the</w:t>
      </w:r>
      <w:r w:rsidR="00735662">
        <w:rPr>
          <w:i w:val="0"/>
          <w:iCs/>
        </w:rPr>
        <w:t xml:space="preserve"> communication is not </w:t>
      </w:r>
      <w:r w:rsidR="007205CD">
        <w:rPr>
          <w:i w:val="0"/>
          <w:iCs/>
        </w:rPr>
        <w:t>monitored – and potentially not reliable – anymore.</w:t>
      </w:r>
    </w:p>
    <w:p w14:paraId="6FD24E12" w14:textId="2B580BA0" w:rsidR="00AC450D" w:rsidRDefault="00E066FD" w:rsidP="008163D9">
      <w:pPr>
        <w:pStyle w:val="AuthorInstructions"/>
        <w:rPr>
          <w:i w:val="0"/>
          <w:iCs/>
        </w:rPr>
      </w:pPr>
      <w:r>
        <w:rPr>
          <w:i w:val="0"/>
          <w:iCs/>
        </w:rPr>
        <w:t xml:space="preserve">On the other hand, the </w:t>
      </w:r>
      <w:del w:id="829" w:author="Kranich, Peter" w:date="2025-09-26T08:31:00Z" w16du:dateUtc="2025-09-26T06:31:00Z">
        <w:r w:rsidDel="00BC26F4">
          <w:rPr>
            <w:i w:val="0"/>
            <w:iCs/>
          </w:rPr>
          <w:delText xml:space="preserve">PCDC </w:delText>
        </w:r>
      </w:del>
      <w:ins w:id="830" w:author="Kranich, Peter" w:date="2025-09-26T08:31:00Z" w16du:dateUtc="2025-09-26T06:31:00Z">
        <w:r w:rsidR="00BC26F4">
          <w:rPr>
            <w:i w:val="0"/>
            <w:iCs/>
          </w:rPr>
          <w:t xml:space="preserve">HC </w:t>
        </w:r>
      </w:ins>
      <w:r w:rsidR="00A20946">
        <w:rPr>
          <w:i w:val="0"/>
          <w:iCs/>
        </w:rPr>
        <w:t xml:space="preserve">shall also indicate to the </w:t>
      </w:r>
      <w:del w:id="831" w:author="Kranich, Peter" w:date="2025-09-26T08:31:00Z" w16du:dateUtc="2025-09-26T06:31:00Z">
        <w:r w:rsidR="00A20946" w:rsidDel="00BC26F4">
          <w:rPr>
            <w:i w:val="0"/>
            <w:iCs/>
          </w:rPr>
          <w:delText xml:space="preserve">PCDR </w:delText>
        </w:r>
      </w:del>
      <w:ins w:id="832" w:author="Kranich, Peter" w:date="2025-09-26T08:31:00Z" w16du:dateUtc="2025-09-26T06:31:00Z">
        <w:r w:rsidR="00BC26F4">
          <w:rPr>
            <w:i w:val="0"/>
            <w:iCs/>
          </w:rPr>
          <w:t xml:space="preserve">HR </w:t>
        </w:r>
      </w:ins>
      <w:r w:rsidR="00A20946">
        <w:rPr>
          <w:i w:val="0"/>
          <w:iCs/>
        </w:rPr>
        <w:t xml:space="preserve">that </w:t>
      </w:r>
      <w:proofErr w:type="gramStart"/>
      <w:r w:rsidR="00A20946">
        <w:rPr>
          <w:i w:val="0"/>
          <w:iCs/>
        </w:rPr>
        <w:t>the communication</w:t>
      </w:r>
      <w:proofErr w:type="gramEnd"/>
      <w:r w:rsidR="00A20946">
        <w:rPr>
          <w:i w:val="0"/>
          <w:iCs/>
        </w:rPr>
        <w:t xml:space="preserve"> </w:t>
      </w:r>
      <w:r w:rsidR="00AB56B5">
        <w:rPr>
          <w:i w:val="0"/>
          <w:iCs/>
        </w:rPr>
        <w:t>is not reliable anymore on its si</w:t>
      </w:r>
      <w:r w:rsidR="00D0258E">
        <w:rPr>
          <w:i w:val="0"/>
          <w:iCs/>
        </w:rPr>
        <w:t xml:space="preserve">de, so that the </w:t>
      </w:r>
      <w:del w:id="833" w:author="Kranich, Peter" w:date="2025-09-26T08:31:00Z" w16du:dateUtc="2025-09-26T06:31:00Z">
        <w:r w:rsidR="00D0258E" w:rsidDel="00BC26F4">
          <w:rPr>
            <w:i w:val="0"/>
            <w:iCs/>
          </w:rPr>
          <w:delText xml:space="preserve">PCDR </w:delText>
        </w:r>
      </w:del>
      <w:ins w:id="834" w:author="Kranich, Peter" w:date="2025-09-26T08:31:00Z" w16du:dateUtc="2025-09-26T06:31:00Z">
        <w:r w:rsidR="00BC26F4">
          <w:rPr>
            <w:i w:val="0"/>
            <w:iCs/>
          </w:rPr>
          <w:t xml:space="preserve">HR </w:t>
        </w:r>
      </w:ins>
      <w:r w:rsidR="00D0258E">
        <w:rPr>
          <w:i w:val="0"/>
          <w:iCs/>
        </w:rPr>
        <w:t>can react accordingly.</w:t>
      </w:r>
      <w:r w:rsidR="007205CD">
        <w:rPr>
          <w:i w:val="0"/>
          <w:iCs/>
        </w:rPr>
        <w:t xml:space="preserve"> </w:t>
      </w:r>
    </w:p>
    <w:p w14:paraId="556A4E92" w14:textId="77777777" w:rsidR="00CE64C1" w:rsidRPr="00CE64C1" w:rsidRDefault="00CE64C1" w:rsidP="00CE64C1">
      <w:pPr>
        <w:pStyle w:val="BodyText"/>
      </w:pPr>
    </w:p>
    <w:p w14:paraId="5AB8E0E9" w14:textId="5894288C" w:rsidR="00CF283F" w:rsidRPr="00D26514" w:rsidRDefault="00214132" w:rsidP="00303E20">
      <w:pPr>
        <w:pStyle w:val="Heading2"/>
        <w:numPr>
          <w:ilvl w:val="0"/>
          <w:numId w:val="0"/>
        </w:numPr>
        <w:rPr>
          <w:noProof w:val="0"/>
        </w:rPr>
      </w:pPr>
      <w:bookmarkStart w:id="835" w:name="_Toc345074655"/>
      <w:bookmarkStart w:id="836" w:name="_Toc18414916"/>
      <w:bookmarkStart w:id="837" w:name="_Toc209791032"/>
      <w:r>
        <w:rPr>
          <w:noProof w:val="0"/>
        </w:rPr>
        <w:t>14</w:t>
      </w:r>
      <w:r w:rsidR="00CF283F" w:rsidRPr="00D26514">
        <w:rPr>
          <w:noProof w:val="0"/>
        </w:rPr>
        <w:t xml:space="preserve">.2 </w:t>
      </w:r>
      <w:r w:rsidR="00BA0EA7">
        <w:rPr>
          <w:noProof w:val="0"/>
        </w:rPr>
        <w:t>P</w:t>
      </w:r>
      <w:r w:rsidR="002B6808">
        <w:rPr>
          <w:noProof w:val="0"/>
        </w:rPr>
        <w:t>CMC</w:t>
      </w:r>
      <w:r w:rsidR="00104BE6" w:rsidRPr="00D26514">
        <w:rPr>
          <w:noProof w:val="0"/>
        </w:rPr>
        <w:t xml:space="preserve"> Actor</w:t>
      </w:r>
      <w:r w:rsidR="00CF283F" w:rsidRPr="00D26514">
        <w:rPr>
          <w:noProof w:val="0"/>
        </w:rPr>
        <w:t xml:space="preserve"> Options</w:t>
      </w:r>
      <w:bookmarkEnd w:id="835"/>
      <w:bookmarkEnd w:id="836"/>
      <w:bookmarkEnd w:id="837"/>
    </w:p>
    <w:p w14:paraId="5CE8990D" w14:textId="6C321B03" w:rsidR="007F5664" w:rsidRPr="00D26514" w:rsidRDefault="00CF283F" w:rsidP="008E0275">
      <w:pPr>
        <w:pStyle w:val="BodyText"/>
      </w:pPr>
      <w:r w:rsidRPr="00F1030E">
        <w:rPr>
          <w:bCs/>
        </w:rPr>
        <w:t>Options tha</w:t>
      </w:r>
      <w:r w:rsidRPr="005F0F62">
        <w:rPr>
          <w:bCs/>
        </w:rPr>
        <w:t>t may</w:t>
      </w:r>
      <w:r w:rsidRPr="00D26514">
        <w:t xml:space="preserve"> be selected for</w:t>
      </w:r>
      <w:r w:rsidR="00323461" w:rsidRPr="00D26514">
        <w:t xml:space="preserve"> each actor in</w:t>
      </w:r>
      <w:r w:rsidRPr="00D26514">
        <w:t xml:space="preserve"> this </w:t>
      </w:r>
      <w:r w:rsidR="00323461" w:rsidRPr="00D26514">
        <w:t>p</w:t>
      </w:r>
      <w:r w:rsidRPr="00D26514">
        <w:t>rofile</w:t>
      </w:r>
      <w:r w:rsidR="00323461" w:rsidRPr="00D26514">
        <w:t>, if any,</w:t>
      </w:r>
      <w:r w:rsidRPr="00D26514">
        <w:t xml:space="preserve"> are listed in </w:t>
      </w:r>
      <w:r w:rsidR="004C53D3" w:rsidRPr="00D26514">
        <w:t>T</w:t>
      </w:r>
      <w:r w:rsidRPr="00D26514">
        <w:t xml:space="preserve">able </w:t>
      </w:r>
      <w:r w:rsidR="00077134">
        <w:t>14</w:t>
      </w:r>
      <w:r w:rsidRPr="00D26514">
        <w:t>.2-1</w:t>
      </w:r>
      <w:r w:rsidR="00F0665F" w:rsidRPr="00D26514">
        <w:t xml:space="preserve">. </w:t>
      </w:r>
      <w:proofErr w:type="gramStart"/>
      <w:r w:rsidRPr="00D26514">
        <w:t>Dependencies</w:t>
      </w:r>
      <w:proofErr w:type="gramEnd"/>
      <w:r w:rsidRPr="00D26514">
        <w:t xml:space="preserve"> between options</w:t>
      </w:r>
      <w:r w:rsidR="00B064A3" w:rsidRPr="00D26514">
        <w:t>,</w:t>
      </w:r>
      <w:r w:rsidRPr="00D26514">
        <w:t xml:space="preserve"> when applicable</w:t>
      </w:r>
      <w:r w:rsidR="00B064A3" w:rsidRPr="00D26514">
        <w:t>,</w:t>
      </w:r>
      <w:r w:rsidRPr="00D26514">
        <w:t xml:space="preserve"> are specified in notes.</w:t>
      </w:r>
    </w:p>
    <w:p w14:paraId="0DB79531" w14:textId="0EE95CDB" w:rsidR="006514EA" w:rsidRPr="00D26514" w:rsidRDefault="007F5664" w:rsidP="00EA3BCB">
      <w:pPr>
        <w:pStyle w:val="TableTitle"/>
      </w:pPr>
      <w:r w:rsidRPr="00D26514">
        <w:t xml:space="preserve">Table </w:t>
      </w:r>
      <w:r w:rsidR="00D735BC">
        <w:t>14</w:t>
      </w:r>
      <w:r w:rsidRPr="00D26514">
        <w:t xml:space="preserve">.2-1: </w:t>
      </w:r>
      <w:r w:rsidR="002B6808">
        <w:t>PCMC</w:t>
      </w:r>
      <w:r w:rsidRPr="00D26514">
        <w:t xml:space="preserve"> – Actors and Options</w:t>
      </w:r>
    </w:p>
    <w:tbl>
      <w:tblPr>
        <w:tblStyle w:val="TableGrid"/>
        <w:tblW w:w="0" w:type="auto"/>
        <w:tblLook w:val="04A0" w:firstRow="1" w:lastRow="0" w:firstColumn="1" w:lastColumn="0" w:noHBand="0" w:noVBand="1"/>
      </w:tblPr>
      <w:tblGrid>
        <w:gridCol w:w="3110"/>
        <w:gridCol w:w="3122"/>
        <w:gridCol w:w="3118"/>
      </w:tblGrid>
      <w:tr w:rsidR="00FD49A2" w:rsidRPr="00D26514" w14:paraId="63167F40" w14:textId="77777777" w:rsidTr="002B6808">
        <w:trPr>
          <w:cantSplit/>
          <w:tblHeader/>
        </w:trPr>
        <w:tc>
          <w:tcPr>
            <w:tcW w:w="3110" w:type="dxa"/>
            <w:shd w:val="clear" w:color="auto" w:fill="D9D9D9" w:themeFill="background1" w:themeFillShade="D9"/>
          </w:tcPr>
          <w:p w14:paraId="7C6C468D" w14:textId="16E2FCE4" w:rsidR="00FD49A2" w:rsidRPr="00D26514" w:rsidRDefault="00FD49A2" w:rsidP="00EA3BCB">
            <w:pPr>
              <w:pStyle w:val="TableEntryHeader"/>
            </w:pPr>
            <w:r w:rsidRPr="00D26514">
              <w:t>Actor</w:t>
            </w:r>
          </w:p>
        </w:tc>
        <w:tc>
          <w:tcPr>
            <w:tcW w:w="3122" w:type="dxa"/>
            <w:shd w:val="clear" w:color="auto" w:fill="D9D9D9" w:themeFill="background1" w:themeFillShade="D9"/>
          </w:tcPr>
          <w:p w14:paraId="60DB9B0A" w14:textId="1A565D38" w:rsidR="00FD49A2" w:rsidRPr="00D26514" w:rsidRDefault="00FD49A2" w:rsidP="00EA3BCB">
            <w:pPr>
              <w:pStyle w:val="TableEntryHeader"/>
            </w:pPr>
            <w:r w:rsidRPr="00D26514">
              <w:t>Option Name</w:t>
            </w:r>
          </w:p>
        </w:tc>
        <w:tc>
          <w:tcPr>
            <w:tcW w:w="3118" w:type="dxa"/>
            <w:shd w:val="clear" w:color="auto" w:fill="D9D9D9" w:themeFill="background1" w:themeFillShade="D9"/>
          </w:tcPr>
          <w:p w14:paraId="63D7A65F" w14:textId="548B2985" w:rsidR="00FD49A2" w:rsidRPr="00D26514" w:rsidRDefault="00FD49A2" w:rsidP="00EA3BCB">
            <w:pPr>
              <w:pStyle w:val="TableEntryHeader"/>
            </w:pPr>
            <w:r w:rsidRPr="00D26514">
              <w:t>Reference</w:t>
            </w:r>
          </w:p>
        </w:tc>
      </w:tr>
      <w:tr w:rsidR="002B6808" w:rsidRPr="00D26514" w14:paraId="7BCA77B7" w14:textId="77777777" w:rsidTr="002B6808">
        <w:trPr>
          <w:cantSplit/>
        </w:trPr>
        <w:tc>
          <w:tcPr>
            <w:tcW w:w="3110" w:type="dxa"/>
          </w:tcPr>
          <w:p w14:paraId="711C93F0" w14:textId="4F82C264" w:rsidR="002B6808" w:rsidRPr="00D26514" w:rsidRDefault="002B6808" w:rsidP="002B6808">
            <w:pPr>
              <w:pStyle w:val="TableEntry"/>
            </w:pPr>
            <w:del w:id="838" w:author="Kranich, Peter" w:date="2025-09-26T08:32:00Z" w16du:dateUtc="2025-09-26T06:32:00Z">
              <w:r w:rsidDel="001E077D">
                <w:delText>Point-of-Care Device</w:delText>
              </w:r>
            </w:del>
            <w:ins w:id="839" w:author="Kranich, Peter" w:date="2025-09-26T08:32:00Z" w16du:dateUtc="2025-09-26T06:32:00Z">
              <w:r w:rsidR="001E077D">
                <w:t>Heartbeat</w:t>
              </w:r>
            </w:ins>
            <w:r>
              <w:t xml:space="preserve"> Reporter</w:t>
            </w:r>
          </w:p>
        </w:tc>
        <w:tc>
          <w:tcPr>
            <w:tcW w:w="3122" w:type="dxa"/>
          </w:tcPr>
          <w:p w14:paraId="70644849" w14:textId="10B4523C" w:rsidR="002B6808" w:rsidRPr="00D26514" w:rsidRDefault="002B6808" w:rsidP="002B6808">
            <w:pPr>
              <w:pStyle w:val="TableEntry"/>
            </w:pPr>
            <w:r w:rsidRPr="00D26514">
              <w:t xml:space="preserve">No options defined </w:t>
            </w:r>
          </w:p>
        </w:tc>
        <w:tc>
          <w:tcPr>
            <w:tcW w:w="3118" w:type="dxa"/>
          </w:tcPr>
          <w:p w14:paraId="5235FA26" w14:textId="17EF6C00" w:rsidR="002B6808" w:rsidRPr="00D26514" w:rsidRDefault="002B6808" w:rsidP="002B6808">
            <w:pPr>
              <w:pStyle w:val="TableEntry"/>
            </w:pPr>
            <w:r w:rsidRPr="00D26514">
              <w:t>--</w:t>
            </w:r>
          </w:p>
        </w:tc>
      </w:tr>
      <w:tr w:rsidR="002B6808" w:rsidRPr="00D26514" w14:paraId="7A89BDBE" w14:textId="77777777" w:rsidTr="002B6808">
        <w:trPr>
          <w:cantSplit/>
        </w:trPr>
        <w:tc>
          <w:tcPr>
            <w:tcW w:w="3110" w:type="dxa"/>
          </w:tcPr>
          <w:p w14:paraId="215FA79C" w14:textId="79D73928" w:rsidR="002B6808" w:rsidRPr="00D26514" w:rsidRDefault="002B6808" w:rsidP="002B6808">
            <w:pPr>
              <w:pStyle w:val="TableEntry"/>
            </w:pPr>
            <w:del w:id="840" w:author="Kranich, Peter" w:date="2025-09-26T08:32:00Z" w16du:dateUtc="2025-09-26T06:32:00Z">
              <w:r w:rsidDel="00887B8E">
                <w:delText>Point-of-Care Device</w:delText>
              </w:r>
            </w:del>
            <w:ins w:id="841" w:author="Kranich, Peter" w:date="2025-09-26T08:32:00Z" w16du:dateUtc="2025-09-26T06:32:00Z">
              <w:r w:rsidR="00887B8E">
                <w:t>Heartbeat</w:t>
              </w:r>
            </w:ins>
            <w:r>
              <w:t xml:space="preserve"> Consumer</w:t>
            </w:r>
          </w:p>
        </w:tc>
        <w:tc>
          <w:tcPr>
            <w:tcW w:w="3122" w:type="dxa"/>
          </w:tcPr>
          <w:p w14:paraId="6DADD686" w14:textId="52E4FDB6" w:rsidR="002B6808" w:rsidRPr="00D26514" w:rsidRDefault="002B6808" w:rsidP="002B6808">
            <w:pPr>
              <w:pStyle w:val="TableEntry"/>
            </w:pPr>
            <w:r w:rsidRPr="00D26514">
              <w:t xml:space="preserve">No options defined </w:t>
            </w:r>
          </w:p>
        </w:tc>
        <w:tc>
          <w:tcPr>
            <w:tcW w:w="3118" w:type="dxa"/>
          </w:tcPr>
          <w:p w14:paraId="410BBE21" w14:textId="35E6068F" w:rsidR="002B6808" w:rsidRPr="00D26514" w:rsidRDefault="002B6808" w:rsidP="002B6808">
            <w:pPr>
              <w:pStyle w:val="TableEntry"/>
            </w:pPr>
            <w:r w:rsidRPr="00D26514">
              <w:t>--</w:t>
            </w:r>
          </w:p>
        </w:tc>
      </w:tr>
    </w:tbl>
    <w:p w14:paraId="7EB23317" w14:textId="77777777" w:rsidR="007F5664" w:rsidRPr="00D26514" w:rsidRDefault="007F5664" w:rsidP="008E0275">
      <w:pPr>
        <w:pStyle w:val="BodyText"/>
      </w:pPr>
    </w:p>
    <w:p w14:paraId="1C6464FA" w14:textId="77777777" w:rsidR="007F5664" w:rsidRPr="00D26514" w:rsidRDefault="007F5664" w:rsidP="007117B8">
      <w:pPr>
        <w:pStyle w:val="BodyText"/>
      </w:pPr>
    </w:p>
    <w:p w14:paraId="25D3795F" w14:textId="60C9E6B7" w:rsidR="005F21E7" w:rsidRPr="00D26514" w:rsidRDefault="00214132" w:rsidP="00303E20">
      <w:pPr>
        <w:pStyle w:val="Heading2"/>
        <w:numPr>
          <w:ilvl w:val="0"/>
          <w:numId w:val="0"/>
        </w:numPr>
        <w:rPr>
          <w:noProof w:val="0"/>
        </w:rPr>
      </w:pPr>
      <w:bookmarkStart w:id="842" w:name="_Toc345074657"/>
      <w:bookmarkStart w:id="843" w:name="_Toc18414918"/>
      <w:bookmarkStart w:id="844" w:name="_Toc209791033"/>
      <w:bookmarkStart w:id="845" w:name="_Toc37034636"/>
      <w:bookmarkStart w:id="846" w:name="_Toc38846114"/>
      <w:bookmarkStart w:id="847" w:name="_Toc504625757"/>
      <w:bookmarkStart w:id="848" w:name="_Toc530206510"/>
      <w:bookmarkStart w:id="849" w:name="_Toc1388430"/>
      <w:bookmarkStart w:id="850" w:name="_Toc1388584"/>
      <w:bookmarkStart w:id="851" w:name="_Toc1456611"/>
      <w:r>
        <w:rPr>
          <w:noProof w:val="0"/>
        </w:rPr>
        <w:t>14</w:t>
      </w:r>
      <w:r w:rsidR="005F21E7" w:rsidRPr="00D26514">
        <w:rPr>
          <w:noProof w:val="0"/>
        </w:rPr>
        <w:t xml:space="preserve">.3 </w:t>
      </w:r>
      <w:r w:rsidR="00AC4507">
        <w:rPr>
          <w:noProof w:val="0"/>
        </w:rPr>
        <w:t>PCMC</w:t>
      </w:r>
      <w:r w:rsidR="005F21E7" w:rsidRPr="00D26514">
        <w:rPr>
          <w:noProof w:val="0"/>
        </w:rPr>
        <w:t xml:space="preserve"> </w:t>
      </w:r>
      <w:r w:rsidR="001579E7" w:rsidRPr="00D26514">
        <w:rPr>
          <w:noProof w:val="0"/>
        </w:rPr>
        <w:t xml:space="preserve">Required </w:t>
      </w:r>
      <w:r w:rsidR="00C158E0" w:rsidRPr="00D26514">
        <w:rPr>
          <w:noProof w:val="0"/>
        </w:rPr>
        <w:t>Actor</w:t>
      </w:r>
      <w:r w:rsidR="005F21E7" w:rsidRPr="00D26514">
        <w:rPr>
          <w:noProof w:val="0"/>
        </w:rPr>
        <w:t xml:space="preserve"> Groupings</w:t>
      </w:r>
      <w:bookmarkEnd w:id="842"/>
      <w:bookmarkEnd w:id="843"/>
      <w:bookmarkEnd w:id="844"/>
      <w:r w:rsidR="005F21E7" w:rsidRPr="00D26514">
        <w:rPr>
          <w:noProof w:val="0"/>
        </w:rPr>
        <w:t xml:space="preserve"> </w:t>
      </w:r>
    </w:p>
    <w:p w14:paraId="5F8BBE6E" w14:textId="23B6E895" w:rsidR="008A63C9" w:rsidRPr="00400DFD" w:rsidRDefault="00400DFD" w:rsidP="00400DFD">
      <w:pPr>
        <w:pStyle w:val="BodyText"/>
      </w:pPr>
      <w:r w:rsidRPr="00400DFD">
        <w:t xml:space="preserve">There is no required actor groupings specified in the Point-of-Care </w:t>
      </w:r>
      <w:r>
        <w:t xml:space="preserve">Monitored </w:t>
      </w:r>
      <w:r w:rsidR="00B31B51">
        <w:t>Communication</w:t>
      </w:r>
      <w:r w:rsidRPr="00400DFD">
        <w:t xml:space="preserve"> (PC</w:t>
      </w:r>
      <w:r w:rsidR="00B31B51">
        <w:t>MC</w:t>
      </w:r>
      <w:r w:rsidRPr="00400DFD">
        <w:t>) Profile</w:t>
      </w:r>
    </w:p>
    <w:p w14:paraId="0F157428" w14:textId="5E2A01FC" w:rsidR="00CF283F" w:rsidRPr="00D26514" w:rsidRDefault="00214132" w:rsidP="00303E20">
      <w:pPr>
        <w:pStyle w:val="Heading2"/>
        <w:numPr>
          <w:ilvl w:val="0"/>
          <w:numId w:val="0"/>
        </w:numPr>
        <w:rPr>
          <w:noProof w:val="0"/>
        </w:rPr>
      </w:pPr>
      <w:bookmarkStart w:id="852" w:name="_Toc345074658"/>
      <w:bookmarkStart w:id="853" w:name="_Toc18414919"/>
      <w:bookmarkStart w:id="854" w:name="_Toc209791034"/>
      <w:r>
        <w:rPr>
          <w:noProof w:val="0"/>
        </w:rPr>
        <w:lastRenderedPageBreak/>
        <w:t>14</w:t>
      </w:r>
      <w:r w:rsidR="00CF283F" w:rsidRPr="00D26514">
        <w:rPr>
          <w:noProof w:val="0"/>
        </w:rPr>
        <w:t>.</w:t>
      </w:r>
      <w:r w:rsidR="00AF472E" w:rsidRPr="00D26514">
        <w:rPr>
          <w:noProof w:val="0"/>
        </w:rPr>
        <w:t>4</w:t>
      </w:r>
      <w:r w:rsidR="005F21E7" w:rsidRPr="00D26514">
        <w:rPr>
          <w:noProof w:val="0"/>
        </w:rPr>
        <w:t xml:space="preserve"> </w:t>
      </w:r>
      <w:r w:rsidR="00B31B51">
        <w:rPr>
          <w:noProof w:val="0"/>
        </w:rPr>
        <w:t>PCMC</w:t>
      </w:r>
      <w:r w:rsidR="00CF283F" w:rsidRPr="00D26514">
        <w:rPr>
          <w:noProof w:val="0"/>
        </w:rPr>
        <w:t xml:space="preserve"> </w:t>
      </w:r>
      <w:bookmarkEnd w:id="845"/>
      <w:bookmarkEnd w:id="846"/>
      <w:r w:rsidR="00167DB7" w:rsidRPr="00D26514">
        <w:rPr>
          <w:noProof w:val="0"/>
        </w:rPr>
        <w:t>Overview</w:t>
      </w:r>
      <w:bookmarkEnd w:id="852"/>
      <w:bookmarkEnd w:id="853"/>
      <w:bookmarkEnd w:id="854"/>
    </w:p>
    <w:p w14:paraId="0B052710" w14:textId="4957ACF9" w:rsidR="00167DB7" w:rsidRPr="00D26514" w:rsidRDefault="00214132" w:rsidP="003D19E0">
      <w:pPr>
        <w:pStyle w:val="Heading3"/>
        <w:keepNext w:val="0"/>
        <w:numPr>
          <w:ilvl w:val="0"/>
          <w:numId w:val="0"/>
        </w:numPr>
        <w:rPr>
          <w:bCs/>
          <w:noProof w:val="0"/>
        </w:rPr>
      </w:pPr>
      <w:bookmarkStart w:id="855" w:name="_Toc345074659"/>
      <w:bookmarkStart w:id="856" w:name="_Toc18414920"/>
      <w:bookmarkStart w:id="857" w:name="_Toc209791035"/>
      <w:bookmarkStart w:id="858" w:name="OLE_LINK24"/>
      <w:r>
        <w:rPr>
          <w:bCs/>
          <w:noProof w:val="0"/>
        </w:rPr>
        <w:t>14</w:t>
      </w:r>
      <w:r w:rsidR="00104BE6" w:rsidRPr="00D26514">
        <w:rPr>
          <w:bCs/>
          <w:noProof w:val="0"/>
        </w:rPr>
        <w:t>.</w:t>
      </w:r>
      <w:r w:rsidR="00AF472E" w:rsidRPr="00D26514">
        <w:rPr>
          <w:bCs/>
          <w:noProof w:val="0"/>
        </w:rPr>
        <w:t>4</w:t>
      </w:r>
      <w:r w:rsidR="00167DB7" w:rsidRPr="00D26514">
        <w:rPr>
          <w:bCs/>
          <w:noProof w:val="0"/>
        </w:rPr>
        <w:t>.1 Concepts</w:t>
      </w:r>
      <w:bookmarkEnd w:id="855"/>
      <w:bookmarkEnd w:id="856"/>
      <w:bookmarkEnd w:id="857"/>
    </w:p>
    <w:p w14:paraId="72EC37AC" w14:textId="0A0DAD81" w:rsidR="00C85F88" w:rsidRDefault="00200EC5" w:rsidP="00C54FFA">
      <w:pPr>
        <w:pStyle w:val="BodyText"/>
      </w:pPr>
      <w:proofErr w:type="gramStart"/>
      <w:r>
        <w:t>In order to</w:t>
      </w:r>
      <w:proofErr w:type="gramEnd"/>
      <w:r>
        <w:t xml:space="preserve"> improve the reliability of </w:t>
      </w:r>
      <w:proofErr w:type="gramStart"/>
      <w:r>
        <w:t xml:space="preserve">the </w:t>
      </w:r>
      <w:r w:rsidR="00C54FFA">
        <w:t>communication</w:t>
      </w:r>
      <w:proofErr w:type="gramEnd"/>
      <w:r>
        <w:t xml:space="preserve"> between a </w:t>
      </w:r>
      <w:del w:id="859" w:author="Kranich, Peter" w:date="2025-09-26T08:35:00Z" w16du:dateUtc="2025-09-26T06:35:00Z">
        <w:r w:rsidDel="006B1B39">
          <w:delText xml:space="preserve">PCD </w:delText>
        </w:r>
      </w:del>
      <w:ins w:id="860" w:author="Kranich, Peter" w:date="2025-09-26T08:35:00Z" w16du:dateUtc="2025-09-26T06:35:00Z">
        <w:r w:rsidR="006B1B39">
          <w:t xml:space="preserve">HEARTBEAT </w:t>
        </w:r>
      </w:ins>
      <w:r>
        <w:t xml:space="preserve">REPORTER and a </w:t>
      </w:r>
      <w:del w:id="861" w:author="Kranich, Peter" w:date="2025-09-26T08:35:00Z" w16du:dateUtc="2025-09-26T06:35:00Z">
        <w:r w:rsidDel="006B1B39">
          <w:delText xml:space="preserve">PCD </w:delText>
        </w:r>
      </w:del>
      <w:ins w:id="862" w:author="Kranich, Peter" w:date="2025-09-26T08:35:00Z" w16du:dateUtc="2025-09-26T06:35:00Z">
        <w:r w:rsidR="006B1B39">
          <w:t xml:space="preserve">HEARTBEAT </w:t>
        </w:r>
      </w:ins>
      <w:r>
        <w:t xml:space="preserve">CONSUMER, the </w:t>
      </w:r>
      <w:del w:id="863" w:author="Kranich, Peter" w:date="2025-09-26T08:35:00Z" w16du:dateUtc="2025-09-26T06:35:00Z">
        <w:r w:rsidDel="006B1B39">
          <w:delText xml:space="preserve">PCD </w:delText>
        </w:r>
      </w:del>
      <w:ins w:id="864" w:author="Kranich, Peter" w:date="2025-09-26T08:35:00Z" w16du:dateUtc="2025-09-26T06:35:00Z">
        <w:r w:rsidR="006B1B39">
          <w:t xml:space="preserve">HEARTBEAT </w:t>
        </w:r>
      </w:ins>
      <w:r>
        <w:t xml:space="preserve">REPORTER needs a way to check on a regular basis whether the </w:t>
      </w:r>
      <w:del w:id="865" w:author="Kranich, Peter" w:date="2025-09-26T08:35:00Z" w16du:dateUtc="2025-09-26T06:35:00Z">
        <w:r w:rsidDel="006B1B39">
          <w:delText xml:space="preserve">PCD </w:delText>
        </w:r>
      </w:del>
      <w:ins w:id="866" w:author="Kranich, Peter" w:date="2025-09-26T08:35:00Z" w16du:dateUtc="2025-09-26T06:35:00Z">
        <w:r w:rsidR="006B1B39">
          <w:t xml:space="preserve">HEARTBEAT </w:t>
        </w:r>
      </w:ins>
      <w:r>
        <w:t xml:space="preserve">CONSUMER is still fully operational. The same is true for the </w:t>
      </w:r>
      <w:del w:id="867" w:author="Kranich, Peter" w:date="2025-09-26T08:36:00Z" w16du:dateUtc="2025-09-26T06:36:00Z">
        <w:r w:rsidDel="006B1B39">
          <w:delText xml:space="preserve">PCD </w:delText>
        </w:r>
      </w:del>
      <w:ins w:id="868" w:author="Kranich, Peter" w:date="2025-09-26T08:36:00Z" w16du:dateUtc="2025-09-26T06:36:00Z">
        <w:r w:rsidR="006B1B39">
          <w:t xml:space="preserve">HEARTBEAT </w:t>
        </w:r>
      </w:ins>
      <w:r>
        <w:t xml:space="preserve">CONSUMER which </w:t>
      </w:r>
      <w:r w:rsidR="009A6709">
        <w:t xml:space="preserve">needs to </w:t>
      </w:r>
      <w:r>
        <w:t xml:space="preserve">be able to detect whether a </w:t>
      </w:r>
      <w:del w:id="869" w:author="Kranich, Peter" w:date="2025-09-26T08:36:00Z" w16du:dateUtc="2025-09-26T06:36:00Z">
        <w:r w:rsidDel="006B1B39">
          <w:delText xml:space="preserve">PCD </w:delText>
        </w:r>
      </w:del>
      <w:ins w:id="870" w:author="Kranich, Peter" w:date="2025-09-26T08:36:00Z" w16du:dateUtc="2025-09-26T06:36:00Z">
        <w:r w:rsidR="006B1B39">
          <w:t xml:space="preserve">HEARTBEAT </w:t>
        </w:r>
      </w:ins>
      <w:r>
        <w:t>REPORTER is still able to report data – especially when the data are critical and not provided periodically.</w:t>
      </w:r>
    </w:p>
    <w:p w14:paraId="37B7D06F" w14:textId="16227616" w:rsidR="00126A38" w:rsidRPr="00D26514" w:rsidRDefault="00214132" w:rsidP="00126A38">
      <w:pPr>
        <w:pStyle w:val="Heading3"/>
        <w:keepNext w:val="0"/>
        <w:numPr>
          <w:ilvl w:val="0"/>
          <w:numId w:val="0"/>
        </w:numPr>
        <w:rPr>
          <w:bCs/>
          <w:noProof w:val="0"/>
        </w:rPr>
      </w:pPr>
      <w:bookmarkStart w:id="871" w:name="_Toc345074660"/>
      <w:bookmarkStart w:id="872" w:name="_Toc18414921"/>
      <w:bookmarkStart w:id="873" w:name="_Toc209791036"/>
      <w:bookmarkEnd w:id="858"/>
      <w:r>
        <w:rPr>
          <w:bCs/>
          <w:noProof w:val="0"/>
        </w:rPr>
        <w:t>14</w:t>
      </w:r>
      <w:r w:rsidR="00126A38" w:rsidRPr="00D26514">
        <w:rPr>
          <w:bCs/>
          <w:noProof w:val="0"/>
        </w:rPr>
        <w:t>.4.2 Use Cases</w:t>
      </w:r>
      <w:bookmarkEnd w:id="871"/>
      <w:bookmarkEnd w:id="872"/>
      <w:bookmarkEnd w:id="873"/>
    </w:p>
    <w:p w14:paraId="21C40C04" w14:textId="399BEC0D" w:rsidR="00FD6B22" w:rsidRPr="00D26514" w:rsidRDefault="00214132" w:rsidP="00126A38">
      <w:pPr>
        <w:pStyle w:val="Heading4"/>
        <w:numPr>
          <w:ilvl w:val="0"/>
          <w:numId w:val="0"/>
        </w:numPr>
        <w:ind w:left="864" w:hanging="864"/>
        <w:rPr>
          <w:noProof w:val="0"/>
        </w:rPr>
      </w:pPr>
      <w:bookmarkStart w:id="874" w:name="_Toc345074661"/>
      <w:bookmarkStart w:id="875" w:name="_Toc209791037"/>
      <w:r>
        <w:rPr>
          <w:noProof w:val="0"/>
        </w:rPr>
        <w:t>14</w:t>
      </w:r>
      <w:r w:rsidR="007773C8" w:rsidRPr="00D26514">
        <w:rPr>
          <w:noProof w:val="0"/>
        </w:rPr>
        <w:t>.</w:t>
      </w:r>
      <w:r w:rsidR="00AF472E" w:rsidRPr="00D26514">
        <w:rPr>
          <w:noProof w:val="0"/>
        </w:rPr>
        <w:t>4</w:t>
      </w:r>
      <w:r w:rsidR="007773C8" w:rsidRPr="00D26514">
        <w:rPr>
          <w:noProof w:val="0"/>
        </w:rPr>
        <w:t>.2</w:t>
      </w:r>
      <w:r w:rsidR="00126A38" w:rsidRPr="00D26514">
        <w:rPr>
          <w:noProof w:val="0"/>
        </w:rPr>
        <w:t>.1</w:t>
      </w:r>
      <w:r w:rsidR="007773C8" w:rsidRPr="00D26514">
        <w:rPr>
          <w:noProof w:val="0"/>
        </w:rPr>
        <w:t xml:space="preserve"> Use</w:t>
      </w:r>
      <w:r w:rsidR="00FD6B22" w:rsidRPr="00D26514">
        <w:rPr>
          <w:noProof w:val="0"/>
        </w:rPr>
        <w:t xml:space="preserve"> Case</w:t>
      </w:r>
      <w:r w:rsidR="002869E8" w:rsidRPr="00D26514">
        <w:rPr>
          <w:noProof w:val="0"/>
        </w:rPr>
        <w:t xml:space="preserve"> #1: </w:t>
      </w:r>
      <w:bookmarkEnd w:id="874"/>
      <w:r w:rsidR="00896857">
        <w:rPr>
          <w:noProof w:val="0"/>
        </w:rPr>
        <w:t xml:space="preserve">Reliable </w:t>
      </w:r>
      <w:r w:rsidR="003C1AE5">
        <w:rPr>
          <w:noProof w:val="0"/>
        </w:rPr>
        <w:t>Alert Distribution</w:t>
      </w:r>
      <w:bookmarkEnd w:id="875"/>
    </w:p>
    <w:p w14:paraId="6881E319" w14:textId="41A3F969" w:rsidR="00E578D0" w:rsidRDefault="002B45DF" w:rsidP="00F05C85">
      <w:pPr>
        <w:pStyle w:val="BodyText"/>
      </w:pPr>
      <w:del w:id="876" w:author="Kranich, Peter" w:date="2025-08-05T14:28:00Z" w16du:dateUtc="2025-08-05T12:28:00Z">
        <w:r w:rsidDel="006C264F">
          <w:delText>Alert</w:delText>
        </w:r>
        <w:r w:rsidR="00973549" w:rsidDel="006C264F">
          <w:delText xml:space="preserve"> event </w:delText>
        </w:r>
        <w:r w:rsidR="005F7B5B" w:rsidDel="006C264F">
          <w:delText>from a medical device need</w:delText>
        </w:r>
      </w:del>
      <w:del w:id="877" w:author="Kranich, Peter" w:date="2025-08-05T14:13:00Z" w16du:dateUtc="2025-08-05T12:13:00Z">
        <w:r w:rsidR="005F7B5B" w:rsidDel="005D43E1">
          <w:delText>s</w:delText>
        </w:r>
      </w:del>
      <w:del w:id="878" w:author="Kranich, Peter" w:date="2025-08-05T14:28:00Z" w16du:dateUtc="2025-08-05T12:28:00Z">
        <w:r w:rsidR="005F7B5B" w:rsidDel="006C264F">
          <w:delText xml:space="preserve"> to be distributed </w:delText>
        </w:r>
        <w:r w:rsidR="00E73A5A" w:rsidDel="006C264F">
          <w:delText>reliably to the caregivers</w:delText>
        </w:r>
        <w:r w:rsidR="00FB2563" w:rsidDel="006C264F">
          <w:delText>’</w:delText>
        </w:r>
        <w:r w:rsidR="00E73A5A" w:rsidDel="006C264F">
          <w:delText xml:space="preserve"> edge alert communication device</w:delText>
        </w:r>
        <w:r w:rsidR="00FB2563" w:rsidDel="006C264F">
          <w:delText>s</w:delText>
        </w:r>
        <w:r w:rsidR="00E73A5A" w:rsidDel="006C264F">
          <w:delText>.</w:delText>
        </w:r>
      </w:del>
      <w:ins w:id="879" w:author="Kranich, Peter" w:date="2025-08-05T14:27:00Z">
        <w:r w:rsidR="00E578D0" w:rsidRPr="00E578D0">
          <w:t xml:space="preserve">Reported alerts (physiologic alarms, technical alarms, </w:t>
        </w:r>
      </w:ins>
      <w:ins w:id="880" w:author="Kranich, Peter" w:date="2025-08-05T14:28:00Z" w16du:dateUtc="2025-08-05T12:28:00Z">
        <w:r w:rsidR="00542CDE">
          <w:t xml:space="preserve">and </w:t>
        </w:r>
      </w:ins>
      <w:ins w:id="881" w:author="Kranich, Peter" w:date="2025-08-05T14:27:00Z">
        <w:r w:rsidR="00E578D0" w:rsidRPr="00E578D0">
          <w:t>advisories) from an Alert Communication Management (ACM) Alert Reporter (AR) actor needs to be disseminated reliably to ACM Alert Communicator (AC) associated endpoint communication devices (various types of pagers, phones, tablets, badges, watches, computers, etc.) as actionable, for message and procedural response by doctors, clinicians, and other alert event assigned staff.</w:t>
        </w:r>
      </w:ins>
    </w:p>
    <w:p w14:paraId="2087A818" w14:textId="58FADFF8" w:rsidR="00CF283F" w:rsidRPr="00D26514" w:rsidRDefault="00214132" w:rsidP="00126A38">
      <w:pPr>
        <w:pStyle w:val="Heading5"/>
        <w:numPr>
          <w:ilvl w:val="0"/>
          <w:numId w:val="0"/>
        </w:numPr>
        <w:rPr>
          <w:noProof w:val="0"/>
        </w:rPr>
      </w:pPr>
      <w:bookmarkStart w:id="882" w:name="_Toc345074662"/>
      <w:bookmarkStart w:id="883" w:name="_Toc209791038"/>
      <w:r>
        <w:rPr>
          <w:noProof w:val="0"/>
        </w:rPr>
        <w:t>14</w:t>
      </w:r>
      <w:r w:rsidR="007773C8" w:rsidRPr="00D26514">
        <w:rPr>
          <w:noProof w:val="0"/>
        </w:rPr>
        <w:t>.</w:t>
      </w:r>
      <w:r w:rsidR="00AF472E" w:rsidRPr="00D26514">
        <w:rPr>
          <w:noProof w:val="0"/>
        </w:rPr>
        <w:t>4</w:t>
      </w:r>
      <w:r w:rsidR="007773C8" w:rsidRPr="00D26514">
        <w:rPr>
          <w:noProof w:val="0"/>
        </w:rPr>
        <w:t>.2.1</w:t>
      </w:r>
      <w:r w:rsidR="00126A38" w:rsidRPr="00D26514">
        <w:rPr>
          <w:noProof w:val="0"/>
        </w:rPr>
        <w:t>.1</w:t>
      </w:r>
      <w:r w:rsidR="007773C8" w:rsidRPr="00D26514">
        <w:rPr>
          <w:noProof w:val="0"/>
        </w:rPr>
        <w:t xml:space="preserve"> </w:t>
      </w:r>
      <w:r w:rsidR="00873386">
        <w:rPr>
          <w:noProof w:val="0"/>
        </w:rPr>
        <w:t>Reliable Alert Distribution</w:t>
      </w:r>
      <w:r w:rsidR="002869E8" w:rsidRPr="00D26514">
        <w:rPr>
          <w:bCs/>
          <w:noProof w:val="0"/>
        </w:rPr>
        <w:t xml:space="preserve"> </w:t>
      </w:r>
      <w:r w:rsidR="005F21E7" w:rsidRPr="00D26514">
        <w:rPr>
          <w:noProof w:val="0"/>
        </w:rPr>
        <w:t>Use Case</w:t>
      </w:r>
      <w:r w:rsidR="002869E8" w:rsidRPr="00D26514">
        <w:rPr>
          <w:noProof w:val="0"/>
        </w:rPr>
        <w:t xml:space="preserve"> Description</w:t>
      </w:r>
      <w:bookmarkEnd w:id="882"/>
      <w:bookmarkEnd w:id="883"/>
    </w:p>
    <w:p w14:paraId="538FE48F" w14:textId="7680B2AF" w:rsidR="00873386" w:rsidRDefault="0019125E" w:rsidP="00873386">
      <w:pPr>
        <w:pStyle w:val="BodyText"/>
      </w:pPr>
      <w:bookmarkStart w:id="884" w:name="_Toc345074663"/>
      <w:proofErr w:type="gramStart"/>
      <w:r>
        <w:t>This use</w:t>
      </w:r>
      <w:proofErr w:type="gramEnd"/>
      <w:r>
        <w:t xml:space="preserve"> case</w:t>
      </w:r>
      <w:r w:rsidR="00873386">
        <w:t xml:space="preserve"> </w:t>
      </w:r>
      <w:r w:rsidR="00996C9F">
        <w:t>describes</w:t>
      </w:r>
      <w:r w:rsidR="00873386">
        <w:t xml:space="preserve"> the reliable ability to disseminate alert events as defined in the IHE </w:t>
      </w:r>
      <w:ins w:id="885" w:author="Kranich, Peter" w:date="2025-08-05T14:14:00Z" w16du:dateUtc="2025-08-05T12:14:00Z">
        <w:r w:rsidR="00C0144F">
          <w:t>Alert Communication Management (</w:t>
        </w:r>
      </w:ins>
      <w:r w:rsidR="00873386">
        <w:t>ACM</w:t>
      </w:r>
      <w:ins w:id="886" w:author="Kranich, Peter" w:date="2025-08-05T14:14:00Z" w16du:dateUtc="2025-08-05T12:14:00Z">
        <w:r w:rsidR="00C0144F">
          <w:t>)</w:t>
        </w:r>
      </w:ins>
      <w:r w:rsidR="00873386">
        <w:t xml:space="preserve"> profile. The </w:t>
      </w:r>
      <w:ins w:id="887" w:author="Kranich, Peter" w:date="2025-08-05T14:15:00Z" w16du:dateUtc="2025-08-05T12:15:00Z">
        <w:r w:rsidR="00A93DAB">
          <w:t xml:space="preserve">ACM </w:t>
        </w:r>
      </w:ins>
      <w:r w:rsidR="00873386">
        <w:t xml:space="preserve">ALERT REPORTER (AR) needs to be able to check on a regular basis whether the </w:t>
      </w:r>
      <w:ins w:id="888" w:author="Kranich, Peter" w:date="2025-08-05T14:15:00Z" w16du:dateUtc="2025-08-05T12:15:00Z">
        <w:r w:rsidR="005F0DD8">
          <w:t xml:space="preserve">ACM </w:t>
        </w:r>
      </w:ins>
      <w:r w:rsidR="00873386">
        <w:t xml:space="preserve">ALERT MANAGER (AM) is still fully operational, even when there are currently no active alert events. In the </w:t>
      </w:r>
      <w:proofErr w:type="gramStart"/>
      <w:r w:rsidR="00873386">
        <w:t>case</w:t>
      </w:r>
      <w:proofErr w:type="gramEnd"/>
      <w:r w:rsidR="00873386">
        <w:t xml:space="preserve"> of a problem, the </w:t>
      </w:r>
      <w:ins w:id="889" w:author="Kranich, Peter" w:date="2025-08-05T14:15:00Z" w16du:dateUtc="2025-08-05T12:15:00Z">
        <w:r w:rsidR="005F0DD8">
          <w:t xml:space="preserve">ACM </w:t>
        </w:r>
      </w:ins>
      <w:r w:rsidR="00873386">
        <w:t xml:space="preserve">AR may notify the caregiver operating the medical device (alert source) that the </w:t>
      </w:r>
      <w:ins w:id="890" w:author="Kranich, Peter" w:date="2025-08-05T14:16:00Z" w16du:dateUtc="2025-08-05T12:16:00Z">
        <w:r w:rsidR="005F0DD8">
          <w:t xml:space="preserve">ACM </w:t>
        </w:r>
      </w:ins>
      <w:r w:rsidR="00873386">
        <w:t>AM is currently not responding to alert events (e. g. an INOP at the display of the device).</w:t>
      </w:r>
    </w:p>
    <w:p w14:paraId="524013D8" w14:textId="53175C80" w:rsidR="00873386" w:rsidRDefault="00873386" w:rsidP="00873386">
      <w:pPr>
        <w:pStyle w:val="BodyText"/>
      </w:pPr>
      <w:r>
        <w:t xml:space="preserve">The same is true for the </w:t>
      </w:r>
      <w:ins w:id="891" w:author="Kranich, Peter" w:date="2025-08-05T14:16:00Z" w16du:dateUtc="2025-08-05T12:16:00Z">
        <w:r w:rsidR="005F0DD8">
          <w:t xml:space="preserve">ACM </w:t>
        </w:r>
      </w:ins>
      <w:r>
        <w:t>AM</w:t>
      </w:r>
      <w:r w:rsidR="001C38C0">
        <w:t>,</w:t>
      </w:r>
      <w:r>
        <w:t xml:space="preserve"> which needs to be able to detect whether an </w:t>
      </w:r>
      <w:ins w:id="892" w:author="Kranich, Peter" w:date="2025-08-05T14:16:00Z" w16du:dateUtc="2025-08-05T12:16:00Z">
        <w:r w:rsidR="005F0DD8">
          <w:t xml:space="preserve">ACM </w:t>
        </w:r>
      </w:ins>
      <w:r>
        <w:t xml:space="preserve">AR is still able to report active alert events, even when there are currently no active alert events. The </w:t>
      </w:r>
      <w:ins w:id="893" w:author="Kranich, Peter" w:date="2025-08-05T14:16:00Z" w16du:dateUtc="2025-08-05T12:16:00Z">
        <w:r w:rsidR="005F0DD8">
          <w:t xml:space="preserve">ACM </w:t>
        </w:r>
      </w:ins>
      <w:r>
        <w:t xml:space="preserve">AM may notify the responsible caregiver through its corresponding </w:t>
      </w:r>
      <w:ins w:id="894" w:author="Kranich, Peter" w:date="2025-08-05T14:16:00Z" w16du:dateUtc="2025-08-05T12:16:00Z">
        <w:r w:rsidR="005F0DD8">
          <w:t xml:space="preserve">ACM </w:t>
        </w:r>
      </w:ins>
      <w:r>
        <w:t xml:space="preserve">ALERT COMMUNICATIOR (AC) about the problem with a certain </w:t>
      </w:r>
      <w:ins w:id="895" w:author="Kranich, Peter" w:date="2025-08-05T14:16:00Z" w16du:dateUtc="2025-08-05T12:16:00Z">
        <w:r w:rsidR="005F0DD8">
          <w:t xml:space="preserve">ACM </w:t>
        </w:r>
      </w:ins>
      <w:r>
        <w:t xml:space="preserve">AR, and that alert events from the </w:t>
      </w:r>
      <w:ins w:id="896" w:author="Kranich, Peter" w:date="2025-08-05T14:16:00Z" w16du:dateUtc="2025-08-05T12:16:00Z">
        <w:r w:rsidR="005F0DD8">
          <w:t xml:space="preserve">ACM </w:t>
        </w:r>
      </w:ins>
      <w:r>
        <w:t xml:space="preserve">AR are currently not provided to the </w:t>
      </w:r>
      <w:ins w:id="897" w:author="Kranich, Peter" w:date="2025-08-05T14:16:00Z" w16du:dateUtc="2025-08-05T12:16:00Z">
        <w:r w:rsidR="005F0DD8">
          <w:t xml:space="preserve">ACM </w:t>
        </w:r>
      </w:ins>
      <w:r>
        <w:t>AM.</w:t>
      </w:r>
    </w:p>
    <w:p w14:paraId="64CFF3F7" w14:textId="7ECA2D67" w:rsidR="005F21E7" w:rsidRPr="00D26514" w:rsidRDefault="00214132" w:rsidP="00126A38">
      <w:pPr>
        <w:pStyle w:val="Heading5"/>
        <w:numPr>
          <w:ilvl w:val="0"/>
          <w:numId w:val="0"/>
        </w:numPr>
        <w:rPr>
          <w:noProof w:val="0"/>
        </w:rPr>
      </w:pPr>
      <w:bookmarkStart w:id="898" w:name="_Toc209791039"/>
      <w:r>
        <w:rPr>
          <w:noProof w:val="0"/>
        </w:rPr>
        <w:t>14</w:t>
      </w:r>
      <w:r w:rsidR="00104BE6" w:rsidRPr="00D26514">
        <w:rPr>
          <w:noProof w:val="0"/>
        </w:rPr>
        <w:t>.</w:t>
      </w:r>
      <w:r w:rsidR="00AF472E" w:rsidRPr="00D26514">
        <w:rPr>
          <w:noProof w:val="0"/>
        </w:rPr>
        <w:t>4</w:t>
      </w:r>
      <w:r w:rsidR="005F21E7" w:rsidRPr="00D26514">
        <w:rPr>
          <w:noProof w:val="0"/>
        </w:rPr>
        <w:t>.</w:t>
      </w:r>
      <w:r w:rsidR="00412649" w:rsidRPr="00D26514">
        <w:rPr>
          <w:noProof w:val="0"/>
        </w:rPr>
        <w:t>2</w:t>
      </w:r>
      <w:r w:rsidR="00FD6B22" w:rsidRPr="00D26514">
        <w:rPr>
          <w:noProof w:val="0"/>
        </w:rPr>
        <w:t>.</w:t>
      </w:r>
      <w:r w:rsidR="00126A38" w:rsidRPr="00D26514">
        <w:rPr>
          <w:noProof w:val="0"/>
        </w:rPr>
        <w:t>1.</w:t>
      </w:r>
      <w:r w:rsidR="005F21E7" w:rsidRPr="00D26514">
        <w:rPr>
          <w:noProof w:val="0"/>
        </w:rPr>
        <w:t xml:space="preserve">2 </w:t>
      </w:r>
      <w:r w:rsidR="006705A1">
        <w:rPr>
          <w:noProof w:val="0"/>
        </w:rPr>
        <w:t>Reliable Alert Distribution</w:t>
      </w:r>
      <w:r w:rsidR="002869E8" w:rsidRPr="00D26514">
        <w:rPr>
          <w:noProof w:val="0"/>
        </w:rPr>
        <w:t xml:space="preserve"> </w:t>
      </w:r>
      <w:r w:rsidR="005F21E7" w:rsidRPr="00D26514">
        <w:rPr>
          <w:noProof w:val="0"/>
        </w:rPr>
        <w:t>Process Flow</w:t>
      </w:r>
      <w:bookmarkEnd w:id="884"/>
      <w:bookmarkEnd w:id="898"/>
    </w:p>
    <w:p w14:paraId="3B7282AE" w14:textId="15A8057C" w:rsidR="00222CF4" w:rsidRDefault="00390629" w:rsidP="00390629">
      <w:pPr>
        <w:pStyle w:val="BodyText"/>
      </w:pPr>
      <w:r>
        <w:t xml:space="preserve">The </w:t>
      </w:r>
      <w:ins w:id="899" w:author="Kranich, Peter" w:date="2025-08-05T14:10:00Z" w16du:dateUtc="2025-08-05T12:10:00Z">
        <w:r w:rsidR="009336F5">
          <w:t xml:space="preserve">ACM </w:t>
        </w:r>
      </w:ins>
      <w:r w:rsidR="00CA3C06">
        <w:t>AR</w:t>
      </w:r>
      <w:r>
        <w:t xml:space="preserve"> </w:t>
      </w:r>
      <w:ins w:id="900" w:author="Kranich, Peter" w:date="2025-08-05T14:10:00Z" w16du:dateUtc="2025-08-05T12:10:00Z">
        <w:r w:rsidR="006352D1">
          <w:t>acting as a P</w:t>
        </w:r>
      </w:ins>
      <w:ins w:id="901" w:author="Kranich, Peter" w:date="2025-08-05T14:11:00Z" w16du:dateUtc="2025-08-05T12:11:00Z">
        <w:r w:rsidR="006352D1">
          <w:t xml:space="preserve">CMC </w:t>
        </w:r>
      </w:ins>
      <w:ins w:id="902" w:author="Kranich, Peter" w:date="2025-09-26T08:48:00Z" w16du:dateUtc="2025-09-26T06:48:00Z">
        <w:r w:rsidR="00AE3CAD">
          <w:t>HEARTBEAT</w:t>
        </w:r>
      </w:ins>
      <w:ins w:id="903" w:author="Kranich, Peter" w:date="2025-08-05T14:11:00Z" w16du:dateUtc="2025-08-05T12:11:00Z">
        <w:r w:rsidR="006352D1">
          <w:t xml:space="preserve"> REPORTER </w:t>
        </w:r>
      </w:ins>
      <w:r>
        <w:t>sends</w:t>
      </w:r>
      <w:r w:rsidR="00674EB9">
        <w:t xml:space="preserve"> heartbeat messages</w:t>
      </w:r>
      <w:r w:rsidR="005F3FB5" w:rsidRPr="00D26514">
        <w:t xml:space="preserve"> </w:t>
      </w:r>
      <w:r w:rsidR="00674EB9">
        <w:t>on a regular basis</w:t>
      </w:r>
      <w:r w:rsidR="00794636">
        <w:t xml:space="preserve">. The </w:t>
      </w:r>
      <w:r w:rsidR="00717CDD">
        <w:t xml:space="preserve">periodicity of the heartbeat messages is defined by the </w:t>
      </w:r>
      <w:ins w:id="904" w:author="Kranich, Peter" w:date="2025-08-05T14:11:00Z" w16du:dateUtc="2025-08-05T12:11:00Z">
        <w:r w:rsidR="00CD7B28">
          <w:t xml:space="preserve">ACM </w:t>
        </w:r>
      </w:ins>
      <w:r w:rsidR="00CA3C06">
        <w:t>AR</w:t>
      </w:r>
      <w:r w:rsidR="00717CDD">
        <w:t xml:space="preserve"> </w:t>
      </w:r>
      <w:r w:rsidR="00E35882">
        <w:t xml:space="preserve">and </w:t>
      </w:r>
      <w:r w:rsidR="00F36A5E">
        <w:t xml:space="preserve">provided in each heartbeat message </w:t>
      </w:r>
      <w:r w:rsidR="00CD6596">
        <w:t xml:space="preserve">to the </w:t>
      </w:r>
      <w:ins w:id="905" w:author="Kranich, Peter" w:date="2025-08-05T14:11:00Z" w16du:dateUtc="2025-08-05T12:11:00Z">
        <w:r w:rsidR="00CD7B28">
          <w:t xml:space="preserve">ACM </w:t>
        </w:r>
      </w:ins>
      <w:r w:rsidR="00CA3C06">
        <w:t>AM</w:t>
      </w:r>
      <w:ins w:id="906" w:author="Kranich, Peter" w:date="2025-08-05T14:11:00Z" w16du:dateUtc="2025-08-05T12:11:00Z">
        <w:r w:rsidR="00CD7B28">
          <w:t xml:space="preserve"> acting as a PCMC</w:t>
        </w:r>
      </w:ins>
      <w:ins w:id="907" w:author="Kranich, Peter" w:date="2025-08-05T14:12:00Z" w16du:dateUtc="2025-08-05T12:12:00Z">
        <w:r w:rsidR="00CD7B28">
          <w:t xml:space="preserve"> </w:t>
        </w:r>
      </w:ins>
      <w:ins w:id="908" w:author="Kranich, Peter" w:date="2025-09-26T08:49:00Z" w16du:dateUtc="2025-09-26T06:49:00Z">
        <w:r w:rsidR="004B7A89">
          <w:t>HEARTBEAT</w:t>
        </w:r>
      </w:ins>
      <w:ins w:id="909" w:author="Kranich, Peter" w:date="2025-08-05T14:12:00Z" w16du:dateUtc="2025-08-05T12:12:00Z">
        <w:r w:rsidR="00CD7B28">
          <w:t xml:space="preserve"> CONSUMER</w:t>
        </w:r>
      </w:ins>
      <w:r w:rsidR="00CD6596">
        <w:t xml:space="preserve">. The </w:t>
      </w:r>
      <w:ins w:id="910" w:author="Kranich, Peter" w:date="2025-08-05T14:12:00Z" w16du:dateUtc="2025-08-05T12:12:00Z">
        <w:r w:rsidR="00CB033D">
          <w:t xml:space="preserve">ACM </w:t>
        </w:r>
      </w:ins>
      <w:r w:rsidR="00CA3C06">
        <w:t>AM</w:t>
      </w:r>
      <w:r w:rsidR="00CD6596">
        <w:t xml:space="preserve"> </w:t>
      </w:r>
      <w:proofErr w:type="gramStart"/>
      <w:r w:rsidR="00CD6596">
        <w:t>has to</w:t>
      </w:r>
      <w:proofErr w:type="gramEnd"/>
      <w:r w:rsidR="00CD6596">
        <w:t xml:space="preserve"> acknowledge the </w:t>
      </w:r>
      <w:r w:rsidR="0090450E">
        <w:t xml:space="preserve">heartbeat message within the defined time interval – otherwise, the </w:t>
      </w:r>
      <w:ins w:id="911" w:author="Kranich, Peter" w:date="2025-08-05T14:12:00Z" w16du:dateUtc="2025-08-05T12:12:00Z">
        <w:r w:rsidR="00CB033D">
          <w:t xml:space="preserve">ACM </w:t>
        </w:r>
      </w:ins>
      <w:r w:rsidR="00CA3C06">
        <w:t>AR</w:t>
      </w:r>
      <w:r w:rsidR="0090450E">
        <w:t xml:space="preserve"> would </w:t>
      </w:r>
      <w:r w:rsidR="00FB5FCA">
        <w:t xml:space="preserve">interpret this as a </w:t>
      </w:r>
      <w:r w:rsidR="00726A1A">
        <w:t xml:space="preserve">failure on the </w:t>
      </w:r>
      <w:ins w:id="912" w:author="Kranich, Peter" w:date="2025-08-05T14:12:00Z" w16du:dateUtc="2025-08-05T12:12:00Z">
        <w:r w:rsidR="00CB033D">
          <w:t xml:space="preserve">ACM </w:t>
        </w:r>
      </w:ins>
      <w:r w:rsidR="00CA3C06">
        <w:t>AM</w:t>
      </w:r>
      <w:r w:rsidR="00726A1A">
        <w:t xml:space="preserve"> side.</w:t>
      </w:r>
    </w:p>
    <w:p w14:paraId="43D3661F" w14:textId="5751D0BB" w:rsidR="00726A1A" w:rsidRDefault="002D2282" w:rsidP="00390629">
      <w:pPr>
        <w:pStyle w:val="BodyText"/>
      </w:pPr>
      <w:r>
        <w:t xml:space="preserve">Vice versa, when the </w:t>
      </w:r>
      <w:ins w:id="913" w:author="Kranich, Peter" w:date="2025-08-05T14:12:00Z" w16du:dateUtc="2025-08-05T12:12:00Z">
        <w:r w:rsidR="00CB033D">
          <w:t xml:space="preserve">ACM </w:t>
        </w:r>
      </w:ins>
      <w:r w:rsidR="00CA3C06">
        <w:t>AR</w:t>
      </w:r>
      <w:r>
        <w:t xml:space="preserve"> stops sending heartbeat messages without </w:t>
      </w:r>
      <w:r w:rsidR="00A77C03">
        <w:t xml:space="preserve">intentionally ending the communication, the </w:t>
      </w:r>
      <w:ins w:id="914" w:author="Kranich, Peter" w:date="2025-08-05T14:12:00Z" w16du:dateUtc="2025-08-05T12:12:00Z">
        <w:r w:rsidR="00CB033D">
          <w:t xml:space="preserve">ACM </w:t>
        </w:r>
      </w:ins>
      <w:r w:rsidR="00CA3C06">
        <w:t>AM</w:t>
      </w:r>
      <w:r w:rsidR="00BA57CB">
        <w:t xml:space="preserve"> would interpret this as a failure </w:t>
      </w:r>
      <w:r w:rsidR="00B120FB">
        <w:t xml:space="preserve">on the </w:t>
      </w:r>
      <w:ins w:id="915" w:author="Kranich, Peter" w:date="2025-08-05T14:12:00Z" w16du:dateUtc="2025-08-05T12:12:00Z">
        <w:r w:rsidR="00CB033D">
          <w:t xml:space="preserve">ACM </w:t>
        </w:r>
      </w:ins>
      <w:r w:rsidR="00CA3C06">
        <w:t>AR</w:t>
      </w:r>
      <w:r w:rsidR="00B120FB">
        <w:t xml:space="preserve"> side.</w:t>
      </w:r>
    </w:p>
    <w:p w14:paraId="6D9BFFAD" w14:textId="755096D3" w:rsidR="00B120FB" w:rsidRPr="00D26514" w:rsidRDefault="00B120FB" w:rsidP="00390629">
      <w:pPr>
        <w:pStyle w:val="BodyText"/>
      </w:pPr>
      <w:r>
        <w:lastRenderedPageBreak/>
        <w:t xml:space="preserve">Both the </w:t>
      </w:r>
      <w:ins w:id="916" w:author="Kranich, Peter" w:date="2025-08-05T14:12:00Z" w16du:dateUtc="2025-08-05T12:12:00Z">
        <w:r w:rsidR="004979F9">
          <w:t>ACM</w:t>
        </w:r>
      </w:ins>
      <w:ins w:id="917" w:author="Kranich, Peter" w:date="2025-08-05T14:13:00Z" w16du:dateUtc="2025-08-05T12:13:00Z">
        <w:r w:rsidR="004979F9">
          <w:t xml:space="preserve"> </w:t>
        </w:r>
      </w:ins>
      <w:r w:rsidR="00CA3C06">
        <w:t>AR</w:t>
      </w:r>
      <w:r>
        <w:t xml:space="preserve"> and the </w:t>
      </w:r>
      <w:ins w:id="918" w:author="Kranich, Peter" w:date="2025-08-05T14:13:00Z" w16du:dateUtc="2025-08-05T12:13:00Z">
        <w:r w:rsidR="004979F9">
          <w:t xml:space="preserve">ACM </w:t>
        </w:r>
      </w:ins>
      <w:r w:rsidR="00CA3C06">
        <w:t>AM</w:t>
      </w:r>
      <w:r>
        <w:t xml:space="preserve"> </w:t>
      </w:r>
      <w:r w:rsidR="004E531A">
        <w:t xml:space="preserve">can gracefully end </w:t>
      </w:r>
      <w:proofErr w:type="gramStart"/>
      <w:r w:rsidR="004E531A">
        <w:t>the Monitored</w:t>
      </w:r>
      <w:proofErr w:type="gramEnd"/>
      <w:r w:rsidR="004E531A">
        <w:t xml:space="preserve"> Communication.</w:t>
      </w:r>
    </w:p>
    <w:p w14:paraId="46AFA5A7" w14:textId="77777777" w:rsidR="00FC799F" w:rsidRPr="00D26514" w:rsidRDefault="00FC799F" w:rsidP="00597DB2">
      <w:pPr>
        <w:pStyle w:val="AuthorInstructions"/>
      </w:pPr>
    </w:p>
    <w:p w14:paraId="010E0935" w14:textId="1142BE02" w:rsidR="00FC799F" w:rsidRPr="00D26514" w:rsidRDefault="007E2EBB" w:rsidP="00597DB2">
      <w:pPr>
        <w:pStyle w:val="AuthorInstructions"/>
      </w:pPr>
      <w:r w:rsidRPr="00D26514">
        <w:rPr>
          <w:noProof/>
        </w:rPr>
        <mc:AlternateContent>
          <mc:Choice Requires="wps">
            <w:drawing>
              <wp:anchor distT="0" distB="0" distL="114300" distR="114300" simplePos="0" relativeHeight="251658752" behindDoc="0" locked="0" layoutInCell="1" allowOverlap="1" wp14:anchorId="1BC7F241" wp14:editId="31626F4B">
                <wp:simplePos x="0" y="0"/>
                <wp:positionH relativeFrom="column">
                  <wp:posOffset>1106326</wp:posOffset>
                </wp:positionH>
                <wp:positionV relativeFrom="paragraph">
                  <wp:posOffset>690038</wp:posOffset>
                </wp:positionV>
                <wp:extent cx="2611175" cy="276860"/>
                <wp:effectExtent l="0" t="0" r="0" b="0"/>
                <wp:wrapNone/>
                <wp:docPr id="56" name="TextBox 55"/>
                <wp:cNvGraphicFramePr/>
                <a:graphic xmlns:a="http://schemas.openxmlformats.org/drawingml/2006/main">
                  <a:graphicData uri="http://schemas.microsoft.com/office/word/2010/wordprocessingShape">
                    <wps:wsp>
                      <wps:cNvSpPr txBox="1"/>
                      <wps:spPr>
                        <a:xfrm>
                          <a:off x="0" y="0"/>
                          <a:ext cx="2611175" cy="276860"/>
                        </a:xfrm>
                        <a:prstGeom prst="rect">
                          <a:avLst/>
                        </a:prstGeom>
                        <a:noFill/>
                      </wps:spPr>
                      <wps:txbx>
                        <w:txbxContent>
                          <w:p w14:paraId="228A75EE" w14:textId="77B1A818" w:rsidR="00A67137" w:rsidRDefault="007E2EBB" w:rsidP="00C66F96">
                            <w:pPr>
                              <w:pStyle w:val="NormalWeb"/>
                              <w:spacing w:before="0"/>
                            </w:pPr>
                            <w:ins w:id="919" w:author="Druckenmueller, Marc" w:date="2025-11-26T14:35:00Z" w16du:dateUtc="2025-11-26T13:35:00Z">
                              <w:r w:rsidRPr="007E2EBB">
                                <w:rPr>
                                  <w:rFonts w:asciiTheme="minorHAnsi" w:hAnsi="Calibri" w:cstheme="minorBidi"/>
                                  <w:color w:val="000000" w:themeColor="text1"/>
                                  <w:kern w:val="24"/>
                                </w:rPr>
                                <w:t>Request Heartbeat Response</w:t>
                              </w:r>
                            </w:ins>
                            <w:ins w:id="920" w:author="Kranich, Peter" w:date="2025-10-02T11:00:00Z" w16du:dateUtc="2025-10-02T09:00:00Z">
                              <w:del w:id="921" w:author="Druckenmueller, Marc" w:date="2025-11-26T14:35:00Z" w16du:dateUtc="2025-11-26T13:35:00Z">
                                <w:r w:rsidR="00885B79" w:rsidDel="007E2EBB">
                                  <w:rPr>
                                    <w:rFonts w:asciiTheme="minorHAnsi" w:hAnsi="Calibri" w:cstheme="minorBidi"/>
                                    <w:color w:val="000000" w:themeColor="text1"/>
                                    <w:kern w:val="24"/>
                                  </w:rPr>
                                  <w:delText>Heartbeat</w:delText>
                                </w:r>
                              </w:del>
                            </w:ins>
                            <w:ins w:id="922" w:author="Kranich, Peter" w:date="2025-10-02T11:01:00Z" w16du:dateUtc="2025-10-02T09:01:00Z">
                              <w:del w:id="923" w:author="Druckenmueller, Marc" w:date="2025-11-26T14:35:00Z" w16du:dateUtc="2025-11-26T13:35:00Z">
                                <w:r w:rsidR="002E1F92" w:rsidDel="007E2EBB">
                                  <w:rPr>
                                    <w:rFonts w:asciiTheme="minorHAnsi" w:hAnsi="Calibri" w:cstheme="minorBidi"/>
                                    <w:color w:val="000000" w:themeColor="text1"/>
                                    <w:kern w:val="24"/>
                                  </w:rPr>
                                  <w:delText xml:space="preserve"> Response Request</w:delText>
                                </w:r>
                              </w:del>
                            </w:ins>
                            <w:del w:id="924" w:author="Kranich, Peter" w:date="2025-10-02T11:00:00Z" w16du:dateUtc="2025-10-02T09:00:00Z">
                              <w:r w:rsidR="00263383" w:rsidDel="00885B79">
                                <w:rPr>
                                  <w:rFonts w:asciiTheme="minorHAnsi" w:hAnsi="Calibri" w:cstheme="minorBidi"/>
                                  <w:color w:val="000000" w:themeColor="text1"/>
                                  <w:kern w:val="24"/>
                                </w:rPr>
                                <w:delText>Send Heartbeat Message</w:delText>
                              </w:r>
                            </w:del>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wps:txbx>
                      <wps:bodyPr wrap="square" rtlCol="0">
                        <a:spAutoFit/>
                      </wps:bodyPr>
                    </wps:wsp>
                  </a:graphicData>
                </a:graphic>
                <wp14:sizeRelH relativeFrom="margin">
                  <wp14:pctWidth>0</wp14:pctWidth>
                </wp14:sizeRelH>
              </wp:anchor>
            </w:drawing>
          </mc:Choice>
          <mc:Fallback>
            <w:pict>
              <v:shape w14:anchorId="1BC7F241" id="TextBox 55" o:spid="_x0000_s1034" type="#_x0000_t202" style="position:absolute;margin-left:87.1pt;margin-top:54.35pt;width:205.6pt;height:21.8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" filled="f" stroked="f">
                <v:textbox style="mso-fit-shape-to-text:t">
                  <w:txbxContent>
                    <w:p w14:paraId="228A75EE" w14:textId="77B1A818" w:rsidR="00A67137" w:rsidRDefault="007E2EBB" w:rsidP="00C66F96">
                      <w:pPr>
                        <w:pStyle w:val="NormalWeb"/>
                        <w:spacing w:before="0"/>
                      </w:pPr>
                      <w:ins w:id="925" w:author="Druckenmueller, Marc" w:date="2025-11-26T14:35:00Z" w16du:dateUtc="2025-11-26T13:35:00Z">
                        <w:r w:rsidRPr="007E2EBB">
                          <w:rPr>
                            <w:rFonts w:asciiTheme="minorHAnsi" w:hAnsi="Calibri" w:cstheme="minorBidi"/>
                            <w:color w:val="000000" w:themeColor="text1"/>
                            <w:kern w:val="24"/>
                          </w:rPr>
                          <w:t>Request Heartbeat Response</w:t>
                        </w:r>
                      </w:ins>
                      <w:ins w:id="926" w:author="Kranich, Peter" w:date="2025-10-02T11:00:00Z" w16du:dateUtc="2025-10-02T09:00:00Z">
                        <w:del w:id="927" w:author="Druckenmueller, Marc" w:date="2025-11-26T14:35:00Z" w16du:dateUtc="2025-11-26T13:35:00Z">
                          <w:r w:rsidR="00885B79" w:rsidDel="007E2EBB">
                            <w:rPr>
                              <w:rFonts w:asciiTheme="minorHAnsi" w:hAnsi="Calibri" w:cstheme="minorBidi"/>
                              <w:color w:val="000000" w:themeColor="text1"/>
                              <w:kern w:val="24"/>
                            </w:rPr>
                            <w:delText>Heartbeat</w:delText>
                          </w:r>
                        </w:del>
                      </w:ins>
                      <w:ins w:id="928" w:author="Kranich, Peter" w:date="2025-10-02T11:01:00Z" w16du:dateUtc="2025-10-02T09:01:00Z">
                        <w:del w:id="929" w:author="Druckenmueller, Marc" w:date="2025-11-26T14:35:00Z" w16du:dateUtc="2025-11-26T13:35:00Z">
                          <w:r w:rsidR="002E1F92" w:rsidDel="007E2EBB">
                            <w:rPr>
                              <w:rFonts w:asciiTheme="minorHAnsi" w:hAnsi="Calibri" w:cstheme="minorBidi"/>
                              <w:color w:val="000000" w:themeColor="text1"/>
                              <w:kern w:val="24"/>
                            </w:rPr>
                            <w:delText xml:space="preserve"> Response Request</w:delText>
                          </w:r>
                        </w:del>
                      </w:ins>
                      <w:del w:id="930" w:author="Kranich, Peter" w:date="2025-10-02T11:00:00Z" w16du:dateUtc="2025-10-02T09:00:00Z">
                        <w:r w:rsidR="00263383" w:rsidDel="00885B79">
                          <w:rPr>
                            <w:rFonts w:asciiTheme="minorHAnsi" w:hAnsi="Calibri" w:cstheme="minorBidi"/>
                            <w:color w:val="000000" w:themeColor="text1"/>
                            <w:kern w:val="24"/>
                          </w:rPr>
                          <w:delText>Send Heartbeat Message</w:delText>
                        </w:r>
                      </w:del>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v:textbox>
              </v:shape>
            </w:pict>
          </mc:Fallback>
        </mc:AlternateContent>
      </w:r>
      <w:r w:rsidR="00D40B3F" w:rsidRPr="00D26514">
        <w:rPr>
          <w:noProof/>
        </w:rPr>
        <mc:AlternateContent>
          <mc:Choice Requires="wps">
            <w:drawing>
              <wp:anchor distT="0" distB="0" distL="114300" distR="114300" simplePos="0" relativeHeight="251660800" behindDoc="0" locked="0" layoutInCell="1" allowOverlap="1" wp14:anchorId="33AA7E75" wp14:editId="57565AAB">
                <wp:simplePos x="0" y="0"/>
                <wp:positionH relativeFrom="column">
                  <wp:posOffset>1114425</wp:posOffset>
                </wp:positionH>
                <wp:positionV relativeFrom="paragraph">
                  <wp:posOffset>2289810</wp:posOffset>
                </wp:positionV>
                <wp:extent cx="2835824" cy="276860"/>
                <wp:effectExtent l="0" t="0" r="0" b="0"/>
                <wp:wrapNone/>
                <wp:docPr id="77770755" name="TextBox 55"/>
                <wp:cNvGraphicFramePr/>
                <a:graphic xmlns:a="http://schemas.openxmlformats.org/drawingml/2006/main">
                  <a:graphicData uri="http://schemas.microsoft.com/office/word/2010/wordprocessingShape">
                    <wps:wsp>
                      <wps:cNvSpPr txBox="1"/>
                      <wps:spPr>
                        <a:xfrm>
                          <a:off x="0" y="0"/>
                          <a:ext cx="2835824" cy="276860"/>
                        </a:xfrm>
                        <a:prstGeom prst="rect">
                          <a:avLst/>
                        </a:prstGeom>
                        <a:noFill/>
                      </wps:spPr>
                      <wps:txbx>
                        <w:txbxContent>
                          <w:p w14:paraId="7CE9AA6C" w14:textId="66936D38" w:rsidR="00D40B3F" w:rsidRDefault="00D40B3F" w:rsidP="00D40B3F">
                            <w:pPr>
                              <w:pStyle w:val="NormalWeb"/>
                              <w:spacing w:before="0"/>
                            </w:pPr>
                            <w:del w:id="931" w:author="Kranich, Peter" w:date="2025-10-02T11:01:00Z" w16du:dateUtc="2025-10-02T09:01:00Z">
                              <w:r w:rsidDel="002E1F92">
                                <w:rPr>
                                  <w:rFonts w:asciiTheme="minorHAnsi" w:hAnsi="Calibri" w:cstheme="minorBidi"/>
                                  <w:color w:val="000000" w:themeColor="text1"/>
                                  <w:kern w:val="24"/>
                                </w:rPr>
                                <w:delText>Send Heartbeat Message</w:delText>
                              </w:r>
                            </w:del>
                            <w:ins w:id="932" w:author="Druckenmueller, Marc" w:date="2025-11-26T14:34:00Z" w16du:dateUtc="2025-11-26T13:34:00Z">
                              <w:r w:rsidR="007E2EBB" w:rsidRPr="007E2EBB">
                                <w:rPr>
                                  <w:rFonts w:asciiTheme="minorHAnsi" w:hAnsi="Calibri" w:cstheme="minorBidi"/>
                                  <w:color w:val="000000" w:themeColor="text1"/>
                                  <w:kern w:val="24"/>
                                </w:rPr>
                                <w:t>Request Heartbeat Response</w:t>
                              </w:r>
                            </w:ins>
                            <w:ins w:id="933" w:author="Kranich, Peter" w:date="2025-10-02T11:01:00Z" w16du:dateUtc="2025-10-02T09:01:00Z">
                              <w:del w:id="934" w:author="Druckenmueller, Marc" w:date="2025-11-26T14:34:00Z" w16du:dateUtc="2025-11-26T13:34:00Z">
                                <w:r w:rsidR="002E1F92" w:rsidDel="007E2EBB">
                                  <w:rPr>
                                    <w:rFonts w:asciiTheme="minorHAnsi" w:hAnsi="Calibri" w:cstheme="minorBidi"/>
                                    <w:color w:val="000000" w:themeColor="text1"/>
                                    <w:kern w:val="24"/>
                                  </w:rPr>
                                  <w:delText>Heartbeat Response Request</w:delText>
                                </w:r>
                              </w:del>
                            </w:ins>
                            <w:r>
                              <w:rPr>
                                <w:rFonts w:asciiTheme="minorHAnsi" w:hAnsi="Calibri" w:cstheme="minorBidi"/>
                                <w:color w:val="000000" w:themeColor="text1"/>
                                <w:kern w:val="24"/>
                              </w:rPr>
                              <w:t xml:space="preserve"> [DEV-53]</w:t>
                            </w:r>
                          </w:p>
                        </w:txbxContent>
                      </wps:txbx>
                      <wps:bodyPr wrap="square" rtlCol="0">
                        <a:spAutoFit/>
                      </wps:bodyPr>
                    </wps:wsp>
                  </a:graphicData>
                </a:graphic>
                <wp14:sizeRelH relativeFrom="margin">
                  <wp14:pctWidth>0</wp14:pctWidth>
                </wp14:sizeRelH>
              </wp:anchor>
            </w:drawing>
          </mc:Choice>
          <mc:Fallback>
            <w:pict>
              <v:shape w14:anchorId="33AA7E75" id="_x0000_s1035" type="#_x0000_t202" style="position:absolute;margin-left:87.75pt;margin-top:180.3pt;width:223.3pt;height:21.8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" filled="f" stroked="f">
                <v:textbox style="mso-fit-shape-to-text:t">
                  <w:txbxContent>
                    <w:p w14:paraId="7CE9AA6C" w14:textId="66936D38" w:rsidR="00D40B3F" w:rsidRDefault="00D40B3F" w:rsidP="00D40B3F">
                      <w:pPr>
                        <w:pStyle w:val="NormalWeb"/>
                        <w:spacing w:before="0"/>
                      </w:pPr>
                      <w:del w:id="935" w:author="Kranich, Peter" w:date="2025-10-02T11:01:00Z" w16du:dateUtc="2025-10-02T09:01:00Z">
                        <w:r w:rsidDel="002E1F92">
                          <w:rPr>
                            <w:rFonts w:asciiTheme="minorHAnsi" w:hAnsi="Calibri" w:cstheme="minorBidi"/>
                            <w:color w:val="000000" w:themeColor="text1"/>
                            <w:kern w:val="24"/>
                          </w:rPr>
                          <w:delText>Send Heartbeat Message</w:delText>
                        </w:r>
                      </w:del>
                      <w:ins w:id="936" w:author="Druckenmueller, Marc" w:date="2025-11-26T14:34:00Z" w16du:dateUtc="2025-11-26T13:34:00Z">
                        <w:r w:rsidR="007E2EBB" w:rsidRPr="007E2EBB">
                          <w:rPr>
                            <w:rFonts w:asciiTheme="minorHAnsi" w:hAnsi="Calibri" w:cstheme="minorBidi"/>
                            <w:color w:val="000000" w:themeColor="text1"/>
                            <w:kern w:val="24"/>
                          </w:rPr>
                          <w:t>Request Heartbeat Response</w:t>
                        </w:r>
                      </w:ins>
                      <w:ins w:id="937" w:author="Kranich, Peter" w:date="2025-10-02T11:01:00Z" w16du:dateUtc="2025-10-02T09:01:00Z">
                        <w:del w:id="938" w:author="Druckenmueller, Marc" w:date="2025-11-26T14:34:00Z" w16du:dateUtc="2025-11-26T13:34:00Z">
                          <w:r w:rsidR="002E1F92" w:rsidDel="007E2EBB">
                            <w:rPr>
                              <w:rFonts w:asciiTheme="minorHAnsi" w:hAnsi="Calibri" w:cstheme="minorBidi"/>
                              <w:color w:val="000000" w:themeColor="text1"/>
                              <w:kern w:val="24"/>
                            </w:rPr>
                            <w:delText>Heartbeat Response Request</w:delText>
                          </w:r>
                        </w:del>
                      </w:ins>
                      <w:r>
                        <w:rPr>
                          <w:rFonts w:asciiTheme="minorHAnsi" w:hAnsi="Calibri" w:cstheme="minorBidi"/>
                          <w:color w:val="000000" w:themeColor="text1"/>
                          <w:kern w:val="24"/>
                        </w:rPr>
                        <w:t xml:space="preserve"> [DEV-53]</w:t>
                      </w:r>
                    </w:p>
                  </w:txbxContent>
                </v:textbox>
              </v:shape>
            </w:pict>
          </mc:Fallback>
        </mc:AlternateContent>
      </w:r>
      <w:r w:rsidR="00FC799F" w:rsidRPr="00D26514">
        <w:rPr>
          <w:noProof/>
        </w:rPr>
        <mc:AlternateContent>
          <mc:Choice Requires="wpc">
            <w:drawing>
              <wp:inline distT="0" distB="0" distL="0" distR="0" wp14:anchorId="738B392E" wp14:editId="319CB220">
                <wp:extent cx="5775960" cy="387667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9" name="Flowchart: Process 89"/>
                        <wps:cNvSpPr/>
                        <wps:spPr>
                          <a:xfrm>
                            <a:off x="173340" y="34222"/>
                            <a:ext cx="1687699" cy="421097"/>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8A2C2B" w14:textId="3D0F5843" w:rsidR="00A67137" w:rsidRDefault="004979F9" w:rsidP="00FC799F">
                              <w:pPr>
                                <w:pStyle w:val="NormalWeb"/>
                                <w:spacing w:before="0"/>
                                <w:jc w:val="center"/>
                              </w:pPr>
                              <w:ins w:id="939" w:author="Kranich, Peter" w:date="2025-08-05T14:13:00Z" w16du:dateUtc="2025-08-05T12:13:00Z">
                                <w:r>
                                  <w:rPr>
                                    <w:rFonts w:asciiTheme="minorHAnsi" w:hAnsi="Calibri" w:cstheme="minorBidi"/>
                                    <w:color w:val="000000" w:themeColor="text1"/>
                                    <w:kern w:val="24"/>
                                  </w:rPr>
                                  <w:t xml:space="preserve">ACM </w:t>
                                </w:r>
                              </w:ins>
                              <w:r w:rsidR="00FB3AF0">
                                <w:rPr>
                                  <w:rFonts w:asciiTheme="minorHAnsi" w:hAnsi="Calibri" w:cstheme="minorBidi"/>
                                  <w:color w:val="000000" w:themeColor="text1"/>
                                  <w:kern w:val="24"/>
                                </w:rPr>
                                <w:t>Alert Reporter</w:t>
                              </w:r>
                            </w:p>
                          </w:txbxContent>
                        </wps:txbx>
                        <wps:bodyPr lIns="88043" tIns="44021" rIns="88043" bIns="44021" rtlCol="0" anchor="ctr"/>
                      </wps:wsp>
                      <wps:wsp>
                        <wps:cNvPr id="90" name="Flowchart: Process 90"/>
                        <wps:cNvSpPr/>
                        <wps:spPr>
                          <a:xfrm>
                            <a:off x="3307070" y="9526"/>
                            <a:ext cx="1702375" cy="421097"/>
                          </a:xfrm>
                          <a:prstGeom prst="flowChartProcess">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34F08C" w14:textId="278EC51B" w:rsidR="00A67137" w:rsidRDefault="004979F9" w:rsidP="00FC799F">
                              <w:pPr>
                                <w:pStyle w:val="NormalWeb"/>
                                <w:spacing w:before="0"/>
                                <w:jc w:val="center"/>
                              </w:pPr>
                              <w:ins w:id="940" w:author="Kranich, Peter" w:date="2025-08-05T14:13:00Z" w16du:dateUtc="2025-08-05T12:13:00Z">
                                <w:r>
                                  <w:rPr>
                                    <w:rFonts w:asciiTheme="minorHAnsi" w:hAnsi="Calibri" w:cstheme="minorBidi"/>
                                    <w:color w:val="000000" w:themeColor="text1"/>
                                    <w:kern w:val="24"/>
                                  </w:rPr>
                                  <w:t xml:space="preserve">ACM </w:t>
                                </w:r>
                              </w:ins>
                              <w:r w:rsidR="005D25AA">
                                <w:rPr>
                                  <w:rFonts w:asciiTheme="minorHAnsi" w:hAnsi="Calibri" w:cstheme="minorBidi"/>
                                  <w:color w:val="000000" w:themeColor="text1"/>
                                  <w:kern w:val="24"/>
                                </w:rPr>
                                <w:t>Alert Manager</w:t>
                              </w:r>
                            </w:p>
                          </w:txbxContent>
                        </wps:txbx>
                        <wps:bodyPr lIns="88043" tIns="44021" rIns="88043" bIns="44021" rtlCol="0" anchor="ctr"/>
                      </wps:wsp>
                      <wps:wsp>
                        <wps:cNvPr id="100" name="Straight Connector 100"/>
                        <wps:cNvCnPr/>
                        <wps:spPr>
                          <a:xfrm>
                            <a:off x="965819" y="400537"/>
                            <a:ext cx="0" cy="320943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2" name="Rectangle 102"/>
                        <wps:cNvSpPr/>
                        <wps:spPr>
                          <a:xfrm>
                            <a:off x="819069" y="558402"/>
                            <a:ext cx="293513" cy="121324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4" name="Rectangle 104"/>
                        <wps:cNvSpPr/>
                        <wps:spPr>
                          <a:xfrm>
                            <a:off x="819069" y="2183665"/>
                            <a:ext cx="293513" cy="10738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9" name="Straight Connector 109"/>
                        <wps:cNvCnPr/>
                        <wps:spPr>
                          <a:xfrm>
                            <a:off x="4252952" y="345034"/>
                            <a:ext cx="11266" cy="329194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10" name="Rectangle 110"/>
                        <wps:cNvSpPr/>
                        <wps:spPr>
                          <a:xfrm>
                            <a:off x="4130068" y="558402"/>
                            <a:ext cx="293513" cy="11888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11" name="Rectangle 111"/>
                        <wps:cNvSpPr/>
                        <wps:spPr>
                          <a:xfrm>
                            <a:off x="4125458" y="2183746"/>
                            <a:ext cx="293513" cy="108783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60" name="Straight Arrow Connector 160"/>
                        <wps:cNvCnPr/>
                        <wps:spPr>
                          <a:xfrm flipH="1">
                            <a:off x="1117260" y="1449877"/>
                            <a:ext cx="300819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 name="TextBox 74"/>
                        <wps:cNvSpPr txBox="1"/>
                        <wps:spPr>
                          <a:xfrm>
                            <a:off x="1102597" y="1142747"/>
                            <a:ext cx="3103643" cy="423659"/>
                          </a:xfrm>
                          <a:prstGeom prst="rect">
                            <a:avLst/>
                          </a:prstGeom>
                          <a:noFill/>
                        </wps:spPr>
                        <wps:txbx>
                          <w:txbxContent>
                            <w:p w14:paraId="5C85D31E" w14:textId="1606A871" w:rsidR="00A67137" w:rsidRDefault="009F58E3" w:rsidP="00C66F96">
                              <w:pPr>
                                <w:pStyle w:val="NormalWeb"/>
                                <w:spacing w:before="0"/>
                              </w:pPr>
                              <w:ins w:id="941" w:author="Kranich, Peter" w:date="2025-09-26T08:49:00Z" w16du:dateUtc="2025-09-26T06:49:00Z">
                                <w:r>
                                  <w:rPr>
                                    <w:rFonts w:asciiTheme="minorHAnsi" w:hAnsi="Calibri" w:cstheme="minorBidi"/>
                                    <w:color w:val="000000" w:themeColor="text1"/>
                                    <w:kern w:val="24"/>
                                  </w:rPr>
                                  <w:t>Re</w:t>
                                </w:r>
                              </w:ins>
                              <w:ins w:id="942" w:author="Kranich, Peter" w:date="2025-09-26T08:50:00Z" w16du:dateUtc="2025-09-26T06:50:00Z">
                                <w:r>
                                  <w:rPr>
                                    <w:rFonts w:asciiTheme="minorHAnsi" w:hAnsi="Calibri" w:cstheme="minorBidi"/>
                                    <w:color w:val="000000" w:themeColor="text1"/>
                                    <w:kern w:val="24"/>
                                  </w:rPr>
                                  <w:t xml:space="preserve">ceipt </w:t>
                                </w:r>
                              </w:ins>
                              <w:r w:rsidR="003032CC">
                                <w:rPr>
                                  <w:rFonts w:asciiTheme="minorHAnsi" w:hAnsi="Calibri" w:cstheme="minorBidi"/>
                                  <w:color w:val="000000" w:themeColor="text1"/>
                                  <w:kern w:val="24"/>
                                </w:rPr>
                                <w:t>Acknowledge</w:t>
                              </w:r>
                              <w:ins w:id="943" w:author="Kranich, Peter" w:date="2025-09-26T08:50:00Z" w16du:dateUtc="2025-09-26T06:50:00Z">
                                <w:r w:rsidR="00F83204">
                                  <w:rPr>
                                    <w:rFonts w:asciiTheme="minorHAnsi" w:hAnsi="Calibri" w:cstheme="minorBidi"/>
                                    <w:color w:val="000000" w:themeColor="text1"/>
                                    <w:kern w:val="24"/>
                                  </w:rPr>
                                  <w:t>ment</w:t>
                                </w:r>
                              </w:ins>
                              <w:r w:rsidR="00BD3151">
                                <w:rPr>
                                  <w:rFonts w:asciiTheme="minorHAnsi" w:hAnsi="Calibri" w:cstheme="minorBidi"/>
                                  <w:color w:val="000000" w:themeColor="text1"/>
                                  <w:kern w:val="24"/>
                                </w:rPr>
                                <w:t xml:space="preserve"> Heartbeat Message</w:t>
                              </w:r>
                              <w:del w:id="944" w:author="Kranich, Peter" w:date="2025-07-15T08:08:00Z" w16du:dateUtc="2025-07-15T06:08:00Z">
                                <w:r w:rsidR="00BD3151" w:rsidDel="00B62C0B">
                                  <w:rPr>
                                    <w:rFonts w:asciiTheme="minorHAnsi" w:hAnsi="Calibri" w:cstheme="minorBidi"/>
                                    <w:color w:val="000000" w:themeColor="text1"/>
                                    <w:kern w:val="24"/>
                                  </w:rPr>
                                  <w:delText xml:space="preserve"> [DEV-54]</w:delText>
                                </w:r>
                              </w:del>
                            </w:p>
                          </w:txbxContent>
                        </wps:txbx>
                        <wps:bodyPr wrap="square" rtlCol="0">
                          <a:noAutofit/>
                        </wps:bodyPr>
                      </wps:wsp>
                      <wps:wsp>
                        <wps:cNvPr id="162" name="Straight Arrow Connector 162"/>
                        <wps:cNvCnPr/>
                        <wps:spPr>
                          <a:xfrm flipH="1">
                            <a:off x="1117260" y="992162"/>
                            <a:ext cx="3008198"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9" name="TextBox 79"/>
                        <wps:cNvSpPr txBox="1"/>
                        <wps:spPr>
                          <a:xfrm>
                            <a:off x="173340" y="619065"/>
                            <a:ext cx="541020" cy="277495"/>
                          </a:xfrm>
                          <a:prstGeom prst="rect">
                            <a:avLst/>
                          </a:prstGeom>
                          <a:noFill/>
                          <a:ln>
                            <a:solidFill>
                              <a:srgbClr val="000000"/>
                            </a:solidFill>
                          </a:ln>
                        </wps:spPr>
                        <wps:txbx>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wps:txbx>
                        <wps:bodyPr wrap="square" rtlCol="0">
                          <a:spAutoFit/>
                        </wps:bodyPr>
                      </wps:wsp>
                      <wps:wsp>
                        <wps:cNvPr id="1755480577" name="TextBox 79"/>
                        <wps:cNvSpPr txBox="1"/>
                        <wps:spPr>
                          <a:xfrm>
                            <a:off x="1923074" y="246623"/>
                            <a:ext cx="1468120" cy="353695"/>
                          </a:xfrm>
                          <a:prstGeom prst="rect">
                            <a:avLst/>
                          </a:prstGeom>
                          <a:noFill/>
                          <a:ln>
                            <a:noFill/>
                          </a:ln>
                        </wps:spPr>
                        <wps:txbx>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wps:txbx>
                        <wps:bodyPr wrap="square" rtlCol="0">
                          <a:spAutoFit/>
                        </wps:bodyPr>
                      </wps:wsp>
                      <wps:wsp>
                        <wps:cNvPr id="2134988077" name="Straight Arrow Connector 2134988077"/>
                        <wps:cNvCnPr/>
                        <wps:spPr>
                          <a:xfrm flipH="1">
                            <a:off x="1109005" y="3008925"/>
                            <a:ext cx="3016453" cy="11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2344939" name="TextBox 74"/>
                        <wps:cNvSpPr txBox="1"/>
                        <wps:spPr>
                          <a:xfrm>
                            <a:off x="1118783" y="2637443"/>
                            <a:ext cx="3134360" cy="353695"/>
                          </a:xfrm>
                          <a:prstGeom prst="rect">
                            <a:avLst/>
                          </a:prstGeom>
                          <a:noFill/>
                        </wps:spPr>
                        <wps:txbx>
                          <w:txbxContent>
                            <w:p w14:paraId="727D6D9A" w14:textId="2A827CE0" w:rsidR="00D40B3F" w:rsidRDefault="00F83204" w:rsidP="00D40B3F">
                              <w:pPr>
                                <w:rPr>
                                  <w:rFonts w:ascii="Calibri" w:hAnsi="Calibri"/>
                                  <w:color w:val="000000"/>
                                  <w:kern w:val="24"/>
                                  <w:szCs w:val="24"/>
                                </w:rPr>
                              </w:pPr>
                              <w:ins w:id="945" w:author="Kranich, Peter" w:date="2025-09-26T08:52:00Z" w16du:dateUtc="2025-09-26T06:52:00Z">
                                <w:r>
                                  <w:rPr>
                                    <w:rFonts w:ascii="Calibri" w:hAnsi="Calibri"/>
                                    <w:color w:val="000000"/>
                                    <w:kern w:val="24"/>
                                  </w:rPr>
                                  <w:t xml:space="preserve">Receipt </w:t>
                                </w:r>
                              </w:ins>
                              <w:r w:rsidR="00D40B3F">
                                <w:rPr>
                                  <w:rFonts w:ascii="Calibri" w:hAnsi="Calibri"/>
                                  <w:color w:val="000000"/>
                                  <w:kern w:val="24"/>
                                </w:rPr>
                                <w:t>Acknowledge</w:t>
                              </w:r>
                              <w:ins w:id="946" w:author="Kranich, Peter" w:date="2025-09-26T08:52:00Z" w16du:dateUtc="2025-09-26T06:52:00Z">
                                <w:r>
                                  <w:rPr>
                                    <w:rFonts w:ascii="Calibri" w:hAnsi="Calibri"/>
                                    <w:color w:val="000000"/>
                                    <w:kern w:val="24"/>
                                  </w:rPr>
                                  <w:t>ment</w:t>
                                </w:r>
                              </w:ins>
                              <w:r w:rsidR="00D40B3F">
                                <w:rPr>
                                  <w:rFonts w:ascii="Calibri" w:hAnsi="Calibri"/>
                                  <w:color w:val="000000"/>
                                  <w:kern w:val="24"/>
                                </w:rPr>
                                <w:t xml:space="preserve"> Heartbeat Message</w:t>
                              </w:r>
                              <w:del w:id="947" w:author="Kranich, Peter" w:date="2025-07-15T08:08:00Z" w16du:dateUtc="2025-07-15T06:08:00Z">
                                <w:r w:rsidR="00D40B3F" w:rsidDel="00B62C0B">
                                  <w:rPr>
                                    <w:rFonts w:ascii="Calibri" w:hAnsi="Calibri"/>
                                    <w:color w:val="000000"/>
                                    <w:kern w:val="24"/>
                                  </w:rPr>
                                  <w:delText xml:space="preserve"> [DEV-54]</w:delText>
                                </w:r>
                              </w:del>
                            </w:p>
                          </w:txbxContent>
                        </wps:txbx>
                        <wps:bodyPr wrap="square" rtlCol="0">
                          <a:spAutoFit/>
                        </wps:bodyPr>
                      </wps:wsp>
                      <wps:wsp>
                        <wps:cNvPr id="1285225396" name="Straight Arrow Connector 1285225396"/>
                        <wps:cNvCnPr/>
                        <wps:spPr>
                          <a:xfrm flipH="1">
                            <a:off x="1109005" y="2563155"/>
                            <a:ext cx="3016453"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52314288" name="TextBox 79"/>
                        <wps:cNvSpPr txBox="1"/>
                        <wps:spPr>
                          <a:xfrm>
                            <a:off x="1137835" y="1818300"/>
                            <a:ext cx="2882645" cy="353695"/>
                          </a:xfrm>
                          <a:prstGeom prst="rect">
                            <a:avLst/>
                          </a:prstGeom>
                          <a:noFill/>
                          <a:ln>
                            <a:noFill/>
                          </a:ln>
                        </wps:spPr>
                        <wps:txbx>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wps:txbx>
                        <wps:bodyPr wrap="square" rtlCol="0">
                          <a:spAutoFit/>
                        </wps:bodyPr>
                      </wps:wsp>
                      <wps:wsp>
                        <wps:cNvPr id="1885570840" name="Rectangle 1885570840"/>
                        <wps:cNvSpPr/>
                        <wps:spPr>
                          <a:xfrm>
                            <a:off x="161925" y="619079"/>
                            <a:ext cx="4831494" cy="10477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38B392E" id="Canvas 52" o:spid="_x0000_s1036" editas="canvas" style="width:454.8pt;height:305.25pt;mso-position-horizontal-relative:char;mso-position-vertical-relative:line" coordsize="57759,3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">
                <v:shape id="_x0000_s1037" type="#_x0000_t75" style="position:absolute;width:57759;height:38766;visibility:visible;mso-wrap-style:square">
                  <v:fill o:detectmouseclick="t"/>
                  <v:path o:connecttype="none"/>
                </v:shape>
                <v:shapetype id="_x0000_t109" coordsize="21600,21600" o:spt="109" path="m,l,21600r21600,l21600,xe">
                  <v:stroke joinstyle="miter"/>
                  <v:path gradientshapeok="t" o:connecttype="rect"/>
                </v:shapetype>
                <v:shape id="Flowchart: Process 89" o:spid="_x0000_s1038" type="#_x0000_t109" style="position:absolute;left:1733;top:342;width:16877;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" filled="f" stroked="f" strokeweight="1pt">
                  <v:textbox inset="2.44564mm,1.2228mm,2.44564mm,1.2228mm">
                    <w:txbxContent>
                      <w:p w14:paraId="698A2C2B" w14:textId="3D0F5843" w:rsidR="00A67137" w:rsidRDefault="004979F9" w:rsidP="00FC799F">
                        <w:pPr>
                          <w:pStyle w:val="NormalWeb"/>
                          <w:spacing w:before="0"/>
                          <w:jc w:val="center"/>
                        </w:pPr>
                        <w:ins w:id="948" w:author="Kranich, Peter" w:date="2025-08-05T14:13:00Z" w16du:dateUtc="2025-08-05T12:13:00Z">
                          <w:r>
                            <w:rPr>
                              <w:rFonts w:asciiTheme="minorHAnsi" w:hAnsi="Calibri" w:cstheme="minorBidi"/>
                              <w:color w:val="000000" w:themeColor="text1"/>
                              <w:kern w:val="24"/>
                            </w:rPr>
                            <w:t xml:space="preserve">ACM </w:t>
                          </w:r>
                        </w:ins>
                        <w:r w:rsidR="00FB3AF0">
                          <w:rPr>
                            <w:rFonts w:asciiTheme="minorHAnsi" w:hAnsi="Calibri" w:cstheme="minorBidi"/>
                            <w:color w:val="000000" w:themeColor="text1"/>
                            <w:kern w:val="24"/>
                          </w:rPr>
                          <w:t>Alert Reporter</w:t>
                        </w:r>
                      </w:p>
                    </w:txbxContent>
                  </v:textbox>
                </v:shape>
                <v:shape id="Flowchart: Process 90" o:spid="_x0000_s1039" type="#_x0000_t109" style="position:absolute;left:33070;top:95;width:17024;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" fillcolor="white [3212]" stroked="f" strokeweight="1pt">
                  <v:textbox inset="2.44564mm,1.2228mm,2.44564mm,1.2228mm">
                    <w:txbxContent>
                      <w:p w14:paraId="5734F08C" w14:textId="278EC51B" w:rsidR="00A67137" w:rsidRDefault="004979F9" w:rsidP="00FC799F">
                        <w:pPr>
                          <w:pStyle w:val="NormalWeb"/>
                          <w:spacing w:before="0"/>
                          <w:jc w:val="center"/>
                        </w:pPr>
                        <w:ins w:id="949" w:author="Kranich, Peter" w:date="2025-08-05T14:13:00Z" w16du:dateUtc="2025-08-05T12:13:00Z">
                          <w:r>
                            <w:rPr>
                              <w:rFonts w:asciiTheme="minorHAnsi" w:hAnsi="Calibri" w:cstheme="minorBidi"/>
                              <w:color w:val="000000" w:themeColor="text1"/>
                              <w:kern w:val="24"/>
                            </w:rPr>
                            <w:t xml:space="preserve">ACM </w:t>
                          </w:r>
                        </w:ins>
                        <w:r w:rsidR="005D25AA">
                          <w:rPr>
                            <w:rFonts w:asciiTheme="minorHAnsi" w:hAnsi="Calibri" w:cstheme="minorBidi"/>
                            <w:color w:val="000000" w:themeColor="text1"/>
                            <w:kern w:val="24"/>
                          </w:rPr>
                          <w:t>Alert Manager</w:t>
                        </w:r>
                      </w:p>
                    </w:txbxContent>
                  </v:textbox>
                </v:shape>
                <v:line id="Straight Connector 100" o:spid="_x0000_s1040" style="position:absolute;visibility:visible;mso-wrap-style:square" from="9658,4005" to="9658,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" strokecolor="black [3213]" strokeweight=".5pt">
                  <v:stroke dashstyle="dash" joinstyle="miter"/>
                </v:line>
                <v:rect id="Rectangle 102" o:spid="_x0000_s1041" style="position:absolute;left:8190;top:5584;width:2935;height:1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" fillcolor="white [3212]" strokecolor="black [3213]" strokeweight="1pt">
                  <v:textbox inset="2.44564mm,1.2228mm,2.44564mm,1.2228mm"/>
                </v:rect>
                <v:rect id="Rectangle 104" o:spid="_x0000_s1042" style="position:absolute;left:8190;top:21836;width:2935;height:10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" fillcolor="white [3212]" strokecolor="black [3213]" strokeweight="1pt">
                  <v:textbox inset="2.44564mm,1.2228mm,2.44564mm,1.2228mm"/>
                </v:rect>
                <v:line id="Straight Connector 109" o:spid="_x0000_s1043" style="position:absolute;visibility:visible;mso-wrap-style:square" from="42529,3450" to="42642,3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" strokecolor="black [3213]" strokeweight=".5pt">
                  <v:stroke dashstyle="dash" joinstyle="miter"/>
                </v:line>
                <v:rect id="Rectangle 110" o:spid="_x0000_s1044" style="position:absolute;left:41300;top:5584;width:2935;height:1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" fillcolor="white [3212]" strokecolor="black [3213]" strokeweight="1pt">
                  <v:textbox inset="2.44564mm,1.2228mm,2.44564mm,1.2228mm"/>
                </v:rect>
                <v:rect id="Rectangle 111" o:spid="_x0000_s1045" style="position:absolute;left:41254;top:21837;width:2935;height:10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" fillcolor="white [3212]" strokecolor="black [3213]" strokeweight="1pt">
                  <v:textbox inset="2.44564mm,1.2228mm,2.44564mm,1.2228mm"/>
                </v:rect>
                <v:shapetype id="_x0000_t32" coordsize="21600,21600" o:spt="32" o:oned="t" path="m,l21600,21600e" filled="f">
                  <v:path arrowok="t" fillok="f" o:connecttype="none"/>
                  <o:lock v:ext="edit" shapetype="t"/>
                </v:shapetype>
                <v:shape id="Straight Arrow Connector 160" o:spid="_x0000_s1046" type="#_x0000_t32" style="position:absolute;left:11172;top:14498;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" strokecolor="black [3213]" strokeweight=".5pt">
                  <v:stroke endarrow="block" joinstyle="miter"/>
                </v:shape>
                <v:shape id="TextBox 74" o:spid="_x0000_s1047" type="#_x0000_t202" style="position:absolute;left:11025;top:11427;width:31037;height:4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5C85D31E" w14:textId="1606A871" w:rsidR="00A67137" w:rsidRDefault="009F58E3" w:rsidP="00C66F96">
                        <w:pPr>
                          <w:pStyle w:val="NormalWeb"/>
                          <w:spacing w:before="0"/>
                        </w:pPr>
                        <w:ins w:id="950" w:author="Kranich, Peter" w:date="2025-09-26T08:49:00Z" w16du:dateUtc="2025-09-26T06:49:00Z">
                          <w:r>
                            <w:rPr>
                              <w:rFonts w:asciiTheme="minorHAnsi" w:hAnsi="Calibri" w:cstheme="minorBidi"/>
                              <w:color w:val="000000" w:themeColor="text1"/>
                              <w:kern w:val="24"/>
                            </w:rPr>
                            <w:t>Re</w:t>
                          </w:r>
                        </w:ins>
                        <w:ins w:id="951" w:author="Kranich, Peter" w:date="2025-09-26T08:50:00Z" w16du:dateUtc="2025-09-26T06:50:00Z">
                          <w:r>
                            <w:rPr>
                              <w:rFonts w:asciiTheme="minorHAnsi" w:hAnsi="Calibri" w:cstheme="minorBidi"/>
                              <w:color w:val="000000" w:themeColor="text1"/>
                              <w:kern w:val="24"/>
                            </w:rPr>
                            <w:t xml:space="preserve">ceipt </w:t>
                          </w:r>
                        </w:ins>
                        <w:r w:rsidR="003032CC">
                          <w:rPr>
                            <w:rFonts w:asciiTheme="minorHAnsi" w:hAnsi="Calibri" w:cstheme="minorBidi"/>
                            <w:color w:val="000000" w:themeColor="text1"/>
                            <w:kern w:val="24"/>
                          </w:rPr>
                          <w:t>Acknowledge</w:t>
                        </w:r>
                        <w:ins w:id="952" w:author="Kranich, Peter" w:date="2025-09-26T08:50:00Z" w16du:dateUtc="2025-09-26T06:50:00Z">
                          <w:r w:rsidR="00F83204">
                            <w:rPr>
                              <w:rFonts w:asciiTheme="minorHAnsi" w:hAnsi="Calibri" w:cstheme="minorBidi"/>
                              <w:color w:val="000000" w:themeColor="text1"/>
                              <w:kern w:val="24"/>
                            </w:rPr>
                            <w:t>ment</w:t>
                          </w:r>
                        </w:ins>
                        <w:r w:rsidR="00BD3151">
                          <w:rPr>
                            <w:rFonts w:asciiTheme="minorHAnsi" w:hAnsi="Calibri" w:cstheme="minorBidi"/>
                            <w:color w:val="000000" w:themeColor="text1"/>
                            <w:kern w:val="24"/>
                          </w:rPr>
                          <w:t xml:space="preserve"> Heartbeat Message</w:t>
                        </w:r>
                        <w:del w:id="953" w:author="Kranich, Peter" w:date="2025-07-15T08:08:00Z" w16du:dateUtc="2025-07-15T06:08:00Z">
                          <w:r w:rsidR="00BD3151" w:rsidDel="00B62C0B">
                            <w:rPr>
                              <w:rFonts w:asciiTheme="minorHAnsi" w:hAnsi="Calibri" w:cstheme="minorBidi"/>
                              <w:color w:val="000000" w:themeColor="text1"/>
                              <w:kern w:val="24"/>
                            </w:rPr>
                            <w:delText xml:space="preserve"> [DEV-54]</w:delText>
                          </w:r>
                        </w:del>
                      </w:p>
                    </w:txbxContent>
                  </v:textbox>
                </v:shape>
                <v:shape id="Straight Arrow Connector 162" o:spid="_x0000_s1048" type="#_x0000_t32" style="position:absolute;left:11172;top:9921;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" strokecolor="black [3213]" strokeweight=".5pt">
                  <v:stroke startarrow="block" joinstyle="miter"/>
                </v:shape>
                <v:shape id="TextBox 79" o:spid="_x0000_s1049" type="#_x0000_t202" style="position:absolute;left:1733;top:6190;width:541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" filled="f">
                  <v:textbox style="mso-fit-shape-to-text:t">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v:textbox>
                </v:shape>
                <v:shape id="TextBox 79" o:spid="_x0000_s1050" type="#_x0000_t202" style="position:absolute;left:19230;top:2466;width:14681;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" filled="f" stroked="f">
                  <v:textbox style="mso-fit-shape-to-text:t">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v:textbox>
                </v:shape>
                <v:shape id="Straight Arrow Connector 2134988077" o:spid="_x0000_s1051" type="#_x0000_t32" style="position:absolute;left:11090;top:30089;width:30164;height:1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" strokecolor="black [3213]" strokeweight=".5pt">
                  <v:stroke endarrow="block" joinstyle="miter"/>
                </v:shape>
                <v:shape id="TextBox 74" o:spid="_x0000_s1052" type="#_x0000_t202" style="position:absolute;left:11187;top:26374;width:31344;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" filled="f" stroked="f">
                  <v:textbox style="mso-fit-shape-to-text:t">
                    <w:txbxContent>
                      <w:p w14:paraId="727D6D9A" w14:textId="2A827CE0" w:rsidR="00D40B3F" w:rsidRDefault="00F83204" w:rsidP="00D40B3F">
                        <w:pPr>
                          <w:rPr>
                            <w:rFonts w:ascii="Calibri" w:hAnsi="Calibri"/>
                            <w:color w:val="000000"/>
                            <w:kern w:val="24"/>
                            <w:szCs w:val="24"/>
                          </w:rPr>
                        </w:pPr>
                        <w:ins w:id="954" w:author="Kranich, Peter" w:date="2025-09-26T08:52:00Z" w16du:dateUtc="2025-09-26T06:52:00Z">
                          <w:r>
                            <w:rPr>
                              <w:rFonts w:ascii="Calibri" w:hAnsi="Calibri"/>
                              <w:color w:val="000000"/>
                              <w:kern w:val="24"/>
                            </w:rPr>
                            <w:t xml:space="preserve">Receipt </w:t>
                          </w:r>
                        </w:ins>
                        <w:r w:rsidR="00D40B3F">
                          <w:rPr>
                            <w:rFonts w:ascii="Calibri" w:hAnsi="Calibri"/>
                            <w:color w:val="000000"/>
                            <w:kern w:val="24"/>
                          </w:rPr>
                          <w:t>Acknowledge</w:t>
                        </w:r>
                        <w:ins w:id="955" w:author="Kranich, Peter" w:date="2025-09-26T08:52:00Z" w16du:dateUtc="2025-09-26T06:52:00Z">
                          <w:r>
                            <w:rPr>
                              <w:rFonts w:ascii="Calibri" w:hAnsi="Calibri"/>
                              <w:color w:val="000000"/>
                              <w:kern w:val="24"/>
                            </w:rPr>
                            <w:t>ment</w:t>
                          </w:r>
                        </w:ins>
                        <w:r w:rsidR="00D40B3F">
                          <w:rPr>
                            <w:rFonts w:ascii="Calibri" w:hAnsi="Calibri"/>
                            <w:color w:val="000000"/>
                            <w:kern w:val="24"/>
                          </w:rPr>
                          <w:t xml:space="preserve"> Heartbeat Message</w:t>
                        </w:r>
                        <w:del w:id="956" w:author="Kranich, Peter" w:date="2025-07-15T08:08:00Z" w16du:dateUtc="2025-07-15T06:08:00Z">
                          <w:r w:rsidR="00D40B3F" w:rsidDel="00B62C0B">
                            <w:rPr>
                              <w:rFonts w:ascii="Calibri" w:hAnsi="Calibri"/>
                              <w:color w:val="000000"/>
                              <w:kern w:val="24"/>
                            </w:rPr>
                            <w:delText xml:space="preserve"> [DEV-54]</w:delText>
                          </w:r>
                        </w:del>
                      </w:p>
                    </w:txbxContent>
                  </v:textbox>
                </v:shape>
                <v:shape id="Straight Arrow Connector 1285225396" o:spid="_x0000_s1053" type="#_x0000_t32" style="position:absolute;left:11090;top:25631;width:30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" strokecolor="black [3213]" strokeweight=".5pt">
                  <v:stroke startarrow="block" joinstyle="miter"/>
                </v:shape>
                <v:shape id="TextBox 79" o:spid="_x0000_s1054" type="#_x0000_t202" style="position:absolute;left:11378;top:18183;width:28826;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" filled="f" stroked="f">
                  <v:textbox style="mso-fit-shape-to-text:t">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v:textbox>
                </v:shape>
                <v:rect id="Rectangle 1885570840" o:spid="_x0000_s1055" style="position:absolute;left:1619;top:6190;width:48315;height:10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" filled="f" strokecolor="black [3200]" strokeweight="1pt"/>
                <w10:anchorlock/>
              </v:group>
            </w:pict>
          </mc:Fallback>
        </mc:AlternateContent>
      </w:r>
    </w:p>
    <w:p w14:paraId="2A975858" w14:textId="2546F243" w:rsidR="00C66F96" w:rsidRPr="00D26514" w:rsidRDefault="00C66F96" w:rsidP="00C66F96">
      <w:pPr>
        <w:pStyle w:val="FigureTitle"/>
      </w:pPr>
      <w:r w:rsidRPr="00D26514">
        <w:t xml:space="preserve">Figure </w:t>
      </w:r>
      <w:r w:rsidR="007944DB">
        <w:t>14</w:t>
      </w:r>
      <w:r w:rsidRPr="00D26514">
        <w:t>.4.</w:t>
      </w:r>
      <w:proofErr w:type="gramStart"/>
      <w:r w:rsidRPr="00D26514">
        <w:t>2.2</w:t>
      </w:r>
      <w:proofErr w:type="gramEnd"/>
      <w:r w:rsidRPr="00D26514">
        <w:t xml:space="preserve">-1: Basic Process Flow in </w:t>
      </w:r>
      <w:r w:rsidR="005D25AA">
        <w:t>PCMC</w:t>
      </w:r>
      <w:r w:rsidRPr="00D26514">
        <w:t xml:space="preserve"> Profile</w:t>
      </w:r>
    </w:p>
    <w:p w14:paraId="6456C7B5" w14:textId="77777777" w:rsidR="00BF2986" w:rsidRPr="00D26514" w:rsidRDefault="00BF2986" w:rsidP="003B70A2">
      <w:pPr>
        <w:pStyle w:val="BodyText"/>
      </w:pPr>
    </w:p>
    <w:p w14:paraId="286C7C06" w14:textId="562E747F" w:rsidR="00303E20" w:rsidRPr="00D26514" w:rsidRDefault="00214132" w:rsidP="00303E20">
      <w:pPr>
        <w:pStyle w:val="Heading2"/>
        <w:numPr>
          <w:ilvl w:val="0"/>
          <w:numId w:val="0"/>
        </w:numPr>
        <w:rPr>
          <w:noProof w:val="0"/>
        </w:rPr>
      </w:pPr>
      <w:bookmarkStart w:id="957" w:name="_Toc345074664"/>
      <w:bookmarkStart w:id="958" w:name="_Toc18414922"/>
      <w:bookmarkStart w:id="959" w:name="_Toc209791040"/>
      <w:r>
        <w:rPr>
          <w:noProof w:val="0"/>
        </w:rPr>
        <w:t>14</w:t>
      </w:r>
      <w:r w:rsidR="00303E20" w:rsidRPr="00D26514">
        <w:rPr>
          <w:noProof w:val="0"/>
        </w:rPr>
        <w:t>.</w:t>
      </w:r>
      <w:r w:rsidR="00AF472E" w:rsidRPr="00D26514">
        <w:rPr>
          <w:noProof w:val="0"/>
        </w:rPr>
        <w:t>5</w:t>
      </w:r>
      <w:r w:rsidR="005F21E7" w:rsidRPr="00D26514">
        <w:rPr>
          <w:noProof w:val="0"/>
        </w:rPr>
        <w:t xml:space="preserve"> </w:t>
      </w:r>
      <w:r w:rsidR="00637212">
        <w:rPr>
          <w:noProof w:val="0"/>
        </w:rPr>
        <w:t>PCMC</w:t>
      </w:r>
      <w:r w:rsidR="00303E20" w:rsidRPr="00D26514">
        <w:rPr>
          <w:noProof w:val="0"/>
        </w:rPr>
        <w:t xml:space="preserve"> Security Considerations</w:t>
      </w:r>
      <w:bookmarkEnd w:id="957"/>
      <w:bookmarkEnd w:id="958"/>
      <w:bookmarkEnd w:id="959"/>
    </w:p>
    <w:p w14:paraId="15E4AA69" w14:textId="59B2D760" w:rsidR="00C82ED4" w:rsidRPr="00D26514" w:rsidRDefault="0056671F" w:rsidP="0056671F">
      <w:pPr>
        <w:pStyle w:val="BodyText"/>
        <w:rPr>
          <w:iCs/>
        </w:rPr>
      </w:pPr>
      <w:r w:rsidRPr="0056671F">
        <w:t xml:space="preserve">This profile itself does not impose specific requirements for authentication, encryption, </w:t>
      </w:r>
      <w:r w:rsidR="00BC4300" w:rsidRPr="0056671F">
        <w:t>or</w:t>
      </w:r>
      <w:r w:rsidR="00BC4300">
        <w:t xml:space="preserve"> </w:t>
      </w:r>
      <w:r w:rsidR="00BC4300" w:rsidRPr="0056671F">
        <w:t>auditing</w:t>
      </w:r>
      <w:r w:rsidRPr="0056671F">
        <w:t xml:space="preserve">, leaving these matters to site-specific policy or agreement based on careful risk. The IHE </w:t>
      </w:r>
      <w:r w:rsidR="00B942C9">
        <w:t>DEV</w:t>
      </w:r>
      <w:r w:rsidR="00B942C9" w:rsidRPr="0056671F">
        <w:t xml:space="preserve"> </w:t>
      </w:r>
      <w:r w:rsidRPr="0056671F">
        <w:t xml:space="preserve">Technical Framework identifies security requirements across all </w:t>
      </w:r>
      <w:r w:rsidR="00B942C9">
        <w:t>DEV</w:t>
      </w:r>
      <w:r w:rsidRPr="0056671F">
        <w:t xml:space="preserve"> profile</w:t>
      </w:r>
      <w:r>
        <w:t>s</w:t>
      </w:r>
      <w:r w:rsidR="006E5767" w:rsidRPr="00D26514">
        <w:rPr>
          <w:iCs/>
        </w:rPr>
        <w:t>.</w:t>
      </w:r>
    </w:p>
    <w:p w14:paraId="006A4CF9" w14:textId="7A7298D0" w:rsidR="00167DB7" w:rsidRPr="00D26514" w:rsidRDefault="00214132" w:rsidP="00167DB7">
      <w:pPr>
        <w:pStyle w:val="Heading2"/>
        <w:numPr>
          <w:ilvl w:val="0"/>
          <w:numId w:val="0"/>
        </w:numPr>
        <w:rPr>
          <w:noProof w:val="0"/>
        </w:rPr>
      </w:pPr>
      <w:bookmarkStart w:id="960" w:name="_Toc345074665"/>
      <w:bookmarkStart w:id="961" w:name="_Toc18414923"/>
      <w:bookmarkStart w:id="962" w:name="_Toc209791041"/>
      <w:r>
        <w:rPr>
          <w:noProof w:val="0"/>
        </w:rPr>
        <w:t>14</w:t>
      </w:r>
      <w:r w:rsidR="00167DB7" w:rsidRPr="00D26514">
        <w:rPr>
          <w:noProof w:val="0"/>
        </w:rPr>
        <w:t>.</w:t>
      </w:r>
      <w:r w:rsidR="00AF472E" w:rsidRPr="00D26514">
        <w:rPr>
          <w:noProof w:val="0"/>
        </w:rPr>
        <w:t>6</w:t>
      </w:r>
      <w:r w:rsidR="00167DB7" w:rsidRPr="00D26514">
        <w:rPr>
          <w:noProof w:val="0"/>
        </w:rPr>
        <w:t xml:space="preserve"> </w:t>
      </w:r>
      <w:r w:rsidR="001E1F95">
        <w:rPr>
          <w:noProof w:val="0"/>
        </w:rPr>
        <w:t>PCMC</w:t>
      </w:r>
      <w:r w:rsidR="00167DB7" w:rsidRPr="00D26514">
        <w:rPr>
          <w:noProof w:val="0"/>
        </w:rPr>
        <w:t xml:space="preserve"> </w:t>
      </w:r>
      <w:r w:rsidR="00ED5269" w:rsidRPr="00D26514">
        <w:rPr>
          <w:noProof w:val="0"/>
        </w:rPr>
        <w:t xml:space="preserve">Cross </w:t>
      </w:r>
      <w:r w:rsidR="00167DB7" w:rsidRPr="00D26514">
        <w:rPr>
          <w:noProof w:val="0"/>
        </w:rPr>
        <w:t xml:space="preserve">Profile </w:t>
      </w:r>
      <w:r w:rsidR="00ED5269" w:rsidRPr="00D26514">
        <w:rPr>
          <w:noProof w:val="0"/>
        </w:rPr>
        <w:t>Considerations</w:t>
      </w:r>
      <w:bookmarkEnd w:id="960"/>
      <w:bookmarkEnd w:id="961"/>
      <w:bookmarkEnd w:id="962"/>
    </w:p>
    <w:p w14:paraId="5CDFD137" w14:textId="1D1E32C4" w:rsidR="000514E1" w:rsidRPr="00D26514" w:rsidRDefault="008E27F3" w:rsidP="00EC477F">
      <w:pPr>
        <w:pStyle w:val="BodyText"/>
        <w:rPr>
          <w:i/>
        </w:rPr>
      </w:pPr>
      <w:r>
        <w:t xml:space="preserve">This profile is intended to </w:t>
      </w:r>
      <w:r w:rsidR="007E3C48">
        <w:t xml:space="preserve">supplement a variety </w:t>
      </w:r>
      <w:r w:rsidR="00D6316A">
        <w:t xml:space="preserve">of </w:t>
      </w:r>
      <w:r w:rsidR="00B942C9">
        <w:t xml:space="preserve">DEV </w:t>
      </w:r>
      <w:r w:rsidR="00D6316A">
        <w:t xml:space="preserve">profiles such as the Device Enterprise Communication (DEC) profile, Alert Communication </w:t>
      </w:r>
      <w:r w:rsidR="00B06AD3">
        <w:t>Management (ACM) profile, and others</w:t>
      </w:r>
      <w:r w:rsidR="00731378">
        <w:t xml:space="preserve">, where </w:t>
      </w:r>
      <w:proofErr w:type="gramStart"/>
      <w:r w:rsidR="00731378">
        <w:t xml:space="preserve">a </w:t>
      </w:r>
      <w:r w:rsidR="00BB2DF9">
        <w:t>reliable</w:t>
      </w:r>
      <w:proofErr w:type="gramEnd"/>
      <w:r w:rsidR="00BB2DF9">
        <w:t xml:space="preserve"> communication is required</w:t>
      </w:r>
      <w:r w:rsidR="008C57EC" w:rsidRPr="00D26514">
        <w:t>.</w:t>
      </w:r>
    </w:p>
    <w:p w14:paraId="116A1874" w14:textId="79873F06" w:rsidR="00953CFC" w:rsidRPr="00D26514" w:rsidRDefault="00953CFC" w:rsidP="0005577A">
      <w:pPr>
        <w:pStyle w:val="PartTitle"/>
        <w:rPr>
          <w:highlight w:val="yellow"/>
        </w:rPr>
      </w:pPr>
      <w:bookmarkStart w:id="963" w:name="_Toc345074666"/>
      <w:bookmarkStart w:id="964" w:name="_Toc18414924"/>
      <w:bookmarkStart w:id="965" w:name="_Toc209791042"/>
      <w:r w:rsidRPr="00D26514">
        <w:lastRenderedPageBreak/>
        <w:t>Appendices</w:t>
      </w:r>
      <w:bookmarkEnd w:id="963"/>
      <w:bookmarkEnd w:id="964"/>
      <w:r w:rsidR="00DF7DD9">
        <w:t xml:space="preserve"> to Volume 1</w:t>
      </w:r>
      <w:bookmarkEnd w:id="965"/>
      <w:r w:rsidRPr="00D26514">
        <w:rPr>
          <w:highlight w:val="yellow"/>
        </w:rPr>
        <w:t xml:space="preserve"> </w:t>
      </w:r>
    </w:p>
    <w:p w14:paraId="565FBF1C" w14:textId="38E5D2CC" w:rsidR="00953CFC" w:rsidRPr="00D26514" w:rsidRDefault="006508EC" w:rsidP="006508EC">
      <w:pPr>
        <w:pStyle w:val="BodyText"/>
      </w:pPr>
      <w:r>
        <w:t>None</w:t>
      </w:r>
    </w:p>
    <w:p w14:paraId="323378D4" w14:textId="77777777" w:rsidR="00B25B60" w:rsidRPr="00D26514" w:rsidRDefault="00B25B60" w:rsidP="00B25B60">
      <w:bookmarkStart w:id="966" w:name="_Toc336000611"/>
      <w:bookmarkStart w:id="967" w:name="_Toc345074671"/>
      <w:bookmarkEnd w:id="966"/>
    </w:p>
    <w:p w14:paraId="42AE4459" w14:textId="77777777" w:rsidR="00CF283F" w:rsidRPr="00792EE6" w:rsidRDefault="00CF283F" w:rsidP="008D7642">
      <w:pPr>
        <w:pStyle w:val="PartTitle"/>
      </w:pPr>
      <w:bookmarkStart w:id="968" w:name="_Toc18414931"/>
      <w:bookmarkStart w:id="969" w:name="_Toc209791043"/>
      <w:r w:rsidRPr="00792EE6">
        <w:lastRenderedPageBreak/>
        <w:t xml:space="preserve">Volume 2 </w:t>
      </w:r>
      <w:r w:rsidR="008D7642" w:rsidRPr="00792EE6">
        <w:t xml:space="preserve">– </w:t>
      </w:r>
      <w:r w:rsidRPr="00792EE6">
        <w:t>Transactions</w:t>
      </w:r>
      <w:bookmarkEnd w:id="967"/>
      <w:bookmarkEnd w:id="968"/>
      <w:bookmarkEnd w:id="969"/>
    </w:p>
    <w:p w14:paraId="3280D81C" w14:textId="0BF37446" w:rsidR="00303E20" w:rsidRPr="00792EE6" w:rsidRDefault="00303E20" w:rsidP="008E441F">
      <w:pPr>
        <w:pStyle w:val="EditorInstructions"/>
      </w:pPr>
      <w:bookmarkStart w:id="970" w:name="_Toc75083611"/>
      <w:r w:rsidRPr="00792EE6">
        <w:t xml:space="preserve">Add </w:t>
      </w:r>
      <w:r w:rsidR="008A63C9" w:rsidRPr="00792EE6">
        <w:t>S</w:t>
      </w:r>
      <w:r w:rsidRPr="00792EE6">
        <w:t>ection 3.</w:t>
      </w:r>
      <w:r w:rsidR="001A2306" w:rsidRPr="00792EE6">
        <w:t>11</w:t>
      </w:r>
      <w:bookmarkEnd w:id="970"/>
      <w:r w:rsidR="00D471FE">
        <w:t xml:space="preserve"> and 3.12</w:t>
      </w:r>
    </w:p>
    <w:p w14:paraId="64079706" w14:textId="7E5E135D" w:rsidR="00111CBC" w:rsidRPr="00DB009B" w:rsidRDefault="00303E20" w:rsidP="00DB009B">
      <w:pPr>
        <w:pStyle w:val="Heading2"/>
        <w:numPr>
          <w:ilvl w:val="0"/>
          <w:numId w:val="0"/>
        </w:numPr>
        <w:rPr>
          <w:noProof w:val="0"/>
        </w:rPr>
      </w:pPr>
      <w:bookmarkStart w:id="971" w:name="_Toc345074672"/>
      <w:bookmarkStart w:id="972" w:name="_Toc18414932"/>
      <w:bookmarkStart w:id="973" w:name="_Toc209791044"/>
      <w:r w:rsidRPr="00D26514">
        <w:rPr>
          <w:noProof w:val="0"/>
        </w:rPr>
        <w:t>3</w:t>
      </w:r>
      <w:r w:rsidR="00CF283F" w:rsidRPr="00D26514">
        <w:rPr>
          <w:noProof w:val="0"/>
        </w:rPr>
        <w:t>.</w:t>
      </w:r>
      <w:r w:rsidR="00693660">
        <w:rPr>
          <w:noProof w:val="0"/>
        </w:rPr>
        <w:t>53</w:t>
      </w:r>
      <w:r w:rsidR="00693660" w:rsidRPr="00D26514">
        <w:rPr>
          <w:noProof w:val="0"/>
        </w:rPr>
        <w:t xml:space="preserve"> </w:t>
      </w:r>
      <w:r w:rsidR="00792EE6" w:rsidRPr="00CE1328">
        <w:t>Send</w:t>
      </w:r>
      <w:r w:rsidR="00F5145B">
        <w:t xml:space="preserve"> </w:t>
      </w:r>
      <w:r w:rsidR="00792EE6" w:rsidRPr="00CE1328">
        <w:t>Heartbeat Message</w:t>
      </w:r>
      <w:r w:rsidR="00F5145B">
        <w:t xml:space="preserve"> </w:t>
      </w:r>
      <w:r w:rsidR="00792EE6" w:rsidRPr="00CE1328">
        <w:t>[DEV-53]</w:t>
      </w:r>
      <w:bookmarkEnd w:id="971"/>
      <w:bookmarkEnd w:id="972"/>
      <w:bookmarkEnd w:id="973"/>
    </w:p>
    <w:p w14:paraId="12399FD1" w14:textId="745EFD90" w:rsidR="00CF283F" w:rsidRPr="00D26514" w:rsidRDefault="00303E20" w:rsidP="00303E20">
      <w:pPr>
        <w:pStyle w:val="Heading3"/>
        <w:numPr>
          <w:ilvl w:val="0"/>
          <w:numId w:val="0"/>
        </w:numPr>
        <w:rPr>
          <w:noProof w:val="0"/>
        </w:rPr>
      </w:pPr>
      <w:bookmarkStart w:id="974" w:name="_Toc345074673"/>
      <w:bookmarkStart w:id="975" w:name="_Toc18414933"/>
      <w:bookmarkStart w:id="976" w:name="_Toc209791045"/>
      <w:r w:rsidRPr="00D26514">
        <w:rPr>
          <w:noProof w:val="0"/>
        </w:rPr>
        <w:t>3</w:t>
      </w:r>
      <w:r w:rsidR="00CF283F" w:rsidRPr="00D26514">
        <w:rPr>
          <w:noProof w:val="0"/>
        </w:rPr>
        <w:t>.</w:t>
      </w:r>
      <w:r w:rsidR="00693660">
        <w:rPr>
          <w:noProof w:val="0"/>
        </w:rPr>
        <w:t>53</w:t>
      </w:r>
      <w:r w:rsidR="00CF283F" w:rsidRPr="00D26514">
        <w:rPr>
          <w:noProof w:val="0"/>
        </w:rPr>
        <w:t>.1 Scope</w:t>
      </w:r>
      <w:bookmarkEnd w:id="974"/>
      <w:bookmarkEnd w:id="975"/>
      <w:bookmarkEnd w:id="976"/>
    </w:p>
    <w:p w14:paraId="47B4D836" w14:textId="63C30F74" w:rsidR="00DA7FE0" w:rsidRPr="00D26514" w:rsidRDefault="00DA7FE0" w:rsidP="00BB76BC">
      <w:pPr>
        <w:pStyle w:val="BodyText"/>
      </w:pPr>
      <w:r w:rsidRPr="00D26514">
        <w:t>This transaction is used to</w:t>
      </w:r>
      <w:r w:rsidR="00117512">
        <w:t xml:space="preserve"> send heartbeat messages from the </w:t>
      </w:r>
      <w:del w:id="977" w:author="Kranich, Peter" w:date="2025-09-26T09:22:00Z" w16du:dateUtc="2025-09-26T07:22:00Z">
        <w:r w:rsidR="00117512" w:rsidDel="0039609E">
          <w:delText xml:space="preserve">PCD </w:delText>
        </w:r>
      </w:del>
      <w:ins w:id="978" w:author="Kranich, Peter" w:date="2025-09-26T09:22:00Z" w16du:dateUtc="2025-09-26T07:22:00Z">
        <w:r w:rsidR="0039609E">
          <w:t xml:space="preserve">HEARTBEAT </w:t>
        </w:r>
      </w:ins>
      <w:r w:rsidR="00117512">
        <w:t xml:space="preserve">REPORTER to the </w:t>
      </w:r>
      <w:del w:id="979" w:author="Kranich, Peter" w:date="2025-09-26T09:22:00Z" w16du:dateUtc="2025-09-26T07:22:00Z">
        <w:r w:rsidR="00117512" w:rsidDel="0039609E">
          <w:delText xml:space="preserve">PCD </w:delText>
        </w:r>
      </w:del>
      <w:ins w:id="980" w:author="Kranich, Peter" w:date="2025-09-26T09:22:00Z" w16du:dateUtc="2025-09-26T07:22:00Z">
        <w:r w:rsidR="0039609E">
          <w:t xml:space="preserve">HEARTBEAT </w:t>
        </w:r>
      </w:ins>
      <w:r w:rsidR="00117512">
        <w:t>CONSUMER.</w:t>
      </w:r>
    </w:p>
    <w:p w14:paraId="7FD76DCC" w14:textId="087ECBF1" w:rsidR="00CF283F" w:rsidRDefault="00303E20" w:rsidP="00303E20">
      <w:pPr>
        <w:pStyle w:val="Heading3"/>
        <w:numPr>
          <w:ilvl w:val="0"/>
          <w:numId w:val="0"/>
        </w:numPr>
        <w:rPr>
          <w:noProof w:val="0"/>
        </w:rPr>
      </w:pPr>
      <w:bookmarkStart w:id="981" w:name="_Toc345074674"/>
      <w:bookmarkStart w:id="982" w:name="_Toc18414934"/>
      <w:bookmarkStart w:id="983" w:name="_Toc209791046"/>
      <w:r w:rsidRPr="00D26514">
        <w:rPr>
          <w:noProof w:val="0"/>
        </w:rPr>
        <w:t>3</w:t>
      </w:r>
      <w:r w:rsidR="008D17FF" w:rsidRPr="00D26514">
        <w:rPr>
          <w:noProof w:val="0"/>
        </w:rPr>
        <w:t>.</w:t>
      </w:r>
      <w:r w:rsidR="00693660">
        <w:rPr>
          <w:noProof w:val="0"/>
        </w:rPr>
        <w:t>53</w:t>
      </w:r>
      <w:r w:rsidR="008D17FF" w:rsidRPr="00D26514">
        <w:rPr>
          <w:noProof w:val="0"/>
        </w:rPr>
        <w:t>.2</w:t>
      </w:r>
      <w:r w:rsidR="00291725" w:rsidRPr="00D26514">
        <w:rPr>
          <w:noProof w:val="0"/>
        </w:rPr>
        <w:t xml:space="preserve"> </w:t>
      </w:r>
      <w:r w:rsidR="008D17FF" w:rsidRPr="00D26514">
        <w:rPr>
          <w:noProof w:val="0"/>
        </w:rPr>
        <w:t xml:space="preserve">Actor </w:t>
      </w:r>
      <w:r w:rsidR="00CF283F" w:rsidRPr="00D26514">
        <w:rPr>
          <w:noProof w:val="0"/>
        </w:rPr>
        <w:t>Roles</w:t>
      </w:r>
      <w:bookmarkEnd w:id="981"/>
      <w:bookmarkEnd w:id="982"/>
      <w:bookmarkEnd w:id="983"/>
    </w:p>
    <w:p w14:paraId="41C5548A" w14:textId="77777777" w:rsidR="00A2671E" w:rsidRPr="00D26514" w:rsidRDefault="00A2671E" w:rsidP="00A2671E">
      <w:pPr>
        <w:pStyle w:val="BodyText"/>
      </w:pPr>
      <w:r w:rsidRPr="00D26514">
        <w:t>The roles in this transaction are defined in the following table and may be played by the actors shown here:</w:t>
      </w:r>
    </w:p>
    <w:p w14:paraId="32EBAAE5" w14:textId="6600AF41" w:rsidR="002D5B69" w:rsidRPr="00D26514" w:rsidRDefault="002D5B69">
      <w:pPr>
        <w:pStyle w:val="TableTitle"/>
      </w:pPr>
      <w:r w:rsidRPr="00D26514">
        <w:t>Table 3.</w:t>
      </w:r>
      <w:r w:rsidR="008C59D9">
        <w:t>53</w:t>
      </w:r>
      <w:r w:rsidRPr="00D26514">
        <w:t>.2-1: Actor Role</w:t>
      </w:r>
      <w:r w:rsidR="001B2B50" w:rsidRPr="00D26514">
        <w:t>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75"/>
        <w:gridCol w:w="8201"/>
      </w:tblGrid>
      <w:tr w:rsidR="00C6772C" w:rsidRPr="00D26514" w14:paraId="6F37DF47" w14:textId="77777777" w:rsidTr="00EB0D61">
        <w:tc>
          <w:tcPr>
            <w:tcW w:w="1375" w:type="dxa"/>
          </w:tcPr>
          <w:p w14:paraId="1607EDA2" w14:textId="77777777" w:rsidR="00C6772C" w:rsidRPr="00D26514" w:rsidRDefault="00C6772C" w:rsidP="00597DB2">
            <w:pPr>
              <w:pStyle w:val="BodyText"/>
              <w:rPr>
                <w:b/>
              </w:rPr>
            </w:pPr>
            <w:r w:rsidRPr="00D26514">
              <w:rPr>
                <w:b/>
              </w:rPr>
              <w:t>Actor:</w:t>
            </w:r>
          </w:p>
        </w:tc>
        <w:tc>
          <w:tcPr>
            <w:tcW w:w="8201" w:type="dxa"/>
          </w:tcPr>
          <w:p w14:paraId="49341C8B" w14:textId="3D964E44" w:rsidR="00C6772C" w:rsidRPr="00D26514" w:rsidRDefault="008C07BB" w:rsidP="00597DB2">
            <w:pPr>
              <w:pStyle w:val="BodyText"/>
            </w:pPr>
            <w:del w:id="984" w:author="Kranich, Peter" w:date="2025-09-26T09:22:00Z" w16du:dateUtc="2025-09-26T07:22:00Z">
              <w:r w:rsidDel="0039609E">
                <w:delText>Point-of</w:delText>
              </w:r>
              <w:r w:rsidR="00AF33CA" w:rsidDel="0039609E">
                <w:delText>-Care Device</w:delText>
              </w:r>
            </w:del>
            <w:ins w:id="985" w:author="Kranich, Peter" w:date="2025-09-26T09:22:00Z" w16du:dateUtc="2025-09-26T07:22:00Z">
              <w:r w:rsidR="0039609E">
                <w:t>Heartbeat</w:t>
              </w:r>
            </w:ins>
            <w:r w:rsidR="00AF33CA">
              <w:t xml:space="preserve"> Reporter</w:t>
            </w:r>
          </w:p>
        </w:tc>
      </w:tr>
      <w:tr w:rsidR="00C6772C" w:rsidRPr="00D26514" w14:paraId="7B665CA9" w14:textId="77777777" w:rsidTr="00EB0D61">
        <w:tc>
          <w:tcPr>
            <w:tcW w:w="1375" w:type="dxa"/>
          </w:tcPr>
          <w:p w14:paraId="4D7D9E61" w14:textId="77777777" w:rsidR="00C6772C" w:rsidRPr="00D26514" w:rsidRDefault="00C6772C" w:rsidP="00597DB2">
            <w:pPr>
              <w:pStyle w:val="BodyText"/>
              <w:rPr>
                <w:b/>
              </w:rPr>
            </w:pPr>
            <w:r w:rsidRPr="00D26514">
              <w:rPr>
                <w:b/>
              </w:rPr>
              <w:t>Role:</w:t>
            </w:r>
          </w:p>
        </w:tc>
        <w:tc>
          <w:tcPr>
            <w:tcW w:w="8201" w:type="dxa"/>
          </w:tcPr>
          <w:p w14:paraId="7A0D73C1" w14:textId="77777777" w:rsidR="00C6772C" w:rsidRDefault="00970A0A" w:rsidP="00597DB2">
            <w:pPr>
              <w:pStyle w:val="BodyText"/>
              <w:rPr>
                <w:ins w:id="986" w:author="Kranich, Peter" w:date="2025-07-15T08:11:00Z" w16du:dateUtc="2025-07-15T06:11:00Z"/>
              </w:rPr>
            </w:pPr>
            <w:r>
              <w:t xml:space="preserve">Indicates its </w:t>
            </w:r>
            <w:r w:rsidR="00983302">
              <w:t>communication state</w:t>
            </w:r>
            <w:r w:rsidR="007E104F">
              <w:t xml:space="preserve"> </w:t>
            </w:r>
            <w:r w:rsidR="00983302">
              <w:t>by sending</w:t>
            </w:r>
            <w:r w:rsidR="00F80597">
              <w:t xml:space="preserve"> heartbeat messages</w:t>
            </w:r>
            <w:r w:rsidR="00EA480D">
              <w:t xml:space="preserve"> with the current state information on a regular basis.</w:t>
            </w:r>
          </w:p>
          <w:p w14:paraId="6731C52E" w14:textId="3E74044B" w:rsidR="00CD1AE1" w:rsidRPr="00D26514" w:rsidRDefault="00CD1AE1" w:rsidP="00597DB2">
            <w:pPr>
              <w:pStyle w:val="BodyText"/>
            </w:pPr>
            <w:ins w:id="987" w:author="Kranich, Peter" w:date="2025-07-15T08:11:00Z" w16du:dateUtc="2025-07-15T06:11:00Z">
              <w:r>
                <w:t>Receives</w:t>
              </w:r>
            </w:ins>
            <w:ins w:id="988" w:author="Kranich, Peter" w:date="2025-07-15T08:12:00Z" w16du:dateUtc="2025-07-15T06:12:00Z">
              <w:r w:rsidR="00CA2A72">
                <w:t xml:space="preserve"> HL7 </w:t>
              </w:r>
            </w:ins>
            <w:ins w:id="989" w:author="Kranich, Peter" w:date="2025-07-15T08:13:00Z" w16du:dateUtc="2025-07-15T06:13:00Z">
              <w:r w:rsidR="00CA2A72">
                <w:t xml:space="preserve">acknowledgement messages </w:t>
              </w:r>
              <w:r w:rsidR="000A2E21">
                <w:t>with</w:t>
              </w:r>
            </w:ins>
            <w:ins w:id="990" w:author="Kranich, Peter" w:date="2025-07-15T08:11:00Z" w16du:dateUtc="2025-07-15T06:11:00Z">
              <w:r>
                <w:t xml:space="preserve"> the current communication state information</w:t>
              </w:r>
            </w:ins>
            <w:ins w:id="991" w:author="Kranich, Peter" w:date="2025-07-15T08:12:00Z" w16du:dateUtc="2025-07-15T06:12:00Z">
              <w:r w:rsidR="009522AA">
                <w:t xml:space="preserve"> </w:t>
              </w:r>
            </w:ins>
            <w:ins w:id="992" w:author="Kranich, Peter" w:date="2025-07-15T08:13:00Z" w16du:dateUtc="2025-07-15T06:13:00Z">
              <w:r w:rsidR="000A2E21">
                <w:t>of</w:t>
              </w:r>
            </w:ins>
            <w:ins w:id="993" w:author="Kranich, Peter" w:date="2025-07-15T08:12:00Z" w16du:dateUtc="2025-07-15T06:12:00Z">
              <w:r w:rsidR="009522AA">
                <w:t xml:space="preserve"> the </w:t>
              </w:r>
            </w:ins>
            <w:ins w:id="994" w:author="Kranich, Peter" w:date="2025-09-26T09:23:00Z" w16du:dateUtc="2025-09-26T07:23:00Z">
              <w:r w:rsidR="00E5770D">
                <w:t>Heartbeat</w:t>
              </w:r>
            </w:ins>
            <w:ins w:id="995" w:author="Kranich, Peter" w:date="2025-07-15T08:12:00Z" w16du:dateUtc="2025-07-15T06:12:00Z">
              <w:r w:rsidR="009522AA">
                <w:t xml:space="preserve"> Consumer</w:t>
              </w:r>
            </w:ins>
            <w:ins w:id="996" w:author="Kranich, Peter" w:date="2025-07-15T08:13:00Z" w16du:dateUtc="2025-07-15T06:13:00Z">
              <w:r w:rsidR="00B64918">
                <w:t>.</w:t>
              </w:r>
            </w:ins>
          </w:p>
        </w:tc>
      </w:tr>
      <w:tr w:rsidR="00C6772C" w:rsidRPr="00D26514" w14:paraId="1BB7A4B6" w14:textId="77777777" w:rsidTr="00EB0D61">
        <w:tc>
          <w:tcPr>
            <w:tcW w:w="1375" w:type="dxa"/>
          </w:tcPr>
          <w:p w14:paraId="20FDAF44" w14:textId="77777777" w:rsidR="00C6772C" w:rsidRPr="00D26514" w:rsidRDefault="00C6772C" w:rsidP="00597DB2">
            <w:pPr>
              <w:pStyle w:val="BodyText"/>
              <w:rPr>
                <w:b/>
              </w:rPr>
            </w:pPr>
            <w:r w:rsidRPr="00D26514">
              <w:rPr>
                <w:b/>
              </w:rPr>
              <w:t>Actor:</w:t>
            </w:r>
          </w:p>
        </w:tc>
        <w:tc>
          <w:tcPr>
            <w:tcW w:w="8201" w:type="dxa"/>
          </w:tcPr>
          <w:p w14:paraId="3F397E86" w14:textId="0D895FAE" w:rsidR="00701B3A" w:rsidRPr="00D26514" w:rsidRDefault="003C308F" w:rsidP="00597DB2">
            <w:pPr>
              <w:pStyle w:val="BodyText"/>
            </w:pPr>
            <w:del w:id="997" w:author="Kranich, Peter" w:date="2025-09-26T09:23:00Z" w16du:dateUtc="2025-09-26T07:23:00Z">
              <w:r w:rsidDel="00E5770D">
                <w:delText>Point-of-Care Device</w:delText>
              </w:r>
            </w:del>
            <w:ins w:id="998" w:author="Kranich, Peter" w:date="2025-09-26T09:23:00Z" w16du:dateUtc="2025-09-26T07:23:00Z">
              <w:r w:rsidR="00E5770D">
                <w:t>Heartbeat</w:t>
              </w:r>
            </w:ins>
            <w:r>
              <w:t xml:space="preserve"> </w:t>
            </w:r>
            <w:r w:rsidR="00D846BE">
              <w:t>Consumer</w:t>
            </w:r>
          </w:p>
        </w:tc>
      </w:tr>
      <w:tr w:rsidR="00C6772C" w:rsidRPr="00D26514" w14:paraId="33848F91" w14:textId="77777777" w:rsidTr="00EB0D61">
        <w:tc>
          <w:tcPr>
            <w:tcW w:w="1375" w:type="dxa"/>
          </w:tcPr>
          <w:p w14:paraId="6F369F46" w14:textId="77777777" w:rsidR="00C6772C" w:rsidRPr="00D26514" w:rsidRDefault="00C6772C" w:rsidP="00597DB2">
            <w:pPr>
              <w:pStyle w:val="BodyText"/>
              <w:rPr>
                <w:b/>
              </w:rPr>
            </w:pPr>
            <w:r w:rsidRPr="00D26514">
              <w:rPr>
                <w:b/>
              </w:rPr>
              <w:t>Role:</w:t>
            </w:r>
          </w:p>
        </w:tc>
        <w:tc>
          <w:tcPr>
            <w:tcW w:w="8201" w:type="dxa"/>
          </w:tcPr>
          <w:p w14:paraId="18282B42" w14:textId="70F4B0EE" w:rsidR="007A0861" w:rsidRDefault="007E104F" w:rsidP="00597DB2">
            <w:pPr>
              <w:pStyle w:val="BodyText"/>
              <w:rPr>
                <w:ins w:id="999" w:author="Kranich, Peter" w:date="2025-07-15T08:16:00Z" w16du:dateUtc="2025-07-15T06:16:00Z"/>
              </w:rPr>
            </w:pPr>
            <w:r>
              <w:t>Receives the</w:t>
            </w:r>
            <w:r w:rsidR="00EB0D61">
              <w:t xml:space="preserve"> current</w:t>
            </w:r>
            <w:r>
              <w:t xml:space="preserve"> </w:t>
            </w:r>
            <w:r w:rsidR="00EB0D61">
              <w:t xml:space="preserve">communication state information </w:t>
            </w:r>
            <w:ins w:id="1000" w:author="Kranich, Peter" w:date="2025-07-15T08:14:00Z" w16du:dateUtc="2025-07-15T06:14:00Z">
              <w:r w:rsidR="00B64918">
                <w:t>of the</w:t>
              </w:r>
              <w:r w:rsidR="006773D0">
                <w:t xml:space="preserve"> </w:t>
              </w:r>
            </w:ins>
            <w:ins w:id="1001" w:author="Kranich, Peter" w:date="2025-09-26T09:23:00Z" w16du:dateUtc="2025-09-26T07:23:00Z">
              <w:r w:rsidR="00E5770D">
                <w:t>Heartbeat</w:t>
              </w:r>
            </w:ins>
            <w:ins w:id="1002" w:author="Kranich, Peter" w:date="2025-07-15T08:14:00Z" w16du:dateUtc="2025-07-15T06:14:00Z">
              <w:r w:rsidR="006773D0">
                <w:t xml:space="preserve"> Reporter.</w:t>
              </w:r>
            </w:ins>
          </w:p>
          <w:p w14:paraId="1D89335F" w14:textId="70340EC9" w:rsidR="006773D0" w:rsidRPr="00D26514" w:rsidRDefault="006773D0" w:rsidP="00597DB2">
            <w:pPr>
              <w:pStyle w:val="BodyText"/>
            </w:pPr>
            <w:ins w:id="1003" w:author="Kranich, Peter" w:date="2025-07-15T08:15:00Z" w16du:dateUtc="2025-07-15T06:15:00Z">
              <w:r>
                <w:t>Indicates its communication state by acknowledging heartbeat messages with the current state information.</w:t>
              </w:r>
            </w:ins>
          </w:p>
        </w:tc>
      </w:tr>
    </w:tbl>
    <w:p w14:paraId="3B3E07AF" w14:textId="45165EB1" w:rsidR="00DA7FE0" w:rsidRPr="00D26514" w:rsidRDefault="00613604" w:rsidP="003B70A2">
      <w:pPr>
        <w:pStyle w:val="BodyText"/>
      </w:pPr>
      <w:r w:rsidRPr="00D26514">
        <w:t xml:space="preserve">Transaction text specifies behavior for each </w:t>
      </w:r>
      <w:r w:rsidR="008A63C9" w:rsidRPr="00D26514">
        <w:t>r</w:t>
      </w:r>
      <w:r w:rsidRPr="00D26514">
        <w:t xml:space="preserve">ole. The behavior of specific </w:t>
      </w:r>
      <w:r w:rsidR="008A63C9" w:rsidRPr="00D26514">
        <w:t>a</w:t>
      </w:r>
      <w:r w:rsidRPr="00D26514">
        <w:t xml:space="preserve">ctors may also be specified when it goes beyond that of the general </w:t>
      </w:r>
      <w:r w:rsidR="008A63C9" w:rsidRPr="00D26514">
        <w:t>r</w:t>
      </w:r>
      <w:r w:rsidRPr="00D26514">
        <w:t>ole.</w:t>
      </w:r>
    </w:p>
    <w:p w14:paraId="55B9A7DA" w14:textId="3C6EE72C" w:rsidR="00CF283F" w:rsidRPr="00D26514" w:rsidRDefault="00303E20" w:rsidP="00303E20">
      <w:pPr>
        <w:pStyle w:val="Heading3"/>
        <w:numPr>
          <w:ilvl w:val="0"/>
          <w:numId w:val="0"/>
        </w:numPr>
        <w:rPr>
          <w:noProof w:val="0"/>
        </w:rPr>
      </w:pPr>
      <w:bookmarkStart w:id="1004" w:name="_Toc345074675"/>
      <w:bookmarkStart w:id="1005" w:name="_Toc18414935"/>
      <w:bookmarkStart w:id="1006" w:name="_Toc209791047"/>
      <w:r w:rsidRPr="00D26514">
        <w:rPr>
          <w:noProof w:val="0"/>
        </w:rPr>
        <w:t>3</w:t>
      </w:r>
      <w:r w:rsidR="00CF283F" w:rsidRPr="00D26514">
        <w:rPr>
          <w:noProof w:val="0"/>
        </w:rPr>
        <w:t>.</w:t>
      </w:r>
      <w:r w:rsidR="00693660">
        <w:rPr>
          <w:noProof w:val="0"/>
        </w:rPr>
        <w:t>53</w:t>
      </w:r>
      <w:r w:rsidR="00CF283F" w:rsidRPr="00D26514">
        <w:rPr>
          <w:noProof w:val="0"/>
        </w:rPr>
        <w:t>.3 Referenced Standard</w:t>
      </w:r>
      <w:r w:rsidR="00DD13DB" w:rsidRPr="00D26514">
        <w:rPr>
          <w:noProof w:val="0"/>
        </w:rPr>
        <w:t>s</w:t>
      </w:r>
      <w:bookmarkEnd w:id="1004"/>
      <w:bookmarkEnd w:id="1005"/>
      <w:bookmarkEnd w:id="1006"/>
    </w:p>
    <w:p w14:paraId="38444E53" w14:textId="66F2D819" w:rsidR="00384DC8" w:rsidRPr="006D2A63" w:rsidRDefault="00384DC8" w:rsidP="00384DC8">
      <w:pPr>
        <w:pStyle w:val="ListBullet2"/>
        <w:rPr>
          <w:iCs/>
        </w:rPr>
      </w:pPr>
      <w:r w:rsidRPr="006D2A63">
        <w:rPr>
          <w:iCs/>
        </w:rPr>
        <w:t xml:space="preserve">HL7 2.6 Chapters 2, 3, 5 and 7 </w:t>
      </w:r>
    </w:p>
    <w:p w14:paraId="2F7D9D38" w14:textId="75EFCD61" w:rsidR="00586AAF" w:rsidRPr="006D2A63" w:rsidRDefault="00586AAF" w:rsidP="00384DC8">
      <w:pPr>
        <w:pStyle w:val="ListBullet2"/>
        <w:numPr>
          <w:ilvl w:val="0"/>
          <w:numId w:val="0"/>
        </w:numPr>
        <w:ind w:left="720"/>
        <w:rPr>
          <w:iCs/>
        </w:rPr>
      </w:pPr>
    </w:p>
    <w:p w14:paraId="010549BC" w14:textId="1B0F3A7F" w:rsidR="00CF283F" w:rsidRPr="00D26514" w:rsidRDefault="00303E20" w:rsidP="00303E20">
      <w:pPr>
        <w:pStyle w:val="Heading3"/>
        <w:numPr>
          <w:ilvl w:val="0"/>
          <w:numId w:val="0"/>
        </w:numPr>
        <w:rPr>
          <w:noProof w:val="0"/>
        </w:rPr>
      </w:pPr>
      <w:bookmarkStart w:id="1007" w:name="_Toc345074676"/>
      <w:bookmarkStart w:id="1008" w:name="_Toc18414936"/>
      <w:bookmarkStart w:id="1009" w:name="_Toc209791048"/>
      <w:r w:rsidRPr="00D26514">
        <w:rPr>
          <w:noProof w:val="0"/>
        </w:rPr>
        <w:t>3</w:t>
      </w:r>
      <w:r w:rsidR="00CF283F" w:rsidRPr="00D26514">
        <w:rPr>
          <w:noProof w:val="0"/>
        </w:rPr>
        <w:t>.</w:t>
      </w:r>
      <w:r w:rsidR="00693660">
        <w:rPr>
          <w:noProof w:val="0"/>
        </w:rPr>
        <w:t>53</w:t>
      </w:r>
      <w:r w:rsidR="00CF283F" w:rsidRPr="00D26514">
        <w:rPr>
          <w:noProof w:val="0"/>
        </w:rPr>
        <w:t xml:space="preserve">.4 </w:t>
      </w:r>
      <w:bookmarkEnd w:id="1007"/>
      <w:r w:rsidR="00FB40F9">
        <w:rPr>
          <w:noProof w:val="0"/>
        </w:rPr>
        <w:t>Messages</w:t>
      </w:r>
      <w:bookmarkEnd w:id="1008"/>
      <w:bookmarkEnd w:id="1009"/>
    </w:p>
    <w:p w14:paraId="42EA6359" w14:textId="65ED4E67" w:rsidR="00CF283F" w:rsidRPr="00703C65" w:rsidRDefault="00DD13DB" w:rsidP="00597DB2">
      <w:pPr>
        <w:pStyle w:val="AuthorInstructions"/>
        <w:rPr>
          <w:i w:val="0"/>
          <w:iCs/>
        </w:rPr>
      </w:pPr>
      <w:r w:rsidRPr="00703C65">
        <w:rPr>
          <w:i w:val="0"/>
          <w:iCs/>
        </w:rPr>
        <w:t>T</w:t>
      </w:r>
      <w:r w:rsidR="00CF283F" w:rsidRPr="00703C65">
        <w:rPr>
          <w:i w:val="0"/>
          <w:iCs/>
        </w:rPr>
        <w:t>he interaction diagram shows the detailed standards-based message exchange that makes up the IHE transaction</w:t>
      </w:r>
      <w:r w:rsidR="00703C65">
        <w:rPr>
          <w:i w:val="0"/>
          <w:iCs/>
        </w:rPr>
        <w:t>:</w:t>
      </w:r>
    </w:p>
    <w:p w14:paraId="34F23410" w14:textId="7DFC1AE7" w:rsidR="007C1AAC" w:rsidRDefault="005B5D47">
      <w:pPr>
        <w:pStyle w:val="BodyText"/>
      </w:pPr>
      <w:r w:rsidRPr="00D26514">
        <w:rPr>
          <w:noProof/>
        </w:rPr>
        <w:lastRenderedPageBreak/>
        <mc:AlternateContent>
          <mc:Choice Requires="wpc">
            <w:drawing>
              <wp:inline distT="0" distB="0" distL="0" distR="0" wp14:anchorId="63C8C766" wp14:editId="596F09FB">
                <wp:extent cx="5943600" cy="2000250"/>
                <wp:effectExtent l="0" t="0" r="0" b="0"/>
                <wp:docPr id="159" name="Canvas 1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160"/>
                        <wps:cNvSpPr txBox="1">
                          <a:spLocks noChangeArrowheads="1"/>
                        </wps:cNvSpPr>
                        <wps:spPr bwMode="auto">
                          <a:xfrm>
                            <a:off x="952500" y="100965"/>
                            <a:ext cx="1276350" cy="53467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8AA4C87" w14:textId="0B312E49" w:rsidR="00A67137" w:rsidRPr="007C1AAC" w:rsidRDefault="0052146F" w:rsidP="007C1AAC">
                              <w:pPr>
                                <w:jc w:val="center"/>
                                <w:rPr>
                                  <w:sz w:val="22"/>
                                  <w:szCs w:val="22"/>
                                </w:rPr>
                              </w:pPr>
                              <w:del w:id="1010" w:author="Kranich, Peter" w:date="2025-09-26T09:23:00Z" w16du:dateUtc="2025-09-26T07:23:00Z">
                                <w:r w:rsidDel="00B2510A">
                                  <w:rPr>
                                    <w:sz w:val="22"/>
                                    <w:szCs w:val="22"/>
                                  </w:rPr>
                                  <w:delText>Point-of-Care Device</w:delText>
                                </w:r>
                              </w:del>
                              <w:ins w:id="1011" w:author="Kranich, Peter" w:date="2025-09-26T09:23:00Z" w16du:dateUtc="2025-09-26T07:23:00Z">
                                <w:r w:rsidR="00B2510A">
                                  <w:rPr>
                                    <w:sz w:val="22"/>
                                    <w:szCs w:val="22"/>
                                  </w:rPr>
                                  <w:t>He</w:t>
                                </w:r>
                              </w:ins>
                              <w:ins w:id="1012" w:author="Kranich, Peter" w:date="2025-09-26T09:24:00Z" w16du:dateUtc="2025-09-26T07:24:00Z">
                                <w:r w:rsidR="00B2510A">
                                  <w:rPr>
                                    <w:sz w:val="22"/>
                                    <w:szCs w:val="22"/>
                                  </w:rPr>
                                  <w:t>artbeat</w:t>
                                </w:r>
                              </w:ins>
                              <w:r>
                                <w:rPr>
                                  <w:sz w:val="22"/>
                                  <w:szCs w:val="22"/>
                                </w:rPr>
                                <w:t xml:space="preserve"> Reporter</w:t>
                              </w:r>
                            </w:p>
                          </w:txbxContent>
                        </wps:txbx>
                        <wps:bodyPr rot="0" vert="horz" wrap="square" lIns="91440" tIns="45720" rIns="91440" bIns="45720" anchor="t" anchorCtr="0" upright="1">
                          <a:noAutofit/>
                        </wps:bodyPr>
                      </wps:wsp>
                      <wps:wsp>
                        <wps:cNvPr id="3" name="Line 161"/>
                        <wps:cNvCnPr>
                          <a:cxnSpLocks noChangeShapeType="1"/>
                        </wps:cNvCnPr>
                        <wps:spPr bwMode="auto">
                          <a:xfrm>
                            <a:off x="1584960" y="599440"/>
                            <a:ext cx="635" cy="1280160"/>
                          </a:xfrm>
                          <a:prstGeom prst="line">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 name="Text Box 162"/>
                        <wps:cNvSpPr txBox="1">
                          <a:spLocks noChangeArrowheads="1"/>
                        </wps:cNvSpPr>
                        <wps:spPr bwMode="auto">
                          <a:xfrm>
                            <a:off x="2076450" y="635635"/>
                            <a:ext cx="2247900" cy="28638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9AAFD19" w14:textId="75B2B94D" w:rsidR="00A67137" w:rsidRPr="007C1AAC" w:rsidRDefault="007E2EBB" w:rsidP="007C1AAC">
                              <w:pPr>
                                <w:rPr>
                                  <w:sz w:val="22"/>
                                  <w:szCs w:val="22"/>
                                </w:rPr>
                              </w:pPr>
                              <w:ins w:id="1013" w:author="Druckenmueller, Marc" w:date="2025-11-26T14:35:00Z" w16du:dateUtc="2025-11-26T13:35:00Z">
                                <w:r w:rsidRPr="007E2EBB">
                                  <w:rPr>
                                    <w:sz w:val="22"/>
                                    <w:szCs w:val="22"/>
                                  </w:rPr>
                                  <w:t>Request Heartbeat Response</w:t>
                                </w:r>
                              </w:ins>
                              <w:ins w:id="1014" w:author="Kranich, Peter" w:date="2025-10-02T11:03:00Z" w16du:dateUtc="2025-10-02T09:03:00Z">
                                <w:del w:id="1015" w:author="Druckenmueller, Marc" w:date="2025-11-26T14:35:00Z" w16du:dateUtc="2025-11-26T13:35:00Z">
                                  <w:r w:rsidR="00A854D4" w:rsidDel="007E2EBB">
                                    <w:rPr>
                                      <w:sz w:val="22"/>
                                      <w:szCs w:val="22"/>
                                    </w:rPr>
                                    <w:delText>Heartbeat</w:delText>
                                  </w:r>
                                </w:del>
                              </w:ins>
                              <w:ins w:id="1016" w:author="Kranich, Peter" w:date="2025-10-02T11:04:00Z" w16du:dateUtc="2025-10-02T09:04:00Z">
                                <w:del w:id="1017" w:author="Druckenmueller, Marc" w:date="2025-11-26T14:35:00Z" w16du:dateUtc="2025-11-26T13:35:00Z">
                                  <w:r w:rsidR="002C30B9" w:rsidDel="007E2EBB">
                                    <w:rPr>
                                      <w:sz w:val="22"/>
                                      <w:szCs w:val="22"/>
                                    </w:rPr>
                                    <w:delText xml:space="preserve"> Response Request</w:delText>
                                  </w:r>
                                </w:del>
                              </w:ins>
                              <w:del w:id="1018" w:author="Kranich, Peter" w:date="2025-10-02T11:03:00Z" w16du:dateUtc="2025-10-02T09:03:00Z">
                                <w:r w:rsidR="002374F1" w:rsidDel="00A854D4">
                                  <w:rPr>
                                    <w:sz w:val="22"/>
                                    <w:szCs w:val="22"/>
                                  </w:rPr>
                                  <w:delText>Send Heartbeat Message</w:delText>
                                </w:r>
                              </w:del>
                              <w:r w:rsidR="002374F1">
                                <w:rPr>
                                  <w:sz w:val="22"/>
                                  <w:szCs w:val="22"/>
                                </w:rPr>
                                <w:t xml:space="preserve"> [DEV-53]</w:t>
                              </w:r>
                            </w:p>
                          </w:txbxContent>
                        </wps:txbx>
                        <wps:bodyPr rot="0" vert="horz" wrap="square" lIns="0" tIns="0" rIns="0" bIns="0" anchor="t" anchorCtr="0" upright="1">
                          <a:noAutofit/>
                        </wps:bodyPr>
                      </wps:wsp>
                      <wps:wsp>
                        <wps:cNvPr id="5" name="Line 163"/>
                        <wps:cNvCnPr>
                          <a:cxnSpLocks noChangeShapeType="1"/>
                        </wps:cNvCnPr>
                        <wps:spPr bwMode="auto">
                          <a:xfrm>
                            <a:off x="4727575" y="519430"/>
                            <a:ext cx="635" cy="1230630"/>
                          </a:xfrm>
                          <a:prstGeom prst="line">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 name="Rectangle 164"/>
                        <wps:cNvSpPr>
                          <a:spLocks noChangeArrowheads="1"/>
                        </wps:cNvSpPr>
                        <wps:spPr bwMode="auto">
                          <a:xfrm>
                            <a:off x="1513205" y="700405"/>
                            <a:ext cx="169545" cy="853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165"/>
                        <wps:cNvSpPr>
                          <a:spLocks noChangeArrowheads="1"/>
                        </wps:cNvSpPr>
                        <wps:spPr bwMode="auto">
                          <a:xfrm>
                            <a:off x="4625975" y="719455"/>
                            <a:ext cx="203835" cy="8680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Line 166"/>
                        <wps:cNvCnPr>
                          <a:cxnSpLocks noChangeShapeType="1"/>
                        </wps:cNvCnPr>
                        <wps:spPr bwMode="auto">
                          <a:xfrm>
                            <a:off x="1695450" y="902335"/>
                            <a:ext cx="2943225"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0" name="Text Box 167"/>
                        <wps:cNvSpPr txBox="1">
                          <a:spLocks noChangeArrowheads="1"/>
                        </wps:cNvSpPr>
                        <wps:spPr bwMode="auto">
                          <a:xfrm>
                            <a:off x="4048125" y="100965"/>
                            <a:ext cx="1323975" cy="53467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CF01AB" w14:textId="3539E5F7" w:rsidR="00A67137" w:rsidRPr="007C1AAC" w:rsidRDefault="00EF2126" w:rsidP="007C1AAC">
                              <w:pPr>
                                <w:jc w:val="center"/>
                                <w:rPr>
                                  <w:sz w:val="22"/>
                                  <w:szCs w:val="22"/>
                                </w:rPr>
                              </w:pPr>
                              <w:del w:id="1019" w:author="Kranich, Peter" w:date="2025-09-26T09:24:00Z" w16du:dateUtc="2025-09-26T07:24:00Z">
                                <w:r w:rsidDel="00B2510A">
                                  <w:rPr>
                                    <w:sz w:val="22"/>
                                    <w:szCs w:val="22"/>
                                  </w:rPr>
                                  <w:delText>Point-of-Care Device</w:delText>
                                </w:r>
                              </w:del>
                              <w:ins w:id="1020" w:author="Kranich, Peter" w:date="2025-09-26T09:24:00Z" w16du:dateUtc="2025-09-26T07:24:00Z">
                                <w:r w:rsidR="00B2510A">
                                  <w:rPr>
                                    <w:sz w:val="22"/>
                                    <w:szCs w:val="22"/>
                                  </w:rPr>
                                  <w:t>Heartbeat</w:t>
                                </w:r>
                              </w:ins>
                              <w:r>
                                <w:rPr>
                                  <w:sz w:val="22"/>
                                  <w:szCs w:val="22"/>
                                </w:rPr>
                                <w:t xml:space="preserve"> Consumer</w:t>
                              </w:r>
                            </w:p>
                          </w:txbxContent>
                        </wps:txbx>
                        <wps:bodyPr rot="0" vert="horz" wrap="square" lIns="91440" tIns="45720" rIns="91440" bIns="45720" anchor="t" anchorCtr="0" upright="1">
                          <a:noAutofit/>
                        </wps:bodyPr>
                      </wps:wsp>
                      <wps:wsp>
                        <wps:cNvPr id="1625702343" name="Line 168"/>
                        <wps:cNvCnPr>
                          <a:cxnSpLocks noChangeShapeType="1"/>
                        </wps:cNvCnPr>
                        <wps:spPr bwMode="auto">
                          <a:xfrm flipH="1">
                            <a:off x="1685585" y="1409360"/>
                            <a:ext cx="2930525"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noFill/>
                              </a14:hiddenFill>
                            </a:ext>
                          </a:extLst>
                        </wps:spPr>
                        <wps:bodyPr/>
                      </wps:wsp>
                      <wps:wsp>
                        <wps:cNvPr id="1627400637" name="Text Box 169"/>
                        <wps:cNvSpPr txBox="1">
                          <a:spLocks noChangeArrowheads="1"/>
                        </wps:cNvSpPr>
                        <wps:spPr bwMode="auto">
                          <a:xfrm>
                            <a:off x="1875450" y="1122975"/>
                            <a:ext cx="2657475" cy="2863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wps:spPr>
                        <wps:txbx>
                          <w:txbxContent>
                            <w:p w14:paraId="1502A701" w14:textId="46D9C1B3" w:rsidR="002E4526" w:rsidRDefault="002B7A70" w:rsidP="002E4526">
                              <w:pPr>
                                <w:rPr>
                                  <w:sz w:val="22"/>
                                  <w:szCs w:val="22"/>
                                </w:rPr>
                              </w:pPr>
                              <w:ins w:id="1021" w:author="Kranich, Peter" w:date="2025-09-26T09:24:00Z" w16du:dateUtc="2025-09-26T07:24:00Z">
                                <w:r>
                                  <w:rPr>
                                    <w:sz w:val="22"/>
                                    <w:szCs w:val="22"/>
                                  </w:rPr>
                                  <w:t xml:space="preserve">Receipt </w:t>
                                </w:r>
                              </w:ins>
                              <w:r w:rsidR="002E4526">
                                <w:rPr>
                                  <w:sz w:val="22"/>
                                  <w:szCs w:val="22"/>
                                </w:rPr>
                                <w:t>Acknowledge</w:t>
                              </w:r>
                              <w:ins w:id="1022" w:author="Kranich, Peter" w:date="2025-09-26T09:24:00Z" w16du:dateUtc="2025-09-26T07:24:00Z">
                                <w:r>
                                  <w:rPr>
                                    <w:sz w:val="22"/>
                                    <w:szCs w:val="22"/>
                                  </w:rPr>
                                  <w:t>ment</w:t>
                                </w:r>
                              </w:ins>
                              <w:r w:rsidR="002E4526">
                                <w:rPr>
                                  <w:sz w:val="22"/>
                                  <w:szCs w:val="22"/>
                                </w:rPr>
                                <w:t xml:space="preserve"> Heartbeat Message</w:t>
                              </w:r>
                              <w:del w:id="1023" w:author="Kranich, Peter" w:date="2025-07-15T08:17:00Z" w16du:dateUtc="2025-07-15T06:17:00Z">
                                <w:r w:rsidR="002E4526" w:rsidDel="002E4526">
                                  <w:rPr>
                                    <w:sz w:val="22"/>
                                    <w:szCs w:val="22"/>
                                  </w:rPr>
                                  <w:delText xml:space="preserve"> [DEV-54]</w:delText>
                                </w:r>
                              </w:del>
                            </w:p>
                          </w:txbxContent>
                        </wps:txbx>
                        <wps:bodyPr rot="0" vert="horz" wrap="square" lIns="0" tIns="0" rIns="0" bIns="0" anchor="t" anchorCtr="0" upright="1">
                          <a:noAutofit/>
                        </wps:bodyPr>
                      </wps:wsp>
                    </wpc:wpc>
                  </a:graphicData>
                </a:graphic>
              </wp:inline>
            </w:drawing>
          </mc:Choice>
          <mc:Fallback>
            <w:pict>
              <v:group w14:anchorId="63C8C766" id="Canvas 159" o:spid="_x0000_s1056" editas="canvas" style="width:468pt;height:157.5pt;mso-position-horizontal-relative:char;mso-position-vertical-relative:line" coordsize="5943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">
                <v:shape id="_x0000_s1057" type="#_x0000_t75" style="position:absolute;width:59436;height:20002;visibility:visible;mso-wrap-style:square">
                  <v:fill o:detectmouseclick="t"/>
                  <v:path o:connecttype="none"/>
                </v:shape>
                <v:shape id="Text Box 160" o:spid="_x0000_s1058" type="#_x0000_t202" style="position:absolute;left:9525;top:1009;width:12763;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38AA4C87" w14:textId="0B312E49" w:rsidR="00A67137" w:rsidRPr="007C1AAC" w:rsidRDefault="0052146F" w:rsidP="007C1AAC">
                        <w:pPr>
                          <w:jc w:val="center"/>
                          <w:rPr>
                            <w:sz w:val="22"/>
                            <w:szCs w:val="22"/>
                          </w:rPr>
                        </w:pPr>
                        <w:del w:id="1024" w:author="Kranich, Peter" w:date="2025-09-26T09:23:00Z" w16du:dateUtc="2025-09-26T07:23:00Z">
                          <w:r w:rsidDel="00B2510A">
                            <w:rPr>
                              <w:sz w:val="22"/>
                              <w:szCs w:val="22"/>
                            </w:rPr>
                            <w:delText>Point-of-Care Device</w:delText>
                          </w:r>
                        </w:del>
                        <w:ins w:id="1025" w:author="Kranich, Peter" w:date="2025-09-26T09:23:00Z" w16du:dateUtc="2025-09-26T07:23:00Z">
                          <w:r w:rsidR="00B2510A">
                            <w:rPr>
                              <w:sz w:val="22"/>
                              <w:szCs w:val="22"/>
                            </w:rPr>
                            <w:t>He</w:t>
                          </w:r>
                        </w:ins>
                        <w:ins w:id="1026" w:author="Kranich, Peter" w:date="2025-09-26T09:24:00Z" w16du:dateUtc="2025-09-26T07:24:00Z">
                          <w:r w:rsidR="00B2510A">
                            <w:rPr>
                              <w:sz w:val="22"/>
                              <w:szCs w:val="22"/>
                            </w:rPr>
                            <w:t>artbeat</w:t>
                          </w:r>
                        </w:ins>
                        <w:r>
                          <w:rPr>
                            <w:sz w:val="22"/>
                            <w:szCs w:val="22"/>
                          </w:rPr>
                          <w:t xml:space="preserve"> Reporter</w:t>
                        </w:r>
                      </w:p>
                    </w:txbxContent>
                  </v:textbox>
                </v:shape>
                <v:line id="Line 161" o:spid="_x0000_s1059" style="position:absolute;visibility:visible;mso-wrap-style:square" from="15849,5994" to="15855,18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 id="Text Box 162" o:spid="_x0000_s1060" type="#_x0000_t202" style="position:absolute;left:20764;top:6356;width:22479;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9AAFD19" w14:textId="75B2B94D" w:rsidR="00A67137" w:rsidRPr="007C1AAC" w:rsidRDefault="007E2EBB" w:rsidP="007C1AAC">
                        <w:pPr>
                          <w:rPr>
                            <w:sz w:val="22"/>
                            <w:szCs w:val="22"/>
                          </w:rPr>
                        </w:pPr>
                        <w:ins w:id="1027" w:author="Druckenmueller, Marc" w:date="2025-11-26T14:35:00Z" w16du:dateUtc="2025-11-26T13:35:00Z">
                          <w:r w:rsidRPr="007E2EBB">
                            <w:rPr>
                              <w:sz w:val="22"/>
                              <w:szCs w:val="22"/>
                            </w:rPr>
                            <w:t>Request Heartbeat Response</w:t>
                          </w:r>
                        </w:ins>
                        <w:ins w:id="1028" w:author="Kranich, Peter" w:date="2025-10-02T11:03:00Z" w16du:dateUtc="2025-10-02T09:03:00Z">
                          <w:del w:id="1029" w:author="Druckenmueller, Marc" w:date="2025-11-26T14:35:00Z" w16du:dateUtc="2025-11-26T13:35:00Z">
                            <w:r w:rsidR="00A854D4" w:rsidDel="007E2EBB">
                              <w:rPr>
                                <w:sz w:val="22"/>
                                <w:szCs w:val="22"/>
                              </w:rPr>
                              <w:delText>Heartbeat</w:delText>
                            </w:r>
                          </w:del>
                        </w:ins>
                        <w:ins w:id="1030" w:author="Kranich, Peter" w:date="2025-10-02T11:04:00Z" w16du:dateUtc="2025-10-02T09:04:00Z">
                          <w:del w:id="1031" w:author="Druckenmueller, Marc" w:date="2025-11-26T14:35:00Z" w16du:dateUtc="2025-11-26T13:35:00Z">
                            <w:r w:rsidR="002C30B9" w:rsidDel="007E2EBB">
                              <w:rPr>
                                <w:sz w:val="22"/>
                                <w:szCs w:val="22"/>
                              </w:rPr>
                              <w:delText xml:space="preserve"> Response Request</w:delText>
                            </w:r>
                          </w:del>
                        </w:ins>
                        <w:del w:id="1032" w:author="Kranich, Peter" w:date="2025-10-02T11:03:00Z" w16du:dateUtc="2025-10-02T09:03:00Z">
                          <w:r w:rsidR="002374F1" w:rsidDel="00A854D4">
                            <w:rPr>
                              <w:sz w:val="22"/>
                              <w:szCs w:val="22"/>
                            </w:rPr>
                            <w:delText>Send Heartbeat Message</w:delText>
                          </w:r>
                        </w:del>
                        <w:r w:rsidR="002374F1">
                          <w:rPr>
                            <w:sz w:val="22"/>
                            <w:szCs w:val="22"/>
                          </w:rPr>
                          <w:t xml:space="preserve"> [DEV-53]</w:t>
                        </w:r>
                      </w:p>
                    </w:txbxContent>
                  </v:textbox>
                </v:shape>
                <v:line id="Line 163" o:spid="_x0000_s1061" style="position:absolute;visibility:visible;mso-wrap-style:square" from="47275,5194" to="47282,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9iwwAAANoAAAAPAAAAZHJzL2Rvd25yZXYueG1sRI9fa8Iw&#10;FMXfB36HcIW9zdTB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wDKvYsMAAADaAAAADwAA&#10;AAAAAAAAAAAAAAAHAgAAZHJzL2Rvd25yZXYueG1sUEsFBgAAAAADAAMAtwAAAPcCAAAAAA==&#10;">
                  <v:stroke dashstyle="dash"/>
                </v:line>
                <v:rect id="Rectangle 164" o:spid="_x0000_s1062" style="position:absolute;left:15132;top:7004;width:1695;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65" o:spid="_x0000_s1063" style="position:absolute;left:46259;top:7194;width:2039;height:8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line id="Line 166" o:spid="_x0000_s1064" style="position:absolute;visibility:visible;mso-wrap-style:square" from="16954,9023" to="46386,9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shape id="Text Box 167" o:spid="_x0000_s1065" type="#_x0000_t202" style="position:absolute;left:40481;top:1009;width:13240;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7FCF01AB" w14:textId="3539E5F7" w:rsidR="00A67137" w:rsidRPr="007C1AAC" w:rsidRDefault="00EF2126" w:rsidP="007C1AAC">
                        <w:pPr>
                          <w:jc w:val="center"/>
                          <w:rPr>
                            <w:sz w:val="22"/>
                            <w:szCs w:val="22"/>
                          </w:rPr>
                        </w:pPr>
                        <w:del w:id="1033" w:author="Kranich, Peter" w:date="2025-09-26T09:24:00Z" w16du:dateUtc="2025-09-26T07:24:00Z">
                          <w:r w:rsidDel="00B2510A">
                            <w:rPr>
                              <w:sz w:val="22"/>
                              <w:szCs w:val="22"/>
                            </w:rPr>
                            <w:delText>Point-of-Care Device</w:delText>
                          </w:r>
                        </w:del>
                        <w:ins w:id="1034" w:author="Kranich, Peter" w:date="2025-09-26T09:24:00Z" w16du:dateUtc="2025-09-26T07:24:00Z">
                          <w:r w:rsidR="00B2510A">
                            <w:rPr>
                              <w:sz w:val="22"/>
                              <w:szCs w:val="22"/>
                            </w:rPr>
                            <w:t>Heartbeat</w:t>
                          </w:r>
                        </w:ins>
                        <w:r>
                          <w:rPr>
                            <w:sz w:val="22"/>
                            <w:szCs w:val="22"/>
                          </w:rPr>
                          <w:t xml:space="preserve"> Consumer</w:t>
                        </w:r>
                      </w:p>
                    </w:txbxContent>
                  </v:textbox>
                </v:shape>
                <v:line id="Line 168" o:spid="_x0000_s1066" style="position:absolute;flip:x;visibility:visible;mso-wrap-style:square" from="16855,14093" to="46161,14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">
                  <v:stroke endarrow="block"/>
                </v:line>
                <v:shape id="Text Box 169" o:spid="_x0000_s1067" type="#_x0000_t202" style="position:absolute;left:18754;top:11229;width:265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" filled="f" stroked="f">
                  <v:textbox inset="0,0,0,0">
                    <w:txbxContent>
                      <w:p w14:paraId="1502A701" w14:textId="46D9C1B3" w:rsidR="002E4526" w:rsidRDefault="002B7A70" w:rsidP="002E4526">
                        <w:pPr>
                          <w:rPr>
                            <w:sz w:val="22"/>
                            <w:szCs w:val="22"/>
                          </w:rPr>
                        </w:pPr>
                        <w:ins w:id="1035" w:author="Kranich, Peter" w:date="2025-09-26T09:24:00Z" w16du:dateUtc="2025-09-26T07:24:00Z">
                          <w:r>
                            <w:rPr>
                              <w:sz w:val="22"/>
                              <w:szCs w:val="22"/>
                            </w:rPr>
                            <w:t xml:space="preserve">Receipt </w:t>
                          </w:r>
                        </w:ins>
                        <w:r w:rsidR="002E4526">
                          <w:rPr>
                            <w:sz w:val="22"/>
                            <w:szCs w:val="22"/>
                          </w:rPr>
                          <w:t>Acknowledge</w:t>
                        </w:r>
                        <w:ins w:id="1036" w:author="Kranich, Peter" w:date="2025-09-26T09:24:00Z" w16du:dateUtc="2025-09-26T07:24:00Z">
                          <w:r>
                            <w:rPr>
                              <w:sz w:val="22"/>
                              <w:szCs w:val="22"/>
                            </w:rPr>
                            <w:t>ment</w:t>
                          </w:r>
                        </w:ins>
                        <w:r w:rsidR="002E4526">
                          <w:rPr>
                            <w:sz w:val="22"/>
                            <w:szCs w:val="22"/>
                          </w:rPr>
                          <w:t xml:space="preserve"> Heartbeat Message</w:t>
                        </w:r>
                        <w:del w:id="1037" w:author="Kranich, Peter" w:date="2025-07-15T08:17:00Z" w16du:dateUtc="2025-07-15T06:17:00Z">
                          <w:r w:rsidR="002E4526" w:rsidDel="002E4526">
                            <w:rPr>
                              <w:sz w:val="22"/>
                              <w:szCs w:val="22"/>
                            </w:rPr>
                            <w:delText xml:space="preserve"> [DEV-54]</w:delText>
                          </w:r>
                        </w:del>
                      </w:p>
                    </w:txbxContent>
                  </v:textbox>
                </v:shape>
                <w10:anchorlock/>
              </v:group>
            </w:pict>
          </mc:Fallback>
        </mc:AlternateContent>
      </w:r>
    </w:p>
    <w:p w14:paraId="4BA109AD" w14:textId="5AED9948" w:rsidR="00FB40F9" w:rsidRPr="00D61665" w:rsidRDefault="00FB40F9" w:rsidP="00AF5B2B">
      <w:pPr>
        <w:pStyle w:val="FigureTitle"/>
      </w:pPr>
      <w:r w:rsidRPr="00D61665">
        <w:t>Figure 3.</w:t>
      </w:r>
      <w:r w:rsidR="008C59D9">
        <w:t>53</w:t>
      </w:r>
      <w:r w:rsidRPr="00D61665">
        <w:t>.4-1: Interaction Diagram</w:t>
      </w:r>
    </w:p>
    <w:p w14:paraId="5DBBBBD4" w14:textId="66385BF0" w:rsidR="00CF283F" w:rsidRPr="00D61665" w:rsidRDefault="00303E20" w:rsidP="00680648">
      <w:pPr>
        <w:pStyle w:val="Heading4"/>
        <w:numPr>
          <w:ilvl w:val="0"/>
          <w:numId w:val="0"/>
        </w:numPr>
        <w:rPr>
          <w:noProof w:val="0"/>
        </w:rPr>
      </w:pPr>
      <w:bookmarkStart w:id="1038" w:name="_Toc345074677"/>
      <w:bookmarkStart w:id="1039" w:name="_Toc209791049"/>
      <w:r w:rsidRPr="00D61665">
        <w:rPr>
          <w:noProof w:val="0"/>
        </w:rPr>
        <w:t>3</w:t>
      </w:r>
      <w:r w:rsidR="00CF283F" w:rsidRPr="00D61665">
        <w:rPr>
          <w:noProof w:val="0"/>
        </w:rPr>
        <w:t>.</w:t>
      </w:r>
      <w:r w:rsidR="00693660">
        <w:rPr>
          <w:noProof w:val="0"/>
        </w:rPr>
        <w:t>53</w:t>
      </w:r>
      <w:r w:rsidR="00CF283F" w:rsidRPr="00D61665">
        <w:rPr>
          <w:noProof w:val="0"/>
        </w:rPr>
        <w:t xml:space="preserve">.4.1 </w:t>
      </w:r>
      <w:bookmarkEnd w:id="1038"/>
      <w:r w:rsidR="00D61665" w:rsidRPr="00D61665">
        <w:rPr>
          <w:noProof w:val="0"/>
        </w:rPr>
        <w:t>S</w:t>
      </w:r>
      <w:r w:rsidR="00D61665">
        <w:rPr>
          <w:noProof w:val="0"/>
        </w:rPr>
        <w:t>end Heart</w:t>
      </w:r>
      <w:r w:rsidR="00DA6F9C">
        <w:rPr>
          <w:noProof w:val="0"/>
        </w:rPr>
        <w:t>beat Message [DEV-53]</w:t>
      </w:r>
      <w:bookmarkEnd w:id="1039"/>
    </w:p>
    <w:bookmarkEnd w:id="847"/>
    <w:bookmarkEnd w:id="848"/>
    <w:bookmarkEnd w:id="849"/>
    <w:bookmarkEnd w:id="850"/>
    <w:bookmarkEnd w:id="851"/>
    <w:p w14:paraId="7904F15C" w14:textId="0E62F7BC" w:rsidR="00A757FE" w:rsidRDefault="005B6E91" w:rsidP="00A757FE">
      <w:pPr>
        <w:pStyle w:val="BodyText"/>
      </w:pPr>
      <w:r>
        <w:t xml:space="preserve">For the heartbeat information, </w:t>
      </w:r>
      <w:r w:rsidR="00004850">
        <w:t xml:space="preserve">an </w:t>
      </w:r>
      <w:r w:rsidR="00CA3C06">
        <w:t>“</w:t>
      </w:r>
      <w:r w:rsidR="00004850">
        <w:t>in</w:t>
      </w:r>
      <w:r>
        <w:t xml:space="preserve">-line” </w:t>
      </w:r>
      <w:del w:id="1040" w:author="Kranich, Peter" w:date="2025-09-25T17:40:00Z" w16du:dateUtc="2025-09-25T15:40:00Z">
        <w:r w:rsidDel="00C06A7F">
          <w:delText xml:space="preserve">alert </w:delText>
        </w:r>
      </w:del>
      <w:r>
        <w:t>event is utilized</w:t>
      </w:r>
      <w:r w:rsidR="0034181C">
        <w:t xml:space="preserve">, which indicates </w:t>
      </w:r>
      <w:r w:rsidR="00AB7A45">
        <w:t xml:space="preserve">to the </w:t>
      </w:r>
      <w:del w:id="1041" w:author="Kranich, Peter" w:date="2025-09-26T09:24:00Z" w16du:dateUtc="2025-09-26T07:24:00Z">
        <w:r w:rsidR="002F6F31" w:rsidDel="002B7A70">
          <w:delText xml:space="preserve">PCD </w:delText>
        </w:r>
      </w:del>
      <w:ins w:id="1042" w:author="Kranich, Peter" w:date="2025-09-26T09:24:00Z" w16du:dateUtc="2025-09-26T07:24:00Z">
        <w:r w:rsidR="002B7A70">
          <w:t>HEARTB</w:t>
        </w:r>
      </w:ins>
      <w:ins w:id="1043" w:author="Kranich, Peter" w:date="2025-09-26T09:25:00Z" w16du:dateUtc="2025-09-26T07:25:00Z">
        <w:r w:rsidR="002B7A70">
          <w:t>EAT</w:t>
        </w:r>
      </w:ins>
      <w:ins w:id="1044" w:author="Kranich, Peter" w:date="2025-09-26T09:24:00Z" w16du:dateUtc="2025-09-26T07:24:00Z">
        <w:r w:rsidR="002B7A70">
          <w:t xml:space="preserve"> </w:t>
        </w:r>
      </w:ins>
      <w:r w:rsidR="002F6F31">
        <w:t>CONSUMER (</w:t>
      </w:r>
      <w:del w:id="1045" w:author="Kranich, Peter" w:date="2025-09-26T09:25:00Z" w16du:dateUtc="2025-09-26T07:25:00Z">
        <w:r w:rsidR="002F6F31" w:rsidDel="002B7A70">
          <w:delText>PCDC</w:delText>
        </w:r>
      </w:del>
      <w:ins w:id="1046" w:author="Kranich, Peter" w:date="2025-09-26T09:25:00Z" w16du:dateUtc="2025-09-26T07:25:00Z">
        <w:r w:rsidR="002B7A70">
          <w:t>HC</w:t>
        </w:r>
      </w:ins>
      <w:r w:rsidR="002F6F31">
        <w:t>)</w:t>
      </w:r>
      <w:r w:rsidR="00F1772D">
        <w:t xml:space="preserve"> </w:t>
      </w:r>
      <w:r w:rsidR="00EF45DD">
        <w:t xml:space="preserve">the </w:t>
      </w:r>
      <w:r w:rsidR="00F1772D">
        <w:t>MONITORED</w:t>
      </w:r>
      <w:r w:rsidR="00EF45DD">
        <w:t xml:space="preserve"> </w:t>
      </w:r>
      <w:r w:rsidR="00F1772D">
        <w:t>COMMUNICATION</w:t>
      </w:r>
      <w:r w:rsidR="00EF45DD">
        <w:t xml:space="preserve"> </w:t>
      </w:r>
      <w:r w:rsidR="00772C92">
        <w:t xml:space="preserve">(MC) state of the </w:t>
      </w:r>
      <w:del w:id="1047" w:author="Kranich, Peter" w:date="2025-09-26T09:25:00Z" w16du:dateUtc="2025-09-26T07:25:00Z">
        <w:r w:rsidR="002F6F31" w:rsidDel="002B7A70">
          <w:delText xml:space="preserve">PCD </w:delText>
        </w:r>
      </w:del>
      <w:ins w:id="1048" w:author="Kranich, Peter" w:date="2025-09-26T09:25:00Z" w16du:dateUtc="2025-09-26T07:25:00Z">
        <w:r w:rsidR="002B7A70">
          <w:t xml:space="preserve">HEARTBEAT </w:t>
        </w:r>
      </w:ins>
      <w:r w:rsidR="002F6F31">
        <w:t>REPORTER (</w:t>
      </w:r>
      <w:del w:id="1049" w:author="Kranich, Peter" w:date="2025-09-26T09:25:00Z" w16du:dateUtc="2025-09-26T07:25:00Z">
        <w:r w:rsidR="002F6F31" w:rsidDel="002B7A70">
          <w:delText>PCDR</w:delText>
        </w:r>
      </w:del>
      <w:ins w:id="1050" w:author="Kranich, Peter" w:date="2025-09-26T09:25:00Z" w16du:dateUtc="2025-09-26T07:25:00Z">
        <w:r w:rsidR="002B7A70">
          <w:t>HR</w:t>
        </w:r>
      </w:ins>
      <w:r w:rsidR="002F6F31">
        <w:t>)</w:t>
      </w:r>
      <w:r w:rsidR="00772C92">
        <w:t>.</w:t>
      </w:r>
    </w:p>
    <w:p w14:paraId="6F9757B4" w14:textId="43C9FBDC" w:rsidR="00F168D2" w:rsidRDefault="002F6F31" w:rsidP="00A43D12">
      <w:pPr>
        <w:pStyle w:val="BodyText"/>
      </w:pPr>
      <w:r>
        <w:t xml:space="preserve">Heartbeat messages are sent by the </w:t>
      </w:r>
      <w:del w:id="1051" w:author="Kranich, Peter" w:date="2025-09-26T09:25:00Z" w16du:dateUtc="2025-09-26T07:25:00Z">
        <w:r w:rsidR="00F1772D" w:rsidDel="002B7A70">
          <w:delText>PCDR</w:delText>
        </w:r>
        <w:r w:rsidDel="002B7A70">
          <w:delText xml:space="preserve"> </w:delText>
        </w:r>
      </w:del>
      <w:ins w:id="1052" w:author="Kranich, Peter" w:date="2025-09-26T09:25:00Z" w16du:dateUtc="2025-09-26T07:25:00Z">
        <w:r w:rsidR="002B7A70">
          <w:t xml:space="preserve">HR </w:t>
        </w:r>
      </w:ins>
      <w:r>
        <w:t xml:space="preserve">to the </w:t>
      </w:r>
      <w:del w:id="1053" w:author="Kranich, Peter" w:date="2025-09-26T09:25:00Z" w16du:dateUtc="2025-09-26T07:25:00Z">
        <w:r w:rsidR="00F1772D" w:rsidDel="002B7A70">
          <w:delText>PCDC</w:delText>
        </w:r>
        <w:r w:rsidDel="002B7A70">
          <w:delText xml:space="preserve"> </w:delText>
        </w:r>
      </w:del>
      <w:ins w:id="1054" w:author="Kranich, Peter" w:date="2025-09-26T09:25:00Z" w16du:dateUtc="2025-09-26T07:25:00Z">
        <w:r w:rsidR="002B7A70">
          <w:t xml:space="preserve">HC </w:t>
        </w:r>
      </w:ins>
      <w:r>
        <w:t xml:space="preserve">periodically. </w:t>
      </w:r>
      <w:proofErr w:type="gramStart"/>
      <w:r>
        <w:t>The periodicity</w:t>
      </w:r>
      <w:proofErr w:type="gramEnd"/>
      <w:r>
        <w:t xml:space="preserve"> is part of </w:t>
      </w:r>
      <w:proofErr w:type="gramStart"/>
      <w:r>
        <w:t>the heartbeat</w:t>
      </w:r>
      <w:proofErr w:type="gramEnd"/>
      <w:r>
        <w:t xml:space="preserve"> information and depends on the individual </w:t>
      </w:r>
      <w:del w:id="1055" w:author="Kranich, Peter" w:date="2025-09-26T09:25:00Z" w16du:dateUtc="2025-09-26T07:25:00Z">
        <w:r w:rsidDel="00B71AA4">
          <w:delText>PCDR</w:delText>
        </w:r>
      </w:del>
      <w:ins w:id="1056" w:author="Kranich, Peter" w:date="2025-09-26T09:25:00Z" w16du:dateUtc="2025-09-26T07:25:00Z">
        <w:r w:rsidR="00B71AA4">
          <w:t>HR</w:t>
        </w:r>
      </w:ins>
      <w:r>
        <w:t>.</w:t>
      </w:r>
    </w:p>
    <w:p w14:paraId="68395FE2" w14:textId="4041C838" w:rsidR="005B6E91" w:rsidRPr="00D26514" w:rsidRDefault="006E062D" w:rsidP="005B6E91">
      <w:pPr>
        <w:pStyle w:val="BodyText"/>
      </w:pPr>
      <w:del w:id="1057" w:author="Kranich, Peter" w:date="2025-07-15T08:18:00Z" w16du:dateUtc="2025-07-15T06:18:00Z">
        <w:r w:rsidDel="0015607D">
          <w:delText>Depending on the IHE PCD profile, the heartbeat message conforms to the same format as defined for the corresponding IHE PCD profile</w:delText>
        </w:r>
      </w:del>
      <w:r w:rsidR="00756D2F">
        <w:t>.</w:t>
      </w:r>
    </w:p>
    <w:p w14:paraId="1D0C341B" w14:textId="7DEBEC39" w:rsidR="00CF283F" w:rsidRPr="00D26514" w:rsidRDefault="00303E20" w:rsidP="00303E20">
      <w:pPr>
        <w:pStyle w:val="Heading5"/>
        <w:numPr>
          <w:ilvl w:val="0"/>
          <w:numId w:val="0"/>
        </w:numPr>
        <w:rPr>
          <w:noProof w:val="0"/>
        </w:rPr>
      </w:pPr>
      <w:bookmarkStart w:id="1058" w:name="_Toc345074678"/>
      <w:bookmarkStart w:id="1059" w:name="_Toc209791050"/>
      <w:r w:rsidRPr="00D26514">
        <w:rPr>
          <w:noProof w:val="0"/>
        </w:rPr>
        <w:t>3</w:t>
      </w:r>
      <w:r w:rsidR="00CF283F" w:rsidRPr="00D26514">
        <w:rPr>
          <w:noProof w:val="0"/>
        </w:rPr>
        <w:t>.</w:t>
      </w:r>
      <w:r w:rsidR="00693660">
        <w:rPr>
          <w:noProof w:val="0"/>
        </w:rPr>
        <w:t>53</w:t>
      </w:r>
      <w:r w:rsidR="00CF283F" w:rsidRPr="00D26514">
        <w:rPr>
          <w:noProof w:val="0"/>
        </w:rPr>
        <w:t>.4.1.1 Trigger Events</w:t>
      </w:r>
      <w:bookmarkEnd w:id="1058"/>
      <w:bookmarkEnd w:id="1059"/>
    </w:p>
    <w:p w14:paraId="7837B2CB" w14:textId="19E5F95D" w:rsidR="006C371A" w:rsidRDefault="00AC08DA" w:rsidP="0096773D">
      <w:pPr>
        <w:pStyle w:val="BodyText"/>
      </w:pPr>
      <w:r>
        <w:t>Heartbeat messages are sen</w:t>
      </w:r>
      <w:r w:rsidR="00BF1DC4">
        <w:t xml:space="preserve">t automatically from the </w:t>
      </w:r>
      <w:del w:id="1060" w:author="Kranich, Peter" w:date="2025-09-26T09:46:00Z" w16du:dateUtc="2025-09-26T07:46:00Z">
        <w:r w:rsidR="00BF1DC4" w:rsidDel="006B5F47">
          <w:delText xml:space="preserve">PCDR </w:delText>
        </w:r>
      </w:del>
      <w:ins w:id="1061" w:author="Kranich, Peter" w:date="2025-09-26T09:46:00Z" w16du:dateUtc="2025-09-26T07:46:00Z">
        <w:r w:rsidR="006B5F47">
          <w:t xml:space="preserve">HR </w:t>
        </w:r>
      </w:ins>
      <w:r w:rsidR="00BF1DC4">
        <w:t xml:space="preserve">to the </w:t>
      </w:r>
      <w:del w:id="1062" w:author="Kranich, Peter" w:date="2025-09-26T09:46:00Z" w16du:dateUtc="2025-09-26T07:46:00Z">
        <w:r w:rsidR="00BF1DC4" w:rsidDel="006B5F47">
          <w:delText>PCDC</w:delText>
        </w:r>
      </w:del>
      <w:ins w:id="1063" w:author="Kranich, Peter" w:date="2025-09-26T09:46:00Z" w16du:dateUtc="2025-09-26T07:46:00Z">
        <w:r w:rsidR="006B5F47">
          <w:t>HC</w:t>
        </w:r>
      </w:ins>
      <w:r w:rsidR="00EA1706">
        <w:t xml:space="preserve">. The following </w:t>
      </w:r>
      <w:r w:rsidR="007668F0">
        <w:t>states will trigger the sending</w:t>
      </w:r>
      <w:r w:rsidR="00E0051F">
        <w:t xml:space="preserve"> of</w:t>
      </w:r>
      <w:r w:rsidR="008B728D">
        <w:t xml:space="preserve"> a</w:t>
      </w:r>
      <w:r w:rsidR="00E0051F">
        <w:t xml:space="preserve"> heartbeat message</w:t>
      </w:r>
      <w:r w:rsidR="00EA1706">
        <w:t>:</w:t>
      </w:r>
    </w:p>
    <w:p w14:paraId="38750DCC" w14:textId="1EEFC991" w:rsidR="00EA1706" w:rsidRDefault="00BA7D77" w:rsidP="007440CC">
      <w:pPr>
        <w:pStyle w:val="BodyText"/>
        <w:numPr>
          <w:ilvl w:val="0"/>
          <w:numId w:val="73"/>
        </w:numPr>
      </w:pPr>
      <w:r>
        <w:t xml:space="preserve">The </w:t>
      </w:r>
      <w:del w:id="1064" w:author="Kranich, Peter" w:date="2025-09-26T09:46:00Z" w16du:dateUtc="2025-09-26T07:46:00Z">
        <w:r w:rsidR="007440CC" w:rsidDel="006B5F47">
          <w:delText xml:space="preserve">PCDR </w:delText>
        </w:r>
      </w:del>
      <w:ins w:id="1065" w:author="Kranich, Peter" w:date="2025-09-26T09:46:00Z" w16du:dateUtc="2025-09-26T07:46:00Z">
        <w:r w:rsidR="006B5F47">
          <w:t xml:space="preserve">HR </w:t>
        </w:r>
      </w:ins>
      <w:r w:rsidR="00C7708A">
        <w:t>intend</w:t>
      </w:r>
      <w:r w:rsidR="007440CC">
        <w:t>s</w:t>
      </w:r>
      <w:r w:rsidR="00A04E9D">
        <w:t xml:space="preserve"> to s</w:t>
      </w:r>
      <w:r w:rsidR="007440CC">
        <w:t xml:space="preserve">tart </w:t>
      </w:r>
      <w:proofErr w:type="gramStart"/>
      <w:r w:rsidR="007440CC">
        <w:t>a MC</w:t>
      </w:r>
      <w:proofErr w:type="gramEnd"/>
      <w:r w:rsidR="00225502">
        <w:t>.</w:t>
      </w:r>
    </w:p>
    <w:p w14:paraId="49468823" w14:textId="4EC30085" w:rsidR="005616EA" w:rsidRDefault="00E11D70" w:rsidP="007440CC">
      <w:pPr>
        <w:pStyle w:val="BodyText"/>
        <w:numPr>
          <w:ilvl w:val="0"/>
          <w:numId w:val="73"/>
        </w:numPr>
      </w:pPr>
      <w:r>
        <w:t>T</w:t>
      </w:r>
      <w:r w:rsidR="002E48E5">
        <w:t>he defined time interval expired</w:t>
      </w:r>
      <w:r>
        <w:t xml:space="preserve"> and the </w:t>
      </w:r>
      <w:del w:id="1066" w:author="Kranich, Peter" w:date="2025-09-26T09:46:00Z" w16du:dateUtc="2025-09-26T07:46:00Z">
        <w:r w:rsidDel="005127F2">
          <w:delText xml:space="preserve">PCDR </w:delText>
        </w:r>
      </w:del>
      <w:ins w:id="1067" w:author="Kranich, Peter" w:date="2025-09-26T09:46:00Z" w16du:dateUtc="2025-09-26T07:46:00Z">
        <w:r w:rsidR="005127F2">
          <w:t xml:space="preserve">HR </w:t>
        </w:r>
      </w:ins>
      <w:r w:rsidR="008D3FD4">
        <w:t xml:space="preserve">needs to </w:t>
      </w:r>
      <w:r>
        <w:t>indicate</w:t>
      </w:r>
      <w:r w:rsidR="008D3FD4">
        <w:t xml:space="preserve"> to the </w:t>
      </w:r>
      <w:del w:id="1068" w:author="Kranich, Peter" w:date="2025-09-26T09:46:00Z" w16du:dateUtc="2025-09-26T07:46:00Z">
        <w:r w:rsidR="008D3FD4" w:rsidDel="005127F2">
          <w:delText>PCDC</w:delText>
        </w:r>
        <w:r w:rsidDel="005127F2">
          <w:delText xml:space="preserve"> </w:delText>
        </w:r>
      </w:del>
      <w:ins w:id="1069" w:author="Kranich, Peter" w:date="2025-09-26T09:46:00Z" w16du:dateUtc="2025-09-26T07:46:00Z">
        <w:r w:rsidR="005127F2">
          <w:t xml:space="preserve">HC </w:t>
        </w:r>
      </w:ins>
      <w:r>
        <w:t>that it is still fully operational</w:t>
      </w:r>
    </w:p>
    <w:p w14:paraId="677AFE41" w14:textId="4D224F1B" w:rsidR="00225502" w:rsidRDefault="00BA7D77" w:rsidP="007440CC">
      <w:pPr>
        <w:pStyle w:val="BodyText"/>
        <w:numPr>
          <w:ilvl w:val="0"/>
          <w:numId w:val="73"/>
        </w:numPr>
      </w:pPr>
      <w:r>
        <w:t xml:space="preserve">The </w:t>
      </w:r>
      <w:del w:id="1070" w:author="Kranich, Peter" w:date="2025-09-26T09:47:00Z" w16du:dateUtc="2025-09-26T07:47:00Z">
        <w:r w:rsidDel="00772684">
          <w:delText xml:space="preserve">PCDR </w:delText>
        </w:r>
      </w:del>
      <w:ins w:id="1071" w:author="Kranich, Peter" w:date="2025-09-26T09:47:00Z" w16du:dateUtc="2025-09-26T07:47:00Z">
        <w:r w:rsidR="00772684">
          <w:t xml:space="preserve">HR </w:t>
        </w:r>
      </w:ins>
      <w:r>
        <w:t xml:space="preserve">wants to </w:t>
      </w:r>
      <w:r w:rsidR="00CB77FC">
        <w:t xml:space="preserve">indicate that one or more heartbeat parameters </w:t>
      </w:r>
      <w:proofErr w:type="gramStart"/>
      <w:r w:rsidR="00CB77FC">
        <w:t>changed</w:t>
      </w:r>
      <w:proofErr w:type="gramEnd"/>
      <w:r w:rsidR="00CB77FC">
        <w:t xml:space="preserve"> (e</w:t>
      </w:r>
      <w:proofErr w:type="gramStart"/>
      <w:r w:rsidR="00CB77FC">
        <w:t>. g</w:t>
      </w:r>
      <w:proofErr w:type="gramEnd"/>
      <w:r w:rsidR="00CB77FC">
        <w:t xml:space="preserve">. the </w:t>
      </w:r>
      <w:r w:rsidR="00A43D12">
        <w:t>periodicity).</w:t>
      </w:r>
    </w:p>
    <w:p w14:paraId="47E6A5A0" w14:textId="04C0E6A3" w:rsidR="00A43D12" w:rsidRPr="00D26514" w:rsidRDefault="00A43D12" w:rsidP="007440CC">
      <w:pPr>
        <w:pStyle w:val="BodyText"/>
        <w:numPr>
          <w:ilvl w:val="0"/>
          <w:numId w:val="73"/>
        </w:numPr>
      </w:pPr>
      <w:r>
        <w:t xml:space="preserve">The </w:t>
      </w:r>
      <w:del w:id="1072" w:author="Kranich, Peter" w:date="2025-09-26T09:47:00Z" w16du:dateUtc="2025-09-26T07:47:00Z">
        <w:r w:rsidDel="00FA744F">
          <w:delText xml:space="preserve">PCDR </w:delText>
        </w:r>
      </w:del>
      <w:ins w:id="1073" w:author="Kranich, Peter" w:date="2025-09-26T09:47:00Z" w16du:dateUtc="2025-09-26T07:47:00Z">
        <w:r w:rsidR="00FA744F">
          <w:t xml:space="preserve">HR </w:t>
        </w:r>
      </w:ins>
      <w:r w:rsidR="00043CF3">
        <w:t xml:space="preserve">intends to </w:t>
      </w:r>
      <w:r w:rsidR="00684D08">
        <w:t xml:space="preserve">end </w:t>
      </w:r>
      <w:proofErr w:type="gramStart"/>
      <w:r w:rsidR="00684D08">
        <w:t>a MC</w:t>
      </w:r>
      <w:proofErr w:type="gramEnd"/>
      <w:r w:rsidR="00684D08">
        <w:t xml:space="preserve"> intentionally (e</w:t>
      </w:r>
      <w:proofErr w:type="gramStart"/>
      <w:r w:rsidR="00684D08">
        <w:t>. g</w:t>
      </w:r>
      <w:proofErr w:type="gramEnd"/>
      <w:r w:rsidR="00684D08">
        <w:t>. device</w:t>
      </w:r>
      <w:r w:rsidR="00BB1925">
        <w:t xml:space="preserve"> will be switched off).</w:t>
      </w:r>
      <w:r>
        <w:t xml:space="preserve"> </w:t>
      </w:r>
    </w:p>
    <w:p w14:paraId="0BD2FE6D" w14:textId="6FFD513F" w:rsidR="00CF283F" w:rsidRPr="00D26514" w:rsidRDefault="00303E20" w:rsidP="00303E20">
      <w:pPr>
        <w:pStyle w:val="Heading5"/>
        <w:numPr>
          <w:ilvl w:val="0"/>
          <w:numId w:val="0"/>
        </w:numPr>
        <w:rPr>
          <w:noProof w:val="0"/>
        </w:rPr>
      </w:pPr>
      <w:bookmarkStart w:id="1074" w:name="_Toc345074679"/>
      <w:bookmarkStart w:id="1075" w:name="_Toc209791051"/>
      <w:r w:rsidRPr="00D26514">
        <w:rPr>
          <w:noProof w:val="0"/>
        </w:rPr>
        <w:t>3</w:t>
      </w:r>
      <w:r w:rsidR="00CF283F" w:rsidRPr="00D26514">
        <w:rPr>
          <w:noProof w:val="0"/>
        </w:rPr>
        <w:t>.</w:t>
      </w:r>
      <w:r w:rsidR="00693660">
        <w:rPr>
          <w:noProof w:val="0"/>
        </w:rPr>
        <w:t>53</w:t>
      </w:r>
      <w:r w:rsidR="00CF283F" w:rsidRPr="00D26514">
        <w:rPr>
          <w:noProof w:val="0"/>
        </w:rPr>
        <w:t xml:space="preserve">.4.1.2 </w:t>
      </w:r>
      <w:commentRangeStart w:id="1076"/>
      <w:r w:rsidR="00CF283F" w:rsidRPr="00D26514">
        <w:rPr>
          <w:noProof w:val="0"/>
        </w:rPr>
        <w:t>Message Semantics</w:t>
      </w:r>
      <w:bookmarkEnd w:id="1074"/>
      <w:commentRangeEnd w:id="1076"/>
      <w:r w:rsidR="00AF49A0">
        <w:rPr>
          <w:rStyle w:val="CommentReference"/>
          <w:rFonts w:ascii="Times New Roman" w:hAnsi="Times New Roman"/>
          <w:b w:val="0"/>
          <w:noProof w:val="0"/>
          <w:kern w:val="0"/>
        </w:rPr>
        <w:commentReference w:id="1076"/>
      </w:r>
      <w:bookmarkEnd w:id="1075"/>
    </w:p>
    <w:p w14:paraId="13B15A52" w14:textId="508F5BCD" w:rsidR="002358BB" w:rsidRDefault="002F2FC2" w:rsidP="000575CD">
      <w:pPr>
        <w:rPr>
          <w:ins w:id="1077" w:author="Kranich, Peter" w:date="2025-07-15T08:27:00Z" w16du:dateUtc="2025-07-15T06:27:00Z"/>
        </w:rPr>
      </w:pPr>
      <w:ins w:id="1078" w:author="Kranich, Peter" w:date="2025-07-15T08:28:00Z" w16du:dateUtc="2025-07-15T06:28:00Z">
        <w:r>
          <w:t xml:space="preserve">For the heartbeat message, </w:t>
        </w:r>
      </w:ins>
      <w:ins w:id="1079" w:author="Kranich, Peter" w:date="2025-07-15T08:29:00Z" w16du:dateUtc="2025-07-15T06:29:00Z">
        <w:r w:rsidR="00665756">
          <w:t>a</w:t>
        </w:r>
      </w:ins>
      <w:ins w:id="1080" w:author="Kranich, Peter" w:date="2025-07-15T08:36:00Z" w16du:dateUtc="2025-07-15T06:36:00Z">
        <w:r w:rsidR="002C3ED2">
          <w:t>n</w:t>
        </w:r>
      </w:ins>
      <w:ins w:id="1081" w:author="Kranich, Peter" w:date="2025-07-15T08:29:00Z" w16du:dateUtc="2025-07-15T06:29:00Z">
        <w:r w:rsidR="00665756">
          <w:t xml:space="preserve"> ORU </w:t>
        </w:r>
      </w:ins>
      <w:ins w:id="1082" w:author="Kranich, Peter" w:date="2025-07-15T08:30:00Z" w16du:dateUtc="2025-07-15T06:30:00Z">
        <w:r w:rsidR="00845B58">
          <w:t>message with the trigger event R44 and</w:t>
        </w:r>
        <w:r w:rsidR="00F92ED5">
          <w:t xml:space="preserve"> message</w:t>
        </w:r>
      </w:ins>
      <w:ins w:id="1083" w:author="Kranich, Peter" w:date="2025-07-15T08:31:00Z" w16du:dateUtc="2025-07-15T06:31:00Z">
        <w:r w:rsidR="008E2DBE">
          <w:t xml:space="preserve"> structure ORU_R44 is utilized.</w:t>
        </w:r>
      </w:ins>
      <w:ins w:id="1084" w:author="Kranich, Peter" w:date="2025-07-15T08:33:00Z" w16du:dateUtc="2025-07-15T06:33:00Z">
        <w:r w:rsidR="00C627D0">
          <w:br/>
          <w:t>The OBR</w:t>
        </w:r>
        <w:r w:rsidR="00EF0128">
          <w:t>-4 “</w:t>
        </w:r>
      </w:ins>
      <w:ins w:id="1085" w:author="Kranich, Peter" w:date="2025-07-15T08:34:00Z" w16du:dateUtc="2025-07-15T06:34:00Z">
        <w:r w:rsidR="00EF0128">
          <w:t xml:space="preserve">Universal Service Identifier” field shall be set to </w:t>
        </w:r>
        <w:r w:rsidR="0012438B">
          <w:t>“</w:t>
        </w:r>
        <w:r w:rsidR="0012438B" w:rsidRPr="0012438B">
          <w:t>198200^ MDC_EVT_WATCHDOG^MDC</w:t>
        </w:r>
        <w:r w:rsidR="0012438B">
          <w:t>”</w:t>
        </w:r>
      </w:ins>
      <w:ins w:id="1086" w:author="Kranich, Peter" w:date="2025-07-15T08:35:00Z" w16du:dateUtc="2025-07-15T06:35:00Z">
        <w:r w:rsidR="002B39E4">
          <w:t>.</w:t>
        </w:r>
      </w:ins>
      <w:ins w:id="1087" w:author="Kranich, Peter" w:date="2025-07-15T08:32:00Z" w16du:dateUtc="2025-07-15T06:32:00Z">
        <w:r w:rsidR="00AB4184">
          <w:br/>
        </w:r>
      </w:ins>
    </w:p>
    <w:p w14:paraId="0E9CE8FF" w14:textId="2823DEBA" w:rsidR="00FD3590" w:rsidRDefault="000575CD" w:rsidP="000575CD">
      <w:r>
        <w:lastRenderedPageBreak/>
        <w:t>For the heartbeat information, an</w:t>
      </w:r>
      <w:r w:rsidR="00FD3590">
        <w:t xml:space="preserve"> </w:t>
      </w:r>
      <w:r w:rsidR="00CA3C06">
        <w:t>“</w:t>
      </w:r>
      <w:r>
        <w:t xml:space="preserve">in-line” </w:t>
      </w:r>
      <w:del w:id="1088" w:author="Kranich, Peter" w:date="2025-09-26T09:47:00Z" w16du:dateUtc="2025-09-26T07:47:00Z">
        <w:r w:rsidDel="00FA744F">
          <w:delText xml:space="preserve">alert </w:delText>
        </w:r>
      </w:del>
      <w:r>
        <w:t xml:space="preserve">event is utilized. </w:t>
      </w:r>
    </w:p>
    <w:p w14:paraId="4A8359EB" w14:textId="6C26E09D" w:rsidR="00137AF1" w:rsidRDefault="00FD3590" w:rsidP="000575CD">
      <w:del w:id="1089" w:author="Kranich, Peter" w:date="2025-07-15T08:20:00Z" w16du:dateUtc="2025-07-15T06:20:00Z">
        <w:r w:rsidDel="00CA3DE1">
          <w:delText xml:space="preserve">Depending on the IHE </w:delText>
        </w:r>
        <w:r w:rsidR="00B942C9" w:rsidDel="00CA3DE1">
          <w:delText>DEV</w:delText>
        </w:r>
        <w:r w:rsidDel="00CA3DE1">
          <w:delText xml:space="preserve"> profile, </w:delText>
        </w:r>
      </w:del>
      <w:ins w:id="1090" w:author="Kranich, Peter" w:date="2025-07-15T08:20:00Z" w16du:dateUtc="2025-07-15T06:20:00Z">
        <w:r w:rsidR="00B51572">
          <w:t>T</w:t>
        </w:r>
      </w:ins>
      <w:del w:id="1091" w:author="Kranich, Peter" w:date="2025-07-15T08:20:00Z" w16du:dateUtc="2025-07-15T06:20:00Z">
        <w:r w:rsidDel="00B51572">
          <w:delText>t</w:delText>
        </w:r>
      </w:del>
      <w:r>
        <w:t xml:space="preserve">he heartbeat message </w:t>
      </w:r>
      <w:del w:id="1092" w:author="Kranich, Peter" w:date="2025-07-15T08:21:00Z" w16du:dateUtc="2025-07-15T06:21:00Z">
        <w:r w:rsidDel="00B51572">
          <w:delText xml:space="preserve">conforms to the same format as defined for the corresponding IHE </w:delText>
        </w:r>
        <w:r w:rsidR="00B942C9" w:rsidDel="00B51572">
          <w:delText>DEV</w:delText>
        </w:r>
        <w:r w:rsidDel="00B51572">
          <w:delText xml:space="preserve"> profile but </w:delText>
        </w:r>
      </w:del>
      <w:r>
        <w:t>may only contain the OBX segment with the heartbeat information in the OBSERVATION group of the HL7 ORU^R</w:t>
      </w:r>
      <w:ins w:id="1093" w:author="Kranich, Peter" w:date="2025-07-15T08:35:00Z" w16du:dateUtc="2025-07-15T06:35:00Z">
        <w:r w:rsidR="00304A03">
          <w:t>44</w:t>
        </w:r>
      </w:ins>
      <w:del w:id="1094" w:author="Kranich, Peter" w:date="2025-07-15T08:35:00Z" w16du:dateUtc="2025-07-15T06:35:00Z">
        <w:r w:rsidDel="00304A03">
          <w:delText>01</w:delText>
        </w:r>
      </w:del>
      <w:r>
        <w:t xml:space="preserve"> message. </w:t>
      </w:r>
    </w:p>
    <w:p w14:paraId="5E501A7E" w14:textId="57A570FA" w:rsidR="000575CD" w:rsidRDefault="000575CD" w:rsidP="000575CD">
      <w:r>
        <w:t>The following table defines the content of the individual fields in the OBX segment (see also “</w:t>
      </w:r>
      <w:r w:rsidR="006B3B26">
        <w:t xml:space="preserve">DEV </w:t>
      </w:r>
      <w:r w:rsidR="00EF6317">
        <w:t xml:space="preserve">TF-2 </w:t>
      </w:r>
      <w:r w:rsidRPr="00A83BEA">
        <w:t>B.8 OBX - Observation/Result segment</w:t>
      </w:r>
      <w:r>
        <w:t>” for further information):</w:t>
      </w:r>
    </w:p>
    <w:p w14:paraId="72E0E3F2" w14:textId="77777777" w:rsidR="00D670AB" w:rsidRDefault="00D670AB" w:rsidP="000575CD"/>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Change w:id="1095" w:author="Kranich, Peter" w:date="2025-09-26T14:11:00Z" w16du:dateUtc="2025-09-26T12:11:00Z">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PrChange>
      </w:tblPr>
      <w:tblGrid>
        <w:gridCol w:w="2486"/>
        <w:gridCol w:w="3636"/>
        <w:gridCol w:w="3222"/>
        <w:tblGridChange w:id="1096">
          <w:tblGrid>
            <w:gridCol w:w="2486"/>
            <w:gridCol w:w="289"/>
            <w:gridCol w:w="3347"/>
            <w:gridCol w:w="289"/>
            <w:gridCol w:w="2933"/>
          </w:tblGrid>
        </w:tblGridChange>
      </w:tblGrid>
      <w:tr w:rsidR="000575CD" w14:paraId="532EB1DC" w14:textId="77777777" w:rsidTr="000074CA">
        <w:tc>
          <w:tcPr>
            <w:tcW w:w="2486" w:type="dxa"/>
            <w:shd w:val="solid" w:color="000000" w:fill="FFFFFF"/>
            <w:tcPrChange w:id="1097" w:author="Kranich, Peter" w:date="2025-09-26T14:11:00Z" w16du:dateUtc="2025-09-26T12:11:00Z">
              <w:tcPr>
                <w:tcW w:w="3192" w:type="dxa"/>
                <w:gridSpan w:val="2"/>
                <w:shd w:val="solid" w:color="000000" w:fill="FFFFFF"/>
              </w:tcPr>
            </w:tcPrChange>
          </w:tcPr>
          <w:p w14:paraId="4215431E" w14:textId="77777777" w:rsidR="000575CD" w:rsidRPr="00EE5907" w:rsidRDefault="000575CD" w:rsidP="007F183D">
            <w:pPr>
              <w:rPr>
                <w:b/>
                <w:bCs/>
              </w:rPr>
            </w:pPr>
            <w:bookmarkStart w:id="1098" w:name="_Hlk166594117"/>
            <w:r w:rsidRPr="00EE5907">
              <w:rPr>
                <w:b/>
                <w:bCs/>
              </w:rPr>
              <w:t>OBX Field</w:t>
            </w:r>
          </w:p>
        </w:tc>
        <w:tc>
          <w:tcPr>
            <w:tcW w:w="3636" w:type="dxa"/>
            <w:shd w:val="solid" w:color="000000" w:fill="FFFFFF"/>
            <w:tcPrChange w:id="1099" w:author="Kranich, Peter" w:date="2025-09-26T14:11:00Z" w16du:dateUtc="2025-09-26T12:11:00Z">
              <w:tcPr>
                <w:tcW w:w="3192" w:type="dxa"/>
                <w:gridSpan w:val="2"/>
                <w:shd w:val="solid" w:color="000000" w:fill="FFFFFF"/>
              </w:tcPr>
            </w:tcPrChange>
          </w:tcPr>
          <w:p w14:paraId="44BCAC97" w14:textId="77777777" w:rsidR="000575CD" w:rsidRPr="00EE5907" w:rsidRDefault="000575CD" w:rsidP="007F183D">
            <w:pPr>
              <w:rPr>
                <w:b/>
                <w:bCs/>
              </w:rPr>
            </w:pPr>
            <w:r w:rsidRPr="00EE5907">
              <w:rPr>
                <w:b/>
                <w:bCs/>
              </w:rPr>
              <w:t>Value</w:t>
            </w:r>
          </w:p>
        </w:tc>
        <w:tc>
          <w:tcPr>
            <w:tcW w:w="3222" w:type="dxa"/>
            <w:shd w:val="solid" w:color="000000" w:fill="FFFFFF"/>
            <w:tcPrChange w:id="1100" w:author="Kranich, Peter" w:date="2025-09-26T14:11:00Z" w16du:dateUtc="2025-09-26T12:11:00Z">
              <w:tcPr>
                <w:tcW w:w="3192" w:type="dxa"/>
                <w:shd w:val="solid" w:color="000000" w:fill="FFFFFF"/>
              </w:tcPr>
            </w:tcPrChange>
          </w:tcPr>
          <w:p w14:paraId="1535FCC4" w14:textId="77777777" w:rsidR="000575CD" w:rsidRPr="00EE5907" w:rsidRDefault="000575CD" w:rsidP="007F183D">
            <w:pPr>
              <w:rPr>
                <w:b/>
                <w:bCs/>
              </w:rPr>
            </w:pPr>
            <w:r w:rsidRPr="00EE5907">
              <w:rPr>
                <w:b/>
                <w:bCs/>
              </w:rPr>
              <w:t>Note</w:t>
            </w:r>
          </w:p>
        </w:tc>
      </w:tr>
      <w:tr w:rsidR="000575CD" w14:paraId="68D33B37" w14:textId="77777777" w:rsidTr="000074CA">
        <w:tc>
          <w:tcPr>
            <w:tcW w:w="2486" w:type="dxa"/>
            <w:tcPrChange w:id="1101" w:author="Kranich, Peter" w:date="2025-09-26T14:11:00Z" w16du:dateUtc="2025-09-26T12:11:00Z">
              <w:tcPr>
                <w:tcW w:w="3192" w:type="dxa"/>
                <w:gridSpan w:val="2"/>
              </w:tcPr>
            </w:tcPrChange>
          </w:tcPr>
          <w:p w14:paraId="416A29C7" w14:textId="77777777" w:rsidR="000575CD" w:rsidRDefault="000575CD" w:rsidP="007F183D">
            <w:r w:rsidRPr="00A83BEA">
              <w:t>OBX-1 Set ID - OBX</w:t>
            </w:r>
          </w:p>
        </w:tc>
        <w:tc>
          <w:tcPr>
            <w:tcW w:w="3636" w:type="dxa"/>
            <w:tcPrChange w:id="1102" w:author="Kranich, Peter" w:date="2025-09-26T14:11:00Z" w16du:dateUtc="2025-09-26T12:11:00Z">
              <w:tcPr>
                <w:tcW w:w="3192" w:type="dxa"/>
                <w:gridSpan w:val="2"/>
              </w:tcPr>
            </w:tcPrChange>
          </w:tcPr>
          <w:p w14:paraId="20D17D81" w14:textId="77777777" w:rsidR="000575CD" w:rsidRDefault="000575CD" w:rsidP="007F183D">
            <w:r>
              <w:t>See section “</w:t>
            </w:r>
            <w:r w:rsidRPr="00A83BEA">
              <w:t xml:space="preserve">OBX-1 Set ID </w:t>
            </w:r>
            <w:r>
              <w:t>–</w:t>
            </w:r>
            <w:r w:rsidRPr="00A83BEA">
              <w:t xml:space="preserve"> OBX</w:t>
            </w:r>
            <w:r>
              <w:t>” in “</w:t>
            </w:r>
            <w:r w:rsidRPr="00A83BEA">
              <w:t>B.8 OBX - Observation/Result segment</w:t>
            </w:r>
            <w:r>
              <w:t>”</w:t>
            </w:r>
          </w:p>
        </w:tc>
        <w:tc>
          <w:tcPr>
            <w:tcW w:w="3222" w:type="dxa"/>
            <w:tcPrChange w:id="1103" w:author="Kranich, Peter" w:date="2025-09-26T14:11:00Z" w16du:dateUtc="2025-09-26T12:11:00Z">
              <w:tcPr>
                <w:tcW w:w="3192" w:type="dxa"/>
              </w:tcPr>
            </w:tcPrChange>
          </w:tcPr>
          <w:p w14:paraId="1FC878E9" w14:textId="77777777" w:rsidR="000575CD" w:rsidRDefault="000575CD" w:rsidP="007F183D"/>
        </w:tc>
      </w:tr>
      <w:tr w:rsidR="000575CD" w14:paraId="2DA32C19" w14:textId="77777777" w:rsidTr="000074CA">
        <w:tc>
          <w:tcPr>
            <w:tcW w:w="2486" w:type="dxa"/>
            <w:tcPrChange w:id="1104" w:author="Kranich, Peter" w:date="2025-09-26T14:11:00Z" w16du:dateUtc="2025-09-26T12:11:00Z">
              <w:tcPr>
                <w:tcW w:w="3192" w:type="dxa"/>
                <w:gridSpan w:val="2"/>
              </w:tcPr>
            </w:tcPrChange>
          </w:tcPr>
          <w:p w14:paraId="0A938C25" w14:textId="77777777" w:rsidR="000575CD" w:rsidRDefault="000575CD" w:rsidP="007F183D">
            <w:r w:rsidRPr="00CE1D74">
              <w:t>OBX-2 Value Type</w:t>
            </w:r>
          </w:p>
        </w:tc>
        <w:tc>
          <w:tcPr>
            <w:tcW w:w="3636" w:type="dxa"/>
            <w:tcPrChange w:id="1105" w:author="Kranich, Peter" w:date="2025-09-26T14:11:00Z" w16du:dateUtc="2025-09-26T12:11:00Z">
              <w:tcPr>
                <w:tcW w:w="3192" w:type="dxa"/>
                <w:gridSpan w:val="2"/>
              </w:tcPr>
            </w:tcPrChange>
          </w:tcPr>
          <w:p w14:paraId="59740EC7" w14:textId="77777777" w:rsidR="000575CD" w:rsidRDefault="000575CD" w:rsidP="007F183D">
            <w:r>
              <w:t>“ST”</w:t>
            </w:r>
          </w:p>
        </w:tc>
        <w:tc>
          <w:tcPr>
            <w:tcW w:w="3222" w:type="dxa"/>
            <w:tcPrChange w:id="1106" w:author="Kranich, Peter" w:date="2025-09-26T14:11:00Z" w16du:dateUtc="2025-09-26T12:11:00Z">
              <w:tcPr>
                <w:tcW w:w="3192" w:type="dxa"/>
              </w:tcPr>
            </w:tcPrChange>
          </w:tcPr>
          <w:p w14:paraId="5467CFFE" w14:textId="77777777" w:rsidR="000575CD" w:rsidRDefault="000575CD" w:rsidP="007F183D"/>
        </w:tc>
      </w:tr>
      <w:tr w:rsidR="000575CD" w14:paraId="1AFE002D" w14:textId="77777777" w:rsidTr="000074CA">
        <w:tc>
          <w:tcPr>
            <w:tcW w:w="2486" w:type="dxa"/>
            <w:tcPrChange w:id="1107" w:author="Kranich, Peter" w:date="2025-09-26T14:11:00Z" w16du:dateUtc="2025-09-26T12:11:00Z">
              <w:tcPr>
                <w:tcW w:w="3192" w:type="dxa"/>
                <w:gridSpan w:val="2"/>
              </w:tcPr>
            </w:tcPrChange>
          </w:tcPr>
          <w:p w14:paraId="67DF9957" w14:textId="77777777" w:rsidR="000575CD" w:rsidRDefault="000575CD" w:rsidP="007F183D">
            <w:r w:rsidRPr="00CE1D74">
              <w:t>OBX-3 Observation Identifier</w:t>
            </w:r>
          </w:p>
        </w:tc>
        <w:tc>
          <w:tcPr>
            <w:tcW w:w="3636" w:type="dxa"/>
            <w:tcPrChange w:id="1108" w:author="Kranich, Peter" w:date="2025-09-26T14:11:00Z" w16du:dateUtc="2025-09-26T12:11:00Z">
              <w:tcPr>
                <w:tcW w:w="3192" w:type="dxa"/>
                <w:gridSpan w:val="2"/>
              </w:tcPr>
            </w:tcPrChange>
          </w:tcPr>
          <w:p w14:paraId="080A8BC8" w14:textId="77777777" w:rsidR="000575CD" w:rsidRDefault="000575CD" w:rsidP="007F183D">
            <w:r>
              <w:t>“</w:t>
            </w:r>
            <w:r w:rsidRPr="00CE1D74">
              <w:t>198200^ MDC_EVT_WATCHDOG^MDC</w:t>
            </w:r>
            <w:r>
              <w:t>”</w:t>
            </w:r>
          </w:p>
        </w:tc>
        <w:tc>
          <w:tcPr>
            <w:tcW w:w="3222" w:type="dxa"/>
            <w:tcPrChange w:id="1109" w:author="Kranich, Peter" w:date="2025-09-26T14:11:00Z" w16du:dateUtc="2025-09-26T12:11:00Z">
              <w:tcPr>
                <w:tcW w:w="3192" w:type="dxa"/>
              </w:tcPr>
            </w:tcPrChange>
          </w:tcPr>
          <w:p w14:paraId="17A11DB9" w14:textId="77777777" w:rsidR="000575CD" w:rsidRDefault="000575CD" w:rsidP="007F183D"/>
        </w:tc>
      </w:tr>
      <w:tr w:rsidR="000575CD" w14:paraId="5AAEA6BC" w14:textId="77777777" w:rsidTr="000074CA">
        <w:tc>
          <w:tcPr>
            <w:tcW w:w="2486" w:type="dxa"/>
            <w:tcPrChange w:id="1110" w:author="Kranich, Peter" w:date="2025-09-26T14:11:00Z" w16du:dateUtc="2025-09-26T12:11:00Z">
              <w:tcPr>
                <w:tcW w:w="3192" w:type="dxa"/>
                <w:gridSpan w:val="2"/>
              </w:tcPr>
            </w:tcPrChange>
          </w:tcPr>
          <w:p w14:paraId="1D597A25" w14:textId="77777777" w:rsidR="000575CD" w:rsidRDefault="000575CD" w:rsidP="007F183D">
            <w:r w:rsidRPr="00557EBC">
              <w:t>OBX-4 Observation Sub-ID</w:t>
            </w:r>
          </w:p>
        </w:tc>
        <w:tc>
          <w:tcPr>
            <w:tcW w:w="3636" w:type="dxa"/>
            <w:tcPrChange w:id="1111" w:author="Kranich, Peter" w:date="2025-09-26T14:11:00Z" w16du:dateUtc="2025-09-26T12:11:00Z">
              <w:tcPr>
                <w:tcW w:w="3192" w:type="dxa"/>
                <w:gridSpan w:val="2"/>
              </w:tcPr>
            </w:tcPrChange>
          </w:tcPr>
          <w:p w14:paraId="0CAF8EF9" w14:textId="77777777" w:rsidR="000575CD" w:rsidRDefault="000575CD" w:rsidP="007F183D">
            <w:r>
              <w:t>&lt;n&gt;.0.0.1</w:t>
            </w:r>
          </w:p>
        </w:tc>
        <w:tc>
          <w:tcPr>
            <w:tcW w:w="3222" w:type="dxa"/>
            <w:tcPrChange w:id="1112" w:author="Kranich, Peter" w:date="2025-09-26T14:11:00Z" w16du:dateUtc="2025-09-26T12:11:00Z">
              <w:tcPr>
                <w:tcW w:w="3192" w:type="dxa"/>
              </w:tcPr>
            </w:tcPrChange>
          </w:tcPr>
          <w:p w14:paraId="460C9C68" w14:textId="77777777" w:rsidR="000575CD" w:rsidRDefault="000575CD" w:rsidP="007F183D">
            <w:r>
              <w:t xml:space="preserve">&lt;n&gt; identifies the Medical Device System (MDS) which has issued </w:t>
            </w:r>
            <w:proofErr w:type="gramStart"/>
            <w:r>
              <w:t>the heartbeat</w:t>
            </w:r>
            <w:proofErr w:type="gramEnd"/>
            <w:r>
              <w:t xml:space="preserve"> information.</w:t>
            </w:r>
          </w:p>
          <w:p w14:paraId="6CD9133A" w14:textId="77777777" w:rsidR="000575CD" w:rsidRDefault="000575CD" w:rsidP="007F183D">
            <w:r>
              <w:t>In the case of a PCD gateway proxy reporter, the heartbeat message may contain heartbeat information from multiple MDSs.</w:t>
            </w:r>
          </w:p>
          <w:p w14:paraId="0D824C1D" w14:textId="44FE89B0" w:rsidR="000575CD" w:rsidRDefault="000575CD" w:rsidP="007F183D">
            <w:r>
              <w:t xml:space="preserve">In the case of a PCD gateway reporter managing </w:t>
            </w:r>
            <w:proofErr w:type="gramStart"/>
            <w:r>
              <w:t>the reliable</w:t>
            </w:r>
            <w:proofErr w:type="gramEnd"/>
            <w:r>
              <w:t xml:space="preserve"> communication to the connected devices, the heartbeat message shall only contain the one MDS and the heartbeat information from the gateway.</w:t>
            </w:r>
          </w:p>
        </w:tc>
      </w:tr>
      <w:tr w:rsidR="000575CD" w14:paraId="3A3520AB" w14:textId="77777777" w:rsidTr="000074CA">
        <w:tc>
          <w:tcPr>
            <w:tcW w:w="2486" w:type="dxa"/>
            <w:tcPrChange w:id="1113" w:author="Kranich, Peter" w:date="2025-09-26T14:11:00Z" w16du:dateUtc="2025-09-26T12:11:00Z">
              <w:tcPr>
                <w:tcW w:w="3192" w:type="dxa"/>
                <w:gridSpan w:val="2"/>
              </w:tcPr>
            </w:tcPrChange>
          </w:tcPr>
          <w:p w14:paraId="793F6EF5" w14:textId="77777777" w:rsidR="000575CD" w:rsidRDefault="000575CD" w:rsidP="007F183D">
            <w:r w:rsidRPr="00CE1D74">
              <w:t>OBX-5 Observation Value</w:t>
            </w:r>
          </w:p>
        </w:tc>
        <w:tc>
          <w:tcPr>
            <w:tcW w:w="3636" w:type="dxa"/>
            <w:tcPrChange w:id="1114" w:author="Kranich, Peter" w:date="2025-09-26T14:11:00Z" w16du:dateUtc="2025-09-26T12:11:00Z">
              <w:tcPr>
                <w:tcW w:w="3192" w:type="dxa"/>
                <w:gridSpan w:val="2"/>
              </w:tcPr>
            </w:tcPrChange>
          </w:tcPr>
          <w:p w14:paraId="1190A617" w14:textId="77777777" w:rsidR="000575CD" w:rsidRDefault="000575CD" w:rsidP="007F183D">
            <w:r>
              <w:t>Event Phase of Watchdog Event</w:t>
            </w:r>
          </w:p>
        </w:tc>
        <w:tc>
          <w:tcPr>
            <w:tcW w:w="3222" w:type="dxa"/>
            <w:tcPrChange w:id="1115" w:author="Kranich, Peter" w:date="2025-09-26T14:11:00Z" w16du:dateUtc="2025-09-26T12:11:00Z">
              <w:tcPr>
                <w:tcW w:w="3192" w:type="dxa"/>
              </w:tcPr>
            </w:tcPrChange>
          </w:tcPr>
          <w:p w14:paraId="75408835" w14:textId="77777777" w:rsidR="000575CD" w:rsidRDefault="000575CD" w:rsidP="007F183D">
            <w:r>
              <w:t>The following phases are supported for the Watchdog event:</w:t>
            </w:r>
          </w:p>
          <w:p w14:paraId="47B660E0" w14:textId="75C25B00" w:rsidR="000575CD" w:rsidRDefault="000575CD" w:rsidP="000575CD">
            <w:pPr>
              <w:numPr>
                <w:ilvl w:val="0"/>
                <w:numId w:val="74"/>
              </w:numPr>
            </w:pPr>
            <w:r w:rsidRPr="005F0A2E">
              <w:rPr>
                <w:b/>
                <w:bCs/>
              </w:rPr>
              <w:t>start</w:t>
            </w:r>
            <w:r>
              <w:t xml:space="preserve">: </w:t>
            </w:r>
            <w:del w:id="1116" w:author="Kranich, Peter" w:date="2025-09-25T17:19:00Z" w16du:dateUtc="2025-09-25T15:19:00Z">
              <w:r w:rsidDel="00CC3266">
                <w:delText xml:space="preserve">PCDR </w:delText>
              </w:r>
            </w:del>
            <w:ins w:id="1117" w:author="Kranich, Peter" w:date="2025-09-25T17:19:00Z" w16du:dateUtc="2025-09-25T15:19:00Z">
              <w:r w:rsidR="00CC3266">
                <w:t xml:space="preserve">HR </w:t>
              </w:r>
            </w:ins>
            <w:r>
              <w:t>starts the MC</w:t>
            </w:r>
            <w:ins w:id="1118" w:author="Kranich, Peter" w:date="2025-09-25T17:18:00Z" w16du:dateUtc="2025-09-25T15:18:00Z">
              <w:r w:rsidR="00CC3266">
                <w:t xml:space="preserve"> relationship</w:t>
              </w:r>
            </w:ins>
          </w:p>
          <w:p w14:paraId="3AAF4286" w14:textId="10749784" w:rsidR="000575CD" w:rsidRDefault="000575CD" w:rsidP="000575CD">
            <w:pPr>
              <w:numPr>
                <w:ilvl w:val="0"/>
                <w:numId w:val="74"/>
              </w:numPr>
            </w:pPr>
            <w:r w:rsidRPr="005F0A2E">
              <w:rPr>
                <w:b/>
                <w:bCs/>
              </w:rPr>
              <w:lastRenderedPageBreak/>
              <w:t>continue</w:t>
            </w:r>
            <w:r>
              <w:t xml:space="preserve">: </w:t>
            </w:r>
            <w:del w:id="1119" w:author="Kranich, Peter" w:date="2025-09-25T17:19:00Z" w16du:dateUtc="2025-09-25T15:19:00Z">
              <w:r w:rsidDel="00CC3266">
                <w:delText xml:space="preserve">PCDR </w:delText>
              </w:r>
            </w:del>
            <w:ins w:id="1120" w:author="Kranich, Peter" w:date="2025-09-25T17:19:00Z" w16du:dateUtc="2025-09-25T15:19:00Z">
              <w:r w:rsidR="00CC3266">
                <w:t xml:space="preserve">HR </w:t>
              </w:r>
            </w:ins>
            <w:r>
              <w:t>sends another heartbeat message without any changes</w:t>
            </w:r>
          </w:p>
          <w:p w14:paraId="7097DDA7" w14:textId="11B5223B" w:rsidR="000575CD" w:rsidRDefault="000575CD" w:rsidP="000575CD">
            <w:pPr>
              <w:numPr>
                <w:ilvl w:val="0"/>
                <w:numId w:val="74"/>
              </w:numPr>
            </w:pPr>
            <w:r w:rsidRPr="005F0A2E">
              <w:rPr>
                <w:b/>
                <w:bCs/>
              </w:rPr>
              <w:t>update</w:t>
            </w:r>
            <w:r>
              <w:t xml:space="preserve">: </w:t>
            </w:r>
            <w:del w:id="1121" w:author="Kranich, Peter" w:date="2025-09-25T17:19:00Z" w16du:dateUtc="2025-09-25T15:19:00Z">
              <w:r w:rsidDel="00CC3266">
                <w:delText xml:space="preserve">PCDR </w:delText>
              </w:r>
            </w:del>
            <w:ins w:id="1122" w:author="Kranich, Peter" w:date="2025-09-25T17:19:00Z" w16du:dateUtc="2025-09-25T15:19:00Z">
              <w:r w:rsidR="00CC3266">
                <w:t xml:space="preserve">HR </w:t>
              </w:r>
            </w:ins>
            <w:r>
              <w:t>sends another heartbeat message with changes (e</w:t>
            </w:r>
            <w:proofErr w:type="gramStart"/>
            <w:r>
              <w:t>. g</w:t>
            </w:r>
            <w:proofErr w:type="gramEnd"/>
            <w:r>
              <w:t>. the periodicity has changed)</w:t>
            </w:r>
          </w:p>
          <w:p w14:paraId="0D1F3ABE" w14:textId="46D537FE" w:rsidR="000575CD" w:rsidRDefault="000575CD" w:rsidP="000575CD">
            <w:pPr>
              <w:numPr>
                <w:ilvl w:val="0"/>
                <w:numId w:val="74"/>
              </w:numPr>
            </w:pPr>
            <w:r w:rsidRPr="005F0A2E">
              <w:rPr>
                <w:b/>
                <w:bCs/>
              </w:rPr>
              <w:t>end</w:t>
            </w:r>
            <w:r>
              <w:t xml:space="preserve">: the </w:t>
            </w:r>
            <w:del w:id="1123" w:author="Kranich, Peter" w:date="2025-09-25T17:19:00Z" w16du:dateUtc="2025-09-25T15:19:00Z">
              <w:r w:rsidDel="00CC3266">
                <w:delText xml:space="preserve">PCDR </w:delText>
              </w:r>
            </w:del>
            <w:ins w:id="1124" w:author="Kranich, Peter" w:date="2025-09-25T17:19:00Z" w16du:dateUtc="2025-09-25T15:19:00Z">
              <w:r w:rsidR="00CC3266">
                <w:t xml:space="preserve">HR </w:t>
              </w:r>
            </w:ins>
            <w:r>
              <w:t xml:space="preserve">ends the MC </w:t>
            </w:r>
            <w:ins w:id="1125" w:author="Kranich, Peter" w:date="2025-09-25T17:19:00Z" w16du:dateUtc="2025-09-25T15:19:00Z">
              <w:r w:rsidR="00CC3266">
                <w:t>relationship</w:t>
              </w:r>
            </w:ins>
          </w:p>
          <w:p w14:paraId="021D543C" w14:textId="77777777" w:rsidR="000575CD" w:rsidRDefault="000575CD" w:rsidP="007F183D">
            <w:r>
              <w:t xml:space="preserve"> </w:t>
            </w:r>
          </w:p>
        </w:tc>
      </w:tr>
      <w:tr w:rsidR="000575CD" w14:paraId="4743F7E3" w14:textId="77777777" w:rsidTr="000074CA">
        <w:tc>
          <w:tcPr>
            <w:tcW w:w="2486" w:type="dxa"/>
            <w:tcPrChange w:id="1126" w:author="Kranich, Peter" w:date="2025-09-26T14:11:00Z" w16du:dateUtc="2025-09-26T12:11:00Z">
              <w:tcPr>
                <w:tcW w:w="3192" w:type="dxa"/>
                <w:gridSpan w:val="2"/>
              </w:tcPr>
            </w:tcPrChange>
          </w:tcPr>
          <w:p w14:paraId="233313AC" w14:textId="77777777" w:rsidR="000575CD" w:rsidRPr="00CE1D74" w:rsidRDefault="000575CD" w:rsidP="007F183D">
            <w:r w:rsidRPr="009C3CA4">
              <w:t>OBX-</w:t>
            </w:r>
            <w:r>
              <w:t>7</w:t>
            </w:r>
            <w:r w:rsidRPr="009C3CA4">
              <w:t xml:space="preserve"> </w:t>
            </w:r>
            <w:r>
              <w:t>Reference Range</w:t>
            </w:r>
          </w:p>
        </w:tc>
        <w:tc>
          <w:tcPr>
            <w:tcW w:w="3636" w:type="dxa"/>
            <w:tcPrChange w:id="1127" w:author="Kranich, Peter" w:date="2025-09-26T14:11:00Z" w16du:dateUtc="2025-09-26T12:11:00Z">
              <w:tcPr>
                <w:tcW w:w="3192" w:type="dxa"/>
                <w:gridSpan w:val="2"/>
              </w:tcPr>
            </w:tcPrChange>
          </w:tcPr>
          <w:p w14:paraId="798665E7" w14:textId="77777777" w:rsidR="000575CD" w:rsidRDefault="000575CD" w:rsidP="007F183D">
            <w:r>
              <w:t>Periodicity of the heartbeat message and maximal PCDC response time in milliseconds</w:t>
            </w:r>
          </w:p>
          <w:p w14:paraId="34004681" w14:textId="77777777" w:rsidR="000575CD" w:rsidRDefault="000575CD" w:rsidP="007F183D"/>
        </w:tc>
        <w:tc>
          <w:tcPr>
            <w:tcW w:w="3222" w:type="dxa"/>
            <w:tcPrChange w:id="1128" w:author="Kranich, Peter" w:date="2025-09-26T14:11:00Z" w16du:dateUtc="2025-09-26T12:11:00Z">
              <w:tcPr>
                <w:tcW w:w="3192" w:type="dxa"/>
              </w:tcPr>
            </w:tcPrChange>
          </w:tcPr>
          <w:p w14:paraId="099D98CF" w14:textId="77777777" w:rsidR="000575CD" w:rsidRDefault="000575CD" w:rsidP="007F183D">
            <w:r>
              <w:t xml:space="preserve">Only </w:t>
            </w:r>
            <w:commentRangeStart w:id="1129"/>
            <w:commentRangeStart w:id="1130"/>
            <w:r>
              <w:t xml:space="preserve">milliseconds </w:t>
            </w:r>
            <w:commentRangeEnd w:id="1129"/>
            <w:r w:rsidR="006C174E">
              <w:rPr>
                <w:rStyle w:val="CommentReference"/>
              </w:rPr>
              <w:commentReference w:id="1129"/>
            </w:r>
            <w:commentRangeEnd w:id="1130"/>
            <w:r w:rsidR="008A59EF">
              <w:rPr>
                <w:rStyle w:val="CommentReference"/>
              </w:rPr>
              <w:commentReference w:id="1130"/>
            </w:r>
            <w:r>
              <w:t>are supported.</w:t>
            </w:r>
          </w:p>
          <w:p w14:paraId="7DFBFDC9" w14:textId="27B0D550" w:rsidR="000575CD" w:rsidRDefault="000575CD" w:rsidP="007F183D">
            <w:r>
              <w:t>Only the upper limit shall be set. For example, “</w:t>
            </w:r>
            <w:r w:rsidRPr="005F0A2E">
              <w:rPr>
                <w:b/>
                <w:bCs/>
              </w:rPr>
              <w:t>&lt;</w:t>
            </w:r>
            <w:r w:rsidR="009A0F82">
              <w:rPr>
                <w:b/>
                <w:bCs/>
              </w:rPr>
              <w:t>2</w:t>
            </w:r>
            <w:r w:rsidRPr="005F0A2E">
              <w:rPr>
                <w:b/>
                <w:bCs/>
              </w:rPr>
              <w:t>000</w:t>
            </w:r>
            <w:r>
              <w:t xml:space="preserve">” when the </w:t>
            </w:r>
            <w:del w:id="1131" w:author="Kranich, Peter" w:date="2025-09-25T17:19:00Z" w16du:dateUtc="2025-09-25T15:19:00Z">
              <w:r w:rsidDel="00CC3266">
                <w:delText xml:space="preserve">PCDR </w:delText>
              </w:r>
            </w:del>
            <w:ins w:id="1132" w:author="Kranich, Peter" w:date="2025-09-25T17:19:00Z" w16du:dateUtc="2025-09-25T15:19:00Z">
              <w:r w:rsidR="00CC3266">
                <w:t xml:space="preserve">HR </w:t>
              </w:r>
            </w:ins>
            <w:r>
              <w:t xml:space="preserve">sends a heartbeat message every 2 seconds and the </w:t>
            </w:r>
            <w:del w:id="1133" w:author="Kranich, Peter" w:date="2025-09-25T17:19:00Z" w16du:dateUtc="2025-09-25T15:19:00Z">
              <w:r w:rsidDel="00CC3266">
                <w:delText xml:space="preserve">PCDC </w:delText>
              </w:r>
            </w:del>
            <w:ins w:id="1134" w:author="Kranich, Peter" w:date="2025-09-25T17:19:00Z" w16du:dateUtc="2025-09-25T15:19:00Z">
              <w:r w:rsidR="00CC3266">
                <w:t xml:space="preserve">HC </w:t>
              </w:r>
            </w:ins>
            <w:r>
              <w:t>shall respond to the message within 2 seconds.</w:t>
            </w:r>
          </w:p>
        </w:tc>
      </w:tr>
      <w:tr w:rsidR="000575CD" w:rsidDel="000074CA" w14:paraId="0822DE00" w14:textId="335DC040" w:rsidTr="000074CA">
        <w:trPr>
          <w:del w:id="1135" w:author="Kranich, Peter" w:date="2025-09-26T14:11:00Z"/>
        </w:trPr>
        <w:tc>
          <w:tcPr>
            <w:tcW w:w="2486" w:type="dxa"/>
            <w:tcPrChange w:id="1136" w:author="Kranich, Peter" w:date="2025-09-26T14:11:00Z" w16du:dateUtc="2025-09-26T12:11:00Z">
              <w:tcPr>
                <w:tcW w:w="3192" w:type="dxa"/>
                <w:gridSpan w:val="2"/>
              </w:tcPr>
            </w:tcPrChange>
          </w:tcPr>
          <w:p w14:paraId="1589A0A6" w14:textId="5AB1410E" w:rsidR="000575CD" w:rsidRPr="003D1D8A" w:rsidDel="000074CA" w:rsidRDefault="000575CD" w:rsidP="007F183D">
            <w:pPr>
              <w:rPr>
                <w:del w:id="1137" w:author="Kranich, Peter" w:date="2025-09-26T14:11:00Z" w16du:dateUtc="2025-09-26T12:11:00Z"/>
              </w:rPr>
            </w:pPr>
            <w:del w:id="1138" w:author="Kranich, Peter" w:date="2025-09-26T14:11:00Z" w16du:dateUtc="2025-09-26T12:11:00Z">
              <w:r w:rsidDel="000074CA">
                <w:delText>OBX-8 Abnormal Flags</w:delText>
              </w:r>
            </w:del>
          </w:p>
        </w:tc>
        <w:tc>
          <w:tcPr>
            <w:tcW w:w="3636" w:type="dxa"/>
            <w:tcPrChange w:id="1139" w:author="Kranich, Peter" w:date="2025-09-26T14:11:00Z" w16du:dateUtc="2025-09-26T12:11:00Z">
              <w:tcPr>
                <w:tcW w:w="3192" w:type="dxa"/>
                <w:gridSpan w:val="2"/>
              </w:tcPr>
            </w:tcPrChange>
          </w:tcPr>
          <w:p w14:paraId="5BE4CA55" w14:textId="37E17236" w:rsidR="000575CD" w:rsidDel="000074CA" w:rsidRDefault="000575CD" w:rsidP="007F183D">
            <w:pPr>
              <w:rPr>
                <w:del w:id="1140" w:author="Kranich, Peter" w:date="2025-09-26T14:11:00Z" w16du:dateUtc="2025-09-26T12:11:00Z"/>
              </w:rPr>
            </w:pPr>
            <w:del w:id="1141" w:author="Kranich, Peter" w:date="2025-09-26T14:11:00Z" w16du:dateUtc="2025-09-26T12:11:00Z">
              <w:r w:rsidDel="000074CA">
                <w:delText>“N~ST~PL”</w:delText>
              </w:r>
            </w:del>
          </w:p>
        </w:tc>
        <w:tc>
          <w:tcPr>
            <w:tcW w:w="3222" w:type="dxa"/>
            <w:tcPrChange w:id="1142" w:author="Kranich, Peter" w:date="2025-09-26T14:11:00Z" w16du:dateUtc="2025-09-26T12:11:00Z">
              <w:tcPr>
                <w:tcW w:w="3192" w:type="dxa"/>
              </w:tcPr>
            </w:tcPrChange>
          </w:tcPr>
          <w:p w14:paraId="73330A66" w14:textId="6BB2546D" w:rsidR="000575CD" w:rsidDel="000074CA" w:rsidRDefault="000575CD" w:rsidP="007F183D">
            <w:pPr>
              <w:rPr>
                <w:del w:id="1143" w:author="Kranich, Peter" w:date="2025-09-26T14:11:00Z" w16du:dateUtc="2025-09-26T12:11:00Z"/>
              </w:rPr>
            </w:pPr>
            <w:del w:id="1144" w:author="Kranich, Peter" w:date="2025-09-26T14:11:00Z" w16du:dateUtc="2025-09-26T12:11:00Z">
              <w:r w:rsidDel="000074CA">
                <w:delText>Indicates a normal status of a technical alert event with low priority.</w:delText>
              </w:r>
            </w:del>
          </w:p>
        </w:tc>
      </w:tr>
      <w:tr w:rsidR="000575CD" w14:paraId="7C21A5AC" w14:textId="77777777" w:rsidTr="000074CA">
        <w:tc>
          <w:tcPr>
            <w:tcW w:w="2486" w:type="dxa"/>
            <w:tcPrChange w:id="1145" w:author="Kranich, Peter" w:date="2025-09-26T14:11:00Z" w16du:dateUtc="2025-09-26T12:11:00Z">
              <w:tcPr>
                <w:tcW w:w="3192" w:type="dxa"/>
                <w:gridSpan w:val="2"/>
              </w:tcPr>
            </w:tcPrChange>
          </w:tcPr>
          <w:p w14:paraId="3CAB4BB1" w14:textId="77777777" w:rsidR="000575CD" w:rsidRPr="009C3CA4" w:rsidRDefault="000575CD" w:rsidP="007F183D">
            <w:r w:rsidRPr="003D1D8A">
              <w:t>OBX-11 Observation Result Status</w:t>
            </w:r>
          </w:p>
        </w:tc>
        <w:tc>
          <w:tcPr>
            <w:tcW w:w="3636" w:type="dxa"/>
            <w:tcPrChange w:id="1146" w:author="Kranich, Peter" w:date="2025-09-26T14:11:00Z" w16du:dateUtc="2025-09-26T12:11:00Z">
              <w:tcPr>
                <w:tcW w:w="3192" w:type="dxa"/>
                <w:gridSpan w:val="2"/>
              </w:tcPr>
            </w:tcPrChange>
          </w:tcPr>
          <w:p w14:paraId="128386CB" w14:textId="77777777" w:rsidR="000575CD" w:rsidRDefault="000575CD" w:rsidP="007F183D">
            <w:r>
              <w:t>“F”</w:t>
            </w:r>
          </w:p>
        </w:tc>
        <w:tc>
          <w:tcPr>
            <w:tcW w:w="3222" w:type="dxa"/>
            <w:tcPrChange w:id="1147" w:author="Kranich, Peter" w:date="2025-09-26T14:11:00Z" w16du:dateUtc="2025-09-26T12:11:00Z">
              <w:tcPr>
                <w:tcW w:w="3192" w:type="dxa"/>
              </w:tcPr>
            </w:tcPrChange>
          </w:tcPr>
          <w:p w14:paraId="5AD6C3C8" w14:textId="5AB0E892" w:rsidR="000575CD" w:rsidRDefault="000B0F6A" w:rsidP="007F183D">
            <w:ins w:id="1148" w:author="Kranich, Peter" w:date="2025-08-06T08:59:00Z">
              <w:r w:rsidRPr="000B0F6A">
                <w:t xml:space="preserve">Final (F) is indicated </w:t>
              </w:r>
              <w:proofErr w:type="gramStart"/>
              <w:r w:rsidRPr="000B0F6A">
                <w:t>so as to</w:t>
              </w:r>
              <w:proofErr w:type="gramEnd"/>
              <w:r w:rsidRPr="000B0F6A">
                <w:t xml:space="preserve"> avoid encumbering clinical staff with review and confirmation effort for a system-to-system internal event that is not patient physiology associated and occurs in high volumes over the course of a staff shift.</w:t>
              </w:r>
            </w:ins>
          </w:p>
        </w:tc>
      </w:tr>
      <w:tr w:rsidR="000575CD" w14:paraId="769D4A73" w14:textId="77777777" w:rsidTr="000074CA">
        <w:tc>
          <w:tcPr>
            <w:tcW w:w="2486" w:type="dxa"/>
            <w:tcPrChange w:id="1149" w:author="Kranich, Peter" w:date="2025-09-26T14:11:00Z" w16du:dateUtc="2025-09-26T12:11:00Z">
              <w:tcPr>
                <w:tcW w:w="3192" w:type="dxa"/>
                <w:gridSpan w:val="2"/>
              </w:tcPr>
            </w:tcPrChange>
          </w:tcPr>
          <w:p w14:paraId="31DDA568" w14:textId="77777777" w:rsidR="000575CD" w:rsidRPr="009C3CA4" w:rsidRDefault="000575CD" w:rsidP="007F183D">
            <w:r w:rsidRPr="003D1D8A">
              <w:t>OBX-14 Date/Time of the Observation</w:t>
            </w:r>
          </w:p>
        </w:tc>
        <w:tc>
          <w:tcPr>
            <w:tcW w:w="3636" w:type="dxa"/>
            <w:tcPrChange w:id="1150" w:author="Kranich, Peter" w:date="2025-09-26T14:11:00Z" w16du:dateUtc="2025-09-26T12:11:00Z">
              <w:tcPr>
                <w:tcW w:w="3192" w:type="dxa"/>
                <w:gridSpan w:val="2"/>
              </w:tcPr>
            </w:tcPrChange>
          </w:tcPr>
          <w:p w14:paraId="1F1F4C3E" w14:textId="0E0F9E0E" w:rsidR="000575CD" w:rsidRDefault="000575CD" w:rsidP="007F183D">
            <w:r>
              <w:t xml:space="preserve">Date/time when the </w:t>
            </w:r>
            <w:del w:id="1151" w:author="Kranich, Peter" w:date="2025-09-26T14:18:00Z" w16du:dateUtc="2025-09-26T12:18:00Z">
              <w:r w:rsidDel="008A59EF">
                <w:delText xml:space="preserve">PCDR </w:delText>
              </w:r>
            </w:del>
            <w:ins w:id="1152" w:author="Kranich, Peter" w:date="2025-09-26T14:18:00Z" w16du:dateUtc="2025-09-26T12:18:00Z">
              <w:r w:rsidR="008A59EF">
                <w:t xml:space="preserve">HR </w:t>
              </w:r>
            </w:ins>
            <w:r>
              <w:t>has restarted the timer for generating the next heartbeat message</w:t>
            </w:r>
          </w:p>
        </w:tc>
        <w:tc>
          <w:tcPr>
            <w:tcW w:w="3222" w:type="dxa"/>
            <w:tcPrChange w:id="1153" w:author="Kranich, Peter" w:date="2025-09-26T14:11:00Z" w16du:dateUtc="2025-09-26T12:11:00Z">
              <w:tcPr>
                <w:tcW w:w="3192" w:type="dxa"/>
              </w:tcPr>
            </w:tcPrChange>
          </w:tcPr>
          <w:p w14:paraId="0EBCA89D" w14:textId="78107554" w:rsidR="000575CD" w:rsidRDefault="000575CD" w:rsidP="007F183D">
            <w:r>
              <w:t xml:space="preserve">The </w:t>
            </w:r>
            <w:del w:id="1154" w:author="Kranich, Peter" w:date="2025-09-26T14:19:00Z" w16du:dateUtc="2025-09-26T12:19:00Z">
              <w:r w:rsidDel="008A59EF">
                <w:delText xml:space="preserve">PCDC </w:delText>
              </w:r>
            </w:del>
            <w:ins w:id="1155" w:author="Kranich, Peter" w:date="2025-09-26T14:19:00Z" w16du:dateUtc="2025-09-26T12:19:00Z">
              <w:r w:rsidR="008A59EF">
                <w:t xml:space="preserve">HC </w:t>
              </w:r>
            </w:ins>
            <w:r>
              <w:t>shall confirm the reception of the heartbeat message within the time interval with OBX-14 as the start time and OBX-14 + OBX-7 as the end time.</w:t>
            </w:r>
          </w:p>
        </w:tc>
      </w:tr>
      <w:tr w:rsidR="00C73B83" w:rsidRPr="00027416" w14:paraId="46BE2F0B" w14:textId="77777777" w:rsidTr="000074CA">
        <w:trPr>
          <w:ins w:id="1156" w:author="Kranich, Peter" w:date="2025-09-26T11:47:00Z"/>
        </w:trPr>
        <w:tc>
          <w:tcPr>
            <w:tcW w:w="2486" w:type="dxa"/>
            <w:tcPrChange w:id="1157" w:author="Kranich, Peter" w:date="2025-09-26T14:11:00Z" w16du:dateUtc="2025-09-26T12:11:00Z">
              <w:tcPr>
                <w:tcW w:w="3192" w:type="dxa"/>
                <w:gridSpan w:val="2"/>
              </w:tcPr>
            </w:tcPrChange>
          </w:tcPr>
          <w:p w14:paraId="4E74384D" w14:textId="44CD8C05" w:rsidR="00C73B83" w:rsidRPr="003D1D8A" w:rsidRDefault="0007552F" w:rsidP="007F183D">
            <w:pPr>
              <w:rPr>
                <w:ins w:id="1158" w:author="Kranich, Peter" w:date="2025-09-26T11:47:00Z" w16du:dateUtc="2025-09-26T09:47:00Z"/>
              </w:rPr>
            </w:pPr>
            <w:ins w:id="1159" w:author="Kranich, Peter" w:date="2025-09-26T11:47:00Z" w16du:dateUtc="2025-09-26T09:47:00Z">
              <w:r>
                <w:t>OBX-15</w:t>
              </w:r>
            </w:ins>
            <w:ins w:id="1160" w:author="Kranich, Peter" w:date="2025-09-26T13:49:00Z" w16du:dateUtc="2025-09-26T11:49:00Z">
              <w:r w:rsidR="003D78F5">
                <w:t xml:space="preserve"> P</w:t>
              </w:r>
              <w:r w:rsidR="0046193D">
                <w:t>roducer’s ID</w:t>
              </w:r>
            </w:ins>
          </w:p>
        </w:tc>
        <w:tc>
          <w:tcPr>
            <w:tcW w:w="3636" w:type="dxa"/>
            <w:tcPrChange w:id="1161" w:author="Kranich, Peter" w:date="2025-09-26T14:11:00Z" w16du:dateUtc="2025-09-26T12:11:00Z">
              <w:tcPr>
                <w:tcW w:w="3192" w:type="dxa"/>
                <w:gridSpan w:val="2"/>
              </w:tcPr>
            </w:tcPrChange>
          </w:tcPr>
          <w:p w14:paraId="1F1BC4ED" w14:textId="3AF23DD5" w:rsidR="00C73B83" w:rsidRDefault="00E94AF6" w:rsidP="007F183D">
            <w:pPr>
              <w:rPr>
                <w:ins w:id="1162" w:author="Kranich, Peter" w:date="2025-09-26T14:01:00Z" w16du:dateUtc="2025-09-26T12:01:00Z"/>
              </w:rPr>
            </w:pPr>
            <w:ins w:id="1163" w:author="Kranich, Peter" w:date="2025-09-26T13:55:00Z" w16du:dateUtc="2025-09-26T11:55:00Z">
              <w:r>
                <w:t xml:space="preserve">This field is only </w:t>
              </w:r>
            </w:ins>
            <w:ins w:id="1164" w:author="Kranich, Peter" w:date="2025-09-26T14:06:00Z" w16du:dateUtc="2025-09-26T12:06:00Z">
              <w:r w:rsidR="00D65741">
                <w:t>set</w:t>
              </w:r>
            </w:ins>
            <w:ins w:id="1165" w:author="Kranich, Peter" w:date="2025-09-26T13:56:00Z" w16du:dateUtc="2025-09-26T11:56:00Z">
              <w:r w:rsidR="00FB080E">
                <w:t xml:space="preserve"> when the </w:t>
              </w:r>
              <w:r w:rsidR="00914A64">
                <w:t>hear</w:t>
              </w:r>
            </w:ins>
            <w:ins w:id="1166" w:author="Kranich, Peter" w:date="2025-09-26T13:57:00Z" w16du:dateUtc="2025-09-26T11:57:00Z">
              <w:r w:rsidR="00914A64">
                <w:t>tbeat mes</w:t>
              </w:r>
            </w:ins>
            <w:ins w:id="1167" w:author="Kranich, Peter" w:date="2025-09-26T13:58:00Z" w16du:dateUtc="2025-09-26T11:58:00Z">
              <w:r w:rsidR="00826C9C">
                <w:t xml:space="preserve">sages </w:t>
              </w:r>
            </w:ins>
            <w:ins w:id="1168" w:author="Kranich, Peter" w:date="2025-09-26T14:00:00Z" w16du:dateUtc="2025-09-26T12:00:00Z">
              <w:r w:rsidR="00394FE6">
                <w:t xml:space="preserve">relate to a dedicated </w:t>
              </w:r>
            </w:ins>
            <w:ins w:id="1169" w:author="Kranich, Peter" w:date="2025-09-26T14:01:00Z" w16du:dateUtc="2025-09-26T12:01:00Z">
              <w:r w:rsidR="00DB7B2E">
                <w:t xml:space="preserve">IHE </w:t>
              </w:r>
              <w:r w:rsidR="00B9576B">
                <w:t>profile</w:t>
              </w:r>
            </w:ins>
            <w:ins w:id="1170" w:author="Kranich, Peter" w:date="2025-09-26T14:05:00Z" w16du:dateUtc="2025-09-26T12:05:00Z">
              <w:r w:rsidR="0087196A">
                <w:t xml:space="preserve"> (e.g. DEC, </w:t>
              </w:r>
              <w:r w:rsidR="0087196A">
                <w:lastRenderedPageBreak/>
                <w:t>ACM, etc.)</w:t>
              </w:r>
            </w:ins>
            <w:ins w:id="1171" w:author="Kranich, Peter" w:date="2025-09-26T14:01:00Z" w16du:dateUtc="2025-09-26T12:01:00Z">
              <w:r w:rsidR="00B9576B">
                <w:t>.</w:t>
              </w:r>
            </w:ins>
            <w:ins w:id="1172" w:author="Kranich, Peter" w:date="2025-09-26T14:08:00Z" w16du:dateUtc="2025-09-26T12:08:00Z">
              <w:r w:rsidR="001F3450">
                <w:br/>
              </w:r>
            </w:ins>
          </w:p>
          <w:p w14:paraId="5BA0D1D7" w14:textId="543B2FC2" w:rsidR="00B9576B" w:rsidRDefault="00B9576B" w:rsidP="007F183D">
            <w:pPr>
              <w:rPr>
                <w:ins w:id="1173" w:author="Kranich, Peter" w:date="2025-09-26T11:47:00Z" w16du:dateUtc="2025-09-26T09:47:00Z"/>
              </w:rPr>
            </w:pPr>
            <w:ins w:id="1174" w:author="Kranich, Peter" w:date="2025-09-26T14:01:00Z" w16du:dateUtc="2025-09-26T12:01:00Z">
              <w:r>
                <w:t>In this case, the field contains t</w:t>
              </w:r>
            </w:ins>
            <w:ins w:id="1175" w:author="Kranich, Peter" w:date="2025-09-26T14:02:00Z" w16du:dateUtc="2025-09-26T12:02:00Z">
              <w:r>
                <w:t xml:space="preserve">he </w:t>
              </w:r>
              <w:r w:rsidR="00426686">
                <w:t xml:space="preserve">IHE profile </w:t>
              </w:r>
            </w:ins>
            <w:ins w:id="1176" w:author="Kranich, Peter" w:date="2025-09-26T14:08:00Z" w16du:dateUtc="2025-09-26T12:08:00Z">
              <w:r w:rsidR="00027416">
                <w:t>ID</w:t>
              </w:r>
            </w:ins>
            <w:ins w:id="1177" w:author="Kranich, Peter" w:date="2025-09-26T14:02:00Z" w16du:dateUtc="2025-09-26T12:02:00Z">
              <w:r w:rsidR="00426686">
                <w:t xml:space="preserve"> as defined</w:t>
              </w:r>
            </w:ins>
            <w:ins w:id="1178" w:author="Kranich, Peter" w:date="2025-09-26T14:03:00Z" w16du:dateUtc="2025-09-26T12:03:00Z">
              <w:r w:rsidR="008624D5">
                <w:t xml:space="preserve"> </w:t>
              </w:r>
            </w:ins>
            <w:ins w:id="1179" w:author="Kranich, Peter" w:date="2025-09-26T14:04:00Z" w16du:dateUtc="2025-09-26T12:04:00Z">
              <w:r w:rsidR="008C1374">
                <w:t>on the</w:t>
              </w:r>
            </w:ins>
            <w:ins w:id="1180" w:author="Kranich, Peter" w:date="2025-09-26T14:02:00Z" w16du:dateUtc="2025-09-26T12:02:00Z">
              <w:r w:rsidR="00426686">
                <w:t xml:space="preserve"> </w:t>
              </w:r>
              <w:r w:rsidR="0009342D">
                <w:fldChar w:fldCharType="begin"/>
              </w:r>
            </w:ins>
            <w:ins w:id="1181" w:author="Kranich, Peter" w:date="2025-09-26T14:04:00Z" w16du:dateUtc="2025-09-26T12:04:00Z">
              <w:r w:rsidR="008624D5">
                <w:instrText>HYPERLINK "https://wiki.ihe.net/index.php/PCD_OID_Management"</w:instrText>
              </w:r>
            </w:ins>
            <w:ins w:id="1182" w:author="Kranich, Peter" w:date="2025-09-26T14:02:00Z" w16du:dateUtc="2025-09-26T12:02:00Z">
              <w:r w:rsidR="0009342D">
                <w:fldChar w:fldCharType="separate"/>
              </w:r>
            </w:ins>
            <w:ins w:id="1183" w:author="Kranich, Peter" w:date="2025-09-26T14:04:00Z" w16du:dateUtc="2025-09-26T12:04:00Z">
              <w:r w:rsidR="008624D5">
                <w:rPr>
                  <w:rStyle w:val="Hyperlink"/>
                </w:rPr>
                <w:t>IHE DEV OID Management</w:t>
              </w:r>
            </w:ins>
            <w:ins w:id="1184" w:author="Kranich, Peter" w:date="2025-09-26T14:02:00Z" w16du:dateUtc="2025-09-26T12:02:00Z">
              <w:r w:rsidR="0009342D">
                <w:fldChar w:fldCharType="end"/>
              </w:r>
            </w:ins>
            <w:ins w:id="1185" w:author="Kranich, Peter" w:date="2025-09-26T14:04:00Z" w16du:dateUtc="2025-09-26T12:04:00Z">
              <w:r w:rsidR="008C1374">
                <w:t xml:space="preserve"> Wiki</w:t>
              </w:r>
            </w:ins>
            <w:ins w:id="1186" w:author="Kranich, Peter" w:date="2025-09-26T14:12:00Z" w16du:dateUtc="2025-09-26T12:12:00Z">
              <w:r w:rsidR="009E768E">
                <w:t xml:space="preserve"> </w:t>
              </w:r>
            </w:ins>
            <w:ins w:id="1187" w:author="Kranich, Peter" w:date="2025-09-26T14:13:00Z" w16du:dateUtc="2025-09-26T12:13:00Z">
              <w:r w:rsidR="009E768E">
                <w:t>website</w:t>
              </w:r>
            </w:ins>
            <w:ins w:id="1188" w:author="Kranich, Peter" w:date="2025-09-26T14:05:00Z" w16du:dateUtc="2025-09-26T12:05:00Z">
              <w:r w:rsidR="008C1374">
                <w:t>.</w:t>
              </w:r>
            </w:ins>
          </w:p>
        </w:tc>
        <w:tc>
          <w:tcPr>
            <w:tcW w:w="3222" w:type="dxa"/>
            <w:tcPrChange w:id="1189" w:author="Kranich, Peter" w:date="2025-09-26T14:11:00Z" w16du:dateUtc="2025-09-26T12:11:00Z">
              <w:tcPr>
                <w:tcW w:w="3192" w:type="dxa"/>
              </w:tcPr>
            </w:tcPrChange>
          </w:tcPr>
          <w:p w14:paraId="34F2E533" w14:textId="2BF547EC" w:rsidR="00C73B83" w:rsidRDefault="00260403" w:rsidP="007F183D">
            <w:pPr>
              <w:rPr>
                <w:ins w:id="1190" w:author="Kranich, Peter" w:date="2025-09-26T14:08:00Z" w16du:dateUtc="2025-09-26T12:08:00Z"/>
              </w:rPr>
            </w:pPr>
            <w:ins w:id="1191" w:author="Kranich, Peter" w:date="2025-09-26T14:06:00Z" w16du:dateUtc="2025-09-26T12:06:00Z">
              <w:r>
                <w:lastRenderedPageBreak/>
                <w:t>If the f</w:t>
              </w:r>
              <w:r w:rsidR="00D65741">
                <w:t xml:space="preserve">ield is not set the heartbeat messages relate to all </w:t>
              </w:r>
            </w:ins>
            <w:ins w:id="1192" w:author="Kranich, Peter" w:date="2025-09-26T14:07:00Z" w16du:dateUtc="2025-09-26T12:07:00Z">
              <w:r w:rsidR="00D65741">
                <w:t xml:space="preserve">IHE profiles </w:t>
              </w:r>
              <w:r w:rsidR="00D92FFC">
                <w:t xml:space="preserve">supported </w:t>
              </w:r>
              <w:r w:rsidR="00D92FFC">
                <w:lastRenderedPageBreak/>
                <w:t xml:space="preserve">through </w:t>
              </w:r>
            </w:ins>
            <w:ins w:id="1193" w:author="Kranich, Peter" w:date="2025-09-26T14:22:00Z" w16du:dateUtc="2025-09-26T12:22:00Z">
              <w:r w:rsidR="0051621A">
                <w:t>the same</w:t>
              </w:r>
            </w:ins>
            <w:ins w:id="1194" w:author="Kranich, Peter" w:date="2025-09-26T14:07:00Z" w16du:dateUtc="2025-09-26T12:07:00Z">
              <w:r w:rsidR="00D92FFC">
                <w:t xml:space="preserve"> </w:t>
              </w:r>
            </w:ins>
            <w:ins w:id="1195" w:author="Kranich, Peter" w:date="2025-09-26T14:08:00Z" w16du:dateUtc="2025-09-26T12:08:00Z">
              <w:r w:rsidR="00D92FFC">
                <w:t>network connection.</w:t>
              </w:r>
            </w:ins>
          </w:p>
          <w:p w14:paraId="665CD9AE" w14:textId="6FC94DD7" w:rsidR="00481B30" w:rsidRDefault="00892024" w:rsidP="007F183D">
            <w:pPr>
              <w:rPr>
                <w:ins w:id="1196" w:author="Kranich, Peter" w:date="2025-09-26T14:21:00Z" w16du:dateUtc="2025-09-26T12:21:00Z"/>
              </w:rPr>
            </w:pPr>
            <w:proofErr w:type="gramStart"/>
            <w:ins w:id="1197" w:author="Kranich, Peter" w:date="2025-09-26T14:21:00Z" w16du:dateUtc="2025-09-26T12:21:00Z">
              <w:r>
                <w:t>The HR</w:t>
              </w:r>
              <w:proofErr w:type="gramEnd"/>
              <w:r>
                <w:t xml:space="preserve"> may send a</w:t>
              </w:r>
            </w:ins>
            <w:ins w:id="1198" w:author="Kranich, Peter" w:date="2025-09-26T14:22:00Z" w16du:dateUtc="2025-09-26T12:22:00Z">
              <w:r w:rsidR="00356177">
                <w:t xml:space="preserve">n individual heartbeat message for each supported </w:t>
              </w:r>
              <w:r w:rsidR="0051621A">
                <w:t>IHE profile through the same ne</w:t>
              </w:r>
            </w:ins>
            <w:ins w:id="1199" w:author="Kranich, Peter" w:date="2025-09-26T14:23:00Z" w16du:dateUtc="2025-09-26T12:23:00Z">
              <w:r w:rsidR="00115B79">
                <w:t xml:space="preserve">twork connection by setting the </w:t>
              </w:r>
              <w:r w:rsidR="00BA2B77">
                <w:t>IHE profile ID in this field.</w:t>
              </w:r>
            </w:ins>
          </w:p>
          <w:p w14:paraId="439F0636" w14:textId="69F65EF2" w:rsidR="00D92FFC" w:rsidRPr="00027416" w:rsidRDefault="00027416" w:rsidP="007F183D">
            <w:pPr>
              <w:rPr>
                <w:ins w:id="1200" w:author="Kranich, Peter" w:date="2025-09-26T11:47:00Z" w16du:dateUtc="2025-09-26T09:47:00Z"/>
              </w:rPr>
            </w:pPr>
            <w:ins w:id="1201" w:author="Kranich, Peter" w:date="2025-09-26T14:08:00Z" w16du:dateUtc="2025-09-26T12:08:00Z">
              <w:r w:rsidRPr="00027416">
                <w:t>ID</w:t>
              </w:r>
              <w:r w:rsidR="001F3450" w:rsidRPr="00027416">
                <w:t xml:space="preserve"> exa</w:t>
              </w:r>
            </w:ins>
            <w:ins w:id="1202" w:author="Kranich, Peter" w:date="2025-09-26T14:09:00Z" w16du:dateUtc="2025-09-26T12:09:00Z">
              <w:r w:rsidRPr="00027416">
                <w:t>mples</w:t>
              </w:r>
            </w:ins>
            <w:ins w:id="1203" w:author="Kranich, Peter" w:date="2025-09-26T14:23:00Z" w16du:dateUtc="2025-09-26T12:23:00Z">
              <w:r w:rsidR="00BA2B77">
                <w:t xml:space="preserve"> are</w:t>
              </w:r>
            </w:ins>
            <w:ins w:id="1204" w:author="Kranich, Peter" w:date="2025-09-26T14:09:00Z" w16du:dateUtc="2025-09-26T12:09:00Z">
              <w:r w:rsidRPr="00027416">
                <w:t>:</w:t>
              </w:r>
              <w:r w:rsidRPr="00027416">
                <w:br/>
              </w:r>
              <w:r w:rsidRPr="00F71387">
                <w:rPr>
                  <w:b/>
                  <w:bCs/>
                  <w:rPrChange w:id="1205" w:author="Kranich, Peter" w:date="2025-09-26T14:10:00Z" w16du:dateUtc="2025-09-26T12:10:00Z">
                    <w:rPr/>
                  </w:rPrChange>
                </w:rPr>
                <w:t>DEC</w:t>
              </w:r>
              <w:r w:rsidRPr="00027416">
                <w:t>: IHE_DE</w:t>
              </w:r>
              <w:r w:rsidRPr="00027416">
                <w:rPr>
                  <w:rPrChange w:id="1206" w:author="Kranich, Peter" w:date="2025-09-26T14:09:00Z" w16du:dateUtc="2025-09-26T12:09:00Z">
                    <w:rPr>
                      <w:lang w:val="fr-FR"/>
                    </w:rPr>
                  </w:rPrChange>
                </w:rPr>
                <w:t>V</w:t>
              </w:r>
              <w:r w:rsidRPr="00027416">
                <w:t>_DE</w:t>
              </w:r>
              <w:r w:rsidRPr="00027416">
                <w:rPr>
                  <w:rPrChange w:id="1207" w:author="Kranich, Peter" w:date="2025-09-26T14:09:00Z" w16du:dateUtc="2025-09-26T12:09:00Z">
                    <w:rPr>
                      <w:lang w:val="fr-FR"/>
                    </w:rPr>
                  </w:rPrChange>
                </w:rPr>
                <w:t>C</w:t>
              </w:r>
              <w:r>
                <w:t>^IHE</w:t>
              </w:r>
              <w:r w:rsidR="00665C73">
                <w:t xml:space="preserve"> DEV^</w:t>
              </w:r>
            </w:ins>
            <w:ins w:id="1208" w:author="Kranich, Peter" w:date="2025-09-26T14:10:00Z">
              <w:r w:rsidR="00F71387" w:rsidRPr="00F71387">
                <w:t>1.3.6.1.4.1.19376.1.6.2.1</w:t>
              </w:r>
            </w:ins>
            <w:ins w:id="1209" w:author="Kranich, Peter" w:date="2025-09-26T14:10:00Z" w16du:dateUtc="2025-09-26T12:10:00Z">
              <w:r w:rsidR="00F71387">
                <w:br/>
              </w:r>
              <w:r w:rsidR="00F71387" w:rsidRPr="000074CA">
                <w:rPr>
                  <w:b/>
                  <w:bCs/>
                  <w:rPrChange w:id="1210" w:author="Kranich, Peter" w:date="2025-09-26T14:11:00Z" w16du:dateUtc="2025-09-26T12:11:00Z">
                    <w:rPr/>
                  </w:rPrChange>
                </w:rPr>
                <w:t>ACM</w:t>
              </w:r>
              <w:r w:rsidR="00F71387">
                <w:t>:</w:t>
              </w:r>
            </w:ins>
            <w:ins w:id="1211" w:author="Kranich, Peter" w:date="2025-09-26T14:11:00Z" w16du:dateUtc="2025-09-26T12:11:00Z">
              <w:r w:rsidR="00F71387">
                <w:t xml:space="preserve"> IHE_DEV_ACM^IHE DEV^</w:t>
              </w:r>
            </w:ins>
            <w:ins w:id="1212" w:author="Kranich, Peter" w:date="2025-09-26T14:11:00Z">
              <w:r w:rsidR="000074CA" w:rsidRPr="000074CA">
                <w:t>1.3.6.1.4.1.19376.1.6.2.4</w:t>
              </w:r>
            </w:ins>
          </w:p>
        </w:tc>
      </w:tr>
    </w:tbl>
    <w:bookmarkEnd w:id="1098"/>
    <w:p w14:paraId="0B3E1F8F" w14:textId="74DFC5DA" w:rsidR="000575CD" w:rsidRDefault="000575CD" w:rsidP="000575CD">
      <w:r>
        <w:t xml:space="preserve">Note: the periodicity of the heartbeat message may depend on the criticality of </w:t>
      </w:r>
      <w:proofErr w:type="gramStart"/>
      <w:r>
        <w:t>a reliable</w:t>
      </w:r>
      <w:proofErr w:type="gramEnd"/>
      <w:r>
        <w:t xml:space="preserve"> communication between the </w:t>
      </w:r>
      <w:del w:id="1213" w:author="Kranich, Peter" w:date="2025-09-26T14:26:00Z" w16du:dateUtc="2025-09-26T12:26:00Z">
        <w:r w:rsidDel="00726BCF">
          <w:delText xml:space="preserve">PCD </w:delText>
        </w:r>
      </w:del>
      <w:ins w:id="1214" w:author="Kranich, Peter" w:date="2025-09-26T14:26:00Z" w16du:dateUtc="2025-09-26T12:26:00Z">
        <w:r w:rsidR="00726BCF">
          <w:t xml:space="preserve">HEARTBEAT </w:t>
        </w:r>
      </w:ins>
      <w:r>
        <w:t xml:space="preserve">REPORTER and </w:t>
      </w:r>
      <w:del w:id="1215" w:author="Kranich, Peter" w:date="2025-09-26T14:26:00Z" w16du:dateUtc="2025-09-26T12:26:00Z">
        <w:r w:rsidDel="00726BCF">
          <w:delText xml:space="preserve">PCD </w:delText>
        </w:r>
      </w:del>
      <w:ins w:id="1216" w:author="Kranich, Peter" w:date="2025-09-26T14:26:00Z" w16du:dateUtc="2025-09-26T12:26:00Z">
        <w:r w:rsidR="00726BCF">
          <w:t xml:space="preserve">HEARTBEAT </w:t>
        </w:r>
      </w:ins>
      <w:r>
        <w:t>CONSUMER.</w:t>
      </w:r>
    </w:p>
    <w:p w14:paraId="4A737F74" w14:textId="64994577" w:rsidR="00F56D82" w:rsidRDefault="00A517E5" w:rsidP="000575CD">
      <w:r>
        <w:t xml:space="preserve">The </w:t>
      </w:r>
      <w:del w:id="1217" w:author="Kranich, Peter" w:date="2025-09-26T14:26:00Z" w16du:dateUtc="2025-09-26T12:26:00Z">
        <w:r w:rsidDel="00726BCF">
          <w:delText xml:space="preserve">PCD </w:delText>
        </w:r>
      </w:del>
      <w:ins w:id="1218" w:author="Kranich, Peter" w:date="2025-09-26T14:26:00Z" w16du:dateUtc="2025-09-26T12:26:00Z">
        <w:r w:rsidR="00726BCF">
          <w:t xml:space="preserve">HEARTBEAT </w:t>
        </w:r>
      </w:ins>
      <w:r>
        <w:t xml:space="preserve">CONSUMER must also consider the </w:t>
      </w:r>
      <w:r w:rsidR="00542F2D">
        <w:t xml:space="preserve">latency </w:t>
      </w:r>
      <w:r w:rsidR="00D44221">
        <w:t>for the internal processing of the response</w:t>
      </w:r>
      <w:r w:rsidR="00A531F4">
        <w:t xml:space="preserve">, </w:t>
      </w:r>
      <w:r w:rsidR="00D44221">
        <w:t xml:space="preserve">the </w:t>
      </w:r>
      <w:r w:rsidR="00742F6B">
        <w:t xml:space="preserve">network </w:t>
      </w:r>
      <w:r w:rsidR="00A531F4">
        <w:t xml:space="preserve">transmission, and so on. Therefore, it is recommended that the </w:t>
      </w:r>
      <w:del w:id="1219" w:author="Kranich, Peter" w:date="2025-09-26T14:27:00Z" w16du:dateUtc="2025-09-26T12:27:00Z">
        <w:r w:rsidR="00A531F4" w:rsidDel="006E7AB0">
          <w:delText xml:space="preserve">PCD </w:delText>
        </w:r>
      </w:del>
      <w:ins w:id="1220" w:author="Kranich, Peter" w:date="2025-09-26T14:27:00Z" w16du:dateUtc="2025-09-26T12:27:00Z">
        <w:r w:rsidR="006E7AB0">
          <w:t xml:space="preserve">HEARTBEAT </w:t>
        </w:r>
      </w:ins>
      <w:r w:rsidR="00A531F4">
        <w:t xml:space="preserve">Consumer </w:t>
      </w:r>
      <w:r w:rsidR="00E3471A">
        <w:t xml:space="preserve">should respond </w:t>
      </w:r>
      <w:r w:rsidR="006E64C2">
        <w:t xml:space="preserve">to the heartbeat message </w:t>
      </w:r>
      <w:r w:rsidR="00CE7E5F">
        <w:t>within the first half of the defined interv</w:t>
      </w:r>
      <w:r w:rsidR="00E70361">
        <w:t>al.</w:t>
      </w:r>
    </w:p>
    <w:p w14:paraId="694D5523" w14:textId="77777777" w:rsidR="000575CD" w:rsidRDefault="000575CD" w:rsidP="000575CD">
      <w:r>
        <w:t xml:space="preserve">For the IHE ACM profile, a maximum time interval of 10,000 milliseconds is recommended since some of the </w:t>
      </w:r>
      <w:proofErr w:type="gramStart"/>
      <w:r>
        <w:t>particular alarm</w:t>
      </w:r>
      <w:proofErr w:type="gramEnd"/>
      <w:r>
        <w:t xml:space="preserve"> standards require the </w:t>
      </w:r>
      <w:proofErr w:type="gramStart"/>
      <w:r>
        <w:t>annunciation</w:t>
      </w:r>
      <w:proofErr w:type="gramEnd"/>
      <w:r>
        <w:t xml:space="preserve"> of an alarm event within 10 seconds.</w:t>
      </w:r>
    </w:p>
    <w:p w14:paraId="56C815A7" w14:textId="77777777" w:rsidR="000575CD" w:rsidRDefault="000575CD" w:rsidP="000575CD">
      <w:r>
        <w:t xml:space="preserve">For the IHE DEC profile, the time interval may be identical with the export interval of the periodic observations. </w:t>
      </w:r>
    </w:p>
    <w:p w14:paraId="54F37DC2" w14:textId="77777777" w:rsidR="000575CD" w:rsidRDefault="000575CD" w:rsidP="000575CD">
      <w:r w:rsidRPr="00A02F23">
        <w:rPr>
          <w:rStyle w:val="BookTitle"/>
        </w:rPr>
        <w:t>Examples</w:t>
      </w:r>
      <w:r>
        <w:t>:</w:t>
      </w:r>
    </w:p>
    <w:p w14:paraId="1C2C705E" w14:textId="66FB6F23" w:rsidR="000575CD" w:rsidRDefault="000575CD" w:rsidP="000575CD">
      <w:del w:id="1221" w:author="Kranich, Peter" w:date="2025-09-26T14:28:00Z" w16du:dateUtc="2025-09-26T12:28:00Z">
        <w:r w:rsidDel="00684EFB">
          <w:delText xml:space="preserve">PCDR </w:delText>
        </w:r>
      </w:del>
      <w:ins w:id="1222" w:author="Kranich, Peter" w:date="2025-09-26T14:28:00Z" w16du:dateUtc="2025-09-26T12:28:00Z">
        <w:r w:rsidR="00684EFB">
          <w:t xml:space="preserve">HR </w:t>
        </w:r>
      </w:ins>
      <w:r>
        <w:t xml:space="preserve">indicates the start of participation in a MC by sending heartbeat messages every </w:t>
      </w:r>
      <w:r w:rsidR="00091128">
        <w:t>2</w:t>
      </w:r>
      <w:r>
        <w:t>000 milliseconds</w:t>
      </w:r>
      <w:ins w:id="1223" w:author="Kranich, Peter" w:date="2025-09-26T14:29:00Z" w16du:dateUtc="2025-09-26T12:29:00Z">
        <w:r w:rsidR="00EF1DCB">
          <w:t xml:space="preserve"> and the heartbeat message only </w:t>
        </w:r>
        <w:proofErr w:type="gramStart"/>
        <w:r w:rsidR="00EF1DCB">
          <w:t>applies</w:t>
        </w:r>
        <w:proofErr w:type="gramEnd"/>
        <w:r w:rsidR="00EF1DCB">
          <w:t xml:space="preserve"> to the IHE ACM profile</w:t>
        </w:r>
      </w:ins>
      <w:r>
        <w:t>:</w:t>
      </w:r>
    </w:p>
    <w:p w14:paraId="6FDF8769" w14:textId="42B2EA2A"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Pr>
          <w:rFonts w:ascii="Consolas" w:hAnsi="Consolas"/>
          <w:sz w:val="20"/>
          <w:szCs w:val="16"/>
        </w:rPr>
        <w:br/>
      </w:r>
      <w:r w:rsidRPr="00CA368F">
        <w:rPr>
          <w:rFonts w:ascii="Consolas" w:hAnsi="Consolas"/>
          <w:sz w:val="20"/>
          <w:szCs w:val="16"/>
        </w:rPr>
        <w:t>1.0.0.1|</w:t>
      </w:r>
      <w:r>
        <w:rPr>
          <w:rFonts w:ascii="Consolas" w:hAnsi="Consolas"/>
          <w:sz w:val="20"/>
          <w:szCs w:val="16"/>
        </w:rPr>
        <w:t>start</w:t>
      </w:r>
      <w:r w:rsidRPr="00CA368F">
        <w:rPr>
          <w:rFonts w:ascii="Consolas" w:hAnsi="Consolas"/>
          <w:sz w:val="20"/>
          <w:szCs w:val="16"/>
        </w:rPr>
        <w:t>|||</w:t>
      </w:r>
      <w:r>
        <w:rPr>
          <w:rFonts w:ascii="Consolas" w:hAnsi="Consolas"/>
          <w:sz w:val="20"/>
          <w:szCs w:val="16"/>
        </w:rPr>
        <w:t>&lt;</w:t>
      </w:r>
      <w:r w:rsidR="00091128">
        <w:rPr>
          <w:rFonts w:ascii="Consolas" w:hAnsi="Consolas"/>
          <w:sz w:val="20"/>
          <w:szCs w:val="16"/>
        </w:rPr>
        <w:t>2</w:t>
      </w:r>
      <w:r>
        <w:rPr>
          <w:rFonts w:ascii="Consolas" w:hAnsi="Consolas"/>
          <w:sz w:val="20"/>
          <w:szCs w:val="16"/>
        </w:rPr>
        <w:t>000</w:t>
      </w:r>
      <w:r w:rsidRPr="00CA368F">
        <w:rPr>
          <w:rFonts w:ascii="Consolas" w:hAnsi="Consolas"/>
          <w:sz w:val="20"/>
          <w:szCs w:val="16"/>
        </w:rPr>
        <w:t>|</w:t>
      </w:r>
      <w:del w:id="1224" w:author="Kranich, Peter" w:date="2025-09-26T14:28:00Z" w16du:dateUtc="2025-09-26T12:28:00Z">
        <w:r w:rsidDel="008B5E98">
          <w:rPr>
            <w:rFonts w:ascii="Consolas" w:hAnsi="Consolas"/>
            <w:sz w:val="20"/>
            <w:szCs w:val="16"/>
          </w:rPr>
          <w:delText>N~ST~PL</w:delText>
        </w:r>
      </w:del>
      <w:r w:rsidRPr="00CA368F">
        <w:rPr>
          <w:rFonts w:ascii="Consolas" w:hAnsi="Consolas"/>
          <w:sz w:val="20"/>
          <w:szCs w:val="16"/>
        </w:rPr>
        <w:t>||F|||20191218165144+0100</w:t>
      </w:r>
      <w:ins w:id="1225" w:author="Kranich, Peter" w:date="2025-09-26T14:28:00Z" w16du:dateUtc="2025-09-26T12:28:00Z">
        <w:r w:rsidR="008B5E98">
          <w:rPr>
            <w:rFonts w:ascii="Consolas" w:hAnsi="Consolas"/>
            <w:sz w:val="20"/>
            <w:szCs w:val="16"/>
          </w:rPr>
          <w:t>|IHE_DEV_</w:t>
        </w:r>
        <w:r w:rsidR="00EF1DCB">
          <w:rPr>
            <w:rFonts w:ascii="Consolas" w:hAnsi="Consolas"/>
            <w:sz w:val="20"/>
            <w:szCs w:val="16"/>
          </w:rPr>
          <w:t>ACM^IHE DEV</w:t>
        </w:r>
      </w:ins>
      <w:ins w:id="1226" w:author="Kranich, Peter" w:date="2025-09-26T14:29:00Z" w16du:dateUtc="2025-09-26T12:29:00Z">
        <w:r w:rsidR="00EF1DCB">
          <w:rPr>
            <w:rFonts w:ascii="Consolas" w:hAnsi="Consolas"/>
            <w:sz w:val="20"/>
            <w:szCs w:val="16"/>
          </w:rPr>
          <w:t>^</w:t>
        </w:r>
        <w:r w:rsidR="00EF1DCB" w:rsidRPr="00EF1DCB">
          <w:rPr>
            <w:rFonts w:ascii="Consolas" w:hAnsi="Consolas"/>
            <w:sz w:val="20"/>
            <w:szCs w:val="16"/>
          </w:rPr>
          <w:t>1.3.6.1.4.1.19376.1.6.2.4</w:t>
        </w:r>
      </w:ins>
    </w:p>
    <w:p w14:paraId="6D5AA900" w14:textId="77777777" w:rsidR="000575CD" w:rsidRPr="00CA368F" w:rsidRDefault="000575CD" w:rsidP="000575CD">
      <w:pPr>
        <w:rPr>
          <w:rFonts w:ascii="Consolas" w:hAnsi="Consolas"/>
          <w:sz w:val="20"/>
          <w:szCs w:val="16"/>
        </w:rPr>
      </w:pPr>
    </w:p>
    <w:p w14:paraId="4A124788" w14:textId="54996EB1" w:rsidR="000575CD" w:rsidRDefault="000575CD" w:rsidP="000575CD">
      <w:del w:id="1227" w:author="Kranich, Peter" w:date="2025-09-26T14:30:00Z" w16du:dateUtc="2025-09-26T12:30:00Z">
        <w:r w:rsidDel="00F92A45">
          <w:delText xml:space="preserve">PCDR </w:delText>
        </w:r>
      </w:del>
      <w:ins w:id="1228" w:author="Kranich, Peter" w:date="2025-09-26T14:30:00Z" w16du:dateUtc="2025-09-26T12:30:00Z">
        <w:r w:rsidR="00F92A45">
          <w:t xml:space="preserve">HR </w:t>
        </w:r>
      </w:ins>
      <w:r>
        <w:t>indicates that it wants to continue the MC by sending another heartbeat message after 2 seconds of the previous heartbeat message:</w:t>
      </w:r>
    </w:p>
    <w:p w14:paraId="3A4F00DA" w14:textId="200CCFE9"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continue</w:t>
      </w:r>
      <w:r w:rsidRPr="00CA368F">
        <w:rPr>
          <w:rFonts w:ascii="Consolas" w:hAnsi="Consolas"/>
          <w:sz w:val="20"/>
          <w:szCs w:val="16"/>
        </w:rPr>
        <w:t>|||</w:t>
      </w:r>
      <w:r>
        <w:rPr>
          <w:rFonts w:ascii="Consolas" w:hAnsi="Consolas"/>
          <w:sz w:val="20"/>
          <w:szCs w:val="16"/>
        </w:rPr>
        <w:t>&lt;</w:t>
      </w:r>
      <w:r w:rsidR="00091128">
        <w:rPr>
          <w:rFonts w:ascii="Consolas" w:hAnsi="Consolas"/>
          <w:sz w:val="20"/>
          <w:szCs w:val="16"/>
        </w:rPr>
        <w:t>2</w:t>
      </w:r>
      <w:r>
        <w:rPr>
          <w:rFonts w:ascii="Consolas" w:hAnsi="Consolas"/>
          <w:sz w:val="20"/>
          <w:szCs w:val="16"/>
        </w:rPr>
        <w:t>000</w:t>
      </w:r>
      <w:r w:rsidRPr="00CA368F">
        <w:rPr>
          <w:rFonts w:ascii="Consolas" w:hAnsi="Consolas"/>
          <w:sz w:val="20"/>
          <w:szCs w:val="16"/>
        </w:rPr>
        <w:t>|</w:t>
      </w:r>
      <w:del w:id="1229" w:author="Kranich, Peter" w:date="2025-09-26T14:30:00Z" w16du:dateUtc="2025-09-26T12:30:00Z">
        <w:r w:rsidDel="00F92A45">
          <w:rPr>
            <w:rFonts w:ascii="Consolas" w:hAnsi="Consolas"/>
            <w:sz w:val="20"/>
            <w:szCs w:val="16"/>
          </w:rPr>
          <w:delText>N~ST~PL</w:delText>
        </w:r>
      </w:del>
      <w:r w:rsidRPr="00CA368F">
        <w:rPr>
          <w:rFonts w:ascii="Consolas" w:hAnsi="Consolas"/>
          <w:sz w:val="20"/>
          <w:szCs w:val="16"/>
        </w:rPr>
        <w:t>||F|||2019121817</w:t>
      </w:r>
      <w:r>
        <w:rPr>
          <w:rFonts w:ascii="Consolas" w:hAnsi="Consolas"/>
          <w:sz w:val="20"/>
          <w:szCs w:val="16"/>
        </w:rPr>
        <w:t>5146</w:t>
      </w:r>
      <w:r w:rsidRPr="00CA368F">
        <w:rPr>
          <w:rFonts w:ascii="Consolas" w:hAnsi="Consolas"/>
          <w:sz w:val="20"/>
          <w:szCs w:val="16"/>
        </w:rPr>
        <w:t>+0100</w:t>
      </w:r>
      <w:ins w:id="1230" w:author="Kranich, Peter" w:date="2025-09-26T14:30:00Z" w16du:dateUtc="2025-09-26T12:30:00Z">
        <w:r w:rsidR="00F92A45">
          <w:rPr>
            <w:rFonts w:ascii="Consolas" w:hAnsi="Consolas"/>
            <w:sz w:val="20"/>
            <w:szCs w:val="16"/>
          </w:rPr>
          <w:t>|IHE_DEV_ACM^IHE DEV^</w:t>
        </w:r>
        <w:r w:rsidR="00F92A45" w:rsidRPr="00EF1DCB">
          <w:rPr>
            <w:rFonts w:ascii="Consolas" w:hAnsi="Consolas"/>
            <w:sz w:val="20"/>
            <w:szCs w:val="16"/>
          </w:rPr>
          <w:t>1.3.6.1.4.1.19376.1.6.2.4</w:t>
        </w:r>
      </w:ins>
    </w:p>
    <w:p w14:paraId="03E079E0" w14:textId="77777777" w:rsidR="000575CD" w:rsidRDefault="000575CD" w:rsidP="000575CD">
      <w:pPr>
        <w:rPr>
          <w:rFonts w:ascii="Consolas" w:hAnsi="Consolas"/>
          <w:sz w:val="20"/>
          <w:szCs w:val="16"/>
        </w:rPr>
      </w:pPr>
    </w:p>
    <w:p w14:paraId="55B02F36" w14:textId="71211B33" w:rsidR="000575CD" w:rsidRDefault="000575CD" w:rsidP="000575CD">
      <w:del w:id="1231" w:author="Kranich, Peter" w:date="2025-09-26T14:30:00Z" w16du:dateUtc="2025-09-26T12:30:00Z">
        <w:r w:rsidDel="003070A1">
          <w:lastRenderedPageBreak/>
          <w:delText xml:space="preserve">PCDR </w:delText>
        </w:r>
      </w:del>
      <w:ins w:id="1232" w:author="Kranich, Peter" w:date="2025-09-26T14:30:00Z" w16du:dateUtc="2025-09-26T12:30:00Z">
        <w:r w:rsidR="003070A1">
          <w:t xml:space="preserve">HR </w:t>
        </w:r>
      </w:ins>
      <w:r>
        <w:t xml:space="preserve">indicates that it wants to continue the MC but with a change in the heartbeat message periodicity from </w:t>
      </w:r>
      <w:r w:rsidR="001F6560">
        <w:t>2</w:t>
      </w:r>
      <w:r>
        <w:t>000 to 5000 milliseconds being effective with the next heartbeat message:</w:t>
      </w:r>
    </w:p>
    <w:p w14:paraId="6310043B" w14:textId="01A39D5A"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update</w:t>
      </w:r>
      <w:r w:rsidRPr="00CA368F">
        <w:rPr>
          <w:rFonts w:ascii="Consolas" w:hAnsi="Consolas"/>
          <w:sz w:val="20"/>
          <w:szCs w:val="16"/>
        </w:rPr>
        <w:t>|||</w:t>
      </w:r>
      <w:r>
        <w:rPr>
          <w:rFonts w:ascii="Consolas" w:hAnsi="Consolas"/>
          <w:sz w:val="20"/>
          <w:szCs w:val="16"/>
        </w:rPr>
        <w:t>&lt;5000</w:t>
      </w:r>
      <w:r w:rsidRPr="00CA368F">
        <w:rPr>
          <w:rFonts w:ascii="Consolas" w:hAnsi="Consolas"/>
          <w:sz w:val="20"/>
          <w:szCs w:val="16"/>
        </w:rPr>
        <w:t>|</w:t>
      </w:r>
      <w:del w:id="1233" w:author="Kranich, Peter" w:date="2025-09-26T14:30:00Z" w16du:dateUtc="2025-09-26T12:30:00Z">
        <w:r w:rsidDel="003070A1">
          <w:rPr>
            <w:rFonts w:ascii="Consolas" w:hAnsi="Consolas"/>
            <w:sz w:val="20"/>
            <w:szCs w:val="16"/>
          </w:rPr>
          <w:delText>N~ST~PL</w:delText>
        </w:r>
      </w:del>
      <w:r w:rsidRPr="00CA368F">
        <w:rPr>
          <w:rFonts w:ascii="Consolas" w:hAnsi="Consolas"/>
          <w:sz w:val="20"/>
          <w:szCs w:val="16"/>
        </w:rPr>
        <w:t>||F|||201912181751</w:t>
      </w:r>
      <w:r>
        <w:rPr>
          <w:rFonts w:ascii="Consolas" w:hAnsi="Consolas"/>
          <w:sz w:val="20"/>
          <w:szCs w:val="16"/>
        </w:rPr>
        <w:t>48</w:t>
      </w:r>
      <w:r w:rsidRPr="00CA368F">
        <w:rPr>
          <w:rFonts w:ascii="Consolas" w:hAnsi="Consolas"/>
          <w:sz w:val="20"/>
          <w:szCs w:val="16"/>
        </w:rPr>
        <w:t>+0100</w:t>
      </w:r>
      <w:ins w:id="1234" w:author="Kranich, Peter" w:date="2025-09-26T14:31:00Z" w16du:dateUtc="2025-09-26T12:31:00Z">
        <w:r w:rsidR="003070A1">
          <w:rPr>
            <w:rFonts w:ascii="Consolas" w:hAnsi="Consolas"/>
            <w:sz w:val="20"/>
            <w:szCs w:val="16"/>
          </w:rPr>
          <w:t>|IHE_DEV_ACM^IHE DEV^</w:t>
        </w:r>
        <w:r w:rsidR="003070A1" w:rsidRPr="00EF1DCB">
          <w:rPr>
            <w:rFonts w:ascii="Consolas" w:hAnsi="Consolas"/>
            <w:sz w:val="20"/>
            <w:szCs w:val="16"/>
          </w:rPr>
          <w:t>1.3.6.1.4.1.19376.1.6.2.4</w:t>
        </w:r>
      </w:ins>
    </w:p>
    <w:p w14:paraId="787F2E90" w14:textId="77777777" w:rsidR="000575CD" w:rsidRPr="00CA368F" w:rsidRDefault="000575CD" w:rsidP="000575CD">
      <w:pPr>
        <w:rPr>
          <w:rFonts w:ascii="Consolas" w:hAnsi="Consolas"/>
          <w:sz w:val="20"/>
          <w:szCs w:val="16"/>
        </w:rPr>
      </w:pPr>
    </w:p>
    <w:p w14:paraId="422A3011" w14:textId="34DFD82E" w:rsidR="000575CD" w:rsidRDefault="000575CD" w:rsidP="000575CD">
      <w:del w:id="1235" w:author="Kranich, Peter" w:date="2025-09-26T14:31:00Z" w16du:dateUtc="2025-09-26T12:31:00Z">
        <w:r w:rsidDel="003070A1">
          <w:delText xml:space="preserve">PCDR </w:delText>
        </w:r>
      </w:del>
      <w:ins w:id="1236" w:author="Kranich, Peter" w:date="2025-09-26T14:31:00Z" w16du:dateUtc="2025-09-26T12:31:00Z">
        <w:r w:rsidR="003070A1">
          <w:t xml:space="preserve">HR </w:t>
        </w:r>
      </w:ins>
      <w:r>
        <w:t>indicates that it wants to leave the MC intentionally:</w:t>
      </w:r>
    </w:p>
    <w:p w14:paraId="6782C96D" w14:textId="5A010DBA"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end</w:t>
      </w:r>
      <w:r w:rsidRPr="00CA368F">
        <w:rPr>
          <w:rFonts w:ascii="Consolas" w:hAnsi="Consolas"/>
          <w:sz w:val="20"/>
          <w:szCs w:val="16"/>
        </w:rPr>
        <w:t>|</w:t>
      </w:r>
      <w:r w:rsidRPr="00CA368F" w:rsidDel="009F59F6">
        <w:rPr>
          <w:rFonts w:ascii="Consolas" w:hAnsi="Consolas"/>
          <w:sz w:val="20"/>
          <w:szCs w:val="16"/>
        </w:rPr>
        <w:t xml:space="preserve"> </w:t>
      </w:r>
      <w:r w:rsidRPr="00CA368F">
        <w:rPr>
          <w:rFonts w:ascii="Consolas" w:hAnsi="Consolas"/>
          <w:sz w:val="20"/>
          <w:szCs w:val="16"/>
        </w:rPr>
        <w:t>||</w:t>
      </w:r>
      <w:r>
        <w:rPr>
          <w:rFonts w:ascii="Consolas" w:hAnsi="Consolas"/>
          <w:sz w:val="20"/>
          <w:szCs w:val="16"/>
        </w:rPr>
        <w:t>&lt;0</w:t>
      </w:r>
      <w:r w:rsidRPr="00CA368F">
        <w:rPr>
          <w:rFonts w:ascii="Consolas" w:hAnsi="Consolas"/>
          <w:sz w:val="20"/>
          <w:szCs w:val="16"/>
        </w:rPr>
        <w:t>|</w:t>
      </w:r>
      <w:del w:id="1237" w:author="Kranich, Peter" w:date="2025-09-26T14:31:00Z" w16du:dateUtc="2025-09-26T12:31:00Z">
        <w:r w:rsidDel="008B26D4">
          <w:rPr>
            <w:rFonts w:ascii="Consolas" w:hAnsi="Consolas"/>
            <w:sz w:val="20"/>
            <w:szCs w:val="16"/>
          </w:rPr>
          <w:delText>N~ST~PL</w:delText>
        </w:r>
      </w:del>
      <w:r w:rsidRPr="00CA368F">
        <w:rPr>
          <w:rFonts w:ascii="Consolas" w:hAnsi="Consolas"/>
          <w:sz w:val="20"/>
          <w:szCs w:val="16"/>
        </w:rPr>
        <w:t>||F|||2019121817515</w:t>
      </w:r>
      <w:r w:rsidR="00C660FF">
        <w:rPr>
          <w:rFonts w:ascii="Consolas" w:hAnsi="Consolas"/>
          <w:sz w:val="20"/>
          <w:szCs w:val="16"/>
        </w:rPr>
        <w:t>3</w:t>
      </w:r>
      <w:r w:rsidRPr="00CA368F">
        <w:rPr>
          <w:rFonts w:ascii="Consolas" w:hAnsi="Consolas"/>
          <w:sz w:val="20"/>
          <w:szCs w:val="16"/>
        </w:rPr>
        <w:t>+0100</w:t>
      </w:r>
      <w:ins w:id="1238" w:author="Kranich, Peter" w:date="2025-09-26T14:31:00Z" w16du:dateUtc="2025-09-26T12:31:00Z">
        <w:r w:rsidR="008B26D4">
          <w:rPr>
            <w:rFonts w:ascii="Consolas" w:hAnsi="Consolas"/>
            <w:sz w:val="20"/>
            <w:szCs w:val="16"/>
          </w:rPr>
          <w:t>|IHE_DEV_ACM^IHE DEV^</w:t>
        </w:r>
        <w:r w:rsidR="008B26D4" w:rsidRPr="00EF1DCB">
          <w:rPr>
            <w:rFonts w:ascii="Consolas" w:hAnsi="Consolas"/>
            <w:sz w:val="20"/>
            <w:szCs w:val="16"/>
          </w:rPr>
          <w:t>1.3.6.1.4.1.19376.1.6.2.4</w:t>
        </w:r>
      </w:ins>
    </w:p>
    <w:p w14:paraId="58678B91" w14:textId="64D017DE" w:rsidR="006C371A" w:rsidRPr="00D26514" w:rsidRDefault="006C371A" w:rsidP="000575CD">
      <w:pPr>
        <w:pStyle w:val="BodyText"/>
      </w:pPr>
    </w:p>
    <w:p w14:paraId="1762256D" w14:textId="5EEC2171" w:rsidR="00CF283F" w:rsidRPr="00D26514" w:rsidRDefault="00303E20" w:rsidP="00303E20">
      <w:pPr>
        <w:pStyle w:val="Heading5"/>
        <w:numPr>
          <w:ilvl w:val="0"/>
          <w:numId w:val="0"/>
        </w:numPr>
        <w:rPr>
          <w:noProof w:val="0"/>
        </w:rPr>
      </w:pPr>
      <w:bookmarkStart w:id="1239" w:name="_Toc345074680"/>
      <w:bookmarkStart w:id="1240" w:name="_Toc209791052"/>
      <w:r w:rsidRPr="00D26514">
        <w:rPr>
          <w:noProof w:val="0"/>
        </w:rPr>
        <w:t>3</w:t>
      </w:r>
      <w:r w:rsidR="00CF283F" w:rsidRPr="00D26514">
        <w:rPr>
          <w:noProof w:val="0"/>
        </w:rPr>
        <w:t>.</w:t>
      </w:r>
      <w:r w:rsidR="00693660">
        <w:rPr>
          <w:noProof w:val="0"/>
        </w:rPr>
        <w:t>53</w:t>
      </w:r>
      <w:r w:rsidR="00CF283F" w:rsidRPr="00D26514">
        <w:rPr>
          <w:noProof w:val="0"/>
        </w:rPr>
        <w:t>.4.1.3 Expected Actions</w:t>
      </w:r>
      <w:bookmarkEnd w:id="1239"/>
      <w:bookmarkEnd w:id="1240"/>
    </w:p>
    <w:p w14:paraId="3A588924" w14:textId="2FF1F066" w:rsidR="004B65A3" w:rsidRDefault="004B65A3" w:rsidP="004B65A3">
      <w:pPr>
        <w:pStyle w:val="BodyText"/>
      </w:pPr>
      <w:r>
        <w:t xml:space="preserve">Heartbeat messages are sent from the </w:t>
      </w:r>
      <w:del w:id="1241" w:author="Kranich, Peter" w:date="2025-09-26T14:31:00Z" w16du:dateUtc="2025-09-26T12:31:00Z">
        <w:r w:rsidDel="00652DB0">
          <w:delText>PCDR</w:delText>
        </w:r>
      </w:del>
      <w:ins w:id="1242" w:author="Kranich, Peter" w:date="2025-09-26T14:31:00Z" w16du:dateUtc="2025-09-26T12:31:00Z">
        <w:r w:rsidR="00652DB0">
          <w:t>HR</w:t>
        </w:r>
      </w:ins>
      <w:r w:rsidR="006A2249">
        <w:t>,</w:t>
      </w:r>
      <w:r w:rsidR="009566F2">
        <w:t xml:space="preserve"> </w:t>
      </w:r>
      <w:r w:rsidR="006A2249">
        <w:t>which initiates the connection,</w:t>
      </w:r>
      <w:r>
        <w:t xml:space="preserve"> to the </w:t>
      </w:r>
      <w:del w:id="1243" w:author="Kranich, Peter" w:date="2025-09-26T14:32:00Z" w16du:dateUtc="2025-09-26T12:32:00Z">
        <w:r w:rsidDel="00652DB0">
          <w:delText>PCDC</w:delText>
        </w:r>
      </w:del>
      <w:ins w:id="1244" w:author="Kranich, Peter" w:date="2025-09-26T14:32:00Z" w16du:dateUtc="2025-09-26T12:32:00Z">
        <w:r w:rsidR="00652DB0">
          <w:t>HC</w:t>
        </w:r>
      </w:ins>
      <w:r>
        <w:t xml:space="preserve">. </w:t>
      </w:r>
    </w:p>
    <w:p w14:paraId="71920C02" w14:textId="598E5BE5" w:rsidR="004B65A3" w:rsidRDefault="004B65A3" w:rsidP="004B65A3">
      <w:pPr>
        <w:pStyle w:val="BodyText"/>
      </w:pPr>
      <w:r>
        <w:t xml:space="preserve">When the network connection between the </w:t>
      </w:r>
      <w:del w:id="1245" w:author="Kranich, Peter" w:date="2025-09-26T14:32:00Z" w16du:dateUtc="2025-09-26T12:32:00Z">
        <w:r w:rsidDel="0095009B">
          <w:delText xml:space="preserve">PCDR </w:delText>
        </w:r>
      </w:del>
      <w:ins w:id="1246" w:author="Kranich, Peter" w:date="2025-09-26T14:32:00Z" w16du:dateUtc="2025-09-26T12:32:00Z">
        <w:r w:rsidR="0095009B">
          <w:t xml:space="preserve">HR </w:t>
        </w:r>
      </w:ins>
      <w:r>
        <w:t xml:space="preserve">and the </w:t>
      </w:r>
      <w:del w:id="1247" w:author="Kranich, Peter" w:date="2025-09-26T14:32:00Z" w16du:dateUtc="2025-09-26T12:32:00Z">
        <w:r w:rsidDel="0095009B">
          <w:delText xml:space="preserve">PCDC </w:delText>
        </w:r>
      </w:del>
      <w:ins w:id="1248" w:author="Kranich, Peter" w:date="2025-09-26T14:32:00Z" w16du:dateUtc="2025-09-26T12:32:00Z">
        <w:r w:rsidR="0095009B">
          <w:t xml:space="preserve">HC </w:t>
        </w:r>
      </w:ins>
      <w:r>
        <w:t xml:space="preserve">got lost, the </w:t>
      </w:r>
      <w:del w:id="1249" w:author="Kranich, Peter" w:date="2025-09-26T14:32:00Z" w16du:dateUtc="2025-09-26T12:32:00Z">
        <w:r w:rsidDel="0095009B">
          <w:delText xml:space="preserve">PCDR </w:delText>
        </w:r>
      </w:del>
      <w:ins w:id="1250" w:author="Kranich, Peter" w:date="2025-09-26T14:32:00Z" w16du:dateUtc="2025-09-26T12:32:00Z">
        <w:r w:rsidR="0095009B">
          <w:t xml:space="preserve">HR </w:t>
        </w:r>
      </w:ins>
      <w:r>
        <w:t>shall send the first heartbeat message after the reconnect with the Event Phase “</w:t>
      </w:r>
      <w:r w:rsidRPr="005F0A2E">
        <w:rPr>
          <w:b/>
          <w:bCs/>
        </w:rPr>
        <w:t>start</w:t>
      </w:r>
      <w:r>
        <w:t>” in OBX-5.</w:t>
      </w:r>
    </w:p>
    <w:p w14:paraId="78C7D9EE" w14:textId="359750EA" w:rsidR="00635681" w:rsidRDefault="00635681" w:rsidP="00635681">
      <w:pPr>
        <w:pStyle w:val="BodyText"/>
      </w:pPr>
      <w:r>
        <w:t xml:space="preserve">It is the responsibility of the </w:t>
      </w:r>
      <w:del w:id="1251" w:author="Kranich, Peter" w:date="2025-09-26T14:32:00Z" w16du:dateUtc="2025-09-26T12:32:00Z">
        <w:r w:rsidDel="00B31629">
          <w:delText xml:space="preserve">PCDR </w:delText>
        </w:r>
      </w:del>
      <w:ins w:id="1252" w:author="Kranich, Peter" w:date="2025-09-26T14:32:00Z" w16du:dateUtc="2025-09-26T12:32:00Z">
        <w:r w:rsidR="00B31629">
          <w:t xml:space="preserve">HR </w:t>
        </w:r>
      </w:ins>
      <w:r>
        <w:t>to react accordingly on the acknowledgement and application error code in the response message</w:t>
      </w:r>
      <w:r w:rsidR="003B7A4B">
        <w:t xml:space="preserve"> (please refer to </w:t>
      </w:r>
      <w:ins w:id="1253" w:author="Kranich, Peter" w:date="2025-07-15T09:18:00Z" w16du:dateUtc="2025-07-15T07:18:00Z">
        <w:r w:rsidR="00185525">
          <w:fldChar w:fldCharType="begin"/>
        </w:r>
        <w:r w:rsidR="00185525">
          <w:instrText xml:space="preserve"> REF _Ref203463549 \h </w:instrText>
        </w:r>
      </w:ins>
      <w:r w:rsidR="00185525">
        <w:fldChar w:fldCharType="separate"/>
      </w:r>
      <w:ins w:id="1254" w:author="Kranich, Peter" w:date="2025-09-26T14:56:00Z" w16du:dateUtc="2025-09-26T12:56:00Z">
        <w:r w:rsidR="0002144F" w:rsidRPr="00D61665">
          <w:t>3.</w:t>
        </w:r>
        <w:r w:rsidR="0002144F">
          <w:t>53</w:t>
        </w:r>
        <w:r w:rsidR="0002144F" w:rsidRPr="00D61665">
          <w:t>.4.</w:t>
        </w:r>
        <w:r w:rsidR="0002144F">
          <w:t>2</w:t>
        </w:r>
        <w:r w:rsidR="0002144F" w:rsidRPr="00D61665">
          <w:t xml:space="preserve"> </w:t>
        </w:r>
        <w:r w:rsidR="0002144F">
          <w:t>Receipt Acknowledgement Heartbeat Message</w:t>
        </w:r>
      </w:ins>
      <w:ins w:id="1255" w:author="Kranich, Peter" w:date="2025-07-15T09:18:00Z" w16du:dateUtc="2025-07-15T07:18:00Z">
        <w:r w:rsidR="00185525">
          <w:fldChar w:fldCharType="end"/>
        </w:r>
      </w:ins>
      <w:r w:rsidR="003B7A4B">
        <w:fldChar w:fldCharType="begin"/>
      </w:r>
      <w:r w:rsidR="003B7A4B">
        <w:instrText xml:space="preserve"> REF _Ref189041589 \h </w:instrText>
      </w:r>
      <w:del w:id="1256" w:author="Kranich, Peter" w:date="2025-07-15T09:02:00Z" w16du:dateUtc="2025-07-15T07:02:00Z">
        <w:r w:rsidR="003B7A4B">
          <w:fldChar w:fldCharType="separate"/>
        </w:r>
        <w:r w:rsidR="003B7A4B" w:rsidRPr="00D26514" w:rsidDel="0034271B">
          <w:delText>3.</w:delText>
        </w:r>
        <w:r w:rsidR="003B7A4B" w:rsidDel="0034271B">
          <w:delText>12</w:delText>
        </w:r>
        <w:r w:rsidR="003B7A4B" w:rsidRPr="00D26514" w:rsidDel="0034271B">
          <w:delText xml:space="preserve"> </w:delText>
        </w:r>
        <w:r w:rsidR="003B7A4B" w:rsidDel="0034271B">
          <w:delText xml:space="preserve">Acknowledge </w:delText>
        </w:r>
        <w:r w:rsidR="003B7A4B" w:rsidRPr="00CE1328" w:rsidDel="0034271B">
          <w:delText>Heartbeat Message</w:delText>
        </w:r>
        <w:r w:rsidR="003B7A4B" w:rsidDel="0034271B">
          <w:delText xml:space="preserve"> </w:delText>
        </w:r>
        <w:r w:rsidR="003B7A4B" w:rsidRPr="00CE1328" w:rsidDel="0034271B">
          <w:delText>[DEV-5</w:delText>
        </w:r>
        <w:r w:rsidR="003B7A4B" w:rsidDel="0034271B">
          <w:delText>4</w:delText>
        </w:r>
        <w:r w:rsidR="003B7A4B" w:rsidRPr="00CE1328" w:rsidDel="0034271B">
          <w:delText>]</w:delText>
        </w:r>
      </w:del>
      <w:r w:rsidR="003B7A4B">
        <w:fldChar w:fldCharType="end"/>
      </w:r>
      <w:r w:rsidR="00950987">
        <w:t xml:space="preserve"> for further details</w:t>
      </w:r>
      <w:r w:rsidR="003B7A4B">
        <w:t>)</w:t>
      </w:r>
      <w:r>
        <w:t xml:space="preserve"> from the </w:t>
      </w:r>
      <w:del w:id="1257" w:author="Kranich, Peter" w:date="2025-09-26T14:35:00Z" w16du:dateUtc="2025-09-26T12:35:00Z">
        <w:r w:rsidDel="00096AB1">
          <w:delText xml:space="preserve">PCDC </w:delText>
        </w:r>
      </w:del>
      <w:ins w:id="1258" w:author="Kranich, Peter" w:date="2025-09-26T14:35:00Z" w16du:dateUtc="2025-09-26T12:35:00Z">
        <w:r w:rsidR="00096AB1">
          <w:t xml:space="preserve">HC </w:t>
        </w:r>
      </w:ins>
      <w:r>
        <w:t>(e. g. the medical device may show a message to the caregiver that the alert distribution is not functioning properly any longer).</w:t>
      </w:r>
    </w:p>
    <w:p w14:paraId="38FB8FEE" w14:textId="50BD390B" w:rsidR="006E101B" w:rsidRDefault="006E101B" w:rsidP="006E101B">
      <w:pPr>
        <w:pStyle w:val="BodyText"/>
      </w:pPr>
      <w:r>
        <w:t xml:space="preserve">In the case of a “CA” and “CR” acknowledgement code, the </w:t>
      </w:r>
      <w:del w:id="1259" w:author="Kranich, Peter" w:date="2025-09-26T14:36:00Z" w16du:dateUtc="2025-09-26T12:36:00Z">
        <w:r w:rsidDel="00096AB1">
          <w:delText xml:space="preserve">PCDR </w:delText>
        </w:r>
      </w:del>
      <w:ins w:id="1260" w:author="Kranich, Peter" w:date="2025-09-26T14:36:00Z" w16du:dateUtc="2025-09-26T12:36:00Z">
        <w:r w:rsidR="00096AB1">
          <w:t xml:space="preserve">HR </w:t>
        </w:r>
      </w:ins>
      <w:r>
        <w:t xml:space="preserve">shall continue to send heartbeat messages to the </w:t>
      </w:r>
      <w:del w:id="1261" w:author="Kranich, Peter" w:date="2025-09-26T14:36:00Z" w16du:dateUtc="2025-09-26T12:36:00Z">
        <w:r w:rsidDel="00096AB1">
          <w:delText xml:space="preserve">PCDC </w:delText>
        </w:r>
      </w:del>
      <w:ins w:id="1262" w:author="Kranich, Peter" w:date="2025-09-26T14:36:00Z" w16du:dateUtc="2025-09-26T12:36:00Z">
        <w:r w:rsidR="00096AB1">
          <w:t xml:space="preserve">HC </w:t>
        </w:r>
      </w:ins>
      <w:r>
        <w:t>since some error</w:t>
      </w:r>
      <w:r w:rsidR="00E1223E">
        <w:t>s</w:t>
      </w:r>
      <w:r>
        <w:t xml:space="preserve"> might only be temporary (e. g. alert communicator had a bad wireless connection, but caregiver moved to an area with a better </w:t>
      </w:r>
      <w:proofErr w:type="spellStart"/>
      <w:r>
        <w:t>Wifi</w:t>
      </w:r>
      <w:proofErr w:type="spellEnd"/>
      <w:r>
        <w:t xml:space="preserve"> coverage).</w:t>
      </w:r>
    </w:p>
    <w:p w14:paraId="31671A95" w14:textId="4FAA6CB1" w:rsidR="006E101B" w:rsidRDefault="006E101B" w:rsidP="006E101B">
      <w:pPr>
        <w:pStyle w:val="BodyText"/>
      </w:pPr>
      <w:r>
        <w:t xml:space="preserve">In the case of a “CE” acknowledgement code, the </w:t>
      </w:r>
      <w:del w:id="1263" w:author="Kranich, Peter" w:date="2025-09-26T14:36:00Z" w16du:dateUtc="2025-09-26T12:36:00Z">
        <w:r w:rsidDel="00A66AD8">
          <w:delText xml:space="preserve">PCDR </w:delText>
        </w:r>
      </w:del>
      <w:ins w:id="1264" w:author="Kranich, Peter" w:date="2025-09-26T14:36:00Z" w16du:dateUtc="2025-09-26T12:36:00Z">
        <w:r w:rsidR="00A66AD8">
          <w:t xml:space="preserve">HR </w:t>
        </w:r>
      </w:ins>
      <w:r>
        <w:t xml:space="preserve">shall stop to send heartbeat messages to the </w:t>
      </w:r>
      <w:del w:id="1265" w:author="Kranich, Peter" w:date="2025-09-26T14:36:00Z" w16du:dateUtc="2025-09-26T12:36:00Z">
        <w:r w:rsidDel="00A66AD8">
          <w:delText xml:space="preserve">PCDC </w:delText>
        </w:r>
      </w:del>
      <w:ins w:id="1266" w:author="Kranich, Peter" w:date="2025-09-26T14:36:00Z" w16du:dateUtc="2025-09-26T12:36:00Z">
        <w:r w:rsidR="00A66AD8">
          <w:t xml:space="preserve">HC </w:t>
        </w:r>
      </w:ins>
      <w:r>
        <w:t xml:space="preserve">since this indicates that the </w:t>
      </w:r>
      <w:del w:id="1267" w:author="Kranich, Peter" w:date="2025-09-26T14:36:00Z" w16du:dateUtc="2025-09-26T12:36:00Z">
        <w:r w:rsidDel="00A66AD8">
          <w:delText xml:space="preserve">PCDC </w:delText>
        </w:r>
      </w:del>
      <w:ins w:id="1268" w:author="Kranich, Peter" w:date="2025-09-26T14:36:00Z" w16du:dateUtc="2025-09-26T12:36:00Z">
        <w:r w:rsidR="00A66AD8">
          <w:t xml:space="preserve">HC </w:t>
        </w:r>
      </w:ins>
      <w:r>
        <w:t xml:space="preserve">does not support heartbeat messages at all. </w:t>
      </w:r>
      <w:r>
        <w:br/>
        <w:t xml:space="preserve">After reconnecting to the </w:t>
      </w:r>
      <w:del w:id="1269" w:author="Kranich, Peter" w:date="2025-09-26T14:37:00Z" w16du:dateUtc="2025-09-26T12:37:00Z">
        <w:r w:rsidDel="00B41357">
          <w:delText>PCDC</w:delText>
        </w:r>
      </w:del>
      <w:ins w:id="1270" w:author="Kranich, Peter" w:date="2025-09-26T14:37:00Z" w16du:dateUtc="2025-09-26T12:37:00Z">
        <w:r w:rsidR="00B41357">
          <w:t>HC</w:t>
        </w:r>
      </w:ins>
      <w:r>
        <w:t xml:space="preserve">, the </w:t>
      </w:r>
      <w:del w:id="1271" w:author="Kranich, Peter" w:date="2025-09-26T14:37:00Z" w16du:dateUtc="2025-09-26T12:37:00Z">
        <w:r w:rsidDel="00B41357">
          <w:delText xml:space="preserve">PCDR </w:delText>
        </w:r>
      </w:del>
      <w:ins w:id="1272" w:author="Kranich, Peter" w:date="2025-09-26T14:37:00Z" w16du:dateUtc="2025-09-26T12:37:00Z">
        <w:r w:rsidR="00B41357">
          <w:t xml:space="preserve">HR </w:t>
        </w:r>
      </w:ins>
      <w:r>
        <w:t xml:space="preserve">may send another heartbeat message </w:t>
      </w:r>
      <w:proofErr w:type="gramStart"/>
      <w:r>
        <w:t>in order to</w:t>
      </w:r>
      <w:proofErr w:type="gramEnd"/>
      <w:r>
        <w:t xml:space="preserve"> check if support of heartbeat messages has changed at the </w:t>
      </w:r>
      <w:del w:id="1273" w:author="Kranich, Peter" w:date="2025-09-26T14:37:00Z" w16du:dateUtc="2025-09-26T12:37:00Z">
        <w:r w:rsidDel="00C32495">
          <w:delText>PCDC</w:delText>
        </w:r>
      </w:del>
      <w:ins w:id="1274" w:author="Kranich, Peter" w:date="2025-09-26T14:37:00Z" w16du:dateUtc="2025-09-26T12:37:00Z">
        <w:r w:rsidR="00C32495">
          <w:t>HC</w:t>
        </w:r>
      </w:ins>
      <w:r>
        <w:t>, for example, due to a configuration change.</w:t>
      </w:r>
    </w:p>
    <w:p w14:paraId="514FDCB5" w14:textId="6AB5B30E" w:rsidR="004B65A3" w:rsidRDefault="004B65A3" w:rsidP="004B65A3">
      <w:pPr>
        <w:pStyle w:val="BodyText"/>
      </w:pPr>
      <w:r>
        <w:t xml:space="preserve">Heartbeat messages sent directly from the medical devices or from a gateway proxy sending the heartbeat messages on </w:t>
      </w:r>
      <w:del w:id="1275" w:author="Kranich, Peter" w:date="2025-10-02T11:08:00Z" w16du:dateUtc="2025-10-02T09:08:00Z">
        <w:r w:rsidDel="00641897">
          <w:delText>the behalf</w:delText>
        </w:r>
      </w:del>
      <w:ins w:id="1276" w:author="Kranich, Peter" w:date="2025-10-02T11:08:00Z" w16du:dateUtc="2025-10-02T09:08:00Z">
        <w:r w:rsidR="00641897">
          <w:t>behalf</w:t>
        </w:r>
      </w:ins>
      <w:r>
        <w:t xml:space="preserve"> of the medical devices differ slightly from heartbeat messages sent by a gateway managing the reliable communication to the connected medical devices in the background</w:t>
      </w:r>
      <w:r w:rsidR="00D50C08">
        <w:t>:</w:t>
      </w:r>
    </w:p>
    <w:p w14:paraId="7ED1ECE8" w14:textId="2FFDEEB1" w:rsidR="001D6E36" w:rsidRPr="001D6E36" w:rsidRDefault="001D6E36" w:rsidP="00701EF2">
      <w:pPr>
        <w:pStyle w:val="BodyText"/>
        <w:rPr>
          <w:b/>
          <w:bCs/>
          <w:u w:val="single"/>
        </w:rPr>
      </w:pPr>
      <w:r w:rsidRPr="001D6E36">
        <w:rPr>
          <w:b/>
          <w:bCs/>
          <w:u w:val="single"/>
        </w:rPr>
        <w:t>Heartbeat Messages from Medical Device or Gateway Proxy Reporter</w:t>
      </w:r>
    </w:p>
    <w:p w14:paraId="64637586" w14:textId="245939F4" w:rsidR="00701EF2" w:rsidRDefault="00701EF2" w:rsidP="00701EF2">
      <w:pPr>
        <w:pStyle w:val="BodyText"/>
      </w:pPr>
      <w:del w:id="1277" w:author="Kranich, Peter" w:date="2025-07-15T08:40:00Z" w16du:dateUtc="2025-07-15T06:40:00Z">
        <w:r w:rsidDel="004E3A26">
          <w:delText xml:space="preserve">The heartbeat message from medical device or gateway proxy shall conform to the corresponding IHE profile for which a MC is required. </w:delText>
        </w:r>
      </w:del>
      <w:r>
        <w:t xml:space="preserve">The </w:t>
      </w:r>
      <w:ins w:id="1278" w:author="Kranich, Peter" w:date="2025-07-15T08:41:00Z" w16du:dateUtc="2025-07-15T06:41:00Z">
        <w:r w:rsidR="0007417F">
          <w:t xml:space="preserve">first </w:t>
        </w:r>
      </w:ins>
      <w:r>
        <w:t xml:space="preserve">OBX segment containing the information on the MDS level also identifies the individual device to which the heartbeat message corresponds. </w:t>
      </w:r>
    </w:p>
    <w:p w14:paraId="56A08360" w14:textId="383334BD" w:rsidR="00701EF2" w:rsidRDefault="00701EF2" w:rsidP="00701EF2">
      <w:pPr>
        <w:pStyle w:val="BodyText"/>
        <w:rPr>
          <w:ins w:id="1279" w:author="Kranich, Peter" w:date="2025-10-24T12:54:00Z" w16du:dateUtc="2025-10-24T10:54:00Z"/>
        </w:rPr>
      </w:pPr>
      <w:r>
        <w:t xml:space="preserve">A gateway proxy may send heartbeat information from multiple medical devices in one single heartbeat message </w:t>
      </w:r>
      <w:proofErr w:type="gramStart"/>
      <w:r>
        <w:t>as long as</w:t>
      </w:r>
      <w:proofErr w:type="gramEnd"/>
      <w:r>
        <w:t xml:space="preserve"> the other information </w:t>
      </w:r>
      <w:proofErr w:type="gramStart"/>
      <w:r>
        <w:t>are</w:t>
      </w:r>
      <w:proofErr w:type="gramEnd"/>
      <w:r>
        <w:t xml:space="preserve"> identical for all the devices (e. g. </w:t>
      </w:r>
      <w:del w:id="1280" w:author="Kranich, Peter" w:date="2025-07-15T08:42:00Z" w16du:dateUtc="2025-07-15T06:42:00Z">
        <w:r w:rsidDel="00260BD9">
          <w:delText xml:space="preserve">same patient, same location, </w:delText>
        </w:r>
      </w:del>
      <w:r>
        <w:t>same heartbeat information timestamp, etc.).</w:t>
      </w:r>
    </w:p>
    <w:p w14:paraId="5B33E24E" w14:textId="0A445C1B" w:rsidR="006D652F" w:rsidRDefault="006D652F" w:rsidP="00701EF2">
      <w:pPr>
        <w:pStyle w:val="BodyText"/>
      </w:pPr>
      <w:ins w:id="1281" w:author="Kranich, Peter" w:date="2025-10-24T12:54:00Z" w16du:dateUtc="2025-10-24T10:54:00Z">
        <w:r>
          <w:lastRenderedPageBreak/>
          <w:t xml:space="preserve">Note that </w:t>
        </w:r>
        <w:r w:rsidR="00944B0B">
          <w:t>patient-</w:t>
        </w:r>
      </w:ins>
      <w:ins w:id="1282" w:author="Kranich, Peter" w:date="2025-10-24T12:55:00Z" w16du:dateUtc="2025-10-24T10:55:00Z">
        <w:r w:rsidR="00944B0B">
          <w:t>related</w:t>
        </w:r>
      </w:ins>
      <w:ins w:id="1283" w:author="Kranich, Peter" w:date="2025-10-24T12:54:00Z" w16du:dateUtc="2025-10-24T10:54:00Z">
        <w:r w:rsidR="00944B0B">
          <w:t xml:space="preserve"> and lo</w:t>
        </w:r>
      </w:ins>
      <w:ins w:id="1284" w:author="Kranich, Peter" w:date="2025-10-24T12:55:00Z" w16du:dateUtc="2025-10-24T10:55:00Z">
        <w:r w:rsidR="00944B0B">
          <w:t>cation</w:t>
        </w:r>
        <w:r w:rsidR="00BD7ABD">
          <w:t xml:space="preserve">-related information are not part of the heartbeat messages. </w:t>
        </w:r>
        <w:proofErr w:type="gramStart"/>
        <w:r w:rsidR="007106E4">
          <w:t>Th</w:t>
        </w:r>
      </w:ins>
      <w:ins w:id="1285" w:author="Kranich, Peter" w:date="2025-10-24T12:56:00Z" w16du:dateUtc="2025-10-24T10:56:00Z">
        <w:r w:rsidR="007106E4">
          <w:t>ese information</w:t>
        </w:r>
        <w:proofErr w:type="gramEnd"/>
        <w:r w:rsidR="007106E4">
          <w:t xml:space="preserve"> </w:t>
        </w:r>
        <w:proofErr w:type="gramStart"/>
        <w:r w:rsidR="007106E4">
          <w:t>are</w:t>
        </w:r>
        <w:proofErr w:type="gramEnd"/>
        <w:r w:rsidR="007106E4">
          <w:t xml:space="preserve"> provided by other IHE profiles such as DEC, ACM and others.</w:t>
        </w:r>
      </w:ins>
    </w:p>
    <w:p w14:paraId="66DCD0B7" w14:textId="77777777" w:rsidR="00701EF2" w:rsidRPr="00276B73" w:rsidRDefault="00701EF2" w:rsidP="00701EF2">
      <w:pPr>
        <w:pStyle w:val="BodyText"/>
        <w:rPr>
          <w:rStyle w:val="BookTitle"/>
        </w:rPr>
      </w:pPr>
      <w:r w:rsidRPr="00276B73">
        <w:rPr>
          <w:rStyle w:val="BookTitle"/>
        </w:rPr>
        <w:t>Example:</w:t>
      </w:r>
    </w:p>
    <w:p w14:paraId="403FEA53" w14:textId="2C8F9A7D"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MSH|^~\&amp;|PHILIPS_867315^0009FBFFFF059322^EUI64||||20220627085521038+0000||ORU^R4</w:t>
      </w:r>
      <w:ins w:id="1286" w:author="Kranich, Peter" w:date="2025-07-15T08:23:00Z" w16du:dateUtc="2025-07-15T06:23:00Z">
        <w:r w:rsidR="00E54677">
          <w:rPr>
            <w:rFonts w:ascii="Consolas" w:hAnsi="Consolas" w:cs="Consolas"/>
            <w:color w:val="000000"/>
            <w:sz w:val="20"/>
          </w:rPr>
          <w:t>4</w:t>
        </w:r>
      </w:ins>
      <w:del w:id="1287" w:author="Kranich, Peter" w:date="2025-07-15T08:23:00Z" w16du:dateUtc="2025-07-15T06:23:00Z">
        <w:r w:rsidRPr="00CA368F" w:rsidDel="00E54677">
          <w:rPr>
            <w:rFonts w:ascii="Consolas" w:hAnsi="Consolas" w:cs="Consolas"/>
            <w:color w:val="000000"/>
            <w:sz w:val="20"/>
          </w:rPr>
          <w:delText>0</w:delText>
        </w:r>
      </w:del>
      <w:r w:rsidRPr="00CA368F">
        <w:rPr>
          <w:rFonts w:ascii="Consolas" w:hAnsi="Consolas" w:cs="Consolas"/>
          <w:color w:val="000000"/>
          <w:sz w:val="20"/>
        </w:rPr>
        <w:t>^ORU_R4</w:t>
      </w:r>
      <w:ins w:id="1288" w:author="Kranich, Peter" w:date="2025-07-15T08:24:00Z" w16du:dateUtc="2025-07-15T06:24:00Z">
        <w:r w:rsidR="00593F45">
          <w:rPr>
            <w:rFonts w:ascii="Consolas" w:hAnsi="Consolas" w:cs="Consolas"/>
            <w:color w:val="000000"/>
            <w:sz w:val="20"/>
          </w:rPr>
          <w:t>4</w:t>
        </w:r>
      </w:ins>
      <w:del w:id="1289" w:author="Kranich, Peter" w:date="2025-07-15T08:24:00Z" w16du:dateUtc="2025-07-15T06:24:00Z">
        <w:r w:rsidRPr="00CA368F" w:rsidDel="00593F45">
          <w:rPr>
            <w:rFonts w:ascii="Consolas" w:hAnsi="Consolas" w:cs="Consolas"/>
            <w:color w:val="000000"/>
            <w:sz w:val="20"/>
          </w:rPr>
          <w:delText>0</w:delText>
        </w:r>
      </w:del>
      <w:r w:rsidRPr="00CA368F">
        <w:rPr>
          <w:rFonts w:ascii="Consolas" w:hAnsi="Consolas" w:cs="Consolas"/>
          <w:color w:val="000000"/>
          <w:sz w:val="20"/>
        </w:rPr>
        <w:t>|PM20220627085521.038XY150Z04091|P|2.6|||AL|NE||8859/1|en^English^ISO639||IHE_</w:t>
      </w:r>
      <w:ins w:id="1290" w:author="Kranich, Peter" w:date="2025-07-15T08:24:00Z" w16du:dateUtc="2025-07-15T06:24:00Z">
        <w:r w:rsidR="00BB0930">
          <w:rPr>
            <w:rFonts w:ascii="Consolas" w:hAnsi="Consolas" w:cs="Consolas"/>
            <w:color w:val="000000"/>
            <w:sz w:val="20"/>
          </w:rPr>
          <w:t>DEV</w:t>
        </w:r>
      </w:ins>
      <w:del w:id="1291" w:author="Kranich, Peter" w:date="2025-07-15T08:24:00Z" w16du:dateUtc="2025-07-15T06:24:00Z">
        <w:r w:rsidRPr="00CA368F" w:rsidDel="00BB0930">
          <w:rPr>
            <w:rFonts w:ascii="Consolas" w:hAnsi="Consolas" w:cs="Consolas"/>
            <w:color w:val="000000"/>
            <w:sz w:val="20"/>
          </w:rPr>
          <w:delText>PCD</w:delText>
        </w:r>
      </w:del>
      <w:r w:rsidRPr="00CA368F">
        <w:rPr>
          <w:rFonts w:ascii="Consolas" w:hAnsi="Consolas" w:cs="Consolas"/>
          <w:color w:val="000000"/>
          <w:sz w:val="20"/>
        </w:rPr>
        <w:t>_0</w:t>
      </w:r>
      <w:ins w:id="1292" w:author="Kranich, Peter" w:date="2025-07-15T08:24:00Z" w16du:dateUtc="2025-07-15T06:24:00Z">
        <w:r w:rsidR="0071255E">
          <w:rPr>
            <w:rFonts w:ascii="Consolas" w:hAnsi="Consolas" w:cs="Consolas"/>
            <w:color w:val="000000"/>
            <w:sz w:val="20"/>
          </w:rPr>
          <w:t>53</w:t>
        </w:r>
      </w:ins>
      <w:del w:id="1293" w:author="Kranich, Peter" w:date="2025-07-15T08:24:00Z" w16du:dateUtc="2025-07-15T06:24:00Z">
        <w:r w:rsidRPr="00CA368F" w:rsidDel="00BB0930">
          <w:rPr>
            <w:rFonts w:ascii="Consolas" w:hAnsi="Consolas" w:cs="Consolas"/>
            <w:color w:val="000000"/>
            <w:sz w:val="20"/>
          </w:rPr>
          <w:delText>04</w:delText>
        </w:r>
      </w:del>
      <w:r w:rsidRPr="00CA368F">
        <w:rPr>
          <w:rFonts w:ascii="Consolas" w:hAnsi="Consolas" w:cs="Consolas"/>
          <w:color w:val="000000"/>
          <w:sz w:val="20"/>
        </w:rPr>
        <w:t xml:space="preserve">^IHE </w:t>
      </w:r>
      <w:ins w:id="1294" w:author="Kranich, Peter" w:date="2025-07-15T08:25:00Z" w16du:dateUtc="2025-07-15T06:25:00Z">
        <w:r w:rsidR="0071255E">
          <w:rPr>
            <w:rFonts w:ascii="Consolas" w:hAnsi="Consolas" w:cs="Consolas"/>
            <w:color w:val="000000"/>
            <w:sz w:val="20"/>
          </w:rPr>
          <w:t>DEV</w:t>
        </w:r>
      </w:ins>
      <w:del w:id="1295" w:author="Kranich, Peter" w:date="2025-07-15T08:25:00Z" w16du:dateUtc="2025-07-15T06:25:00Z">
        <w:r w:rsidRPr="00CA368F" w:rsidDel="0071255E">
          <w:rPr>
            <w:rFonts w:ascii="Consolas" w:hAnsi="Consolas" w:cs="Consolas"/>
            <w:color w:val="000000"/>
            <w:sz w:val="20"/>
          </w:rPr>
          <w:delText>PCD</w:delText>
        </w:r>
      </w:del>
      <w:r w:rsidRPr="00CA368F">
        <w:rPr>
          <w:rFonts w:ascii="Consolas" w:hAnsi="Consolas" w:cs="Consolas"/>
          <w:color w:val="000000"/>
          <w:sz w:val="20"/>
        </w:rPr>
        <w:t>^1.3.6.1.4.1.19376.1.6.1.</w:t>
      </w:r>
      <w:ins w:id="1296" w:author="Kranich, Peter" w:date="2025-07-15T08:25:00Z" w16du:dateUtc="2025-07-15T06:25:00Z">
        <w:r w:rsidR="0011737E">
          <w:rPr>
            <w:rFonts w:ascii="Consolas" w:hAnsi="Consolas" w:cs="Consolas"/>
            <w:color w:val="000000"/>
            <w:sz w:val="20"/>
          </w:rPr>
          <w:t>53</w:t>
        </w:r>
      </w:ins>
      <w:del w:id="1297" w:author="Kranich, Peter" w:date="2025-07-15T08:25:00Z" w16du:dateUtc="2025-07-15T06:25:00Z">
        <w:r w:rsidRPr="00CA368F" w:rsidDel="0011737E">
          <w:rPr>
            <w:rFonts w:ascii="Consolas" w:hAnsi="Consolas" w:cs="Consolas"/>
            <w:color w:val="000000"/>
            <w:sz w:val="20"/>
          </w:rPr>
          <w:delText>4</w:delText>
        </w:r>
      </w:del>
      <w:r w:rsidRPr="00CA368F">
        <w:rPr>
          <w:rFonts w:ascii="Consolas" w:hAnsi="Consolas" w:cs="Consolas"/>
          <w:color w:val="000000"/>
          <w:sz w:val="20"/>
        </w:rPr>
        <w:t>.1^ISO</w:t>
      </w:r>
    </w:p>
    <w:p w14:paraId="6F0D56EE" w14:textId="6BFF6B23" w:rsidR="00701EF2" w:rsidRPr="00CA368F" w:rsidDel="0011737E" w:rsidRDefault="00701EF2" w:rsidP="00701EF2">
      <w:pPr>
        <w:rPr>
          <w:del w:id="1298" w:author="Kranich, Peter" w:date="2025-07-15T08:25:00Z" w16du:dateUtc="2025-07-15T06:25:00Z"/>
          <w:rFonts w:ascii="Consolas" w:hAnsi="Consolas" w:cs="Consolas"/>
          <w:color w:val="000000"/>
          <w:sz w:val="20"/>
        </w:rPr>
      </w:pPr>
      <w:del w:id="1299" w:author="Kranich, Peter" w:date="2025-07-15T08:25:00Z" w16du:dateUtc="2025-07-15T06:25:00Z">
        <w:r w:rsidRPr="00CA368F" w:rsidDel="0011737E">
          <w:rPr>
            <w:rFonts w:ascii="Consolas" w:hAnsi="Consolas" w:cs="Consolas"/>
            <w:color w:val="000000"/>
            <w:sz w:val="20"/>
          </w:rPr>
          <w:delText>PID|||12345^^^Philips^MR~09fb593223189f5a3^^^Philips^PI~98765^^^Philips^VN||</w:delText>
        </w:r>
        <w:r w:rsidDel="0011737E">
          <w:rPr>
            <w:rFonts w:ascii="Consolas" w:hAnsi="Consolas" w:cs="Consolas"/>
            <w:color w:val="000000"/>
            <w:sz w:val="20"/>
          </w:rPr>
          <w:delText>Smith</w:delText>
        </w:r>
        <w:r w:rsidRPr="00CA368F" w:rsidDel="0011737E">
          <w:rPr>
            <w:rFonts w:ascii="Consolas" w:hAnsi="Consolas" w:cs="Consolas"/>
            <w:color w:val="000000"/>
            <w:sz w:val="20"/>
          </w:rPr>
          <w:delText>^</w:delText>
        </w:r>
        <w:r w:rsidDel="0011737E">
          <w:rPr>
            <w:rFonts w:ascii="Consolas" w:hAnsi="Consolas" w:cs="Consolas"/>
            <w:color w:val="000000"/>
            <w:sz w:val="20"/>
          </w:rPr>
          <w:delText>Johh</w:delText>
        </w:r>
        <w:r w:rsidRPr="00CA368F" w:rsidDel="0011737E">
          <w:rPr>
            <w:rFonts w:ascii="Consolas" w:hAnsi="Consolas" w:cs="Consolas"/>
            <w:color w:val="000000"/>
            <w:sz w:val="20"/>
          </w:rPr>
          <w:delText>^</w:delText>
        </w:r>
        <w:r w:rsidDel="0011737E">
          <w:rPr>
            <w:rFonts w:ascii="Consolas" w:hAnsi="Consolas" w:cs="Consolas"/>
            <w:color w:val="000000"/>
            <w:sz w:val="20"/>
          </w:rPr>
          <w:delText>Joe</w:delText>
        </w:r>
        <w:r w:rsidRPr="00CA368F" w:rsidDel="0011737E">
          <w:rPr>
            <w:rFonts w:ascii="Consolas" w:hAnsi="Consolas" w:cs="Consolas"/>
            <w:color w:val="000000"/>
            <w:sz w:val="20"/>
          </w:rPr>
          <w:delText>^^^^L||19720229|M</w:delText>
        </w:r>
      </w:del>
    </w:p>
    <w:p w14:paraId="6DCCCE10" w14:textId="3ED3BC53" w:rsidR="00701EF2" w:rsidRPr="00CA368F" w:rsidDel="0011737E" w:rsidRDefault="00701EF2" w:rsidP="00701EF2">
      <w:pPr>
        <w:rPr>
          <w:del w:id="1300" w:author="Kranich, Peter" w:date="2025-07-15T08:25:00Z" w16du:dateUtc="2025-07-15T06:25:00Z"/>
          <w:rFonts w:ascii="Consolas" w:hAnsi="Consolas" w:cs="Consolas"/>
          <w:color w:val="000000"/>
          <w:sz w:val="20"/>
        </w:rPr>
      </w:pPr>
      <w:del w:id="1301" w:author="Kranich, Peter" w:date="2025-07-15T08:25:00Z" w16du:dateUtc="2025-07-15T06:25:00Z">
        <w:r w:rsidRPr="00CA368F" w:rsidDel="0011737E">
          <w:rPr>
            <w:rFonts w:ascii="Consolas" w:hAnsi="Consolas" w:cs="Consolas"/>
            <w:color w:val="000000"/>
            <w:sz w:val="20"/>
          </w:rPr>
          <w:delText>PV1||I|</w:delText>
        </w:r>
        <w:r w:rsidRPr="00CA368F" w:rsidDel="0011737E">
          <w:delText xml:space="preserve"> </w:delText>
        </w:r>
        <w:r w:rsidRPr="00CA368F" w:rsidDel="0011737E">
          <w:rPr>
            <w:rFonts w:ascii="Consolas" w:hAnsi="Consolas" w:cs="Consolas"/>
            <w:color w:val="000000"/>
            <w:sz w:val="20"/>
          </w:rPr>
          <w:delText>HO 3 West ICU^</w:delText>
        </w:r>
        <w:r w:rsidDel="0011737E">
          <w:rPr>
            <w:rFonts w:ascii="Consolas" w:hAnsi="Consolas" w:cs="Consolas"/>
            <w:color w:val="000000"/>
            <w:sz w:val="20"/>
          </w:rPr>
          <w:delText>10</w:delText>
        </w:r>
        <w:r w:rsidRPr="00CA368F" w:rsidDel="0011737E">
          <w:rPr>
            <w:rFonts w:ascii="Consolas" w:hAnsi="Consolas" w:cs="Consolas"/>
            <w:color w:val="000000"/>
            <w:sz w:val="20"/>
          </w:rPr>
          <w:delText>^3||||||||||||||||98765||||||||||||||||||||||||||||||||V</w:delText>
        </w:r>
      </w:del>
    </w:p>
    <w:p w14:paraId="650A2157" w14:textId="7600B23F"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OBR|1||</w:t>
      </w:r>
      <w:r w:rsidRPr="005F0A2E">
        <w:rPr>
          <w:rFonts w:ascii="Consolas" w:hAnsi="Consolas" w:cs="Consolas"/>
          <w:color w:val="00B0F0"/>
          <w:sz w:val="20"/>
        </w:rPr>
        <w:t>0000000B00000000^^0009FBFFFF059322^EUI-64</w:t>
      </w:r>
      <w:r w:rsidRPr="00CA368F">
        <w:rPr>
          <w:rFonts w:ascii="Consolas" w:hAnsi="Consolas" w:cs="Consolas"/>
          <w:color w:val="000000"/>
          <w:sz w:val="20"/>
        </w:rPr>
        <w:t>|</w:t>
      </w:r>
      <w:ins w:id="1302" w:author="Kranich, Peter" w:date="2025-07-15T08:26:00Z" w16du:dateUtc="2025-07-15T06:26:00Z">
        <w:r w:rsidR="00ED3AEA" w:rsidRPr="004542BE">
          <w:rPr>
            <w:rFonts w:ascii="Consolas" w:hAnsi="Consolas"/>
            <w:sz w:val="20"/>
            <w:szCs w:val="16"/>
          </w:rPr>
          <w:t>198200^ MDC_EVT_WATCHDOG^MDC</w:t>
        </w:r>
        <w:r w:rsidR="00ED3AEA" w:rsidRPr="00CA368F" w:rsidDel="00ED3AEA">
          <w:rPr>
            <w:rFonts w:ascii="Consolas" w:hAnsi="Consolas" w:cs="Consolas"/>
            <w:color w:val="000000"/>
            <w:sz w:val="20"/>
          </w:rPr>
          <w:t xml:space="preserve"> </w:t>
        </w:r>
      </w:ins>
      <w:del w:id="1303" w:author="Kranich, Peter" w:date="2025-07-15T08:26:00Z" w16du:dateUtc="2025-07-15T06:26:00Z">
        <w:r w:rsidRPr="00CA368F" w:rsidDel="00ED3AEA">
          <w:rPr>
            <w:rFonts w:ascii="Consolas" w:hAnsi="Consolas" w:cs="Consolas"/>
            <w:color w:val="000000"/>
            <w:sz w:val="20"/>
          </w:rPr>
          <w:delText>196616^MDC_EVT_ALARM^MDC</w:delText>
        </w:r>
      </w:del>
      <w:r w:rsidRPr="00CA368F">
        <w:rPr>
          <w:rFonts w:ascii="Consolas" w:hAnsi="Consolas" w:cs="Consolas"/>
          <w:color w:val="000000"/>
          <w:sz w:val="20"/>
        </w:rPr>
        <w:t>|||20220627085521038+0000</w:t>
      </w:r>
    </w:p>
    <w:p w14:paraId="50ADE53D" w14:textId="77777777"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OBX|1||69965^MDC_DEV_MON_PHYSIO_MULTI_PARAM_MDS^MDC|1.0.0.0|||||||X|||||||</w:t>
      </w:r>
      <w:r w:rsidRPr="005F0A2E">
        <w:rPr>
          <w:rFonts w:ascii="Consolas" w:hAnsi="Consolas" w:cs="Consolas"/>
          <w:color w:val="00B050"/>
          <w:sz w:val="20"/>
        </w:rPr>
        <w:t>XY150Z0444^^0009FBFFFF059322^EUI-64</w:t>
      </w:r>
    </w:p>
    <w:p w14:paraId="0F8C8D0F" w14:textId="77777777" w:rsidR="00075DB8" w:rsidRDefault="00701EF2" w:rsidP="00701EF2">
      <w:pPr>
        <w:rPr>
          <w:ins w:id="1304" w:author="Kranich, Peter" w:date="2025-10-24T09:46:00Z" w16du:dateUtc="2025-10-24T07:46:00Z"/>
          <w:rFonts w:ascii="Consolas" w:hAnsi="Consolas" w:cs="Consolas"/>
          <w:color w:val="000000"/>
          <w:sz w:val="20"/>
        </w:rPr>
      </w:pPr>
      <w:r w:rsidRPr="004542BE">
        <w:rPr>
          <w:rFonts w:ascii="Consolas" w:hAnsi="Consolas"/>
          <w:sz w:val="20"/>
          <w:szCs w:val="16"/>
        </w:rPr>
        <w:t>OBX|2|ST|198200^ MDC_EVT_WATCHDOG^MDC|1.0.0.1|continue|||&lt;</w:t>
      </w:r>
      <w:r>
        <w:rPr>
          <w:rFonts w:ascii="Consolas" w:hAnsi="Consolas"/>
          <w:sz w:val="20"/>
          <w:szCs w:val="16"/>
        </w:rPr>
        <w:t>10</w:t>
      </w:r>
      <w:r w:rsidRPr="004542BE">
        <w:rPr>
          <w:rFonts w:ascii="Consolas" w:hAnsi="Consolas"/>
          <w:sz w:val="20"/>
          <w:szCs w:val="16"/>
        </w:rPr>
        <w:t>000|</w:t>
      </w:r>
      <w:del w:id="1305" w:author="Kranich, Peter" w:date="2025-09-26T14:39:00Z" w16du:dateUtc="2025-09-26T12:39:00Z">
        <w:r w:rsidRPr="004542BE" w:rsidDel="000B6DB5">
          <w:rPr>
            <w:rFonts w:ascii="Consolas" w:hAnsi="Consolas"/>
            <w:sz w:val="20"/>
            <w:szCs w:val="16"/>
          </w:rPr>
          <w:delText>N~ST~PL</w:delText>
        </w:r>
      </w:del>
      <w:r w:rsidRPr="004542BE">
        <w:rPr>
          <w:rFonts w:ascii="Consolas" w:hAnsi="Consolas"/>
          <w:sz w:val="20"/>
          <w:szCs w:val="16"/>
        </w:rPr>
        <w:t>||F|||</w:t>
      </w:r>
      <w:r w:rsidRPr="00CA368F">
        <w:rPr>
          <w:rFonts w:ascii="Consolas" w:hAnsi="Consolas" w:cs="Consolas"/>
          <w:color w:val="000000"/>
          <w:sz w:val="20"/>
        </w:rPr>
        <w:t>20220627085521038+0000</w:t>
      </w:r>
    </w:p>
    <w:p w14:paraId="7142D897" w14:textId="77777777" w:rsidR="00C8265C" w:rsidRDefault="00C8265C" w:rsidP="00701EF2">
      <w:pPr>
        <w:rPr>
          <w:ins w:id="1306" w:author="Kranich, Peter" w:date="2025-10-24T09:49:00Z" w16du:dateUtc="2025-10-24T07:49:00Z"/>
          <w:rStyle w:val="BookTitle"/>
        </w:rPr>
      </w:pPr>
    </w:p>
    <w:p w14:paraId="541B1B1A" w14:textId="77777777" w:rsidR="00CB46A9" w:rsidRDefault="00CB46A9">
      <w:pPr>
        <w:spacing w:before="0"/>
        <w:rPr>
          <w:ins w:id="1307" w:author="Kranich, Peter" w:date="2025-10-24T10:52:00Z" w16du:dateUtc="2025-10-24T08:52:00Z"/>
          <w:rStyle w:val="BookTitle"/>
        </w:rPr>
      </w:pPr>
      <w:ins w:id="1308" w:author="Kranich, Peter" w:date="2025-10-24T10:52:00Z" w16du:dateUtc="2025-10-24T08:52:00Z">
        <w:r>
          <w:rPr>
            <w:rStyle w:val="BookTitle"/>
          </w:rPr>
          <w:br w:type="page"/>
        </w:r>
      </w:ins>
    </w:p>
    <w:p w14:paraId="3A403ECF" w14:textId="5870BD18" w:rsidR="00701EF2" w:rsidRPr="00CA368F" w:rsidRDefault="001631A5" w:rsidP="00701EF2">
      <w:pPr>
        <w:rPr>
          <w:rFonts w:ascii="Consolas" w:hAnsi="Consolas"/>
          <w:sz w:val="20"/>
          <w:szCs w:val="16"/>
        </w:rPr>
      </w:pPr>
      <w:ins w:id="1309" w:author="Kranich, Peter" w:date="2025-10-24T09:47:00Z" w16du:dateUtc="2025-10-24T07:47:00Z">
        <w:r w:rsidRPr="00800E7F">
          <w:rPr>
            <w:rStyle w:val="BookTitle"/>
            <w:rPrChange w:id="1310" w:author="Kranich, Peter" w:date="2025-10-24T09:48:00Z" w16du:dateUtc="2025-10-24T07:48:00Z">
              <w:rPr>
                <w:rFonts w:ascii="Consolas" w:hAnsi="Consolas"/>
                <w:sz w:val="20"/>
                <w:szCs w:val="16"/>
              </w:rPr>
            </w:rPrChange>
          </w:rPr>
          <w:lastRenderedPageBreak/>
          <w:t xml:space="preserve">Gateway Proxy </w:t>
        </w:r>
      </w:ins>
      <w:ins w:id="1311" w:author="Kranich, Peter" w:date="2025-10-24T10:16:00Z" w16du:dateUtc="2025-10-24T08:16:00Z">
        <w:r w:rsidR="00A777FB">
          <w:rPr>
            <w:rStyle w:val="BookTitle"/>
          </w:rPr>
          <w:t xml:space="preserve">Heartbeat </w:t>
        </w:r>
      </w:ins>
      <w:ins w:id="1312" w:author="Kranich, Peter" w:date="2025-10-24T09:47:00Z" w16du:dateUtc="2025-10-24T07:47:00Z">
        <w:r w:rsidR="00022D1C" w:rsidRPr="00800E7F">
          <w:rPr>
            <w:rStyle w:val="BookTitle"/>
            <w:rPrChange w:id="1313" w:author="Kranich, Peter" w:date="2025-10-24T09:48:00Z" w16du:dateUtc="2025-10-24T07:48:00Z">
              <w:rPr>
                <w:rFonts w:ascii="Consolas" w:hAnsi="Consolas"/>
                <w:sz w:val="20"/>
                <w:szCs w:val="16"/>
              </w:rPr>
            </w:rPrChange>
          </w:rPr>
          <w:t>Reporter which</w:t>
        </w:r>
        <w:r w:rsidR="0016253D" w:rsidRPr="00800E7F">
          <w:rPr>
            <w:rStyle w:val="BookTitle"/>
            <w:rPrChange w:id="1314" w:author="Kranich, Peter" w:date="2025-10-24T09:48:00Z" w16du:dateUtc="2025-10-24T07:48:00Z">
              <w:rPr>
                <w:rFonts w:ascii="Consolas" w:hAnsi="Consolas"/>
                <w:sz w:val="20"/>
                <w:szCs w:val="16"/>
              </w:rPr>
            </w:rPrChange>
          </w:rPr>
          <w:t xml:space="preserve"> sends </w:t>
        </w:r>
      </w:ins>
      <w:ins w:id="1315" w:author="Kranich, Peter" w:date="2025-10-24T09:48:00Z" w16du:dateUtc="2025-10-24T07:48:00Z">
        <w:r w:rsidR="0016253D" w:rsidRPr="00800E7F">
          <w:rPr>
            <w:rStyle w:val="BookTitle"/>
            <w:rPrChange w:id="1316" w:author="Kranich, Peter" w:date="2025-10-24T09:48:00Z" w16du:dateUtc="2025-10-24T07:48:00Z">
              <w:rPr>
                <w:rFonts w:ascii="Consolas" w:hAnsi="Consolas"/>
                <w:sz w:val="20"/>
                <w:szCs w:val="16"/>
              </w:rPr>
            </w:rPrChange>
          </w:rPr>
          <w:t xml:space="preserve">heartbeat messages on behalf of </w:t>
        </w:r>
      </w:ins>
      <w:ins w:id="1317" w:author="Kranich, Peter" w:date="2025-10-24T10:54:00Z" w16du:dateUtc="2025-10-24T08:54:00Z">
        <w:r w:rsidR="00DA4169">
          <w:rPr>
            <w:rStyle w:val="BookTitle"/>
          </w:rPr>
          <w:t>its</w:t>
        </w:r>
      </w:ins>
      <w:ins w:id="1318" w:author="Kranich, Peter" w:date="2025-10-24T09:48:00Z" w16du:dateUtc="2025-10-24T07:48:00Z">
        <w:r w:rsidR="0016253D" w:rsidRPr="00800E7F">
          <w:rPr>
            <w:rStyle w:val="BookTitle"/>
            <w:rPrChange w:id="1319" w:author="Kranich, Peter" w:date="2025-10-24T09:48:00Z" w16du:dateUtc="2025-10-24T07:48:00Z">
              <w:rPr>
                <w:rFonts w:ascii="Consolas" w:hAnsi="Consolas"/>
                <w:sz w:val="20"/>
                <w:szCs w:val="16"/>
              </w:rPr>
            </w:rPrChange>
          </w:rPr>
          <w:t xml:space="preserve"> connected devices:</w:t>
        </w:r>
      </w:ins>
      <w:r w:rsidR="00701EF2">
        <w:rPr>
          <w:rFonts w:ascii="Consolas" w:hAnsi="Consolas"/>
          <w:sz w:val="20"/>
          <w:szCs w:val="16"/>
        </w:rPr>
        <w:t xml:space="preserve"> </w:t>
      </w:r>
    </w:p>
    <w:p w14:paraId="3BB3C81A" w14:textId="7A8ED36E" w:rsidR="00701EF2" w:rsidRDefault="00800E7F" w:rsidP="004B65A3">
      <w:pPr>
        <w:pStyle w:val="BodyText"/>
        <w:rPr>
          <w:ins w:id="1320" w:author="Kranich, Peter" w:date="2025-10-24T09:49:00Z" w16du:dateUtc="2025-10-24T07:49:00Z"/>
        </w:rPr>
      </w:pPr>
      <w:ins w:id="1321" w:author="Kranich, Peter" w:date="2025-10-24T09:49:00Z" w16du:dateUtc="2025-10-24T07:49:00Z">
        <w:r>
          <w:rPr>
            <w:noProof/>
          </w:rPr>
          <mc:AlternateContent>
            <mc:Choice Requires="wpc">
              <w:drawing>
                <wp:inline distT="0" distB="0" distL="0" distR="0" wp14:anchorId="545217B3" wp14:editId="20F326C2">
                  <wp:extent cx="5971429" cy="3200400"/>
                  <wp:effectExtent l="0" t="0" r="0" b="0"/>
                  <wp:docPr id="132621402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82173371" name="Rectangle 582173371"/>
                          <wps:cNvSpPr/>
                          <wps:spPr>
                            <a:xfrm>
                              <a:off x="23853" y="381662"/>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532ED8" w14:textId="09EB40A1" w:rsidR="00B50742" w:rsidRPr="00126BFF" w:rsidRDefault="00B50742">
                                <w:pPr>
                                  <w:spacing w:before="0"/>
                                  <w:jc w:val="center"/>
                                  <w:rPr>
                                    <w:color w:val="000000" w:themeColor="text1"/>
                                    <w:rPrChange w:id="1322" w:author="Kranich, Peter" w:date="2025-10-24T10:24:00Z" w16du:dateUtc="2025-10-24T08:24:00Z">
                                      <w:rPr/>
                                    </w:rPrChange>
                                  </w:rPr>
                                  <w:pPrChange w:id="1323" w:author="Kranich, Peter" w:date="2025-10-24T09:54:00Z" w16du:dateUtc="2025-10-24T07:54:00Z">
                                    <w:pPr/>
                                  </w:pPrChange>
                                </w:pPr>
                                <w:ins w:id="1324" w:author="Kranich, Peter" w:date="2025-10-24T09:52:00Z" w16du:dateUtc="2025-10-24T07:52:00Z">
                                  <w:r w:rsidRPr="00126BFF">
                                    <w:rPr>
                                      <w:color w:val="000000" w:themeColor="text1"/>
                                      <w:rPrChange w:id="1325" w:author="Kranich, Peter" w:date="2025-10-24T10:24:00Z" w16du:dateUtc="2025-10-24T08:24:00Z">
                                        <w:rPr/>
                                      </w:rPrChange>
                                    </w:rPr>
                                    <w:t>Device</w:t>
                                  </w:r>
                                  <w:r w:rsidR="00C0403F" w:rsidRPr="00126BFF">
                                    <w:rPr>
                                      <w:color w:val="000000" w:themeColor="text1"/>
                                      <w:rPrChange w:id="1326" w:author="Kranich, Peter" w:date="2025-10-24T10:24:00Z" w16du:dateUtc="2025-10-24T08:24:00Z">
                                        <w:rPr/>
                                      </w:rPrChange>
                                    </w:rPr>
                                    <w:br/>
                                    <w:t>1</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543107" name="Rectangle 777543107"/>
                          <wps:cNvSpPr/>
                          <wps:spPr>
                            <a:xfrm>
                              <a:off x="24493" y="213602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5EF2DD" w14:textId="0F82E3DA" w:rsidR="00B21DD4" w:rsidRPr="00126BFF" w:rsidRDefault="00B21DD4" w:rsidP="00B21DD4">
                                <w:pPr>
                                  <w:jc w:val="center"/>
                                  <w:rPr>
                                    <w:color w:val="000000" w:themeColor="text1"/>
                                    <w:szCs w:val="24"/>
                                    <w:rPrChange w:id="1327" w:author="Kranich, Peter" w:date="2025-10-24T10:24:00Z" w16du:dateUtc="2025-10-24T08:24:00Z">
                                      <w:rPr>
                                        <w:color w:val="008080"/>
                                        <w:szCs w:val="24"/>
                                      </w:rPr>
                                    </w:rPrChange>
                                  </w:rPr>
                                </w:pPr>
                                <w:r w:rsidRPr="00126BFF">
                                  <w:rPr>
                                    <w:color w:val="000000" w:themeColor="text1"/>
                                    <w:u w:val="single"/>
                                    <w:rPrChange w:id="1328" w:author="Kranich, Peter" w:date="2025-10-24T10:24:00Z" w16du:dateUtc="2025-10-24T08:24:00Z">
                                      <w:rPr>
                                        <w:color w:val="008080"/>
                                        <w:u w:val="single"/>
                                      </w:rPr>
                                    </w:rPrChange>
                                  </w:rPr>
                                  <w:t>Device</w:t>
                                </w:r>
                                <w:r w:rsidRPr="00126BFF">
                                  <w:rPr>
                                    <w:color w:val="000000" w:themeColor="text1"/>
                                    <w:u w:val="single"/>
                                    <w:rPrChange w:id="1329" w:author="Kranich, Peter" w:date="2025-10-24T10:24:00Z" w16du:dateUtc="2025-10-24T08:24:00Z">
                                      <w:rPr>
                                        <w:color w:val="008080"/>
                                        <w:u w:val="single"/>
                                      </w:rPr>
                                    </w:rPrChange>
                                  </w:rPr>
                                  <w:br/>
                                </w:r>
                                <w:ins w:id="1330" w:author="Kranich, Peter" w:date="2025-10-24T09:56:00Z" w16du:dateUtc="2025-10-24T07:56:00Z">
                                  <w:r w:rsidR="00666CDC" w:rsidRPr="00126BFF">
                                    <w:rPr>
                                      <w:color w:val="000000" w:themeColor="text1"/>
                                      <w:u w:val="single"/>
                                      <w:rPrChange w:id="1331" w:author="Kranich, Peter" w:date="2025-10-24T10:24:00Z" w16du:dateUtc="2025-10-24T08:24:00Z">
                                        <w:rPr>
                                          <w:color w:val="008080"/>
                                          <w:u w:val="single"/>
                                        </w:rPr>
                                      </w:rPrChange>
                                    </w:rPr>
                                    <w:t>n</w:t>
                                  </w:r>
                                </w:ins>
                                <w:del w:id="1332" w:author="Kranich, Peter" w:date="2025-10-24T09:56:00Z" w16du:dateUtc="2025-10-24T07:56:00Z">
                                  <w:r w:rsidRPr="00126BFF" w:rsidDel="00666CDC">
                                    <w:rPr>
                                      <w:color w:val="000000" w:themeColor="text1"/>
                                      <w:u w:val="single"/>
                                      <w:rPrChange w:id="1333" w:author="Kranich, Peter" w:date="2025-10-24T10:24:00Z" w16du:dateUtc="2025-10-24T08:24:00Z">
                                        <w:rPr>
                                          <w:color w:val="008080"/>
                                          <w:u w:val="single"/>
                                        </w:rPr>
                                      </w:rPrChange>
                                    </w:rPr>
                                    <w:delText>1</w:delText>
                                  </w:r>
                                </w:del>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1650880" name="Rectangle 1171650880"/>
                          <wps:cNvSpPr/>
                          <wps:spPr>
                            <a:xfrm>
                              <a:off x="1168713" y="1144988"/>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316668" w14:textId="3AFC6983" w:rsidR="00491892" w:rsidRDefault="00491892">
                                <w:pPr>
                                  <w:spacing w:before="0"/>
                                  <w:jc w:val="center"/>
                                  <w:pPrChange w:id="1334" w:author="Kranich, Peter" w:date="2025-10-24T09:58:00Z" w16du:dateUtc="2025-10-24T07:58:00Z">
                                    <w:pPr/>
                                  </w:pPrChange>
                                </w:pPr>
                                <w:ins w:id="1335" w:author="Kranich, Peter" w:date="2025-10-24T09:58:00Z" w16du:dateUtc="2025-10-24T07:58:00Z">
                                  <w:r>
                                    <w:t>Gateway</w:t>
                                  </w:r>
                                </w:ins>
                                <w:ins w:id="1336" w:author="Kranich, Peter" w:date="2025-10-24T10:15:00Z" w16du:dateUtc="2025-10-24T08:15:00Z">
                                  <w:r w:rsidR="00876EE5">
                                    <w:t xml:space="preserve"> Proxy</w:t>
                                  </w:r>
                                </w:ins>
                                <w:ins w:id="1337" w:author="Kranich, Peter" w:date="2025-10-24T10:01:00Z" w16du:dateUtc="2025-10-24T08:01:00Z">
                                  <w:r w:rsidR="00EF0209">
                                    <w:br/>
                                    <w:t>Heartbeat Repor</w:t>
                                  </w:r>
                                </w:ins>
                                <w:ins w:id="1338" w:author="Kranich, Peter" w:date="2025-10-24T10:02:00Z" w16du:dateUtc="2025-10-24T08:02:00Z">
                                  <w:r w:rsidR="00EF0209">
                                    <w:t>ter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938382" name="Connector: Elbow 1355938382"/>
                          <wps:cNvCnPr>
                            <a:stCxn id="582173371" idx="3"/>
                            <a:endCxn id="1171650880" idx="0"/>
                          </wps:cNvCnPr>
                          <wps:spPr>
                            <a:xfrm>
                              <a:off x="739471" y="671885"/>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95318198" name="Connector: Elbow 595318198"/>
                          <wps:cNvCnPr>
                            <a:stCxn id="777543107" idx="3"/>
                            <a:endCxn id="1171650880" idx="2"/>
                          </wps:cNvCnPr>
                          <wps:spPr>
                            <a:xfrm flipV="1">
                              <a:off x="739503" y="1987826"/>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9690093" name="Rectangle 199690093"/>
                          <wps:cNvSpPr/>
                          <wps:spPr>
                            <a:xfrm>
                              <a:off x="4436828" y="1144988"/>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735427E5" w14:textId="1BC9F8FE" w:rsidR="006F53F0" w:rsidRDefault="006F53F0">
                                <w:pPr>
                                  <w:spacing w:before="0"/>
                                  <w:jc w:val="center"/>
                                  <w:pPrChange w:id="1339" w:author="Kranich, Peter" w:date="2025-10-24T10:04:00Z" w16du:dateUtc="2025-10-24T08:04:00Z">
                                    <w:pPr/>
                                  </w:pPrChange>
                                </w:pPr>
                                <w:ins w:id="1340" w:author="Kranich, Peter" w:date="2025-10-24T10:02:00Z" w16du:dateUtc="2025-10-24T08:02:00Z">
                                  <w:r>
                                    <w:t>H</w:t>
                                  </w:r>
                                </w:ins>
                                <w:ins w:id="1341" w:author="Kranich, Peter" w:date="2025-10-24T10:03:00Z" w16du:dateUtc="2025-10-24T08:03:00Z">
                                  <w:r>
                                    <w:t>eartbeat Consumer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72206" name="Straight Arrow Connector 1424172206"/>
                          <wps:cNvCnPr/>
                          <wps:spPr>
                            <a:xfrm>
                              <a:off x="2535797" y="1272209"/>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12276203" name="Text Box 2012276203"/>
                          <wps:cNvSpPr txBox="1"/>
                          <wps:spPr>
                            <a:xfrm>
                              <a:off x="2758860" y="636104"/>
                              <a:ext cx="1423526" cy="606415"/>
                            </a:xfrm>
                            <a:prstGeom prst="rect">
                              <a:avLst/>
                            </a:prstGeom>
                            <a:solidFill>
                              <a:schemeClr val="lt1"/>
                            </a:solidFill>
                            <a:ln w="6350">
                              <a:noFill/>
                            </a:ln>
                          </wps:spPr>
                          <wps:txbx>
                            <w:txbxContent>
                              <w:p w14:paraId="6C405226" w14:textId="71EDF99E" w:rsidR="008F612F" w:rsidRDefault="0082384C">
                                <w:pPr>
                                  <w:spacing w:before="0"/>
                                  <w:pPrChange w:id="1342" w:author="Kranich, Peter" w:date="2025-10-24T10:07:00Z" w16du:dateUtc="2025-10-24T08:07:00Z">
                                    <w:pPr/>
                                  </w:pPrChange>
                                </w:pPr>
                                <w:ins w:id="1343" w:author="Druckenmueller, Marc" w:date="2025-11-26T14:31:00Z" w16du:dateUtc="2025-11-26T13:31:00Z">
                                  <w:r w:rsidRPr="0082384C">
                                    <w:t>Request Heartbeat Response</w:t>
                                  </w:r>
                                </w:ins>
                                <w:ins w:id="1344" w:author="Kranich, Peter" w:date="2025-10-24T10:07:00Z" w16du:dateUtc="2025-10-24T08:07:00Z">
                                  <w:del w:id="1345" w:author="Druckenmueller, Marc" w:date="2025-11-26T14:30:00Z" w16du:dateUtc="2025-11-26T13:30:00Z">
                                    <w:r w:rsidR="008F612F" w:rsidDel="0082384C">
                                      <w:delText>H</w:delText>
                                    </w:r>
                                    <w:r w:rsidR="004A71D5" w:rsidDel="0082384C">
                                      <w:delText>eartbeat Response Request</w:delText>
                                    </w:r>
                                  </w:del>
                                </w:ins>
                                <w:ins w:id="1346" w:author="Kranich, Peter" w:date="2025-10-24T10:40:00Z" w16du:dateUtc="2025-10-24T08:40:00Z">
                                  <w:r w:rsidR="001B0A30">
                                    <w:t xml:space="preserve"> </w:t>
                                  </w:r>
                                </w:ins>
                                <w:ins w:id="1347" w:author="Kranich, Peter" w:date="2025-10-24T10:41:00Z" w16du:dateUtc="2025-10-24T08:41:00Z">
                                  <w:r w:rsidR="001B0A30">
                                    <w:t>[DEV</w:t>
                                  </w:r>
                                  <w:r w:rsidR="004B1B85">
                                    <w:t>-53]</w:t>
                                  </w:r>
                                </w:ins>
                                <w:ins w:id="1348" w:author="Kranich, Peter" w:date="2025-10-24T10:08:00Z" w16du:dateUtc="2025-10-24T08:08:00Z">
                                  <w:r w:rsidR="004A71D5">
                                    <w:t xml:space="preserve"> </w:t>
                                  </w:r>
                                </w:ins>
                                <w:ins w:id="1349" w:author="Kranich, Peter" w:date="2025-10-24T10:07:00Z" w16du:dateUtc="2025-10-24T08:07:00Z">
                                  <w:r w:rsidR="004A71D5">
                                    <w:t>Device 1</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065762" name="Straight Arrow Connector 158065762"/>
                          <wps:cNvCnPr/>
                          <wps:spPr>
                            <a:xfrm flipH="1">
                              <a:off x="2528292" y="1407226"/>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389348126" name="Text Box 1389348126"/>
                          <wps:cNvSpPr txBox="1"/>
                          <wps:spPr>
                            <a:xfrm>
                              <a:off x="225574" y="1264721"/>
                              <a:ext cx="243501" cy="635331"/>
                            </a:xfrm>
                            <a:prstGeom prst="rect">
                              <a:avLst/>
                            </a:prstGeom>
                            <a:solidFill>
                              <a:schemeClr val="lt1"/>
                            </a:solidFill>
                            <a:ln w="6350">
                              <a:noFill/>
                            </a:ln>
                          </wps:spPr>
                          <wps:txbx>
                            <w:txbxContent>
                              <w:p w14:paraId="14FC2459" w14:textId="291D55B8" w:rsidR="000020DF" w:rsidRDefault="000020DF">
                                <w:pPr>
                                  <w:rPr>
                                    <w:ins w:id="1350" w:author="Kranich, Peter" w:date="2025-10-24T10:10:00Z" w16du:dateUtc="2025-10-24T08:10:00Z"/>
                                  </w:rPr>
                                </w:pPr>
                                <w:ins w:id="1351" w:author="Kranich, Peter" w:date="2025-10-24T10:10:00Z" w16du:dateUtc="2025-10-24T08:10:00Z">
                                  <w:r>
                                    <w:t>:</w:t>
                                  </w:r>
                                </w:ins>
                              </w:p>
                              <w:p w14:paraId="586B5C6C" w14:textId="15065E17" w:rsidR="006D21D0" w:rsidRDefault="006D21D0">
                                <w:ins w:id="1352" w:author="Kranich, Peter" w:date="2025-10-24T10:10:00Z" w16du:dateUtc="2025-10-24T08:10:00Z">
                                  <w:r>
                                    <w:t>:</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116143" name="Straight Arrow Connector 319116143"/>
                          <wps:cNvCnPr/>
                          <wps:spPr>
                            <a:xfrm>
                              <a:off x="2536924" y="1725037"/>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02081492" name="Straight Arrow Connector 502081492"/>
                          <wps:cNvCnPr/>
                          <wps:spPr>
                            <a:xfrm flipH="1">
                              <a:off x="2517929" y="1854355"/>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780614148" name="Text Box 1"/>
                          <wps:cNvSpPr txBox="1"/>
                          <wps:spPr>
                            <a:xfrm>
                              <a:off x="3324488" y="1419101"/>
                              <a:ext cx="243205" cy="279070"/>
                            </a:xfrm>
                            <a:prstGeom prst="rect">
                              <a:avLst/>
                            </a:prstGeom>
                            <a:solidFill>
                              <a:schemeClr val="lt1"/>
                            </a:solidFill>
                            <a:ln w="6350">
                              <a:noFill/>
                            </a:ln>
                          </wps:spPr>
                          <wps:txbx>
                            <w:txbxContent>
                              <w:p w14:paraId="07B8AF7D" w14:textId="77777777" w:rsidR="00403D94" w:rsidRPr="00697392" w:rsidDel="00403D94" w:rsidRDefault="00403D94">
                                <w:pPr>
                                  <w:spacing w:before="0"/>
                                  <w:rPr>
                                    <w:del w:id="1353" w:author="Kranich, Peter" w:date="2025-10-24T10:12:00Z" w16du:dateUtc="2025-10-24T08:12:00Z"/>
                                    <w:color w:val="000000" w:themeColor="text1"/>
                                    <w:szCs w:val="24"/>
                                    <w:rPrChange w:id="1354" w:author="Kranich, Peter" w:date="2025-10-24T10:37:00Z" w16du:dateUtc="2025-10-24T08:37:00Z">
                                      <w:rPr>
                                        <w:del w:id="1355" w:author="Kranich, Peter" w:date="2025-10-24T10:12:00Z" w16du:dateUtc="2025-10-24T08:12:00Z"/>
                                        <w:color w:val="008080"/>
                                        <w:szCs w:val="24"/>
                                      </w:rPr>
                                    </w:rPrChange>
                                  </w:rPr>
                                  <w:pPrChange w:id="1356" w:author="Kranich, Peter" w:date="2025-10-24T10:13:00Z" w16du:dateUtc="2025-10-24T08:13:00Z">
                                    <w:pPr/>
                                  </w:pPrChange>
                                </w:pPr>
                                <w:r w:rsidRPr="00697392">
                                  <w:rPr>
                                    <w:color w:val="000000" w:themeColor="text1"/>
                                    <w:u w:val="single"/>
                                    <w:rPrChange w:id="1357" w:author="Kranich, Peter" w:date="2025-10-24T10:37:00Z" w16du:dateUtc="2025-10-24T08:37:00Z">
                                      <w:rPr>
                                        <w:color w:val="008080"/>
                                        <w:u w:val="single"/>
                                      </w:rPr>
                                    </w:rPrChange>
                                  </w:rPr>
                                  <w:t>:</w:t>
                                </w:r>
                              </w:p>
                              <w:p w14:paraId="53311358" w14:textId="77777777" w:rsidR="00403D94" w:rsidRDefault="00403D94">
                                <w:pPr>
                                  <w:spacing w:before="0"/>
                                  <w:rPr>
                                    <w:color w:val="008080"/>
                                  </w:rPr>
                                  <w:pPrChange w:id="1358" w:author="Kranich, Peter" w:date="2025-10-24T10:13:00Z" w16du:dateUtc="2025-10-24T08:13:00Z">
                                    <w:pPr/>
                                  </w:pPrChange>
                                </w:pPr>
                                <w:del w:id="1359" w:author="Kranich, Peter" w:date="2025-10-24T10:12:00Z" w16du:dateUtc="2025-10-24T08:12:00Z">
                                  <w:r w:rsidDel="00403D94">
                                    <w:rPr>
                                      <w:color w:val="008080"/>
                                      <w:u w:val="single"/>
                                    </w:rPr>
                                    <w:delText>:</w:delText>
                                  </w:r>
                                </w:del>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9773783" name="Text Box 1"/>
                          <wps:cNvSpPr txBox="1"/>
                          <wps:spPr>
                            <a:xfrm>
                              <a:off x="2750562" y="1872234"/>
                              <a:ext cx="1511337" cy="640378"/>
                            </a:xfrm>
                            <a:prstGeom prst="rect">
                              <a:avLst/>
                            </a:prstGeom>
                            <a:solidFill>
                              <a:schemeClr val="lt1"/>
                            </a:solidFill>
                            <a:ln w="6350">
                              <a:noFill/>
                            </a:ln>
                          </wps:spPr>
                          <wps:txbx>
                            <w:txbxContent>
                              <w:p w14:paraId="5C0043BC" w14:textId="5A838866" w:rsidR="006C4CDD" w:rsidRDefault="0082384C">
                                <w:pPr>
                                  <w:spacing w:before="0"/>
                                  <w:rPr>
                                    <w:color w:val="008080"/>
                                    <w:szCs w:val="24"/>
                                  </w:rPr>
                                  <w:pPrChange w:id="1360" w:author="Kranich, Peter" w:date="2025-10-24T10:14:00Z" w16du:dateUtc="2025-10-24T08:14:00Z">
                                    <w:pPr/>
                                  </w:pPrChange>
                                </w:pPr>
                                <w:ins w:id="1361" w:author="Druckenmueller, Marc" w:date="2025-11-26T14:31:00Z" w16du:dateUtc="2025-11-26T13:31:00Z">
                                  <w:r w:rsidRPr="0082384C">
                                    <w:rPr>
                                      <w:color w:val="008080"/>
                                      <w:u w:val="single"/>
                                    </w:rPr>
                                    <w:t>Request Heartbeat Response</w:t>
                                  </w:r>
                                </w:ins>
                                <w:del w:id="1362" w:author="Druckenmueller, Marc" w:date="2025-11-26T14:31:00Z" w16du:dateUtc="2025-11-26T13:31:00Z">
                                  <w:r w:rsidR="006C4CDD" w:rsidDel="0082384C">
                                    <w:rPr>
                                      <w:color w:val="008080"/>
                                      <w:u w:val="single"/>
                                    </w:rPr>
                                    <w:delText>Heartbeat Response Request</w:delText>
                                  </w:r>
                                </w:del>
                                <w:ins w:id="1363" w:author="Kranich, Peter" w:date="2025-10-24T10:43:00Z" w16du:dateUtc="2025-10-24T08:43:00Z">
                                  <w:r w:rsidR="00B2130F">
                                    <w:rPr>
                                      <w:color w:val="008080"/>
                                      <w:u w:val="single"/>
                                    </w:rPr>
                                    <w:t xml:space="preserve"> [DEV-53]</w:t>
                                  </w:r>
                                </w:ins>
                                <w:del w:id="1364" w:author="Kranich, Peter" w:date="2025-10-24T10:43:00Z" w16du:dateUtc="2025-10-24T08:43:00Z">
                                  <w:r w:rsidR="006C4CDD" w:rsidDel="00E72893">
                                    <w:rPr>
                                      <w:color w:val="008080"/>
                                      <w:u w:val="single"/>
                                    </w:rPr>
                                    <w:delText xml:space="preserve"> - </w:delText>
                                  </w:r>
                                </w:del>
                                <w:ins w:id="1365" w:author="Kranich, Peter" w:date="2025-10-24T10:43:00Z" w16du:dateUtc="2025-10-24T08:43:00Z">
                                  <w:r w:rsidR="00E72893">
                                    <w:rPr>
                                      <w:color w:val="008080"/>
                                      <w:u w:val="single"/>
                                    </w:rPr>
                                    <w:br/>
                                  </w:r>
                                </w:ins>
                                <w:r w:rsidR="006C4CDD">
                                  <w:rPr>
                                    <w:color w:val="008080"/>
                                    <w:u w:val="single"/>
                                  </w:rPr>
                                  <w:t xml:space="preserve">Device </w:t>
                                </w:r>
                                <w:ins w:id="1366" w:author="Kranich, Peter" w:date="2025-10-24T10:14:00Z" w16du:dateUtc="2025-10-24T08:14:00Z">
                                  <w:r w:rsidR="00BF31B3">
                                    <w:rPr>
                                      <w:color w:val="008080"/>
                                      <w:u w:val="single"/>
                                    </w:rPr>
                                    <w:t>n</w:t>
                                  </w:r>
                                </w:ins>
                                <w:del w:id="1367" w:author="Kranich, Peter" w:date="2025-10-24T10:14:00Z" w16du:dateUtc="2025-10-24T08:14:00Z">
                                  <w:r w:rsidR="006C4CDD" w:rsidDel="00BF31B3">
                                    <w:rPr>
                                      <w:color w:val="008080"/>
                                      <w:u w:val="single"/>
                                    </w:rPr>
                                    <w:delText>1</w:delText>
                                  </w:r>
                                </w:del>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5217B3" id="Canvas 1" o:spid="_x0000_s1068" editas="canvas" style="width:470.2pt;height:252pt;mso-position-horizontal-relative:char;mso-position-vertical-relative:line" coordsize="5970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">
                  <v:shape id="_x0000_s1069" type="#_x0000_t75" style="position:absolute;width:59709;height:32004;visibility:visible;mso-wrap-style:square" filled="t">
                    <v:fill o:detectmouseclick="t"/>
                    <v:path o:connecttype="none"/>
                  </v:shape>
                  <v:rect id="Rectangle 582173371" o:spid="_x0000_s1070" style="position:absolute;left:238;top:3816;width:7156;height:5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" fillcolor="#f2f2f2 [3052]" strokecolor="#091723 [484]" strokeweight="1pt">
                    <v:textbox>
                      <w:txbxContent>
                        <w:p w14:paraId="21532ED8" w14:textId="09EB40A1" w:rsidR="00B50742" w:rsidRPr="00126BFF" w:rsidRDefault="00B50742">
                          <w:pPr>
                            <w:spacing w:before="0"/>
                            <w:jc w:val="center"/>
                            <w:rPr>
                              <w:color w:val="000000" w:themeColor="text1"/>
                              <w:rPrChange w:id="1368" w:author="Kranich, Peter" w:date="2025-10-24T10:24:00Z" w16du:dateUtc="2025-10-24T08:24:00Z">
                                <w:rPr/>
                              </w:rPrChange>
                            </w:rPr>
                            <w:pPrChange w:id="1369" w:author="Kranich, Peter" w:date="2025-10-24T09:54:00Z" w16du:dateUtc="2025-10-24T07:54:00Z">
                              <w:pPr/>
                            </w:pPrChange>
                          </w:pPr>
                          <w:ins w:id="1370" w:author="Kranich, Peter" w:date="2025-10-24T09:52:00Z" w16du:dateUtc="2025-10-24T07:52:00Z">
                            <w:r w:rsidRPr="00126BFF">
                              <w:rPr>
                                <w:color w:val="000000" w:themeColor="text1"/>
                                <w:rPrChange w:id="1371" w:author="Kranich, Peter" w:date="2025-10-24T10:24:00Z" w16du:dateUtc="2025-10-24T08:24:00Z">
                                  <w:rPr/>
                                </w:rPrChange>
                              </w:rPr>
                              <w:t>Device</w:t>
                            </w:r>
                            <w:r w:rsidR="00C0403F" w:rsidRPr="00126BFF">
                              <w:rPr>
                                <w:color w:val="000000" w:themeColor="text1"/>
                                <w:rPrChange w:id="1372" w:author="Kranich, Peter" w:date="2025-10-24T10:24:00Z" w16du:dateUtc="2025-10-24T08:24:00Z">
                                  <w:rPr/>
                                </w:rPrChange>
                              </w:rPr>
                              <w:br/>
                              <w:t>1</w:t>
                            </w:r>
                          </w:ins>
                        </w:p>
                      </w:txbxContent>
                    </v:textbox>
                  </v:rect>
                  <v:rect id="Rectangle 777543107" o:spid="_x0000_s1071" style="position:absolute;left:244;top:21360;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" fillcolor="#f2f2f2 [3052]" strokecolor="#091723 [484]" strokeweight="1pt">
                    <v:textbox>
                      <w:txbxContent>
                        <w:p w14:paraId="225EF2DD" w14:textId="0F82E3DA" w:rsidR="00B21DD4" w:rsidRPr="00126BFF" w:rsidRDefault="00B21DD4" w:rsidP="00B21DD4">
                          <w:pPr>
                            <w:jc w:val="center"/>
                            <w:rPr>
                              <w:color w:val="000000" w:themeColor="text1"/>
                              <w:szCs w:val="24"/>
                              <w:rPrChange w:id="1373" w:author="Kranich, Peter" w:date="2025-10-24T10:24:00Z" w16du:dateUtc="2025-10-24T08:24:00Z">
                                <w:rPr>
                                  <w:color w:val="008080"/>
                                  <w:szCs w:val="24"/>
                                </w:rPr>
                              </w:rPrChange>
                            </w:rPr>
                          </w:pPr>
                          <w:r w:rsidRPr="00126BFF">
                            <w:rPr>
                              <w:color w:val="000000" w:themeColor="text1"/>
                              <w:u w:val="single"/>
                              <w:rPrChange w:id="1374" w:author="Kranich, Peter" w:date="2025-10-24T10:24:00Z" w16du:dateUtc="2025-10-24T08:24:00Z">
                                <w:rPr>
                                  <w:color w:val="008080"/>
                                  <w:u w:val="single"/>
                                </w:rPr>
                              </w:rPrChange>
                            </w:rPr>
                            <w:t>Device</w:t>
                          </w:r>
                          <w:r w:rsidRPr="00126BFF">
                            <w:rPr>
                              <w:color w:val="000000" w:themeColor="text1"/>
                              <w:u w:val="single"/>
                              <w:rPrChange w:id="1375" w:author="Kranich, Peter" w:date="2025-10-24T10:24:00Z" w16du:dateUtc="2025-10-24T08:24:00Z">
                                <w:rPr>
                                  <w:color w:val="008080"/>
                                  <w:u w:val="single"/>
                                </w:rPr>
                              </w:rPrChange>
                            </w:rPr>
                            <w:br/>
                          </w:r>
                          <w:ins w:id="1376" w:author="Kranich, Peter" w:date="2025-10-24T09:56:00Z" w16du:dateUtc="2025-10-24T07:56:00Z">
                            <w:r w:rsidR="00666CDC" w:rsidRPr="00126BFF">
                              <w:rPr>
                                <w:color w:val="000000" w:themeColor="text1"/>
                                <w:u w:val="single"/>
                                <w:rPrChange w:id="1377" w:author="Kranich, Peter" w:date="2025-10-24T10:24:00Z" w16du:dateUtc="2025-10-24T08:24:00Z">
                                  <w:rPr>
                                    <w:color w:val="008080"/>
                                    <w:u w:val="single"/>
                                  </w:rPr>
                                </w:rPrChange>
                              </w:rPr>
                              <w:t>n</w:t>
                            </w:r>
                          </w:ins>
                          <w:del w:id="1378" w:author="Kranich, Peter" w:date="2025-10-24T09:56:00Z" w16du:dateUtc="2025-10-24T07:56:00Z">
                            <w:r w:rsidRPr="00126BFF" w:rsidDel="00666CDC">
                              <w:rPr>
                                <w:color w:val="000000" w:themeColor="text1"/>
                                <w:u w:val="single"/>
                                <w:rPrChange w:id="1379" w:author="Kranich, Peter" w:date="2025-10-24T10:24:00Z" w16du:dateUtc="2025-10-24T08:24:00Z">
                                  <w:rPr>
                                    <w:color w:val="008080"/>
                                    <w:u w:val="single"/>
                                  </w:rPr>
                                </w:rPrChange>
                              </w:rPr>
                              <w:delText>1</w:delText>
                            </w:r>
                          </w:del>
                        </w:p>
                      </w:txbxContent>
                    </v:textbox>
                  </v:rect>
                  <v:rect id="Rectangle 1171650880" o:spid="_x0000_s1072" style="position:absolute;left:11687;top:11449;width:13598;height:8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" fillcolor="#bfbfbf [2412]" strokecolor="black [3200]" strokeweight="1pt">
                    <v:textbox>
                      <w:txbxContent>
                        <w:p w14:paraId="0B316668" w14:textId="3AFC6983" w:rsidR="00491892" w:rsidRDefault="00491892">
                          <w:pPr>
                            <w:spacing w:before="0"/>
                            <w:jc w:val="center"/>
                            <w:pPrChange w:id="1380" w:author="Kranich, Peter" w:date="2025-10-24T09:58:00Z" w16du:dateUtc="2025-10-24T07:58:00Z">
                              <w:pPr/>
                            </w:pPrChange>
                          </w:pPr>
                          <w:ins w:id="1381" w:author="Kranich, Peter" w:date="2025-10-24T09:58:00Z" w16du:dateUtc="2025-10-24T07:58:00Z">
                            <w:r>
                              <w:t>Gateway</w:t>
                            </w:r>
                          </w:ins>
                          <w:ins w:id="1382" w:author="Kranich, Peter" w:date="2025-10-24T10:15:00Z" w16du:dateUtc="2025-10-24T08:15:00Z">
                            <w:r w:rsidR="00876EE5">
                              <w:t xml:space="preserve"> Proxy</w:t>
                            </w:r>
                          </w:ins>
                          <w:ins w:id="1383" w:author="Kranich, Peter" w:date="2025-10-24T10:01:00Z" w16du:dateUtc="2025-10-24T08:01:00Z">
                            <w:r w:rsidR="00EF0209">
                              <w:br/>
                              <w:t>Heartbeat Repor</w:t>
                            </w:r>
                          </w:ins>
                          <w:ins w:id="1384" w:author="Kranich, Peter" w:date="2025-10-24T10:02:00Z" w16du:dateUtc="2025-10-24T08:02:00Z">
                            <w:r w:rsidR="00EF0209">
                              <w:t>ter</w:t>
                            </w:r>
                          </w:ins>
                        </w:p>
                      </w:txbxContent>
                    </v:textbox>
                  </v:rect>
                  <v:shapetype id="_x0000_t33" coordsize="21600,21600" o:spt="33" o:oned="t" path="m,l21600,r,21600e" filled="f">
                    <v:stroke joinstyle="miter"/>
                    <v:path arrowok="t" fillok="f" o:connecttype="none"/>
                    <o:lock v:ext="edit" shapetype="t"/>
                  </v:shapetype>
                  <v:shape id="Connector: Elbow 1355938382" o:spid="_x0000_s1073" type="#_x0000_t33" style="position:absolute;left:7394;top:6718;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" strokecolor="black [3200]" strokeweight="3pt">
                    <v:stroke startarrow="block" endarrow="block"/>
                  </v:shape>
                  <v:shape id="Connector: Elbow 595318198" o:spid="_x0000_s1074" type="#_x0000_t33" style="position:absolute;left:7395;top:19878;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" strokecolor="black [3200]" strokeweight="3pt">
                    <v:stroke startarrow="block" endarrow="block"/>
                  </v:shape>
                  <v:rect id="Rectangle 199690093" o:spid="_x0000_s1075" style="position:absolute;left:44368;top:11449;width:14607;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" fillcolor="white [3201]" strokecolor="black [3200]" strokeweight="1pt">
                    <v:textbox>
                      <w:txbxContent>
                        <w:p w14:paraId="735427E5" w14:textId="1BC9F8FE" w:rsidR="006F53F0" w:rsidRDefault="006F53F0">
                          <w:pPr>
                            <w:spacing w:before="0"/>
                            <w:jc w:val="center"/>
                            <w:pPrChange w:id="1385" w:author="Kranich, Peter" w:date="2025-10-24T10:04:00Z" w16du:dateUtc="2025-10-24T08:04:00Z">
                              <w:pPr/>
                            </w:pPrChange>
                          </w:pPr>
                          <w:ins w:id="1386" w:author="Kranich, Peter" w:date="2025-10-24T10:02:00Z" w16du:dateUtc="2025-10-24T08:02:00Z">
                            <w:r>
                              <w:t>H</w:t>
                            </w:r>
                          </w:ins>
                          <w:ins w:id="1387" w:author="Kranich, Peter" w:date="2025-10-24T10:03:00Z" w16du:dateUtc="2025-10-24T08:03:00Z">
                            <w:r>
                              <w:t>eartbeat Consumer</w:t>
                            </w:r>
                          </w:ins>
                        </w:p>
                      </w:txbxContent>
                    </v:textbox>
                  </v:rect>
                  <v:shape id="Straight Arrow Connector 1424172206" o:spid="_x0000_s1076" type="#_x0000_t32" style="position:absolute;left:25357;top:12722;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" strokecolor="black [3200]" strokeweight="1pt">
                    <v:stroke endarrow="block" joinstyle="miter"/>
                  </v:shape>
                  <v:shape id="Text Box 2012276203" o:spid="_x0000_s1077" type="#_x0000_t202" style="position:absolute;left:27588;top:6361;width:14235;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" fillcolor="white [3201]" stroked="f" strokeweight=".5pt">
                    <v:textbox>
                      <w:txbxContent>
                        <w:p w14:paraId="6C405226" w14:textId="71EDF99E" w:rsidR="008F612F" w:rsidRDefault="0082384C">
                          <w:pPr>
                            <w:spacing w:before="0"/>
                            <w:pPrChange w:id="1388" w:author="Kranich, Peter" w:date="2025-10-24T10:07:00Z" w16du:dateUtc="2025-10-24T08:07:00Z">
                              <w:pPr/>
                            </w:pPrChange>
                          </w:pPr>
                          <w:ins w:id="1389" w:author="Druckenmueller, Marc" w:date="2025-11-26T14:31:00Z" w16du:dateUtc="2025-11-26T13:31:00Z">
                            <w:r w:rsidRPr="0082384C">
                              <w:t>Request Heartbeat Response</w:t>
                            </w:r>
                          </w:ins>
                          <w:ins w:id="1390" w:author="Kranich, Peter" w:date="2025-10-24T10:07:00Z" w16du:dateUtc="2025-10-24T08:07:00Z">
                            <w:del w:id="1391" w:author="Druckenmueller, Marc" w:date="2025-11-26T14:30:00Z" w16du:dateUtc="2025-11-26T13:30:00Z">
                              <w:r w:rsidR="008F612F" w:rsidDel="0082384C">
                                <w:delText>H</w:delText>
                              </w:r>
                              <w:r w:rsidR="004A71D5" w:rsidDel="0082384C">
                                <w:delText>eartbeat Response Request</w:delText>
                              </w:r>
                            </w:del>
                          </w:ins>
                          <w:ins w:id="1392" w:author="Kranich, Peter" w:date="2025-10-24T10:40:00Z" w16du:dateUtc="2025-10-24T08:40:00Z">
                            <w:r w:rsidR="001B0A30">
                              <w:t xml:space="preserve"> </w:t>
                            </w:r>
                          </w:ins>
                          <w:ins w:id="1393" w:author="Kranich, Peter" w:date="2025-10-24T10:41:00Z" w16du:dateUtc="2025-10-24T08:41:00Z">
                            <w:r w:rsidR="001B0A30">
                              <w:t>[DEV</w:t>
                            </w:r>
                            <w:r w:rsidR="004B1B85">
                              <w:t>-53]</w:t>
                            </w:r>
                          </w:ins>
                          <w:ins w:id="1394" w:author="Kranich, Peter" w:date="2025-10-24T10:08:00Z" w16du:dateUtc="2025-10-24T08:08:00Z">
                            <w:r w:rsidR="004A71D5">
                              <w:t xml:space="preserve"> </w:t>
                            </w:r>
                          </w:ins>
                          <w:ins w:id="1395" w:author="Kranich, Peter" w:date="2025-10-24T10:07:00Z" w16du:dateUtc="2025-10-24T08:07:00Z">
                            <w:r w:rsidR="004A71D5">
                              <w:t>Device 1</w:t>
                            </w:r>
                          </w:ins>
                        </w:p>
                      </w:txbxContent>
                    </v:textbox>
                  </v:shape>
                  <v:shape id="Straight Arrow Connector 158065762" o:spid="_x0000_s1078" type="#_x0000_t32" style="position:absolute;left:25282;top:14072;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" strokecolor="black [3200]" strokeweight="1pt">
                    <v:stroke dashstyle="3 1" endarrow="block" joinstyle="miter"/>
                  </v:shape>
                  <v:shape id="Text Box 1389348126" o:spid="_x0000_s1079" type="#_x0000_t202" style="position:absolute;left:2255;top:12647;width:2435;height:6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" fillcolor="white [3201]" stroked="f" strokeweight=".5pt">
                    <v:textbox>
                      <w:txbxContent>
                        <w:p w14:paraId="14FC2459" w14:textId="291D55B8" w:rsidR="000020DF" w:rsidRDefault="000020DF">
                          <w:pPr>
                            <w:rPr>
                              <w:ins w:id="1396" w:author="Kranich, Peter" w:date="2025-10-24T10:10:00Z" w16du:dateUtc="2025-10-24T08:10:00Z"/>
                            </w:rPr>
                          </w:pPr>
                          <w:ins w:id="1397" w:author="Kranich, Peter" w:date="2025-10-24T10:10:00Z" w16du:dateUtc="2025-10-24T08:10:00Z">
                            <w:r>
                              <w:t>:</w:t>
                            </w:r>
                          </w:ins>
                        </w:p>
                        <w:p w14:paraId="586B5C6C" w14:textId="15065E17" w:rsidR="006D21D0" w:rsidRDefault="006D21D0">
                          <w:ins w:id="1398" w:author="Kranich, Peter" w:date="2025-10-24T10:10:00Z" w16du:dateUtc="2025-10-24T08:10:00Z">
                            <w:r>
                              <w:t>:</w:t>
                            </w:r>
                          </w:ins>
                        </w:p>
                      </w:txbxContent>
                    </v:textbox>
                  </v:shape>
                  <v:shape id="Straight Arrow Connector 319116143" o:spid="_x0000_s1080" type="#_x0000_t32" style="position:absolute;left:25369;top:17250;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" strokecolor="black [3200]" strokeweight="1pt">
                    <v:stroke endarrow="block" joinstyle="miter"/>
                  </v:shape>
                  <v:shape id="Straight Arrow Connector 502081492" o:spid="_x0000_s1081" type="#_x0000_t32" style="position:absolute;left:25179;top:18543;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" strokecolor="black [3200]" strokeweight="1pt">
                    <v:stroke dashstyle="3 1" endarrow="block" joinstyle="miter"/>
                  </v:shape>
                  <v:shape id="Text Box 1" o:spid="_x0000_s1082" type="#_x0000_t202" style="position:absolute;left:33244;top:14191;width:2432;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" fillcolor="white [3201]" stroked="f" strokeweight=".5pt">
                    <v:textbox>
                      <w:txbxContent>
                        <w:p w14:paraId="07B8AF7D" w14:textId="77777777" w:rsidR="00403D94" w:rsidRPr="00697392" w:rsidDel="00403D94" w:rsidRDefault="00403D94">
                          <w:pPr>
                            <w:spacing w:before="0"/>
                            <w:rPr>
                              <w:del w:id="1399" w:author="Kranich, Peter" w:date="2025-10-24T10:12:00Z" w16du:dateUtc="2025-10-24T08:12:00Z"/>
                              <w:color w:val="000000" w:themeColor="text1"/>
                              <w:szCs w:val="24"/>
                              <w:rPrChange w:id="1400" w:author="Kranich, Peter" w:date="2025-10-24T10:37:00Z" w16du:dateUtc="2025-10-24T08:37:00Z">
                                <w:rPr>
                                  <w:del w:id="1401" w:author="Kranich, Peter" w:date="2025-10-24T10:12:00Z" w16du:dateUtc="2025-10-24T08:12:00Z"/>
                                  <w:color w:val="008080"/>
                                  <w:szCs w:val="24"/>
                                </w:rPr>
                              </w:rPrChange>
                            </w:rPr>
                            <w:pPrChange w:id="1402" w:author="Kranich, Peter" w:date="2025-10-24T10:13:00Z" w16du:dateUtc="2025-10-24T08:13:00Z">
                              <w:pPr/>
                            </w:pPrChange>
                          </w:pPr>
                          <w:r w:rsidRPr="00697392">
                            <w:rPr>
                              <w:color w:val="000000" w:themeColor="text1"/>
                              <w:u w:val="single"/>
                              <w:rPrChange w:id="1403" w:author="Kranich, Peter" w:date="2025-10-24T10:37:00Z" w16du:dateUtc="2025-10-24T08:37:00Z">
                                <w:rPr>
                                  <w:color w:val="008080"/>
                                  <w:u w:val="single"/>
                                </w:rPr>
                              </w:rPrChange>
                            </w:rPr>
                            <w:t>:</w:t>
                          </w:r>
                        </w:p>
                        <w:p w14:paraId="53311358" w14:textId="77777777" w:rsidR="00403D94" w:rsidRDefault="00403D94">
                          <w:pPr>
                            <w:spacing w:before="0"/>
                            <w:rPr>
                              <w:color w:val="008080"/>
                            </w:rPr>
                            <w:pPrChange w:id="1404" w:author="Kranich, Peter" w:date="2025-10-24T10:13:00Z" w16du:dateUtc="2025-10-24T08:13:00Z">
                              <w:pPr/>
                            </w:pPrChange>
                          </w:pPr>
                          <w:del w:id="1405" w:author="Kranich, Peter" w:date="2025-10-24T10:12:00Z" w16du:dateUtc="2025-10-24T08:12:00Z">
                            <w:r w:rsidDel="00403D94">
                              <w:rPr>
                                <w:color w:val="008080"/>
                                <w:u w:val="single"/>
                              </w:rPr>
                              <w:delText>:</w:delText>
                            </w:r>
                          </w:del>
                        </w:p>
                      </w:txbxContent>
                    </v:textbox>
                  </v:shape>
                  <v:shape id="Text Box 1" o:spid="_x0000_s1083" type="#_x0000_t202" style="position:absolute;left:27505;top:18722;width:15113;height:6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" fillcolor="white [3201]" stroked="f" strokeweight=".5pt">
                    <v:textbox>
                      <w:txbxContent>
                        <w:p w14:paraId="5C0043BC" w14:textId="5A838866" w:rsidR="006C4CDD" w:rsidRDefault="0082384C">
                          <w:pPr>
                            <w:spacing w:before="0"/>
                            <w:rPr>
                              <w:color w:val="008080"/>
                              <w:szCs w:val="24"/>
                            </w:rPr>
                            <w:pPrChange w:id="1406" w:author="Kranich, Peter" w:date="2025-10-24T10:14:00Z" w16du:dateUtc="2025-10-24T08:14:00Z">
                              <w:pPr/>
                            </w:pPrChange>
                          </w:pPr>
                          <w:ins w:id="1407" w:author="Druckenmueller, Marc" w:date="2025-11-26T14:31:00Z" w16du:dateUtc="2025-11-26T13:31:00Z">
                            <w:r w:rsidRPr="0082384C">
                              <w:rPr>
                                <w:color w:val="008080"/>
                                <w:u w:val="single"/>
                              </w:rPr>
                              <w:t>Request Heartbeat Response</w:t>
                            </w:r>
                          </w:ins>
                          <w:del w:id="1408" w:author="Druckenmueller, Marc" w:date="2025-11-26T14:31:00Z" w16du:dateUtc="2025-11-26T13:31:00Z">
                            <w:r w:rsidR="006C4CDD" w:rsidDel="0082384C">
                              <w:rPr>
                                <w:color w:val="008080"/>
                                <w:u w:val="single"/>
                              </w:rPr>
                              <w:delText>Heartbeat Response Request</w:delText>
                            </w:r>
                          </w:del>
                          <w:ins w:id="1409" w:author="Kranich, Peter" w:date="2025-10-24T10:43:00Z" w16du:dateUtc="2025-10-24T08:43:00Z">
                            <w:r w:rsidR="00B2130F">
                              <w:rPr>
                                <w:color w:val="008080"/>
                                <w:u w:val="single"/>
                              </w:rPr>
                              <w:t xml:space="preserve"> [DEV-53]</w:t>
                            </w:r>
                          </w:ins>
                          <w:del w:id="1410" w:author="Kranich, Peter" w:date="2025-10-24T10:43:00Z" w16du:dateUtc="2025-10-24T08:43:00Z">
                            <w:r w:rsidR="006C4CDD" w:rsidDel="00E72893">
                              <w:rPr>
                                <w:color w:val="008080"/>
                                <w:u w:val="single"/>
                              </w:rPr>
                              <w:delText xml:space="preserve"> - </w:delText>
                            </w:r>
                          </w:del>
                          <w:ins w:id="1411" w:author="Kranich, Peter" w:date="2025-10-24T10:43:00Z" w16du:dateUtc="2025-10-24T08:43:00Z">
                            <w:r w:rsidR="00E72893">
                              <w:rPr>
                                <w:color w:val="008080"/>
                                <w:u w:val="single"/>
                              </w:rPr>
                              <w:br/>
                            </w:r>
                          </w:ins>
                          <w:r w:rsidR="006C4CDD">
                            <w:rPr>
                              <w:color w:val="008080"/>
                              <w:u w:val="single"/>
                            </w:rPr>
                            <w:t xml:space="preserve">Device </w:t>
                          </w:r>
                          <w:ins w:id="1412" w:author="Kranich, Peter" w:date="2025-10-24T10:14:00Z" w16du:dateUtc="2025-10-24T08:14:00Z">
                            <w:r w:rsidR="00BF31B3">
                              <w:rPr>
                                <w:color w:val="008080"/>
                                <w:u w:val="single"/>
                              </w:rPr>
                              <w:t>n</w:t>
                            </w:r>
                          </w:ins>
                          <w:del w:id="1413" w:author="Kranich, Peter" w:date="2025-10-24T10:14:00Z" w16du:dateUtc="2025-10-24T08:14:00Z">
                            <w:r w:rsidR="006C4CDD" w:rsidDel="00BF31B3">
                              <w:rPr>
                                <w:color w:val="008080"/>
                                <w:u w:val="single"/>
                              </w:rPr>
                              <w:delText>1</w:delText>
                            </w:r>
                          </w:del>
                        </w:p>
                      </w:txbxContent>
                    </v:textbox>
                  </v:shape>
                  <w10:anchorlock/>
                </v:group>
              </w:pict>
            </mc:Fallback>
          </mc:AlternateContent>
        </w:r>
      </w:ins>
    </w:p>
    <w:p w14:paraId="5ACCA86B" w14:textId="5BA8AF3C" w:rsidR="00800E7F" w:rsidRDefault="00E012FE" w:rsidP="004B65A3">
      <w:pPr>
        <w:pStyle w:val="BodyText"/>
        <w:rPr>
          <w:ins w:id="1414" w:author="Kranich, Peter" w:date="2025-10-24T10:54:00Z" w16du:dateUtc="2025-10-24T08:54:00Z"/>
        </w:rPr>
      </w:pPr>
      <w:ins w:id="1415" w:author="Kranich, Peter" w:date="2025-10-24T10:54:00Z" w16du:dateUtc="2025-10-24T08:54:00Z">
        <w:r>
          <w:t>In the example above, the ga</w:t>
        </w:r>
      </w:ins>
      <w:ins w:id="1416" w:author="Kranich, Peter" w:date="2025-10-24T10:55:00Z" w16du:dateUtc="2025-10-24T08:55:00Z">
        <w:r>
          <w:t xml:space="preserve">teway </w:t>
        </w:r>
      </w:ins>
      <w:ins w:id="1417" w:author="Kranich, Peter" w:date="2025-10-24T11:24:00Z" w16du:dateUtc="2025-10-24T09:24:00Z">
        <w:r w:rsidR="00EC36CC">
          <w:t xml:space="preserve">HR </w:t>
        </w:r>
      </w:ins>
      <w:ins w:id="1418" w:author="Kranich, Peter" w:date="2025-10-24T10:56:00Z" w16du:dateUtc="2025-10-24T08:56:00Z">
        <w:r w:rsidR="00F25B99">
          <w:t>sen</w:t>
        </w:r>
        <w:r w:rsidR="00F6356D">
          <w:t xml:space="preserve">ds </w:t>
        </w:r>
      </w:ins>
      <w:ins w:id="1419" w:author="Druckenmueller, Marc" w:date="2025-11-26T14:33:00Z" w16du:dateUtc="2025-11-26T13:33:00Z">
        <w:r w:rsidR="00CF0FAD" w:rsidRPr="00CF0FAD">
          <w:t>Request Heartbeat Response</w:t>
        </w:r>
      </w:ins>
      <w:ins w:id="1420" w:author="Kranich, Peter" w:date="2025-10-24T10:56:00Z" w16du:dateUtc="2025-10-24T08:56:00Z">
        <w:del w:id="1421" w:author="Druckenmueller, Marc" w:date="2025-11-26T14:33:00Z" w16du:dateUtc="2025-11-26T13:33:00Z">
          <w:r w:rsidR="00F6356D" w:rsidDel="00CF0FAD">
            <w:delText>Heartbeat Response Request</w:delText>
          </w:r>
        </w:del>
        <w:r w:rsidR="00F6356D">
          <w:t xml:space="preserve"> messages </w:t>
        </w:r>
        <w:r w:rsidR="000C43F6">
          <w:t>for each individual device connected to the ga</w:t>
        </w:r>
      </w:ins>
      <w:ins w:id="1422" w:author="Kranich, Peter" w:date="2025-10-24T10:57:00Z" w16du:dateUtc="2025-10-24T08:57:00Z">
        <w:r w:rsidR="000C43F6">
          <w:t xml:space="preserve">teway. </w:t>
        </w:r>
      </w:ins>
      <w:ins w:id="1423" w:author="Kranich, Peter" w:date="2025-10-24T11:00:00Z" w16du:dateUtc="2025-10-24T09:00:00Z">
        <w:r w:rsidR="00781708">
          <w:t xml:space="preserve">For the </w:t>
        </w:r>
        <w:r w:rsidR="00813757">
          <w:t xml:space="preserve">HC, </w:t>
        </w:r>
      </w:ins>
      <w:ins w:id="1424" w:author="Kranich, Peter" w:date="2025-10-24T11:03:00Z" w16du:dateUtc="2025-10-24T09:03:00Z">
        <w:r w:rsidR="00CF58F0">
          <w:t xml:space="preserve">it is transparent whether the device is connected directly </w:t>
        </w:r>
        <w:r w:rsidR="002637D3">
          <w:t>or via a g</w:t>
        </w:r>
      </w:ins>
      <w:ins w:id="1425" w:author="Kranich, Peter" w:date="2025-10-24T11:04:00Z" w16du:dateUtc="2025-10-24T09:04:00Z">
        <w:r w:rsidR="002637D3">
          <w:t xml:space="preserve">ateway. The </w:t>
        </w:r>
        <w:r w:rsidR="007F6B13">
          <w:t xml:space="preserve">downside of this approach is that </w:t>
        </w:r>
      </w:ins>
      <w:ins w:id="1426" w:author="Kranich, Peter" w:date="2025-10-24T11:05:00Z" w16du:dateUtc="2025-10-24T09:05:00Z">
        <w:r w:rsidR="00B63103">
          <w:t>the</w:t>
        </w:r>
      </w:ins>
      <w:ins w:id="1427" w:author="Kranich, Peter" w:date="2025-10-24T11:06:00Z" w16du:dateUtc="2025-10-24T09:06:00Z">
        <w:r w:rsidR="00B63103">
          <w:t xml:space="preserve"> network traffic</w:t>
        </w:r>
      </w:ins>
      <w:ins w:id="1428" w:author="Kranich, Peter" w:date="2025-10-24T11:07:00Z" w16du:dateUtc="2025-10-24T09:07:00Z">
        <w:r w:rsidR="00A013A4">
          <w:t xml:space="preserve"> caused by </w:t>
        </w:r>
        <w:proofErr w:type="gramStart"/>
        <w:r w:rsidR="00A013A4">
          <w:t xml:space="preserve">the </w:t>
        </w:r>
        <w:r w:rsidR="00AD63E9">
          <w:t>heartbeat</w:t>
        </w:r>
        <w:proofErr w:type="gramEnd"/>
        <w:r w:rsidR="00AD63E9">
          <w:t xml:space="preserve"> messages </w:t>
        </w:r>
        <w:r w:rsidR="0023730A">
          <w:t>increase</w:t>
        </w:r>
      </w:ins>
      <w:ins w:id="1429" w:author="Kranich, Peter" w:date="2025-10-24T11:08:00Z" w16du:dateUtc="2025-10-24T09:08:00Z">
        <w:r w:rsidR="00476C0C">
          <w:t xml:space="preserve">s </w:t>
        </w:r>
      </w:ins>
      <w:ins w:id="1430" w:author="Kranich, Peter" w:date="2025-10-24T11:09:00Z" w16du:dateUtc="2025-10-24T09:09:00Z">
        <w:r w:rsidR="00257033">
          <w:t xml:space="preserve">linearly </w:t>
        </w:r>
      </w:ins>
      <w:ins w:id="1431" w:author="Kranich, Peter" w:date="2025-10-24T11:08:00Z" w16du:dateUtc="2025-10-24T09:08:00Z">
        <w:r w:rsidR="00476C0C">
          <w:t xml:space="preserve">with the number of </w:t>
        </w:r>
        <w:proofErr w:type="gramStart"/>
        <w:r w:rsidR="00476C0C">
          <w:t>the connected</w:t>
        </w:r>
        <w:proofErr w:type="gramEnd"/>
        <w:r w:rsidR="00476C0C">
          <w:t xml:space="preserve"> devices.</w:t>
        </w:r>
      </w:ins>
      <w:ins w:id="1432" w:author="Kranich, Peter" w:date="2025-10-24T11:07:00Z" w16du:dateUtc="2025-10-24T09:07:00Z">
        <w:r w:rsidR="0023730A">
          <w:t xml:space="preserve"> </w:t>
        </w:r>
      </w:ins>
      <w:ins w:id="1433" w:author="Kranich, Peter" w:date="2025-10-24T11:06:00Z" w16du:dateUtc="2025-10-24T09:06:00Z">
        <w:r w:rsidR="00B63103">
          <w:t xml:space="preserve"> </w:t>
        </w:r>
      </w:ins>
    </w:p>
    <w:p w14:paraId="4FA1BF26" w14:textId="77777777" w:rsidR="00E012FE" w:rsidRDefault="00E012FE" w:rsidP="004B65A3">
      <w:pPr>
        <w:pStyle w:val="BodyText"/>
      </w:pPr>
    </w:p>
    <w:p w14:paraId="6FE96AA7" w14:textId="38AAE54D" w:rsidR="00DD13DB" w:rsidRPr="008264D3" w:rsidRDefault="008264D3" w:rsidP="00B46883">
      <w:pPr>
        <w:pStyle w:val="BodyText"/>
        <w:rPr>
          <w:b/>
          <w:bCs/>
          <w:u w:val="single"/>
        </w:rPr>
      </w:pPr>
      <w:r w:rsidRPr="008264D3">
        <w:rPr>
          <w:b/>
          <w:bCs/>
          <w:u w:val="single"/>
        </w:rPr>
        <w:t>Heartbeat Message from Gateway Reporter</w:t>
      </w:r>
    </w:p>
    <w:p w14:paraId="663355D1" w14:textId="6E93BE71" w:rsidR="00020137" w:rsidRDefault="00020137" w:rsidP="00020137">
      <w:pPr>
        <w:pStyle w:val="BodyText"/>
      </w:pPr>
      <w:r>
        <w:t xml:space="preserve">A gateway </w:t>
      </w:r>
      <w:del w:id="1434" w:author="Kranich, Peter" w:date="2025-09-26T14:39:00Z" w16du:dateUtc="2025-09-26T12:39:00Z">
        <w:r w:rsidDel="000B6DB5">
          <w:delText xml:space="preserve">PCDR </w:delText>
        </w:r>
      </w:del>
      <w:ins w:id="1435" w:author="Kranich, Peter" w:date="2025-09-26T14:39:00Z" w16du:dateUtc="2025-09-26T12:39:00Z">
        <w:r w:rsidR="000B6DB5">
          <w:t xml:space="preserve">HR </w:t>
        </w:r>
      </w:ins>
      <w:r>
        <w:t xml:space="preserve">manages </w:t>
      </w:r>
      <w:proofErr w:type="gramStart"/>
      <w:r>
        <w:t>the reliable</w:t>
      </w:r>
      <w:proofErr w:type="gramEnd"/>
      <w:r>
        <w:t xml:space="preserve"> communication to its connected medical devices and only reports its own health state to the </w:t>
      </w:r>
      <w:del w:id="1436" w:author="Kranich, Peter" w:date="2025-09-26T14:39:00Z" w16du:dateUtc="2025-09-26T12:39:00Z">
        <w:r w:rsidDel="000B6DB5">
          <w:delText>PCDC</w:delText>
        </w:r>
      </w:del>
      <w:ins w:id="1437" w:author="Kranich, Peter" w:date="2025-09-26T14:39:00Z" w16du:dateUtc="2025-09-26T12:39:00Z">
        <w:r w:rsidR="000B6DB5">
          <w:t>HC</w:t>
        </w:r>
      </w:ins>
      <w:r>
        <w:t>.</w:t>
      </w:r>
    </w:p>
    <w:p w14:paraId="5A70262A" w14:textId="335DB04C" w:rsidR="00020137" w:rsidRDefault="00020137" w:rsidP="00020137">
      <w:pPr>
        <w:pStyle w:val="BodyText"/>
      </w:pPr>
      <w:r>
        <w:t xml:space="preserve">Usually, the gateway is connected to medical devices which are used for different patients in different locations. </w:t>
      </w:r>
      <w:del w:id="1438" w:author="Kranich, Peter" w:date="2025-07-15T08:43:00Z" w16du:dateUtc="2025-07-15T06:43:00Z">
        <w:r w:rsidDel="00482D96">
          <w:delText>Therefore, no specific patient or location can be reported in a heartbeat message from the gateway.</w:delText>
        </w:r>
      </w:del>
    </w:p>
    <w:p w14:paraId="1B750109" w14:textId="7B4C71EB" w:rsidR="00020137" w:rsidRDefault="00020137" w:rsidP="00020137">
      <w:pPr>
        <w:pStyle w:val="BodyText"/>
      </w:pPr>
      <w:del w:id="1439" w:author="Kranich, Peter" w:date="2025-07-15T08:43:00Z" w16du:dateUtc="2025-07-15T06:43:00Z">
        <w:r w:rsidDel="00482D96">
          <w:delText xml:space="preserve">The PID segment shall be set to an unknown patient. </w:delText>
        </w:r>
      </w:del>
      <w:r>
        <w:br/>
      </w:r>
      <w:del w:id="1440" w:author="Kranich, Peter" w:date="2025-07-15T08:44:00Z" w16du:dateUtc="2025-07-15T06:44:00Z">
        <w:r w:rsidDel="00482D96">
          <w:delText>For IHE ACM profile utilizing HL7 message structure ORU_R40, the PID segment may be omitted.</w:delText>
        </w:r>
      </w:del>
    </w:p>
    <w:p w14:paraId="72B57FB2" w14:textId="63BA726F" w:rsidR="00020137" w:rsidDel="00482D96" w:rsidRDefault="00020137" w:rsidP="00020137">
      <w:pPr>
        <w:pStyle w:val="BodyText"/>
        <w:rPr>
          <w:del w:id="1441" w:author="Kranich, Peter" w:date="2025-07-15T08:44:00Z" w16du:dateUtc="2025-07-15T06:44:00Z"/>
        </w:rPr>
      </w:pPr>
      <w:del w:id="1442" w:author="Kranich, Peter" w:date="2025-07-15T08:44:00Z" w16du:dateUtc="2025-07-15T06:44:00Z">
        <w:r w:rsidDel="00482D96">
          <w:delText>The PV1 segment shall be omitted.</w:delText>
        </w:r>
      </w:del>
    </w:p>
    <w:p w14:paraId="37F0D02B" w14:textId="77777777" w:rsidR="00020137" w:rsidRDefault="00020137" w:rsidP="00020137">
      <w:pPr>
        <w:pStyle w:val="BodyText"/>
      </w:pPr>
      <w:r>
        <w:t>The OBX segment containing the MDS level information shall be set as follows:</w:t>
      </w:r>
    </w:p>
    <w:p w14:paraId="2C6EC8E1" w14:textId="77777777" w:rsidR="00020137" w:rsidRDefault="00020137" w:rsidP="00020137">
      <w:pPr>
        <w:pStyle w:val="BodyText"/>
        <w:numPr>
          <w:ilvl w:val="0"/>
          <w:numId w:val="76"/>
        </w:numPr>
      </w:pPr>
      <w:r>
        <w:t>OBX-3 shall be set to “</w:t>
      </w:r>
      <w:r w:rsidRPr="007374C8">
        <w:t>69633</w:t>
      </w:r>
      <w:r>
        <w:t>^MDC_DEV_MDS^MDC”</w:t>
      </w:r>
    </w:p>
    <w:p w14:paraId="311D2F9D" w14:textId="2651C526" w:rsidR="00020137" w:rsidRDefault="00020137" w:rsidP="00020137">
      <w:pPr>
        <w:pStyle w:val="BodyText"/>
        <w:numPr>
          <w:ilvl w:val="0"/>
          <w:numId w:val="76"/>
        </w:numPr>
      </w:pPr>
      <w:r>
        <w:t xml:space="preserve">OBX-18 shall be set to the same content as OBR-2 which is the identifier for the </w:t>
      </w:r>
      <w:del w:id="1443" w:author="Kranich, Peter" w:date="2025-10-24T10:39:00Z" w16du:dateUtc="2025-10-24T08:39:00Z">
        <w:r w:rsidDel="00EE2610">
          <w:delText>PCDR</w:delText>
        </w:r>
      </w:del>
      <w:ins w:id="1444" w:author="Kranich, Peter" w:date="2025-10-24T10:39:00Z" w16du:dateUtc="2025-10-24T08:39:00Z">
        <w:r w:rsidR="00EE2610">
          <w:t>HR</w:t>
        </w:r>
      </w:ins>
    </w:p>
    <w:p w14:paraId="47B865A3" w14:textId="77777777" w:rsidR="00020137" w:rsidRDefault="00020137" w:rsidP="00020137">
      <w:pPr>
        <w:pStyle w:val="BodyText"/>
      </w:pPr>
    </w:p>
    <w:p w14:paraId="0820029F" w14:textId="77777777" w:rsidR="00020137" w:rsidRPr="00276B73" w:rsidRDefault="00020137" w:rsidP="00020137">
      <w:pPr>
        <w:pStyle w:val="BodyText"/>
        <w:rPr>
          <w:rStyle w:val="BookTitle"/>
        </w:rPr>
      </w:pPr>
      <w:r w:rsidRPr="00276B73">
        <w:rPr>
          <w:rStyle w:val="BookTitle"/>
        </w:rPr>
        <w:t>Example:</w:t>
      </w:r>
    </w:p>
    <w:p w14:paraId="4F115086" w14:textId="2B99E77D" w:rsidR="00020137" w:rsidRPr="00CA368F" w:rsidRDefault="00020137" w:rsidP="00020137">
      <w:pPr>
        <w:rPr>
          <w:rFonts w:ascii="Consolas" w:hAnsi="Consolas" w:cs="Consolas"/>
          <w:color w:val="000000"/>
          <w:sz w:val="20"/>
        </w:rPr>
      </w:pPr>
      <w:r w:rsidRPr="00CA368F">
        <w:rPr>
          <w:rFonts w:ascii="Consolas" w:hAnsi="Consolas" w:cs="Consolas"/>
          <w:color w:val="000000"/>
          <w:sz w:val="20"/>
        </w:rPr>
        <w:lastRenderedPageBreak/>
        <w:t>MSH|^~\&amp;|PHILIPS_867315^0009FBFFFF059322^EUI64||||20220627085521038+0000||ORU^R4</w:t>
      </w:r>
      <w:ins w:id="1445" w:author="Kranich, Peter" w:date="2025-07-15T08:46:00Z" w16du:dateUtc="2025-07-15T06:46:00Z">
        <w:r w:rsidR="00F12B75">
          <w:rPr>
            <w:rFonts w:ascii="Consolas" w:hAnsi="Consolas" w:cs="Consolas"/>
            <w:color w:val="000000"/>
            <w:sz w:val="20"/>
          </w:rPr>
          <w:t>4</w:t>
        </w:r>
      </w:ins>
      <w:del w:id="1446" w:author="Kranich, Peter" w:date="2025-07-15T08:46:00Z" w16du:dateUtc="2025-07-15T06:46:00Z">
        <w:r w:rsidRPr="00CA368F" w:rsidDel="00F12B75">
          <w:rPr>
            <w:rFonts w:ascii="Consolas" w:hAnsi="Consolas" w:cs="Consolas"/>
            <w:color w:val="000000"/>
            <w:sz w:val="20"/>
          </w:rPr>
          <w:delText>0</w:delText>
        </w:r>
      </w:del>
      <w:r w:rsidRPr="00CA368F">
        <w:rPr>
          <w:rFonts w:ascii="Consolas" w:hAnsi="Consolas" w:cs="Consolas"/>
          <w:color w:val="000000"/>
          <w:sz w:val="20"/>
        </w:rPr>
        <w:t>^ORU_R4</w:t>
      </w:r>
      <w:r>
        <w:rPr>
          <w:rFonts w:ascii="Consolas" w:hAnsi="Consolas" w:cs="Consolas"/>
          <w:color w:val="000000"/>
          <w:sz w:val="20"/>
        </w:rPr>
        <w:t>4</w:t>
      </w:r>
      <w:r w:rsidRPr="00CA368F">
        <w:rPr>
          <w:rFonts w:ascii="Consolas" w:hAnsi="Consolas" w:cs="Consolas"/>
          <w:color w:val="000000"/>
          <w:sz w:val="20"/>
        </w:rPr>
        <w:t>|PM20220627085521.038XY150Z04091|P|2.6|||AL|NE||8859/1|en^English^ISO639||IHE_</w:t>
      </w:r>
      <w:ins w:id="1447" w:author="Kranich, Peter" w:date="2025-07-15T08:46:00Z" w16du:dateUtc="2025-07-15T06:46:00Z">
        <w:r w:rsidR="00533CBD">
          <w:rPr>
            <w:rFonts w:ascii="Consolas" w:hAnsi="Consolas" w:cs="Consolas"/>
            <w:color w:val="000000"/>
            <w:sz w:val="20"/>
          </w:rPr>
          <w:t>D</w:t>
        </w:r>
      </w:ins>
      <w:ins w:id="1448" w:author="Kranich, Peter" w:date="2025-07-15T08:47:00Z" w16du:dateUtc="2025-07-15T06:47:00Z">
        <w:r w:rsidR="00533CBD">
          <w:rPr>
            <w:rFonts w:ascii="Consolas" w:hAnsi="Consolas" w:cs="Consolas"/>
            <w:color w:val="000000"/>
            <w:sz w:val="20"/>
          </w:rPr>
          <w:t>EV</w:t>
        </w:r>
      </w:ins>
      <w:del w:id="1449" w:author="Kranich, Peter" w:date="2025-07-15T08:46:00Z" w16du:dateUtc="2025-07-15T06:46:00Z">
        <w:r w:rsidRPr="00CA368F" w:rsidDel="00533CBD">
          <w:rPr>
            <w:rFonts w:ascii="Consolas" w:hAnsi="Consolas" w:cs="Consolas"/>
            <w:color w:val="000000"/>
            <w:sz w:val="20"/>
          </w:rPr>
          <w:delText>PCD</w:delText>
        </w:r>
      </w:del>
      <w:r w:rsidRPr="00CA368F">
        <w:rPr>
          <w:rFonts w:ascii="Consolas" w:hAnsi="Consolas" w:cs="Consolas"/>
          <w:color w:val="000000"/>
          <w:sz w:val="20"/>
        </w:rPr>
        <w:t>_0</w:t>
      </w:r>
      <w:ins w:id="1450" w:author="Kranich, Peter" w:date="2025-07-15T08:47:00Z" w16du:dateUtc="2025-07-15T06:47:00Z">
        <w:r w:rsidR="00533CBD">
          <w:rPr>
            <w:rFonts w:ascii="Consolas" w:hAnsi="Consolas" w:cs="Consolas"/>
            <w:color w:val="000000"/>
            <w:sz w:val="20"/>
          </w:rPr>
          <w:t>53</w:t>
        </w:r>
      </w:ins>
      <w:del w:id="1451" w:author="Kranich, Peter" w:date="2025-07-15T08:47:00Z" w16du:dateUtc="2025-07-15T06:47:00Z">
        <w:r w:rsidRPr="00CA368F" w:rsidDel="00533CBD">
          <w:rPr>
            <w:rFonts w:ascii="Consolas" w:hAnsi="Consolas" w:cs="Consolas"/>
            <w:color w:val="000000"/>
            <w:sz w:val="20"/>
          </w:rPr>
          <w:delText>04</w:delText>
        </w:r>
      </w:del>
      <w:r w:rsidRPr="00CA368F">
        <w:rPr>
          <w:rFonts w:ascii="Consolas" w:hAnsi="Consolas" w:cs="Consolas"/>
          <w:color w:val="000000"/>
          <w:sz w:val="20"/>
        </w:rPr>
        <w:t xml:space="preserve">^IHE </w:t>
      </w:r>
      <w:del w:id="1452" w:author="Kranich, Peter" w:date="2025-07-15T08:47:00Z" w16du:dateUtc="2025-07-15T06:47:00Z">
        <w:r w:rsidRPr="00CA368F" w:rsidDel="00486553">
          <w:rPr>
            <w:rFonts w:ascii="Consolas" w:hAnsi="Consolas" w:cs="Consolas"/>
            <w:color w:val="000000"/>
            <w:sz w:val="20"/>
          </w:rPr>
          <w:delText>PCD</w:delText>
        </w:r>
      </w:del>
      <w:ins w:id="1453" w:author="Kranich, Peter" w:date="2025-07-15T08:47:00Z" w16du:dateUtc="2025-07-15T06:47:00Z">
        <w:r w:rsidR="00486553">
          <w:rPr>
            <w:rFonts w:ascii="Consolas" w:hAnsi="Consolas" w:cs="Consolas"/>
            <w:color w:val="000000"/>
            <w:sz w:val="20"/>
          </w:rPr>
          <w:t>DEV</w:t>
        </w:r>
      </w:ins>
      <w:r w:rsidRPr="00CA368F">
        <w:rPr>
          <w:rFonts w:ascii="Consolas" w:hAnsi="Consolas" w:cs="Consolas"/>
          <w:color w:val="000000"/>
          <w:sz w:val="20"/>
        </w:rPr>
        <w:t>^1.3.6.1.4.1.19376.1.6.1.</w:t>
      </w:r>
      <w:ins w:id="1454" w:author="Kranich, Peter" w:date="2025-07-15T08:47:00Z" w16du:dateUtc="2025-07-15T06:47:00Z">
        <w:r w:rsidR="00533CBD">
          <w:rPr>
            <w:rFonts w:ascii="Consolas" w:hAnsi="Consolas" w:cs="Consolas"/>
            <w:color w:val="000000"/>
            <w:sz w:val="20"/>
          </w:rPr>
          <w:t>53</w:t>
        </w:r>
      </w:ins>
      <w:del w:id="1455" w:author="Kranich, Peter" w:date="2025-07-15T08:47:00Z" w16du:dateUtc="2025-07-15T06:47:00Z">
        <w:r w:rsidRPr="00CA368F" w:rsidDel="00533CBD">
          <w:rPr>
            <w:rFonts w:ascii="Consolas" w:hAnsi="Consolas" w:cs="Consolas"/>
            <w:color w:val="000000"/>
            <w:sz w:val="20"/>
          </w:rPr>
          <w:delText>4</w:delText>
        </w:r>
      </w:del>
      <w:r w:rsidRPr="00CA368F">
        <w:rPr>
          <w:rFonts w:ascii="Consolas" w:hAnsi="Consolas" w:cs="Consolas"/>
          <w:color w:val="000000"/>
          <w:sz w:val="20"/>
        </w:rPr>
        <w:t>.1^ISO</w:t>
      </w:r>
    </w:p>
    <w:p w14:paraId="664AF873" w14:textId="4BFB109E" w:rsidR="00020137" w:rsidRPr="00CA368F" w:rsidRDefault="00020137" w:rsidP="00020137">
      <w:pPr>
        <w:rPr>
          <w:rFonts w:ascii="Consolas" w:hAnsi="Consolas" w:cs="Consolas"/>
          <w:color w:val="000000"/>
          <w:sz w:val="20"/>
        </w:rPr>
      </w:pPr>
      <w:r w:rsidRPr="00CA368F">
        <w:rPr>
          <w:rFonts w:ascii="Consolas" w:hAnsi="Consolas" w:cs="Consolas"/>
          <w:color w:val="000000"/>
          <w:sz w:val="20"/>
        </w:rPr>
        <w:t>OBR|1|</w:t>
      </w:r>
      <w:r w:rsidRPr="005F0A2E">
        <w:rPr>
          <w:rFonts w:ascii="Consolas" w:hAnsi="Consolas" w:cs="Consolas"/>
          <w:color w:val="00B0F0"/>
          <w:sz w:val="20"/>
        </w:rPr>
        <w:t>PHILIPS_867315^^0009FBFFFF059322^EUI64</w:t>
      </w:r>
      <w:r w:rsidRPr="00CA368F">
        <w:rPr>
          <w:rFonts w:ascii="Consolas" w:hAnsi="Consolas" w:cs="Consolas"/>
          <w:color w:val="000000"/>
          <w:sz w:val="20"/>
        </w:rPr>
        <w:t>|0^^0009FBFFFF059322^EUI</w:t>
      </w:r>
      <w:r>
        <w:rPr>
          <w:rFonts w:ascii="Consolas" w:hAnsi="Consolas" w:cs="Consolas"/>
          <w:color w:val="000000"/>
          <w:sz w:val="20"/>
        </w:rPr>
        <w:t>-</w:t>
      </w:r>
      <w:r w:rsidRPr="00CA368F">
        <w:rPr>
          <w:rFonts w:ascii="Consolas" w:hAnsi="Consolas" w:cs="Consolas"/>
          <w:color w:val="000000"/>
          <w:sz w:val="20"/>
        </w:rPr>
        <w:t>64|</w:t>
      </w:r>
      <w:ins w:id="1456" w:author="Kranich, Peter" w:date="2025-07-15T08:47:00Z" w16du:dateUtc="2025-07-15T06:47:00Z">
        <w:r w:rsidR="00486553" w:rsidRPr="004542BE">
          <w:rPr>
            <w:rFonts w:ascii="Consolas" w:hAnsi="Consolas"/>
            <w:sz w:val="20"/>
            <w:szCs w:val="16"/>
          </w:rPr>
          <w:t>198200^ MDC_EVT_WATCHDOG^MDC</w:t>
        </w:r>
      </w:ins>
      <w:del w:id="1457" w:author="Kranich, Peter" w:date="2025-07-15T08:47:00Z" w16du:dateUtc="2025-07-15T06:47:00Z">
        <w:r w:rsidRPr="00CA368F" w:rsidDel="00486553">
          <w:rPr>
            <w:rFonts w:ascii="Consolas" w:hAnsi="Consolas" w:cs="Consolas"/>
            <w:color w:val="000000"/>
            <w:sz w:val="20"/>
          </w:rPr>
          <w:delText>196616^MDC_EVT_ALARM^MDC</w:delText>
        </w:r>
      </w:del>
      <w:r w:rsidRPr="00CA368F">
        <w:rPr>
          <w:rFonts w:ascii="Consolas" w:hAnsi="Consolas" w:cs="Consolas"/>
          <w:color w:val="000000"/>
          <w:sz w:val="20"/>
        </w:rPr>
        <w:t>|||20220627085521038+0000</w:t>
      </w:r>
    </w:p>
    <w:p w14:paraId="652A3076" w14:textId="77777777" w:rsidR="00020137" w:rsidRPr="00CA368F" w:rsidRDefault="00020137" w:rsidP="00020137">
      <w:pPr>
        <w:rPr>
          <w:rFonts w:ascii="Consolas" w:hAnsi="Consolas" w:cs="Consolas"/>
          <w:color w:val="000000"/>
          <w:sz w:val="20"/>
        </w:rPr>
      </w:pPr>
      <w:r w:rsidRPr="00CA368F">
        <w:rPr>
          <w:rFonts w:ascii="Consolas" w:hAnsi="Consolas" w:cs="Consolas"/>
          <w:color w:val="000000"/>
          <w:sz w:val="20"/>
        </w:rPr>
        <w:t>OBX|1||69</w:t>
      </w:r>
      <w:r>
        <w:rPr>
          <w:rFonts w:ascii="Consolas" w:hAnsi="Consolas" w:cs="Consolas"/>
          <w:color w:val="000000"/>
          <w:sz w:val="20"/>
        </w:rPr>
        <w:t>633</w:t>
      </w:r>
      <w:r w:rsidRPr="00CA368F">
        <w:rPr>
          <w:rFonts w:ascii="Consolas" w:hAnsi="Consolas" w:cs="Consolas"/>
          <w:color w:val="000000"/>
          <w:sz w:val="20"/>
        </w:rPr>
        <w:t>^MDC_DEV_MDS^MDC|1.0.0.0|||||||X|||||||</w:t>
      </w:r>
      <w:r>
        <w:rPr>
          <w:rFonts w:ascii="Consolas" w:hAnsi="Consolas" w:cs="Consolas"/>
          <w:color w:val="000000"/>
          <w:sz w:val="20"/>
        </w:rPr>
        <w:br/>
      </w:r>
      <w:r w:rsidRPr="005F0A2E">
        <w:rPr>
          <w:rFonts w:ascii="Consolas" w:hAnsi="Consolas" w:cs="Consolas"/>
          <w:color w:val="00B0F0"/>
          <w:sz w:val="20"/>
        </w:rPr>
        <w:t>PHILIPS_867315^^0009FBFFFF059322^EUI64</w:t>
      </w:r>
    </w:p>
    <w:p w14:paraId="1E921329" w14:textId="77777777" w:rsidR="00020137" w:rsidRDefault="00020137" w:rsidP="00020137">
      <w:pPr>
        <w:rPr>
          <w:ins w:id="1458" w:author="Kranich, Peter" w:date="2025-10-24T10:22:00Z" w16du:dateUtc="2025-10-24T08:22:00Z"/>
          <w:rFonts w:ascii="Consolas" w:hAnsi="Consolas" w:cs="Consolas"/>
          <w:color w:val="000000"/>
          <w:sz w:val="20"/>
        </w:rPr>
      </w:pPr>
      <w:r w:rsidRPr="004542BE">
        <w:rPr>
          <w:rFonts w:ascii="Consolas" w:hAnsi="Consolas"/>
          <w:sz w:val="20"/>
          <w:szCs w:val="16"/>
        </w:rPr>
        <w:t>OBX|2|ST|198200^ MDC_EVT_WATCHDOG^MDC|1.0.0.1|continue|||&lt;</w:t>
      </w:r>
      <w:r>
        <w:rPr>
          <w:rFonts w:ascii="Consolas" w:hAnsi="Consolas"/>
          <w:sz w:val="20"/>
          <w:szCs w:val="16"/>
        </w:rPr>
        <w:t>10</w:t>
      </w:r>
      <w:r w:rsidRPr="004542BE">
        <w:rPr>
          <w:rFonts w:ascii="Consolas" w:hAnsi="Consolas"/>
          <w:sz w:val="20"/>
          <w:szCs w:val="16"/>
        </w:rPr>
        <w:t>000|</w:t>
      </w:r>
      <w:del w:id="1459" w:author="Kranich, Peter" w:date="2025-09-26T14:41:00Z" w16du:dateUtc="2025-09-26T12:41:00Z">
        <w:r w:rsidRPr="004542BE" w:rsidDel="005B12AE">
          <w:rPr>
            <w:rFonts w:ascii="Consolas" w:hAnsi="Consolas"/>
            <w:sz w:val="20"/>
            <w:szCs w:val="16"/>
          </w:rPr>
          <w:delText>N~ST~PL</w:delText>
        </w:r>
      </w:del>
      <w:r w:rsidRPr="004542BE">
        <w:rPr>
          <w:rFonts w:ascii="Consolas" w:hAnsi="Consolas"/>
          <w:sz w:val="20"/>
          <w:szCs w:val="16"/>
        </w:rPr>
        <w:t>||F|||</w:t>
      </w:r>
      <w:r w:rsidRPr="00CA368F">
        <w:rPr>
          <w:rFonts w:ascii="Consolas" w:hAnsi="Consolas" w:cs="Consolas"/>
          <w:color w:val="000000"/>
          <w:sz w:val="20"/>
        </w:rPr>
        <w:t>20220627085521038+0000</w:t>
      </w:r>
    </w:p>
    <w:p w14:paraId="6175EE97" w14:textId="77777777" w:rsidR="00A41B42" w:rsidRDefault="00A41B42" w:rsidP="00020137">
      <w:pPr>
        <w:rPr>
          <w:ins w:id="1460" w:author="Kranich, Peter" w:date="2025-10-24T10:23:00Z" w16du:dateUtc="2025-10-24T08:23:00Z"/>
          <w:rFonts w:ascii="Consolas" w:hAnsi="Consolas" w:cs="Consolas"/>
          <w:color w:val="000000"/>
          <w:sz w:val="20"/>
        </w:rPr>
      </w:pPr>
    </w:p>
    <w:p w14:paraId="64035CC2" w14:textId="77777777" w:rsidR="00CB46A9" w:rsidRDefault="00CB46A9">
      <w:pPr>
        <w:spacing w:before="0"/>
        <w:rPr>
          <w:ins w:id="1461" w:author="Kranich, Peter" w:date="2025-10-24T10:51:00Z" w16du:dateUtc="2025-10-24T08:51:00Z"/>
          <w:rStyle w:val="BookTitle"/>
        </w:rPr>
      </w:pPr>
      <w:ins w:id="1462" w:author="Kranich, Peter" w:date="2025-10-24T10:51:00Z" w16du:dateUtc="2025-10-24T08:51:00Z">
        <w:r>
          <w:rPr>
            <w:rStyle w:val="BookTitle"/>
          </w:rPr>
          <w:br w:type="page"/>
        </w:r>
      </w:ins>
    </w:p>
    <w:p w14:paraId="26BE325F" w14:textId="6CC461BE" w:rsidR="00A41B42" w:rsidRPr="00CA368F" w:rsidRDefault="00A41B42" w:rsidP="00A41B42">
      <w:pPr>
        <w:rPr>
          <w:ins w:id="1463" w:author="Kranich, Peter" w:date="2025-10-24T10:23:00Z" w16du:dateUtc="2025-10-24T08:23:00Z"/>
          <w:rFonts w:ascii="Consolas" w:hAnsi="Consolas"/>
          <w:sz w:val="20"/>
          <w:szCs w:val="16"/>
        </w:rPr>
      </w:pPr>
      <w:ins w:id="1464" w:author="Kranich, Peter" w:date="2025-10-24T10:23:00Z" w16du:dateUtc="2025-10-24T08:23:00Z">
        <w:r w:rsidRPr="00B85164">
          <w:rPr>
            <w:rStyle w:val="BookTitle"/>
          </w:rPr>
          <w:lastRenderedPageBreak/>
          <w:t xml:space="preserve">Gateway </w:t>
        </w:r>
        <w:r>
          <w:rPr>
            <w:rStyle w:val="BookTitle"/>
          </w:rPr>
          <w:t xml:space="preserve">Heartbeat </w:t>
        </w:r>
        <w:r w:rsidRPr="00B85164">
          <w:rPr>
            <w:rStyle w:val="BookTitle"/>
          </w:rPr>
          <w:t xml:space="preserve">Reporter which sends heartbeat messages </w:t>
        </w:r>
      </w:ins>
      <w:ins w:id="1465" w:author="Kranich, Peter" w:date="2025-10-24T10:30:00Z" w16du:dateUtc="2025-10-24T08:30:00Z">
        <w:r w:rsidR="00C04A02">
          <w:rPr>
            <w:rStyle w:val="BookTitle"/>
          </w:rPr>
          <w:t>on gateway level</w:t>
        </w:r>
      </w:ins>
      <w:ins w:id="1466" w:author="Kranich, Peter" w:date="2025-10-24T11:10:00Z" w16du:dateUtc="2025-10-24T09:10:00Z">
        <w:r w:rsidR="004214C4">
          <w:rPr>
            <w:rStyle w:val="BookTitle"/>
          </w:rPr>
          <w:t xml:space="preserve"> only</w:t>
        </w:r>
      </w:ins>
      <w:ins w:id="1467" w:author="Kranich, Peter" w:date="2025-10-24T10:23:00Z" w16du:dateUtc="2025-10-24T08:23:00Z">
        <w:r w:rsidRPr="00B85164">
          <w:rPr>
            <w:rStyle w:val="BookTitle"/>
          </w:rPr>
          <w:t>:</w:t>
        </w:r>
        <w:r>
          <w:rPr>
            <w:rFonts w:ascii="Consolas" w:hAnsi="Consolas"/>
            <w:sz w:val="20"/>
            <w:szCs w:val="16"/>
          </w:rPr>
          <w:t xml:space="preserve"> </w:t>
        </w:r>
      </w:ins>
    </w:p>
    <w:p w14:paraId="699F21DA" w14:textId="77777777" w:rsidR="00A41B42" w:rsidRDefault="00A41B42" w:rsidP="00A41B42">
      <w:pPr>
        <w:pStyle w:val="BodyText"/>
        <w:rPr>
          <w:ins w:id="1468" w:author="Kranich, Peter" w:date="2025-10-24T10:23:00Z" w16du:dateUtc="2025-10-24T08:23:00Z"/>
        </w:rPr>
      </w:pPr>
      <w:ins w:id="1469" w:author="Kranich, Peter" w:date="2025-10-24T10:23:00Z" w16du:dateUtc="2025-10-24T08:23:00Z">
        <w:r>
          <w:rPr>
            <w:noProof/>
          </w:rPr>
          <mc:AlternateContent>
            <mc:Choice Requires="wpc">
              <w:drawing>
                <wp:inline distT="0" distB="0" distL="0" distR="0" wp14:anchorId="49942C0A" wp14:editId="0A0D7A6E">
                  <wp:extent cx="5970905" cy="5383034"/>
                  <wp:effectExtent l="0" t="0" r="0" b="8255"/>
                  <wp:docPr id="113586276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62310346" name="Rectangle 862310346"/>
                          <wps:cNvSpPr/>
                          <wps:spPr>
                            <a:xfrm>
                              <a:off x="23853" y="95416"/>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B89521" w14:textId="77777777" w:rsidR="00A41B42" w:rsidRPr="00126BFF" w:rsidRDefault="00A41B42" w:rsidP="00A41B42">
                                <w:pPr>
                                  <w:spacing w:before="0"/>
                                  <w:jc w:val="center"/>
                                  <w:rPr>
                                    <w:color w:val="000000" w:themeColor="text1"/>
                                    <w:rPrChange w:id="1470" w:author="Kranich, Peter" w:date="2025-10-24T10:24:00Z" w16du:dateUtc="2025-10-24T08:24:00Z">
                                      <w:rPr/>
                                    </w:rPrChange>
                                  </w:rPr>
                                </w:pPr>
                                <w:r w:rsidRPr="00126BFF">
                                  <w:rPr>
                                    <w:color w:val="000000" w:themeColor="text1"/>
                                    <w:rPrChange w:id="1471" w:author="Kranich, Peter" w:date="2025-10-24T10:24:00Z" w16du:dateUtc="2025-10-24T08:24:00Z">
                                      <w:rPr/>
                                    </w:rPrChange>
                                  </w:rPr>
                                  <w:t>Device</w:t>
                                </w:r>
                                <w:r w:rsidRPr="00126BFF">
                                  <w:rPr>
                                    <w:color w:val="000000" w:themeColor="text1"/>
                                    <w:rPrChange w:id="1472" w:author="Kranich, Peter" w:date="2025-10-24T10:24:00Z" w16du:dateUtc="2025-10-24T08:24:00Z">
                                      <w:rPr/>
                                    </w:rPrChange>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540623" name="Rectangle 1539540623"/>
                          <wps:cNvSpPr/>
                          <wps:spPr>
                            <a:xfrm>
                              <a:off x="24493" y="1849775"/>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46AA7" w14:textId="77777777" w:rsidR="00A41B42" w:rsidRPr="00126BFF" w:rsidRDefault="00A41B42">
                                <w:pPr>
                                  <w:spacing w:before="0"/>
                                  <w:jc w:val="center"/>
                                  <w:rPr>
                                    <w:color w:val="000000" w:themeColor="text1"/>
                                    <w:szCs w:val="24"/>
                                    <w:rPrChange w:id="1473" w:author="Kranich, Peter" w:date="2025-10-24T10:24:00Z" w16du:dateUtc="2025-10-24T08:24:00Z">
                                      <w:rPr>
                                        <w:color w:val="008080"/>
                                        <w:szCs w:val="24"/>
                                      </w:rPr>
                                    </w:rPrChange>
                                  </w:rPr>
                                  <w:pPrChange w:id="1474" w:author="Kranich, Peter" w:date="2025-10-24T10:30:00Z" w16du:dateUtc="2025-10-24T08:30:00Z">
                                    <w:pPr>
                                      <w:jc w:val="center"/>
                                    </w:pPr>
                                  </w:pPrChange>
                                </w:pPr>
                                <w:r w:rsidRPr="00126BFF">
                                  <w:rPr>
                                    <w:color w:val="000000" w:themeColor="text1"/>
                                    <w:u w:val="single"/>
                                    <w:rPrChange w:id="1475" w:author="Kranich, Peter" w:date="2025-10-24T10:24:00Z" w16du:dateUtc="2025-10-24T08:24:00Z">
                                      <w:rPr>
                                        <w:color w:val="008080"/>
                                        <w:u w:val="single"/>
                                      </w:rPr>
                                    </w:rPrChange>
                                  </w:rPr>
                                  <w:t>Device</w:t>
                                </w:r>
                                <w:r w:rsidRPr="00126BFF">
                                  <w:rPr>
                                    <w:color w:val="000000" w:themeColor="text1"/>
                                    <w:u w:val="single"/>
                                    <w:rPrChange w:id="1476" w:author="Kranich, Peter" w:date="2025-10-24T10:24:00Z" w16du:dateUtc="2025-10-24T08:24:00Z">
                                      <w:rPr>
                                        <w:color w:val="008080"/>
                                        <w:u w:val="single"/>
                                      </w:rPr>
                                    </w:rPrChang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643714" name="Rectangle 281643714"/>
                          <wps:cNvSpPr/>
                          <wps:spPr>
                            <a:xfrm>
                              <a:off x="1168713" y="858742"/>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2EFCAF" w14:textId="77777777" w:rsidR="00A41B42" w:rsidRDefault="00A41B42" w:rsidP="00A41B42">
                                <w:pPr>
                                  <w:spacing w:before="0"/>
                                  <w:jc w:val="center"/>
                                </w:pPr>
                                <w:r>
                                  <w:t>Gateway</w:t>
                                </w:r>
                                <w:del w:id="1477" w:author="Kranich, Peter" w:date="2025-10-24T10:25:00Z" w16du:dateUtc="2025-10-24T08:25:00Z">
                                  <w:r w:rsidDel="001922C0">
                                    <w:delText xml:space="preserve"> Proxy</w:delText>
                                  </w:r>
                                </w:del>
                                <w:r>
                                  <w:br/>
                                  <w:t>Heartbeat Reporter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731426" name="Connector: Elbow 600731426"/>
                          <wps:cNvCnPr/>
                          <wps:spPr>
                            <a:xfrm>
                              <a:off x="739471" y="385639"/>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86716996" name="Connector: Elbow 1186716996"/>
                          <wps:cNvCnPr/>
                          <wps:spPr>
                            <a:xfrm flipV="1">
                              <a:off x="739503" y="1701580"/>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66746440" name="Rectangle 866746440"/>
                          <wps:cNvSpPr/>
                          <wps:spPr>
                            <a:xfrm>
                              <a:off x="4436828" y="858742"/>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3E337828" w14:textId="24ADB258" w:rsidR="00A41B42" w:rsidRDefault="00A41B42" w:rsidP="00A41B42">
                                <w:pPr>
                                  <w:spacing w:before="0"/>
                                  <w:jc w:val="center"/>
                                </w:pPr>
                                <w:r>
                                  <w:t>Heartbeat Consumer</w:t>
                                </w:r>
                                <w:ins w:id="1478" w:author="Kranich, Peter" w:date="2025-10-24T10:31:00Z" w16du:dateUtc="2025-10-24T08:31:00Z">
                                  <w:r w:rsidR="00B977D3">
                                    <w:br/>
                                    <w:t>&amp;</w:t>
                                  </w:r>
                                  <w:r w:rsidR="00B977D3">
                                    <w:br/>
                                  </w:r>
                                  <w:r w:rsidR="00303658">
                                    <w:t>ACM Alert Manager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944620" name="Straight Arrow Connector 1937944620"/>
                          <wps:cNvCnPr/>
                          <wps:spPr>
                            <a:xfrm>
                              <a:off x="2535797" y="1184746"/>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00232763" name="Text Box 1100232763"/>
                          <wps:cNvSpPr txBox="1"/>
                          <wps:spPr>
                            <a:xfrm>
                              <a:off x="2712114" y="532739"/>
                              <a:ext cx="1638419" cy="622318"/>
                            </a:xfrm>
                            <a:prstGeom prst="rect">
                              <a:avLst/>
                            </a:prstGeom>
                            <a:solidFill>
                              <a:schemeClr val="lt1"/>
                            </a:solidFill>
                            <a:ln w="6350">
                              <a:noFill/>
                            </a:ln>
                          </wps:spPr>
                          <wps:txbx>
                            <w:txbxContent>
                              <w:p w14:paraId="1D3544F8" w14:textId="057284D4" w:rsidR="00A41B42" w:rsidRDefault="00CF0FAD" w:rsidP="00A41B42">
                                <w:pPr>
                                  <w:spacing w:before="0"/>
                                </w:pPr>
                                <w:ins w:id="1479" w:author="Druckenmueller, Marc" w:date="2025-11-26T14:32:00Z" w16du:dateUtc="2025-11-26T13:32:00Z">
                                  <w:r w:rsidRPr="00CF0FAD">
                                    <w:t>Request Heartbeat Response</w:t>
                                  </w:r>
                                </w:ins>
                                <w:del w:id="1480" w:author="Druckenmueller, Marc" w:date="2025-11-26T14:32:00Z" w16du:dateUtc="2025-11-26T13:32:00Z">
                                  <w:r w:rsidR="00A41B42" w:rsidDel="00CF0FAD">
                                    <w:delText>Heartbeat Response Request</w:delText>
                                  </w:r>
                                </w:del>
                                <w:ins w:id="1481" w:author="Kranich, Peter" w:date="2025-10-24T10:44:00Z" w16du:dateUtc="2025-10-24T08:44:00Z">
                                  <w:r w:rsidR="00EC593D">
                                    <w:t xml:space="preserve"> [DEV-53]</w:t>
                                  </w:r>
                                </w:ins>
                                <w:ins w:id="1482" w:author="Kranich, Peter" w:date="2025-10-24T10:45:00Z" w16du:dateUtc="2025-10-24T08:45:00Z">
                                  <w:r w:rsidR="001A3A14">
                                    <w:br/>
                                  </w:r>
                                </w:ins>
                                <w:del w:id="1483" w:author="Kranich, Peter" w:date="2025-10-24T10:44:00Z" w16du:dateUtc="2025-10-24T08:44:00Z">
                                  <w:r w:rsidR="00A41B42" w:rsidDel="001A3A14">
                                    <w:delText xml:space="preserve"> - </w:delText>
                                  </w:r>
                                </w:del>
                                <w:del w:id="1484" w:author="Kranich, Peter" w:date="2025-10-24T10:25:00Z" w16du:dateUtc="2025-10-24T08:25:00Z">
                                  <w:r w:rsidR="00A41B42" w:rsidDel="001922C0">
                                    <w:delText>Device 1</w:delText>
                                  </w:r>
                                </w:del>
                                <w:ins w:id="1485" w:author="Kranich, Peter" w:date="2025-10-24T10:25:00Z" w16du:dateUtc="2025-10-24T08:25:00Z">
                                  <w:r w:rsidR="001922C0">
                                    <w:t>Gateway</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113459" name="Straight Arrow Connector 459113459"/>
                          <wps:cNvCnPr/>
                          <wps:spPr>
                            <a:xfrm flipH="1">
                              <a:off x="2528292" y="1319763"/>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600682797" name="Text Box 600682797"/>
                          <wps:cNvSpPr txBox="1"/>
                          <wps:spPr>
                            <a:xfrm>
                              <a:off x="225574" y="978475"/>
                              <a:ext cx="243501" cy="635331"/>
                            </a:xfrm>
                            <a:prstGeom prst="rect">
                              <a:avLst/>
                            </a:prstGeom>
                            <a:solidFill>
                              <a:schemeClr val="lt1"/>
                            </a:solidFill>
                            <a:ln w="6350">
                              <a:noFill/>
                            </a:ln>
                          </wps:spPr>
                          <wps:txbx>
                            <w:txbxContent>
                              <w:p w14:paraId="6150BCFE" w14:textId="77777777" w:rsidR="00A41B42" w:rsidRDefault="00A41B42" w:rsidP="00A41B42">
                                <w:r>
                                  <w:t>:</w:t>
                                </w:r>
                              </w:p>
                              <w:p w14:paraId="716F5235" w14:textId="77777777" w:rsidR="00A41B42" w:rsidRDefault="00A41B42" w:rsidP="00A41B4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880045" name="Rectangle 1742880045"/>
                          <wps:cNvSpPr/>
                          <wps:spPr>
                            <a:xfrm>
                              <a:off x="23785" y="285959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E6E4EA" w14:textId="77777777" w:rsidR="00824F17" w:rsidRDefault="00824F17">
                                <w:pPr>
                                  <w:spacing w:before="0"/>
                                  <w:jc w:val="center"/>
                                  <w:rPr>
                                    <w:color w:val="000000"/>
                                    <w:szCs w:val="24"/>
                                  </w:rPr>
                                  <w:pPrChange w:id="1486" w:author="Kranich, Peter" w:date="2025-10-24T10:30:00Z" w16du:dateUtc="2025-10-24T08:30:00Z">
                                    <w:pPr>
                                      <w:jc w:val="center"/>
                                    </w:pPr>
                                  </w:pPrChange>
                                </w:pPr>
                                <w:r>
                                  <w:rPr>
                                    <w:color w:val="000000"/>
                                  </w:rPr>
                                  <w:t>Device</w:t>
                                </w:r>
                                <w:r>
                                  <w:rPr>
                                    <w:color w:val="000000"/>
                                  </w:rPr>
                                  <w:b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718763" name="Rectangle 314718763"/>
                          <wps:cNvSpPr/>
                          <wps:spPr>
                            <a:xfrm>
                              <a:off x="24420" y="461346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AD3C00" w14:textId="77777777" w:rsidR="00824F17" w:rsidRDefault="00824F17">
                                <w:pPr>
                                  <w:spacing w:before="0"/>
                                  <w:jc w:val="center"/>
                                  <w:rPr>
                                    <w:color w:val="000000"/>
                                    <w:szCs w:val="24"/>
                                  </w:rPr>
                                  <w:pPrChange w:id="1487" w:author="Kranich, Peter" w:date="2025-10-24T10:30:00Z" w16du:dateUtc="2025-10-24T08:30:00Z">
                                    <w:pPr>
                                      <w:jc w:val="center"/>
                                    </w:pPr>
                                  </w:pPrChange>
                                </w:pPr>
                                <w:r>
                                  <w:rPr>
                                    <w:color w:val="000000"/>
                                    <w:u w:val="single"/>
                                  </w:rPr>
                                  <w:t>Device</w:t>
                                </w:r>
                                <w:r>
                                  <w:rPr>
                                    <w:color w:val="000000"/>
                                    <w:u w:val="singl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0696967" name="Rectangle 430696967"/>
                          <wps:cNvSpPr/>
                          <wps:spPr>
                            <a:xfrm>
                              <a:off x="1168690" y="3622861"/>
                              <a:ext cx="1359535" cy="842645"/>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5724D1B4" w14:textId="77777777" w:rsidR="00824F17" w:rsidRDefault="00824F17" w:rsidP="00824F17">
                                <w:pPr>
                                  <w:jc w:val="center"/>
                                  <w:rPr>
                                    <w:szCs w:val="24"/>
                                  </w:rPr>
                                </w:pPr>
                                <w:r>
                                  <w:t>Gateway</w:t>
                                </w:r>
                                <w:r>
                                  <w:rPr>
                                    <w:strike/>
                                    <w:color w:val="FF0000"/>
                                  </w:rPr>
                                  <w:t xml:space="preserve"> Proxy</w:t>
                                </w:r>
                                <w:r>
                                  <w:br/>
                                  <w:t>Heartbeat Reporter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6027262" name="Connector: Elbow 1126027262"/>
                          <wps:cNvCnPr/>
                          <wps:spPr>
                            <a:xfrm>
                              <a:off x="739430" y="3149786"/>
                              <a:ext cx="1108710" cy="473075"/>
                            </a:xfrm>
                            <a:prstGeom prst="bentConnector2">
                              <a:avLst/>
                            </a:prstGeom>
                            <a:ln w="38100">
                              <a:prstDash val="sysDot"/>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0922818" name="Connector: Elbow 70922818"/>
                          <wps:cNvCnPr/>
                          <wps:spPr>
                            <a:xfrm flipV="1">
                              <a:off x="739430" y="4465506"/>
                              <a:ext cx="1108710" cy="43815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39005025" name="Rectangle 539005025"/>
                          <wps:cNvSpPr/>
                          <wps:spPr>
                            <a:xfrm>
                              <a:off x="4437035" y="3622861"/>
                              <a:ext cx="1460500" cy="823595"/>
                            </a:xfrm>
                            <a:prstGeom prst="rect">
                              <a:avLst/>
                            </a:prstGeom>
                          </wps:spPr>
                          <wps:style>
                            <a:lnRef idx="2">
                              <a:schemeClr val="dk1"/>
                            </a:lnRef>
                            <a:fillRef idx="1">
                              <a:schemeClr val="lt1"/>
                            </a:fillRef>
                            <a:effectRef idx="0">
                              <a:schemeClr val="dk1"/>
                            </a:effectRef>
                            <a:fontRef idx="minor">
                              <a:schemeClr val="dk1"/>
                            </a:fontRef>
                          </wps:style>
                          <wps:txbx>
                            <w:txbxContent>
                              <w:p w14:paraId="330E39BD" w14:textId="3CBA22D8" w:rsidR="00824F17" w:rsidRDefault="00824F17" w:rsidP="00C04A02">
                                <w:pPr>
                                  <w:spacing w:before="0"/>
                                  <w:jc w:val="center"/>
                                  <w:rPr>
                                    <w:ins w:id="1488" w:author="Kranich, Peter" w:date="2025-10-24T10:31:00Z" w16du:dateUtc="2025-10-24T08:31:00Z"/>
                                  </w:rPr>
                                </w:pPr>
                                <w:r>
                                  <w:t>Heartbeat Consumer</w:t>
                                </w:r>
                                <w:ins w:id="1489" w:author="Kranich, Peter" w:date="2025-10-24T10:31:00Z" w16du:dateUtc="2025-10-24T08:31:00Z">
                                  <w:r w:rsidR="00303658">
                                    <w:br/>
                                    <w:t>&amp;</w:t>
                                  </w:r>
                                </w:ins>
                              </w:p>
                              <w:p w14:paraId="064A2BAB" w14:textId="68ADAB89" w:rsidR="00303658" w:rsidRDefault="00303658">
                                <w:pPr>
                                  <w:spacing w:before="0"/>
                                  <w:jc w:val="center"/>
                                  <w:rPr>
                                    <w:szCs w:val="24"/>
                                  </w:rPr>
                                  <w:pPrChange w:id="1490" w:author="Kranich, Peter" w:date="2025-10-24T10:30:00Z" w16du:dateUtc="2025-10-24T08:30:00Z">
                                    <w:pPr>
                                      <w:jc w:val="center"/>
                                    </w:pPr>
                                  </w:pPrChange>
                                </w:pPr>
                                <w:ins w:id="1491" w:author="Kranich, Peter" w:date="2025-10-24T10:31:00Z" w16du:dateUtc="2025-10-24T08:31:00Z">
                                  <w:r>
                                    <w:t>ACM Alert Manager</w:t>
                                  </w:r>
                                </w:ins>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1524726" name="Straight Arrow Connector 401524726"/>
                          <wps:cNvCnPr/>
                          <wps:spPr>
                            <a:xfrm>
                              <a:off x="2535845" y="3749861"/>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38142193" name="Text Box 8"/>
                          <wps:cNvSpPr txBox="1"/>
                          <wps:spPr>
                            <a:xfrm>
                              <a:off x="2712375" y="3101011"/>
                              <a:ext cx="1638300" cy="619006"/>
                            </a:xfrm>
                            <a:prstGeom prst="rect">
                              <a:avLst/>
                            </a:prstGeom>
                            <a:solidFill>
                              <a:schemeClr val="lt1"/>
                            </a:solidFill>
                            <a:ln w="6350">
                              <a:noFill/>
                            </a:ln>
                          </wps:spPr>
                          <wps:txbx>
                            <w:txbxContent>
                              <w:p w14:paraId="42E02806" w14:textId="77E9CF55" w:rsidR="00824F17" w:rsidRDefault="00CF0FAD">
                                <w:pPr>
                                  <w:spacing w:before="0"/>
                                  <w:rPr>
                                    <w:szCs w:val="24"/>
                                  </w:rPr>
                                  <w:pPrChange w:id="1492" w:author="Kranich, Peter" w:date="2025-10-24T10:28:00Z" w16du:dateUtc="2025-10-24T08:28:00Z">
                                    <w:pPr/>
                                  </w:pPrChange>
                                </w:pPr>
                                <w:ins w:id="1493" w:author="Druckenmueller, Marc" w:date="2025-11-26T14:32:00Z" w16du:dateUtc="2025-11-26T13:32:00Z">
                                  <w:r w:rsidRPr="00CF0FAD">
                                    <w:t>Request Heartbeat Response</w:t>
                                  </w:r>
                                </w:ins>
                                <w:del w:id="1494" w:author="Druckenmueller, Marc" w:date="2025-11-26T14:32:00Z" w16du:dateUtc="2025-11-26T13:32:00Z">
                                  <w:r w:rsidR="00824F17" w:rsidDel="00CF0FAD">
                                    <w:delText>Heartbeat Response Request</w:delText>
                                  </w:r>
                                </w:del>
                                <w:ins w:id="1495" w:author="Kranich, Peter" w:date="2025-10-24T10:45:00Z" w16du:dateUtc="2025-10-24T08:45:00Z">
                                  <w:r w:rsidR="00D368D7">
                                    <w:t xml:space="preserve"> [DEV-53]</w:t>
                                  </w:r>
                                  <w:r w:rsidR="00EC4946">
                                    <w:br/>
                                  </w:r>
                                </w:ins>
                                <w:del w:id="1496" w:author="Kranich, Peter" w:date="2025-10-24T10:46:00Z" w16du:dateUtc="2025-10-24T08:46:00Z">
                                  <w:r w:rsidR="00824F17" w:rsidDel="00EC4946">
                                    <w:delText xml:space="preserve"> - </w:delText>
                                  </w:r>
                                </w:del>
                                <w:r w:rsidR="00824F17">
                                  <w:rPr>
                                    <w:strike/>
                                    <w:color w:val="FF0000"/>
                                  </w:rPr>
                                  <w:t>Device 1</w:t>
                                </w:r>
                                <w:r w:rsidR="00824F17">
                                  <w:rPr>
                                    <w:color w:val="008080"/>
                                    <w:u w:val="single"/>
                                  </w:rPr>
                                  <w:t>Gateway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42052146" name="Straight Arrow Connector 2042052146"/>
                          <wps:cNvCnPr/>
                          <wps:spPr>
                            <a:xfrm flipH="1">
                              <a:off x="2528225" y="388511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620103344" name="Text Box 10"/>
                          <wps:cNvSpPr txBox="1"/>
                          <wps:spPr>
                            <a:xfrm>
                              <a:off x="225715" y="3742241"/>
                              <a:ext cx="243205" cy="635000"/>
                            </a:xfrm>
                            <a:prstGeom prst="rect">
                              <a:avLst/>
                            </a:prstGeom>
                            <a:solidFill>
                              <a:schemeClr val="lt1"/>
                            </a:solidFill>
                            <a:ln w="6350">
                              <a:noFill/>
                            </a:ln>
                          </wps:spPr>
                          <wps:txbx>
                            <w:txbxContent>
                              <w:p w14:paraId="61129FA6" w14:textId="77777777" w:rsidR="00824F17" w:rsidRDefault="00824F17" w:rsidP="00824F17">
                                <w:pPr>
                                  <w:rPr>
                                    <w:szCs w:val="24"/>
                                  </w:rPr>
                                </w:pPr>
                                <w:r>
                                  <w:t>:</w:t>
                                </w:r>
                              </w:p>
                              <w:p w14:paraId="22839679" w14:textId="77777777" w:rsidR="00824F17" w:rsidRDefault="00824F17" w:rsidP="00824F17">
                                <w: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524067" name="Straight Arrow Connector 649524067"/>
                          <wps:cNvCnPr/>
                          <wps:spPr>
                            <a:xfrm>
                              <a:off x="2537115" y="4202616"/>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404739416" name="Straight Arrow Connector 1404739416"/>
                          <wps:cNvCnPr/>
                          <wps:spPr>
                            <a:xfrm flipH="1">
                              <a:off x="2518065" y="433215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2018627352" name="Text Box 1"/>
                          <wps:cNvSpPr txBox="1"/>
                          <wps:spPr>
                            <a:xfrm>
                              <a:off x="2663687" y="4349936"/>
                              <a:ext cx="1773141" cy="1033098"/>
                            </a:xfrm>
                            <a:prstGeom prst="rect">
                              <a:avLst/>
                            </a:prstGeom>
                            <a:solidFill>
                              <a:schemeClr val="lt1"/>
                            </a:solidFill>
                            <a:ln w="6350">
                              <a:noFill/>
                            </a:ln>
                          </wps:spPr>
                          <wps:txbx>
                            <w:txbxContent>
                              <w:p w14:paraId="6C2852B5" w14:textId="0B8B8826" w:rsidR="00824F17" w:rsidRDefault="00824F17" w:rsidP="00824F17">
                                <w:pPr>
                                  <w:rPr>
                                    <w:color w:val="008080"/>
                                    <w:szCs w:val="24"/>
                                  </w:rPr>
                                </w:pPr>
                                <w:del w:id="1497" w:author="Kranich, Peter" w:date="2025-10-24T10:48:00Z" w16du:dateUtc="2025-10-24T08:48:00Z">
                                  <w:r w:rsidDel="00C913D0">
                                    <w:rPr>
                                      <w:color w:val="008080"/>
                                      <w:u w:val="single"/>
                                    </w:rPr>
                                    <w:delText>Heartbeat Response</w:delText>
                                  </w:r>
                                </w:del>
                                <w:ins w:id="1498" w:author="Kranich, Peter" w:date="2025-10-24T10:48:00Z" w16du:dateUtc="2025-10-24T08:48:00Z">
                                  <w:r w:rsidR="00C913D0">
                                    <w:rPr>
                                      <w:color w:val="008080"/>
                                      <w:u w:val="single"/>
                                    </w:rPr>
                                    <w:t>Report</w:t>
                                  </w:r>
                                  <w:r w:rsidR="00023744">
                                    <w:rPr>
                                      <w:color w:val="008080"/>
                                      <w:u w:val="single"/>
                                    </w:rPr>
                                    <w:t xml:space="preserve"> Alert [PCD-04]</w:t>
                                  </w:r>
                                </w:ins>
                                <w:del w:id="1499" w:author="Kranich, Peter" w:date="2025-10-24T10:48:00Z" w16du:dateUtc="2025-10-24T08:48:00Z">
                                  <w:r w:rsidDel="00023744">
                                    <w:rPr>
                                      <w:color w:val="008080"/>
                                      <w:u w:val="single"/>
                                    </w:rPr>
                                    <w:delText xml:space="preserve"> Request - Device n</w:delText>
                                  </w:r>
                                </w:del>
                                <w:ins w:id="1500" w:author="Kranich, Peter" w:date="2025-10-24T10:48:00Z" w16du:dateUtc="2025-10-24T08:48:00Z">
                                  <w:r w:rsidR="0082608B">
                                    <w:rPr>
                                      <w:color w:val="008080"/>
                                      <w:u w:val="single"/>
                                    </w:rPr>
                                    <w:br/>
                                    <w:t>“</w:t>
                                  </w:r>
                                </w:ins>
                                <w:ins w:id="1501" w:author="Kranich, Peter" w:date="2025-10-24T10:49:00Z" w16du:dateUtc="2025-10-24T08:49:00Z">
                                  <w:r w:rsidR="0082608B">
                                    <w:rPr>
                                      <w:color w:val="008080"/>
                                      <w:u w:val="single"/>
                                    </w:rPr>
                                    <w:t>Device 1</w:t>
                                  </w:r>
                                  <w:r w:rsidR="004C2A19">
                                    <w:rPr>
                                      <w:color w:val="008080"/>
                                      <w:u w:val="single"/>
                                    </w:rPr>
                                    <w:t xml:space="preserve"> </w:t>
                                  </w:r>
                                  <w:r w:rsidR="0082608B">
                                    <w:rPr>
                                      <w:color w:val="008080"/>
                                      <w:u w:val="single"/>
                                    </w:rPr>
                                    <w:t>disconnected”</w:t>
                                  </w:r>
                                </w:ins>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8583757" name="Text Box 528583757"/>
                          <wps:cNvSpPr txBox="1"/>
                          <wps:spPr>
                            <a:xfrm>
                              <a:off x="1076863" y="2735249"/>
                              <a:ext cx="858741" cy="763326"/>
                            </a:xfrm>
                            <a:prstGeom prst="rect">
                              <a:avLst/>
                            </a:prstGeom>
                            <a:noFill/>
                            <a:ln w="6350">
                              <a:noFill/>
                            </a:ln>
                          </wps:spPr>
                          <wps:txbx>
                            <w:txbxContent>
                              <w:p w14:paraId="50B979CA" w14:textId="484C5CDF" w:rsidR="00303658" w:rsidRPr="00E92F7F" w:rsidRDefault="00B813D7">
                                <w:pPr>
                                  <w:spacing w:before="0"/>
                                  <w:rPr>
                                    <w:rFonts w:asciiTheme="minorHAnsi" w:hAnsiTheme="minorHAnsi" w:cstheme="minorHAnsi"/>
                                    <w:color w:val="FF0000"/>
                                    <w:sz w:val="96"/>
                                    <w:szCs w:val="96"/>
                                    <w:rPrChange w:id="1502" w:author="Kranich, Peter" w:date="2025-10-24T10:34:00Z" w16du:dateUtc="2025-10-24T08:34:00Z">
                                      <w:rPr/>
                                    </w:rPrChange>
                                  </w:rPr>
                                  <w:pPrChange w:id="1503" w:author="Kranich, Peter" w:date="2025-10-24T10:32:00Z" w16du:dateUtc="2025-10-24T08:32:00Z">
                                    <w:pPr/>
                                  </w:pPrChange>
                                </w:pPr>
                                <w:ins w:id="1504" w:author="Kranich, Peter" w:date="2025-10-24T10:32:00Z" w16du:dateUtc="2025-10-24T08:32:00Z">
                                  <w:r w:rsidRPr="00E92F7F">
                                    <w:rPr>
                                      <w:rFonts w:asciiTheme="minorHAnsi" w:hAnsiTheme="minorHAnsi" w:cstheme="minorHAnsi"/>
                                      <w:color w:val="FF0000"/>
                                      <w:sz w:val="96"/>
                                      <w:szCs w:val="96"/>
                                      <w:rPrChange w:id="1505" w:author="Kranich, Peter" w:date="2025-10-24T10:34:00Z" w16du:dateUtc="2025-10-24T08:34:00Z">
                                        <w:rPr/>
                                      </w:rPrChange>
                                    </w:rPr>
                                    <w:t>X</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5073708" name="Text Box 2085073708"/>
                          <wps:cNvSpPr txBox="1"/>
                          <wps:spPr>
                            <a:xfrm>
                              <a:off x="2926081" y="11929"/>
                              <a:ext cx="1137036" cy="333955"/>
                            </a:xfrm>
                            <a:prstGeom prst="rect">
                              <a:avLst/>
                            </a:prstGeom>
                            <a:solidFill>
                              <a:schemeClr val="lt1"/>
                            </a:solidFill>
                            <a:ln w="6350">
                              <a:solidFill>
                                <a:prstClr val="black"/>
                              </a:solidFill>
                            </a:ln>
                          </wps:spPr>
                          <wps:txbx>
                            <w:txbxContent>
                              <w:p w14:paraId="5CFBD48A" w14:textId="2F095B2D" w:rsidR="00760F9C" w:rsidRPr="00A47F82" w:rsidRDefault="00760F9C">
                                <w:pPr>
                                  <w:spacing w:before="0"/>
                                  <w:rPr>
                                    <w:b/>
                                    <w:bCs/>
                                    <w:color w:val="000000" w:themeColor="text1"/>
                                    <w:sz w:val="28"/>
                                    <w:szCs w:val="28"/>
                                    <w:rPrChange w:id="1506" w:author="Kranich, Peter" w:date="2025-10-24T11:13:00Z" w16du:dateUtc="2025-10-24T09:13:00Z">
                                      <w:rPr/>
                                    </w:rPrChange>
                                  </w:rPr>
                                  <w:pPrChange w:id="1507" w:author="Kranich, Peter" w:date="2025-10-24T11:13:00Z" w16du:dateUtc="2025-10-24T09:13:00Z">
                                    <w:pPr/>
                                  </w:pPrChange>
                                </w:pPr>
                                <w:ins w:id="1508" w:author="Kranich, Peter" w:date="2025-10-24T11:12:00Z" w16du:dateUtc="2025-10-24T09:12:00Z">
                                  <w:r w:rsidRPr="00A47F82">
                                    <w:rPr>
                                      <w:b/>
                                      <w:bCs/>
                                      <w:color w:val="000000" w:themeColor="text1"/>
                                      <w:sz w:val="28"/>
                                      <w:szCs w:val="28"/>
                                      <w:rPrChange w:id="1509" w:author="Kranich, Peter" w:date="2025-10-24T11:13:00Z" w16du:dateUtc="2025-10-24T09:13:00Z">
                                        <w:rPr/>
                                      </w:rPrChange>
                                    </w:rPr>
                                    <w:t xml:space="preserve">Scenario </w:t>
                                  </w:r>
                                  <w:r w:rsidR="003D0677" w:rsidRPr="00A47F82">
                                    <w:rPr>
                                      <w:b/>
                                      <w:bCs/>
                                      <w:color w:val="000000" w:themeColor="text1"/>
                                      <w:sz w:val="28"/>
                                      <w:szCs w:val="28"/>
                                      <w:rPrChange w:id="1510" w:author="Kranich, Peter" w:date="2025-10-24T11:13:00Z" w16du:dateUtc="2025-10-24T09:13:00Z">
                                        <w:rPr/>
                                      </w:rPrChange>
                                    </w:rPr>
                                    <w:t>A</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9029506" name="Text Box 1"/>
                          <wps:cNvSpPr txBox="1"/>
                          <wps:spPr>
                            <a:xfrm>
                              <a:off x="2883443" y="2477799"/>
                              <a:ext cx="1203527" cy="333375"/>
                            </a:xfrm>
                            <a:prstGeom prst="rect">
                              <a:avLst/>
                            </a:prstGeom>
                            <a:solidFill>
                              <a:schemeClr val="lt1"/>
                            </a:solidFill>
                            <a:ln w="6350">
                              <a:solidFill>
                                <a:prstClr val="black"/>
                              </a:solidFill>
                            </a:ln>
                          </wps:spPr>
                          <wps:txbx>
                            <w:txbxContent>
                              <w:p w14:paraId="2360A30D" w14:textId="2D1E1D6D" w:rsidR="009A3C07" w:rsidRDefault="009A3C07">
                                <w:pPr>
                                  <w:spacing w:before="0"/>
                                  <w:rPr>
                                    <w:b/>
                                    <w:bCs/>
                                    <w:color w:val="008080"/>
                                    <w:sz w:val="28"/>
                                    <w:szCs w:val="28"/>
                                  </w:rPr>
                                  <w:pPrChange w:id="1511" w:author="Kranich, Peter" w:date="2025-10-24T11:14:00Z" w16du:dateUtc="2025-10-24T09:14:00Z">
                                    <w:pPr/>
                                  </w:pPrChange>
                                </w:pPr>
                                <w:r>
                                  <w:rPr>
                                    <w:b/>
                                    <w:bCs/>
                                    <w:color w:val="008080"/>
                                    <w:sz w:val="28"/>
                                    <w:szCs w:val="28"/>
                                    <w:u w:val="single"/>
                                  </w:rPr>
                                  <w:t xml:space="preserve">Scenario </w:t>
                                </w:r>
                                <w:ins w:id="1512" w:author="Kranich, Peter" w:date="2025-10-24T11:14:00Z" w16du:dateUtc="2025-10-24T09:14:00Z">
                                  <w:r>
                                    <w:rPr>
                                      <w:b/>
                                      <w:bCs/>
                                      <w:color w:val="008080"/>
                                      <w:sz w:val="28"/>
                                      <w:szCs w:val="28"/>
                                      <w:u w:val="single"/>
                                    </w:rPr>
                                    <w:t>B</w:t>
                                  </w:r>
                                </w:ins>
                                <w:del w:id="1513" w:author="Kranich, Peter" w:date="2025-10-24T11:14:00Z" w16du:dateUtc="2025-10-24T09:14:00Z">
                                  <w:r w:rsidDel="009A3C07">
                                    <w:rPr>
                                      <w:b/>
                                      <w:bCs/>
                                      <w:color w:val="008080"/>
                                      <w:sz w:val="28"/>
                                      <w:szCs w:val="28"/>
                                      <w:u w:val="single"/>
                                    </w:rPr>
                                    <w:delText>A</w:delText>
                                  </w:r>
                                </w:del>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9942C0A" id="_x0000_s1084" editas="canvas" style="width:470.15pt;height:423.85pt;mso-position-horizontal-relative:char;mso-position-vertical-relative:line" coordsize="59709,53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">
                  <v:shape id="_x0000_s1085" type="#_x0000_t75" style="position:absolute;width:59709;height:53828;visibility:visible;mso-wrap-style:square" filled="t">
                    <v:fill o:detectmouseclick="t"/>
                    <v:path o:connecttype="none"/>
                  </v:shape>
                  <v:rect id="Rectangle 862310346" o:spid="_x0000_s1086" style="position:absolute;left:238;top:954;width:7156;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" fillcolor="#f2f2f2 [3052]" strokecolor="#091723 [484]" strokeweight="1pt">
                    <v:textbox>
                      <w:txbxContent>
                        <w:p w14:paraId="7FB89521" w14:textId="77777777" w:rsidR="00A41B42" w:rsidRPr="00126BFF" w:rsidRDefault="00A41B42" w:rsidP="00A41B42">
                          <w:pPr>
                            <w:spacing w:before="0"/>
                            <w:jc w:val="center"/>
                            <w:rPr>
                              <w:color w:val="000000" w:themeColor="text1"/>
                              <w:rPrChange w:id="1514" w:author="Kranich, Peter" w:date="2025-10-24T10:24:00Z" w16du:dateUtc="2025-10-24T08:24:00Z">
                                <w:rPr/>
                              </w:rPrChange>
                            </w:rPr>
                          </w:pPr>
                          <w:r w:rsidRPr="00126BFF">
                            <w:rPr>
                              <w:color w:val="000000" w:themeColor="text1"/>
                              <w:rPrChange w:id="1515" w:author="Kranich, Peter" w:date="2025-10-24T10:24:00Z" w16du:dateUtc="2025-10-24T08:24:00Z">
                                <w:rPr/>
                              </w:rPrChange>
                            </w:rPr>
                            <w:t>Device</w:t>
                          </w:r>
                          <w:r w:rsidRPr="00126BFF">
                            <w:rPr>
                              <w:color w:val="000000" w:themeColor="text1"/>
                              <w:rPrChange w:id="1516" w:author="Kranich, Peter" w:date="2025-10-24T10:24:00Z" w16du:dateUtc="2025-10-24T08:24:00Z">
                                <w:rPr/>
                              </w:rPrChange>
                            </w:rPr>
                            <w:br/>
                            <w:t>1</w:t>
                          </w:r>
                        </w:p>
                      </w:txbxContent>
                    </v:textbox>
                  </v:rect>
                  <v:rect id="Rectangle 1539540623" o:spid="_x0000_s1087" style="position:absolute;left:244;top:18497;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" fillcolor="#f2f2f2 [3052]" strokecolor="#091723 [484]" strokeweight="1pt">
                    <v:textbox>
                      <w:txbxContent>
                        <w:p w14:paraId="53F46AA7" w14:textId="77777777" w:rsidR="00A41B42" w:rsidRPr="00126BFF" w:rsidRDefault="00A41B42">
                          <w:pPr>
                            <w:spacing w:before="0"/>
                            <w:jc w:val="center"/>
                            <w:rPr>
                              <w:color w:val="000000" w:themeColor="text1"/>
                              <w:szCs w:val="24"/>
                              <w:rPrChange w:id="1517" w:author="Kranich, Peter" w:date="2025-10-24T10:24:00Z" w16du:dateUtc="2025-10-24T08:24:00Z">
                                <w:rPr>
                                  <w:color w:val="008080"/>
                                  <w:szCs w:val="24"/>
                                </w:rPr>
                              </w:rPrChange>
                            </w:rPr>
                            <w:pPrChange w:id="1518" w:author="Kranich, Peter" w:date="2025-10-24T10:30:00Z" w16du:dateUtc="2025-10-24T08:30:00Z">
                              <w:pPr>
                                <w:jc w:val="center"/>
                              </w:pPr>
                            </w:pPrChange>
                          </w:pPr>
                          <w:r w:rsidRPr="00126BFF">
                            <w:rPr>
                              <w:color w:val="000000" w:themeColor="text1"/>
                              <w:u w:val="single"/>
                              <w:rPrChange w:id="1519" w:author="Kranich, Peter" w:date="2025-10-24T10:24:00Z" w16du:dateUtc="2025-10-24T08:24:00Z">
                                <w:rPr>
                                  <w:color w:val="008080"/>
                                  <w:u w:val="single"/>
                                </w:rPr>
                              </w:rPrChange>
                            </w:rPr>
                            <w:t>Device</w:t>
                          </w:r>
                          <w:r w:rsidRPr="00126BFF">
                            <w:rPr>
                              <w:color w:val="000000" w:themeColor="text1"/>
                              <w:u w:val="single"/>
                              <w:rPrChange w:id="1520" w:author="Kranich, Peter" w:date="2025-10-24T10:24:00Z" w16du:dateUtc="2025-10-24T08:24:00Z">
                                <w:rPr>
                                  <w:color w:val="008080"/>
                                  <w:u w:val="single"/>
                                </w:rPr>
                              </w:rPrChange>
                            </w:rPr>
                            <w:br/>
                            <w:t>n</w:t>
                          </w:r>
                        </w:p>
                      </w:txbxContent>
                    </v:textbox>
                  </v:rect>
                  <v:rect id="Rectangle 281643714" o:spid="_x0000_s1088" style="position:absolute;left:11687;top:8587;width:13598;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" fillcolor="#bfbfbf [2412]" strokecolor="black [3200]" strokeweight="1pt">
                    <v:textbox>
                      <w:txbxContent>
                        <w:p w14:paraId="0B2EFCAF" w14:textId="77777777" w:rsidR="00A41B42" w:rsidRDefault="00A41B42" w:rsidP="00A41B42">
                          <w:pPr>
                            <w:spacing w:before="0"/>
                            <w:jc w:val="center"/>
                          </w:pPr>
                          <w:r>
                            <w:t>Gateway</w:t>
                          </w:r>
                          <w:del w:id="1521" w:author="Kranich, Peter" w:date="2025-10-24T10:25:00Z" w16du:dateUtc="2025-10-24T08:25:00Z">
                            <w:r w:rsidDel="001922C0">
                              <w:delText xml:space="preserve"> Proxy</w:delText>
                            </w:r>
                          </w:del>
                          <w:r>
                            <w:br/>
                            <w:t>Heartbeat Reporter</w:t>
                          </w:r>
                        </w:p>
                      </w:txbxContent>
                    </v:textbox>
                  </v:rect>
                  <v:shape id="Connector: Elbow 600731426" o:spid="_x0000_s1089" type="#_x0000_t33" style="position:absolute;left:7394;top:3856;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" strokecolor="black [3200]" strokeweight="3pt">
                    <v:stroke startarrow="block" endarrow="block"/>
                  </v:shape>
                  <v:shape id="Connector: Elbow 1186716996" o:spid="_x0000_s1090" type="#_x0000_t33" style="position:absolute;left:7395;top:17015;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" strokecolor="black [3200]" strokeweight="3pt">
                    <v:stroke startarrow="block" endarrow="block"/>
                  </v:shape>
                  <v:rect id="Rectangle 866746440" o:spid="_x0000_s1091" style="position:absolute;left:44368;top:8587;width:14607;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" fillcolor="white [3201]" strokecolor="black [3200]" strokeweight="1pt">
                    <v:textbox>
                      <w:txbxContent>
                        <w:p w14:paraId="3E337828" w14:textId="24ADB258" w:rsidR="00A41B42" w:rsidRDefault="00A41B42" w:rsidP="00A41B42">
                          <w:pPr>
                            <w:spacing w:before="0"/>
                            <w:jc w:val="center"/>
                          </w:pPr>
                          <w:r>
                            <w:t>Heartbeat Consumer</w:t>
                          </w:r>
                          <w:ins w:id="1522" w:author="Kranich, Peter" w:date="2025-10-24T10:31:00Z" w16du:dateUtc="2025-10-24T08:31:00Z">
                            <w:r w:rsidR="00B977D3">
                              <w:br/>
                              <w:t>&amp;</w:t>
                            </w:r>
                            <w:r w:rsidR="00B977D3">
                              <w:br/>
                            </w:r>
                            <w:r w:rsidR="00303658">
                              <w:t>ACM Alert Manager</w:t>
                            </w:r>
                          </w:ins>
                        </w:p>
                      </w:txbxContent>
                    </v:textbox>
                  </v:rect>
                  <v:shape id="Straight Arrow Connector 1937944620" o:spid="_x0000_s1092" type="#_x0000_t32" style="position:absolute;left:25357;top:11847;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" strokecolor="black [3200]" strokeweight="1pt">
                    <v:stroke endarrow="block" joinstyle="miter"/>
                  </v:shape>
                  <v:shape id="Text Box 1100232763" o:spid="_x0000_s1093" type="#_x0000_t202" style="position:absolute;left:27121;top:5327;width:163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" fillcolor="white [3201]" stroked="f" strokeweight=".5pt">
                    <v:textbox>
                      <w:txbxContent>
                        <w:p w14:paraId="1D3544F8" w14:textId="057284D4" w:rsidR="00A41B42" w:rsidRDefault="00CF0FAD" w:rsidP="00A41B42">
                          <w:pPr>
                            <w:spacing w:before="0"/>
                          </w:pPr>
                          <w:ins w:id="1523" w:author="Druckenmueller, Marc" w:date="2025-11-26T14:32:00Z" w16du:dateUtc="2025-11-26T13:32:00Z">
                            <w:r w:rsidRPr="00CF0FAD">
                              <w:t>Request Heartbeat Response</w:t>
                            </w:r>
                          </w:ins>
                          <w:del w:id="1524" w:author="Druckenmueller, Marc" w:date="2025-11-26T14:32:00Z" w16du:dateUtc="2025-11-26T13:32:00Z">
                            <w:r w:rsidR="00A41B42" w:rsidDel="00CF0FAD">
                              <w:delText>Heartbeat Response Request</w:delText>
                            </w:r>
                          </w:del>
                          <w:ins w:id="1525" w:author="Kranich, Peter" w:date="2025-10-24T10:44:00Z" w16du:dateUtc="2025-10-24T08:44:00Z">
                            <w:r w:rsidR="00EC593D">
                              <w:t xml:space="preserve"> [DEV-53]</w:t>
                            </w:r>
                          </w:ins>
                          <w:ins w:id="1526" w:author="Kranich, Peter" w:date="2025-10-24T10:45:00Z" w16du:dateUtc="2025-10-24T08:45:00Z">
                            <w:r w:rsidR="001A3A14">
                              <w:br/>
                            </w:r>
                          </w:ins>
                          <w:del w:id="1527" w:author="Kranich, Peter" w:date="2025-10-24T10:44:00Z" w16du:dateUtc="2025-10-24T08:44:00Z">
                            <w:r w:rsidR="00A41B42" w:rsidDel="001A3A14">
                              <w:delText xml:space="preserve"> - </w:delText>
                            </w:r>
                          </w:del>
                          <w:del w:id="1528" w:author="Kranich, Peter" w:date="2025-10-24T10:25:00Z" w16du:dateUtc="2025-10-24T08:25:00Z">
                            <w:r w:rsidR="00A41B42" w:rsidDel="001922C0">
                              <w:delText>Device 1</w:delText>
                            </w:r>
                          </w:del>
                          <w:ins w:id="1529" w:author="Kranich, Peter" w:date="2025-10-24T10:25:00Z" w16du:dateUtc="2025-10-24T08:25:00Z">
                            <w:r w:rsidR="001922C0">
                              <w:t>Gateway</w:t>
                            </w:r>
                          </w:ins>
                        </w:p>
                      </w:txbxContent>
                    </v:textbox>
                  </v:shape>
                  <v:shape id="Straight Arrow Connector 459113459" o:spid="_x0000_s1094" type="#_x0000_t32" style="position:absolute;left:25282;top:13197;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" strokecolor="black [3200]" strokeweight="1pt">
                    <v:stroke dashstyle="3 1" endarrow="block" joinstyle="miter"/>
                  </v:shape>
                  <v:shape id="Text Box 600682797" o:spid="_x0000_s1095" type="#_x0000_t202" style="position:absolute;left:2255;top:9784;width:2435;height:6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" fillcolor="white [3201]" stroked="f" strokeweight=".5pt">
                    <v:textbox>
                      <w:txbxContent>
                        <w:p w14:paraId="6150BCFE" w14:textId="77777777" w:rsidR="00A41B42" w:rsidRDefault="00A41B42" w:rsidP="00A41B42">
                          <w:r>
                            <w:t>:</w:t>
                          </w:r>
                        </w:p>
                        <w:p w14:paraId="716F5235" w14:textId="77777777" w:rsidR="00A41B42" w:rsidRDefault="00A41B42" w:rsidP="00A41B42">
                          <w:r>
                            <w:t>:</w:t>
                          </w:r>
                        </w:p>
                      </w:txbxContent>
                    </v:textbox>
                  </v:shape>
                  <v:rect id="Rectangle 1742880045" o:spid="_x0000_s1096" style="position:absolute;left:237;top:28595;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" fillcolor="#f2f2f2 [3052]" strokecolor="#091723 [484]" strokeweight="1pt">
                    <v:textbox>
                      <w:txbxContent>
                        <w:p w14:paraId="29E6E4EA" w14:textId="77777777" w:rsidR="00824F17" w:rsidRDefault="00824F17">
                          <w:pPr>
                            <w:spacing w:before="0"/>
                            <w:jc w:val="center"/>
                            <w:rPr>
                              <w:color w:val="000000"/>
                              <w:szCs w:val="24"/>
                            </w:rPr>
                            <w:pPrChange w:id="1530" w:author="Kranich, Peter" w:date="2025-10-24T10:30:00Z" w16du:dateUtc="2025-10-24T08:30:00Z">
                              <w:pPr>
                                <w:jc w:val="center"/>
                              </w:pPr>
                            </w:pPrChange>
                          </w:pPr>
                          <w:r>
                            <w:rPr>
                              <w:color w:val="000000"/>
                            </w:rPr>
                            <w:t>Device</w:t>
                          </w:r>
                          <w:r>
                            <w:rPr>
                              <w:color w:val="000000"/>
                            </w:rPr>
                            <w:br/>
                            <w:t>1</w:t>
                          </w:r>
                        </w:p>
                      </w:txbxContent>
                    </v:textbox>
                  </v:rect>
                  <v:rect id="Rectangle 314718763" o:spid="_x0000_s1097" style="position:absolute;left:244;top:46134;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" fillcolor="#f2f2f2 [3052]" strokecolor="#091723 [484]" strokeweight="1pt">
                    <v:textbox>
                      <w:txbxContent>
                        <w:p w14:paraId="6CAD3C00" w14:textId="77777777" w:rsidR="00824F17" w:rsidRDefault="00824F17">
                          <w:pPr>
                            <w:spacing w:before="0"/>
                            <w:jc w:val="center"/>
                            <w:rPr>
                              <w:color w:val="000000"/>
                              <w:szCs w:val="24"/>
                            </w:rPr>
                            <w:pPrChange w:id="1531" w:author="Kranich, Peter" w:date="2025-10-24T10:30:00Z" w16du:dateUtc="2025-10-24T08:30:00Z">
                              <w:pPr>
                                <w:jc w:val="center"/>
                              </w:pPr>
                            </w:pPrChange>
                          </w:pPr>
                          <w:r>
                            <w:rPr>
                              <w:color w:val="000000"/>
                              <w:u w:val="single"/>
                            </w:rPr>
                            <w:t>Device</w:t>
                          </w:r>
                          <w:r>
                            <w:rPr>
                              <w:color w:val="000000"/>
                              <w:u w:val="single"/>
                            </w:rPr>
                            <w:br/>
                            <w:t>n</w:t>
                          </w:r>
                        </w:p>
                      </w:txbxContent>
                    </v:textbox>
                  </v:rect>
                  <v:rect id="Rectangle 430696967" o:spid="_x0000_s1098" style="position:absolute;left:11686;top:36228;width:13596;height:8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" fillcolor="#bfbfbf [2412]" strokecolor="black [3200]" strokeweight="1pt">
                    <v:textbox>
                      <w:txbxContent>
                        <w:p w14:paraId="5724D1B4" w14:textId="77777777" w:rsidR="00824F17" w:rsidRDefault="00824F17" w:rsidP="00824F17">
                          <w:pPr>
                            <w:jc w:val="center"/>
                            <w:rPr>
                              <w:szCs w:val="24"/>
                            </w:rPr>
                          </w:pPr>
                          <w:r>
                            <w:t>Gateway</w:t>
                          </w:r>
                          <w:r>
                            <w:rPr>
                              <w:strike/>
                              <w:color w:val="FF0000"/>
                            </w:rPr>
                            <w:t xml:space="preserve"> Proxy</w:t>
                          </w:r>
                          <w:r>
                            <w:br/>
                            <w:t>Heartbeat Reporter</w:t>
                          </w:r>
                        </w:p>
                      </w:txbxContent>
                    </v:textbox>
                  </v:rect>
                  <v:shape id="Connector: Elbow 1126027262" o:spid="_x0000_s1099" type="#_x0000_t33" style="position:absolute;left:7394;top:31497;width:11087;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" strokecolor="black [3200]" strokeweight="3pt">
                    <v:stroke dashstyle="1 1" startarrow="block" endarrow="block"/>
                  </v:shape>
                  <v:shape id="Connector: Elbow 70922818" o:spid="_x0000_s1100" type="#_x0000_t33" style="position:absolute;left:7394;top:44655;width:11087;height:43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" strokecolor="black [3200]" strokeweight="3pt">
                    <v:stroke startarrow="block" endarrow="block"/>
                  </v:shape>
                  <v:rect id="Rectangle 539005025" o:spid="_x0000_s1101" style="position:absolute;left:44370;top:36228;width:14605;height:8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" fillcolor="white [3201]" strokecolor="black [3200]" strokeweight="1pt">
                    <v:textbox>
                      <w:txbxContent>
                        <w:p w14:paraId="330E39BD" w14:textId="3CBA22D8" w:rsidR="00824F17" w:rsidRDefault="00824F17" w:rsidP="00C04A02">
                          <w:pPr>
                            <w:spacing w:before="0"/>
                            <w:jc w:val="center"/>
                            <w:rPr>
                              <w:ins w:id="1532" w:author="Kranich, Peter" w:date="2025-10-24T10:31:00Z" w16du:dateUtc="2025-10-24T08:31:00Z"/>
                            </w:rPr>
                          </w:pPr>
                          <w:r>
                            <w:t>Heartbeat Consumer</w:t>
                          </w:r>
                          <w:ins w:id="1533" w:author="Kranich, Peter" w:date="2025-10-24T10:31:00Z" w16du:dateUtc="2025-10-24T08:31:00Z">
                            <w:r w:rsidR="00303658">
                              <w:br/>
                              <w:t>&amp;</w:t>
                            </w:r>
                          </w:ins>
                        </w:p>
                        <w:p w14:paraId="064A2BAB" w14:textId="68ADAB89" w:rsidR="00303658" w:rsidRDefault="00303658">
                          <w:pPr>
                            <w:spacing w:before="0"/>
                            <w:jc w:val="center"/>
                            <w:rPr>
                              <w:szCs w:val="24"/>
                            </w:rPr>
                            <w:pPrChange w:id="1534" w:author="Kranich, Peter" w:date="2025-10-24T10:30:00Z" w16du:dateUtc="2025-10-24T08:30:00Z">
                              <w:pPr>
                                <w:jc w:val="center"/>
                              </w:pPr>
                            </w:pPrChange>
                          </w:pPr>
                          <w:ins w:id="1535" w:author="Kranich, Peter" w:date="2025-10-24T10:31:00Z" w16du:dateUtc="2025-10-24T08:31:00Z">
                            <w:r>
                              <w:t>ACM Alert Manager</w:t>
                            </w:r>
                          </w:ins>
                        </w:p>
                      </w:txbxContent>
                    </v:textbox>
                  </v:rect>
                  <v:shape id="Straight Arrow Connector 401524726" o:spid="_x0000_s1102" type="#_x0000_t32" style="position:absolute;left:25358;top:37498;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" strokecolor="black [3200]" strokeweight="1pt">
                    <v:stroke endarrow="block" joinstyle="miter"/>
                  </v:shape>
                  <v:shape id="Text Box 8" o:spid="_x0000_s1103" type="#_x0000_t202" style="position:absolute;left:27123;top:31010;width:16383;height:6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" fillcolor="white [3201]" stroked="f" strokeweight=".5pt">
                    <v:textbox>
                      <w:txbxContent>
                        <w:p w14:paraId="42E02806" w14:textId="77E9CF55" w:rsidR="00824F17" w:rsidRDefault="00CF0FAD">
                          <w:pPr>
                            <w:spacing w:before="0"/>
                            <w:rPr>
                              <w:szCs w:val="24"/>
                            </w:rPr>
                            <w:pPrChange w:id="1536" w:author="Kranich, Peter" w:date="2025-10-24T10:28:00Z" w16du:dateUtc="2025-10-24T08:28:00Z">
                              <w:pPr/>
                            </w:pPrChange>
                          </w:pPr>
                          <w:ins w:id="1537" w:author="Druckenmueller, Marc" w:date="2025-11-26T14:32:00Z" w16du:dateUtc="2025-11-26T13:32:00Z">
                            <w:r w:rsidRPr="00CF0FAD">
                              <w:t>Request Heartbeat Response</w:t>
                            </w:r>
                          </w:ins>
                          <w:del w:id="1538" w:author="Druckenmueller, Marc" w:date="2025-11-26T14:32:00Z" w16du:dateUtc="2025-11-26T13:32:00Z">
                            <w:r w:rsidR="00824F17" w:rsidDel="00CF0FAD">
                              <w:delText>Heartbeat Response Request</w:delText>
                            </w:r>
                          </w:del>
                          <w:ins w:id="1539" w:author="Kranich, Peter" w:date="2025-10-24T10:45:00Z" w16du:dateUtc="2025-10-24T08:45:00Z">
                            <w:r w:rsidR="00D368D7">
                              <w:t xml:space="preserve"> [DEV-53]</w:t>
                            </w:r>
                            <w:r w:rsidR="00EC4946">
                              <w:br/>
                            </w:r>
                          </w:ins>
                          <w:del w:id="1540" w:author="Kranich, Peter" w:date="2025-10-24T10:46:00Z" w16du:dateUtc="2025-10-24T08:46:00Z">
                            <w:r w:rsidR="00824F17" w:rsidDel="00EC4946">
                              <w:delText xml:space="preserve"> - </w:delText>
                            </w:r>
                          </w:del>
                          <w:r w:rsidR="00824F17">
                            <w:rPr>
                              <w:strike/>
                              <w:color w:val="FF0000"/>
                            </w:rPr>
                            <w:t>Device 1</w:t>
                          </w:r>
                          <w:r w:rsidR="00824F17">
                            <w:rPr>
                              <w:color w:val="008080"/>
                              <w:u w:val="single"/>
                            </w:rPr>
                            <w:t>Gateway</w:t>
                          </w:r>
                        </w:p>
                      </w:txbxContent>
                    </v:textbox>
                  </v:shape>
                  <v:shape id="Straight Arrow Connector 2042052146" o:spid="_x0000_s1104" type="#_x0000_t32" style="position:absolute;left:25282;top:38851;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" strokecolor="black [3200]" strokeweight="1pt">
                    <v:stroke dashstyle="3 1" endarrow="block" joinstyle="miter"/>
                  </v:shape>
                  <v:shape id="Text Box 10" o:spid="_x0000_s1105" type="#_x0000_t202" style="position:absolute;left:2257;top:37422;width:243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" fillcolor="white [3201]" stroked="f" strokeweight=".5pt">
                    <v:textbox>
                      <w:txbxContent>
                        <w:p w14:paraId="61129FA6" w14:textId="77777777" w:rsidR="00824F17" w:rsidRDefault="00824F17" w:rsidP="00824F17">
                          <w:pPr>
                            <w:rPr>
                              <w:szCs w:val="24"/>
                            </w:rPr>
                          </w:pPr>
                          <w:r>
                            <w:t>:</w:t>
                          </w:r>
                        </w:p>
                        <w:p w14:paraId="22839679" w14:textId="77777777" w:rsidR="00824F17" w:rsidRDefault="00824F17" w:rsidP="00824F17">
                          <w:r>
                            <w:t>:</w:t>
                          </w:r>
                        </w:p>
                      </w:txbxContent>
                    </v:textbox>
                  </v:shape>
                  <v:shape id="Straight Arrow Connector 649524067" o:spid="_x0000_s1106" type="#_x0000_t32" style="position:absolute;left:25371;top:42026;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" strokecolor="black [3200]" strokeweight="1pt">
                    <v:stroke endarrow="block" joinstyle="miter"/>
                  </v:shape>
                  <v:shape id="Straight Arrow Connector 1404739416" o:spid="_x0000_s1107" type="#_x0000_t32" style="position:absolute;left:25180;top:43321;width:190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" strokecolor="black [3200]" strokeweight="1pt">
                    <v:stroke dashstyle="3 1" endarrow="block" joinstyle="miter"/>
                  </v:shape>
                  <v:shape id="Text Box 1" o:spid="_x0000_s1108" type="#_x0000_t202" style="position:absolute;left:26636;top:43499;width:17732;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" fillcolor="white [3201]" stroked="f" strokeweight=".5pt">
                    <v:textbox>
                      <w:txbxContent>
                        <w:p w14:paraId="6C2852B5" w14:textId="0B8B8826" w:rsidR="00824F17" w:rsidRDefault="00824F17" w:rsidP="00824F17">
                          <w:pPr>
                            <w:rPr>
                              <w:color w:val="008080"/>
                              <w:szCs w:val="24"/>
                            </w:rPr>
                          </w:pPr>
                          <w:del w:id="1541" w:author="Kranich, Peter" w:date="2025-10-24T10:48:00Z" w16du:dateUtc="2025-10-24T08:48:00Z">
                            <w:r w:rsidDel="00C913D0">
                              <w:rPr>
                                <w:color w:val="008080"/>
                                <w:u w:val="single"/>
                              </w:rPr>
                              <w:delText>Heartbeat Response</w:delText>
                            </w:r>
                          </w:del>
                          <w:ins w:id="1542" w:author="Kranich, Peter" w:date="2025-10-24T10:48:00Z" w16du:dateUtc="2025-10-24T08:48:00Z">
                            <w:r w:rsidR="00C913D0">
                              <w:rPr>
                                <w:color w:val="008080"/>
                                <w:u w:val="single"/>
                              </w:rPr>
                              <w:t>Report</w:t>
                            </w:r>
                            <w:r w:rsidR="00023744">
                              <w:rPr>
                                <w:color w:val="008080"/>
                                <w:u w:val="single"/>
                              </w:rPr>
                              <w:t xml:space="preserve"> Alert [PCD-04]</w:t>
                            </w:r>
                          </w:ins>
                          <w:del w:id="1543" w:author="Kranich, Peter" w:date="2025-10-24T10:48:00Z" w16du:dateUtc="2025-10-24T08:48:00Z">
                            <w:r w:rsidDel="00023744">
                              <w:rPr>
                                <w:color w:val="008080"/>
                                <w:u w:val="single"/>
                              </w:rPr>
                              <w:delText xml:space="preserve"> Request - Device n</w:delText>
                            </w:r>
                          </w:del>
                          <w:ins w:id="1544" w:author="Kranich, Peter" w:date="2025-10-24T10:48:00Z" w16du:dateUtc="2025-10-24T08:48:00Z">
                            <w:r w:rsidR="0082608B">
                              <w:rPr>
                                <w:color w:val="008080"/>
                                <w:u w:val="single"/>
                              </w:rPr>
                              <w:br/>
                              <w:t>“</w:t>
                            </w:r>
                          </w:ins>
                          <w:ins w:id="1545" w:author="Kranich, Peter" w:date="2025-10-24T10:49:00Z" w16du:dateUtc="2025-10-24T08:49:00Z">
                            <w:r w:rsidR="0082608B">
                              <w:rPr>
                                <w:color w:val="008080"/>
                                <w:u w:val="single"/>
                              </w:rPr>
                              <w:t>Device 1</w:t>
                            </w:r>
                            <w:r w:rsidR="004C2A19">
                              <w:rPr>
                                <w:color w:val="008080"/>
                                <w:u w:val="single"/>
                              </w:rPr>
                              <w:t xml:space="preserve"> </w:t>
                            </w:r>
                            <w:r w:rsidR="0082608B">
                              <w:rPr>
                                <w:color w:val="008080"/>
                                <w:u w:val="single"/>
                              </w:rPr>
                              <w:t>disconnected”</w:t>
                            </w:r>
                          </w:ins>
                        </w:p>
                      </w:txbxContent>
                    </v:textbox>
                  </v:shape>
                  <v:shape id="Text Box 528583757" o:spid="_x0000_s1109" type="#_x0000_t202" style="position:absolute;left:10768;top:27352;width:8588;height: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" filled="f" stroked="f" strokeweight=".5pt">
                    <v:textbox>
                      <w:txbxContent>
                        <w:p w14:paraId="50B979CA" w14:textId="484C5CDF" w:rsidR="00303658" w:rsidRPr="00E92F7F" w:rsidRDefault="00B813D7">
                          <w:pPr>
                            <w:spacing w:before="0"/>
                            <w:rPr>
                              <w:rFonts w:asciiTheme="minorHAnsi" w:hAnsiTheme="minorHAnsi" w:cstheme="minorHAnsi"/>
                              <w:color w:val="FF0000"/>
                              <w:sz w:val="96"/>
                              <w:szCs w:val="96"/>
                              <w:rPrChange w:id="1546" w:author="Kranich, Peter" w:date="2025-10-24T10:34:00Z" w16du:dateUtc="2025-10-24T08:34:00Z">
                                <w:rPr/>
                              </w:rPrChange>
                            </w:rPr>
                            <w:pPrChange w:id="1547" w:author="Kranich, Peter" w:date="2025-10-24T10:32:00Z" w16du:dateUtc="2025-10-24T08:32:00Z">
                              <w:pPr/>
                            </w:pPrChange>
                          </w:pPr>
                          <w:ins w:id="1548" w:author="Kranich, Peter" w:date="2025-10-24T10:32:00Z" w16du:dateUtc="2025-10-24T08:32:00Z">
                            <w:r w:rsidRPr="00E92F7F">
                              <w:rPr>
                                <w:rFonts w:asciiTheme="minorHAnsi" w:hAnsiTheme="minorHAnsi" w:cstheme="minorHAnsi"/>
                                <w:color w:val="FF0000"/>
                                <w:sz w:val="96"/>
                                <w:szCs w:val="96"/>
                                <w:rPrChange w:id="1549" w:author="Kranich, Peter" w:date="2025-10-24T10:34:00Z" w16du:dateUtc="2025-10-24T08:34:00Z">
                                  <w:rPr/>
                                </w:rPrChange>
                              </w:rPr>
                              <w:t>X</w:t>
                            </w:r>
                          </w:ins>
                        </w:p>
                      </w:txbxContent>
                    </v:textbox>
                  </v:shape>
                  <v:shape id="Text Box 2085073708" o:spid="_x0000_s1110" type="#_x0000_t202" style="position:absolute;left:29260;top:119;width:11371;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" fillcolor="white [3201]" strokeweight=".5pt">
                    <v:textbox>
                      <w:txbxContent>
                        <w:p w14:paraId="5CFBD48A" w14:textId="2F095B2D" w:rsidR="00760F9C" w:rsidRPr="00A47F82" w:rsidRDefault="00760F9C">
                          <w:pPr>
                            <w:spacing w:before="0"/>
                            <w:rPr>
                              <w:b/>
                              <w:bCs/>
                              <w:color w:val="000000" w:themeColor="text1"/>
                              <w:sz w:val="28"/>
                              <w:szCs w:val="28"/>
                              <w:rPrChange w:id="1550" w:author="Kranich, Peter" w:date="2025-10-24T11:13:00Z" w16du:dateUtc="2025-10-24T09:13:00Z">
                                <w:rPr/>
                              </w:rPrChange>
                            </w:rPr>
                            <w:pPrChange w:id="1551" w:author="Kranich, Peter" w:date="2025-10-24T11:13:00Z" w16du:dateUtc="2025-10-24T09:13:00Z">
                              <w:pPr/>
                            </w:pPrChange>
                          </w:pPr>
                          <w:ins w:id="1552" w:author="Kranich, Peter" w:date="2025-10-24T11:12:00Z" w16du:dateUtc="2025-10-24T09:12:00Z">
                            <w:r w:rsidRPr="00A47F82">
                              <w:rPr>
                                <w:b/>
                                <w:bCs/>
                                <w:color w:val="000000" w:themeColor="text1"/>
                                <w:sz w:val="28"/>
                                <w:szCs w:val="28"/>
                                <w:rPrChange w:id="1553" w:author="Kranich, Peter" w:date="2025-10-24T11:13:00Z" w16du:dateUtc="2025-10-24T09:13:00Z">
                                  <w:rPr/>
                                </w:rPrChange>
                              </w:rPr>
                              <w:t xml:space="preserve">Scenario </w:t>
                            </w:r>
                            <w:r w:rsidR="003D0677" w:rsidRPr="00A47F82">
                              <w:rPr>
                                <w:b/>
                                <w:bCs/>
                                <w:color w:val="000000" w:themeColor="text1"/>
                                <w:sz w:val="28"/>
                                <w:szCs w:val="28"/>
                                <w:rPrChange w:id="1554" w:author="Kranich, Peter" w:date="2025-10-24T11:13:00Z" w16du:dateUtc="2025-10-24T09:13:00Z">
                                  <w:rPr/>
                                </w:rPrChange>
                              </w:rPr>
                              <w:t>A</w:t>
                            </w:r>
                          </w:ins>
                        </w:p>
                      </w:txbxContent>
                    </v:textbox>
                  </v:shape>
                  <v:shape id="Text Box 1" o:spid="_x0000_s1111" type="#_x0000_t202" style="position:absolute;left:28834;top:24777;width:1203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" fillcolor="white [3201]" strokeweight=".5pt">
                    <v:textbox>
                      <w:txbxContent>
                        <w:p w14:paraId="2360A30D" w14:textId="2D1E1D6D" w:rsidR="009A3C07" w:rsidRDefault="009A3C07">
                          <w:pPr>
                            <w:spacing w:before="0"/>
                            <w:rPr>
                              <w:b/>
                              <w:bCs/>
                              <w:color w:val="008080"/>
                              <w:sz w:val="28"/>
                              <w:szCs w:val="28"/>
                            </w:rPr>
                            <w:pPrChange w:id="1555" w:author="Kranich, Peter" w:date="2025-10-24T11:14:00Z" w16du:dateUtc="2025-10-24T09:14:00Z">
                              <w:pPr/>
                            </w:pPrChange>
                          </w:pPr>
                          <w:r>
                            <w:rPr>
                              <w:b/>
                              <w:bCs/>
                              <w:color w:val="008080"/>
                              <w:sz w:val="28"/>
                              <w:szCs w:val="28"/>
                              <w:u w:val="single"/>
                            </w:rPr>
                            <w:t xml:space="preserve">Scenario </w:t>
                          </w:r>
                          <w:ins w:id="1556" w:author="Kranich, Peter" w:date="2025-10-24T11:14:00Z" w16du:dateUtc="2025-10-24T09:14:00Z">
                            <w:r>
                              <w:rPr>
                                <w:b/>
                                <w:bCs/>
                                <w:color w:val="008080"/>
                                <w:sz w:val="28"/>
                                <w:szCs w:val="28"/>
                                <w:u w:val="single"/>
                              </w:rPr>
                              <w:t>B</w:t>
                            </w:r>
                          </w:ins>
                          <w:del w:id="1557" w:author="Kranich, Peter" w:date="2025-10-24T11:14:00Z" w16du:dateUtc="2025-10-24T09:14:00Z">
                            <w:r w:rsidDel="009A3C07">
                              <w:rPr>
                                <w:b/>
                                <w:bCs/>
                                <w:color w:val="008080"/>
                                <w:sz w:val="28"/>
                                <w:szCs w:val="28"/>
                                <w:u w:val="single"/>
                              </w:rPr>
                              <w:delText>A</w:delText>
                            </w:r>
                          </w:del>
                        </w:p>
                      </w:txbxContent>
                    </v:textbox>
                  </v:shape>
                  <w10:anchorlock/>
                </v:group>
              </w:pict>
            </mc:Fallback>
          </mc:AlternateContent>
        </w:r>
      </w:ins>
    </w:p>
    <w:p w14:paraId="18E2A301" w14:textId="22AC686B" w:rsidR="00A41B42" w:rsidRDefault="00244024" w:rsidP="00A41B42">
      <w:pPr>
        <w:pStyle w:val="BodyText"/>
        <w:rPr>
          <w:ins w:id="1558" w:author="Kranich, Peter" w:date="2025-10-24T11:28:00Z" w16du:dateUtc="2025-10-24T09:28:00Z"/>
        </w:rPr>
      </w:pPr>
      <w:ins w:id="1559" w:author="Kranich, Peter" w:date="2025-10-24T11:23:00Z" w16du:dateUtc="2025-10-24T09:23:00Z">
        <w:r>
          <w:t xml:space="preserve">In the </w:t>
        </w:r>
        <w:r w:rsidR="00EC36CC">
          <w:t xml:space="preserve">example above, the gateway </w:t>
        </w:r>
      </w:ins>
      <w:ins w:id="1560" w:author="Kranich, Peter" w:date="2025-10-24T11:24:00Z" w16du:dateUtc="2025-10-24T09:24:00Z">
        <w:r w:rsidR="00DC77E7">
          <w:t xml:space="preserve">HR sends </w:t>
        </w:r>
      </w:ins>
      <w:ins w:id="1561" w:author="Druckenmueller, Marc" w:date="2025-11-26T14:33:00Z" w16du:dateUtc="2025-11-26T13:33:00Z">
        <w:r w:rsidR="00CF0FAD" w:rsidRPr="00CF0FAD">
          <w:t>Request Heartbeat Response</w:t>
        </w:r>
      </w:ins>
      <w:ins w:id="1562" w:author="Kranich, Peter" w:date="2025-10-24T11:25:00Z" w16du:dateUtc="2025-10-24T09:25:00Z">
        <w:del w:id="1563" w:author="Druckenmueller, Marc" w:date="2025-11-26T14:33:00Z" w16du:dateUtc="2025-11-26T13:33:00Z">
          <w:r w:rsidR="00FE0735" w:rsidDel="00CF0FAD">
            <w:delText>Heartbeat Response Request</w:delText>
          </w:r>
        </w:del>
        <w:r w:rsidR="00FE0735">
          <w:t xml:space="preserve"> message </w:t>
        </w:r>
        <w:r w:rsidR="00E12E9B">
          <w:t xml:space="preserve">to </w:t>
        </w:r>
      </w:ins>
      <w:ins w:id="1564" w:author="Kranich, Peter" w:date="2025-10-24T11:26:00Z" w16du:dateUtc="2025-10-24T09:26:00Z">
        <w:r w:rsidR="00254807">
          <w:t xml:space="preserve">monitor the </w:t>
        </w:r>
      </w:ins>
      <w:ins w:id="1565" w:author="Kranich, Peter" w:date="2025-10-24T11:27:00Z" w16du:dateUtc="2025-10-24T09:27:00Z">
        <w:r w:rsidR="00E81AEE">
          <w:t xml:space="preserve">connection between </w:t>
        </w:r>
      </w:ins>
      <w:ins w:id="1566" w:author="Kranich, Peter" w:date="2025-10-24T12:33:00Z" w16du:dateUtc="2025-10-24T10:33:00Z">
        <w:r w:rsidR="00A903FE">
          <w:t>the gateway</w:t>
        </w:r>
      </w:ins>
      <w:ins w:id="1567" w:author="Kranich, Peter" w:date="2025-10-24T11:27:00Z" w16du:dateUtc="2025-10-24T09:27:00Z">
        <w:r w:rsidR="00E81AEE">
          <w:t xml:space="preserve"> and the </w:t>
        </w:r>
        <w:r w:rsidR="003C5529">
          <w:t>HC.</w:t>
        </w:r>
      </w:ins>
      <w:ins w:id="1568" w:author="Kranich, Peter" w:date="2025-10-24T11:28:00Z" w16du:dateUtc="2025-10-24T09:28:00Z">
        <w:r w:rsidR="003B49A9">
          <w:t xml:space="preserve"> </w:t>
        </w:r>
      </w:ins>
      <w:ins w:id="1569" w:author="Kranich, Peter" w:date="2025-10-24T11:37:00Z" w16du:dateUtc="2025-10-24T09:37:00Z">
        <w:r w:rsidR="00FC534D">
          <w:t>The HC is also an ACM Alert Manager (AM)</w:t>
        </w:r>
        <w:r w:rsidR="003476C9">
          <w:t>.</w:t>
        </w:r>
      </w:ins>
    </w:p>
    <w:p w14:paraId="53CC7154" w14:textId="6E55AA26" w:rsidR="0069707F" w:rsidRDefault="0069707F" w:rsidP="00A41B42">
      <w:pPr>
        <w:pStyle w:val="BodyText"/>
        <w:rPr>
          <w:ins w:id="1570" w:author="Kranich, Peter" w:date="2025-10-24T11:38:00Z" w16du:dateUtc="2025-10-24T09:38:00Z"/>
        </w:rPr>
      </w:pPr>
      <w:ins w:id="1571" w:author="Kranich, Peter" w:date="2025-10-24T11:28:00Z" w16du:dateUtc="2025-10-24T09:28:00Z">
        <w:r>
          <w:t>In</w:t>
        </w:r>
      </w:ins>
      <w:ins w:id="1572" w:author="Kranich, Peter" w:date="2025-10-24T11:29:00Z" w16du:dateUtc="2025-10-24T09:29:00Z">
        <w:r>
          <w:t xml:space="preserve"> scenario A, the </w:t>
        </w:r>
      </w:ins>
      <w:ins w:id="1573" w:author="Kranich, Peter" w:date="2025-10-24T11:31:00Z" w16du:dateUtc="2025-10-24T09:31:00Z">
        <w:r w:rsidR="00C50009">
          <w:t xml:space="preserve">communication </w:t>
        </w:r>
        <w:r w:rsidR="00251212">
          <w:t>between the gateway and its connected device</w:t>
        </w:r>
      </w:ins>
      <w:ins w:id="1574" w:author="Kranich, Peter" w:date="2025-10-24T11:32:00Z" w16du:dateUtc="2025-10-24T09:32:00Z">
        <w:r w:rsidR="00906459">
          <w:t>s</w:t>
        </w:r>
      </w:ins>
      <w:ins w:id="1575" w:author="Kranich, Peter" w:date="2025-10-24T11:31:00Z" w16du:dateUtc="2025-10-24T09:31:00Z">
        <w:r w:rsidR="00251212">
          <w:t xml:space="preserve"> as well as the communication between the gateway and the </w:t>
        </w:r>
        <w:r w:rsidR="00982879">
          <w:t>HC</w:t>
        </w:r>
      </w:ins>
      <w:ins w:id="1576" w:author="Kranich, Peter" w:date="2025-10-24T11:34:00Z" w16du:dateUtc="2025-10-24T09:34:00Z">
        <w:r w:rsidR="004442BC">
          <w:t xml:space="preserve"> works reliably</w:t>
        </w:r>
        <w:r w:rsidR="00210376">
          <w:t xml:space="preserve">, and therefore, only heartbeat messages </w:t>
        </w:r>
      </w:ins>
      <w:ins w:id="1577" w:author="Kranich, Peter" w:date="2025-10-24T11:36:00Z" w16du:dateUtc="2025-10-24T09:36:00Z">
        <w:r w:rsidR="00665451">
          <w:t>on gateway level are sen</w:t>
        </w:r>
        <w:r w:rsidR="00FC534D">
          <w:t>t to the HC.</w:t>
        </w:r>
      </w:ins>
      <w:ins w:id="1578" w:author="Kranich, Peter" w:date="2025-10-24T11:31:00Z" w16du:dateUtc="2025-10-24T09:31:00Z">
        <w:r w:rsidR="00982879">
          <w:t xml:space="preserve"> </w:t>
        </w:r>
      </w:ins>
      <w:ins w:id="1579" w:author="Kranich, Peter" w:date="2025-10-24T11:37:00Z" w16du:dateUtc="2025-10-24T09:37:00Z">
        <w:r w:rsidR="003476C9">
          <w:t xml:space="preserve">If there are no </w:t>
        </w:r>
      </w:ins>
      <w:ins w:id="1580" w:author="Kranich, Peter" w:date="2025-10-24T11:38:00Z" w16du:dateUtc="2025-10-24T09:38:00Z">
        <w:r w:rsidR="003476C9">
          <w:t xml:space="preserve">active alert events from </w:t>
        </w:r>
      </w:ins>
      <w:ins w:id="1581" w:author="Kranich, Peter" w:date="2025-10-24T12:34:00Z" w16du:dateUtc="2025-10-24T10:34:00Z">
        <w:r w:rsidR="00737644">
          <w:t>any</w:t>
        </w:r>
      </w:ins>
      <w:ins w:id="1582" w:author="Kranich, Peter" w:date="2025-10-24T11:38:00Z" w16du:dateUtc="2025-10-24T09:38:00Z">
        <w:r w:rsidR="00E713B4">
          <w:t xml:space="preserve"> of the connected devices, no further message </w:t>
        </w:r>
        <w:r w:rsidR="0074081F">
          <w:t>traffic</w:t>
        </w:r>
      </w:ins>
      <w:ins w:id="1583" w:author="Kranich, Peter" w:date="2025-10-24T12:35:00Z" w16du:dateUtc="2025-10-24T10:35:00Z">
        <w:r w:rsidR="00DC2DB1">
          <w:t xml:space="preserve"> takes place</w:t>
        </w:r>
      </w:ins>
      <w:ins w:id="1584" w:author="Kranich, Peter" w:date="2025-10-24T11:38:00Z" w16du:dateUtc="2025-10-24T09:38:00Z">
        <w:r w:rsidR="0074081F">
          <w:t xml:space="preserve"> on the network.</w:t>
        </w:r>
      </w:ins>
    </w:p>
    <w:p w14:paraId="5901B849" w14:textId="770B9C37" w:rsidR="0074081F" w:rsidRDefault="009924FB" w:rsidP="00A41B42">
      <w:pPr>
        <w:pStyle w:val="BodyText"/>
        <w:rPr>
          <w:ins w:id="1585" w:author="Kranich, Peter" w:date="2025-10-24T11:46:00Z" w16du:dateUtc="2025-10-24T09:46:00Z"/>
        </w:rPr>
      </w:pPr>
      <w:ins w:id="1586" w:author="Kranich, Peter" w:date="2025-10-24T11:39:00Z" w16du:dateUtc="2025-10-24T09:39:00Z">
        <w:r>
          <w:t>In sc</w:t>
        </w:r>
      </w:ins>
      <w:ins w:id="1587" w:author="Kranich, Peter" w:date="2025-10-24T11:40:00Z" w16du:dateUtc="2025-10-24T09:40:00Z">
        <w:r w:rsidR="00D54686">
          <w:t xml:space="preserve">enario B, </w:t>
        </w:r>
        <w:r w:rsidR="00356B1F">
          <w:t xml:space="preserve">one of the devices lost </w:t>
        </w:r>
      </w:ins>
      <w:ins w:id="1588" w:author="Kranich, Peter" w:date="2025-10-24T11:41:00Z" w16du:dateUtc="2025-10-24T09:41:00Z">
        <w:r w:rsidR="009345C0">
          <w:t xml:space="preserve">the connection to the gateway. In this case, the </w:t>
        </w:r>
        <w:r w:rsidR="00681C93">
          <w:t>gateway send</w:t>
        </w:r>
      </w:ins>
      <w:ins w:id="1589" w:author="Kranich, Peter" w:date="2025-10-24T11:42:00Z" w16du:dateUtc="2025-10-24T09:42:00Z">
        <w:r w:rsidR="00681C93">
          <w:t xml:space="preserve">s an ACM PCD-04 </w:t>
        </w:r>
        <w:r w:rsidR="00E526E8">
          <w:t xml:space="preserve">message on behalf of the device that indicates the </w:t>
        </w:r>
      </w:ins>
      <w:ins w:id="1590" w:author="Kranich, Peter" w:date="2025-10-24T11:43:00Z" w16du:dateUtc="2025-10-24T09:43:00Z">
        <w:r w:rsidR="00781CAC">
          <w:t xml:space="preserve">communication </w:t>
        </w:r>
      </w:ins>
      <w:ins w:id="1591" w:author="Kranich, Peter" w:date="2025-10-24T11:44:00Z" w16du:dateUtc="2025-10-24T09:44:00Z">
        <w:r w:rsidR="00A021B6">
          <w:t>loss</w:t>
        </w:r>
      </w:ins>
      <w:ins w:id="1592" w:author="Kranich, Peter" w:date="2025-10-24T11:43:00Z" w16du:dateUtc="2025-10-24T09:43:00Z">
        <w:r w:rsidR="00781CAC">
          <w:t xml:space="preserve"> of </w:t>
        </w:r>
        <w:r w:rsidR="00781CAC">
          <w:lastRenderedPageBreak/>
          <w:t>the d</w:t>
        </w:r>
        <w:r w:rsidR="00A021B6">
          <w:t>evice.</w:t>
        </w:r>
      </w:ins>
      <w:ins w:id="1593" w:author="Kranich, Peter" w:date="2025-10-24T11:44:00Z" w16du:dateUtc="2025-10-24T09:44:00Z">
        <w:r w:rsidR="00ED5E2D">
          <w:t xml:space="preserve"> Like any other ACM PCD-04 message</w:t>
        </w:r>
      </w:ins>
      <w:ins w:id="1594" w:author="Kranich, Peter" w:date="2025-10-24T11:45:00Z" w16du:dateUtc="2025-10-24T09:45:00Z">
        <w:r w:rsidR="00E52CA6">
          <w:t xml:space="preserve"> from a device</w:t>
        </w:r>
      </w:ins>
      <w:ins w:id="1595" w:author="Kranich, Peter" w:date="2025-10-24T11:44:00Z" w16du:dateUtc="2025-10-24T09:44:00Z">
        <w:r w:rsidR="00ED5E2D">
          <w:t xml:space="preserve">, the </w:t>
        </w:r>
        <w:r w:rsidR="00E52CA6">
          <w:t xml:space="preserve">AM is </w:t>
        </w:r>
      </w:ins>
      <w:ins w:id="1596" w:author="Kranich, Peter" w:date="2025-10-24T11:45:00Z" w16du:dateUtc="2025-10-24T09:45:00Z">
        <w:r w:rsidR="00E52CA6">
          <w:t>responsible for</w:t>
        </w:r>
        <w:r w:rsidR="00530A11">
          <w:t xml:space="preserve"> the dissemination of the alert </w:t>
        </w:r>
      </w:ins>
      <w:ins w:id="1597" w:author="Kranich, Peter" w:date="2025-10-24T11:46:00Z" w16du:dateUtc="2025-10-24T09:46:00Z">
        <w:r w:rsidR="00122B66">
          <w:t xml:space="preserve">event to the relevant </w:t>
        </w:r>
        <w:r w:rsidR="00DF71A7">
          <w:t>Alert Communicator (AC) devices.</w:t>
        </w:r>
      </w:ins>
      <w:ins w:id="1598" w:author="Kranich, Peter" w:date="2025-10-24T11:56:00Z" w16du:dateUtc="2025-10-24T09:56:00Z">
        <w:r w:rsidR="008A1D72">
          <w:br/>
          <w:t xml:space="preserve">For other IHE profiles, the gateway may send </w:t>
        </w:r>
        <w:r w:rsidR="00404215">
          <w:t>corresponding messages which</w:t>
        </w:r>
      </w:ins>
      <w:ins w:id="1599" w:author="Kranich, Peter" w:date="2025-10-24T11:57:00Z" w16du:dateUtc="2025-10-24T09:57:00Z">
        <w:r w:rsidR="00404215">
          <w:t xml:space="preserve"> indicate </w:t>
        </w:r>
      </w:ins>
      <w:ins w:id="1600" w:author="Kranich, Peter" w:date="2025-10-24T11:58:00Z" w16du:dateUtc="2025-10-24T09:58:00Z">
        <w:r w:rsidR="00C41FDD">
          <w:t>a communication loss of the device. E.g. for the IHE DEC</w:t>
        </w:r>
        <w:r w:rsidR="0015752B">
          <w:t xml:space="preserve"> profile,</w:t>
        </w:r>
      </w:ins>
      <w:ins w:id="1601" w:author="Kranich, Peter" w:date="2025-10-24T11:59:00Z" w16du:dateUtc="2025-10-24T09:59:00Z">
        <w:r w:rsidR="0015752B">
          <w:t xml:space="preserve"> the gateway may send DEC PCD-01 message</w:t>
        </w:r>
      </w:ins>
      <w:ins w:id="1602" w:author="Kranich, Peter" w:date="2025-10-24T12:00:00Z" w16du:dateUtc="2025-10-24T10:00:00Z">
        <w:r w:rsidR="003E4CE7">
          <w:t>s</w:t>
        </w:r>
      </w:ins>
      <w:ins w:id="1603" w:author="Kranich, Peter" w:date="2025-10-24T11:59:00Z" w16du:dateUtc="2025-10-24T09:59:00Z">
        <w:r w:rsidR="0015752B">
          <w:t xml:space="preserve"> with no </w:t>
        </w:r>
      </w:ins>
      <w:ins w:id="1604" w:author="Kranich, Peter" w:date="2025-10-24T12:00:00Z" w16du:dateUtc="2025-10-24T10:00:00Z">
        <w:r w:rsidR="001B6471">
          <w:t>observations</w:t>
        </w:r>
        <w:r w:rsidR="003E4CE7">
          <w:t xml:space="preserve">, or </w:t>
        </w:r>
      </w:ins>
      <w:ins w:id="1605" w:author="Kranich, Peter" w:date="2025-10-24T12:01:00Z" w16du:dateUtc="2025-10-24T10:01:00Z">
        <w:r w:rsidR="00201B04">
          <w:t xml:space="preserve">with observations which are all marked as </w:t>
        </w:r>
      </w:ins>
      <w:ins w:id="1606" w:author="Kranich, Peter" w:date="2025-10-24T12:05:00Z" w16du:dateUtc="2025-10-24T10:05:00Z">
        <w:r w:rsidR="00F14122">
          <w:t>“unavailable”.</w:t>
        </w:r>
      </w:ins>
    </w:p>
    <w:p w14:paraId="23A87403" w14:textId="6FD16216" w:rsidR="00A41B42" w:rsidRPr="00A86BA0" w:rsidDel="006831B0" w:rsidRDefault="00821040">
      <w:pPr>
        <w:pStyle w:val="BodyText"/>
        <w:rPr>
          <w:del w:id="1607" w:author="Kranich, Peter" w:date="2025-10-24T12:48:00Z" w16du:dateUtc="2025-10-24T10:48:00Z"/>
          <w:rPrChange w:id="1608" w:author="Kranich, Peter" w:date="2025-10-24T12:48:00Z" w16du:dateUtc="2025-10-24T10:48:00Z">
            <w:rPr>
              <w:del w:id="1609" w:author="Kranich, Peter" w:date="2025-10-24T12:48:00Z" w16du:dateUtc="2025-10-24T10:48:00Z"/>
              <w:rFonts w:ascii="Consolas" w:hAnsi="Consolas" w:cs="Consolas"/>
              <w:color w:val="000000"/>
              <w:sz w:val="20"/>
            </w:rPr>
          </w:rPrChange>
        </w:rPr>
        <w:pPrChange w:id="1610" w:author="Kranich, Peter" w:date="2025-10-24T12:48:00Z" w16du:dateUtc="2025-10-24T10:48:00Z">
          <w:pPr/>
        </w:pPrChange>
      </w:pPr>
      <w:ins w:id="1611" w:author="Kranich, Peter" w:date="2025-10-24T11:47:00Z" w16du:dateUtc="2025-10-24T09:47:00Z">
        <w:r>
          <w:t>In</w:t>
        </w:r>
      </w:ins>
      <w:ins w:id="1612" w:author="Kranich, Peter" w:date="2025-10-24T11:48:00Z" w16du:dateUtc="2025-10-24T09:48:00Z">
        <w:r>
          <w:t xml:space="preserve"> the case</w:t>
        </w:r>
        <w:r w:rsidR="00195136">
          <w:t xml:space="preserve"> of an unreliable connection</w:t>
        </w:r>
        <w:r w:rsidR="00EA7A79">
          <w:t xml:space="preserve"> between the gateway and the HC / AM, the </w:t>
        </w:r>
      </w:ins>
      <w:ins w:id="1613" w:author="Kranich, Peter" w:date="2025-10-24T11:49:00Z" w16du:dateUtc="2025-10-24T09:49:00Z">
        <w:r w:rsidR="00EA7A79">
          <w:t xml:space="preserve">gateway </w:t>
        </w:r>
        <w:r w:rsidR="00A52339">
          <w:t xml:space="preserve">is responsible for announcing the </w:t>
        </w:r>
        <w:r w:rsidR="00370426">
          <w:t xml:space="preserve">issue </w:t>
        </w:r>
      </w:ins>
      <w:ins w:id="1614" w:author="Kranich, Peter" w:date="2025-10-24T12:47:00Z" w16du:dateUtc="2025-10-24T10:47:00Z">
        <w:r w:rsidR="00B87696">
          <w:t>to its</w:t>
        </w:r>
      </w:ins>
      <w:ins w:id="1615" w:author="Kranich, Peter" w:date="2025-10-24T11:49:00Z" w16du:dateUtc="2025-10-24T09:49:00Z">
        <w:r w:rsidR="00370426">
          <w:t xml:space="preserve"> </w:t>
        </w:r>
      </w:ins>
      <w:ins w:id="1616" w:author="Kranich, Peter" w:date="2025-10-24T11:50:00Z" w16du:dateUtc="2025-10-24T09:50:00Z">
        <w:r w:rsidR="005E7069">
          <w:t>connected device (e.g. a status message at the device</w:t>
        </w:r>
      </w:ins>
      <w:ins w:id="1617" w:author="Kranich, Peter" w:date="2025-10-24T13:22:00Z" w16du:dateUtc="2025-10-24T11:22:00Z">
        <w:r w:rsidR="00280D10">
          <w:t>’s display</w:t>
        </w:r>
      </w:ins>
      <w:ins w:id="1618" w:author="Kranich, Peter" w:date="2025-10-24T11:50:00Z" w16du:dateUtc="2025-10-24T09:50:00Z">
        <w:r w:rsidR="00750F76">
          <w:t xml:space="preserve"> that informs the caregi</w:t>
        </w:r>
      </w:ins>
      <w:ins w:id="1619" w:author="Kranich, Peter" w:date="2025-10-24T11:51:00Z" w16du:dateUtc="2025-10-24T09:51:00Z">
        <w:r w:rsidR="00750F76">
          <w:t>ver that no alert</w:t>
        </w:r>
      </w:ins>
      <w:ins w:id="1620" w:author="Kranich, Peter" w:date="2025-10-24T12:07:00Z" w16du:dateUtc="2025-10-24T10:07:00Z">
        <w:r w:rsidR="00411CF4">
          <w:t xml:space="preserve"> eve</w:t>
        </w:r>
      </w:ins>
      <w:ins w:id="1621" w:author="Kranich, Peter" w:date="2025-10-24T12:08:00Z" w16du:dateUtc="2025-10-24T10:08:00Z">
        <w:r w:rsidR="00411CF4">
          <w:t>nts</w:t>
        </w:r>
      </w:ins>
      <w:ins w:id="1622" w:author="Kranich, Peter" w:date="2025-10-24T11:51:00Z" w16du:dateUtc="2025-10-24T09:51:00Z">
        <w:r w:rsidR="00750F76">
          <w:t xml:space="preserve"> are </w:t>
        </w:r>
        <w:r w:rsidR="003A1BF8">
          <w:t>distributed anymore), and</w:t>
        </w:r>
        <w:r w:rsidR="00E37374">
          <w:t xml:space="preserve"> the HC / AM</w:t>
        </w:r>
      </w:ins>
      <w:ins w:id="1623" w:author="Kranich, Peter" w:date="2025-10-24T11:52:00Z" w16du:dateUtc="2025-10-24T09:52:00Z">
        <w:r w:rsidR="00E37374">
          <w:t xml:space="preserve"> is responsible for announcing the </w:t>
        </w:r>
        <w:r w:rsidR="00F40A3E">
          <w:t xml:space="preserve">issue to the caregivers </w:t>
        </w:r>
      </w:ins>
      <w:ins w:id="1624" w:author="Kranich, Peter" w:date="2025-10-24T11:53:00Z" w16du:dateUtc="2025-10-24T09:53:00Z">
        <w:r w:rsidR="009F3583">
          <w:t>which are affected by the</w:t>
        </w:r>
        <w:r w:rsidR="007827BC">
          <w:t xml:space="preserve"> communication failur</w:t>
        </w:r>
      </w:ins>
      <w:ins w:id="1625" w:author="Kranich, Peter" w:date="2025-10-24T12:48:00Z" w16du:dateUtc="2025-10-24T10:48:00Z">
        <w:r w:rsidR="00A86BA0">
          <w:t>e</w:t>
        </w:r>
      </w:ins>
      <w:ins w:id="1626" w:author="Kranich, Peter" w:date="2025-10-24T12:49:00Z" w16du:dateUtc="2025-10-24T10:49:00Z">
        <w:r w:rsidR="00340692">
          <w:t xml:space="preserve"> (e.g. all caregivers which are assigned to patients</w:t>
        </w:r>
        <w:r w:rsidR="005C4F8E">
          <w:t xml:space="preserve"> in </w:t>
        </w:r>
      </w:ins>
      <w:ins w:id="1627" w:author="Kranich, Peter" w:date="2025-10-24T12:50:00Z" w16du:dateUtc="2025-10-24T10:50:00Z">
        <w:r w:rsidR="00B75D50">
          <w:t>“</w:t>
        </w:r>
      </w:ins>
      <w:ins w:id="1628" w:author="Kranich, Peter" w:date="2025-10-24T12:49:00Z" w16du:dateUtc="2025-10-24T10:49:00Z">
        <w:r w:rsidR="005C4F8E">
          <w:t>ICU</w:t>
        </w:r>
      </w:ins>
      <w:ins w:id="1629" w:author="Kranich, Peter" w:date="2025-10-24T12:50:00Z" w16du:dateUtc="2025-10-24T10:50:00Z">
        <w:r w:rsidR="005C4F8E">
          <w:t xml:space="preserve"> West</w:t>
        </w:r>
        <w:r w:rsidR="00B75D50">
          <w:t>”</w:t>
        </w:r>
        <w:r w:rsidR="005C4F8E">
          <w:t xml:space="preserve"> and </w:t>
        </w:r>
        <w:r w:rsidR="00B75D50">
          <w:t>“</w:t>
        </w:r>
        <w:r w:rsidR="005C4F8E">
          <w:t>ICU Nort</w:t>
        </w:r>
      </w:ins>
      <w:ins w:id="1630" w:author="Kranich, Peter" w:date="2025-10-24T12:53:00Z" w16du:dateUtc="2025-10-24T10:53:00Z">
        <w:r w:rsidR="00B70F95">
          <w:t>h”</w:t>
        </w:r>
      </w:ins>
      <w:ins w:id="1631" w:author="Kranich, Peter" w:date="2025-10-24T13:23:00Z" w16du:dateUtc="2025-10-24T11:23:00Z">
        <w:r w:rsidR="00C506AE">
          <w:t xml:space="preserve"> </w:t>
        </w:r>
        <w:r w:rsidR="00425450">
          <w:t>and which will no longer receive alert events from</w:t>
        </w:r>
      </w:ins>
      <w:ins w:id="1632" w:author="Kranich, Peter" w:date="2025-10-24T13:24:00Z" w16du:dateUtc="2025-10-24T11:24:00Z">
        <w:r w:rsidR="00425450">
          <w:t xml:space="preserve"> devices connected to the </w:t>
        </w:r>
        <w:r w:rsidR="00DA3873">
          <w:t>gateway</w:t>
        </w:r>
      </w:ins>
      <w:ins w:id="1633" w:author="Kranich, Peter" w:date="2025-10-24T12:50:00Z" w16du:dateUtc="2025-10-24T10:50:00Z">
        <w:r w:rsidR="00B75D50">
          <w:t>).</w:t>
        </w:r>
      </w:ins>
    </w:p>
    <w:p w14:paraId="12162DFC" w14:textId="77777777" w:rsidR="008264D3" w:rsidRPr="00D26514" w:rsidRDefault="008264D3" w:rsidP="00B46883">
      <w:pPr>
        <w:pStyle w:val="BodyText"/>
      </w:pPr>
    </w:p>
    <w:p w14:paraId="33C57AE3" w14:textId="4E15CCA3" w:rsidR="0011062E" w:rsidRPr="00D26514" w:rsidDel="00995F32" w:rsidRDefault="0011062E" w:rsidP="00EA3BCB">
      <w:pPr>
        <w:pStyle w:val="Heading3"/>
        <w:numPr>
          <w:ilvl w:val="0"/>
          <w:numId w:val="0"/>
        </w:numPr>
        <w:rPr>
          <w:del w:id="1634" w:author="Kranich, Peter" w:date="2025-07-15T08:58:00Z" w16du:dateUtc="2025-07-15T06:58:00Z"/>
        </w:rPr>
      </w:pPr>
      <w:bookmarkStart w:id="1635" w:name="_Toc18414937"/>
      <w:del w:id="1636" w:author="Kranich, Peter" w:date="2025-07-15T08:58:00Z" w16du:dateUtc="2025-07-15T06:58:00Z">
        <w:r w:rsidRPr="00D26514" w:rsidDel="00995F32">
          <w:rPr>
            <w:noProof w:val="0"/>
          </w:rPr>
          <w:delText>3.</w:delText>
        </w:r>
        <w:r w:rsidR="00693660" w:rsidDel="00995F32">
          <w:rPr>
            <w:noProof w:val="0"/>
          </w:rPr>
          <w:delText>53</w:delText>
        </w:r>
        <w:r w:rsidRPr="00D26514" w:rsidDel="00995F32">
          <w:rPr>
            <w:noProof w:val="0"/>
          </w:rPr>
          <w:delText>.</w:delText>
        </w:r>
        <w:r w:rsidR="000E70CC" w:rsidRPr="00D26514" w:rsidDel="00995F32">
          <w:rPr>
            <w:noProof w:val="0"/>
          </w:rPr>
          <w:delText>5</w:delText>
        </w:r>
        <w:r w:rsidRPr="00D26514" w:rsidDel="00995F32">
          <w:rPr>
            <w:noProof w:val="0"/>
          </w:rPr>
          <w:delText xml:space="preserve"> Protocol Requirements</w:delText>
        </w:r>
        <w:bookmarkEnd w:id="1635"/>
      </w:del>
    </w:p>
    <w:p w14:paraId="3A081687" w14:textId="1E57F9AB" w:rsidR="004A6CA4" w:rsidRPr="00D26514" w:rsidDel="00995F32" w:rsidRDefault="006E5652" w:rsidP="006E5652">
      <w:pPr>
        <w:pStyle w:val="BodyText"/>
        <w:rPr>
          <w:del w:id="1637" w:author="Kranich, Peter" w:date="2025-07-15T08:58:00Z" w16du:dateUtc="2025-07-15T06:58:00Z"/>
        </w:rPr>
      </w:pPr>
      <w:del w:id="1638" w:author="Kranich, Peter" w:date="2025-07-15T08:58:00Z" w16du:dateUtc="2025-07-15T06:58:00Z">
        <w:r w:rsidDel="00995F32">
          <w:delText>Not applicable.</w:delText>
        </w:r>
      </w:del>
    </w:p>
    <w:p w14:paraId="63551E7E" w14:textId="267446BB" w:rsidR="004A6CA4" w:rsidRPr="00D26514" w:rsidDel="00995F32" w:rsidRDefault="004A6CA4" w:rsidP="004A6CA4">
      <w:pPr>
        <w:pStyle w:val="Heading3"/>
        <w:numPr>
          <w:ilvl w:val="0"/>
          <w:numId w:val="0"/>
        </w:numPr>
        <w:rPr>
          <w:del w:id="1639" w:author="Kranich, Peter" w:date="2025-07-15T08:58:00Z" w16du:dateUtc="2025-07-15T06:58:00Z"/>
          <w:noProof w:val="0"/>
        </w:rPr>
      </w:pPr>
      <w:bookmarkStart w:id="1640" w:name="_Toc18414938"/>
      <w:del w:id="1641" w:author="Kranich, Peter" w:date="2025-07-15T08:58:00Z" w16du:dateUtc="2025-07-15T06:58:00Z">
        <w:r w:rsidRPr="00D26514" w:rsidDel="00995F32">
          <w:rPr>
            <w:noProof w:val="0"/>
          </w:rPr>
          <w:delText>3.</w:delText>
        </w:r>
        <w:r w:rsidR="00693660" w:rsidDel="00995F32">
          <w:rPr>
            <w:noProof w:val="0"/>
          </w:rPr>
          <w:delText>53</w:delText>
        </w:r>
        <w:r w:rsidRPr="00D26514" w:rsidDel="00995F32">
          <w:rPr>
            <w:noProof w:val="0"/>
          </w:rPr>
          <w:delText>.</w:delText>
        </w:r>
        <w:r w:rsidR="000E70CC" w:rsidRPr="00D26514" w:rsidDel="00995F32">
          <w:rPr>
            <w:noProof w:val="0"/>
          </w:rPr>
          <w:delText>6</w:delText>
        </w:r>
        <w:r w:rsidRPr="00D26514" w:rsidDel="00995F32">
          <w:rPr>
            <w:noProof w:val="0"/>
          </w:rPr>
          <w:delText xml:space="preserve"> Security Considerations</w:delText>
        </w:r>
        <w:bookmarkEnd w:id="1640"/>
      </w:del>
    </w:p>
    <w:p w14:paraId="67D1575F" w14:textId="787E6061" w:rsidR="003330A1" w:rsidDel="00995F32" w:rsidRDefault="00585A4B" w:rsidP="00BC4300">
      <w:pPr>
        <w:pStyle w:val="BodyText"/>
        <w:rPr>
          <w:del w:id="1642" w:author="Kranich, Peter" w:date="2025-07-15T08:58:00Z" w16du:dateUtc="2025-07-15T06:58:00Z"/>
        </w:rPr>
      </w:pPr>
      <w:del w:id="1643" w:author="Kranich, Peter" w:date="2025-07-15T08:58:00Z" w16du:dateUtc="2025-07-15T06:58:00Z">
        <w:r w:rsidRPr="00585A4B" w:rsidDel="00995F32">
          <w:delText>No special security or security audit considerations beyond the general ones already discussed apply to this transaction</w:delText>
        </w:r>
        <w:r w:rsidR="003E46DB" w:rsidDel="00995F32">
          <w:delText>.</w:delText>
        </w:r>
      </w:del>
    </w:p>
    <w:p w14:paraId="0E3DF444" w14:textId="77777777" w:rsidR="008F45B0" w:rsidRPr="00D26514" w:rsidRDefault="008F45B0" w:rsidP="00BC4300">
      <w:pPr>
        <w:pStyle w:val="BodyText"/>
      </w:pPr>
    </w:p>
    <w:p w14:paraId="7A6B411B" w14:textId="5FDC53D1" w:rsidR="00D471FE" w:rsidRPr="00DB009B" w:rsidDel="00995F32" w:rsidRDefault="00D471FE" w:rsidP="00D471FE">
      <w:pPr>
        <w:pStyle w:val="Heading2"/>
        <w:numPr>
          <w:ilvl w:val="0"/>
          <w:numId w:val="0"/>
        </w:numPr>
        <w:rPr>
          <w:del w:id="1644" w:author="Kranich, Peter" w:date="2025-07-15T08:58:00Z" w16du:dateUtc="2025-07-15T06:58:00Z"/>
          <w:noProof w:val="0"/>
        </w:rPr>
      </w:pPr>
      <w:bookmarkStart w:id="1645" w:name="_Ref189041589"/>
      <w:del w:id="1646" w:author="Kranich, Peter" w:date="2025-07-15T08:58:00Z" w16du:dateUtc="2025-07-15T06:58:00Z">
        <w:r w:rsidRPr="00D26514" w:rsidDel="00995F32">
          <w:rPr>
            <w:noProof w:val="0"/>
          </w:rPr>
          <w:delText>3.</w:delText>
        </w:r>
        <w:r w:rsidR="00693660" w:rsidDel="00995F32">
          <w:rPr>
            <w:noProof w:val="0"/>
          </w:rPr>
          <w:delText>54</w:delText>
        </w:r>
        <w:r w:rsidR="00693660" w:rsidRPr="00D26514" w:rsidDel="00995F32">
          <w:rPr>
            <w:noProof w:val="0"/>
          </w:rPr>
          <w:delText xml:space="preserve"> </w:delText>
        </w:r>
        <w:r w:rsidR="0039757A" w:rsidDel="00995F32">
          <w:delText>Acknowledge</w:delText>
        </w:r>
        <w:r w:rsidDel="00995F32">
          <w:delText xml:space="preserve"> </w:delText>
        </w:r>
        <w:r w:rsidRPr="00CE1328" w:rsidDel="00995F32">
          <w:delText>Heartbeat Message</w:delText>
        </w:r>
        <w:r w:rsidDel="00995F32">
          <w:delText xml:space="preserve"> </w:delText>
        </w:r>
        <w:r w:rsidRPr="00CE1328" w:rsidDel="00995F32">
          <w:delText>[DEV-5</w:delText>
        </w:r>
        <w:r w:rsidR="0039757A" w:rsidDel="00995F32">
          <w:delText>4</w:delText>
        </w:r>
        <w:r w:rsidRPr="00CE1328" w:rsidDel="00995F32">
          <w:delText>]</w:delText>
        </w:r>
        <w:bookmarkEnd w:id="1645"/>
      </w:del>
    </w:p>
    <w:p w14:paraId="7FADA962" w14:textId="01C53954" w:rsidR="00D471FE" w:rsidRPr="00D26514" w:rsidDel="00995F32" w:rsidRDefault="00D471FE" w:rsidP="00D471FE">
      <w:pPr>
        <w:pStyle w:val="Heading3"/>
        <w:numPr>
          <w:ilvl w:val="0"/>
          <w:numId w:val="0"/>
        </w:numPr>
        <w:rPr>
          <w:del w:id="1647" w:author="Kranich, Peter" w:date="2025-07-15T08:58:00Z" w16du:dateUtc="2025-07-15T06:58:00Z"/>
          <w:noProof w:val="0"/>
        </w:rPr>
      </w:pPr>
      <w:del w:id="1648" w:author="Kranich, Peter" w:date="2025-07-15T08:58:00Z" w16du:dateUtc="2025-07-15T06:58:00Z">
        <w:r w:rsidRPr="00D26514" w:rsidDel="00995F32">
          <w:rPr>
            <w:noProof w:val="0"/>
          </w:rPr>
          <w:delText>3.</w:delText>
        </w:r>
        <w:r w:rsidR="00693660" w:rsidDel="00995F32">
          <w:rPr>
            <w:noProof w:val="0"/>
          </w:rPr>
          <w:delText>54</w:delText>
        </w:r>
        <w:r w:rsidRPr="00D26514" w:rsidDel="00995F32">
          <w:rPr>
            <w:noProof w:val="0"/>
          </w:rPr>
          <w:delText>.1 Scope</w:delText>
        </w:r>
      </w:del>
    </w:p>
    <w:p w14:paraId="4448091D" w14:textId="763BDED6" w:rsidR="00D471FE" w:rsidRPr="00D26514" w:rsidDel="00995F32" w:rsidRDefault="00D471FE" w:rsidP="00D471FE">
      <w:pPr>
        <w:pStyle w:val="BodyText"/>
        <w:rPr>
          <w:del w:id="1649" w:author="Kranich, Peter" w:date="2025-07-15T08:58:00Z" w16du:dateUtc="2025-07-15T06:58:00Z"/>
        </w:rPr>
      </w:pPr>
      <w:del w:id="1650" w:author="Kranich, Peter" w:date="2025-07-15T08:58:00Z" w16du:dateUtc="2025-07-15T06:58:00Z">
        <w:r w:rsidRPr="00D26514" w:rsidDel="00995F32">
          <w:delText>This transaction is used to</w:delText>
        </w:r>
        <w:r w:rsidDel="00995F32">
          <w:delText xml:space="preserve"> </w:delText>
        </w:r>
        <w:r w:rsidR="0039757A" w:rsidDel="00995F32">
          <w:delText>acknowledge</w:delText>
        </w:r>
        <w:r w:rsidDel="00995F32">
          <w:delText xml:space="preserve"> heartbeat messages from the PCD REPORTER to the PCD CONSUMER.</w:delText>
        </w:r>
      </w:del>
    </w:p>
    <w:p w14:paraId="1A9288C3" w14:textId="1D4A73D3" w:rsidR="00D471FE" w:rsidDel="00995F32" w:rsidRDefault="00D471FE" w:rsidP="00D471FE">
      <w:pPr>
        <w:pStyle w:val="Heading3"/>
        <w:numPr>
          <w:ilvl w:val="0"/>
          <w:numId w:val="0"/>
        </w:numPr>
        <w:rPr>
          <w:del w:id="1651" w:author="Kranich, Peter" w:date="2025-07-15T08:58:00Z" w16du:dateUtc="2025-07-15T06:58:00Z"/>
          <w:noProof w:val="0"/>
        </w:rPr>
      </w:pPr>
      <w:del w:id="1652" w:author="Kranich, Peter" w:date="2025-07-15T08:58:00Z" w16du:dateUtc="2025-07-15T06:58:00Z">
        <w:r w:rsidRPr="00D26514" w:rsidDel="00995F32">
          <w:rPr>
            <w:noProof w:val="0"/>
          </w:rPr>
          <w:delText>3.</w:delText>
        </w:r>
        <w:r w:rsidR="00693660" w:rsidDel="00995F32">
          <w:rPr>
            <w:noProof w:val="0"/>
          </w:rPr>
          <w:delText>54</w:delText>
        </w:r>
        <w:r w:rsidRPr="00D26514" w:rsidDel="00995F32">
          <w:rPr>
            <w:noProof w:val="0"/>
          </w:rPr>
          <w:delText>.2 Actor Roles</w:delText>
        </w:r>
      </w:del>
    </w:p>
    <w:p w14:paraId="0295518C" w14:textId="55CEE953" w:rsidR="00D471FE" w:rsidRPr="00D26514" w:rsidDel="00995F32" w:rsidRDefault="00D471FE" w:rsidP="00D471FE">
      <w:pPr>
        <w:pStyle w:val="BodyText"/>
        <w:rPr>
          <w:del w:id="1653" w:author="Kranich, Peter" w:date="2025-07-15T08:58:00Z" w16du:dateUtc="2025-07-15T06:58:00Z"/>
        </w:rPr>
      </w:pPr>
      <w:del w:id="1654" w:author="Kranich, Peter" w:date="2025-07-15T08:58:00Z" w16du:dateUtc="2025-07-15T06:58:00Z">
        <w:r w:rsidRPr="00D26514" w:rsidDel="00995F32">
          <w:delText>The roles in this transaction are defined in the following table and may be played by the actors shown here:</w:delText>
        </w:r>
      </w:del>
    </w:p>
    <w:p w14:paraId="35661DE2" w14:textId="6010DC0D" w:rsidR="00D471FE" w:rsidRPr="00D26514" w:rsidDel="00995F32" w:rsidRDefault="00D471FE" w:rsidP="00D471FE">
      <w:pPr>
        <w:pStyle w:val="TableTitle"/>
        <w:rPr>
          <w:del w:id="1655" w:author="Kranich, Peter" w:date="2025-07-15T08:58:00Z" w16du:dateUtc="2025-07-15T06:58:00Z"/>
        </w:rPr>
      </w:pPr>
      <w:del w:id="1656" w:author="Kranich, Peter" w:date="2025-07-15T08:58:00Z" w16du:dateUtc="2025-07-15T06:58:00Z">
        <w:r w:rsidRPr="00D26514" w:rsidDel="00995F32">
          <w:delText>Table 3.</w:delText>
        </w:r>
        <w:r w:rsidR="008C59D9" w:rsidDel="00995F32">
          <w:delText>54</w:delText>
        </w:r>
        <w:r w:rsidRPr="00D26514" w:rsidDel="00995F32">
          <w:delText>.2-1: Actor Roles</w:delText>
        </w:r>
      </w:del>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75"/>
        <w:gridCol w:w="8201"/>
      </w:tblGrid>
      <w:tr w:rsidR="00D471FE" w:rsidRPr="00D26514" w:rsidDel="00995F32" w14:paraId="29FE1379" w14:textId="2D907656" w:rsidTr="007F183D">
        <w:trPr>
          <w:del w:id="1657" w:author="Kranich, Peter" w:date="2025-07-15T08:58:00Z"/>
        </w:trPr>
        <w:tc>
          <w:tcPr>
            <w:tcW w:w="1375" w:type="dxa"/>
          </w:tcPr>
          <w:p w14:paraId="29953F85" w14:textId="2A4D061E" w:rsidR="00D471FE" w:rsidRPr="00D26514" w:rsidDel="00995F32" w:rsidRDefault="00D471FE" w:rsidP="007F183D">
            <w:pPr>
              <w:pStyle w:val="BodyText"/>
              <w:rPr>
                <w:del w:id="1658" w:author="Kranich, Peter" w:date="2025-07-15T08:58:00Z" w16du:dateUtc="2025-07-15T06:58:00Z"/>
                <w:b/>
              </w:rPr>
            </w:pPr>
            <w:del w:id="1659" w:author="Kranich, Peter" w:date="2025-07-15T08:58:00Z" w16du:dateUtc="2025-07-15T06:58:00Z">
              <w:r w:rsidRPr="00D26514" w:rsidDel="00995F32">
                <w:rPr>
                  <w:b/>
                </w:rPr>
                <w:delText>Actor:</w:delText>
              </w:r>
            </w:del>
          </w:p>
        </w:tc>
        <w:tc>
          <w:tcPr>
            <w:tcW w:w="8201" w:type="dxa"/>
          </w:tcPr>
          <w:p w14:paraId="5DB2A8AE" w14:textId="11C0D3F7" w:rsidR="00D471FE" w:rsidRPr="00D26514" w:rsidDel="00995F32" w:rsidRDefault="00D471FE" w:rsidP="007F183D">
            <w:pPr>
              <w:pStyle w:val="BodyText"/>
              <w:rPr>
                <w:del w:id="1660" w:author="Kranich, Peter" w:date="2025-07-15T08:58:00Z" w16du:dateUtc="2025-07-15T06:58:00Z"/>
              </w:rPr>
            </w:pPr>
            <w:del w:id="1661" w:author="Kranich, Peter" w:date="2025-07-15T08:58:00Z" w16du:dateUtc="2025-07-15T06:58:00Z">
              <w:r w:rsidDel="00995F32">
                <w:delText xml:space="preserve">Point-of-Care Device </w:delText>
              </w:r>
              <w:r w:rsidR="00A40BB2" w:rsidDel="00995F32">
                <w:delText>Consumer</w:delText>
              </w:r>
            </w:del>
          </w:p>
        </w:tc>
      </w:tr>
      <w:tr w:rsidR="00D471FE" w:rsidRPr="00D26514" w:rsidDel="00995F32" w14:paraId="60535F2D" w14:textId="2511C3FF" w:rsidTr="007F183D">
        <w:trPr>
          <w:del w:id="1662" w:author="Kranich, Peter" w:date="2025-07-15T08:58:00Z"/>
        </w:trPr>
        <w:tc>
          <w:tcPr>
            <w:tcW w:w="1375" w:type="dxa"/>
          </w:tcPr>
          <w:p w14:paraId="133DD0E4" w14:textId="38D7D648" w:rsidR="00D471FE" w:rsidRPr="00D26514" w:rsidDel="00995F32" w:rsidRDefault="00D471FE" w:rsidP="007F183D">
            <w:pPr>
              <w:pStyle w:val="BodyText"/>
              <w:rPr>
                <w:del w:id="1663" w:author="Kranich, Peter" w:date="2025-07-15T08:58:00Z" w16du:dateUtc="2025-07-15T06:58:00Z"/>
                <w:b/>
              </w:rPr>
            </w:pPr>
            <w:del w:id="1664" w:author="Kranich, Peter" w:date="2025-07-15T08:58:00Z" w16du:dateUtc="2025-07-15T06:58:00Z">
              <w:r w:rsidRPr="00D26514" w:rsidDel="00995F32">
                <w:rPr>
                  <w:b/>
                </w:rPr>
                <w:delText>Role:</w:delText>
              </w:r>
            </w:del>
          </w:p>
        </w:tc>
        <w:tc>
          <w:tcPr>
            <w:tcW w:w="8201" w:type="dxa"/>
          </w:tcPr>
          <w:p w14:paraId="45837CB1" w14:textId="6919FD28" w:rsidR="00D471FE" w:rsidRPr="00D26514" w:rsidDel="00995F32" w:rsidRDefault="00D471FE" w:rsidP="007F183D">
            <w:pPr>
              <w:pStyle w:val="BodyText"/>
              <w:rPr>
                <w:del w:id="1665" w:author="Kranich, Peter" w:date="2025-07-15T08:58:00Z" w16du:dateUtc="2025-07-15T06:58:00Z"/>
              </w:rPr>
            </w:pPr>
            <w:del w:id="1666" w:author="Kranich, Peter" w:date="2025-07-15T08:58:00Z" w16du:dateUtc="2025-07-15T06:58:00Z">
              <w:r w:rsidDel="00995F32">
                <w:delText xml:space="preserve">Indicates its communication state by </w:delText>
              </w:r>
              <w:r w:rsidR="005E21DE" w:rsidDel="00995F32">
                <w:delText>acknowledging</w:delText>
              </w:r>
              <w:r w:rsidDel="00995F32">
                <w:delText xml:space="preserve"> heartbeat messages with the current state information.</w:delText>
              </w:r>
            </w:del>
          </w:p>
        </w:tc>
      </w:tr>
      <w:tr w:rsidR="00D471FE" w:rsidRPr="00D26514" w:rsidDel="00995F32" w14:paraId="7B644539" w14:textId="35DD5FEE" w:rsidTr="007F183D">
        <w:trPr>
          <w:del w:id="1667" w:author="Kranich, Peter" w:date="2025-07-15T08:58:00Z"/>
        </w:trPr>
        <w:tc>
          <w:tcPr>
            <w:tcW w:w="1375" w:type="dxa"/>
          </w:tcPr>
          <w:p w14:paraId="7977291F" w14:textId="4109FDA3" w:rsidR="00D471FE" w:rsidRPr="00D26514" w:rsidDel="00995F32" w:rsidRDefault="00D471FE" w:rsidP="007F183D">
            <w:pPr>
              <w:pStyle w:val="BodyText"/>
              <w:rPr>
                <w:del w:id="1668" w:author="Kranich, Peter" w:date="2025-07-15T08:58:00Z" w16du:dateUtc="2025-07-15T06:58:00Z"/>
                <w:b/>
              </w:rPr>
            </w:pPr>
            <w:del w:id="1669" w:author="Kranich, Peter" w:date="2025-07-15T08:58:00Z" w16du:dateUtc="2025-07-15T06:58:00Z">
              <w:r w:rsidRPr="00D26514" w:rsidDel="00995F32">
                <w:rPr>
                  <w:b/>
                </w:rPr>
                <w:delText>Actor:</w:delText>
              </w:r>
            </w:del>
          </w:p>
        </w:tc>
        <w:tc>
          <w:tcPr>
            <w:tcW w:w="8201" w:type="dxa"/>
          </w:tcPr>
          <w:p w14:paraId="6B717A0D" w14:textId="2C5AE3AE" w:rsidR="00D471FE" w:rsidRPr="00D26514" w:rsidDel="00995F32" w:rsidRDefault="00D471FE" w:rsidP="007F183D">
            <w:pPr>
              <w:pStyle w:val="BodyText"/>
              <w:rPr>
                <w:del w:id="1670" w:author="Kranich, Peter" w:date="2025-07-15T08:58:00Z" w16du:dateUtc="2025-07-15T06:58:00Z"/>
              </w:rPr>
            </w:pPr>
            <w:del w:id="1671" w:author="Kranich, Peter" w:date="2025-07-15T08:58:00Z" w16du:dateUtc="2025-07-15T06:58:00Z">
              <w:r w:rsidDel="00995F32">
                <w:delText xml:space="preserve">Point-of-Care Device </w:delText>
              </w:r>
              <w:r w:rsidR="00A40BB2" w:rsidDel="00995F32">
                <w:delText>Reporter</w:delText>
              </w:r>
            </w:del>
          </w:p>
        </w:tc>
      </w:tr>
      <w:tr w:rsidR="00D471FE" w:rsidRPr="00D26514" w:rsidDel="00995F32" w14:paraId="7BCD46CC" w14:textId="121B4A35" w:rsidTr="007F183D">
        <w:trPr>
          <w:del w:id="1672" w:author="Kranich, Peter" w:date="2025-07-15T08:58:00Z"/>
        </w:trPr>
        <w:tc>
          <w:tcPr>
            <w:tcW w:w="1375" w:type="dxa"/>
          </w:tcPr>
          <w:p w14:paraId="50C08954" w14:textId="4917F418" w:rsidR="00D471FE" w:rsidRPr="00D26514" w:rsidDel="00995F32" w:rsidRDefault="00D471FE" w:rsidP="007F183D">
            <w:pPr>
              <w:pStyle w:val="BodyText"/>
              <w:rPr>
                <w:del w:id="1673" w:author="Kranich, Peter" w:date="2025-07-15T08:58:00Z" w16du:dateUtc="2025-07-15T06:58:00Z"/>
                <w:b/>
              </w:rPr>
            </w:pPr>
            <w:del w:id="1674" w:author="Kranich, Peter" w:date="2025-07-15T08:58:00Z" w16du:dateUtc="2025-07-15T06:58:00Z">
              <w:r w:rsidRPr="00D26514" w:rsidDel="00995F32">
                <w:rPr>
                  <w:b/>
                </w:rPr>
                <w:delText>Role:</w:delText>
              </w:r>
            </w:del>
          </w:p>
        </w:tc>
        <w:tc>
          <w:tcPr>
            <w:tcW w:w="8201" w:type="dxa"/>
          </w:tcPr>
          <w:p w14:paraId="05612B78" w14:textId="35081506" w:rsidR="00D471FE" w:rsidRPr="00D26514" w:rsidDel="00995F32" w:rsidRDefault="00D471FE" w:rsidP="007F183D">
            <w:pPr>
              <w:pStyle w:val="BodyText"/>
              <w:rPr>
                <w:del w:id="1675" w:author="Kranich, Peter" w:date="2025-07-15T08:58:00Z" w16du:dateUtc="2025-07-15T06:58:00Z"/>
              </w:rPr>
            </w:pPr>
            <w:del w:id="1676" w:author="Kranich, Peter" w:date="2025-07-15T08:58:00Z" w16du:dateUtc="2025-07-15T06:58:00Z">
              <w:r w:rsidDel="00995F32">
                <w:delText>Receives the current communication state information</w:delText>
              </w:r>
              <w:r w:rsidR="00315072" w:rsidDel="00995F32">
                <w:delText>.</w:delText>
              </w:r>
              <w:r w:rsidDel="00995F32">
                <w:delText xml:space="preserve"> </w:delText>
              </w:r>
            </w:del>
          </w:p>
        </w:tc>
      </w:tr>
    </w:tbl>
    <w:p w14:paraId="0D2206C2" w14:textId="14EE7718" w:rsidR="00D471FE" w:rsidRPr="00D26514" w:rsidDel="00995F32" w:rsidRDefault="00D471FE" w:rsidP="00D471FE">
      <w:pPr>
        <w:pStyle w:val="BodyText"/>
        <w:rPr>
          <w:del w:id="1677" w:author="Kranich, Peter" w:date="2025-07-15T08:58:00Z" w16du:dateUtc="2025-07-15T06:58:00Z"/>
        </w:rPr>
      </w:pPr>
      <w:del w:id="1678" w:author="Kranich, Peter" w:date="2025-07-15T08:58:00Z" w16du:dateUtc="2025-07-15T06:58:00Z">
        <w:r w:rsidRPr="00D26514" w:rsidDel="00995F32">
          <w:delText>Transaction text specifies behavior for each role. The behavior of specific actors may also be specified when it goes beyond that of the general role.</w:delText>
        </w:r>
      </w:del>
    </w:p>
    <w:p w14:paraId="6D6A03AF" w14:textId="166F20C3" w:rsidR="00D471FE" w:rsidRPr="00D26514" w:rsidDel="00995F32" w:rsidRDefault="00D471FE" w:rsidP="00D471FE">
      <w:pPr>
        <w:pStyle w:val="Heading3"/>
        <w:numPr>
          <w:ilvl w:val="0"/>
          <w:numId w:val="0"/>
        </w:numPr>
        <w:rPr>
          <w:del w:id="1679" w:author="Kranich, Peter" w:date="2025-07-15T08:58:00Z" w16du:dateUtc="2025-07-15T06:58:00Z"/>
          <w:noProof w:val="0"/>
        </w:rPr>
      </w:pPr>
      <w:del w:id="1680" w:author="Kranich, Peter" w:date="2025-07-15T08:58:00Z" w16du:dateUtc="2025-07-15T06:58:00Z">
        <w:r w:rsidRPr="00D26514" w:rsidDel="00995F32">
          <w:rPr>
            <w:noProof w:val="0"/>
          </w:rPr>
          <w:delText>3.</w:delText>
        </w:r>
        <w:r w:rsidR="00693660" w:rsidDel="00995F32">
          <w:rPr>
            <w:noProof w:val="0"/>
          </w:rPr>
          <w:delText>54</w:delText>
        </w:r>
        <w:r w:rsidRPr="00D26514" w:rsidDel="00995F32">
          <w:rPr>
            <w:noProof w:val="0"/>
          </w:rPr>
          <w:delText>.3 Referenced Standards</w:delText>
        </w:r>
      </w:del>
    </w:p>
    <w:p w14:paraId="171C4E28" w14:textId="3D860B35" w:rsidR="00D471FE" w:rsidRPr="006D2A63" w:rsidDel="00995F32" w:rsidRDefault="00D471FE" w:rsidP="00D471FE">
      <w:pPr>
        <w:pStyle w:val="ListBullet2"/>
        <w:rPr>
          <w:del w:id="1681" w:author="Kranich, Peter" w:date="2025-07-15T08:58:00Z" w16du:dateUtc="2025-07-15T06:58:00Z"/>
          <w:iCs/>
        </w:rPr>
      </w:pPr>
      <w:del w:id="1682" w:author="Kranich, Peter" w:date="2025-07-15T08:58:00Z" w16du:dateUtc="2025-07-15T06:58:00Z">
        <w:r w:rsidRPr="006D2A63" w:rsidDel="00995F32">
          <w:rPr>
            <w:iCs/>
          </w:rPr>
          <w:delText xml:space="preserve">HL7 2.6 Chapters 2, 3, 5 and 7 </w:delText>
        </w:r>
      </w:del>
    </w:p>
    <w:p w14:paraId="33EF187E" w14:textId="5A68B76F" w:rsidR="00D471FE" w:rsidRPr="006D2A63" w:rsidDel="00995F32" w:rsidRDefault="00D471FE" w:rsidP="00D471FE">
      <w:pPr>
        <w:pStyle w:val="ListBullet2"/>
        <w:numPr>
          <w:ilvl w:val="0"/>
          <w:numId w:val="0"/>
        </w:numPr>
        <w:ind w:left="720"/>
        <w:rPr>
          <w:del w:id="1683" w:author="Kranich, Peter" w:date="2025-07-15T08:58:00Z" w16du:dateUtc="2025-07-15T06:58:00Z"/>
          <w:iCs/>
        </w:rPr>
      </w:pPr>
    </w:p>
    <w:p w14:paraId="768B69F2" w14:textId="50C70EC1" w:rsidR="00D471FE" w:rsidRPr="00D26514" w:rsidDel="00995F32" w:rsidRDefault="00D471FE" w:rsidP="00D471FE">
      <w:pPr>
        <w:pStyle w:val="Heading3"/>
        <w:numPr>
          <w:ilvl w:val="0"/>
          <w:numId w:val="0"/>
        </w:numPr>
        <w:rPr>
          <w:del w:id="1684" w:author="Kranich, Peter" w:date="2025-07-15T08:58:00Z" w16du:dateUtc="2025-07-15T06:58:00Z"/>
          <w:noProof w:val="0"/>
        </w:rPr>
      </w:pPr>
      <w:del w:id="1685" w:author="Kranich, Peter" w:date="2025-07-15T08:58:00Z" w16du:dateUtc="2025-07-15T06:58:00Z">
        <w:r w:rsidRPr="00D26514" w:rsidDel="00995F32">
          <w:rPr>
            <w:noProof w:val="0"/>
          </w:rPr>
          <w:delText>3.</w:delText>
        </w:r>
        <w:r w:rsidR="00693660" w:rsidDel="00995F32">
          <w:rPr>
            <w:noProof w:val="0"/>
          </w:rPr>
          <w:delText>54</w:delText>
        </w:r>
        <w:r w:rsidRPr="00D26514" w:rsidDel="00995F32">
          <w:rPr>
            <w:noProof w:val="0"/>
          </w:rPr>
          <w:delText xml:space="preserve">.4 </w:delText>
        </w:r>
        <w:r w:rsidDel="00995F32">
          <w:rPr>
            <w:noProof w:val="0"/>
          </w:rPr>
          <w:delText>Messages</w:delText>
        </w:r>
      </w:del>
    </w:p>
    <w:p w14:paraId="5D6C5063" w14:textId="4AA69D28" w:rsidR="00D471FE" w:rsidRPr="00703C65" w:rsidDel="00995F32" w:rsidRDefault="00D471FE" w:rsidP="00D471FE">
      <w:pPr>
        <w:pStyle w:val="AuthorInstructions"/>
        <w:rPr>
          <w:del w:id="1686" w:author="Kranich, Peter" w:date="2025-07-15T08:58:00Z" w16du:dateUtc="2025-07-15T06:58:00Z"/>
          <w:i w:val="0"/>
          <w:iCs/>
        </w:rPr>
      </w:pPr>
      <w:del w:id="1687" w:author="Kranich, Peter" w:date="2025-07-15T08:58:00Z" w16du:dateUtc="2025-07-15T06:58:00Z">
        <w:r w:rsidRPr="00703C65" w:rsidDel="00995F32">
          <w:rPr>
            <w:i w:val="0"/>
            <w:iCs/>
          </w:rPr>
          <w:delText>The interaction diagram shows the detailed standards-based message exchange that makes up the IHE transaction</w:delText>
        </w:r>
        <w:r w:rsidDel="00995F32">
          <w:rPr>
            <w:i w:val="0"/>
            <w:iCs/>
          </w:rPr>
          <w:delText>:</w:delText>
        </w:r>
      </w:del>
    </w:p>
    <w:p w14:paraId="1F54E053" w14:textId="39299EDA" w:rsidR="00D471FE" w:rsidDel="00995F32" w:rsidRDefault="00D471FE" w:rsidP="00D471FE">
      <w:pPr>
        <w:pStyle w:val="BodyText"/>
        <w:rPr>
          <w:del w:id="1688" w:author="Kranich, Peter" w:date="2025-07-15T08:58:00Z" w16du:dateUtc="2025-07-15T06:58:00Z"/>
        </w:rPr>
      </w:pPr>
      <w:del w:id="1689" w:author="Kranich, Peter" w:date="2025-07-15T08:58:00Z" w16du:dateUtc="2025-07-15T06:58:00Z">
        <w:r w:rsidRPr="00D26514" w:rsidDel="00995F32">
          <w:rPr>
            <w:noProof/>
          </w:rPr>
          <mc:AlternateContent>
            <mc:Choice Requires="wpc">
              <w:drawing>
                <wp:inline distT="0" distB="0" distL="0" distR="0" wp14:anchorId="490C4BF8" wp14:editId="6EAD0D6C">
                  <wp:extent cx="5943600" cy="2000250"/>
                  <wp:effectExtent l="0" t="0" r="0" b="0"/>
                  <wp:docPr id="1039062556" name="Canvas 10390625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1555585" name="Text Box 160"/>
                          <wps:cNvSpPr txBox="1">
                            <a:spLocks noChangeArrowheads="1"/>
                          </wps:cNvSpPr>
                          <wps:spPr bwMode="auto">
                            <a:xfrm>
                              <a:off x="952500" y="100965"/>
                              <a:ext cx="1276350" cy="53467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8B2DA3A" w14:textId="77777777" w:rsidR="00D471FE" w:rsidRPr="007C1AAC" w:rsidRDefault="00D471FE" w:rsidP="00D471FE">
                                <w:pPr>
                                  <w:jc w:val="center"/>
                                  <w:rPr>
                                    <w:sz w:val="22"/>
                                    <w:szCs w:val="22"/>
                                  </w:rPr>
                                </w:pPr>
                                <w:r>
                                  <w:rPr>
                                    <w:sz w:val="22"/>
                                    <w:szCs w:val="22"/>
                                  </w:rPr>
                                  <w:t>Point-of-Care Device Reporter</w:t>
                                </w:r>
                              </w:p>
                            </w:txbxContent>
                          </wps:txbx>
                          <wps:bodyPr rot="0" vert="horz" wrap="square" lIns="91440" tIns="45720" rIns="91440" bIns="45720" anchor="t" anchorCtr="0" upright="1">
                            <a:noAutofit/>
                          </wps:bodyPr>
                        </wps:wsp>
                        <wps:wsp>
                          <wps:cNvPr id="2007971726" name="Line 161"/>
                          <wps:cNvCnPr>
                            <a:cxnSpLocks noChangeShapeType="1"/>
                          </wps:cNvCnPr>
                          <wps:spPr bwMode="auto">
                            <a:xfrm>
                              <a:off x="1584960" y="599440"/>
                              <a:ext cx="635" cy="1280160"/>
                            </a:xfrm>
                            <a:prstGeom prst="line">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88731147" name="Line 163"/>
                          <wps:cNvCnPr>
                            <a:cxnSpLocks noChangeShapeType="1"/>
                          </wps:cNvCnPr>
                          <wps:spPr bwMode="auto">
                            <a:xfrm>
                              <a:off x="4727575" y="519430"/>
                              <a:ext cx="635" cy="1230630"/>
                            </a:xfrm>
                            <a:prstGeom prst="line">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41971525" name="Rectangle 164"/>
                          <wps:cNvSpPr>
                            <a:spLocks noChangeArrowheads="1"/>
                          </wps:cNvSpPr>
                          <wps:spPr bwMode="auto">
                            <a:xfrm>
                              <a:off x="1513205" y="700405"/>
                              <a:ext cx="169545" cy="853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4133501" name="Rectangle 165"/>
                          <wps:cNvSpPr>
                            <a:spLocks noChangeArrowheads="1"/>
                          </wps:cNvSpPr>
                          <wps:spPr bwMode="auto">
                            <a:xfrm>
                              <a:off x="4625975" y="719455"/>
                              <a:ext cx="203835" cy="8680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2015669" name="Text Box 167"/>
                          <wps:cNvSpPr txBox="1">
                            <a:spLocks noChangeArrowheads="1"/>
                          </wps:cNvSpPr>
                          <wps:spPr bwMode="auto">
                            <a:xfrm>
                              <a:off x="4048125" y="100965"/>
                              <a:ext cx="1323975" cy="53467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9B2EA41" w14:textId="77777777" w:rsidR="00D471FE" w:rsidRPr="007C1AAC" w:rsidRDefault="00D471FE" w:rsidP="00D471FE">
                                <w:pPr>
                                  <w:jc w:val="center"/>
                                  <w:rPr>
                                    <w:sz w:val="22"/>
                                    <w:szCs w:val="22"/>
                                  </w:rPr>
                                </w:pPr>
                                <w:r>
                                  <w:rPr>
                                    <w:sz w:val="22"/>
                                    <w:szCs w:val="22"/>
                                  </w:rPr>
                                  <w:t>Point-of-Care Device Consumer</w:t>
                                </w:r>
                              </w:p>
                            </w:txbxContent>
                          </wps:txbx>
                          <wps:bodyPr rot="0" vert="horz" wrap="square" lIns="91440" tIns="45720" rIns="91440" bIns="45720" anchor="t" anchorCtr="0" upright="1">
                            <a:noAutofit/>
                          </wps:bodyPr>
                        </wps:wsp>
                        <wps:wsp>
                          <wps:cNvPr id="399194096" name="Line 168"/>
                          <wps:cNvCnPr>
                            <a:cxnSpLocks noChangeShapeType="1"/>
                          </wps:cNvCnPr>
                          <wps:spPr bwMode="auto">
                            <a:xfrm flipH="1">
                              <a:off x="1695450" y="1424940"/>
                              <a:ext cx="2930525"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108628160" name="Text Box 169"/>
                          <wps:cNvSpPr txBox="1">
                            <a:spLocks noChangeArrowheads="1"/>
                          </wps:cNvSpPr>
                          <wps:spPr bwMode="auto">
                            <a:xfrm>
                              <a:off x="1885949" y="1138555"/>
                              <a:ext cx="2657475" cy="28638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FD1B075" w14:textId="77777777" w:rsidR="00D471FE" w:rsidRPr="007C1AAC" w:rsidRDefault="00D471FE" w:rsidP="00D471FE">
                                <w:pPr>
                                  <w:rPr>
                                    <w:sz w:val="22"/>
                                    <w:szCs w:val="22"/>
                                  </w:rPr>
                                </w:pPr>
                                <w:r>
                                  <w:rPr>
                                    <w:sz w:val="22"/>
                                    <w:szCs w:val="22"/>
                                  </w:rPr>
                                  <w:t>Acknowledge Heartbeat Message [DEV-54]</w:t>
                                </w:r>
                              </w:p>
                            </w:txbxContent>
                          </wps:txbx>
                          <wps:bodyPr rot="0" vert="horz" wrap="square" lIns="0" tIns="0" rIns="0" bIns="0" anchor="t" anchorCtr="0" upright="1">
                            <a:noAutofit/>
                          </wps:bodyPr>
                        </wps:wsp>
                      </wpc:wpc>
                    </a:graphicData>
                  </a:graphic>
                </wp:inline>
              </w:drawing>
            </mc:Choice>
            <mc:Fallback>
              <w:pict>
                <v:group w14:anchorId="490C4BF8" id="Canvas 1039062556" o:spid="_x0000_s1112" editas="canvas" style="width:468pt;height:157.5pt;mso-position-horizontal-relative:char;mso-position-vertical-relative:line" coordsize="5943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">
                  <v:shape id="_x0000_s1113" type="#_x0000_t75" style="position:absolute;width:59436;height:20002;visibility:visible;mso-wrap-style:square">
                    <v:fill o:detectmouseclick="t"/>
                    <v:path o:connecttype="none"/>
                  </v:shape>
                  <v:shape id="Text Box 160" o:spid="_x0000_s1114" type="#_x0000_t202" style="position:absolute;left:9525;top:1009;width:12763;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" stroked="f">
                    <v:textbox>
                      <w:txbxContent>
                        <w:p w14:paraId="48B2DA3A" w14:textId="77777777" w:rsidR="00D471FE" w:rsidRPr="007C1AAC" w:rsidRDefault="00D471FE" w:rsidP="00D471FE">
                          <w:pPr>
                            <w:jc w:val="center"/>
                            <w:rPr>
                              <w:sz w:val="22"/>
                              <w:szCs w:val="22"/>
                            </w:rPr>
                          </w:pPr>
                          <w:r>
                            <w:rPr>
                              <w:sz w:val="22"/>
                              <w:szCs w:val="22"/>
                            </w:rPr>
                            <w:t>Point-of-Care Device Reporter</w:t>
                          </w:r>
                        </w:p>
                      </w:txbxContent>
                    </v:textbox>
                  </v:shape>
                  <v:line id="Line 161" o:spid="_x0000_s1115" style="position:absolute;visibility:visible;mso-wrap-style:square" from="15849,5994" to="15855,18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">
                    <v:stroke dashstyle="dash"/>
                  </v:line>
                  <v:line id="Line 163" o:spid="_x0000_s1116" style="position:absolute;visibility:visible;mso-wrap-style:square" from="47275,5194" to="47282,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">
                    <v:stroke dashstyle="dash"/>
                  </v:line>
                  <v:rect id="Rectangle 164" o:spid="_x0000_s1117" style="position:absolute;left:15132;top:7004;width:1695;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"/>
                  <v:rect id="Rectangle 165" o:spid="_x0000_s1118" style="position:absolute;left:46259;top:7194;width:2039;height:8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"/>
                  <v:shape id="Text Box 167" o:spid="_x0000_s1119" type="#_x0000_t202" style="position:absolute;left:40481;top:1009;width:13240;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" stroked="f">
                    <v:textbox>
                      <w:txbxContent>
                        <w:p w14:paraId="69B2EA41" w14:textId="77777777" w:rsidR="00D471FE" w:rsidRPr="007C1AAC" w:rsidRDefault="00D471FE" w:rsidP="00D471FE">
                          <w:pPr>
                            <w:jc w:val="center"/>
                            <w:rPr>
                              <w:sz w:val="22"/>
                              <w:szCs w:val="22"/>
                            </w:rPr>
                          </w:pPr>
                          <w:r>
                            <w:rPr>
                              <w:sz w:val="22"/>
                              <w:szCs w:val="22"/>
                            </w:rPr>
                            <w:t>Point-of-Care Device Consumer</w:t>
                          </w:r>
                        </w:p>
                      </w:txbxContent>
                    </v:textbox>
                  </v:shape>
                  <v:line id="Line 168" o:spid="_x0000_s1120" style="position:absolute;flip:x;visibility:visible;mso-wrap-style:square" from="16954,14249" to="46259,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">
                    <v:stroke endarrow="block"/>
                  </v:line>
                  <v:shape id="Text Box 169" o:spid="_x0000_s1121" type="#_x0000_t202" style="position:absolute;left:18859;top:11385;width:265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" filled="f" stroked="f">
                    <v:textbox inset="0,0,0,0">
                      <w:txbxContent>
                        <w:p w14:paraId="0FD1B075" w14:textId="77777777" w:rsidR="00D471FE" w:rsidRPr="007C1AAC" w:rsidRDefault="00D471FE" w:rsidP="00D471FE">
                          <w:pPr>
                            <w:rPr>
                              <w:sz w:val="22"/>
                              <w:szCs w:val="22"/>
                            </w:rPr>
                          </w:pPr>
                          <w:r>
                            <w:rPr>
                              <w:sz w:val="22"/>
                              <w:szCs w:val="22"/>
                            </w:rPr>
                            <w:t>Acknowledge Heartbeat Message [DEV-54]</w:t>
                          </w:r>
                        </w:p>
                      </w:txbxContent>
                    </v:textbox>
                  </v:shape>
                  <w10:anchorlock/>
                </v:group>
              </w:pict>
            </mc:Fallback>
          </mc:AlternateContent>
        </w:r>
      </w:del>
    </w:p>
    <w:p w14:paraId="162E9B62" w14:textId="504A2D65" w:rsidR="00D471FE" w:rsidRPr="00D61665" w:rsidDel="00995F32" w:rsidRDefault="00D471FE" w:rsidP="00D471FE">
      <w:pPr>
        <w:pStyle w:val="FigureTitle"/>
        <w:rPr>
          <w:del w:id="1690" w:author="Kranich, Peter" w:date="2025-07-15T08:58:00Z" w16du:dateUtc="2025-07-15T06:58:00Z"/>
        </w:rPr>
      </w:pPr>
      <w:del w:id="1691" w:author="Kranich, Peter" w:date="2025-07-15T08:58:00Z" w16du:dateUtc="2025-07-15T06:58:00Z">
        <w:r w:rsidRPr="00D61665" w:rsidDel="00995F32">
          <w:delText>Figure 3.</w:delText>
        </w:r>
        <w:r w:rsidR="008C59D9" w:rsidDel="00995F32">
          <w:delText>54</w:delText>
        </w:r>
        <w:r w:rsidRPr="00D61665" w:rsidDel="00995F32">
          <w:delText>.4-1: Interaction Diagram</w:delText>
        </w:r>
      </w:del>
    </w:p>
    <w:p w14:paraId="150BC02B" w14:textId="2C50B859" w:rsidR="00D471FE" w:rsidRPr="00D61665" w:rsidRDefault="00D471FE" w:rsidP="00D471FE">
      <w:pPr>
        <w:pStyle w:val="Heading4"/>
        <w:numPr>
          <w:ilvl w:val="0"/>
          <w:numId w:val="0"/>
        </w:numPr>
        <w:rPr>
          <w:noProof w:val="0"/>
        </w:rPr>
      </w:pPr>
      <w:bookmarkStart w:id="1692" w:name="_Ref203463529"/>
      <w:bookmarkStart w:id="1693" w:name="_Ref203463549"/>
      <w:bookmarkStart w:id="1694" w:name="_Toc209791053"/>
      <w:r w:rsidRPr="00D61665">
        <w:rPr>
          <w:noProof w:val="0"/>
        </w:rPr>
        <w:t>3.</w:t>
      </w:r>
      <w:r w:rsidR="00693660">
        <w:rPr>
          <w:noProof w:val="0"/>
        </w:rPr>
        <w:t>5</w:t>
      </w:r>
      <w:ins w:id="1695" w:author="Kranich, Peter" w:date="2025-07-15T09:01:00Z" w16du:dateUtc="2025-07-15T07:01:00Z">
        <w:r w:rsidR="00E91518">
          <w:rPr>
            <w:noProof w:val="0"/>
          </w:rPr>
          <w:t>3</w:t>
        </w:r>
      </w:ins>
      <w:del w:id="1696" w:author="Kranich, Peter" w:date="2025-07-15T09:01:00Z" w16du:dateUtc="2025-07-15T07:01:00Z">
        <w:r w:rsidR="00693660" w:rsidDel="00E91518">
          <w:rPr>
            <w:noProof w:val="0"/>
          </w:rPr>
          <w:delText>4</w:delText>
        </w:r>
      </w:del>
      <w:r w:rsidRPr="00D61665">
        <w:rPr>
          <w:noProof w:val="0"/>
        </w:rPr>
        <w:t>.4.</w:t>
      </w:r>
      <w:ins w:id="1697" w:author="Kranich, Peter" w:date="2025-07-15T09:01:00Z" w16du:dateUtc="2025-07-15T07:01:00Z">
        <w:r w:rsidR="00EB1839">
          <w:rPr>
            <w:noProof w:val="0"/>
          </w:rPr>
          <w:t>2</w:t>
        </w:r>
      </w:ins>
      <w:del w:id="1698" w:author="Kranich, Peter" w:date="2025-07-15T09:01:00Z" w16du:dateUtc="2025-07-15T07:01:00Z">
        <w:r w:rsidRPr="00D61665" w:rsidDel="00EB1839">
          <w:rPr>
            <w:noProof w:val="0"/>
          </w:rPr>
          <w:delText>1</w:delText>
        </w:r>
      </w:del>
      <w:r w:rsidRPr="00D61665">
        <w:rPr>
          <w:noProof w:val="0"/>
        </w:rPr>
        <w:t xml:space="preserve"> </w:t>
      </w:r>
      <w:ins w:id="1699" w:author="Kranich, Peter" w:date="2025-09-26T14:35:00Z" w16du:dateUtc="2025-09-26T12:35:00Z">
        <w:r w:rsidR="00217EDC">
          <w:rPr>
            <w:noProof w:val="0"/>
          </w:rPr>
          <w:t xml:space="preserve">Receipt </w:t>
        </w:r>
      </w:ins>
      <w:r w:rsidR="00481F47">
        <w:rPr>
          <w:noProof w:val="0"/>
        </w:rPr>
        <w:t>Acknowledge</w:t>
      </w:r>
      <w:ins w:id="1700" w:author="Kranich, Peter" w:date="2025-09-26T14:35:00Z" w16du:dateUtc="2025-09-26T12:35:00Z">
        <w:r w:rsidR="008A1CBF">
          <w:rPr>
            <w:noProof w:val="0"/>
          </w:rPr>
          <w:t>ment</w:t>
        </w:r>
      </w:ins>
      <w:r>
        <w:rPr>
          <w:noProof w:val="0"/>
        </w:rPr>
        <w:t xml:space="preserve"> Heartbeat Message</w:t>
      </w:r>
      <w:del w:id="1701" w:author="Kranich, Peter" w:date="2025-07-15T09:04:00Z" w16du:dateUtc="2025-07-15T07:04:00Z">
        <w:r w:rsidDel="00C867D8">
          <w:rPr>
            <w:noProof w:val="0"/>
          </w:rPr>
          <w:delText xml:space="preserve"> [DEV-5</w:delText>
        </w:r>
        <w:r w:rsidR="00481F47" w:rsidDel="00C867D8">
          <w:rPr>
            <w:noProof w:val="0"/>
          </w:rPr>
          <w:delText>4</w:delText>
        </w:r>
        <w:r w:rsidDel="00C867D8">
          <w:rPr>
            <w:noProof w:val="0"/>
          </w:rPr>
          <w:delText>]</w:delText>
        </w:r>
      </w:del>
      <w:bookmarkEnd w:id="1692"/>
      <w:bookmarkEnd w:id="1693"/>
      <w:bookmarkEnd w:id="1694"/>
    </w:p>
    <w:p w14:paraId="050E3C31" w14:textId="4E10EF7C" w:rsidR="00D471FE" w:rsidRDefault="001D3A40" w:rsidP="00D471FE">
      <w:pPr>
        <w:pStyle w:val="BodyText"/>
        <w:rPr>
          <w:ins w:id="1702" w:author="Kranich, Peter" w:date="2025-09-26T14:45:00Z" w16du:dateUtc="2025-09-26T12:45:00Z"/>
        </w:rPr>
      </w:pPr>
      <w:r w:rsidRPr="001D3A40">
        <w:t xml:space="preserve">When the </w:t>
      </w:r>
      <w:del w:id="1703" w:author="Kranich, Peter" w:date="2025-09-26T14:42:00Z" w16du:dateUtc="2025-09-26T12:42:00Z">
        <w:r w:rsidRPr="001D3A40" w:rsidDel="005B12AE">
          <w:delText xml:space="preserve">PCDC </w:delText>
        </w:r>
      </w:del>
      <w:ins w:id="1704" w:author="Kranich, Peter" w:date="2025-09-26T14:42:00Z" w16du:dateUtc="2025-09-26T12:42:00Z">
        <w:r w:rsidR="005B12AE">
          <w:t>HC</w:t>
        </w:r>
        <w:r w:rsidR="005B12AE" w:rsidRPr="001D3A40">
          <w:t xml:space="preserve"> </w:t>
        </w:r>
      </w:ins>
      <w:r w:rsidRPr="001D3A40">
        <w:t xml:space="preserve">receives a heartbeat message from the </w:t>
      </w:r>
      <w:del w:id="1705" w:author="Kranich, Peter" w:date="2025-09-26T14:42:00Z" w16du:dateUtc="2025-09-26T12:42:00Z">
        <w:r w:rsidRPr="001D3A40" w:rsidDel="005B12AE">
          <w:delText>PCDR</w:delText>
        </w:r>
      </w:del>
      <w:ins w:id="1706" w:author="Kranich, Peter" w:date="2025-09-26T14:42:00Z" w16du:dateUtc="2025-09-26T12:42:00Z">
        <w:r w:rsidR="005B12AE">
          <w:t>HR</w:t>
        </w:r>
      </w:ins>
      <w:r w:rsidRPr="001D3A40">
        <w:t>, it is required to acknowledge the heartbeat message</w:t>
      </w:r>
      <w:ins w:id="1707" w:author="Kranich, Peter" w:date="2025-07-15T09:05:00Z" w16du:dateUtc="2025-07-15T07:05:00Z">
        <w:r w:rsidR="00C30CC8">
          <w:t xml:space="preserve"> (HL7 </w:t>
        </w:r>
      </w:ins>
      <w:ins w:id="1708" w:author="Kranich, Peter" w:date="2025-07-15T09:07:00Z" w16du:dateUtc="2025-07-15T07:07:00Z">
        <w:r w:rsidR="00F427C4">
          <w:t>general acknowledgement message (ACK)</w:t>
        </w:r>
      </w:ins>
      <w:ins w:id="1709" w:author="Kranich, Peter" w:date="2025-07-15T09:08:00Z" w16du:dateUtc="2025-07-15T07:08:00Z">
        <w:r w:rsidR="00267D91">
          <w:t>)</w:t>
        </w:r>
      </w:ins>
      <w:r w:rsidRPr="001D3A40">
        <w:t xml:space="preserve"> before the next heartbeat message will be sent according to the defined periodicity - ideally as fast as possible.</w:t>
      </w:r>
    </w:p>
    <w:p w14:paraId="2A32730F" w14:textId="5BD20998" w:rsidR="008B0ED8" w:rsidRPr="00D26514" w:rsidRDefault="00E52C5D" w:rsidP="00D471FE">
      <w:pPr>
        <w:pStyle w:val="BodyText"/>
      </w:pPr>
      <w:proofErr w:type="gramStart"/>
      <w:ins w:id="1710" w:author="Kranich, Peter" w:date="2025-09-26T14:45:00Z" w16du:dateUtc="2025-09-26T12:45:00Z">
        <w:r>
          <w:t>The HR</w:t>
        </w:r>
        <w:proofErr w:type="gramEnd"/>
        <w:r>
          <w:t xml:space="preserve"> </w:t>
        </w:r>
      </w:ins>
      <w:ins w:id="1711" w:author="Kranich, Peter" w:date="2025-09-26T14:46:00Z" w16du:dateUtc="2025-09-26T12:46:00Z">
        <w:r>
          <w:t xml:space="preserve">may send multiple heartbeat messages </w:t>
        </w:r>
        <w:r w:rsidR="00FF6988">
          <w:t>for different IHE profiles to the HC</w:t>
        </w:r>
      </w:ins>
      <w:ins w:id="1712" w:author="Kranich, Peter" w:date="2025-09-26T14:47:00Z" w16du:dateUtc="2025-09-26T12:47:00Z">
        <w:r w:rsidR="001F7D18">
          <w:t xml:space="preserve"> through the same connection. In this case, the HC </w:t>
        </w:r>
        <w:proofErr w:type="gramStart"/>
        <w:r w:rsidR="001F7D18">
          <w:t>has to</w:t>
        </w:r>
        <w:proofErr w:type="gramEnd"/>
        <w:r w:rsidR="001F7D18">
          <w:t xml:space="preserve"> acknowledge each heartbeat message </w:t>
        </w:r>
        <w:r w:rsidR="00A65820">
          <w:t>individually for the i</w:t>
        </w:r>
      </w:ins>
      <w:ins w:id="1713" w:author="Kranich, Peter" w:date="2025-09-26T14:48:00Z" w16du:dateUtc="2025-09-26T12:48:00Z">
        <w:r w:rsidR="00A65820">
          <w:t>ndicated</w:t>
        </w:r>
        <w:r w:rsidR="00F3463D">
          <w:t xml:space="preserve"> IHE p</w:t>
        </w:r>
      </w:ins>
      <w:ins w:id="1714" w:author="Kranich, Peter" w:date="2025-09-26T14:49:00Z" w16du:dateUtc="2025-09-26T12:49:00Z">
        <w:r w:rsidR="00F3463D">
          <w:t>rofile (OBX-15</w:t>
        </w:r>
        <w:r w:rsidR="00F11906">
          <w:t xml:space="preserve"> field contains the IHE profile ID).</w:t>
        </w:r>
      </w:ins>
      <w:ins w:id="1715" w:author="Kranich, Peter" w:date="2025-09-26T14:46:00Z" w16du:dateUtc="2025-09-26T12:46:00Z">
        <w:r w:rsidR="00FF6988">
          <w:t xml:space="preserve"> </w:t>
        </w:r>
      </w:ins>
    </w:p>
    <w:p w14:paraId="0E27C645" w14:textId="09F5ABCB" w:rsidR="00D471FE" w:rsidRPr="00D26514" w:rsidRDefault="00D471FE">
      <w:pPr>
        <w:pStyle w:val="Heading5"/>
        <w:pPrChange w:id="1716" w:author="Kranich, Peter" w:date="2025-07-15T09:01:00Z" w16du:dateUtc="2025-07-15T07:01:00Z">
          <w:pPr>
            <w:pStyle w:val="Heading5"/>
            <w:numPr>
              <w:ilvl w:val="0"/>
            </w:numPr>
          </w:pPr>
        </w:pPrChange>
      </w:pPr>
      <w:bookmarkStart w:id="1717" w:name="_Toc209791054"/>
      <w:r w:rsidRPr="00D26514">
        <w:t>3.</w:t>
      </w:r>
      <w:r w:rsidR="00693660">
        <w:t>5</w:t>
      </w:r>
      <w:ins w:id="1718" w:author="Kranich, Peter" w:date="2025-07-15T09:07:00Z" w16du:dateUtc="2025-07-15T07:07:00Z">
        <w:r w:rsidR="006F1974">
          <w:t>3</w:t>
        </w:r>
      </w:ins>
      <w:del w:id="1719" w:author="Kranich, Peter" w:date="2025-07-15T09:07:00Z" w16du:dateUtc="2025-07-15T07:07:00Z">
        <w:r w:rsidR="00693660" w:rsidDel="006F1974">
          <w:delText>4</w:delText>
        </w:r>
      </w:del>
      <w:r w:rsidRPr="00D26514">
        <w:t>.4.</w:t>
      </w:r>
      <w:ins w:id="1720" w:author="Kranich, Peter" w:date="2025-07-15T09:07:00Z" w16du:dateUtc="2025-07-15T07:07:00Z">
        <w:r w:rsidR="006F1974">
          <w:t>2</w:t>
        </w:r>
      </w:ins>
      <w:del w:id="1721" w:author="Kranich, Peter" w:date="2025-07-15T09:07:00Z" w16du:dateUtc="2025-07-15T07:07:00Z">
        <w:r w:rsidRPr="00D26514" w:rsidDel="006F1974">
          <w:delText>1</w:delText>
        </w:r>
      </w:del>
      <w:r w:rsidRPr="00D26514">
        <w:t xml:space="preserve">.1 </w:t>
      </w:r>
      <w:r w:rsidRPr="00B12D23">
        <w:rPr>
          <w:rPrChange w:id="1722" w:author="Kranich, Peter" w:date="2025-07-15T09:01:00Z" w16du:dateUtc="2025-07-15T07:01:00Z">
            <w:rPr>
              <w:noProof w:val="0"/>
            </w:rPr>
          </w:rPrChange>
        </w:rPr>
        <w:t>Trigger</w:t>
      </w:r>
      <w:r w:rsidRPr="00D26514">
        <w:t xml:space="preserve"> Events</w:t>
      </w:r>
      <w:bookmarkEnd w:id="1717"/>
    </w:p>
    <w:p w14:paraId="3ADB0F28" w14:textId="2C5BDF6F" w:rsidR="00A94249" w:rsidRDefault="00D471FE" w:rsidP="00A94249">
      <w:pPr>
        <w:pStyle w:val="BodyText"/>
      </w:pPr>
      <w:r>
        <w:t>Heartbeat</w:t>
      </w:r>
      <w:r w:rsidR="004F32A1">
        <w:t xml:space="preserve"> acknowle</w:t>
      </w:r>
      <w:r w:rsidR="0021137C">
        <w:t>dgement</w:t>
      </w:r>
      <w:r>
        <w:t xml:space="preserve"> messages are </w:t>
      </w:r>
      <w:r w:rsidR="0021137C">
        <w:t>sent</w:t>
      </w:r>
      <w:r w:rsidR="0092107D" w:rsidRPr="0092107D">
        <w:t xml:space="preserve"> </w:t>
      </w:r>
      <w:r w:rsidR="0092107D">
        <w:t xml:space="preserve">from the </w:t>
      </w:r>
      <w:del w:id="1723" w:author="Kranich, Peter" w:date="2025-09-26T14:42:00Z" w16du:dateUtc="2025-09-26T12:42:00Z">
        <w:r w:rsidR="0092107D" w:rsidDel="00816855">
          <w:delText>PCD</w:delText>
        </w:r>
        <w:r w:rsidR="001F0FB8" w:rsidDel="00816855">
          <w:delText>C</w:delText>
        </w:r>
        <w:r w:rsidR="0092107D" w:rsidDel="00816855">
          <w:delText xml:space="preserve"> </w:delText>
        </w:r>
      </w:del>
      <w:ins w:id="1724" w:author="Kranich, Peter" w:date="2025-09-26T14:42:00Z" w16du:dateUtc="2025-09-26T12:42:00Z">
        <w:r w:rsidR="00816855">
          <w:t xml:space="preserve">HC </w:t>
        </w:r>
      </w:ins>
      <w:r w:rsidR="0092107D">
        <w:t xml:space="preserve">to the </w:t>
      </w:r>
      <w:del w:id="1725" w:author="Kranich, Peter" w:date="2025-09-26T14:42:00Z" w16du:dateUtc="2025-09-26T12:42:00Z">
        <w:r w:rsidR="0092107D" w:rsidDel="00816855">
          <w:delText>PCD</w:delText>
        </w:r>
        <w:r w:rsidR="001F0FB8" w:rsidDel="00816855">
          <w:delText>R</w:delText>
        </w:r>
        <w:r w:rsidR="00D17F53" w:rsidDel="00816855">
          <w:delText xml:space="preserve"> </w:delText>
        </w:r>
      </w:del>
      <w:ins w:id="1726" w:author="Kranich, Peter" w:date="2025-09-26T14:42:00Z" w16du:dateUtc="2025-09-26T12:42:00Z">
        <w:r w:rsidR="00A81E11">
          <w:t>HR</w:t>
        </w:r>
        <w:r w:rsidR="00816855">
          <w:t xml:space="preserve"> </w:t>
        </w:r>
      </w:ins>
      <w:r w:rsidR="00D17F53">
        <w:t>only</w:t>
      </w:r>
      <w:r w:rsidR="0021137C">
        <w:t xml:space="preserve"> </w:t>
      </w:r>
      <w:r w:rsidR="00D17F53">
        <w:t>in</w:t>
      </w:r>
      <w:r w:rsidR="00B96C44">
        <w:t xml:space="preserve"> response </w:t>
      </w:r>
      <w:r w:rsidR="00D17F53">
        <w:t>to</w:t>
      </w:r>
      <w:r w:rsidR="00B96C44">
        <w:t xml:space="preserve"> </w:t>
      </w:r>
      <w:r w:rsidR="00A64C08">
        <w:t>the</w:t>
      </w:r>
      <w:r w:rsidR="00B96C44">
        <w:t xml:space="preserve"> </w:t>
      </w:r>
      <w:r w:rsidR="00A64C08">
        <w:t>la</w:t>
      </w:r>
      <w:r w:rsidR="00D10F54">
        <w:t>st</w:t>
      </w:r>
      <w:r w:rsidR="00CF6807">
        <w:t xml:space="preserve"> Heartbeat message</w:t>
      </w:r>
      <w:r>
        <w:t xml:space="preserve">. </w:t>
      </w:r>
      <w:r w:rsidR="00A94249">
        <w:t xml:space="preserve">Depending on the acknowledgement and application </w:t>
      </w:r>
      <w:r w:rsidR="00D10F54">
        <w:t>error code</w:t>
      </w:r>
      <w:r w:rsidR="00A94249">
        <w:t xml:space="preserve">, the </w:t>
      </w:r>
      <w:del w:id="1727" w:author="Kranich, Peter" w:date="2025-09-26T14:43:00Z" w16du:dateUtc="2025-09-26T12:43:00Z">
        <w:r w:rsidR="00A94249" w:rsidDel="00A81E11">
          <w:delText xml:space="preserve">PCDC </w:delText>
        </w:r>
      </w:del>
      <w:ins w:id="1728" w:author="Kranich, Peter" w:date="2025-09-26T14:43:00Z" w16du:dateUtc="2025-09-26T12:43:00Z">
        <w:r w:rsidR="00A81E11">
          <w:t xml:space="preserve">HC </w:t>
        </w:r>
      </w:ins>
      <w:r w:rsidR="00A94249">
        <w:t xml:space="preserve">can indicate to the </w:t>
      </w:r>
      <w:del w:id="1729" w:author="Kranich, Peter" w:date="2025-09-26T14:43:00Z" w16du:dateUtc="2025-09-26T12:43:00Z">
        <w:r w:rsidR="00A94249" w:rsidDel="00A81E11">
          <w:delText xml:space="preserve">PCDR </w:delText>
        </w:r>
      </w:del>
      <w:ins w:id="1730" w:author="Kranich, Peter" w:date="2025-09-26T14:43:00Z" w16du:dateUtc="2025-09-26T12:43:00Z">
        <w:r w:rsidR="00A81E11">
          <w:t xml:space="preserve">HR </w:t>
        </w:r>
      </w:ins>
      <w:r w:rsidR="00A94249">
        <w:t>that it:</w:t>
      </w:r>
    </w:p>
    <w:p w14:paraId="00E13366" w14:textId="77777777" w:rsidR="00A94249" w:rsidRDefault="00A94249" w:rsidP="00A94249">
      <w:pPr>
        <w:pStyle w:val="BodyText"/>
        <w:numPr>
          <w:ilvl w:val="0"/>
          <w:numId w:val="75"/>
        </w:numPr>
      </w:pPr>
      <w:r>
        <w:t>Confirms the participation in the MC, and it is fully operational.</w:t>
      </w:r>
    </w:p>
    <w:p w14:paraId="5A7D7691" w14:textId="77777777" w:rsidR="00A94249" w:rsidRDefault="00A94249" w:rsidP="00A94249">
      <w:pPr>
        <w:pStyle w:val="BodyText"/>
        <w:numPr>
          <w:ilvl w:val="0"/>
          <w:numId w:val="75"/>
        </w:numPr>
      </w:pPr>
      <w:proofErr w:type="gramStart"/>
      <w:r>
        <w:t>Either</w:t>
      </w:r>
      <w:proofErr w:type="gramEnd"/>
      <w:r>
        <w:t xml:space="preserve"> does not support </w:t>
      </w:r>
      <w:proofErr w:type="gramStart"/>
      <w:r>
        <w:t>a MC</w:t>
      </w:r>
      <w:proofErr w:type="gramEnd"/>
      <w:r>
        <w:t xml:space="preserve"> temporarily or wants to stop </w:t>
      </w:r>
      <w:proofErr w:type="gramStart"/>
      <w:r>
        <w:t>the participation</w:t>
      </w:r>
      <w:proofErr w:type="gramEnd"/>
      <w:r>
        <w:t xml:space="preserve"> in the MC.</w:t>
      </w:r>
    </w:p>
    <w:p w14:paraId="1A3A8075" w14:textId="77777777" w:rsidR="00A94249" w:rsidRDefault="00A94249" w:rsidP="00A94249">
      <w:pPr>
        <w:pStyle w:val="BodyText"/>
        <w:numPr>
          <w:ilvl w:val="0"/>
          <w:numId w:val="75"/>
        </w:numPr>
      </w:pPr>
      <w:proofErr w:type="gramStart"/>
      <w:r>
        <w:t>Stops</w:t>
      </w:r>
      <w:proofErr w:type="gramEnd"/>
      <w:r>
        <w:t xml:space="preserve"> </w:t>
      </w:r>
      <w:proofErr w:type="gramStart"/>
      <w:r>
        <w:t>the participation</w:t>
      </w:r>
      <w:proofErr w:type="gramEnd"/>
      <w:r>
        <w:t xml:space="preserve"> in the MC due to an error. </w:t>
      </w:r>
    </w:p>
    <w:p w14:paraId="60EB11F9" w14:textId="46FF4965" w:rsidR="00D471FE" w:rsidRPr="00D26514" w:rsidRDefault="00A94249" w:rsidP="00A94249">
      <w:pPr>
        <w:pStyle w:val="BodyText"/>
        <w:numPr>
          <w:ilvl w:val="0"/>
          <w:numId w:val="75"/>
        </w:numPr>
      </w:pPr>
      <w:r>
        <w:t>Does not support a MC at all.</w:t>
      </w:r>
    </w:p>
    <w:p w14:paraId="351D5B1E" w14:textId="08277D67" w:rsidR="00D471FE" w:rsidRPr="00D26514" w:rsidRDefault="00D471FE" w:rsidP="00D471FE">
      <w:pPr>
        <w:pStyle w:val="Heading5"/>
        <w:numPr>
          <w:ilvl w:val="0"/>
          <w:numId w:val="0"/>
        </w:numPr>
        <w:rPr>
          <w:noProof w:val="0"/>
        </w:rPr>
      </w:pPr>
      <w:bookmarkStart w:id="1731" w:name="_Toc209791055"/>
      <w:r w:rsidRPr="00D26514">
        <w:rPr>
          <w:noProof w:val="0"/>
        </w:rPr>
        <w:t>3.</w:t>
      </w:r>
      <w:r w:rsidR="00693660">
        <w:rPr>
          <w:noProof w:val="0"/>
        </w:rPr>
        <w:t>5</w:t>
      </w:r>
      <w:ins w:id="1732" w:author="Kranich, Peter" w:date="2025-07-15T09:08:00Z" w16du:dateUtc="2025-07-15T07:08:00Z">
        <w:r w:rsidR="007E2F51">
          <w:rPr>
            <w:noProof w:val="0"/>
          </w:rPr>
          <w:t>3</w:t>
        </w:r>
      </w:ins>
      <w:del w:id="1733" w:author="Kranich, Peter" w:date="2025-07-15T09:08:00Z" w16du:dateUtc="2025-07-15T07:08:00Z">
        <w:r w:rsidR="00693660" w:rsidDel="007E2F51">
          <w:rPr>
            <w:noProof w:val="0"/>
          </w:rPr>
          <w:delText>4</w:delText>
        </w:r>
      </w:del>
      <w:r w:rsidRPr="00D26514">
        <w:rPr>
          <w:noProof w:val="0"/>
        </w:rPr>
        <w:t>.4.</w:t>
      </w:r>
      <w:ins w:id="1734" w:author="Kranich, Peter" w:date="2025-07-15T09:09:00Z" w16du:dateUtc="2025-07-15T07:09:00Z">
        <w:r w:rsidR="007E2F51">
          <w:rPr>
            <w:noProof w:val="0"/>
          </w:rPr>
          <w:t>2</w:t>
        </w:r>
      </w:ins>
      <w:del w:id="1735" w:author="Kranich, Peter" w:date="2025-07-15T09:09:00Z" w16du:dateUtc="2025-07-15T07:09:00Z">
        <w:r w:rsidRPr="00D26514" w:rsidDel="007E2F51">
          <w:rPr>
            <w:noProof w:val="0"/>
          </w:rPr>
          <w:delText>1</w:delText>
        </w:r>
      </w:del>
      <w:r w:rsidRPr="00D26514">
        <w:rPr>
          <w:noProof w:val="0"/>
        </w:rPr>
        <w:t>.2 Message Semantics</w:t>
      </w:r>
      <w:bookmarkEnd w:id="1731"/>
    </w:p>
    <w:p w14:paraId="4ACF07C4" w14:textId="6101C95E" w:rsidR="005332C5" w:rsidRDefault="005332C5" w:rsidP="005332C5">
      <w:pPr>
        <w:pStyle w:val="BodyText"/>
      </w:pPr>
      <w:r>
        <w:t xml:space="preserve">The </w:t>
      </w:r>
      <w:del w:id="1736" w:author="Kranich, Peter" w:date="2025-09-26T14:50:00Z" w16du:dateUtc="2025-09-26T12:50:00Z">
        <w:r w:rsidDel="001D36E7">
          <w:delText xml:space="preserve">PCDC </w:delText>
        </w:r>
      </w:del>
      <w:ins w:id="1737" w:author="Kranich, Peter" w:date="2025-09-26T14:50:00Z" w16du:dateUtc="2025-09-26T12:50:00Z">
        <w:r w:rsidR="001D36E7">
          <w:t xml:space="preserve">HC </w:t>
        </w:r>
      </w:ins>
      <w:r>
        <w:t xml:space="preserve">shall respond to a heartbeat message from the </w:t>
      </w:r>
      <w:del w:id="1738" w:author="Kranich, Peter" w:date="2025-09-26T14:50:00Z" w16du:dateUtc="2025-09-26T12:50:00Z">
        <w:r w:rsidDel="001D36E7">
          <w:delText xml:space="preserve">PCDR </w:delText>
        </w:r>
      </w:del>
      <w:ins w:id="1739" w:author="Kranich, Peter" w:date="2025-09-26T14:50:00Z" w16du:dateUtc="2025-09-26T12:50:00Z">
        <w:r w:rsidR="001D36E7">
          <w:t xml:space="preserve">HR </w:t>
        </w:r>
      </w:ins>
      <w:r>
        <w:t>with a HL7 acknowledgement message as fast as possible but no later than the given date/time in OBX-14 + the relative time in OBX-7 of the heartbeat information OBX segment.</w:t>
      </w:r>
    </w:p>
    <w:p w14:paraId="5EC19519" w14:textId="30CD2419" w:rsidR="00E41586" w:rsidRDefault="00E41586" w:rsidP="00AA4835">
      <w:r>
        <w:lastRenderedPageBreak/>
        <w:t xml:space="preserve">The </w:t>
      </w:r>
      <w:del w:id="1740" w:author="Kranich, Peter" w:date="2025-09-26T14:50:00Z" w16du:dateUtc="2025-09-26T12:50:00Z">
        <w:r w:rsidDel="005C47C3">
          <w:delText xml:space="preserve">PCDC </w:delText>
        </w:r>
      </w:del>
      <w:ins w:id="1741" w:author="Kranich, Peter" w:date="2025-09-26T14:50:00Z" w16du:dateUtc="2025-09-26T12:50:00Z">
        <w:r w:rsidR="005C47C3">
          <w:t xml:space="preserve">HC </w:t>
        </w:r>
      </w:ins>
      <w:r>
        <w:t xml:space="preserve">must also consider the latency for the internal processing of the response, the network transmission, and so on. Therefore, it is recommended that the </w:t>
      </w:r>
      <w:del w:id="1742" w:author="Kranich, Peter" w:date="2025-09-26T14:50:00Z" w16du:dateUtc="2025-09-26T12:50:00Z">
        <w:r w:rsidDel="005C47C3">
          <w:delText xml:space="preserve">PCDC </w:delText>
        </w:r>
      </w:del>
      <w:ins w:id="1743" w:author="Kranich, Peter" w:date="2025-09-26T14:50:00Z" w16du:dateUtc="2025-09-26T12:50:00Z">
        <w:r w:rsidR="005C47C3">
          <w:t xml:space="preserve">HC </w:t>
        </w:r>
      </w:ins>
      <w:r>
        <w:t>should respond to the heartbeat message within the first half of the defined interval.</w:t>
      </w:r>
    </w:p>
    <w:p w14:paraId="0369C82B" w14:textId="360FCDDC" w:rsidR="005332C5" w:rsidRDefault="005332C5" w:rsidP="005332C5">
      <w:pPr>
        <w:pStyle w:val="BodyText"/>
      </w:pPr>
      <w:r>
        <w:t xml:space="preserve">To indicate the current state of the </w:t>
      </w:r>
      <w:del w:id="1744" w:author="Kranich, Peter" w:date="2025-09-26T14:50:00Z" w16du:dateUtc="2025-09-26T12:50:00Z">
        <w:r w:rsidDel="005C47C3">
          <w:delText xml:space="preserve">PCDC </w:delText>
        </w:r>
      </w:del>
      <w:ins w:id="1745" w:author="Kranich, Peter" w:date="2025-09-26T14:50:00Z" w16du:dateUtc="2025-09-26T12:50:00Z">
        <w:r w:rsidR="005C47C3">
          <w:t xml:space="preserve">HC </w:t>
        </w:r>
      </w:ins>
      <w:r>
        <w:t xml:space="preserve">to the </w:t>
      </w:r>
      <w:del w:id="1746" w:author="Kranich, Peter" w:date="2025-09-26T14:51:00Z" w16du:dateUtc="2025-09-26T12:51:00Z">
        <w:r w:rsidDel="005C47C3">
          <w:delText>PCDR</w:delText>
        </w:r>
      </w:del>
      <w:ins w:id="1747" w:author="Kranich, Peter" w:date="2025-09-26T14:51:00Z" w16du:dateUtc="2025-09-26T12:51:00Z">
        <w:r w:rsidR="005C47C3">
          <w:t>HR</w:t>
        </w:r>
      </w:ins>
      <w:r>
        <w:t xml:space="preserve">, the </w:t>
      </w:r>
      <w:del w:id="1748" w:author="Kranich, Peter" w:date="2025-09-26T14:51:00Z" w16du:dateUtc="2025-09-26T12:51:00Z">
        <w:r w:rsidDel="005C47C3">
          <w:delText xml:space="preserve">PCDC </w:delText>
        </w:r>
      </w:del>
      <w:ins w:id="1749" w:author="Kranich, Peter" w:date="2025-09-26T14:51:00Z" w16du:dateUtc="2025-09-26T12:51:00Z">
        <w:r w:rsidR="005C47C3">
          <w:t xml:space="preserve">HC </w:t>
        </w:r>
      </w:ins>
      <w:r>
        <w:t xml:space="preserve">shall set the </w:t>
      </w:r>
      <w:r w:rsidRPr="003B5DE4">
        <w:rPr>
          <w:b/>
          <w:bCs/>
        </w:rPr>
        <w:t>MSA-1 Acknowledgement Code</w:t>
      </w:r>
      <w:r>
        <w:t xml:space="preserve"> to</w:t>
      </w:r>
      <w:r w:rsidR="00BA646C">
        <w:t xml:space="preserve"> one of</w:t>
      </w:r>
      <w:r>
        <w:t xml:space="preserve"> the following codes:</w:t>
      </w:r>
    </w:p>
    <w:p w14:paraId="0C30C48F" w14:textId="12CDF890" w:rsidR="005332C5" w:rsidRDefault="005332C5" w:rsidP="005332C5">
      <w:pPr>
        <w:pStyle w:val="BodyText"/>
        <w:numPr>
          <w:ilvl w:val="0"/>
          <w:numId w:val="77"/>
        </w:numPr>
      </w:pPr>
      <w:r w:rsidRPr="00BD6E6D">
        <w:rPr>
          <w:b/>
          <w:bCs/>
        </w:rPr>
        <w:t>CA</w:t>
      </w:r>
      <w:r>
        <w:t xml:space="preserve">: the </w:t>
      </w:r>
      <w:del w:id="1750" w:author="Kranich, Peter" w:date="2025-09-26T14:51:00Z" w16du:dateUtc="2025-09-26T12:51:00Z">
        <w:r w:rsidDel="00FF4C5A">
          <w:delText xml:space="preserve">PCDC </w:delText>
        </w:r>
      </w:del>
      <w:ins w:id="1751" w:author="Kranich, Peter" w:date="2025-09-26T14:51:00Z" w16du:dateUtc="2025-09-26T12:51:00Z">
        <w:r w:rsidR="00FF4C5A">
          <w:t xml:space="preserve">HC </w:t>
        </w:r>
      </w:ins>
      <w:r>
        <w:t xml:space="preserve">is fully operational and able to handle the reports from the </w:t>
      </w:r>
      <w:del w:id="1752" w:author="Kranich, Peter" w:date="2025-09-26T14:51:00Z" w16du:dateUtc="2025-09-26T12:51:00Z">
        <w:r w:rsidDel="00EB608C">
          <w:delText xml:space="preserve">PCDR </w:delText>
        </w:r>
      </w:del>
      <w:ins w:id="1753" w:author="Kranich, Peter" w:date="2025-09-26T14:51:00Z" w16du:dateUtc="2025-09-26T12:51:00Z">
        <w:r w:rsidR="00EB608C">
          <w:t xml:space="preserve">HR </w:t>
        </w:r>
      </w:ins>
      <w:r>
        <w:t xml:space="preserve">(e. g. the alert manager </w:t>
      </w:r>
      <w:proofErr w:type="gramStart"/>
      <w:r>
        <w:t>is able to</w:t>
      </w:r>
      <w:proofErr w:type="gramEnd"/>
      <w:r>
        <w:t xml:space="preserve"> disseminate alert events to its alert communicators).</w:t>
      </w:r>
    </w:p>
    <w:p w14:paraId="45F1587F" w14:textId="2F9E34C1" w:rsidR="005332C5" w:rsidRDefault="005332C5" w:rsidP="005332C5">
      <w:pPr>
        <w:pStyle w:val="BodyText"/>
        <w:numPr>
          <w:ilvl w:val="0"/>
          <w:numId w:val="77"/>
        </w:numPr>
      </w:pPr>
      <w:r>
        <w:rPr>
          <w:b/>
          <w:bCs/>
        </w:rPr>
        <w:t>CR</w:t>
      </w:r>
      <w:r w:rsidRPr="00BD6E6D">
        <w:t>:</w:t>
      </w:r>
      <w:r>
        <w:t xml:space="preserve"> the </w:t>
      </w:r>
      <w:del w:id="1754" w:author="Kranich, Peter" w:date="2025-09-26T14:52:00Z" w16du:dateUtc="2025-09-26T12:52:00Z">
        <w:r w:rsidDel="00EB608C">
          <w:delText xml:space="preserve">PCDC </w:delText>
        </w:r>
      </w:del>
      <w:ins w:id="1755" w:author="Kranich, Peter" w:date="2025-09-26T14:52:00Z" w16du:dateUtc="2025-09-26T12:52:00Z">
        <w:r w:rsidR="00EB608C">
          <w:t xml:space="preserve">HC </w:t>
        </w:r>
      </w:ins>
      <w:r>
        <w:t xml:space="preserve">sends this code in two different cases which can be distinct from each other by evaluating the value in the </w:t>
      </w:r>
      <w:r w:rsidRPr="0003058D">
        <w:rPr>
          <w:b/>
          <w:bCs/>
        </w:rPr>
        <w:t>ERR-5</w:t>
      </w:r>
      <w:r>
        <w:t xml:space="preserve"> field of the </w:t>
      </w:r>
      <w:r w:rsidRPr="0003058D">
        <w:rPr>
          <w:b/>
          <w:bCs/>
        </w:rPr>
        <w:t>ERR</w:t>
      </w:r>
      <w:r>
        <w:t xml:space="preserve"> segment:</w:t>
      </w:r>
    </w:p>
    <w:p w14:paraId="56DCE2F7" w14:textId="4CCE983A" w:rsidR="005332C5" w:rsidRDefault="005332C5" w:rsidP="005332C5">
      <w:pPr>
        <w:pStyle w:val="BodyText"/>
        <w:numPr>
          <w:ilvl w:val="1"/>
          <w:numId w:val="77"/>
        </w:numPr>
      </w:pPr>
      <w:r>
        <w:t xml:space="preserve">A. the </w:t>
      </w:r>
      <w:del w:id="1756" w:author="Kranich, Peter" w:date="2025-09-26T14:52:00Z" w16du:dateUtc="2025-09-26T12:52:00Z">
        <w:r w:rsidDel="00911368">
          <w:delText xml:space="preserve">PCDC </w:delText>
        </w:r>
      </w:del>
      <w:ins w:id="1757" w:author="Kranich, Peter" w:date="2025-09-26T14:52:00Z" w16du:dateUtc="2025-09-26T12:52:00Z">
        <w:r w:rsidR="00911368">
          <w:t xml:space="preserve">HC </w:t>
        </w:r>
      </w:ins>
      <w:r>
        <w:t xml:space="preserve">is not fully operational any longer and cannot handle the reports from the </w:t>
      </w:r>
      <w:del w:id="1758" w:author="Kranich, Peter" w:date="2025-09-26T14:52:00Z" w16du:dateUtc="2025-09-26T12:52:00Z">
        <w:r w:rsidDel="00911368">
          <w:delText xml:space="preserve">PCDR </w:delText>
        </w:r>
      </w:del>
      <w:ins w:id="1759" w:author="Kranich, Peter" w:date="2025-09-26T14:52:00Z" w16du:dateUtc="2025-09-26T12:52:00Z">
        <w:r w:rsidR="00911368">
          <w:t xml:space="preserve">HR </w:t>
        </w:r>
      </w:ins>
      <w:r>
        <w:t>as intended (e</w:t>
      </w:r>
      <w:proofErr w:type="gramStart"/>
      <w:r>
        <w:t>. g</w:t>
      </w:r>
      <w:proofErr w:type="gramEnd"/>
      <w:r>
        <w:t>. the alert manager is currently unable to communicate with its alert communicators).</w:t>
      </w:r>
    </w:p>
    <w:p w14:paraId="72FC0DF8" w14:textId="2F4AFFE6" w:rsidR="005332C5" w:rsidRDefault="005332C5" w:rsidP="005332C5">
      <w:pPr>
        <w:pStyle w:val="BodyText"/>
        <w:numPr>
          <w:ilvl w:val="1"/>
          <w:numId w:val="77"/>
        </w:numPr>
      </w:pPr>
      <w:r>
        <w:t xml:space="preserve">B. the </w:t>
      </w:r>
      <w:del w:id="1760" w:author="Kranich, Peter" w:date="2025-09-26T14:53:00Z" w16du:dateUtc="2025-09-26T12:53:00Z">
        <w:r w:rsidDel="002A7DD1">
          <w:delText xml:space="preserve">PCDC </w:delText>
        </w:r>
      </w:del>
      <w:ins w:id="1761" w:author="Kranich, Peter" w:date="2025-09-26T14:53:00Z" w16du:dateUtc="2025-09-26T12:53:00Z">
        <w:r w:rsidR="002A7DD1">
          <w:t xml:space="preserve">HC </w:t>
        </w:r>
      </w:ins>
      <w:proofErr w:type="gramStart"/>
      <w:r>
        <w:t>is not able to</w:t>
      </w:r>
      <w:proofErr w:type="gramEnd"/>
      <w:r>
        <w:t xml:space="preserve"> support </w:t>
      </w:r>
      <w:proofErr w:type="gramStart"/>
      <w:r>
        <w:t>a monitored</w:t>
      </w:r>
      <w:proofErr w:type="gramEnd"/>
      <w:r>
        <w:t xml:space="preserve"> communication temporarily or wants to stop </w:t>
      </w:r>
      <w:proofErr w:type="gramStart"/>
      <w:r>
        <w:t>the participation</w:t>
      </w:r>
      <w:proofErr w:type="gramEnd"/>
      <w:r>
        <w:t xml:space="preserve"> in </w:t>
      </w:r>
      <w:proofErr w:type="gramStart"/>
      <w:r>
        <w:t>a monitored</w:t>
      </w:r>
      <w:proofErr w:type="gramEnd"/>
      <w:r>
        <w:t xml:space="preserve"> communication intentionally.</w:t>
      </w:r>
    </w:p>
    <w:p w14:paraId="4AB0E70B" w14:textId="382CA722" w:rsidR="005332C5" w:rsidRDefault="005332C5" w:rsidP="005332C5">
      <w:pPr>
        <w:pStyle w:val="BodyText"/>
        <w:numPr>
          <w:ilvl w:val="0"/>
          <w:numId w:val="77"/>
        </w:numPr>
      </w:pPr>
      <w:r>
        <w:rPr>
          <w:b/>
          <w:bCs/>
        </w:rPr>
        <w:t>CE</w:t>
      </w:r>
      <w:r w:rsidRPr="00BD6E6D">
        <w:t>:</w:t>
      </w:r>
      <w:r>
        <w:t xml:space="preserve"> the </w:t>
      </w:r>
      <w:del w:id="1762" w:author="Kranich, Peter" w:date="2025-09-26T14:53:00Z" w16du:dateUtc="2025-09-26T12:53:00Z">
        <w:r w:rsidDel="002A7DD1">
          <w:delText xml:space="preserve">PCDC </w:delText>
        </w:r>
      </w:del>
      <w:ins w:id="1763" w:author="Kranich, Peter" w:date="2025-09-26T14:53:00Z" w16du:dateUtc="2025-09-26T12:53:00Z">
        <w:r w:rsidR="002A7DD1">
          <w:t xml:space="preserve">HC </w:t>
        </w:r>
      </w:ins>
      <w:r>
        <w:t xml:space="preserve">indicates to the </w:t>
      </w:r>
      <w:del w:id="1764" w:author="Kranich, Peter" w:date="2025-09-26T14:53:00Z" w16du:dateUtc="2025-09-26T12:53:00Z">
        <w:r w:rsidDel="002A7DD1">
          <w:delText xml:space="preserve">PCDR </w:delText>
        </w:r>
      </w:del>
      <w:ins w:id="1765" w:author="Kranich, Peter" w:date="2025-09-26T14:53:00Z" w16du:dateUtc="2025-09-26T12:53:00Z">
        <w:r w:rsidR="002A7DD1">
          <w:t xml:space="preserve">HR </w:t>
        </w:r>
      </w:ins>
      <w:r>
        <w:t>that it does not support the MC at all.</w:t>
      </w:r>
    </w:p>
    <w:p w14:paraId="7F9C65E3" w14:textId="1E170D81" w:rsidR="00912832" w:rsidRDefault="005332C5" w:rsidP="00912832">
      <w:pPr>
        <w:pStyle w:val="BodyText"/>
      </w:pPr>
      <w:r>
        <w:t xml:space="preserve">It is the responsibility of the </w:t>
      </w:r>
      <w:del w:id="1766" w:author="Kranich, Peter" w:date="2025-09-26T14:53:00Z" w16du:dateUtc="2025-09-26T12:53:00Z">
        <w:r w:rsidDel="002A7DD1">
          <w:delText xml:space="preserve">PCDR </w:delText>
        </w:r>
      </w:del>
      <w:ins w:id="1767" w:author="Kranich, Peter" w:date="2025-09-26T14:53:00Z" w16du:dateUtc="2025-09-26T12:53:00Z">
        <w:r w:rsidR="002A7DD1">
          <w:t xml:space="preserve">HR </w:t>
        </w:r>
      </w:ins>
      <w:r>
        <w:t xml:space="preserve">to react accordingly </w:t>
      </w:r>
      <w:proofErr w:type="gramStart"/>
      <w:r>
        <w:t>on</w:t>
      </w:r>
      <w:proofErr w:type="gramEnd"/>
      <w:r>
        <w:t xml:space="preserve"> the acknowledgement and application error code in the response message from the</w:t>
      </w:r>
      <w:r w:rsidR="00A97960">
        <w:t xml:space="preserve"> </w:t>
      </w:r>
      <w:del w:id="1768" w:author="Kranich, Peter" w:date="2025-09-26T14:53:00Z" w16du:dateUtc="2025-09-26T12:53:00Z">
        <w:r w:rsidR="00A97960" w:rsidDel="002A7DD1">
          <w:delText>PCDC</w:delText>
        </w:r>
      </w:del>
      <w:ins w:id="1769" w:author="Kranich, Peter" w:date="2025-09-26T14:53:00Z" w16du:dateUtc="2025-09-26T12:53:00Z">
        <w:r w:rsidR="002A7DD1">
          <w:t>HC</w:t>
        </w:r>
      </w:ins>
      <w:r w:rsidR="00A97960">
        <w:t>.</w:t>
      </w:r>
    </w:p>
    <w:p w14:paraId="7807201C" w14:textId="6965A350" w:rsidR="005332C5" w:rsidRDefault="005332C5" w:rsidP="005332C5">
      <w:pPr>
        <w:pStyle w:val="BodyText"/>
      </w:pPr>
      <w:r>
        <w:t>.</w:t>
      </w:r>
    </w:p>
    <w:p w14:paraId="13915363" w14:textId="591E3A75" w:rsidR="00CB7E08" w:rsidRPr="00CB7E08" w:rsidRDefault="00CB7E08" w:rsidP="005332C5">
      <w:pPr>
        <w:pStyle w:val="BodyText"/>
        <w:rPr>
          <w:b/>
          <w:bCs/>
        </w:rPr>
      </w:pPr>
      <w:r w:rsidRPr="00CB7E08">
        <w:rPr>
          <w:b/>
          <w:bCs/>
        </w:rPr>
        <w:t>ERR Segment – Error Codes</w:t>
      </w:r>
    </w:p>
    <w:p w14:paraId="05ADDB30" w14:textId="6F0F15FF" w:rsidR="00B03B2C" w:rsidRDefault="00B03B2C" w:rsidP="00B03B2C">
      <w:pPr>
        <w:pStyle w:val="BodyText"/>
      </w:pPr>
      <w:r>
        <w:t xml:space="preserve">The ERR segment </w:t>
      </w:r>
      <w:del w:id="1770" w:author="Kranich, Peter" w:date="2025-09-26T14:54:00Z" w16du:dateUtc="2025-09-26T12:54:00Z">
        <w:r w:rsidDel="002A7DD1">
          <w:delText>contain</w:delText>
        </w:r>
      </w:del>
      <w:ins w:id="1771" w:author="Kranich, Peter" w:date="2025-09-26T14:54:00Z" w16du:dateUtc="2025-09-26T12:54:00Z">
        <w:r w:rsidR="002A7DD1">
          <w:t>contains</w:t>
        </w:r>
      </w:ins>
      <w:r>
        <w:t xml:space="preserve"> additional information about the rejected heartbeat message: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3"/>
        <w:gridCol w:w="3082"/>
        <w:gridCol w:w="3169"/>
      </w:tblGrid>
      <w:tr w:rsidR="00B03B2C" w14:paraId="24C55051" w14:textId="77777777" w:rsidTr="007F183D">
        <w:tc>
          <w:tcPr>
            <w:tcW w:w="3192" w:type="dxa"/>
            <w:shd w:val="solid" w:color="000000" w:fill="FFFFFF"/>
          </w:tcPr>
          <w:p w14:paraId="79BE861E" w14:textId="77777777" w:rsidR="00B03B2C" w:rsidRPr="00EE5907" w:rsidRDefault="00B03B2C" w:rsidP="007F183D">
            <w:pPr>
              <w:rPr>
                <w:b/>
                <w:bCs/>
              </w:rPr>
            </w:pPr>
            <w:r>
              <w:rPr>
                <w:b/>
                <w:bCs/>
              </w:rPr>
              <w:t>ERR</w:t>
            </w:r>
            <w:r w:rsidRPr="00EE5907">
              <w:rPr>
                <w:b/>
                <w:bCs/>
              </w:rPr>
              <w:t xml:space="preserve"> Field</w:t>
            </w:r>
          </w:p>
        </w:tc>
        <w:tc>
          <w:tcPr>
            <w:tcW w:w="3192" w:type="dxa"/>
            <w:shd w:val="solid" w:color="000000" w:fill="FFFFFF"/>
          </w:tcPr>
          <w:p w14:paraId="1D2C2A42" w14:textId="77777777" w:rsidR="00B03B2C" w:rsidRPr="00EE5907" w:rsidRDefault="00B03B2C" w:rsidP="007F183D">
            <w:pPr>
              <w:rPr>
                <w:b/>
                <w:bCs/>
              </w:rPr>
            </w:pPr>
            <w:r w:rsidRPr="00EE5907">
              <w:rPr>
                <w:b/>
                <w:bCs/>
              </w:rPr>
              <w:t>Value</w:t>
            </w:r>
          </w:p>
        </w:tc>
        <w:tc>
          <w:tcPr>
            <w:tcW w:w="3192" w:type="dxa"/>
            <w:shd w:val="solid" w:color="000000" w:fill="FFFFFF"/>
          </w:tcPr>
          <w:p w14:paraId="425DD51B" w14:textId="77777777" w:rsidR="00B03B2C" w:rsidRPr="00EE5907" w:rsidRDefault="00B03B2C" w:rsidP="007F183D">
            <w:pPr>
              <w:rPr>
                <w:b/>
                <w:bCs/>
              </w:rPr>
            </w:pPr>
            <w:r w:rsidRPr="00EE5907">
              <w:rPr>
                <w:b/>
                <w:bCs/>
              </w:rPr>
              <w:t>Note</w:t>
            </w:r>
          </w:p>
        </w:tc>
      </w:tr>
      <w:tr w:rsidR="00B03B2C" w14:paraId="139C4CD3" w14:textId="77777777" w:rsidTr="007F183D">
        <w:tc>
          <w:tcPr>
            <w:tcW w:w="3192" w:type="dxa"/>
          </w:tcPr>
          <w:p w14:paraId="40A6EF4B" w14:textId="77777777" w:rsidR="00B03B2C" w:rsidRDefault="00B03B2C" w:rsidP="007F183D">
            <w:r>
              <w:t>ERR</w:t>
            </w:r>
            <w:r w:rsidRPr="00A83BEA">
              <w:t>-</w:t>
            </w:r>
            <w:r>
              <w:t>3 HL7 Error Code</w:t>
            </w:r>
          </w:p>
        </w:tc>
        <w:tc>
          <w:tcPr>
            <w:tcW w:w="3192" w:type="dxa"/>
          </w:tcPr>
          <w:p w14:paraId="5F36EF1B" w14:textId="77777777" w:rsidR="00B03B2C" w:rsidRDefault="00B03B2C" w:rsidP="007F183D">
            <w:r>
              <w:t>“0”</w:t>
            </w:r>
          </w:p>
        </w:tc>
        <w:tc>
          <w:tcPr>
            <w:tcW w:w="3192" w:type="dxa"/>
          </w:tcPr>
          <w:p w14:paraId="597FB6FF" w14:textId="77777777" w:rsidR="00B03B2C" w:rsidRDefault="00B03B2C" w:rsidP="007F183D">
            <w:r>
              <w:t>No HL7 message error</w:t>
            </w:r>
          </w:p>
        </w:tc>
      </w:tr>
      <w:tr w:rsidR="00B03B2C" w14:paraId="7243CE7B" w14:textId="77777777" w:rsidTr="007F183D">
        <w:tc>
          <w:tcPr>
            <w:tcW w:w="3192" w:type="dxa"/>
          </w:tcPr>
          <w:p w14:paraId="6E3BFB9D" w14:textId="77777777" w:rsidR="00B03B2C" w:rsidRDefault="00B03B2C" w:rsidP="007F183D">
            <w:r>
              <w:t>ERR-4 Severity</w:t>
            </w:r>
          </w:p>
        </w:tc>
        <w:tc>
          <w:tcPr>
            <w:tcW w:w="3192" w:type="dxa"/>
          </w:tcPr>
          <w:p w14:paraId="0E30A263" w14:textId="77777777" w:rsidR="00B03B2C" w:rsidRDefault="00B03B2C" w:rsidP="007F183D">
            <w:r>
              <w:t>“I”</w:t>
            </w:r>
          </w:p>
        </w:tc>
        <w:tc>
          <w:tcPr>
            <w:tcW w:w="3192" w:type="dxa"/>
          </w:tcPr>
          <w:p w14:paraId="7AD25640" w14:textId="77777777" w:rsidR="00B03B2C" w:rsidRDefault="00B03B2C" w:rsidP="007F183D">
            <w:r>
              <w:t xml:space="preserve">Must be set to </w:t>
            </w:r>
            <w:proofErr w:type="gramStart"/>
            <w:r>
              <w:t>“I”</w:t>
            </w:r>
            <w:proofErr w:type="gramEnd"/>
            <w:r>
              <w:t>, when ERR-3 is set to “0”</w:t>
            </w:r>
          </w:p>
        </w:tc>
      </w:tr>
      <w:tr w:rsidR="00B03B2C" w14:paraId="4329720A" w14:textId="77777777" w:rsidTr="007F183D">
        <w:tc>
          <w:tcPr>
            <w:tcW w:w="3192" w:type="dxa"/>
          </w:tcPr>
          <w:p w14:paraId="2E5540FE" w14:textId="77777777" w:rsidR="00B03B2C" w:rsidRDefault="00B03B2C" w:rsidP="007F183D">
            <w:r>
              <w:t>ERR-5 Application Error Code</w:t>
            </w:r>
          </w:p>
        </w:tc>
        <w:tc>
          <w:tcPr>
            <w:tcW w:w="3192" w:type="dxa"/>
          </w:tcPr>
          <w:p w14:paraId="17AB10F0" w14:textId="77777777" w:rsidR="00B03B2C" w:rsidRDefault="00B03B2C" w:rsidP="007F183D">
            <w:r>
              <w:t>Heartbeat message specific error code</w:t>
            </w:r>
          </w:p>
        </w:tc>
        <w:tc>
          <w:tcPr>
            <w:tcW w:w="3192" w:type="dxa"/>
          </w:tcPr>
          <w:p w14:paraId="18B597AA" w14:textId="3BA59C3F" w:rsidR="00B03B2C" w:rsidRDefault="00B03B2C" w:rsidP="007F183D">
            <w:r>
              <w:t>“</w:t>
            </w:r>
            <w:proofErr w:type="spellStart"/>
            <w:r w:rsidRPr="005F0A2E">
              <w:rPr>
                <w:b/>
                <w:bCs/>
              </w:rPr>
              <w:t>WDERR^watchdog-negative-confirm^MDC</w:t>
            </w:r>
            <w:proofErr w:type="spellEnd"/>
            <w:r>
              <w:t xml:space="preserve">”: indicates to the </w:t>
            </w:r>
            <w:del w:id="1772" w:author="Kranich, Peter" w:date="2025-09-26T14:54:00Z" w16du:dateUtc="2025-09-26T12:54:00Z">
              <w:r w:rsidDel="002A7DD1">
                <w:delText xml:space="preserve">PCDR </w:delText>
              </w:r>
            </w:del>
            <w:ins w:id="1773" w:author="Kranich, Peter" w:date="2025-09-26T14:54:00Z" w16du:dateUtc="2025-09-26T12:54:00Z">
              <w:r w:rsidR="002A7DD1">
                <w:t xml:space="preserve">HR </w:t>
              </w:r>
            </w:ins>
            <w:r>
              <w:t xml:space="preserve">that the </w:t>
            </w:r>
            <w:del w:id="1774" w:author="Kranich, Peter" w:date="2025-09-26T14:54:00Z" w16du:dateUtc="2025-09-26T12:54:00Z">
              <w:r w:rsidDel="002A7DD1">
                <w:delText xml:space="preserve">PCDC </w:delText>
              </w:r>
            </w:del>
            <w:ins w:id="1775" w:author="Kranich, Peter" w:date="2025-09-26T14:54:00Z" w16du:dateUtc="2025-09-26T12:54:00Z">
              <w:r w:rsidR="002A7DD1">
                <w:t xml:space="preserve">HC </w:t>
              </w:r>
            </w:ins>
            <w:r>
              <w:t xml:space="preserve">is currently unable to respond to the reports from the </w:t>
            </w:r>
            <w:del w:id="1776" w:author="Kranich, Peter" w:date="2025-09-26T14:54:00Z" w16du:dateUtc="2025-09-26T12:54:00Z">
              <w:r w:rsidDel="002A7DD1">
                <w:delText xml:space="preserve">PCDR </w:delText>
              </w:r>
            </w:del>
            <w:ins w:id="1777" w:author="Kranich, Peter" w:date="2025-09-26T14:54:00Z" w16du:dateUtc="2025-09-26T12:54:00Z">
              <w:r w:rsidR="002A7DD1">
                <w:t xml:space="preserve">HR </w:t>
              </w:r>
            </w:ins>
            <w:r>
              <w:t>as intended (see case A. above. E. g. an alarm manager is currently not responding to alert events).</w:t>
            </w:r>
          </w:p>
          <w:p w14:paraId="09880B62" w14:textId="6D4B2CFA" w:rsidR="00B03B2C" w:rsidRDefault="00B03B2C" w:rsidP="007F183D">
            <w:r>
              <w:t>“</w:t>
            </w:r>
            <w:proofErr w:type="spellStart"/>
            <w:r w:rsidRPr="005F0A2E">
              <w:rPr>
                <w:b/>
                <w:bCs/>
              </w:rPr>
              <w:t>WDLEAVE^watchdog-leave-monitoring^MDC</w:t>
            </w:r>
            <w:proofErr w:type="spellEnd"/>
            <w:r>
              <w:t xml:space="preserve">”: </w:t>
            </w:r>
            <w:r>
              <w:lastRenderedPageBreak/>
              <w:t xml:space="preserve">indicates to the </w:t>
            </w:r>
            <w:del w:id="1778" w:author="Kranich, Peter" w:date="2025-09-26T14:54:00Z" w16du:dateUtc="2025-09-26T12:54:00Z">
              <w:r w:rsidDel="002A7DD1">
                <w:delText xml:space="preserve">PCDR </w:delText>
              </w:r>
            </w:del>
            <w:ins w:id="1779" w:author="Kranich, Peter" w:date="2025-09-26T14:54:00Z" w16du:dateUtc="2025-09-26T12:54:00Z">
              <w:r w:rsidR="002A7DD1">
                <w:t xml:space="preserve">HR </w:t>
              </w:r>
            </w:ins>
            <w:r>
              <w:t xml:space="preserve">that the </w:t>
            </w:r>
            <w:del w:id="1780" w:author="Kranich, Peter" w:date="2025-09-26T14:54:00Z" w16du:dateUtc="2025-09-26T12:54:00Z">
              <w:r w:rsidDel="002A7DD1">
                <w:delText xml:space="preserve">PCDC </w:delText>
              </w:r>
            </w:del>
            <w:ins w:id="1781" w:author="Kranich, Peter" w:date="2025-09-26T14:54:00Z" w16du:dateUtc="2025-09-26T12:54:00Z">
              <w:r w:rsidR="002A7DD1">
                <w:t xml:space="preserve">HC </w:t>
              </w:r>
            </w:ins>
            <w:r>
              <w:t>wants to leave the MC intentionally (see case B. above. E. g. a shutdown of the alarm manager due to a planned system software update).</w:t>
            </w:r>
          </w:p>
        </w:tc>
      </w:tr>
    </w:tbl>
    <w:p w14:paraId="2808AF65" w14:textId="77777777" w:rsidR="00B03B2C" w:rsidRPr="00D0466F" w:rsidRDefault="00B03B2C" w:rsidP="00B03B2C">
      <w:pPr>
        <w:pStyle w:val="BodyText"/>
      </w:pPr>
    </w:p>
    <w:p w14:paraId="361CA100" w14:textId="689556BC" w:rsidR="00D471FE" w:rsidRPr="00D26514" w:rsidRDefault="00D471FE" w:rsidP="00D471FE">
      <w:pPr>
        <w:pStyle w:val="Heading5"/>
        <w:numPr>
          <w:ilvl w:val="0"/>
          <w:numId w:val="0"/>
        </w:numPr>
        <w:rPr>
          <w:noProof w:val="0"/>
        </w:rPr>
      </w:pPr>
      <w:bookmarkStart w:id="1782" w:name="_Toc209791056"/>
      <w:r w:rsidRPr="00D26514">
        <w:rPr>
          <w:noProof w:val="0"/>
        </w:rPr>
        <w:t>3.</w:t>
      </w:r>
      <w:r w:rsidR="00693660">
        <w:rPr>
          <w:noProof w:val="0"/>
        </w:rPr>
        <w:t>5</w:t>
      </w:r>
      <w:ins w:id="1783" w:author="Kranich, Peter" w:date="2025-07-15T09:10:00Z" w16du:dateUtc="2025-07-15T07:10:00Z">
        <w:r w:rsidR="000721E6">
          <w:rPr>
            <w:noProof w:val="0"/>
          </w:rPr>
          <w:t>3</w:t>
        </w:r>
      </w:ins>
      <w:del w:id="1784" w:author="Kranich, Peter" w:date="2025-07-15T09:10:00Z" w16du:dateUtc="2025-07-15T07:10:00Z">
        <w:r w:rsidR="00693660" w:rsidDel="000721E6">
          <w:rPr>
            <w:noProof w:val="0"/>
          </w:rPr>
          <w:delText>4</w:delText>
        </w:r>
      </w:del>
      <w:r w:rsidRPr="00D26514">
        <w:rPr>
          <w:noProof w:val="0"/>
        </w:rPr>
        <w:t>.4.</w:t>
      </w:r>
      <w:ins w:id="1785" w:author="Kranich, Peter" w:date="2025-07-15T09:10:00Z" w16du:dateUtc="2025-07-15T07:10:00Z">
        <w:r w:rsidR="000721E6">
          <w:rPr>
            <w:noProof w:val="0"/>
          </w:rPr>
          <w:t>2</w:t>
        </w:r>
      </w:ins>
      <w:del w:id="1786" w:author="Kranich, Peter" w:date="2025-07-15T09:10:00Z" w16du:dateUtc="2025-07-15T07:10:00Z">
        <w:r w:rsidRPr="00D26514" w:rsidDel="000721E6">
          <w:rPr>
            <w:noProof w:val="0"/>
          </w:rPr>
          <w:delText>1</w:delText>
        </w:r>
      </w:del>
      <w:r w:rsidRPr="00D26514">
        <w:rPr>
          <w:noProof w:val="0"/>
        </w:rPr>
        <w:t>.3 Expected Actions</w:t>
      </w:r>
      <w:bookmarkEnd w:id="1782"/>
    </w:p>
    <w:p w14:paraId="12BD87FB" w14:textId="00BC3B70" w:rsidR="00DD7D8D" w:rsidRDefault="002E738D" w:rsidP="00D471FE">
      <w:pPr>
        <w:pStyle w:val="BodyText"/>
      </w:pPr>
      <w:r>
        <w:t xml:space="preserve">It is the responsibility of the </w:t>
      </w:r>
      <w:del w:id="1787" w:author="Kranich, Peter" w:date="2025-09-26T14:55:00Z" w16du:dateUtc="2025-09-26T12:55:00Z">
        <w:r w:rsidDel="002A7DD1">
          <w:delText>PCD</w:delText>
        </w:r>
        <w:r w:rsidR="000D7924" w:rsidDel="002A7DD1">
          <w:delText>C</w:delText>
        </w:r>
        <w:r w:rsidDel="002A7DD1">
          <w:delText xml:space="preserve"> </w:delText>
        </w:r>
      </w:del>
      <w:ins w:id="1788" w:author="Kranich, Peter" w:date="2025-09-26T14:55:00Z" w16du:dateUtc="2025-09-26T12:55:00Z">
        <w:r w:rsidR="002A7DD1">
          <w:t xml:space="preserve">HC </w:t>
        </w:r>
      </w:ins>
      <w:r>
        <w:t xml:space="preserve">to react accordingly </w:t>
      </w:r>
      <w:r w:rsidR="00CA3C06">
        <w:t xml:space="preserve">to </w:t>
      </w:r>
      <w:r>
        <w:t xml:space="preserve">the </w:t>
      </w:r>
      <w:r w:rsidR="001357FA">
        <w:t>Heartbeat messages</w:t>
      </w:r>
      <w:r>
        <w:t xml:space="preserve"> from the </w:t>
      </w:r>
      <w:del w:id="1789" w:author="Kranich, Peter" w:date="2025-09-26T14:55:00Z" w16du:dateUtc="2025-09-26T12:55:00Z">
        <w:r w:rsidDel="002A7DD1">
          <w:delText>PCD</w:delText>
        </w:r>
        <w:r w:rsidR="001357FA" w:rsidDel="002A7DD1">
          <w:delText>R</w:delText>
        </w:r>
      </w:del>
      <w:ins w:id="1790" w:author="Kranich, Peter" w:date="2025-09-26T14:55:00Z" w16du:dateUtc="2025-09-26T12:55:00Z">
        <w:r w:rsidR="002A7DD1">
          <w:t>H</w:t>
        </w:r>
        <w:r w:rsidR="00262B91">
          <w:t>R</w:t>
        </w:r>
      </w:ins>
      <w:r w:rsidR="00D471FE">
        <w:t>.</w:t>
      </w:r>
    </w:p>
    <w:p w14:paraId="03594130" w14:textId="3FA2AA9E" w:rsidR="00D471FE" w:rsidRPr="00D26514" w:rsidRDefault="00DD7D8D" w:rsidP="00D471FE">
      <w:pPr>
        <w:pStyle w:val="BodyText"/>
      </w:pPr>
      <w:r>
        <w:t xml:space="preserve">In case the </w:t>
      </w:r>
      <w:del w:id="1791" w:author="Kranich, Peter" w:date="2025-09-26T14:55:00Z" w16du:dateUtc="2025-09-26T12:55:00Z">
        <w:r w:rsidDel="00262B91">
          <w:delText xml:space="preserve">PCDR </w:delText>
        </w:r>
      </w:del>
      <w:ins w:id="1792" w:author="Kranich, Peter" w:date="2025-09-26T14:55:00Z" w16du:dateUtc="2025-09-26T12:55:00Z">
        <w:r w:rsidR="00262B91">
          <w:t xml:space="preserve">HR </w:t>
        </w:r>
      </w:ins>
      <w:r>
        <w:t>did</w:t>
      </w:r>
      <w:r w:rsidR="00CA3C06">
        <w:t xml:space="preserve"> not</w:t>
      </w:r>
      <w:r>
        <w:t xml:space="preserve"> stop the </w:t>
      </w:r>
      <w:r w:rsidR="000C4670">
        <w:t xml:space="preserve">MC intentionally, missing or delayed </w:t>
      </w:r>
      <w:r w:rsidR="001676D4">
        <w:t>Heartbeat messages must be treated as error</w:t>
      </w:r>
      <w:r w:rsidR="00325866">
        <w:t xml:space="preserve">, and </w:t>
      </w:r>
      <w:proofErr w:type="gramStart"/>
      <w:r w:rsidR="00325866">
        <w:t>a reliable</w:t>
      </w:r>
      <w:proofErr w:type="gramEnd"/>
      <w:r w:rsidR="00325866">
        <w:t xml:space="preserve"> communication is not guaranteed any longer.</w:t>
      </w:r>
      <w:r>
        <w:t xml:space="preserve"> </w:t>
      </w:r>
    </w:p>
    <w:p w14:paraId="12268D28" w14:textId="3A3EF1BE" w:rsidR="00D471FE" w:rsidRPr="00D26514" w:rsidRDefault="00D471FE" w:rsidP="00D471FE">
      <w:pPr>
        <w:pStyle w:val="Heading3"/>
        <w:numPr>
          <w:ilvl w:val="0"/>
          <w:numId w:val="0"/>
        </w:numPr>
      </w:pPr>
      <w:bookmarkStart w:id="1793" w:name="_Toc209791057"/>
      <w:r w:rsidRPr="00D26514">
        <w:rPr>
          <w:noProof w:val="0"/>
        </w:rPr>
        <w:t>3.</w:t>
      </w:r>
      <w:r w:rsidR="00693660">
        <w:rPr>
          <w:noProof w:val="0"/>
        </w:rPr>
        <w:t>5</w:t>
      </w:r>
      <w:ins w:id="1794" w:author="Kranich, Peter" w:date="2025-07-15T09:11:00Z" w16du:dateUtc="2025-07-15T07:11:00Z">
        <w:r w:rsidR="008A639E">
          <w:rPr>
            <w:noProof w:val="0"/>
          </w:rPr>
          <w:t>3</w:t>
        </w:r>
      </w:ins>
      <w:del w:id="1795" w:author="Kranich, Peter" w:date="2025-07-15T09:11:00Z" w16du:dateUtc="2025-07-15T07:11:00Z">
        <w:r w:rsidR="00693660" w:rsidDel="008A639E">
          <w:rPr>
            <w:noProof w:val="0"/>
          </w:rPr>
          <w:delText>4</w:delText>
        </w:r>
      </w:del>
      <w:r w:rsidRPr="00D26514">
        <w:rPr>
          <w:noProof w:val="0"/>
        </w:rPr>
        <w:t>.5 Protocol Requirements</w:t>
      </w:r>
      <w:bookmarkEnd w:id="1793"/>
    </w:p>
    <w:p w14:paraId="6C01EC47" w14:textId="77777777" w:rsidR="00D471FE" w:rsidRPr="00D26514" w:rsidRDefault="00D471FE" w:rsidP="00D471FE">
      <w:pPr>
        <w:pStyle w:val="BodyText"/>
      </w:pPr>
      <w:r>
        <w:t>Not applicable.</w:t>
      </w:r>
    </w:p>
    <w:p w14:paraId="20D25B34" w14:textId="378F8FBF" w:rsidR="00D471FE" w:rsidRPr="00D26514" w:rsidRDefault="00D471FE" w:rsidP="00D471FE">
      <w:pPr>
        <w:pStyle w:val="Heading3"/>
        <w:numPr>
          <w:ilvl w:val="0"/>
          <w:numId w:val="0"/>
        </w:numPr>
        <w:rPr>
          <w:noProof w:val="0"/>
        </w:rPr>
      </w:pPr>
      <w:bookmarkStart w:id="1796" w:name="_Toc209791058"/>
      <w:r w:rsidRPr="00D26514">
        <w:rPr>
          <w:noProof w:val="0"/>
        </w:rPr>
        <w:t>3.</w:t>
      </w:r>
      <w:r w:rsidR="00693660">
        <w:rPr>
          <w:noProof w:val="0"/>
        </w:rPr>
        <w:t>5</w:t>
      </w:r>
      <w:ins w:id="1797" w:author="Kranich, Peter" w:date="2025-07-15T09:11:00Z" w16du:dateUtc="2025-07-15T07:11:00Z">
        <w:r w:rsidR="008A639E">
          <w:rPr>
            <w:noProof w:val="0"/>
          </w:rPr>
          <w:t>3</w:t>
        </w:r>
      </w:ins>
      <w:del w:id="1798" w:author="Kranich, Peter" w:date="2025-07-15T09:11:00Z" w16du:dateUtc="2025-07-15T07:11:00Z">
        <w:r w:rsidR="00693660" w:rsidDel="008A639E">
          <w:rPr>
            <w:noProof w:val="0"/>
          </w:rPr>
          <w:delText>4</w:delText>
        </w:r>
      </w:del>
      <w:r w:rsidRPr="00D26514">
        <w:rPr>
          <w:noProof w:val="0"/>
        </w:rPr>
        <w:t>.6 Security Considerations</w:t>
      </w:r>
      <w:bookmarkEnd w:id="1796"/>
    </w:p>
    <w:p w14:paraId="410193A9" w14:textId="77777777" w:rsidR="00D471FE" w:rsidRPr="00D26514" w:rsidRDefault="00D471FE" w:rsidP="00D471FE">
      <w:pPr>
        <w:pStyle w:val="BodyText"/>
      </w:pPr>
      <w:r w:rsidRPr="00585A4B">
        <w:t>No special security or security audit considerations beyond the general ones already discussed apply to this transaction</w:t>
      </w:r>
      <w:r>
        <w:t>.</w:t>
      </w:r>
    </w:p>
    <w:p w14:paraId="7763D5BE" w14:textId="77777777" w:rsidR="0084276E" w:rsidRPr="00D26514" w:rsidRDefault="0084276E" w:rsidP="00EA3BCB">
      <w:pPr>
        <w:pStyle w:val="BodyText"/>
      </w:pPr>
    </w:p>
    <w:p w14:paraId="4B91E11C" w14:textId="050D31C7" w:rsidR="00EA4EA1" w:rsidRPr="00AF5B2B" w:rsidRDefault="00EA4EA1" w:rsidP="00EA4EA1">
      <w:pPr>
        <w:pStyle w:val="PartTitle"/>
      </w:pPr>
      <w:bookmarkStart w:id="1799" w:name="_Toc345074688"/>
      <w:bookmarkStart w:id="1800" w:name="_Toc18414939"/>
      <w:bookmarkStart w:id="1801" w:name="_Toc209791059"/>
      <w:r w:rsidRPr="00DF7DD9">
        <w:lastRenderedPageBreak/>
        <w:t>Appendices</w:t>
      </w:r>
      <w:bookmarkEnd w:id="1799"/>
      <w:bookmarkEnd w:id="1800"/>
      <w:r w:rsidRPr="00AF5B2B">
        <w:t xml:space="preserve"> </w:t>
      </w:r>
      <w:r w:rsidR="00DF7DD9" w:rsidRPr="00AF5B2B">
        <w:t>to Volume 2</w:t>
      </w:r>
      <w:bookmarkEnd w:id="1801"/>
    </w:p>
    <w:p w14:paraId="3675DAEB" w14:textId="23A432D0" w:rsidR="00EA4EA1" w:rsidRPr="00D26514" w:rsidRDefault="00AA5548" w:rsidP="00AA5548">
      <w:pPr>
        <w:pStyle w:val="BodyText"/>
      </w:pPr>
      <w:r>
        <w:t>Not applicable.</w:t>
      </w:r>
    </w:p>
    <w:p w14:paraId="625C4ADA" w14:textId="77777777" w:rsidR="00EA4EA1" w:rsidRPr="00D26514" w:rsidRDefault="00EA4EA1" w:rsidP="00EA4EA1">
      <w:bookmarkStart w:id="1802" w:name="OLE_LINK3"/>
      <w:bookmarkStart w:id="1803" w:name="OLE_LINK4"/>
    </w:p>
    <w:p w14:paraId="612F79B6" w14:textId="3FBD5F08" w:rsidR="00522F40" w:rsidRPr="00D26514" w:rsidRDefault="004541CC" w:rsidP="00EA3BCB">
      <w:pPr>
        <w:pStyle w:val="Heading1"/>
        <w:numPr>
          <w:ilvl w:val="0"/>
          <w:numId w:val="0"/>
        </w:numPr>
        <w:rPr>
          <w:noProof w:val="0"/>
        </w:rPr>
      </w:pPr>
      <w:bookmarkStart w:id="1804" w:name="_Toc345074693"/>
      <w:bookmarkStart w:id="1805" w:name="_Toc18414946"/>
      <w:bookmarkStart w:id="1806" w:name="_Toc209791060"/>
      <w:bookmarkEnd w:id="1802"/>
      <w:bookmarkEnd w:id="1803"/>
      <w:r w:rsidRPr="00D26514">
        <w:rPr>
          <w:noProof w:val="0"/>
        </w:rPr>
        <w:lastRenderedPageBreak/>
        <w:t>Name</w:t>
      </w:r>
      <w:r w:rsidR="00522F40" w:rsidRPr="00D26514">
        <w:rPr>
          <w:noProof w:val="0"/>
        </w:rPr>
        <w:t>s</w:t>
      </w:r>
      <w:r w:rsidRPr="00D26514">
        <w:rPr>
          <w:noProof w:val="0"/>
        </w:rPr>
        <w:t>pace Additions</w:t>
      </w:r>
      <w:bookmarkEnd w:id="1804"/>
      <w:bookmarkEnd w:id="1805"/>
      <w:r w:rsidR="00DE14E6">
        <w:rPr>
          <w:noProof w:val="0"/>
        </w:rPr>
        <w:t xml:space="preserve"> for Volume 2</w:t>
      </w:r>
      <w:bookmarkEnd w:id="1806"/>
    </w:p>
    <w:p w14:paraId="4D9115D7" w14:textId="752EDD42" w:rsidR="004F2392" w:rsidRPr="00361548" w:rsidRDefault="004F2392" w:rsidP="00361548">
      <w:pPr>
        <w:pStyle w:val="BodyText"/>
      </w:pPr>
      <w:bookmarkStart w:id="1807" w:name="OLE_LINK51"/>
      <w:bookmarkStart w:id="1808" w:name="OLE_LINK52"/>
      <w:bookmarkStart w:id="1809" w:name="OLE_LINK53"/>
      <w:bookmarkStart w:id="1810" w:name="OLE_LINK54"/>
      <w:bookmarkStart w:id="1811" w:name="OLE_LINK83"/>
      <w:r w:rsidRPr="00361548">
        <w:t xml:space="preserve">The </w:t>
      </w:r>
      <w:r w:rsidR="00F71B25" w:rsidRPr="00361548">
        <w:t>PCD</w:t>
      </w:r>
      <w:r w:rsidRPr="00361548">
        <w:t xml:space="preserve"> registry of OIDs is located at </w:t>
      </w:r>
      <w:hyperlink r:id="rId33" w:history="1">
        <w:r w:rsidR="009E48DE" w:rsidRPr="00361548">
          <w:rPr>
            <w:rStyle w:val="Hyperlink"/>
            <w:color w:val="auto"/>
            <w:u w:val="none"/>
          </w:rPr>
          <w:t>PCD OID Management</w:t>
        </w:r>
      </w:hyperlink>
      <w:r w:rsidR="009E48DE" w:rsidRPr="00361548">
        <w:t>.</w:t>
      </w:r>
    </w:p>
    <w:bookmarkEnd w:id="1807"/>
    <w:bookmarkEnd w:id="1808"/>
    <w:p w14:paraId="204B0128" w14:textId="4C433EAF" w:rsidR="00361548" w:rsidRPr="00361548" w:rsidRDefault="009E10F2" w:rsidP="00361548">
      <w:pPr>
        <w:pStyle w:val="BodyText"/>
      </w:pPr>
      <w:r w:rsidRPr="00361548">
        <w:t>Volume 2 a</w:t>
      </w:r>
      <w:r w:rsidR="001C26CB" w:rsidRPr="00361548">
        <w:t>dditions to the</w:t>
      </w:r>
      <w:r w:rsidR="00B32872" w:rsidRPr="00361548">
        <w:t xml:space="preserve"> </w:t>
      </w:r>
      <w:r w:rsidR="00B87E14" w:rsidRPr="00361548">
        <w:t>PCD</w:t>
      </w:r>
      <w:r w:rsidR="001C26CB" w:rsidRPr="00361548">
        <w:t xml:space="preserve"> OID Registry are:</w:t>
      </w:r>
      <w:r w:rsidR="00991B82">
        <w:br/>
      </w:r>
    </w:p>
    <w:tbl>
      <w:tblPr>
        <w:tblStyle w:val="GridTable1Light"/>
        <w:tblW w:w="0" w:type="auto"/>
        <w:tblLook w:val="04A0" w:firstRow="1" w:lastRow="0" w:firstColumn="1" w:lastColumn="0" w:noHBand="0" w:noVBand="1"/>
      </w:tblPr>
      <w:tblGrid>
        <w:gridCol w:w="2916"/>
        <w:gridCol w:w="6434"/>
      </w:tblGrid>
      <w:tr w:rsidR="00F43090" w14:paraId="52D4A8EC" w14:textId="77777777" w:rsidTr="002F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6" w:type="dxa"/>
          </w:tcPr>
          <w:p w14:paraId="3FADC7E8" w14:textId="36E726F0" w:rsidR="00F43090" w:rsidRDefault="00B8421A">
            <w:pPr>
              <w:pStyle w:val="BodyText"/>
            </w:pPr>
            <w:r>
              <w:t>OID</w:t>
            </w:r>
          </w:p>
        </w:tc>
        <w:tc>
          <w:tcPr>
            <w:tcW w:w="6434" w:type="dxa"/>
          </w:tcPr>
          <w:p w14:paraId="08DAF423" w14:textId="2D07D5E0" w:rsidR="00F43090" w:rsidRDefault="00B8421A">
            <w:pPr>
              <w:pStyle w:val="BodyText"/>
              <w:cnfStyle w:val="100000000000" w:firstRow="1" w:lastRow="0" w:firstColumn="0" w:lastColumn="0" w:oddVBand="0" w:evenVBand="0" w:oddHBand="0" w:evenHBand="0" w:firstRowFirstColumn="0" w:firstRowLastColumn="0" w:lastRowFirstColumn="0" w:lastRowLastColumn="0"/>
            </w:pPr>
            <w:r>
              <w:t>Refers to</w:t>
            </w:r>
          </w:p>
        </w:tc>
      </w:tr>
      <w:tr w:rsidR="00F43090" w14:paraId="5893C53F" w14:textId="77777777" w:rsidTr="002F2EF3">
        <w:tc>
          <w:tcPr>
            <w:cnfStyle w:val="001000000000" w:firstRow="0" w:lastRow="0" w:firstColumn="1" w:lastColumn="0" w:oddVBand="0" w:evenVBand="0" w:oddHBand="0" w:evenHBand="0" w:firstRowFirstColumn="0" w:firstRowLastColumn="0" w:lastRowFirstColumn="0" w:lastRowLastColumn="0"/>
            <w:tcW w:w="2916" w:type="dxa"/>
          </w:tcPr>
          <w:p w14:paraId="43614724" w14:textId="312BDA2D" w:rsidR="00F43090" w:rsidRPr="00033A5F" w:rsidRDefault="00033A5F">
            <w:pPr>
              <w:pStyle w:val="BodyText"/>
              <w:rPr>
                <w:b w:val="0"/>
                <w:bCs w:val="0"/>
              </w:rPr>
            </w:pPr>
            <w:r w:rsidRPr="00033A5F">
              <w:rPr>
                <w:b w:val="0"/>
                <w:bCs w:val="0"/>
              </w:rPr>
              <w:t>1.3.6.1.4.1.19376.1.6.1.</w:t>
            </w:r>
            <w:r>
              <w:rPr>
                <w:b w:val="0"/>
                <w:bCs w:val="0"/>
              </w:rPr>
              <w:t>53</w:t>
            </w:r>
            <w:r w:rsidRPr="00033A5F">
              <w:rPr>
                <w:b w:val="0"/>
                <w:bCs w:val="0"/>
              </w:rPr>
              <w:t>.1</w:t>
            </w:r>
          </w:p>
        </w:tc>
        <w:tc>
          <w:tcPr>
            <w:tcW w:w="6434" w:type="dxa"/>
          </w:tcPr>
          <w:p w14:paraId="05F30F04" w14:textId="698EA473" w:rsidR="00F43090" w:rsidRPr="00033A5F" w:rsidRDefault="00A9056E">
            <w:pPr>
              <w:pStyle w:val="BodyText"/>
              <w:cnfStyle w:val="000000000000" w:firstRow="0" w:lastRow="0" w:firstColumn="0" w:lastColumn="0" w:oddVBand="0" w:evenVBand="0" w:oddHBand="0" w:evenHBand="0" w:firstRowFirstColumn="0" w:firstRowLastColumn="0" w:lastRowFirstColumn="0" w:lastRowLastColumn="0"/>
            </w:pPr>
            <w:r w:rsidRPr="00A9056E">
              <w:t xml:space="preserve">Point-of-Care </w:t>
            </w:r>
            <w:r>
              <w:t>Monitored Communication</w:t>
            </w:r>
            <w:r w:rsidRPr="00A9056E">
              <w:t xml:space="preserve"> </w:t>
            </w:r>
            <w:r w:rsidR="002F2EF3">
              <w:t>–</w:t>
            </w:r>
            <w:r w:rsidRPr="00A9056E">
              <w:t xml:space="preserve"> </w:t>
            </w:r>
            <w:ins w:id="1812" w:author="Druckenmueller, Marc" w:date="2025-11-26T14:33:00Z" w16du:dateUtc="2025-11-26T13:33:00Z">
              <w:r w:rsidR="00CF0FAD" w:rsidRPr="00CF0FAD">
                <w:t>Request Heartbeat Response</w:t>
              </w:r>
            </w:ins>
            <w:del w:id="1813" w:author="Druckenmueller, Marc" w:date="2025-11-26T14:33:00Z" w16du:dateUtc="2025-11-26T13:33:00Z">
              <w:r w:rsidR="002F2EF3" w:rsidDel="00CF0FAD">
                <w:delText>Send Heartbeat Message</w:delText>
              </w:r>
            </w:del>
            <w:ins w:id="1814" w:author="Kranich, Peter" w:date="2025-10-02T11:12:00Z" w16du:dateUtc="2025-10-02T09:12:00Z">
              <w:del w:id="1815" w:author="Druckenmueller, Marc" w:date="2025-11-26T14:33:00Z" w16du:dateUtc="2025-11-26T13:33:00Z">
                <w:r w:rsidR="0001441B" w:rsidDel="00CF0FAD">
                  <w:delText>Heartbeat Response Request</w:delText>
                </w:r>
              </w:del>
            </w:ins>
            <w:r w:rsidRPr="00A9056E">
              <w:t xml:space="preserve"> [</w:t>
            </w:r>
            <w:r w:rsidR="002F2EF3">
              <w:t>DEV</w:t>
            </w:r>
            <w:r w:rsidRPr="00A9056E">
              <w:t>-</w:t>
            </w:r>
            <w:r w:rsidR="002F2EF3">
              <w:t>53</w:t>
            </w:r>
            <w:r w:rsidRPr="00A9056E">
              <w:t>]</w:t>
            </w:r>
          </w:p>
        </w:tc>
      </w:tr>
      <w:tr w:rsidR="002F2EF3" w:rsidDel="00C867D8" w14:paraId="425629A5" w14:textId="07232081" w:rsidTr="002F2EF3">
        <w:trPr>
          <w:del w:id="1816" w:author="Kranich, Peter" w:date="2025-07-15T09:04:00Z"/>
        </w:trPr>
        <w:tc>
          <w:tcPr>
            <w:cnfStyle w:val="001000000000" w:firstRow="0" w:lastRow="0" w:firstColumn="1" w:lastColumn="0" w:oddVBand="0" w:evenVBand="0" w:oddHBand="0" w:evenHBand="0" w:firstRowFirstColumn="0" w:firstRowLastColumn="0" w:lastRowFirstColumn="0" w:lastRowLastColumn="0"/>
            <w:tcW w:w="2916" w:type="dxa"/>
          </w:tcPr>
          <w:p w14:paraId="3802F5F4" w14:textId="01774CE4" w:rsidR="002F2EF3" w:rsidRPr="00033A5F" w:rsidDel="00C867D8" w:rsidRDefault="002F2EF3" w:rsidP="002F2EF3">
            <w:pPr>
              <w:pStyle w:val="BodyText"/>
              <w:rPr>
                <w:del w:id="1817" w:author="Kranich, Peter" w:date="2025-07-15T09:04:00Z" w16du:dateUtc="2025-07-15T07:04:00Z"/>
                <w:b w:val="0"/>
                <w:bCs w:val="0"/>
              </w:rPr>
            </w:pPr>
            <w:del w:id="1818" w:author="Kranich, Peter" w:date="2025-07-15T09:04:00Z" w16du:dateUtc="2025-07-15T07:04:00Z">
              <w:r w:rsidRPr="00033A5F" w:rsidDel="00C867D8">
                <w:rPr>
                  <w:b w:val="0"/>
                  <w:bCs w:val="0"/>
                </w:rPr>
                <w:delText>1.3.6.1.4.1.19376.1.6.1.</w:delText>
              </w:r>
              <w:r w:rsidDel="00C867D8">
                <w:rPr>
                  <w:b w:val="0"/>
                  <w:bCs w:val="0"/>
                </w:rPr>
                <w:delText>54</w:delText>
              </w:r>
              <w:r w:rsidRPr="00033A5F" w:rsidDel="00C867D8">
                <w:rPr>
                  <w:b w:val="0"/>
                  <w:bCs w:val="0"/>
                </w:rPr>
                <w:delText>.1</w:delText>
              </w:r>
            </w:del>
          </w:p>
        </w:tc>
        <w:tc>
          <w:tcPr>
            <w:tcW w:w="6434" w:type="dxa"/>
          </w:tcPr>
          <w:p w14:paraId="64A252FA" w14:textId="79E5FCE0" w:rsidR="002F2EF3" w:rsidRPr="00033A5F" w:rsidDel="00C867D8" w:rsidRDefault="002F2EF3" w:rsidP="002F2EF3">
            <w:pPr>
              <w:pStyle w:val="BodyText"/>
              <w:cnfStyle w:val="000000000000" w:firstRow="0" w:lastRow="0" w:firstColumn="0" w:lastColumn="0" w:oddVBand="0" w:evenVBand="0" w:oddHBand="0" w:evenHBand="0" w:firstRowFirstColumn="0" w:firstRowLastColumn="0" w:lastRowFirstColumn="0" w:lastRowLastColumn="0"/>
              <w:rPr>
                <w:del w:id="1819" w:author="Kranich, Peter" w:date="2025-07-15T09:04:00Z" w16du:dateUtc="2025-07-15T07:04:00Z"/>
              </w:rPr>
            </w:pPr>
            <w:del w:id="1820" w:author="Kranich, Peter" w:date="2025-07-15T09:04:00Z" w16du:dateUtc="2025-07-15T07:04:00Z">
              <w:r w:rsidRPr="00A9056E" w:rsidDel="00C867D8">
                <w:delText xml:space="preserve">Point-of-Care </w:delText>
              </w:r>
              <w:r w:rsidDel="00C867D8">
                <w:delText>Monitored Communication</w:delText>
              </w:r>
              <w:r w:rsidRPr="00A9056E" w:rsidDel="00C867D8">
                <w:delText xml:space="preserve"> </w:delText>
              </w:r>
              <w:r w:rsidDel="00C867D8">
                <w:delText>–</w:delText>
              </w:r>
              <w:r w:rsidRPr="00A9056E" w:rsidDel="00C867D8">
                <w:delText xml:space="preserve"> </w:delText>
              </w:r>
              <w:r w:rsidDel="00C867D8">
                <w:delText>Acknowledge Heartbeat Message</w:delText>
              </w:r>
              <w:r w:rsidRPr="00A9056E" w:rsidDel="00C867D8">
                <w:delText xml:space="preserve"> [</w:delText>
              </w:r>
              <w:r w:rsidDel="00C867D8">
                <w:delText>DEV</w:delText>
              </w:r>
              <w:r w:rsidRPr="00A9056E" w:rsidDel="00C867D8">
                <w:delText>-</w:delText>
              </w:r>
              <w:r w:rsidDel="00C867D8">
                <w:delText>54</w:delText>
              </w:r>
              <w:r w:rsidRPr="00A9056E" w:rsidDel="00C867D8">
                <w:delText>]</w:delText>
              </w:r>
            </w:del>
          </w:p>
        </w:tc>
      </w:tr>
    </w:tbl>
    <w:p w14:paraId="263D13B2" w14:textId="77777777" w:rsidR="001C26CB" w:rsidRPr="00D26514" w:rsidRDefault="001C26CB">
      <w:pPr>
        <w:pStyle w:val="BodyText"/>
      </w:pPr>
    </w:p>
    <w:p w14:paraId="02EEC216" w14:textId="77777777" w:rsidR="00993FF5" w:rsidRPr="00D26514" w:rsidRDefault="00993FF5">
      <w:pPr>
        <w:pStyle w:val="BodyText"/>
      </w:pPr>
    </w:p>
    <w:p w14:paraId="1C98774C" w14:textId="77777777" w:rsidR="00993FF5" w:rsidRPr="00D26514" w:rsidRDefault="00993FF5" w:rsidP="00993FF5">
      <w:pPr>
        <w:pStyle w:val="PartTitle"/>
      </w:pPr>
      <w:bookmarkStart w:id="1821" w:name="_Toc345074694"/>
      <w:bookmarkStart w:id="1822" w:name="_Toc18414947"/>
      <w:bookmarkStart w:id="1823" w:name="_Toc209791061"/>
      <w:bookmarkEnd w:id="1809"/>
      <w:bookmarkEnd w:id="1810"/>
      <w:bookmarkEnd w:id="1811"/>
      <w:r w:rsidRPr="00D26514">
        <w:lastRenderedPageBreak/>
        <w:t>Volume 3 – Content Modules</w:t>
      </w:r>
      <w:bookmarkEnd w:id="1821"/>
      <w:bookmarkEnd w:id="1822"/>
      <w:bookmarkEnd w:id="1823"/>
    </w:p>
    <w:p w14:paraId="124201B7" w14:textId="2D424906" w:rsidR="00342A78" w:rsidRPr="00D26514" w:rsidRDefault="00CD363A" w:rsidP="00CD363A">
      <w:pPr>
        <w:pStyle w:val="BodyText"/>
      </w:pPr>
      <w:bookmarkStart w:id="1824" w:name="OLE_LINK57"/>
      <w:bookmarkStart w:id="1825" w:name="OLE_LINK58"/>
      <w:r>
        <w:t>Not applicable.</w:t>
      </w:r>
    </w:p>
    <w:p w14:paraId="09489529" w14:textId="77777777" w:rsidR="00EA4EA1" w:rsidRPr="00D26514" w:rsidRDefault="00EA4EA1" w:rsidP="00EA4EA1">
      <w:pPr>
        <w:pStyle w:val="BodyText"/>
      </w:pPr>
    </w:p>
    <w:p w14:paraId="2251ADBC" w14:textId="77777777" w:rsidR="00993FF5" w:rsidRPr="00D26514" w:rsidRDefault="00D42ED8" w:rsidP="00993FF5">
      <w:pPr>
        <w:pStyle w:val="PartTitle"/>
      </w:pPr>
      <w:bookmarkStart w:id="1826" w:name="_Toc345074737"/>
      <w:bookmarkStart w:id="1827" w:name="_Toc18414981"/>
      <w:bookmarkStart w:id="1828" w:name="_Toc209791062"/>
      <w:bookmarkEnd w:id="1824"/>
      <w:bookmarkEnd w:id="1825"/>
      <w:r w:rsidRPr="00D26514">
        <w:lastRenderedPageBreak/>
        <w:t>V</w:t>
      </w:r>
      <w:r w:rsidR="00993FF5" w:rsidRPr="00D26514">
        <w:t>olume 4 – National Extensions</w:t>
      </w:r>
      <w:bookmarkEnd w:id="1826"/>
      <w:bookmarkEnd w:id="1827"/>
      <w:bookmarkEnd w:id="1828"/>
    </w:p>
    <w:p w14:paraId="3282D133" w14:textId="77777777" w:rsidR="00993FF5" w:rsidRPr="00D26514" w:rsidRDefault="00993FF5" w:rsidP="00993FF5">
      <w:pPr>
        <w:pStyle w:val="EditorInstructions"/>
      </w:pPr>
      <w:r w:rsidRPr="00D26514">
        <w:t xml:space="preserve">Add </w:t>
      </w:r>
      <w:r w:rsidR="003F0805" w:rsidRPr="00D26514">
        <w:t xml:space="preserve">appropriate Country </w:t>
      </w:r>
      <w:r w:rsidRPr="00D26514">
        <w:t xml:space="preserve">section </w:t>
      </w:r>
    </w:p>
    <w:p w14:paraId="13E13004" w14:textId="06998D35" w:rsidR="00CA4B27" w:rsidRPr="00D26514" w:rsidRDefault="0034594B" w:rsidP="00CA4B27">
      <w:pPr>
        <w:pStyle w:val="BodyText"/>
      </w:pPr>
      <w:r>
        <w:t>Not applicable.</w:t>
      </w:r>
    </w:p>
    <w:p w14:paraId="47DC6821" w14:textId="724E2E40" w:rsidR="002F69C5" w:rsidRPr="00EA3BCB" w:rsidRDefault="002F69C5" w:rsidP="003036BB">
      <w:pPr>
        <w:pStyle w:val="BodyText"/>
      </w:pPr>
    </w:p>
    <w:sectPr w:rsidR="002F69C5" w:rsidRPr="00EA3BCB" w:rsidSect="00060817">
      <w:headerReference w:type="even" r:id="rId34"/>
      <w:headerReference w:type="default" r:id="rId35"/>
      <w:footerReference w:type="even" r:id="rId36"/>
      <w:footerReference w:type="default" r:id="rId37"/>
      <w:footerReference w:type="first" r:id="rId38"/>
      <w:pgSz w:w="12240" w:h="15840" w:code="1"/>
      <w:pgMar w:top="1440" w:right="1080" w:bottom="1440" w:left="1800" w:header="720" w:footer="720" w:gutter="0"/>
      <w:lnNumType w:countBy="5" w:restart="continuous"/>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76" w:author="Kranich, Peter" w:date="2025-09-25T17:36:00Z" w:initials="PK">
    <w:p w14:paraId="09073C97" w14:textId="77777777" w:rsidR="00AF49A0" w:rsidRDefault="00AF49A0" w:rsidP="00AF49A0">
      <w:pPr>
        <w:pStyle w:val="CommentText"/>
      </w:pPr>
      <w:r>
        <w:rPr>
          <w:rStyle w:val="CommentReference"/>
        </w:rPr>
        <w:annotationRef/>
      </w:r>
      <w:r>
        <w:t>Add OBX-15 to differentiate heartbeat messages send thru one connection for different applications</w:t>
      </w:r>
    </w:p>
  </w:comment>
  <w:comment w:id="1129" w:author="Kranich, Peter" w:date="2025-09-25T17:22:00Z" w:initials="PK">
    <w:p w14:paraId="6E76043A" w14:textId="1126FCC5" w:rsidR="006C174E" w:rsidRDefault="006C174E" w:rsidP="006C174E">
      <w:pPr>
        <w:pStyle w:val="CommentText"/>
      </w:pPr>
      <w:r>
        <w:rPr>
          <w:rStyle w:val="CommentReference"/>
        </w:rPr>
        <w:annotationRef/>
      </w:r>
      <w:r>
        <w:t>Add unit field with the used UoM</w:t>
      </w:r>
    </w:p>
  </w:comment>
  <w:comment w:id="1130" w:author="Kranich, Peter" w:date="2025-09-26T14:18:00Z" w:initials="PK">
    <w:p w14:paraId="3FBADDDD" w14:textId="77777777" w:rsidR="008A59EF" w:rsidRDefault="008A59EF" w:rsidP="008A59EF">
      <w:pPr>
        <w:pStyle w:val="CommentText"/>
      </w:pPr>
      <w:r>
        <w:rPr>
          <w:rStyle w:val="CommentReference"/>
        </w:rPr>
        <w:annotationRef/>
      </w:r>
      <w:r>
        <w:t xml:space="preserve">In the WG meeting on 9/25/25, we decided to add the OBX-6 Units field with the actual unit for the periodicity. </w:t>
      </w:r>
      <w:r>
        <w:br/>
        <w:t>However, I missed the fact that the value in OBX-5 is a ST type and has no unit at all. Therefore, I left the definition for OBX-7 unchanged for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73C97" w15:done="0"/>
  <w15:commentEx w15:paraId="6E76043A" w15:done="0"/>
  <w15:commentEx w15:paraId="3FBADDDD" w15:paraIdParent="6E760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F4E542" w16cex:dateUtc="2025-09-25T15:36:00Z"/>
  <w16cex:commentExtensible w16cex:durableId="7E1E0E1A" w16cex:dateUtc="2025-09-25T15:22:00Z"/>
  <w16cex:commentExtensible w16cex:durableId="639ADBAD" w16cex:dateUtc="2025-09-26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73C97" w16cid:durableId="0DF4E542"/>
  <w16cid:commentId w16cid:paraId="6E76043A" w16cid:durableId="7E1E0E1A"/>
  <w16cid:commentId w16cid:paraId="3FBADDDD" w16cid:durableId="639ADB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7931A" w14:textId="77777777" w:rsidR="00DC7A59" w:rsidRDefault="00DC7A59">
      <w:r>
        <w:separator/>
      </w:r>
    </w:p>
    <w:p w14:paraId="4A831E57" w14:textId="77777777" w:rsidR="00DC7A59" w:rsidRDefault="00DC7A59"/>
  </w:endnote>
  <w:endnote w:type="continuationSeparator" w:id="0">
    <w:p w14:paraId="7E60A8C7" w14:textId="77777777" w:rsidR="00DC7A59" w:rsidRDefault="00DC7A59">
      <w:r>
        <w:continuationSeparator/>
      </w:r>
    </w:p>
    <w:p w14:paraId="5D37CD88" w14:textId="77777777" w:rsidR="00DC7A59" w:rsidRDefault="00DC7A59"/>
  </w:endnote>
  <w:endnote w:type="continuationNotice" w:id="1">
    <w:p w14:paraId="3D300E3F" w14:textId="77777777" w:rsidR="00DC7A59" w:rsidRDefault="00DC7A59">
      <w:pPr>
        <w:spacing w:before="0"/>
      </w:pPr>
    </w:p>
    <w:p w14:paraId="779F58C8" w14:textId="77777777" w:rsidR="00DC7A59" w:rsidRDefault="00DC7A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MS Gothic"/>
    <w:panose1 w:val="00000000000000000000"/>
    <w:charset w:val="80"/>
    <w:family w:val="modern"/>
    <w:notTrueType/>
    <w:pitch w:val="default"/>
    <w:sig w:usb0="00000001" w:usb1="08070000" w:usb2="00000010" w:usb3="00000000" w:csb0="00020000"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949A" w14:textId="77777777" w:rsidR="00A67137" w:rsidRDefault="00A671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9B59456" w14:textId="77777777" w:rsidR="00A67137" w:rsidRDefault="00A67137">
    <w:pPr>
      <w:pStyle w:val="Footer"/>
    </w:pPr>
  </w:p>
  <w:p w14:paraId="65BD90F4" w14:textId="77777777" w:rsidR="00A67137" w:rsidRDefault="00A671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9BC" w14:textId="77777777" w:rsidR="00A67137" w:rsidRDefault="00A67137">
    <w:pPr>
      <w:pStyle w:val="Footer"/>
      <w:ind w:right="360"/>
    </w:pPr>
    <w:r>
      <w:t>___________________________________________________________________________</w:t>
    </w:r>
  </w:p>
  <w:p w14:paraId="0E257CB6" w14:textId="000EFD3E" w:rsidR="00A67137" w:rsidRDefault="00A67137" w:rsidP="00597DB2">
    <w:pPr>
      <w:pStyle w:val="Footer"/>
      <w:ind w:right="360"/>
      <w:rPr>
        <w:sz w:val="20"/>
      </w:rPr>
    </w:pPr>
    <w:bookmarkStart w:id="1829" w:name="_Toc473170355"/>
    <w:r>
      <w:rPr>
        <w:sz w:val="20"/>
      </w:rPr>
      <w:t xml:space="preserve">Rev. </w:t>
    </w:r>
    <w:r w:rsidR="006914C5">
      <w:rPr>
        <w:sz w:val="20"/>
      </w:rPr>
      <w:t>1.</w:t>
    </w:r>
    <w:ins w:id="1830" w:author="Kranich, Peter" w:date="2025-08-06T09:26:00Z" w16du:dateUtc="2025-08-06T07:26:00Z">
      <w:r w:rsidR="004D704B">
        <w:rPr>
          <w:sz w:val="20"/>
        </w:rPr>
        <w:t>4</w:t>
      </w:r>
    </w:ins>
    <w:del w:id="1831" w:author="Kranich, Peter" w:date="2025-08-06T09:26:00Z" w16du:dateUtc="2025-08-06T07:26:00Z">
      <w:r w:rsidR="006914C5" w:rsidDel="004D704B">
        <w:rPr>
          <w:sz w:val="20"/>
        </w:rPr>
        <w:delText>0</w:delText>
      </w:r>
    </w:del>
    <w:r>
      <w:rPr>
        <w:sz w:val="20"/>
      </w:rPr>
      <w:t xml:space="preserve"> – 20</w:t>
    </w:r>
    <w:r w:rsidR="006914C5">
      <w:rPr>
        <w:sz w:val="20"/>
      </w:rPr>
      <w:t>25</w:t>
    </w:r>
    <w:r>
      <w:rPr>
        <w:sz w:val="20"/>
      </w:rPr>
      <w:t>-</w:t>
    </w:r>
    <w:r w:rsidR="006914C5">
      <w:rPr>
        <w:sz w:val="20"/>
      </w:rPr>
      <w:t>0</w:t>
    </w:r>
    <w:ins w:id="1832" w:author="Kranich, Peter" w:date="2025-08-06T09:27:00Z" w16du:dateUtc="2025-08-06T07:27:00Z">
      <w:r w:rsidR="00D17ADA">
        <w:rPr>
          <w:sz w:val="20"/>
        </w:rPr>
        <w:t>8</w:t>
      </w:r>
    </w:ins>
    <w:del w:id="1833" w:author="Kranich, Peter" w:date="2025-08-06T09:27:00Z" w16du:dateUtc="2025-08-06T07:27:00Z">
      <w:r w:rsidR="006914C5" w:rsidDel="00D17ADA">
        <w:rPr>
          <w:sz w:val="20"/>
        </w:rPr>
        <w:delText>2</w:delText>
      </w:r>
    </w:del>
    <w:r>
      <w:rPr>
        <w:sz w:val="20"/>
      </w:rPr>
      <w:t>-</w:t>
    </w:r>
    <w:r w:rsidR="006914C5">
      <w:rPr>
        <w:sz w:val="20"/>
      </w:rPr>
      <w:t>0</w:t>
    </w:r>
    <w:ins w:id="1834" w:author="Kranich, Peter" w:date="2025-08-06T09:27:00Z" w16du:dateUtc="2025-08-06T07:27:00Z">
      <w:r w:rsidR="00D17ADA">
        <w:rPr>
          <w:sz w:val="20"/>
        </w:rPr>
        <w:t>6</w:t>
      </w:r>
    </w:ins>
    <w:del w:id="1835" w:author="Kranich, Peter" w:date="2025-08-06T09:27:00Z" w16du:dateUtc="2025-08-06T07:27:00Z">
      <w:r w:rsidR="006914C5" w:rsidDel="00D17ADA">
        <w:rPr>
          <w:sz w:val="20"/>
        </w:rPr>
        <w:delText>3</w:delText>
      </w:r>
    </w:del>
    <w:r>
      <w:rPr>
        <w:sz w:val="20"/>
      </w:rPr>
      <w:t xml:space="preserve"> </w:t>
    </w:r>
    <w:r>
      <w:rPr>
        <w:sz w:val="20"/>
      </w:rPr>
      <w:tab/>
    </w:r>
    <w:r w:rsidRPr="00597DB2">
      <w:rPr>
        <w:rStyle w:val="PageNumber"/>
        <w:sz w:val="20"/>
      </w:rPr>
      <w:fldChar w:fldCharType="begin"/>
    </w:r>
    <w:r w:rsidRPr="00597DB2">
      <w:rPr>
        <w:rStyle w:val="PageNumber"/>
        <w:sz w:val="20"/>
      </w:rPr>
      <w:instrText xml:space="preserve">PAGE  </w:instrText>
    </w:r>
    <w:r w:rsidRPr="00597DB2">
      <w:rPr>
        <w:rStyle w:val="PageNumber"/>
        <w:sz w:val="20"/>
      </w:rPr>
      <w:fldChar w:fldCharType="separate"/>
    </w:r>
    <w:r>
      <w:rPr>
        <w:rStyle w:val="PageNumber"/>
        <w:noProof/>
        <w:sz w:val="20"/>
      </w:rPr>
      <w:t>2</w:t>
    </w:r>
    <w:r w:rsidRPr="00597DB2">
      <w:rPr>
        <w:rStyle w:val="PageNumber"/>
        <w:sz w:val="20"/>
      </w:rPr>
      <w:fldChar w:fldCharType="end"/>
    </w:r>
    <w:r>
      <w:rPr>
        <w:sz w:val="20"/>
      </w:rPr>
      <w:tab/>
      <w:t xml:space="preserve">                       Copyright © 20</w:t>
    </w:r>
    <w:r w:rsidR="00D61F4C">
      <w:rPr>
        <w:sz w:val="20"/>
      </w:rPr>
      <w:t>25</w:t>
    </w:r>
    <w:r>
      <w:rPr>
        <w:sz w:val="20"/>
      </w:rPr>
      <w:t>: IHE International, Inc.</w:t>
    </w:r>
    <w:bookmarkEnd w:id="1829"/>
  </w:p>
  <w:p w14:paraId="75586491" w14:textId="5D8C16F5" w:rsidR="00A67137" w:rsidRDefault="00A67137" w:rsidP="00F1030E">
    <w:pPr>
      <w:pStyle w:val="Footer"/>
    </w:pPr>
    <w:r>
      <w:rPr>
        <w:sz w:val="20"/>
      </w:rPr>
      <w:t xml:space="preserve">Template Rev. 10.6                                                 </w:t>
    </w:r>
    <w:r w:rsidRPr="00111762">
      <w:rPr>
        <w:b/>
        <w:bCs/>
        <w:color w:val="FF0000"/>
        <w:sz w:val="20"/>
      </w:rPr>
      <w:t>DO NOT</w:t>
    </w:r>
    <w:r w:rsidRPr="00111762">
      <w:rPr>
        <w:color w:val="FF0000"/>
        <w:sz w:val="20"/>
      </w:rPr>
      <w:t xml:space="preserve"> IMPLEMENT PUBLIC COMMENT VERSIONS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F8B" w14:textId="068770BB" w:rsidR="00A67137" w:rsidRDefault="00A67137">
    <w:pPr>
      <w:pStyle w:val="Footer"/>
      <w:jc w:val="center"/>
    </w:pPr>
    <w:r>
      <w:rPr>
        <w:sz w:val="20"/>
      </w:rPr>
      <w:t>Copyright © 20</w:t>
    </w:r>
    <w:r w:rsidR="006E69F8">
      <w:rPr>
        <w:sz w:val="20"/>
      </w:rPr>
      <w:t>25</w:t>
    </w:r>
    <w:r>
      <w:rPr>
        <w:sz w:val="20"/>
      </w:rPr>
      <w:t>: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140F" w14:textId="77777777" w:rsidR="00DC7A59" w:rsidRDefault="00DC7A59">
      <w:r>
        <w:separator/>
      </w:r>
    </w:p>
    <w:p w14:paraId="20C686A7" w14:textId="77777777" w:rsidR="00DC7A59" w:rsidRDefault="00DC7A59"/>
  </w:footnote>
  <w:footnote w:type="continuationSeparator" w:id="0">
    <w:p w14:paraId="5880A17E" w14:textId="77777777" w:rsidR="00DC7A59" w:rsidRDefault="00DC7A59">
      <w:r>
        <w:continuationSeparator/>
      </w:r>
    </w:p>
    <w:p w14:paraId="59C03803" w14:textId="77777777" w:rsidR="00DC7A59" w:rsidRDefault="00DC7A59"/>
  </w:footnote>
  <w:footnote w:type="continuationNotice" w:id="1">
    <w:p w14:paraId="137C9A05" w14:textId="77777777" w:rsidR="00DC7A59" w:rsidRDefault="00DC7A59">
      <w:pPr>
        <w:spacing w:before="0"/>
      </w:pPr>
    </w:p>
    <w:p w14:paraId="2E2D7D0C" w14:textId="77777777" w:rsidR="00DC7A59" w:rsidRDefault="00DC7A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A6E7" w14:textId="77777777" w:rsidR="00A67137" w:rsidRDefault="00A67137">
    <w:pPr>
      <w:pStyle w:val="Header"/>
    </w:pPr>
  </w:p>
  <w:p w14:paraId="6E74F91C" w14:textId="77777777" w:rsidR="00A67137" w:rsidRDefault="00A671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DD77" w14:textId="74ECA5FA" w:rsidR="00A67137" w:rsidRDefault="00A67137">
    <w:pPr>
      <w:pStyle w:val="Header"/>
    </w:pPr>
    <w:r>
      <w:t xml:space="preserve">IHE </w:t>
    </w:r>
    <w:r w:rsidR="00CD5F85" w:rsidRPr="00CD5F85">
      <w:t>Device</w:t>
    </w:r>
    <w:r w:rsidR="00B942C9">
      <w:t>s</w:t>
    </w:r>
    <w:r>
      <w:t xml:space="preserve"> Technical Framework Supplement – </w:t>
    </w:r>
    <w:r w:rsidR="00F14497">
      <w:t>Point-of-Care Monitored Communication</w:t>
    </w:r>
    <w:r>
      <w:t xml:space="preserve"> (</w:t>
    </w:r>
    <w:r w:rsidR="006E69F8">
      <w:t>PCMC</w:t>
    </w:r>
    <w:r>
      <w:t>)</w:t>
    </w:r>
  </w:p>
  <w:p w14:paraId="5E0ED4C7" w14:textId="77777777" w:rsidR="00A67137" w:rsidRDefault="00A67137">
    <w:pPr>
      <w:pStyle w:val="Header"/>
    </w:pPr>
    <w:r>
      <w:t>______________________________________________________________________________</w:t>
    </w:r>
  </w:p>
  <w:p w14:paraId="193EE3C9" w14:textId="77777777" w:rsidR="00A67137" w:rsidRDefault="00A671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C00EF"/>
    <w:multiLevelType w:val="multilevel"/>
    <w:tmpl w:val="21AC3F1C"/>
    <w:lvl w:ilvl="0">
      <w:start w:val="6"/>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6051FB6"/>
    <w:multiLevelType w:val="hybridMultilevel"/>
    <w:tmpl w:val="A5B2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F6C1A"/>
    <w:multiLevelType w:val="hybridMultilevel"/>
    <w:tmpl w:val="B9F0A2D8"/>
    <w:lvl w:ilvl="0" w:tplc="D0E0B32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1275F"/>
    <w:multiLevelType w:val="hybridMultilevel"/>
    <w:tmpl w:val="4FE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9119F4"/>
    <w:multiLevelType w:val="hybridMultilevel"/>
    <w:tmpl w:val="977C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816C8"/>
    <w:multiLevelType w:val="hybridMultilevel"/>
    <w:tmpl w:val="724A2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BA018C"/>
    <w:multiLevelType w:val="hybridMultilevel"/>
    <w:tmpl w:val="1BFA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666F84"/>
    <w:multiLevelType w:val="hybridMultilevel"/>
    <w:tmpl w:val="ECD2C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217CAB"/>
    <w:multiLevelType w:val="hybridMultilevel"/>
    <w:tmpl w:val="05FE2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35D99"/>
    <w:multiLevelType w:val="hybridMultilevel"/>
    <w:tmpl w:val="F1783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690EB6"/>
    <w:multiLevelType w:val="multilevel"/>
    <w:tmpl w:val="2F9E211A"/>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B07959"/>
    <w:multiLevelType w:val="hybridMultilevel"/>
    <w:tmpl w:val="2248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20E59"/>
    <w:multiLevelType w:val="hybridMultilevel"/>
    <w:tmpl w:val="215C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722A12"/>
    <w:multiLevelType w:val="multilevel"/>
    <w:tmpl w:val="4110854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BC3A55"/>
    <w:multiLevelType w:val="multilevel"/>
    <w:tmpl w:val="7B943E18"/>
    <w:numStyleLink w:val="Constraints"/>
  </w:abstractNum>
  <w:abstractNum w:abstractNumId="25" w15:restartNumberingAfterBreak="0">
    <w:nsid w:val="48314EB6"/>
    <w:multiLevelType w:val="multilevel"/>
    <w:tmpl w:val="AFF0F5DA"/>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025E5F"/>
    <w:multiLevelType w:val="multilevel"/>
    <w:tmpl w:val="7B943E18"/>
    <w:numStyleLink w:val="Constraints"/>
  </w:abstractNum>
  <w:abstractNum w:abstractNumId="27" w15:restartNumberingAfterBreak="0">
    <w:nsid w:val="4FF41BFD"/>
    <w:multiLevelType w:val="hybridMultilevel"/>
    <w:tmpl w:val="E6862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67BD8"/>
    <w:multiLevelType w:val="multilevel"/>
    <w:tmpl w:val="6472FA4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9" w15:restartNumberingAfterBreak="0">
    <w:nsid w:val="51073AF9"/>
    <w:multiLevelType w:val="hybridMultilevel"/>
    <w:tmpl w:val="1EFC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A38F9"/>
    <w:multiLevelType w:val="multilevel"/>
    <w:tmpl w:val="CB24BB2E"/>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DB061EF"/>
    <w:multiLevelType w:val="hybridMultilevel"/>
    <w:tmpl w:val="9326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7F4CD1"/>
    <w:multiLevelType w:val="multilevel"/>
    <w:tmpl w:val="7B943E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4" w15:restartNumberingAfterBreak="0">
    <w:nsid w:val="616A62BE"/>
    <w:multiLevelType w:val="multilevel"/>
    <w:tmpl w:val="7BC81314"/>
    <w:lvl w:ilvl="0">
      <w:start w:val="9"/>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2150EC1"/>
    <w:multiLevelType w:val="multilevel"/>
    <w:tmpl w:val="E61C7C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A1C7D80"/>
    <w:multiLevelType w:val="multilevel"/>
    <w:tmpl w:val="FBCEC8BC"/>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98218B"/>
    <w:multiLevelType w:val="hybridMultilevel"/>
    <w:tmpl w:val="F114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C32810"/>
    <w:multiLevelType w:val="multilevel"/>
    <w:tmpl w:val="5EA2C47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1568497640">
    <w:abstractNumId w:val="9"/>
  </w:num>
  <w:num w:numId="2" w16cid:durableId="1476724025">
    <w:abstractNumId w:val="7"/>
  </w:num>
  <w:num w:numId="3" w16cid:durableId="748814895">
    <w:abstractNumId w:val="6"/>
  </w:num>
  <w:num w:numId="4" w16cid:durableId="521357523">
    <w:abstractNumId w:val="8"/>
  </w:num>
  <w:num w:numId="5" w16cid:durableId="1716658756">
    <w:abstractNumId w:val="3"/>
  </w:num>
  <w:num w:numId="6" w16cid:durableId="586430055">
    <w:abstractNumId w:val="2"/>
  </w:num>
  <w:num w:numId="7" w16cid:durableId="754938738">
    <w:abstractNumId w:val="1"/>
  </w:num>
  <w:num w:numId="8" w16cid:durableId="1179075701">
    <w:abstractNumId w:val="0"/>
  </w:num>
  <w:num w:numId="9" w16cid:durableId="1942225937">
    <w:abstractNumId w:val="5"/>
  </w:num>
  <w:num w:numId="10" w16cid:durableId="29306272">
    <w:abstractNumId w:val="4"/>
  </w:num>
  <w:num w:numId="11" w16cid:durableId="387530344">
    <w:abstractNumId w:val="39"/>
  </w:num>
  <w:num w:numId="12" w16cid:durableId="1124690420">
    <w:abstractNumId w:val="26"/>
  </w:num>
  <w:num w:numId="13" w16cid:durableId="52430724">
    <w:abstractNumId w:val="24"/>
    <w:lvlOverride w:ilvl="0">
      <w:lvl w:ilvl="0">
        <w:start w:val="1"/>
        <w:numFmt w:val="decimal"/>
        <w:lvlText w:val="%1."/>
        <w:lvlJc w:val="left"/>
        <w:pPr>
          <w:tabs>
            <w:tab w:val="num" w:pos="1080"/>
          </w:tabs>
          <w:ind w:left="1080" w:hanging="360"/>
        </w:pPr>
        <w:rPr>
          <w:rFonts w:hint="default"/>
        </w:rPr>
      </w:lvl>
    </w:lvlOverride>
    <w:lvlOverride w:ilvl="1">
      <w:lvl w:ilvl="1">
        <w:start w:val="1"/>
        <w:numFmt w:val="lowerLetter"/>
        <w:lvlText w:val="%2."/>
        <w:lvlJc w:val="left"/>
        <w:pPr>
          <w:tabs>
            <w:tab w:val="num" w:pos="1800"/>
          </w:tabs>
          <w:ind w:left="1800" w:hanging="360"/>
        </w:pPr>
        <w:rPr>
          <w:rFonts w:hint="default"/>
        </w:rPr>
      </w:lvl>
    </w:lvlOverride>
    <w:lvlOverride w:ilvl="2">
      <w:lvl w:ilvl="2">
        <w:start w:val="1"/>
        <w:numFmt w:val="lowerRoman"/>
        <w:lvlText w:val="%3."/>
        <w:lvlJc w:val="left"/>
        <w:pPr>
          <w:tabs>
            <w:tab w:val="num" w:pos="2520"/>
          </w:tabs>
          <w:ind w:left="2520" w:hanging="360"/>
        </w:pPr>
        <w:rPr>
          <w:rFonts w:hint="default"/>
        </w:rPr>
      </w:lvl>
    </w:lvlOverride>
    <w:lvlOverride w:ilvl="3">
      <w:lvl w:ilvl="3">
        <w:start w:val="1"/>
        <w:numFmt w:val="decimal"/>
        <w:lvlText w:val="%4."/>
        <w:lvlJc w:val="left"/>
        <w:pPr>
          <w:tabs>
            <w:tab w:val="num" w:pos="3284"/>
          </w:tabs>
          <w:ind w:left="3284" w:hanging="360"/>
        </w:pPr>
        <w:rPr>
          <w:rFonts w:hint="default"/>
        </w:rPr>
      </w:lvl>
    </w:lvlOverride>
    <w:lvlOverride w:ilvl="4">
      <w:lvl w:ilvl="4">
        <w:start w:val="1"/>
        <w:numFmt w:val="lowerLetter"/>
        <w:lvlText w:val="%5."/>
        <w:lvlJc w:val="left"/>
        <w:pPr>
          <w:tabs>
            <w:tab w:val="num" w:pos="3960"/>
          </w:tabs>
          <w:ind w:left="3960" w:hanging="360"/>
        </w:pPr>
        <w:rPr>
          <w:rFonts w:hint="default"/>
        </w:rPr>
      </w:lvl>
    </w:lvlOverride>
    <w:lvlOverride w:ilvl="5">
      <w:lvl w:ilvl="5">
        <w:start w:val="1"/>
        <w:numFmt w:val="lowerRoman"/>
        <w:lvlText w:val="%6."/>
        <w:lvlJc w:val="left"/>
        <w:pPr>
          <w:tabs>
            <w:tab w:val="num" w:pos="4680"/>
          </w:tabs>
          <w:ind w:left="4680" w:hanging="360"/>
        </w:pPr>
        <w:rPr>
          <w:rFonts w:hint="default"/>
        </w:rPr>
      </w:lvl>
    </w:lvlOverride>
    <w:lvlOverride w:ilvl="6">
      <w:lvl w:ilvl="6">
        <w:start w:val="1"/>
        <w:numFmt w:val="decimal"/>
        <w:lvlText w:val="%7."/>
        <w:lvlJc w:val="left"/>
        <w:pPr>
          <w:tabs>
            <w:tab w:val="num" w:pos="4680"/>
          </w:tabs>
          <w:ind w:left="4680" w:hanging="360"/>
        </w:pPr>
        <w:rPr>
          <w:rFonts w:hint="default"/>
        </w:rPr>
      </w:lvl>
    </w:lvlOverride>
    <w:lvlOverride w:ilvl="7">
      <w:lvl w:ilvl="7">
        <w:start w:val="1"/>
        <w:numFmt w:val="decimal"/>
        <w:lvlText w:val="%8."/>
        <w:lvlJc w:val="left"/>
        <w:pPr>
          <w:tabs>
            <w:tab w:val="num" w:pos="5400"/>
          </w:tabs>
          <w:ind w:left="5400" w:hanging="360"/>
        </w:pPr>
        <w:rPr>
          <w:rFonts w:hint="default"/>
        </w:rPr>
      </w:lvl>
    </w:lvlOverride>
    <w:lvlOverride w:ilvl="8">
      <w:lvl w:ilvl="8">
        <w:start w:val="1"/>
        <w:numFmt w:val="decimal"/>
        <w:lvlText w:val="%9."/>
        <w:lvlJc w:val="left"/>
        <w:pPr>
          <w:tabs>
            <w:tab w:val="num" w:pos="6120"/>
          </w:tabs>
          <w:ind w:left="6120" w:hanging="360"/>
        </w:pPr>
        <w:rPr>
          <w:rFonts w:hint="default"/>
        </w:rPr>
      </w:lvl>
    </w:lvlOverride>
  </w:num>
  <w:num w:numId="14" w16cid:durableId="1335231025">
    <w:abstractNumId w:val="28"/>
  </w:num>
  <w:num w:numId="15" w16cid:durableId="191463275">
    <w:abstractNumId w:val="33"/>
  </w:num>
  <w:num w:numId="16" w16cid:durableId="1211847313">
    <w:abstractNumId w:val="34"/>
  </w:num>
  <w:num w:numId="17" w16cid:durableId="2101640684">
    <w:abstractNumId w:val="31"/>
  </w:num>
  <w:num w:numId="18" w16cid:durableId="2048682412">
    <w:abstractNumId w:val="31"/>
  </w:num>
  <w:num w:numId="19" w16cid:durableId="125512176">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19900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3887869">
    <w:abstractNumId w:val="31"/>
  </w:num>
  <w:num w:numId="22" w16cid:durableId="692077807">
    <w:abstractNumId w:val="31"/>
  </w:num>
  <w:num w:numId="23" w16cid:durableId="381753122">
    <w:abstractNumId w:val="34"/>
    <w:lvlOverride w:ilvl="0">
      <w:startOverride w:val="100"/>
    </w:lvlOverride>
    <w:lvlOverride w:ilvl="1">
      <w:startOverride w:val="100"/>
    </w:lvlOverride>
    <w:lvlOverride w:ilvl="2">
      <w:startOverride w:val="1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637471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346180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1"/>
    </w:lvlOverride>
    <w:lvlOverride w:ilvl="6">
      <w:startOverride w:val="1"/>
    </w:lvlOverride>
    <w:lvlOverride w:ilvl="7">
      <w:startOverride w:val="1"/>
    </w:lvlOverride>
    <w:lvlOverride w:ilvl="8">
      <w:startOverride w:val="1"/>
    </w:lvlOverride>
  </w:num>
  <w:num w:numId="26" w16cid:durableId="566188492">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1"/>
    </w:lvlOverride>
    <w:lvlOverride w:ilvl="7">
      <w:startOverride w:val="1"/>
    </w:lvlOverride>
    <w:lvlOverride w:ilvl="8">
      <w:startOverride w:val="1"/>
    </w:lvlOverride>
  </w:num>
  <w:num w:numId="27" w16cid:durableId="1494447438">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1"/>
    </w:lvlOverride>
    <w:lvlOverride w:ilvl="8">
      <w:startOverride w:val="1"/>
    </w:lvlOverride>
  </w:num>
  <w:num w:numId="28" w16cid:durableId="165144502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1"/>
    </w:lvlOverride>
  </w:num>
  <w:num w:numId="29" w16cid:durableId="64370309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30" w16cid:durableId="1539508249">
    <w:abstractNumId w:val="29"/>
  </w:num>
  <w:num w:numId="31" w16cid:durableId="267080584">
    <w:abstractNumId w:val="10"/>
  </w:num>
  <w:num w:numId="32" w16cid:durableId="513999335">
    <w:abstractNumId w:val="34"/>
  </w:num>
  <w:num w:numId="33" w16cid:durableId="1092890971">
    <w:abstractNumId w:val="34"/>
  </w:num>
  <w:num w:numId="34" w16cid:durableId="133563894">
    <w:abstractNumId w:val="34"/>
  </w:num>
  <w:num w:numId="35" w16cid:durableId="1850409571">
    <w:abstractNumId w:val="34"/>
  </w:num>
  <w:num w:numId="36" w16cid:durableId="1525051452">
    <w:abstractNumId w:val="22"/>
  </w:num>
  <w:num w:numId="37" w16cid:durableId="150297637">
    <w:abstractNumId w:val="32"/>
  </w:num>
  <w:num w:numId="38" w16cid:durableId="1884975219">
    <w:abstractNumId w:val="34"/>
  </w:num>
  <w:num w:numId="39" w16cid:durableId="1442531848">
    <w:abstractNumId w:val="34"/>
  </w:num>
  <w:num w:numId="40" w16cid:durableId="987126134">
    <w:abstractNumId w:val="21"/>
  </w:num>
  <w:num w:numId="41" w16cid:durableId="748695654">
    <w:abstractNumId w:val="34"/>
  </w:num>
  <w:num w:numId="42" w16cid:durableId="824857671">
    <w:abstractNumId w:val="34"/>
  </w:num>
  <w:num w:numId="43" w16cid:durableId="1459058950">
    <w:abstractNumId w:val="34"/>
  </w:num>
  <w:num w:numId="44" w16cid:durableId="2112964471">
    <w:abstractNumId w:val="34"/>
  </w:num>
  <w:num w:numId="45" w16cid:durableId="4677697">
    <w:abstractNumId w:val="34"/>
  </w:num>
  <w:num w:numId="46" w16cid:durableId="781387679">
    <w:abstractNumId w:val="34"/>
  </w:num>
  <w:num w:numId="47" w16cid:durableId="2044209132">
    <w:abstractNumId w:val="34"/>
  </w:num>
  <w:num w:numId="48" w16cid:durableId="1092167302">
    <w:abstractNumId w:val="34"/>
  </w:num>
  <w:num w:numId="49" w16cid:durableId="351615973">
    <w:abstractNumId w:val="12"/>
  </w:num>
  <w:num w:numId="50" w16cid:durableId="1582522031">
    <w:abstractNumId w:val="34"/>
  </w:num>
  <w:num w:numId="51" w16cid:durableId="2093157176">
    <w:abstractNumId w:val="25"/>
  </w:num>
  <w:num w:numId="52" w16cid:durableId="683944296">
    <w:abstractNumId w:val="34"/>
  </w:num>
  <w:num w:numId="53" w16cid:durableId="813911597">
    <w:abstractNumId w:val="34"/>
  </w:num>
  <w:num w:numId="54" w16cid:durableId="15359263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2"/>
    </w:lvlOverride>
    <w:lvlOverride w:ilvl="6">
      <w:startOverride w:val="1"/>
    </w:lvlOverride>
    <w:lvlOverride w:ilvl="7">
      <w:startOverride w:val="1"/>
    </w:lvlOverride>
    <w:lvlOverride w:ilvl="8">
      <w:startOverride w:val="1"/>
    </w:lvlOverride>
  </w:num>
  <w:num w:numId="55" w16cid:durableId="260531262">
    <w:abstractNumId w:val="36"/>
  </w:num>
  <w:num w:numId="56" w16cid:durableId="1289699026">
    <w:abstractNumId w:val="30"/>
  </w:num>
  <w:num w:numId="57" w16cid:durableId="68895160">
    <w:abstractNumId w:val="34"/>
  </w:num>
  <w:num w:numId="58" w16cid:durableId="133647157">
    <w:abstractNumId w:val="34"/>
  </w:num>
  <w:num w:numId="59" w16cid:durableId="703477823">
    <w:abstractNumId w:val="35"/>
  </w:num>
  <w:num w:numId="60" w16cid:durableId="908922826">
    <w:abstractNumId w:val="20"/>
  </w:num>
  <w:num w:numId="61" w16cid:durableId="349307187">
    <w:abstractNumId w:val="34"/>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98179239">
    <w:abstractNumId w:val="23"/>
  </w:num>
  <w:num w:numId="63" w16cid:durableId="563414106">
    <w:abstractNumId w:val="38"/>
  </w:num>
  <w:num w:numId="64" w16cid:durableId="1309552123">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1123579">
    <w:abstractNumId w:val="34"/>
  </w:num>
  <w:num w:numId="66" w16cid:durableId="864053616">
    <w:abstractNumId w:val="34"/>
  </w:num>
  <w:num w:numId="67" w16cid:durableId="1213034271">
    <w:abstractNumId w:val="34"/>
  </w:num>
  <w:num w:numId="68" w16cid:durableId="210506225">
    <w:abstractNumId w:val="34"/>
  </w:num>
  <w:num w:numId="69" w16cid:durableId="1725911796">
    <w:abstractNumId w:val="18"/>
  </w:num>
  <w:num w:numId="70" w16cid:durableId="1478691587">
    <w:abstractNumId w:val="15"/>
  </w:num>
  <w:num w:numId="71" w16cid:durableId="1751123591">
    <w:abstractNumId w:val="27"/>
  </w:num>
  <w:num w:numId="72" w16cid:durableId="1031419854">
    <w:abstractNumId w:val="14"/>
  </w:num>
  <w:num w:numId="73" w16cid:durableId="1077702496">
    <w:abstractNumId w:val="13"/>
  </w:num>
  <w:num w:numId="74" w16cid:durableId="53630554">
    <w:abstractNumId w:val="16"/>
  </w:num>
  <w:num w:numId="75" w16cid:durableId="181867633">
    <w:abstractNumId w:val="37"/>
  </w:num>
  <w:num w:numId="76" w16cid:durableId="1878276076">
    <w:abstractNumId w:val="11"/>
  </w:num>
  <w:num w:numId="77" w16cid:durableId="345644133">
    <w:abstractNumId w:val="19"/>
  </w:num>
  <w:num w:numId="78" w16cid:durableId="2114394524">
    <w:abstractNumId w:val="17"/>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anich, Peter">
    <w15:presenceInfo w15:providerId="AD" w15:userId="S::peter.kranich@philips.com::f56357b6-4ec9-4ea5-bd1c-426385085c1f"/>
  </w15:person>
  <w15:person w15:author="Druckenmueller, Marc">
    <w15:presenceInfo w15:providerId="AD" w15:userId="S::marc.druckenmueller@philips.com::821bfe2a-0df8-4931-9eb7-645df23f93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5" w:nlCheck="1" w:checkStyle="1"/>
  <w:activeWritingStyle w:appName="MSWord" w:lang="en-US" w:vendorID="64" w:dllVersion="6" w:nlCheck="1" w:checkStyle="0"/>
  <w:activeWritingStyle w:appName="MSWord" w:lang="fr-FR" w:vendorID="64" w:dllVersion="6" w:nlCheck="1" w:checkStyle="1"/>
  <w:activeWritingStyle w:appName="MSWord" w:lang="es-ES" w:vendorID="64" w:dllVersion="6" w:nlCheck="1" w:checkStyle="1"/>
  <w:activeWritingStyle w:appName="MSWord" w:lang="fr-CA" w:vendorID="64" w:dllVersion="6" w:nlCheck="1" w:checkStyle="1"/>
  <w:activeWritingStyle w:appName="MSWord" w:lang="en-CA" w:vendorID="64" w:dllVersion="6" w:nlCheck="1" w:checkStyle="1"/>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7C8"/>
    <w:rsid w:val="00000A02"/>
    <w:rsid w:val="000020DF"/>
    <w:rsid w:val="000030DD"/>
    <w:rsid w:val="00004850"/>
    <w:rsid w:val="000074CA"/>
    <w:rsid w:val="0000783E"/>
    <w:rsid w:val="000121FB"/>
    <w:rsid w:val="000125FF"/>
    <w:rsid w:val="000136D1"/>
    <w:rsid w:val="0001441B"/>
    <w:rsid w:val="000156E2"/>
    <w:rsid w:val="00016892"/>
    <w:rsid w:val="00017C8D"/>
    <w:rsid w:val="00017E09"/>
    <w:rsid w:val="00020137"/>
    <w:rsid w:val="0002144F"/>
    <w:rsid w:val="00022D1C"/>
    <w:rsid w:val="00023744"/>
    <w:rsid w:val="00023D76"/>
    <w:rsid w:val="000243FF"/>
    <w:rsid w:val="00024BCD"/>
    <w:rsid w:val="0002537A"/>
    <w:rsid w:val="00026242"/>
    <w:rsid w:val="00026CE1"/>
    <w:rsid w:val="00027416"/>
    <w:rsid w:val="0003058D"/>
    <w:rsid w:val="00031D5A"/>
    <w:rsid w:val="000338D7"/>
    <w:rsid w:val="00033A5F"/>
    <w:rsid w:val="00036347"/>
    <w:rsid w:val="0003720A"/>
    <w:rsid w:val="000400F8"/>
    <w:rsid w:val="00040737"/>
    <w:rsid w:val="00040B61"/>
    <w:rsid w:val="00040CAA"/>
    <w:rsid w:val="00040DC0"/>
    <w:rsid w:val="0004144C"/>
    <w:rsid w:val="00041B6B"/>
    <w:rsid w:val="00042738"/>
    <w:rsid w:val="00043CF3"/>
    <w:rsid w:val="0004468C"/>
    <w:rsid w:val="0004602F"/>
    <w:rsid w:val="0004663A"/>
    <w:rsid w:val="00046E88"/>
    <w:rsid w:val="000470A5"/>
    <w:rsid w:val="00050B91"/>
    <w:rsid w:val="000514E1"/>
    <w:rsid w:val="0005545F"/>
    <w:rsid w:val="0005577A"/>
    <w:rsid w:val="000565F6"/>
    <w:rsid w:val="00056668"/>
    <w:rsid w:val="00056BC7"/>
    <w:rsid w:val="000575CD"/>
    <w:rsid w:val="00060817"/>
    <w:rsid w:val="00060D78"/>
    <w:rsid w:val="00061FE5"/>
    <w:rsid w:val="000622EE"/>
    <w:rsid w:val="00063709"/>
    <w:rsid w:val="00064797"/>
    <w:rsid w:val="00064FF2"/>
    <w:rsid w:val="00070847"/>
    <w:rsid w:val="000717A7"/>
    <w:rsid w:val="000721E6"/>
    <w:rsid w:val="00072A31"/>
    <w:rsid w:val="00073F6D"/>
    <w:rsid w:val="0007417F"/>
    <w:rsid w:val="0007552F"/>
    <w:rsid w:val="00075DB8"/>
    <w:rsid w:val="00077134"/>
    <w:rsid w:val="00077324"/>
    <w:rsid w:val="00077DF6"/>
    <w:rsid w:val="00077EA0"/>
    <w:rsid w:val="000803B9"/>
    <w:rsid w:val="000807AC"/>
    <w:rsid w:val="00082F2B"/>
    <w:rsid w:val="00083B47"/>
    <w:rsid w:val="0008416E"/>
    <w:rsid w:val="00087187"/>
    <w:rsid w:val="00091128"/>
    <w:rsid w:val="0009342D"/>
    <w:rsid w:val="00093B0B"/>
    <w:rsid w:val="00094061"/>
    <w:rsid w:val="00096374"/>
    <w:rsid w:val="00096AB1"/>
    <w:rsid w:val="000A2E21"/>
    <w:rsid w:val="000A53C9"/>
    <w:rsid w:val="000A5C31"/>
    <w:rsid w:val="000A726D"/>
    <w:rsid w:val="000B0F6A"/>
    <w:rsid w:val="000B1D86"/>
    <w:rsid w:val="000B30FF"/>
    <w:rsid w:val="000B3BD4"/>
    <w:rsid w:val="000B3F51"/>
    <w:rsid w:val="000B48E2"/>
    <w:rsid w:val="000B5E06"/>
    <w:rsid w:val="000B699D"/>
    <w:rsid w:val="000B6DB5"/>
    <w:rsid w:val="000C2E06"/>
    <w:rsid w:val="000C3556"/>
    <w:rsid w:val="000C374E"/>
    <w:rsid w:val="000C3BC7"/>
    <w:rsid w:val="000C43F6"/>
    <w:rsid w:val="000C4670"/>
    <w:rsid w:val="000C5467"/>
    <w:rsid w:val="000C764F"/>
    <w:rsid w:val="000C7B09"/>
    <w:rsid w:val="000D2487"/>
    <w:rsid w:val="000D6321"/>
    <w:rsid w:val="000D6F01"/>
    <w:rsid w:val="000D711C"/>
    <w:rsid w:val="000D7924"/>
    <w:rsid w:val="000D7D70"/>
    <w:rsid w:val="000E2D0C"/>
    <w:rsid w:val="000E4EE9"/>
    <w:rsid w:val="000E5F2F"/>
    <w:rsid w:val="000E70CC"/>
    <w:rsid w:val="000F13F5"/>
    <w:rsid w:val="000F35A6"/>
    <w:rsid w:val="000F3995"/>
    <w:rsid w:val="000F45CD"/>
    <w:rsid w:val="000F613A"/>
    <w:rsid w:val="000F6D26"/>
    <w:rsid w:val="0010037A"/>
    <w:rsid w:val="00100E2D"/>
    <w:rsid w:val="00104BE6"/>
    <w:rsid w:val="001055CB"/>
    <w:rsid w:val="00110097"/>
    <w:rsid w:val="0011062E"/>
    <w:rsid w:val="001115F5"/>
    <w:rsid w:val="00111762"/>
    <w:rsid w:val="00111CBC"/>
    <w:rsid w:val="001121F3"/>
    <w:rsid w:val="001134EB"/>
    <w:rsid w:val="00113CF7"/>
    <w:rsid w:val="00114040"/>
    <w:rsid w:val="00114068"/>
    <w:rsid w:val="001145B0"/>
    <w:rsid w:val="00115142"/>
    <w:rsid w:val="00115A0F"/>
    <w:rsid w:val="00115B79"/>
    <w:rsid w:val="001166F9"/>
    <w:rsid w:val="0011710E"/>
    <w:rsid w:val="0011737E"/>
    <w:rsid w:val="00117512"/>
    <w:rsid w:val="00117DD7"/>
    <w:rsid w:val="001214AF"/>
    <w:rsid w:val="00121855"/>
    <w:rsid w:val="00122B66"/>
    <w:rsid w:val="00123FD5"/>
    <w:rsid w:val="0012438B"/>
    <w:rsid w:val="001253AA"/>
    <w:rsid w:val="00125F42"/>
    <w:rsid w:val="001263B9"/>
    <w:rsid w:val="00126A38"/>
    <w:rsid w:val="00126BFF"/>
    <w:rsid w:val="001315B7"/>
    <w:rsid w:val="00133BE6"/>
    <w:rsid w:val="001357FA"/>
    <w:rsid w:val="00137AF1"/>
    <w:rsid w:val="00137EF1"/>
    <w:rsid w:val="0014275F"/>
    <w:rsid w:val="00142FE5"/>
    <w:rsid w:val="001439BB"/>
    <w:rsid w:val="00144F18"/>
    <w:rsid w:val="001453CC"/>
    <w:rsid w:val="00145A52"/>
    <w:rsid w:val="00145C76"/>
    <w:rsid w:val="00147A61"/>
    <w:rsid w:val="00147E27"/>
    <w:rsid w:val="00147F29"/>
    <w:rsid w:val="00150B3C"/>
    <w:rsid w:val="0015145A"/>
    <w:rsid w:val="00151E50"/>
    <w:rsid w:val="00153D61"/>
    <w:rsid w:val="0015489F"/>
    <w:rsid w:val="00154B7B"/>
    <w:rsid w:val="001558DD"/>
    <w:rsid w:val="0015607D"/>
    <w:rsid w:val="00156676"/>
    <w:rsid w:val="00156A28"/>
    <w:rsid w:val="00156BD5"/>
    <w:rsid w:val="00156E92"/>
    <w:rsid w:val="0015752B"/>
    <w:rsid w:val="001579E7"/>
    <w:rsid w:val="00160539"/>
    <w:rsid w:val="001606A7"/>
    <w:rsid w:val="001622E4"/>
    <w:rsid w:val="0016253D"/>
    <w:rsid w:val="001631A5"/>
    <w:rsid w:val="00165538"/>
    <w:rsid w:val="0016666C"/>
    <w:rsid w:val="001676D4"/>
    <w:rsid w:val="00167B95"/>
    <w:rsid w:val="00167DB7"/>
    <w:rsid w:val="00170ED0"/>
    <w:rsid w:val="00173EB2"/>
    <w:rsid w:val="00176813"/>
    <w:rsid w:val="0017698E"/>
    <w:rsid w:val="00177190"/>
    <w:rsid w:val="001773B3"/>
    <w:rsid w:val="00182CC5"/>
    <w:rsid w:val="00184E40"/>
    <w:rsid w:val="00185525"/>
    <w:rsid w:val="00186DAB"/>
    <w:rsid w:val="00187B4F"/>
    <w:rsid w:val="00187E92"/>
    <w:rsid w:val="0019125E"/>
    <w:rsid w:val="00191A01"/>
    <w:rsid w:val="001922C0"/>
    <w:rsid w:val="00193030"/>
    <w:rsid w:val="00193C7B"/>
    <w:rsid w:val="001946F4"/>
    <w:rsid w:val="00195136"/>
    <w:rsid w:val="00195213"/>
    <w:rsid w:val="001A2306"/>
    <w:rsid w:val="001A3A14"/>
    <w:rsid w:val="001A7247"/>
    <w:rsid w:val="001A7C4C"/>
    <w:rsid w:val="001B0A30"/>
    <w:rsid w:val="001B1422"/>
    <w:rsid w:val="001B2B50"/>
    <w:rsid w:val="001B463C"/>
    <w:rsid w:val="001B6471"/>
    <w:rsid w:val="001B649E"/>
    <w:rsid w:val="001C0328"/>
    <w:rsid w:val="001C26CB"/>
    <w:rsid w:val="001C38C0"/>
    <w:rsid w:val="001D0E6D"/>
    <w:rsid w:val="001D1619"/>
    <w:rsid w:val="001D36E7"/>
    <w:rsid w:val="001D3A40"/>
    <w:rsid w:val="001D640F"/>
    <w:rsid w:val="001D6BB3"/>
    <w:rsid w:val="001D6E36"/>
    <w:rsid w:val="001D70DF"/>
    <w:rsid w:val="001E077D"/>
    <w:rsid w:val="001E0DD5"/>
    <w:rsid w:val="001E1F95"/>
    <w:rsid w:val="001E206E"/>
    <w:rsid w:val="001E4188"/>
    <w:rsid w:val="001E4D35"/>
    <w:rsid w:val="001E615F"/>
    <w:rsid w:val="001E62C3"/>
    <w:rsid w:val="001E63B9"/>
    <w:rsid w:val="001E6533"/>
    <w:rsid w:val="001E765F"/>
    <w:rsid w:val="001F0E7F"/>
    <w:rsid w:val="001F0FB8"/>
    <w:rsid w:val="001F2CF8"/>
    <w:rsid w:val="001F3450"/>
    <w:rsid w:val="001F5DF4"/>
    <w:rsid w:val="001F6560"/>
    <w:rsid w:val="001F6755"/>
    <w:rsid w:val="001F68C9"/>
    <w:rsid w:val="001F787E"/>
    <w:rsid w:val="001F7A35"/>
    <w:rsid w:val="001F7D18"/>
    <w:rsid w:val="00200EC5"/>
    <w:rsid w:val="00201B04"/>
    <w:rsid w:val="00202AC6"/>
    <w:rsid w:val="0020398D"/>
    <w:rsid w:val="002040DD"/>
    <w:rsid w:val="0020453A"/>
    <w:rsid w:val="00205CDE"/>
    <w:rsid w:val="00207571"/>
    <w:rsid w:val="00207816"/>
    <w:rsid w:val="00207868"/>
    <w:rsid w:val="00207C5F"/>
    <w:rsid w:val="00210376"/>
    <w:rsid w:val="0021137C"/>
    <w:rsid w:val="00211CE3"/>
    <w:rsid w:val="002134A6"/>
    <w:rsid w:val="00214132"/>
    <w:rsid w:val="002173E6"/>
    <w:rsid w:val="00217EDC"/>
    <w:rsid w:val="002200F2"/>
    <w:rsid w:val="00221AC2"/>
    <w:rsid w:val="0022261E"/>
    <w:rsid w:val="00222CF4"/>
    <w:rsid w:val="0022352C"/>
    <w:rsid w:val="00224F7F"/>
    <w:rsid w:val="00225423"/>
    <w:rsid w:val="00225502"/>
    <w:rsid w:val="002301C8"/>
    <w:rsid w:val="002322FF"/>
    <w:rsid w:val="002324EB"/>
    <w:rsid w:val="00234BE4"/>
    <w:rsid w:val="002358BB"/>
    <w:rsid w:val="0023730A"/>
    <w:rsid w:val="0023732B"/>
    <w:rsid w:val="002374F1"/>
    <w:rsid w:val="00237EC5"/>
    <w:rsid w:val="0024039C"/>
    <w:rsid w:val="00240702"/>
    <w:rsid w:val="0024101B"/>
    <w:rsid w:val="0024118D"/>
    <w:rsid w:val="0024197A"/>
    <w:rsid w:val="00244024"/>
    <w:rsid w:val="0024640E"/>
    <w:rsid w:val="00250A37"/>
    <w:rsid w:val="00251212"/>
    <w:rsid w:val="00254716"/>
    <w:rsid w:val="00254807"/>
    <w:rsid w:val="00255462"/>
    <w:rsid w:val="00255821"/>
    <w:rsid w:val="00256665"/>
    <w:rsid w:val="00257033"/>
    <w:rsid w:val="00260403"/>
    <w:rsid w:val="00260BD9"/>
    <w:rsid w:val="00262B91"/>
    <w:rsid w:val="00263383"/>
    <w:rsid w:val="002637D3"/>
    <w:rsid w:val="00264175"/>
    <w:rsid w:val="00264CB3"/>
    <w:rsid w:val="00265988"/>
    <w:rsid w:val="00266451"/>
    <w:rsid w:val="00266D25"/>
    <w:rsid w:val="002670D2"/>
    <w:rsid w:val="00267D91"/>
    <w:rsid w:val="00270EBB"/>
    <w:rsid w:val="002711CC"/>
    <w:rsid w:val="00272440"/>
    <w:rsid w:val="002756A6"/>
    <w:rsid w:val="00277298"/>
    <w:rsid w:val="00280D10"/>
    <w:rsid w:val="00281197"/>
    <w:rsid w:val="00284561"/>
    <w:rsid w:val="00286433"/>
    <w:rsid w:val="002869E8"/>
    <w:rsid w:val="0029037A"/>
    <w:rsid w:val="00291725"/>
    <w:rsid w:val="00292096"/>
    <w:rsid w:val="00293CF1"/>
    <w:rsid w:val="002A27CE"/>
    <w:rsid w:val="002A368F"/>
    <w:rsid w:val="002A3B10"/>
    <w:rsid w:val="002A4C2E"/>
    <w:rsid w:val="002A717D"/>
    <w:rsid w:val="002A7DD1"/>
    <w:rsid w:val="002B1325"/>
    <w:rsid w:val="002B2D54"/>
    <w:rsid w:val="002B328C"/>
    <w:rsid w:val="002B39E4"/>
    <w:rsid w:val="002B45DF"/>
    <w:rsid w:val="002B4844"/>
    <w:rsid w:val="002B6808"/>
    <w:rsid w:val="002B6FCF"/>
    <w:rsid w:val="002B7A70"/>
    <w:rsid w:val="002C0728"/>
    <w:rsid w:val="002C0B04"/>
    <w:rsid w:val="002C1B6E"/>
    <w:rsid w:val="002C27E4"/>
    <w:rsid w:val="002C30B9"/>
    <w:rsid w:val="002C3930"/>
    <w:rsid w:val="002C3ED2"/>
    <w:rsid w:val="002C42A2"/>
    <w:rsid w:val="002C5D62"/>
    <w:rsid w:val="002C7A2F"/>
    <w:rsid w:val="002D1C56"/>
    <w:rsid w:val="002D2282"/>
    <w:rsid w:val="002D2469"/>
    <w:rsid w:val="002D31E2"/>
    <w:rsid w:val="002D5B69"/>
    <w:rsid w:val="002E1F92"/>
    <w:rsid w:val="002E39AB"/>
    <w:rsid w:val="002E401E"/>
    <w:rsid w:val="002E4045"/>
    <w:rsid w:val="002E4175"/>
    <w:rsid w:val="002E4526"/>
    <w:rsid w:val="002E48E5"/>
    <w:rsid w:val="002E4F76"/>
    <w:rsid w:val="002E6BC0"/>
    <w:rsid w:val="002E6F49"/>
    <w:rsid w:val="002E736D"/>
    <w:rsid w:val="002E738D"/>
    <w:rsid w:val="002F051F"/>
    <w:rsid w:val="002F076A"/>
    <w:rsid w:val="002F09F5"/>
    <w:rsid w:val="002F0AE0"/>
    <w:rsid w:val="002F2EF3"/>
    <w:rsid w:val="002F2FC2"/>
    <w:rsid w:val="002F3F7A"/>
    <w:rsid w:val="002F5014"/>
    <w:rsid w:val="002F524B"/>
    <w:rsid w:val="002F680D"/>
    <w:rsid w:val="002F69C5"/>
    <w:rsid w:val="002F6F31"/>
    <w:rsid w:val="0030034B"/>
    <w:rsid w:val="00300B8F"/>
    <w:rsid w:val="003032CC"/>
    <w:rsid w:val="00303658"/>
    <w:rsid w:val="003036BB"/>
    <w:rsid w:val="00303D61"/>
    <w:rsid w:val="00303E20"/>
    <w:rsid w:val="00304A03"/>
    <w:rsid w:val="003070A1"/>
    <w:rsid w:val="00307F09"/>
    <w:rsid w:val="003103E4"/>
    <w:rsid w:val="00310CF4"/>
    <w:rsid w:val="00313A95"/>
    <w:rsid w:val="00315072"/>
    <w:rsid w:val="00315CD2"/>
    <w:rsid w:val="00316247"/>
    <w:rsid w:val="0032060B"/>
    <w:rsid w:val="003216FD"/>
    <w:rsid w:val="00323461"/>
    <w:rsid w:val="00324B64"/>
    <w:rsid w:val="00325079"/>
    <w:rsid w:val="00325866"/>
    <w:rsid w:val="0032600B"/>
    <w:rsid w:val="00327501"/>
    <w:rsid w:val="00330038"/>
    <w:rsid w:val="00331378"/>
    <w:rsid w:val="003330A1"/>
    <w:rsid w:val="00334518"/>
    <w:rsid w:val="00335554"/>
    <w:rsid w:val="003375BB"/>
    <w:rsid w:val="00337D65"/>
    <w:rsid w:val="00340176"/>
    <w:rsid w:val="00340692"/>
    <w:rsid w:val="0034181C"/>
    <w:rsid w:val="0034271B"/>
    <w:rsid w:val="00342A78"/>
    <w:rsid w:val="003432DC"/>
    <w:rsid w:val="00343A17"/>
    <w:rsid w:val="0034594B"/>
    <w:rsid w:val="00346314"/>
    <w:rsid w:val="00346707"/>
    <w:rsid w:val="00346BB8"/>
    <w:rsid w:val="00346EF1"/>
    <w:rsid w:val="003476C9"/>
    <w:rsid w:val="003519BF"/>
    <w:rsid w:val="00352784"/>
    <w:rsid w:val="00356177"/>
    <w:rsid w:val="0035699D"/>
    <w:rsid w:val="00356B1F"/>
    <w:rsid w:val="00357391"/>
    <w:rsid w:val="003577C8"/>
    <w:rsid w:val="003579DA"/>
    <w:rsid w:val="003601D3"/>
    <w:rsid w:val="003602DC"/>
    <w:rsid w:val="00360B0F"/>
    <w:rsid w:val="00361548"/>
    <w:rsid w:val="00361F12"/>
    <w:rsid w:val="00363069"/>
    <w:rsid w:val="00364B0B"/>
    <w:rsid w:val="00364E56"/>
    <w:rsid w:val="003651D9"/>
    <w:rsid w:val="0036574C"/>
    <w:rsid w:val="00365DD0"/>
    <w:rsid w:val="00366604"/>
    <w:rsid w:val="0036778A"/>
    <w:rsid w:val="00370426"/>
    <w:rsid w:val="00370B52"/>
    <w:rsid w:val="00370CC8"/>
    <w:rsid w:val="00371AC0"/>
    <w:rsid w:val="00374B3E"/>
    <w:rsid w:val="00374F39"/>
    <w:rsid w:val="00375ACA"/>
    <w:rsid w:val="00376070"/>
    <w:rsid w:val="00377DBD"/>
    <w:rsid w:val="0038183A"/>
    <w:rsid w:val="00383F93"/>
    <w:rsid w:val="00383FC8"/>
    <w:rsid w:val="0038429E"/>
    <w:rsid w:val="0038470A"/>
    <w:rsid w:val="00384D0D"/>
    <w:rsid w:val="00384DC8"/>
    <w:rsid w:val="00390629"/>
    <w:rsid w:val="00390764"/>
    <w:rsid w:val="00390F59"/>
    <w:rsid w:val="003921A0"/>
    <w:rsid w:val="00394FE6"/>
    <w:rsid w:val="0039609E"/>
    <w:rsid w:val="0039726B"/>
    <w:rsid w:val="0039757A"/>
    <w:rsid w:val="00397D69"/>
    <w:rsid w:val="003A04CF"/>
    <w:rsid w:val="003A09FE"/>
    <w:rsid w:val="003A1BF8"/>
    <w:rsid w:val="003A3CBF"/>
    <w:rsid w:val="003A4080"/>
    <w:rsid w:val="003A545A"/>
    <w:rsid w:val="003A60B7"/>
    <w:rsid w:val="003A6863"/>
    <w:rsid w:val="003A6D1F"/>
    <w:rsid w:val="003A7BF6"/>
    <w:rsid w:val="003A7F71"/>
    <w:rsid w:val="003B2A2B"/>
    <w:rsid w:val="003B3236"/>
    <w:rsid w:val="003B40CC"/>
    <w:rsid w:val="003B4216"/>
    <w:rsid w:val="003B49A9"/>
    <w:rsid w:val="003B5DE4"/>
    <w:rsid w:val="003B70A2"/>
    <w:rsid w:val="003B7860"/>
    <w:rsid w:val="003B7A4B"/>
    <w:rsid w:val="003C1AE5"/>
    <w:rsid w:val="003C1CAD"/>
    <w:rsid w:val="003C27D3"/>
    <w:rsid w:val="003C308F"/>
    <w:rsid w:val="003C3FFB"/>
    <w:rsid w:val="003C5529"/>
    <w:rsid w:val="003C58F9"/>
    <w:rsid w:val="003C79D2"/>
    <w:rsid w:val="003D0677"/>
    <w:rsid w:val="003D075A"/>
    <w:rsid w:val="003D1654"/>
    <w:rsid w:val="003D19E0"/>
    <w:rsid w:val="003D24EE"/>
    <w:rsid w:val="003D2FD2"/>
    <w:rsid w:val="003D5A68"/>
    <w:rsid w:val="003D67AC"/>
    <w:rsid w:val="003D78F5"/>
    <w:rsid w:val="003E1F15"/>
    <w:rsid w:val="003E2B22"/>
    <w:rsid w:val="003E3F4A"/>
    <w:rsid w:val="003E46DB"/>
    <w:rsid w:val="003E4CE7"/>
    <w:rsid w:val="003E5C68"/>
    <w:rsid w:val="003E6422"/>
    <w:rsid w:val="003F05DE"/>
    <w:rsid w:val="003F0805"/>
    <w:rsid w:val="003F132E"/>
    <w:rsid w:val="003F252B"/>
    <w:rsid w:val="003F36C1"/>
    <w:rsid w:val="003F3E4A"/>
    <w:rsid w:val="003F601F"/>
    <w:rsid w:val="003F7141"/>
    <w:rsid w:val="00400147"/>
    <w:rsid w:val="00400DFD"/>
    <w:rsid w:val="0040327B"/>
    <w:rsid w:val="00403D94"/>
    <w:rsid w:val="00404215"/>
    <w:rsid w:val="00404568"/>
    <w:rsid w:val="004046B6"/>
    <w:rsid w:val="00404E7E"/>
    <w:rsid w:val="004070FB"/>
    <w:rsid w:val="00410D6B"/>
    <w:rsid w:val="00411CF4"/>
    <w:rsid w:val="00411E1F"/>
    <w:rsid w:val="00412649"/>
    <w:rsid w:val="0041304C"/>
    <w:rsid w:val="004130AE"/>
    <w:rsid w:val="00414E50"/>
    <w:rsid w:val="00415432"/>
    <w:rsid w:val="00417A70"/>
    <w:rsid w:val="00420656"/>
    <w:rsid w:val="00420D63"/>
    <w:rsid w:val="004214C4"/>
    <w:rsid w:val="00421534"/>
    <w:rsid w:val="00421CA7"/>
    <w:rsid w:val="004225C9"/>
    <w:rsid w:val="00424B7C"/>
    <w:rsid w:val="00425450"/>
    <w:rsid w:val="00426686"/>
    <w:rsid w:val="00427E04"/>
    <w:rsid w:val="0043129F"/>
    <w:rsid w:val="00431F02"/>
    <w:rsid w:val="00432657"/>
    <w:rsid w:val="0043514A"/>
    <w:rsid w:val="00436599"/>
    <w:rsid w:val="00437CE7"/>
    <w:rsid w:val="004424C6"/>
    <w:rsid w:val="004429FA"/>
    <w:rsid w:val="00442C32"/>
    <w:rsid w:val="0044310A"/>
    <w:rsid w:val="00444100"/>
    <w:rsid w:val="004442BC"/>
    <w:rsid w:val="00444CFC"/>
    <w:rsid w:val="00445D2F"/>
    <w:rsid w:val="00447451"/>
    <w:rsid w:val="00452E89"/>
    <w:rsid w:val="004541CC"/>
    <w:rsid w:val="00455461"/>
    <w:rsid w:val="00457DDC"/>
    <w:rsid w:val="0046193D"/>
    <w:rsid w:val="00461A12"/>
    <w:rsid w:val="00462ADA"/>
    <w:rsid w:val="00462AEF"/>
    <w:rsid w:val="00462C66"/>
    <w:rsid w:val="00464543"/>
    <w:rsid w:val="00464A05"/>
    <w:rsid w:val="004651FC"/>
    <w:rsid w:val="00466694"/>
    <w:rsid w:val="0046784B"/>
    <w:rsid w:val="00472402"/>
    <w:rsid w:val="00474824"/>
    <w:rsid w:val="00476C0C"/>
    <w:rsid w:val="00477C87"/>
    <w:rsid w:val="004809A3"/>
    <w:rsid w:val="004818E8"/>
    <w:rsid w:val="00481B30"/>
    <w:rsid w:val="00481F47"/>
    <w:rsid w:val="00482D96"/>
    <w:rsid w:val="00482DC2"/>
    <w:rsid w:val="004845CA"/>
    <w:rsid w:val="004845CE"/>
    <w:rsid w:val="00484E2A"/>
    <w:rsid w:val="004853DE"/>
    <w:rsid w:val="00486553"/>
    <w:rsid w:val="00490C1F"/>
    <w:rsid w:val="00491892"/>
    <w:rsid w:val="004922FF"/>
    <w:rsid w:val="00492F27"/>
    <w:rsid w:val="00496309"/>
    <w:rsid w:val="00496E30"/>
    <w:rsid w:val="004979F9"/>
    <w:rsid w:val="00497B6A"/>
    <w:rsid w:val="004A049C"/>
    <w:rsid w:val="004A1210"/>
    <w:rsid w:val="004A3740"/>
    <w:rsid w:val="004A435E"/>
    <w:rsid w:val="004A4AAA"/>
    <w:rsid w:val="004A5C82"/>
    <w:rsid w:val="004A6CA4"/>
    <w:rsid w:val="004A71D5"/>
    <w:rsid w:val="004A7D5B"/>
    <w:rsid w:val="004A7E19"/>
    <w:rsid w:val="004B1B85"/>
    <w:rsid w:val="004B34D7"/>
    <w:rsid w:val="004B387F"/>
    <w:rsid w:val="004B4863"/>
    <w:rsid w:val="004B4EF3"/>
    <w:rsid w:val="004B576F"/>
    <w:rsid w:val="004B65A3"/>
    <w:rsid w:val="004B7094"/>
    <w:rsid w:val="004B7A89"/>
    <w:rsid w:val="004C10B4"/>
    <w:rsid w:val="004C2A19"/>
    <w:rsid w:val="004C53D3"/>
    <w:rsid w:val="004C5F16"/>
    <w:rsid w:val="004C6570"/>
    <w:rsid w:val="004D00B5"/>
    <w:rsid w:val="004D0D30"/>
    <w:rsid w:val="004D110C"/>
    <w:rsid w:val="004D2320"/>
    <w:rsid w:val="004D68CC"/>
    <w:rsid w:val="004D69C3"/>
    <w:rsid w:val="004D6C45"/>
    <w:rsid w:val="004D704B"/>
    <w:rsid w:val="004E1C4D"/>
    <w:rsid w:val="004E2685"/>
    <w:rsid w:val="004E3347"/>
    <w:rsid w:val="004E3A26"/>
    <w:rsid w:val="004E4025"/>
    <w:rsid w:val="004E531A"/>
    <w:rsid w:val="004E7759"/>
    <w:rsid w:val="004F140A"/>
    <w:rsid w:val="004F1713"/>
    <w:rsid w:val="004F2392"/>
    <w:rsid w:val="004F25B1"/>
    <w:rsid w:val="004F32A1"/>
    <w:rsid w:val="004F3554"/>
    <w:rsid w:val="004F4914"/>
    <w:rsid w:val="004F5211"/>
    <w:rsid w:val="004F6A52"/>
    <w:rsid w:val="004F75CA"/>
    <w:rsid w:val="004F7C05"/>
    <w:rsid w:val="00501250"/>
    <w:rsid w:val="00501C4D"/>
    <w:rsid w:val="00503AE1"/>
    <w:rsid w:val="00504C89"/>
    <w:rsid w:val="0050674C"/>
    <w:rsid w:val="00506C22"/>
    <w:rsid w:val="00510062"/>
    <w:rsid w:val="005127F2"/>
    <w:rsid w:val="00512F29"/>
    <w:rsid w:val="00513057"/>
    <w:rsid w:val="005147A5"/>
    <w:rsid w:val="0051621A"/>
    <w:rsid w:val="00516A9B"/>
    <w:rsid w:val="00516D6D"/>
    <w:rsid w:val="00517533"/>
    <w:rsid w:val="0052146F"/>
    <w:rsid w:val="00521D2C"/>
    <w:rsid w:val="00522681"/>
    <w:rsid w:val="00522F40"/>
    <w:rsid w:val="0052321F"/>
    <w:rsid w:val="00523C5F"/>
    <w:rsid w:val="00525314"/>
    <w:rsid w:val="00525ECA"/>
    <w:rsid w:val="00526BA4"/>
    <w:rsid w:val="00526BF0"/>
    <w:rsid w:val="00530A11"/>
    <w:rsid w:val="0053142C"/>
    <w:rsid w:val="00532908"/>
    <w:rsid w:val="005332C5"/>
    <w:rsid w:val="005339EE"/>
    <w:rsid w:val="00533CBD"/>
    <w:rsid w:val="00534540"/>
    <w:rsid w:val="005360E4"/>
    <w:rsid w:val="00537673"/>
    <w:rsid w:val="005410F9"/>
    <w:rsid w:val="005416D9"/>
    <w:rsid w:val="00541B8A"/>
    <w:rsid w:val="00542CDE"/>
    <w:rsid w:val="00542F2D"/>
    <w:rsid w:val="00543FFB"/>
    <w:rsid w:val="0054524C"/>
    <w:rsid w:val="00545548"/>
    <w:rsid w:val="00547C57"/>
    <w:rsid w:val="00550A7C"/>
    <w:rsid w:val="00550D9D"/>
    <w:rsid w:val="00551EBC"/>
    <w:rsid w:val="00552FEC"/>
    <w:rsid w:val="00555E9F"/>
    <w:rsid w:val="00556474"/>
    <w:rsid w:val="00556E6C"/>
    <w:rsid w:val="005616EA"/>
    <w:rsid w:val="0056422D"/>
    <w:rsid w:val="0056671F"/>
    <w:rsid w:val="00567263"/>
    <w:rsid w:val="005672A9"/>
    <w:rsid w:val="005705D2"/>
    <w:rsid w:val="00570B52"/>
    <w:rsid w:val="00572031"/>
    <w:rsid w:val="00572E5A"/>
    <w:rsid w:val="00573102"/>
    <w:rsid w:val="00573971"/>
    <w:rsid w:val="005779A1"/>
    <w:rsid w:val="00577AB2"/>
    <w:rsid w:val="005800DB"/>
    <w:rsid w:val="00581165"/>
    <w:rsid w:val="00581829"/>
    <w:rsid w:val="005838BE"/>
    <w:rsid w:val="00585264"/>
    <w:rsid w:val="00585A4B"/>
    <w:rsid w:val="00585DA2"/>
    <w:rsid w:val="005869D7"/>
    <w:rsid w:val="00586AAF"/>
    <w:rsid w:val="0058752C"/>
    <w:rsid w:val="005876E3"/>
    <w:rsid w:val="005906FE"/>
    <w:rsid w:val="005921AE"/>
    <w:rsid w:val="00593F45"/>
    <w:rsid w:val="005942AE"/>
    <w:rsid w:val="00594882"/>
    <w:rsid w:val="005974F8"/>
    <w:rsid w:val="0059781E"/>
    <w:rsid w:val="00597DB2"/>
    <w:rsid w:val="005A175A"/>
    <w:rsid w:val="005A478B"/>
    <w:rsid w:val="005A5FA9"/>
    <w:rsid w:val="005A6B0C"/>
    <w:rsid w:val="005B12AE"/>
    <w:rsid w:val="005B4395"/>
    <w:rsid w:val="005B5325"/>
    <w:rsid w:val="005B5C92"/>
    <w:rsid w:val="005B5D47"/>
    <w:rsid w:val="005B66B8"/>
    <w:rsid w:val="005B6E91"/>
    <w:rsid w:val="005B72F3"/>
    <w:rsid w:val="005B7BFB"/>
    <w:rsid w:val="005C47C3"/>
    <w:rsid w:val="005C4F8E"/>
    <w:rsid w:val="005C50BF"/>
    <w:rsid w:val="005C5E28"/>
    <w:rsid w:val="005C6762"/>
    <w:rsid w:val="005C6B66"/>
    <w:rsid w:val="005C6BB7"/>
    <w:rsid w:val="005D1F91"/>
    <w:rsid w:val="005D25AA"/>
    <w:rsid w:val="005D3A7D"/>
    <w:rsid w:val="005D43E1"/>
    <w:rsid w:val="005D6104"/>
    <w:rsid w:val="005D6176"/>
    <w:rsid w:val="005D6777"/>
    <w:rsid w:val="005E21DE"/>
    <w:rsid w:val="005E59A8"/>
    <w:rsid w:val="005E64EB"/>
    <w:rsid w:val="005E7069"/>
    <w:rsid w:val="005F0DD8"/>
    <w:rsid w:val="005F0F62"/>
    <w:rsid w:val="005F2045"/>
    <w:rsid w:val="005F21E7"/>
    <w:rsid w:val="005F3FB5"/>
    <w:rsid w:val="005F4B35"/>
    <w:rsid w:val="005F4C3E"/>
    <w:rsid w:val="005F51D6"/>
    <w:rsid w:val="005F597D"/>
    <w:rsid w:val="005F6D33"/>
    <w:rsid w:val="005F7B5B"/>
    <w:rsid w:val="00600EC6"/>
    <w:rsid w:val="006014F8"/>
    <w:rsid w:val="00601FC4"/>
    <w:rsid w:val="00603ED5"/>
    <w:rsid w:val="00604263"/>
    <w:rsid w:val="006064DB"/>
    <w:rsid w:val="006073ED"/>
    <w:rsid w:val="00607529"/>
    <w:rsid w:val="006106AB"/>
    <w:rsid w:val="006116E2"/>
    <w:rsid w:val="00612B3C"/>
    <w:rsid w:val="00613604"/>
    <w:rsid w:val="006139EB"/>
    <w:rsid w:val="00613C53"/>
    <w:rsid w:val="00615A4E"/>
    <w:rsid w:val="00617BB4"/>
    <w:rsid w:val="00620F67"/>
    <w:rsid w:val="006213BB"/>
    <w:rsid w:val="0062193E"/>
    <w:rsid w:val="00622D31"/>
    <w:rsid w:val="00623829"/>
    <w:rsid w:val="00625268"/>
    <w:rsid w:val="00625D23"/>
    <w:rsid w:val="006263EA"/>
    <w:rsid w:val="00626D25"/>
    <w:rsid w:val="00630BED"/>
    <w:rsid w:val="00630F33"/>
    <w:rsid w:val="006352D1"/>
    <w:rsid w:val="00635681"/>
    <w:rsid w:val="006360B8"/>
    <w:rsid w:val="00636FD4"/>
    <w:rsid w:val="00637212"/>
    <w:rsid w:val="00637E10"/>
    <w:rsid w:val="00641084"/>
    <w:rsid w:val="00641897"/>
    <w:rsid w:val="00642E2F"/>
    <w:rsid w:val="00644FC1"/>
    <w:rsid w:val="006458AC"/>
    <w:rsid w:val="0064736B"/>
    <w:rsid w:val="006508EC"/>
    <w:rsid w:val="006512F0"/>
    <w:rsid w:val="006514EA"/>
    <w:rsid w:val="00651D7E"/>
    <w:rsid w:val="00652DB0"/>
    <w:rsid w:val="00653F84"/>
    <w:rsid w:val="00656A6B"/>
    <w:rsid w:val="00660C21"/>
    <w:rsid w:val="0066168A"/>
    <w:rsid w:val="00662157"/>
    <w:rsid w:val="0066273F"/>
    <w:rsid w:val="00662893"/>
    <w:rsid w:val="00663624"/>
    <w:rsid w:val="00665451"/>
    <w:rsid w:val="00665756"/>
    <w:rsid w:val="00665A0A"/>
    <w:rsid w:val="00665C73"/>
    <w:rsid w:val="00665D8F"/>
    <w:rsid w:val="00666CDC"/>
    <w:rsid w:val="006705A1"/>
    <w:rsid w:val="00672881"/>
    <w:rsid w:val="00672C39"/>
    <w:rsid w:val="00673CCC"/>
    <w:rsid w:val="00674AA5"/>
    <w:rsid w:val="00674EB9"/>
    <w:rsid w:val="006773D0"/>
    <w:rsid w:val="006778E6"/>
    <w:rsid w:val="00680648"/>
    <w:rsid w:val="00681792"/>
    <w:rsid w:val="00681C93"/>
    <w:rsid w:val="00682040"/>
    <w:rsid w:val="006825E1"/>
    <w:rsid w:val="00682FD2"/>
    <w:rsid w:val="0068308E"/>
    <w:rsid w:val="006831B0"/>
    <w:rsid w:val="0068355D"/>
    <w:rsid w:val="00683ECD"/>
    <w:rsid w:val="00684D08"/>
    <w:rsid w:val="00684EFB"/>
    <w:rsid w:val="00686A1B"/>
    <w:rsid w:val="006914C5"/>
    <w:rsid w:val="0069289E"/>
    <w:rsid w:val="00692B37"/>
    <w:rsid w:val="00692D6B"/>
    <w:rsid w:val="00693660"/>
    <w:rsid w:val="0069390F"/>
    <w:rsid w:val="00695E8F"/>
    <w:rsid w:val="0069707F"/>
    <w:rsid w:val="00697392"/>
    <w:rsid w:val="006A2249"/>
    <w:rsid w:val="006A289A"/>
    <w:rsid w:val="006A2A74"/>
    <w:rsid w:val="006A3098"/>
    <w:rsid w:val="006A3161"/>
    <w:rsid w:val="006A3D8C"/>
    <w:rsid w:val="006A4160"/>
    <w:rsid w:val="006A4FA3"/>
    <w:rsid w:val="006A5147"/>
    <w:rsid w:val="006A6CC0"/>
    <w:rsid w:val="006B1B39"/>
    <w:rsid w:val="006B212E"/>
    <w:rsid w:val="006B3B26"/>
    <w:rsid w:val="006B5F47"/>
    <w:rsid w:val="006B6F64"/>
    <w:rsid w:val="006B7354"/>
    <w:rsid w:val="006B7ABF"/>
    <w:rsid w:val="006C0C1C"/>
    <w:rsid w:val="006C174E"/>
    <w:rsid w:val="006C242B"/>
    <w:rsid w:val="006C264F"/>
    <w:rsid w:val="006C274C"/>
    <w:rsid w:val="006C2C14"/>
    <w:rsid w:val="006C2D4D"/>
    <w:rsid w:val="006C371A"/>
    <w:rsid w:val="006C3DBE"/>
    <w:rsid w:val="006C3F9A"/>
    <w:rsid w:val="006C4CB5"/>
    <w:rsid w:val="006C4CDD"/>
    <w:rsid w:val="006C5FEF"/>
    <w:rsid w:val="006C7E2C"/>
    <w:rsid w:val="006D21D0"/>
    <w:rsid w:val="006D24DE"/>
    <w:rsid w:val="006D2A63"/>
    <w:rsid w:val="006D4881"/>
    <w:rsid w:val="006D574C"/>
    <w:rsid w:val="006D652F"/>
    <w:rsid w:val="006D768F"/>
    <w:rsid w:val="006E062D"/>
    <w:rsid w:val="006E101B"/>
    <w:rsid w:val="006E163F"/>
    <w:rsid w:val="006E1EE2"/>
    <w:rsid w:val="006E2CC1"/>
    <w:rsid w:val="006E5652"/>
    <w:rsid w:val="006E5767"/>
    <w:rsid w:val="006E64C2"/>
    <w:rsid w:val="006E69F8"/>
    <w:rsid w:val="006E79EE"/>
    <w:rsid w:val="006E7AB0"/>
    <w:rsid w:val="006F1974"/>
    <w:rsid w:val="006F53F0"/>
    <w:rsid w:val="006F552C"/>
    <w:rsid w:val="006F7115"/>
    <w:rsid w:val="006F7755"/>
    <w:rsid w:val="00701B3A"/>
    <w:rsid w:val="00701EF2"/>
    <w:rsid w:val="00703C65"/>
    <w:rsid w:val="00703DEF"/>
    <w:rsid w:val="00706CA6"/>
    <w:rsid w:val="0070762D"/>
    <w:rsid w:val="007076D4"/>
    <w:rsid w:val="007106E4"/>
    <w:rsid w:val="00710864"/>
    <w:rsid w:val="007117B8"/>
    <w:rsid w:val="0071255E"/>
    <w:rsid w:val="00712AE6"/>
    <w:rsid w:val="0071309E"/>
    <w:rsid w:val="00716560"/>
    <w:rsid w:val="00717CDD"/>
    <w:rsid w:val="007205CD"/>
    <w:rsid w:val="00720D9B"/>
    <w:rsid w:val="00721BCE"/>
    <w:rsid w:val="007222A3"/>
    <w:rsid w:val="00722ED0"/>
    <w:rsid w:val="00723DAF"/>
    <w:rsid w:val="007249C7"/>
    <w:rsid w:val="007251A4"/>
    <w:rsid w:val="00726096"/>
    <w:rsid w:val="00726A1A"/>
    <w:rsid w:val="00726A7E"/>
    <w:rsid w:val="00726BCF"/>
    <w:rsid w:val="00730E16"/>
    <w:rsid w:val="00731378"/>
    <w:rsid w:val="00735662"/>
    <w:rsid w:val="00736916"/>
    <w:rsid w:val="00736B5B"/>
    <w:rsid w:val="00737644"/>
    <w:rsid w:val="00737928"/>
    <w:rsid w:val="007400C4"/>
    <w:rsid w:val="0074081F"/>
    <w:rsid w:val="00742F6B"/>
    <w:rsid w:val="007439AA"/>
    <w:rsid w:val="00743E50"/>
    <w:rsid w:val="007440CC"/>
    <w:rsid w:val="00746A3D"/>
    <w:rsid w:val="00747676"/>
    <w:rsid w:val="007479B6"/>
    <w:rsid w:val="00747E7C"/>
    <w:rsid w:val="00750F76"/>
    <w:rsid w:val="00752D65"/>
    <w:rsid w:val="007557C1"/>
    <w:rsid w:val="00756627"/>
    <w:rsid w:val="00756D2F"/>
    <w:rsid w:val="00757111"/>
    <w:rsid w:val="00760F9C"/>
    <w:rsid w:val="007612E8"/>
    <w:rsid w:val="00761469"/>
    <w:rsid w:val="00761C24"/>
    <w:rsid w:val="007660D1"/>
    <w:rsid w:val="007668F0"/>
    <w:rsid w:val="00766C20"/>
    <w:rsid w:val="00767053"/>
    <w:rsid w:val="00767057"/>
    <w:rsid w:val="00770D84"/>
    <w:rsid w:val="00771FFA"/>
    <w:rsid w:val="00772684"/>
    <w:rsid w:val="00772C92"/>
    <w:rsid w:val="00772E35"/>
    <w:rsid w:val="00774B6B"/>
    <w:rsid w:val="007773C8"/>
    <w:rsid w:val="0078063E"/>
    <w:rsid w:val="00781708"/>
    <w:rsid w:val="00781CAC"/>
    <w:rsid w:val="007824BF"/>
    <w:rsid w:val="007827BC"/>
    <w:rsid w:val="007857D7"/>
    <w:rsid w:val="00787B2D"/>
    <w:rsid w:val="00787E5A"/>
    <w:rsid w:val="007922ED"/>
    <w:rsid w:val="00792EE6"/>
    <w:rsid w:val="0079321F"/>
    <w:rsid w:val="007944DB"/>
    <w:rsid w:val="00794636"/>
    <w:rsid w:val="007962BA"/>
    <w:rsid w:val="007A0431"/>
    <w:rsid w:val="007A0861"/>
    <w:rsid w:val="007A0928"/>
    <w:rsid w:val="007A0A1D"/>
    <w:rsid w:val="007A15D1"/>
    <w:rsid w:val="007A3B98"/>
    <w:rsid w:val="007A3D43"/>
    <w:rsid w:val="007A3E7E"/>
    <w:rsid w:val="007A51E3"/>
    <w:rsid w:val="007A5635"/>
    <w:rsid w:val="007A676E"/>
    <w:rsid w:val="007A7BF7"/>
    <w:rsid w:val="007B17D2"/>
    <w:rsid w:val="007B331F"/>
    <w:rsid w:val="007B44B7"/>
    <w:rsid w:val="007B4F05"/>
    <w:rsid w:val="007B64E0"/>
    <w:rsid w:val="007B6EB0"/>
    <w:rsid w:val="007B71C3"/>
    <w:rsid w:val="007B790D"/>
    <w:rsid w:val="007B7A9A"/>
    <w:rsid w:val="007C1AAC"/>
    <w:rsid w:val="007C3886"/>
    <w:rsid w:val="007C3E9A"/>
    <w:rsid w:val="007C4BC8"/>
    <w:rsid w:val="007C5673"/>
    <w:rsid w:val="007C5A92"/>
    <w:rsid w:val="007D1847"/>
    <w:rsid w:val="007D2135"/>
    <w:rsid w:val="007D28C7"/>
    <w:rsid w:val="007D3F8B"/>
    <w:rsid w:val="007D424C"/>
    <w:rsid w:val="007D65FD"/>
    <w:rsid w:val="007D724B"/>
    <w:rsid w:val="007E0CB7"/>
    <w:rsid w:val="007E104F"/>
    <w:rsid w:val="007E1674"/>
    <w:rsid w:val="007E2EBB"/>
    <w:rsid w:val="007E2F51"/>
    <w:rsid w:val="007E3B4C"/>
    <w:rsid w:val="007E3C48"/>
    <w:rsid w:val="007E4F35"/>
    <w:rsid w:val="007E5B51"/>
    <w:rsid w:val="007F3197"/>
    <w:rsid w:val="007F35D6"/>
    <w:rsid w:val="007F4E97"/>
    <w:rsid w:val="007F5664"/>
    <w:rsid w:val="007F5D3A"/>
    <w:rsid w:val="007F6285"/>
    <w:rsid w:val="007F6B13"/>
    <w:rsid w:val="007F771A"/>
    <w:rsid w:val="007F7801"/>
    <w:rsid w:val="007F7C20"/>
    <w:rsid w:val="00800E7F"/>
    <w:rsid w:val="008027B4"/>
    <w:rsid w:val="00802A54"/>
    <w:rsid w:val="00802F29"/>
    <w:rsid w:val="00803E2D"/>
    <w:rsid w:val="008044D0"/>
    <w:rsid w:val="00805831"/>
    <w:rsid w:val="008067DF"/>
    <w:rsid w:val="00807EE1"/>
    <w:rsid w:val="00812C63"/>
    <w:rsid w:val="0081320A"/>
    <w:rsid w:val="00813757"/>
    <w:rsid w:val="00814F76"/>
    <w:rsid w:val="00815E51"/>
    <w:rsid w:val="008163D9"/>
    <w:rsid w:val="00816855"/>
    <w:rsid w:val="008178FA"/>
    <w:rsid w:val="00821040"/>
    <w:rsid w:val="0082384C"/>
    <w:rsid w:val="008249A2"/>
    <w:rsid w:val="00824F17"/>
    <w:rsid w:val="00825642"/>
    <w:rsid w:val="0082608B"/>
    <w:rsid w:val="008264D3"/>
    <w:rsid w:val="00826C8B"/>
    <w:rsid w:val="00826C9C"/>
    <w:rsid w:val="0082778D"/>
    <w:rsid w:val="0083033F"/>
    <w:rsid w:val="00830E0E"/>
    <w:rsid w:val="008313AD"/>
    <w:rsid w:val="00831C7F"/>
    <w:rsid w:val="00831FF5"/>
    <w:rsid w:val="00833045"/>
    <w:rsid w:val="00833903"/>
    <w:rsid w:val="008341AE"/>
    <w:rsid w:val="00834DF7"/>
    <w:rsid w:val="008358E5"/>
    <w:rsid w:val="00835974"/>
    <w:rsid w:val="00836F8A"/>
    <w:rsid w:val="00837B46"/>
    <w:rsid w:val="008413B1"/>
    <w:rsid w:val="0084276E"/>
    <w:rsid w:val="00843B52"/>
    <w:rsid w:val="008452AF"/>
    <w:rsid w:val="00845B58"/>
    <w:rsid w:val="0085402B"/>
    <w:rsid w:val="00855EDF"/>
    <w:rsid w:val="008608EF"/>
    <w:rsid w:val="008616CB"/>
    <w:rsid w:val="00861792"/>
    <w:rsid w:val="008624D5"/>
    <w:rsid w:val="0086353F"/>
    <w:rsid w:val="00863C76"/>
    <w:rsid w:val="00863C8B"/>
    <w:rsid w:val="00864550"/>
    <w:rsid w:val="008648AE"/>
    <w:rsid w:val="00865616"/>
    <w:rsid w:val="00865DF9"/>
    <w:rsid w:val="00866192"/>
    <w:rsid w:val="00870306"/>
    <w:rsid w:val="00871014"/>
    <w:rsid w:val="00871613"/>
    <w:rsid w:val="0087196A"/>
    <w:rsid w:val="00873386"/>
    <w:rsid w:val="008749E8"/>
    <w:rsid w:val="00875076"/>
    <w:rsid w:val="00875540"/>
    <w:rsid w:val="00875BFD"/>
    <w:rsid w:val="00876EE5"/>
    <w:rsid w:val="00876FF1"/>
    <w:rsid w:val="00881CD8"/>
    <w:rsid w:val="00883B13"/>
    <w:rsid w:val="00885ABD"/>
    <w:rsid w:val="00885B79"/>
    <w:rsid w:val="00887B8E"/>
    <w:rsid w:val="00887E40"/>
    <w:rsid w:val="00890E90"/>
    <w:rsid w:val="00892024"/>
    <w:rsid w:val="0089616A"/>
    <w:rsid w:val="00896857"/>
    <w:rsid w:val="008A15C6"/>
    <w:rsid w:val="008A1CBF"/>
    <w:rsid w:val="008A1D72"/>
    <w:rsid w:val="008A3FD2"/>
    <w:rsid w:val="008A54F2"/>
    <w:rsid w:val="008A59EF"/>
    <w:rsid w:val="008A639E"/>
    <w:rsid w:val="008A63C9"/>
    <w:rsid w:val="008A74BB"/>
    <w:rsid w:val="008B0ED8"/>
    <w:rsid w:val="008B26D4"/>
    <w:rsid w:val="008B2B98"/>
    <w:rsid w:val="008B2FA2"/>
    <w:rsid w:val="008B53CB"/>
    <w:rsid w:val="008B5D7E"/>
    <w:rsid w:val="008B5E98"/>
    <w:rsid w:val="008B620B"/>
    <w:rsid w:val="008B6391"/>
    <w:rsid w:val="008B728D"/>
    <w:rsid w:val="008B7984"/>
    <w:rsid w:val="008C07BB"/>
    <w:rsid w:val="008C1374"/>
    <w:rsid w:val="008C1766"/>
    <w:rsid w:val="008C54B9"/>
    <w:rsid w:val="008C57EC"/>
    <w:rsid w:val="008C59D9"/>
    <w:rsid w:val="008D052D"/>
    <w:rsid w:val="008D0B07"/>
    <w:rsid w:val="008D0BA0"/>
    <w:rsid w:val="008D17FF"/>
    <w:rsid w:val="008D3FD4"/>
    <w:rsid w:val="008D45BC"/>
    <w:rsid w:val="008D520F"/>
    <w:rsid w:val="008D7044"/>
    <w:rsid w:val="008D7642"/>
    <w:rsid w:val="008E0027"/>
    <w:rsid w:val="008E0275"/>
    <w:rsid w:val="008E27F3"/>
    <w:rsid w:val="008E2B5E"/>
    <w:rsid w:val="008E2DBE"/>
    <w:rsid w:val="008E3CEE"/>
    <w:rsid w:val="008E3F6C"/>
    <w:rsid w:val="008E441F"/>
    <w:rsid w:val="008E6457"/>
    <w:rsid w:val="008F45B0"/>
    <w:rsid w:val="008F5363"/>
    <w:rsid w:val="008F612F"/>
    <w:rsid w:val="008F63A5"/>
    <w:rsid w:val="008F680A"/>
    <w:rsid w:val="008F6B9A"/>
    <w:rsid w:val="008F78D2"/>
    <w:rsid w:val="008F7938"/>
    <w:rsid w:val="0090450E"/>
    <w:rsid w:val="00904C18"/>
    <w:rsid w:val="00906459"/>
    <w:rsid w:val="00907134"/>
    <w:rsid w:val="00907460"/>
    <w:rsid w:val="00910CCD"/>
    <w:rsid w:val="00910E03"/>
    <w:rsid w:val="00911368"/>
    <w:rsid w:val="00912832"/>
    <w:rsid w:val="00914A64"/>
    <w:rsid w:val="0092107D"/>
    <w:rsid w:val="0092287D"/>
    <w:rsid w:val="009250E5"/>
    <w:rsid w:val="00926775"/>
    <w:rsid w:val="009268F6"/>
    <w:rsid w:val="0093034E"/>
    <w:rsid w:val="009336F5"/>
    <w:rsid w:val="00933C9A"/>
    <w:rsid w:val="009345C0"/>
    <w:rsid w:val="00934D96"/>
    <w:rsid w:val="00936B6D"/>
    <w:rsid w:val="009406A5"/>
    <w:rsid w:val="00940FC7"/>
    <w:rsid w:val="0094139A"/>
    <w:rsid w:val="009420BF"/>
    <w:rsid w:val="009429FB"/>
    <w:rsid w:val="00942BE6"/>
    <w:rsid w:val="00943B32"/>
    <w:rsid w:val="00944B0B"/>
    <w:rsid w:val="00944C39"/>
    <w:rsid w:val="00945FC7"/>
    <w:rsid w:val="009479F2"/>
    <w:rsid w:val="0095009B"/>
    <w:rsid w:val="009507D4"/>
    <w:rsid w:val="0095084C"/>
    <w:rsid w:val="00950987"/>
    <w:rsid w:val="00951359"/>
    <w:rsid w:val="0095196C"/>
    <w:rsid w:val="00951F63"/>
    <w:rsid w:val="009522AA"/>
    <w:rsid w:val="0095298A"/>
    <w:rsid w:val="00953CFC"/>
    <w:rsid w:val="009541FE"/>
    <w:rsid w:val="0095594C"/>
    <w:rsid w:val="00955CD4"/>
    <w:rsid w:val="009566F2"/>
    <w:rsid w:val="00956966"/>
    <w:rsid w:val="00957480"/>
    <w:rsid w:val="009612F6"/>
    <w:rsid w:val="00964680"/>
    <w:rsid w:val="00965A1E"/>
    <w:rsid w:val="00966AC0"/>
    <w:rsid w:val="0096773D"/>
    <w:rsid w:val="00967B49"/>
    <w:rsid w:val="00970A0A"/>
    <w:rsid w:val="00973549"/>
    <w:rsid w:val="0097454A"/>
    <w:rsid w:val="00975B0C"/>
    <w:rsid w:val="0098030D"/>
    <w:rsid w:val="009813A1"/>
    <w:rsid w:val="00982879"/>
    <w:rsid w:val="00982BC4"/>
    <w:rsid w:val="00983131"/>
    <w:rsid w:val="00983302"/>
    <w:rsid w:val="00983C1F"/>
    <w:rsid w:val="00983C65"/>
    <w:rsid w:val="009843EF"/>
    <w:rsid w:val="0098582B"/>
    <w:rsid w:val="009903C2"/>
    <w:rsid w:val="00991954"/>
    <w:rsid w:val="00991B82"/>
    <w:rsid w:val="00991D63"/>
    <w:rsid w:val="009924FB"/>
    <w:rsid w:val="009928DA"/>
    <w:rsid w:val="00993E7B"/>
    <w:rsid w:val="00993FF5"/>
    <w:rsid w:val="00994744"/>
    <w:rsid w:val="00995F32"/>
    <w:rsid w:val="00996C9F"/>
    <w:rsid w:val="00997221"/>
    <w:rsid w:val="009A0F82"/>
    <w:rsid w:val="009A1D88"/>
    <w:rsid w:val="009A1EEA"/>
    <w:rsid w:val="009A2176"/>
    <w:rsid w:val="009A3A85"/>
    <w:rsid w:val="009A3C07"/>
    <w:rsid w:val="009A6709"/>
    <w:rsid w:val="009B048D"/>
    <w:rsid w:val="009B0EDB"/>
    <w:rsid w:val="009B2FFB"/>
    <w:rsid w:val="009B3824"/>
    <w:rsid w:val="009B3B4C"/>
    <w:rsid w:val="009B4CFA"/>
    <w:rsid w:val="009B54EF"/>
    <w:rsid w:val="009B744C"/>
    <w:rsid w:val="009C10D5"/>
    <w:rsid w:val="009C6269"/>
    <w:rsid w:val="009C6F21"/>
    <w:rsid w:val="009D0CDF"/>
    <w:rsid w:val="009D107B"/>
    <w:rsid w:val="009D125C"/>
    <w:rsid w:val="009D14DC"/>
    <w:rsid w:val="009D15C6"/>
    <w:rsid w:val="009D2A49"/>
    <w:rsid w:val="009D3AA8"/>
    <w:rsid w:val="009D63D8"/>
    <w:rsid w:val="009D6A32"/>
    <w:rsid w:val="009D6AF2"/>
    <w:rsid w:val="009D6D72"/>
    <w:rsid w:val="009D7991"/>
    <w:rsid w:val="009E10F2"/>
    <w:rsid w:val="009E1E92"/>
    <w:rsid w:val="009E31CA"/>
    <w:rsid w:val="009E34B7"/>
    <w:rsid w:val="009E48DE"/>
    <w:rsid w:val="009E768E"/>
    <w:rsid w:val="009F1104"/>
    <w:rsid w:val="009F3200"/>
    <w:rsid w:val="009F3583"/>
    <w:rsid w:val="009F3AAE"/>
    <w:rsid w:val="009F3CB1"/>
    <w:rsid w:val="009F4289"/>
    <w:rsid w:val="009F430B"/>
    <w:rsid w:val="009F58E3"/>
    <w:rsid w:val="009F5CC2"/>
    <w:rsid w:val="009F5CF4"/>
    <w:rsid w:val="009F68E9"/>
    <w:rsid w:val="009F7903"/>
    <w:rsid w:val="009F790F"/>
    <w:rsid w:val="00A0000D"/>
    <w:rsid w:val="00A004CC"/>
    <w:rsid w:val="00A013A4"/>
    <w:rsid w:val="00A01FD9"/>
    <w:rsid w:val="00A021B6"/>
    <w:rsid w:val="00A04E9D"/>
    <w:rsid w:val="00A05A12"/>
    <w:rsid w:val="00A05B41"/>
    <w:rsid w:val="00A114F6"/>
    <w:rsid w:val="00A124C7"/>
    <w:rsid w:val="00A12925"/>
    <w:rsid w:val="00A174B6"/>
    <w:rsid w:val="00A177D5"/>
    <w:rsid w:val="00A17BF0"/>
    <w:rsid w:val="00A20946"/>
    <w:rsid w:val="00A219CF"/>
    <w:rsid w:val="00A228F8"/>
    <w:rsid w:val="00A22D7F"/>
    <w:rsid w:val="00A23689"/>
    <w:rsid w:val="00A2392D"/>
    <w:rsid w:val="00A2671E"/>
    <w:rsid w:val="00A30698"/>
    <w:rsid w:val="00A30BDA"/>
    <w:rsid w:val="00A322F4"/>
    <w:rsid w:val="00A336E5"/>
    <w:rsid w:val="00A3774D"/>
    <w:rsid w:val="00A40BB2"/>
    <w:rsid w:val="00A41B42"/>
    <w:rsid w:val="00A43D12"/>
    <w:rsid w:val="00A43E92"/>
    <w:rsid w:val="00A46B7C"/>
    <w:rsid w:val="00A47F82"/>
    <w:rsid w:val="00A517E5"/>
    <w:rsid w:val="00A52286"/>
    <w:rsid w:val="00A52339"/>
    <w:rsid w:val="00A531F4"/>
    <w:rsid w:val="00A558BA"/>
    <w:rsid w:val="00A5645C"/>
    <w:rsid w:val="00A57616"/>
    <w:rsid w:val="00A6036A"/>
    <w:rsid w:val="00A62A21"/>
    <w:rsid w:val="00A64C08"/>
    <w:rsid w:val="00A65820"/>
    <w:rsid w:val="00A66278"/>
    <w:rsid w:val="00A66407"/>
    <w:rsid w:val="00A66AD8"/>
    <w:rsid w:val="00A66F21"/>
    <w:rsid w:val="00A66F91"/>
    <w:rsid w:val="00A67137"/>
    <w:rsid w:val="00A723FC"/>
    <w:rsid w:val="00A72AE0"/>
    <w:rsid w:val="00A757FE"/>
    <w:rsid w:val="00A773A9"/>
    <w:rsid w:val="00A777FB"/>
    <w:rsid w:val="00A77C03"/>
    <w:rsid w:val="00A81A7C"/>
    <w:rsid w:val="00A81E11"/>
    <w:rsid w:val="00A82A51"/>
    <w:rsid w:val="00A837A3"/>
    <w:rsid w:val="00A854D4"/>
    <w:rsid w:val="00A85861"/>
    <w:rsid w:val="00A86BA0"/>
    <w:rsid w:val="00A86F3D"/>
    <w:rsid w:val="00A875FF"/>
    <w:rsid w:val="00A87611"/>
    <w:rsid w:val="00A903FE"/>
    <w:rsid w:val="00A9056E"/>
    <w:rsid w:val="00A90BD5"/>
    <w:rsid w:val="00A910E1"/>
    <w:rsid w:val="00A93C26"/>
    <w:rsid w:val="00A93DAB"/>
    <w:rsid w:val="00A94249"/>
    <w:rsid w:val="00A9547B"/>
    <w:rsid w:val="00A962C1"/>
    <w:rsid w:val="00A96B9B"/>
    <w:rsid w:val="00A974DC"/>
    <w:rsid w:val="00A9751B"/>
    <w:rsid w:val="00A97960"/>
    <w:rsid w:val="00A97B09"/>
    <w:rsid w:val="00AA2073"/>
    <w:rsid w:val="00AA27A0"/>
    <w:rsid w:val="00AA2CB4"/>
    <w:rsid w:val="00AA4835"/>
    <w:rsid w:val="00AA49D3"/>
    <w:rsid w:val="00AA5548"/>
    <w:rsid w:val="00AA560C"/>
    <w:rsid w:val="00AA684E"/>
    <w:rsid w:val="00AA69C0"/>
    <w:rsid w:val="00AB10EC"/>
    <w:rsid w:val="00AB1243"/>
    <w:rsid w:val="00AB18BB"/>
    <w:rsid w:val="00AB38DD"/>
    <w:rsid w:val="00AB4184"/>
    <w:rsid w:val="00AB53A2"/>
    <w:rsid w:val="00AB56B5"/>
    <w:rsid w:val="00AB5EFD"/>
    <w:rsid w:val="00AB7A45"/>
    <w:rsid w:val="00AC0477"/>
    <w:rsid w:val="00AC08DA"/>
    <w:rsid w:val="00AC2722"/>
    <w:rsid w:val="00AC2D85"/>
    <w:rsid w:val="00AC414D"/>
    <w:rsid w:val="00AC4507"/>
    <w:rsid w:val="00AC450D"/>
    <w:rsid w:val="00AC609B"/>
    <w:rsid w:val="00AC7C88"/>
    <w:rsid w:val="00AD069D"/>
    <w:rsid w:val="00AD2AE2"/>
    <w:rsid w:val="00AD32D5"/>
    <w:rsid w:val="00AD3EA6"/>
    <w:rsid w:val="00AD4C51"/>
    <w:rsid w:val="00AD63E9"/>
    <w:rsid w:val="00AE1400"/>
    <w:rsid w:val="00AE1721"/>
    <w:rsid w:val="00AE216B"/>
    <w:rsid w:val="00AE3CAD"/>
    <w:rsid w:val="00AE4AED"/>
    <w:rsid w:val="00AE5BE4"/>
    <w:rsid w:val="00AE7444"/>
    <w:rsid w:val="00AF0095"/>
    <w:rsid w:val="00AF17CC"/>
    <w:rsid w:val="00AF1EF3"/>
    <w:rsid w:val="00AF30B4"/>
    <w:rsid w:val="00AF33CA"/>
    <w:rsid w:val="00AF472E"/>
    <w:rsid w:val="00AF49A0"/>
    <w:rsid w:val="00AF5B2B"/>
    <w:rsid w:val="00AF7069"/>
    <w:rsid w:val="00B011FA"/>
    <w:rsid w:val="00B01CF6"/>
    <w:rsid w:val="00B02CEE"/>
    <w:rsid w:val="00B03B2C"/>
    <w:rsid w:val="00B03C08"/>
    <w:rsid w:val="00B04B01"/>
    <w:rsid w:val="00B05961"/>
    <w:rsid w:val="00B05FC8"/>
    <w:rsid w:val="00B064A3"/>
    <w:rsid w:val="00B06AD3"/>
    <w:rsid w:val="00B072B1"/>
    <w:rsid w:val="00B100BA"/>
    <w:rsid w:val="00B10DCE"/>
    <w:rsid w:val="00B1148B"/>
    <w:rsid w:val="00B11C27"/>
    <w:rsid w:val="00B120FB"/>
    <w:rsid w:val="00B1279A"/>
    <w:rsid w:val="00B12D23"/>
    <w:rsid w:val="00B15A1D"/>
    <w:rsid w:val="00B15D8F"/>
    <w:rsid w:val="00B15E9B"/>
    <w:rsid w:val="00B16CC3"/>
    <w:rsid w:val="00B202A2"/>
    <w:rsid w:val="00B20F0B"/>
    <w:rsid w:val="00B2130F"/>
    <w:rsid w:val="00B21DD4"/>
    <w:rsid w:val="00B22E73"/>
    <w:rsid w:val="00B24019"/>
    <w:rsid w:val="00B2510A"/>
    <w:rsid w:val="00B25B60"/>
    <w:rsid w:val="00B2682C"/>
    <w:rsid w:val="00B275B5"/>
    <w:rsid w:val="00B30859"/>
    <w:rsid w:val="00B31629"/>
    <w:rsid w:val="00B31B51"/>
    <w:rsid w:val="00B3238C"/>
    <w:rsid w:val="00B32872"/>
    <w:rsid w:val="00B3462F"/>
    <w:rsid w:val="00B35749"/>
    <w:rsid w:val="00B379D6"/>
    <w:rsid w:val="00B403E4"/>
    <w:rsid w:val="00B41357"/>
    <w:rsid w:val="00B43198"/>
    <w:rsid w:val="00B446AD"/>
    <w:rsid w:val="00B46883"/>
    <w:rsid w:val="00B4798B"/>
    <w:rsid w:val="00B479C5"/>
    <w:rsid w:val="00B50742"/>
    <w:rsid w:val="00B51572"/>
    <w:rsid w:val="00B541EC"/>
    <w:rsid w:val="00B54C50"/>
    <w:rsid w:val="00B55350"/>
    <w:rsid w:val="00B601EF"/>
    <w:rsid w:val="00B62C0B"/>
    <w:rsid w:val="00B63103"/>
    <w:rsid w:val="00B63B69"/>
    <w:rsid w:val="00B643E7"/>
    <w:rsid w:val="00B64918"/>
    <w:rsid w:val="00B652DD"/>
    <w:rsid w:val="00B65E96"/>
    <w:rsid w:val="00B66F83"/>
    <w:rsid w:val="00B70F95"/>
    <w:rsid w:val="00B7190A"/>
    <w:rsid w:val="00B71AA4"/>
    <w:rsid w:val="00B7582C"/>
    <w:rsid w:val="00B75D50"/>
    <w:rsid w:val="00B77FFB"/>
    <w:rsid w:val="00B80E02"/>
    <w:rsid w:val="00B813D7"/>
    <w:rsid w:val="00B82D84"/>
    <w:rsid w:val="00B8421A"/>
    <w:rsid w:val="00B84D95"/>
    <w:rsid w:val="00B8586D"/>
    <w:rsid w:val="00B85CC7"/>
    <w:rsid w:val="00B871C0"/>
    <w:rsid w:val="00B87220"/>
    <w:rsid w:val="00B87696"/>
    <w:rsid w:val="00B87E14"/>
    <w:rsid w:val="00B926F5"/>
    <w:rsid w:val="00B92E9F"/>
    <w:rsid w:val="00B92EA1"/>
    <w:rsid w:val="00B9303B"/>
    <w:rsid w:val="00B9308F"/>
    <w:rsid w:val="00B942C9"/>
    <w:rsid w:val="00B94919"/>
    <w:rsid w:val="00B9576B"/>
    <w:rsid w:val="00B965FD"/>
    <w:rsid w:val="00B96C44"/>
    <w:rsid w:val="00B977D3"/>
    <w:rsid w:val="00BA011D"/>
    <w:rsid w:val="00BA06B2"/>
    <w:rsid w:val="00BA0EA7"/>
    <w:rsid w:val="00BA1337"/>
    <w:rsid w:val="00BA1A91"/>
    <w:rsid w:val="00BA2B77"/>
    <w:rsid w:val="00BA3BD2"/>
    <w:rsid w:val="00BA437B"/>
    <w:rsid w:val="00BA4A87"/>
    <w:rsid w:val="00BA54F7"/>
    <w:rsid w:val="00BA57CB"/>
    <w:rsid w:val="00BA5857"/>
    <w:rsid w:val="00BA646C"/>
    <w:rsid w:val="00BA7562"/>
    <w:rsid w:val="00BA7D77"/>
    <w:rsid w:val="00BB0930"/>
    <w:rsid w:val="00BB1925"/>
    <w:rsid w:val="00BB1C43"/>
    <w:rsid w:val="00BB1E5C"/>
    <w:rsid w:val="00BB2DF9"/>
    <w:rsid w:val="00BB39A4"/>
    <w:rsid w:val="00BB4ABD"/>
    <w:rsid w:val="00BB62C0"/>
    <w:rsid w:val="00BB65D8"/>
    <w:rsid w:val="00BB6AAC"/>
    <w:rsid w:val="00BB74AF"/>
    <w:rsid w:val="00BB76BC"/>
    <w:rsid w:val="00BC26F4"/>
    <w:rsid w:val="00BC3E9F"/>
    <w:rsid w:val="00BC4192"/>
    <w:rsid w:val="00BC4300"/>
    <w:rsid w:val="00BC4B99"/>
    <w:rsid w:val="00BC5151"/>
    <w:rsid w:val="00BC6EDE"/>
    <w:rsid w:val="00BC745A"/>
    <w:rsid w:val="00BC7584"/>
    <w:rsid w:val="00BD15D9"/>
    <w:rsid w:val="00BD30FE"/>
    <w:rsid w:val="00BD3151"/>
    <w:rsid w:val="00BD50E5"/>
    <w:rsid w:val="00BD624A"/>
    <w:rsid w:val="00BD6767"/>
    <w:rsid w:val="00BD7ABD"/>
    <w:rsid w:val="00BD7E0F"/>
    <w:rsid w:val="00BE02BD"/>
    <w:rsid w:val="00BE1308"/>
    <w:rsid w:val="00BE39EE"/>
    <w:rsid w:val="00BE44A1"/>
    <w:rsid w:val="00BE5916"/>
    <w:rsid w:val="00BF1DC4"/>
    <w:rsid w:val="00BF2986"/>
    <w:rsid w:val="00BF31B3"/>
    <w:rsid w:val="00BF4141"/>
    <w:rsid w:val="00BF4143"/>
    <w:rsid w:val="00BF47D3"/>
    <w:rsid w:val="00C00FBC"/>
    <w:rsid w:val="00C0122D"/>
    <w:rsid w:val="00C0135D"/>
    <w:rsid w:val="00C0144F"/>
    <w:rsid w:val="00C017CC"/>
    <w:rsid w:val="00C02D82"/>
    <w:rsid w:val="00C02F8D"/>
    <w:rsid w:val="00C03185"/>
    <w:rsid w:val="00C0364F"/>
    <w:rsid w:val="00C0403F"/>
    <w:rsid w:val="00C04A02"/>
    <w:rsid w:val="00C05CCE"/>
    <w:rsid w:val="00C06A7F"/>
    <w:rsid w:val="00C1037F"/>
    <w:rsid w:val="00C10561"/>
    <w:rsid w:val="00C1338C"/>
    <w:rsid w:val="00C13A3C"/>
    <w:rsid w:val="00C158E0"/>
    <w:rsid w:val="00C16F09"/>
    <w:rsid w:val="00C20315"/>
    <w:rsid w:val="00C20EFF"/>
    <w:rsid w:val="00C20FB4"/>
    <w:rsid w:val="00C22C1E"/>
    <w:rsid w:val="00C250ED"/>
    <w:rsid w:val="00C26046"/>
    <w:rsid w:val="00C269FC"/>
    <w:rsid w:val="00C26D22"/>
    <w:rsid w:val="00C26E7C"/>
    <w:rsid w:val="00C271EB"/>
    <w:rsid w:val="00C30A00"/>
    <w:rsid w:val="00C30CC8"/>
    <w:rsid w:val="00C32495"/>
    <w:rsid w:val="00C3423D"/>
    <w:rsid w:val="00C3617A"/>
    <w:rsid w:val="00C3660B"/>
    <w:rsid w:val="00C36883"/>
    <w:rsid w:val="00C373FF"/>
    <w:rsid w:val="00C37C0B"/>
    <w:rsid w:val="00C40235"/>
    <w:rsid w:val="00C412AE"/>
    <w:rsid w:val="00C41FDD"/>
    <w:rsid w:val="00C42166"/>
    <w:rsid w:val="00C42C6C"/>
    <w:rsid w:val="00C439D3"/>
    <w:rsid w:val="00C44AAC"/>
    <w:rsid w:val="00C45633"/>
    <w:rsid w:val="00C45949"/>
    <w:rsid w:val="00C50009"/>
    <w:rsid w:val="00C506AE"/>
    <w:rsid w:val="00C512AA"/>
    <w:rsid w:val="00C512EB"/>
    <w:rsid w:val="00C516E7"/>
    <w:rsid w:val="00C52492"/>
    <w:rsid w:val="00C526DC"/>
    <w:rsid w:val="00C536E4"/>
    <w:rsid w:val="00C53B3C"/>
    <w:rsid w:val="00C54FFA"/>
    <w:rsid w:val="00C55F25"/>
    <w:rsid w:val="00C55F93"/>
    <w:rsid w:val="00C56183"/>
    <w:rsid w:val="00C60F4D"/>
    <w:rsid w:val="00C60FE9"/>
    <w:rsid w:val="00C61586"/>
    <w:rsid w:val="00C627D0"/>
    <w:rsid w:val="00C62E65"/>
    <w:rsid w:val="00C63D7E"/>
    <w:rsid w:val="00C64329"/>
    <w:rsid w:val="00C660FF"/>
    <w:rsid w:val="00C66F96"/>
    <w:rsid w:val="00C6772C"/>
    <w:rsid w:val="00C71CB0"/>
    <w:rsid w:val="00C71FDB"/>
    <w:rsid w:val="00C729ED"/>
    <w:rsid w:val="00C72B30"/>
    <w:rsid w:val="00C72CA7"/>
    <w:rsid w:val="00C73B83"/>
    <w:rsid w:val="00C73FF7"/>
    <w:rsid w:val="00C75E6D"/>
    <w:rsid w:val="00C7708A"/>
    <w:rsid w:val="00C7717D"/>
    <w:rsid w:val="00C80B71"/>
    <w:rsid w:val="00C8265C"/>
    <w:rsid w:val="00C82ED4"/>
    <w:rsid w:val="00C8306A"/>
    <w:rsid w:val="00C8380B"/>
    <w:rsid w:val="00C83F0F"/>
    <w:rsid w:val="00C8419A"/>
    <w:rsid w:val="00C85E5E"/>
    <w:rsid w:val="00C85F88"/>
    <w:rsid w:val="00C867D8"/>
    <w:rsid w:val="00C911C1"/>
    <w:rsid w:val="00C913D0"/>
    <w:rsid w:val="00C940A2"/>
    <w:rsid w:val="00C969FE"/>
    <w:rsid w:val="00CA064C"/>
    <w:rsid w:val="00CA1265"/>
    <w:rsid w:val="00CA175A"/>
    <w:rsid w:val="00CA2987"/>
    <w:rsid w:val="00CA2A72"/>
    <w:rsid w:val="00CA3C06"/>
    <w:rsid w:val="00CA3DE1"/>
    <w:rsid w:val="00CA4B27"/>
    <w:rsid w:val="00CA633C"/>
    <w:rsid w:val="00CB033D"/>
    <w:rsid w:val="00CB2CCA"/>
    <w:rsid w:val="00CB46A9"/>
    <w:rsid w:val="00CB5E0E"/>
    <w:rsid w:val="00CB6060"/>
    <w:rsid w:val="00CB6BE0"/>
    <w:rsid w:val="00CB7606"/>
    <w:rsid w:val="00CB77FC"/>
    <w:rsid w:val="00CB7E08"/>
    <w:rsid w:val="00CC0A43"/>
    <w:rsid w:val="00CC0A62"/>
    <w:rsid w:val="00CC1974"/>
    <w:rsid w:val="00CC1ADD"/>
    <w:rsid w:val="00CC3266"/>
    <w:rsid w:val="00CC46D6"/>
    <w:rsid w:val="00CC4EA3"/>
    <w:rsid w:val="00CC6D50"/>
    <w:rsid w:val="00CD00D0"/>
    <w:rsid w:val="00CD0A74"/>
    <w:rsid w:val="00CD1AE1"/>
    <w:rsid w:val="00CD363A"/>
    <w:rsid w:val="00CD41EF"/>
    <w:rsid w:val="00CD44D7"/>
    <w:rsid w:val="00CD4D46"/>
    <w:rsid w:val="00CD5F85"/>
    <w:rsid w:val="00CD61EF"/>
    <w:rsid w:val="00CD6596"/>
    <w:rsid w:val="00CD6600"/>
    <w:rsid w:val="00CD706E"/>
    <w:rsid w:val="00CD7B28"/>
    <w:rsid w:val="00CE0AA5"/>
    <w:rsid w:val="00CE0F8B"/>
    <w:rsid w:val="00CE1328"/>
    <w:rsid w:val="00CE15E6"/>
    <w:rsid w:val="00CE64C1"/>
    <w:rsid w:val="00CE7E5F"/>
    <w:rsid w:val="00CF0FAD"/>
    <w:rsid w:val="00CF283F"/>
    <w:rsid w:val="00CF3B5D"/>
    <w:rsid w:val="00CF508D"/>
    <w:rsid w:val="00CF58F0"/>
    <w:rsid w:val="00CF6807"/>
    <w:rsid w:val="00CF69CB"/>
    <w:rsid w:val="00D01522"/>
    <w:rsid w:val="00D0225B"/>
    <w:rsid w:val="00D0258E"/>
    <w:rsid w:val="00D026C1"/>
    <w:rsid w:val="00D037BC"/>
    <w:rsid w:val="00D042AB"/>
    <w:rsid w:val="00D04D90"/>
    <w:rsid w:val="00D05B7C"/>
    <w:rsid w:val="00D05F36"/>
    <w:rsid w:val="00D07411"/>
    <w:rsid w:val="00D10F54"/>
    <w:rsid w:val="00D12AD4"/>
    <w:rsid w:val="00D1659E"/>
    <w:rsid w:val="00D165BD"/>
    <w:rsid w:val="00D175A1"/>
    <w:rsid w:val="00D1762D"/>
    <w:rsid w:val="00D17ADA"/>
    <w:rsid w:val="00D17F53"/>
    <w:rsid w:val="00D22DE2"/>
    <w:rsid w:val="00D2412B"/>
    <w:rsid w:val="00D250A2"/>
    <w:rsid w:val="00D25F7A"/>
    <w:rsid w:val="00D26346"/>
    <w:rsid w:val="00D26514"/>
    <w:rsid w:val="00D30E0A"/>
    <w:rsid w:val="00D30E6B"/>
    <w:rsid w:val="00D30F71"/>
    <w:rsid w:val="00D34E63"/>
    <w:rsid w:val="00D35346"/>
    <w:rsid w:val="00D35A72"/>
    <w:rsid w:val="00D35DAC"/>
    <w:rsid w:val="00D35F24"/>
    <w:rsid w:val="00D368D7"/>
    <w:rsid w:val="00D4050F"/>
    <w:rsid w:val="00D40905"/>
    <w:rsid w:val="00D40B3F"/>
    <w:rsid w:val="00D41F87"/>
    <w:rsid w:val="00D422BB"/>
    <w:rsid w:val="00D42ED8"/>
    <w:rsid w:val="00D42F8F"/>
    <w:rsid w:val="00D439FF"/>
    <w:rsid w:val="00D44221"/>
    <w:rsid w:val="00D471FE"/>
    <w:rsid w:val="00D50C08"/>
    <w:rsid w:val="00D5192B"/>
    <w:rsid w:val="00D51A38"/>
    <w:rsid w:val="00D53FB3"/>
    <w:rsid w:val="00D54591"/>
    <w:rsid w:val="00D54686"/>
    <w:rsid w:val="00D5643C"/>
    <w:rsid w:val="00D5704A"/>
    <w:rsid w:val="00D609FE"/>
    <w:rsid w:val="00D60F27"/>
    <w:rsid w:val="00D61665"/>
    <w:rsid w:val="00D61F4C"/>
    <w:rsid w:val="00D62CEC"/>
    <w:rsid w:val="00D630A5"/>
    <w:rsid w:val="00D6316A"/>
    <w:rsid w:val="00D6348C"/>
    <w:rsid w:val="00D65741"/>
    <w:rsid w:val="00D670AB"/>
    <w:rsid w:val="00D70D7D"/>
    <w:rsid w:val="00D71AB7"/>
    <w:rsid w:val="00D732A2"/>
    <w:rsid w:val="00D735BC"/>
    <w:rsid w:val="00D750EE"/>
    <w:rsid w:val="00D7759B"/>
    <w:rsid w:val="00D82C53"/>
    <w:rsid w:val="00D82C6E"/>
    <w:rsid w:val="00D846BE"/>
    <w:rsid w:val="00D850C8"/>
    <w:rsid w:val="00D85A7B"/>
    <w:rsid w:val="00D86093"/>
    <w:rsid w:val="00D902D5"/>
    <w:rsid w:val="00D9058E"/>
    <w:rsid w:val="00D91791"/>
    <w:rsid w:val="00D91815"/>
    <w:rsid w:val="00D92FFC"/>
    <w:rsid w:val="00DA1854"/>
    <w:rsid w:val="00DA3873"/>
    <w:rsid w:val="00DA4169"/>
    <w:rsid w:val="00DA4441"/>
    <w:rsid w:val="00DA613B"/>
    <w:rsid w:val="00DA6F9C"/>
    <w:rsid w:val="00DA780D"/>
    <w:rsid w:val="00DA7FE0"/>
    <w:rsid w:val="00DB009B"/>
    <w:rsid w:val="00DB0D53"/>
    <w:rsid w:val="00DB0E2D"/>
    <w:rsid w:val="00DB186B"/>
    <w:rsid w:val="00DB2505"/>
    <w:rsid w:val="00DB5C1E"/>
    <w:rsid w:val="00DB6072"/>
    <w:rsid w:val="00DB6C03"/>
    <w:rsid w:val="00DB7B2E"/>
    <w:rsid w:val="00DC05FD"/>
    <w:rsid w:val="00DC0602"/>
    <w:rsid w:val="00DC150D"/>
    <w:rsid w:val="00DC2DB1"/>
    <w:rsid w:val="00DC40DE"/>
    <w:rsid w:val="00DC48BC"/>
    <w:rsid w:val="00DC5581"/>
    <w:rsid w:val="00DC5891"/>
    <w:rsid w:val="00DC77E7"/>
    <w:rsid w:val="00DC7A59"/>
    <w:rsid w:val="00DD13DB"/>
    <w:rsid w:val="00DD20D7"/>
    <w:rsid w:val="00DD23F0"/>
    <w:rsid w:val="00DD3DF7"/>
    <w:rsid w:val="00DD4D5A"/>
    <w:rsid w:val="00DD70BB"/>
    <w:rsid w:val="00DD7C08"/>
    <w:rsid w:val="00DD7D8D"/>
    <w:rsid w:val="00DE0504"/>
    <w:rsid w:val="00DE14E6"/>
    <w:rsid w:val="00DE1FA9"/>
    <w:rsid w:val="00DE2B33"/>
    <w:rsid w:val="00DE3F6C"/>
    <w:rsid w:val="00DE64DF"/>
    <w:rsid w:val="00DE6D6A"/>
    <w:rsid w:val="00DE7269"/>
    <w:rsid w:val="00DF1137"/>
    <w:rsid w:val="00DF2140"/>
    <w:rsid w:val="00DF2E04"/>
    <w:rsid w:val="00DF3FC1"/>
    <w:rsid w:val="00DF683C"/>
    <w:rsid w:val="00DF71A7"/>
    <w:rsid w:val="00DF769E"/>
    <w:rsid w:val="00DF7CCA"/>
    <w:rsid w:val="00DF7DD9"/>
    <w:rsid w:val="00E0051F"/>
    <w:rsid w:val="00E007E6"/>
    <w:rsid w:val="00E012FE"/>
    <w:rsid w:val="00E014B6"/>
    <w:rsid w:val="00E066FD"/>
    <w:rsid w:val="00E10CD7"/>
    <w:rsid w:val="00E11C9C"/>
    <w:rsid w:val="00E11D70"/>
    <w:rsid w:val="00E121ED"/>
    <w:rsid w:val="00E1223E"/>
    <w:rsid w:val="00E12E9B"/>
    <w:rsid w:val="00E13AE8"/>
    <w:rsid w:val="00E1423C"/>
    <w:rsid w:val="00E1581C"/>
    <w:rsid w:val="00E1775A"/>
    <w:rsid w:val="00E20C45"/>
    <w:rsid w:val="00E24740"/>
    <w:rsid w:val="00E24C64"/>
    <w:rsid w:val="00E253F7"/>
    <w:rsid w:val="00E25761"/>
    <w:rsid w:val="00E26CD0"/>
    <w:rsid w:val="00E30AAF"/>
    <w:rsid w:val="00E32256"/>
    <w:rsid w:val="00E337E1"/>
    <w:rsid w:val="00E340A9"/>
    <w:rsid w:val="00E3471A"/>
    <w:rsid w:val="00E35882"/>
    <w:rsid w:val="00E35F5B"/>
    <w:rsid w:val="00E36948"/>
    <w:rsid w:val="00E36A9C"/>
    <w:rsid w:val="00E37374"/>
    <w:rsid w:val="00E40A9A"/>
    <w:rsid w:val="00E41586"/>
    <w:rsid w:val="00E4210F"/>
    <w:rsid w:val="00E451B1"/>
    <w:rsid w:val="00E46BAB"/>
    <w:rsid w:val="00E50167"/>
    <w:rsid w:val="00E50AF1"/>
    <w:rsid w:val="00E51CCD"/>
    <w:rsid w:val="00E526E8"/>
    <w:rsid w:val="00E52C5D"/>
    <w:rsid w:val="00E52CA6"/>
    <w:rsid w:val="00E52CE1"/>
    <w:rsid w:val="00E54677"/>
    <w:rsid w:val="00E56193"/>
    <w:rsid w:val="00E5672F"/>
    <w:rsid w:val="00E5761D"/>
    <w:rsid w:val="00E5770D"/>
    <w:rsid w:val="00E578D0"/>
    <w:rsid w:val="00E61A6A"/>
    <w:rsid w:val="00E64DF6"/>
    <w:rsid w:val="00E65066"/>
    <w:rsid w:val="00E67C97"/>
    <w:rsid w:val="00E70361"/>
    <w:rsid w:val="00E713B4"/>
    <w:rsid w:val="00E71F70"/>
    <w:rsid w:val="00E72893"/>
    <w:rsid w:val="00E73A5A"/>
    <w:rsid w:val="00E7532D"/>
    <w:rsid w:val="00E768A2"/>
    <w:rsid w:val="00E8042A"/>
    <w:rsid w:val="00E8043B"/>
    <w:rsid w:val="00E81AEE"/>
    <w:rsid w:val="00E822F0"/>
    <w:rsid w:val="00E8520F"/>
    <w:rsid w:val="00E86A23"/>
    <w:rsid w:val="00E86FC0"/>
    <w:rsid w:val="00E8793B"/>
    <w:rsid w:val="00E90AC0"/>
    <w:rsid w:val="00E91518"/>
    <w:rsid w:val="00E915CB"/>
    <w:rsid w:val="00E91C15"/>
    <w:rsid w:val="00E92F7F"/>
    <w:rsid w:val="00E9442A"/>
    <w:rsid w:val="00E9496E"/>
    <w:rsid w:val="00E94AF6"/>
    <w:rsid w:val="00E94DF7"/>
    <w:rsid w:val="00EA1706"/>
    <w:rsid w:val="00EA1B61"/>
    <w:rsid w:val="00EA3BCB"/>
    <w:rsid w:val="00EA4332"/>
    <w:rsid w:val="00EA480D"/>
    <w:rsid w:val="00EA4EA1"/>
    <w:rsid w:val="00EA5EE4"/>
    <w:rsid w:val="00EA6885"/>
    <w:rsid w:val="00EA71E9"/>
    <w:rsid w:val="00EA7A79"/>
    <w:rsid w:val="00EA7E83"/>
    <w:rsid w:val="00EB0D61"/>
    <w:rsid w:val="00EB1331"/>
    <w:rsid w:val="00EB1839"/>
    <w:rsid w:val="00EB252F"/>
    <w:rsid w:val="00EB2D15"/>
    <w:rsid w:val="00EB4819"/>
    <w:rsid w:val="00EB608C"/>
    <w:rsid w:val="00EB71A2"/>
    <w:rsid w:val="00EC072F"/>
    <w:rsid w:val="00EC098D"/>
    <w:rsid w:val="00EC11E0"/>
    <w:rsid w:val="00EC1DB7"/>
    <w:rsid w:val="00EC36CC"/>
    <w:rsid w:val="00EC477F"/>
    <w:rsid w:val="00EC4946"/>
    <w:rsid w:val="00EC593D"/>
    <w:rsid w:val="00EC6858"/>
    <w:rsid w:val="00EC7952"/>
    <w:rsid w:val="00EC7AC8"/>
    <w:rsid w:val="00ED0083"/>
    <w:rsid w:val="00ED2FA7"/>
    <w:rsid w:val="00ED343F"/>
    <w:rsid w:val="00ED3AEA"/>
    <w:rsid w:val="00ED3E87"/>
    <w:rsid w:val="00ED4892"/>
    <w:rsid w:val="00ED5269"/>
    <w:rsid w:val="00ED5E2D"/>
    <w:rsid w:val="00EE0A66"/>
    <w:rsid w:val="00EE1C86"/>
    <w:rsid w:val="00EE2610"/>
    <w:rsid w:val="00EE3A8B"/>
    <w:rsid w:val="00EE4932"/>
    <w:rsid w:val="00EE594E"/>
    <w:rsid w:val="00EF0128"/>
    <w:rsid w:val="00EF0209"/>
    <w:rsid w:val="00EF183A"/>
    <w:rsid w:val="00EF1AD3"/>
    <w:rsid w:val="00EF1DCB"/>
    <w:rsid w:val="00EF1E77"/>
    <w:rsid w:val="00EF2126"/>
    <w:rsid w:val="00EF3F52"/>
    <w:rsid w:val="00EF45DD"/>
    <w:rsid w:val="00EF5EA8"/>
    <w:rsid w:val="00EF6317"/>
    <w:rsid w:val="00EF682F"/>
    <w:rsid w:val="00EF6962"/>
    <w:rsid w:val="00EF6AEA"/>
    <w:rsid w:val="00F002DD"/>
    <w:rsid w:val="00F008AA"/>
    <w:rsid w:val="00F034AC"/>
    <w:rsid w:val="00F0477E"/>
    <w:rsid w:val="00F05794"/>
    <w:rsid w:val="00F059F9"/>
    <w:rsid w:val="00F05C85"/>
    <w:rsid w:val="00F0665F"/>
    <w:rsid w:val="00F1030E"/>
    <w:rsid w:val="00F11906"/>
    <w:rsid w:val="00F12B75"/>
    <w:rsid w:val="00F13A5F"/>
    <w:rsid w:val="00F14122"/>
    <w:rsid w:val="00F14497"/>
    <w:rsid w:val="00F146E5"/>
    <w:rsid w:val="00F159CF"/>
    <w:rsid w:val="00F161F8"/>
    <w:rsid w:val="00F168D2"/>
    <w:rsid w:val="00F1772D"/>
    <w:rsid w:val="00F21890"/>
    <w:rsid w:val="00F2262E"/>
    <w:rsid w:val="00F23863"/>
    <w:rsid w:val="00F24E3F"/>
    <w:rsid w:val="00F25751"/>
    <w:rsid w:val="00F25905"/>
    <w:rsid w:val="00F25B99"/>
    <w:rsid w:val="00F27753"/>
    <w:rsid w:val="00F3043B"/>
    <w:rsid w:val="00F3060F"/>
    <w:rsid w:val="00F313A8"/>
    <w:rsid w:val="00F336CE"/>
    <w:rsid w:val="00F3372D"/>
    <w:rsid w:val="00F3463D"/>
    <w:rsid w:val="00F34DA8"/>
    <w:rsid w:val="00F36A5E"/>
    <w:rsid w:val="00F40A3E"/>
    <w:rsid w:val="00F40DE6"/>
    <w:rsid w:val="00F40E6A"/>
    <w:rsid w:val="00F427C4"/>
    <w:rsid w:val="00F43090"/>
    <w:rsid w:val="00F4410C"/>
    <w:rsid w:val="00F44EA0"/>
    <w:rsid w:val="00F455EA"/>
    <w:rsid w:val="00F473ED"/>
    <w:rsid w:val="00F4757B"/>
    <w:rsid w:val="00F5145B"/>
    <w:rsid w:val="00F52A51"/>
    <w:rsid w:val="00F52B93"/>
    <w:rsid w:val="00F56D82"/>
    <w:rsid w:val="00F6224C"/>
    <w:rsid w:val="00F623E5"/>
    <w:rsid w:val="00F6298D"/>
    <w:rsid w:val="00F6356D"/>
    <w:rsid w:val="00F64792"/>
    <w:rsid w:val="00F65441"/>
    <w:rsid w:val="00F669C1"/>
    <w:rsid w:val="00F66C25"/>
    <w:rsid w:val="00F6790C"/>
    <w:rsid w:val="00F67974"/>
    <w:rsid w:val="00F67F32"/>
    <w:rsid w:val="00F70207"/>
    <w:rsid w:val="00F70519"/>
    <w:rsid w:val="00F71387"/>
    <w:rsid w:val="00F71B25"/>
    <w:rsid w:val="00F71C6D"/>
    <w:rsid w:val="00F72806"/>
    <w:rsid w:val="00F73765"/>
    <w:rsid w:val="00F7444A"/>
    <w:rsid w:val="00F74FAA"/>
    <w:rsid w:val="00F76632"/>
    <w:rsid w:val="00F76895"/>
    <w:rsid w:val="00F80597"/>
    <w:rsid w:val="00F808A7"/>
    <w:rsid w:val="00F813D6"/>
    <w:rsid w:val="00F82EE7"/>
    <w:rsid w:val="00F82F74"/>
    <w:rsid w:val="00F83204"/>
    <w:rsid w:val="00F847E4"/>
    <w:rsid w:val="00F8495F"/>
    <w:rsid w:val="00F86233"/>
    <w:rsid w:val="00F86472"/>
    <w:rsid w:val="00F8659B"/>
    <w:rsid w:val="00F87819"/>
    <w:rsid w:val="00F900F7"/>
    <w:rsid w:val="00F916BE"/>
    <w:rsid w:val="00F9257D"/>
    <w:rsid w:val="00F92A45"/>
    <w:rsid w:val="00F92ED5"/>
    <w:rsid w:val="00F95240"/>
    <w:rsid w:val="00F964B9"/>
    <w:rsid w:val="00F96602"/>
    <w:rsid w:val="00F967B3"/>
    <w:rsid w:val="00F97009"/>
    <w:rsid w:val="00F972E5"/>
    <w:rsid w:val="00FA0161"/>
    <w:rsid w:val="00FA02E6"/>
    <w:rsid w:val="00FA1B42"/>
    <w:rsid w:val="00FA2A29"/>
    <w:rsid w:val="00FA2EF5"/>
    <w:rsid w:val="00FA427F"/>
    <w:rsid w:val="00FA5C5A"/>
    <w:rsid w:val="00FA7074"/>
    <w:rsid w:val="00FA7177"/>
    <w:rsid w:val="00FA744F"/>
    <w:rsid w:val="00FB080E"/>
    <w:rsid w:val="00FB12FA"/>
    <w:rsid w:val="00FB2563"/>
    <w:rsid w:val="00FB3AF0"/>
    <w:rsid w:val="00FB40F9"/>
    <w:rsid w:val="00FB4736"/>
    <w:rsid w:val="00FB5FCA"/>
    <w:rsid w:val="00FB66A2"/>
    <w:rsid w:val="00FC0B19"/>
    <w:rsid w:val="00FC24E1"/>
    <w:rsid w:val="00FC278A"/>
    <w:rsid w:val="00FC283F"/>
    <w:rsid w:val="00FC38EE"/>
    <w:rsid w:val="00FC534D"/>
    <w:rsid w:val="00FC6C56"/>
    <w:rsid w:val="00FC734C"/>
    <w:rsid w:val="00FC799F"/>
    <w:rsid w:val="00FC7C29"/>
    <w:rsid w:val="00FD0CE3"/>
    <w:rsid w:val="00FD3590"/>
    <w:rsid w:val="00FD387B"/>
    <w:rsid w:val="00FD3C92"/>
    <w:rsid w:val="00FD3F02"/>
    <w:rsid w:val="00FD49A2"/>
    <w:rsid w:val="00FD6B22"/>
    <w:rsid w:val="00FE0735"/>
    <w:rsid w:val="00FE33A5"/>
    <w:rsid w:val="00FE462E"/>
    <w:rsid w:val="00FF171F"/>
    <w:rsid w:val="00FF2BA5"/>
    <w:rsid w:val="00FF4C4E"/>
    <w:rsid w:val="00FF4C5A"/>
    <w:rsid w:val="00FF6988"/>
    <w:rsid w:val="00FF7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3477E"/>
  <w15:docId w15:val="{E5A6E2F5-57E6-4EF4-9368-31B105BB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iPriority="9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3" w:semiHidden="1" w:unhideWhenUsed="1"/>
    <w:lsdException w:name="List Number 4" w:semiHidden="1" w:unhideWhenUsed="1"/>
    <w:lsdException w:name="List Number 5" w:uiPriority="99"/>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011D"/>
    <w:pPr>
      <w:spacing w:before="120"/>
    </w:pPr>
    <w:rPr>
      <w:sz w:val="24"/>
    </w:rPr>
  </w:style>
  <w:style w:type="paragraph" w:styleId="Heading1">
    <w:name w:val="heading 1"/>
    <w:next w:val="BodyText"/>
    <w:link w:val="Heading1Char"/>
    <w:qFormat/>
    <w:rsid w:val="005B5D47"/>
    <w:pPr>
      <w:keepNext/>
      <w:pageBreakBefore/>
      <w:numPr>
        <w:numId w:val="16"/>
      </w:numPr>
      <w:spacing w:before="240" w:after="60"/>
      <w:outlineLvl w:val="0"/>
    </w:pPr>
    <w:rPr>
      <w:rFonts w:ascii="Arial" w:hAnsi="Arial"/>
      <w:b/>
      <w:noProof/>
      <w:kern w:val="28"/>
      <w:sz w:val="28"/>
    </w:rPr>
  </w:style>
  <w:style w:type="paragraph" w:styleId="Heading2">
    <w:name w:val="heading 2"/>
    <w:basedOn w:val="Heading1"/>
    <w:next w:val="BodyText"/>
    <w:link w:val="Heading2Char"/>
    <w:qFormat/>
    <w:rsid w:val="00597DB2"/>
    <w:pPr>
      <w:pageBreakBefore w:val="0"/>
      <w:numPr>
        <w:ilvl w:val="1"/>
      </w:numPr>
      <w:outlineLvl w:val="1"/>
    </w:pPr>
  </w:style>
  <w:style w:type="paragraph" w:styleId="Heading3">
    <w:name w:val="heading 3"/>
    <w:basedOn w:val="Heading2"/>
    <w:next w:val="BodyText"/>
    <w:link w:val="Heading3Char"/>
    <w:qFormat/>
    <w:rsid w:val="005B5D47"/>
    <w:pPr>
      <w:numPr>
        <w:ilvl w:val="2"/>
      </w:numPr>
      <w:outlineLvl w:val="2"/>
    </w:pPr>
    <w:rPr>
      <w:sz w:val="24"/>
    </w:rPr>
  </w:style>
  <w:style w:type="paragraph" w:styleId="Heading4">
    <w:name w:val="heading 4"/>
    <w:basedOn w:val="Heading3"/>
    <w:next w:val="BodyText"/>
    <w:link w:val="Heading4Char"/>
    <w:qFormat/>
    <w:rsid w:val="00597DB2"/>
    <w:pPr>
      <w:numPr>
        <w:ilvl w:val="3"/>
        <w:numId w:val="0"/>
      </w:numPr>
      <w:outlineLvl w:val="3"/>
    </w:pPr>
  </w:style>
  <w:style w:type="paragraph" w:styleId="Heading5">
    <w:name w:val="heading 5"/>
    <w:basedOn w:val="Heading4"/>
    <w:next w:val="BodyText"/>
    <w:link w:val="Heading5Char"/>
    <w:qFormat/>
    <w:rsid w:val="00597DB2"/>
    <w:pPr>
      <w:numPr>
        <w:ilvl w:val="4"/>
      </w:numPr>
      <w:outlineLvl w:val="4"/>
    </w:pPr>
  </w:style>
  <w:style w:type="paragraph" w:styleId="Heading6">
    <w:name w:val="heading 6"/>
    <w:basedOn w:val="Heading5"/>
    <w:next w:val="BodyText"/>
    <w:qFormat/>
    <w:rsid w:val="00597DB2"/>
    <w:pPr>
      <w:numPr>
        <w:ilvl w:val="5"/>
      </w:numPr>
      <w:outlineLvl w:val="5"/>
    </w:pPr>
  </w:style>
  <w:style w:type="paragraph" w:styleId="Heading7">
    <w:name w:val="heading 7"/>
    <w:basedOn w:val="Heading6"/>
    <w:next w:val="BodyText"/>
    <w:qFormat/>
    <w:rsid w:val="00597DB2"/>
    <w:pPr>
      <w:numPr>
        <w:ilvl w:val="6"/>
      </w:numPr>
      <w:outlineLvl w:val="6"/>
    </w:pPr>
  </w:style>
  <w:style w:type="paragraph" w:styleId="Heading8">
    <w:name w:val="heading 8"/>
    <w:basedOn w:val="Heading7"/>
    <w:next w:val="BodyText"/>
    <w:qFormat/>
    <w:rsid w:val="00597DB2"/>
    <w:pPr>
      <w:numPr>
        <w:ilvl w:val="7"/>
      </w:numPr>
      <w:outlineLvl w:val="7"/>
    </w:pPr>
  </w:style>
  <w:style w:type="paragraph" w:styleId="Heading9">
    <w:name w:val="heading 9"/>
    <w:basedOn w:val="Heading8"/>
    <w:next w:val="BodyText"/>
    <w:qFormat/>
    <w:rsid w:val="00597DB2"/>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597DB2"/>
    <w:pPr>
      <w:spacing w:before="120"/>
    </w:pPr>
    <w:rPr>
      <w:sz w:val="24"/>
    </w:rPr>
  </w:style>
  <w:style w:type="character" w:customStyle="1" w:styleId="BodyTextChar">
    <w:name w:val="Body Text Char"/>
    <w:link w:val="BodyText"/>
    <w:rsid w:val="00597DB2"/>
    <w:rPr>
      <w:sz w:val="24"/>
    </w:rPr>
  </w:style>
  <w:style w:type="character" w:customStyle="1" w:styleId="Heading2Char">
    <w:name w:val="Heading 2 Char"/>
    <w:link w:val="Heading2"/>
    <w:rsid w:val="004B576F"/>
    <w:rPr>
      <w:rFonts w:ascii="Arial" w:hAnsi="Arial"/>
      <w:b/>
      <w:noProof/>
      <w:kern w:val="28"/>
      <w:sz w:val="28"/>
    </w:rPr>
  </w:style>
  <w:style w:type="paragraph" w:customStyle="1" w:styleId="AppendixHeading4">
    <w:name w:val="Appendix Heading 4"/>
    <w:basedOn w:val="Heading4"/>
    <w:link w:val="AppendixHeading4Char"/>
    <w:qFormat/>
    <w:rsid w:val="00325079"/>
    <w:pPr>
      <w:numPr>
        <w:ilvl w:val="0"/>
      </w:numPr>
    </w:pPr>
    <w:rPr>
      <w:noProof w:val="0"/>
    </w:rPr>
  </w:style>
  <w:style w:type="paragraph" w:styleId="List">
    <w:name w:val="List"/>
    <w:basedOn w:val="BodyText"/>
    <w:link w:val="ListChar"/>
    <w:rsid w:val="00597DB2"/>
    <w:pPr>
      <w:ind w:left="1080" w:hanging="720"/>
    </w:pPr>
  </w:style>
  <w:style w:type="paragraph" w:styleId="ListBullet">
    <w:name w:val="List Bullet"/>
    <w:basedOn w:val="Normal"/>
    <w:link w:val="ListBulletChar"/>
    <w:unhideWhenUsed/>
    <w:rsid w:val="00597DB2"/>
    <w:pPr>
      <w:numPr>
        <w:numId w:val="1"/>
      </w:numPr>
    </w:pPr>
  </w:style>
  <w:style w:type="paragraph" w:styleId="Bibliography">
    <w:name w:val="Bibliography"/>
    <w:basedOn w:val="Normal"/>
    <w:next w:val="Normal"/>
    <w:uiPriority w:val="37"/>
    <w:unhideWhenUsed/>
    <w:rsid w:val="00C56183"/>
  </w:style>
  <w:style w:type="paragraph" w:styleId="BlockText">
    <w:name w:val="Block Text"/>
    <w:basedOn w:val="Normal"/>
    <w:rsid w:val="00C56183"/>
    <w:pPr>
      <w:spacing w:after="120"/>
      <w:ind w:left="1440" w:right="1440"/>
    </w:pPr>
  </w:style>
  <w:style w:type="paragraph" w:styleId="List2">
    <w:name w:val="List 2"/>
    <w:basedOn w:val="List"/>
    <w:link w:val="List2Char"/>
    <w:rsid w:val="00597DB2"/>
    <w:pPr>
      <w:ind w:left="1440"/>
    </w:pPr>
  </w:style>
  <w:style w:type="paragraph" w:styleId="TOC1">
    <w:name w:val="toc 1"/>
    <w:next w:val="Normal"/>
    <w:uiPriority w:val="39"/>
    <w:rsid w:val="00836F8A"/>
    <w:pPr>
      <w:tabs>
        <w:tab w:val="right" w:leader="dot" w:pos="9346"/>
      </w:tabs>
      <w:ind w:left="288" w:hanging="288"/>
    </w:pPr>
    <w:rPr>
      <w:sz w:val="24"/>
      <w:szCs w:val="24"/>
    </w:rPr>
  </w:style>
  <w:style w:type="paragraph" w:styleId="TOC2">
    <w:name w:val="toc 2"/>
    <w:basedOn w:val="TOC1"/>
    <w:next w:val="Normal"/>
    <w:uiPriority w:val="39"/>
    <w:rsid w:val="00836F8A"/>
    <w:pPr>
      <w:tabs>
        <w:tab w:val="clear" w:pos="9346"/>
        <w:tab w:val="right" w:leader="dot" w:pos="9350"/>
      </w:tabs>
      <w:ind w:left="720" w:hanging="432"/>
    </w:pPr>
  </w:style>
  <w:style w:type="paragraph" w:styleId="TOC3">
    <w:name w:val="toc 3"/>
    <w:basedOn w:val="TOC2"/>
    <w:next w:val="Normal"/>
    <w:uiPriority w:val="39"/>
    <w:rsid w:val="00836F8A"/>
    <w:pPr>
      <w:ind w:left="1152" w:hanging="576"/>
    </w:pPr>
  </w:style>
  <w:style w:type="paragraph" w:styleId="TOC4">
    <w:name w:val="toc 4"/>
    <w:basedOn w:val="TOC3"/>
    <w:next w:val="Normal"/>
    <w:uiPriority w:val="39"/>
    <w:rsid w:val="00836F8A"/>
    <w:pPr>
      <w:ind w:left="1584" w:hanging="720"/>
    </w:pPr>
  </w:style>
  <w:style w:type="paragraph" w:styleId="TOC5">
    <w:name w:val="toc 5"/>
    <w:basedOn w:val="TOC4"/>
    <w:next w:val="Normal"/>
    <w:uiPriority w:val="39"/>
    <w:rsid w:val="00836F8A"/>
    <w:pPr>
      <w:ind w:left="2160" w:hanging="1008"/>
    </w:pPr>
  </w:style>
  <w:style w:type="paragraph" w:styleId="TOC6">
    <w:name w:val="toc 6"/>
    <w:basedOn w:val="TOC5"/>
    <w:next w:val="Normal"/>
    <w:uiPriority w:val="39"/>
    <w:rsid w:val="00836F8A"/>
    <w:pPr>
      <w:ind w:left="2592" w:hanging="1152"/>
    </w:pPr>
  </w:style>
  <w:style w:type="paragraph" w:styleId="TOC7">
    <w:name w:val="toc 7"/>
    <w:basedOn w:val="TOC6"/>
    <w:next w:val="Normal"/>
    <w:uiPriority w:val="39"/>
    <w:rsid w:val="00836F8A"/>
    <w:pPr>
      <w:ind w:left="3024" w:hanging="1296"/>
    </w:pPr>
  </w:style>
  <w:style w:type="paragraph" w:styleId="TOC8">
    <w:name w:val="toc 8"/>
    <w:basedOn w:val="TOC7"/>
    <w:next w:val="Normal"/>
    <w:uiPriority w:val="39"/>
    <w:rsid w:val="00836F8A"/>
    <w:pPr>
      <w:ind w:left="3456" w:hanging="1440"/>
    </w:pPr>
  </w:style>
  <w:style w:type="paragraph" w:styleId="TOC9">
    <w:name w:val="toc 9"/>
    <w:basedOn w:val="TOC8"/>
    <w:next w:val="Normal"/>
    <w:uiPriority w:val="39"/>
    <w:rsid w:val="00836F8A"/>
    <w:pPr>
      <w:ind w:left="4032" w:hanging="1728"/>
    </w:pPr>
  </w:style>
  <w:style w:type="paragraph" w:customStyle="1" w:styleId="TableEntry">
    <w:name w:val="Table Entry"/>
    <w:basedOn w:val="BodyText"/>
    <w:link w:val="TableEntryChar"/>
    <w:qFormat/>
    <w:rsid w:val="00597DB2"/>
    <w:pPr>
      <w:spacing w:before="40" w:after="40"/>
      <w:ind w:left="72" w:right="72"/>
    </w:pPr>
    <w:rPr>
      <w:sz w:val="18"/>
    </w:rPr>
  </w:style>
  <w:style w:type="paragraph" w:customStyle="1" w:styleId="TableEntryHeader">
    <w:name w:val="Table Entry Header"/>
    <w:basedOn w:val="TableEntry"/>
    <w:link w:val="TableEntryHeaderChar"/>
    <w:qFormat/>
    <w:rsid w:val="00496E30"/>
    <w:pPr>
      <w:keepNext/>
      <w:jc w:val="center"/>
    </w:pPr>
    <w:rPr>
      <w:rFonts w:ascii="Arial" w:hAnsi="Arial"/>
      <w:b/>
      <w:sz w:val="20"/>
    </w:rPr>
  </w:style>
  <w:style w:type="paragraph" w:customStyle="1" w:styleId="TableTitle">
    <w:name w:val="Table Title"/>
    <w:basedOn w:val="BodyText"/>
    <w:rsid w:val="004A7E19"/>
    <w:pPr>
      <w:keepNext/>
      <w:spacing w:before="300" w:after="60"/>
      <w:jc w:val="center"/>
    </w:pPr>
    <w:rPr>
      <w:rFonts w:ascii="Arial" w:hAnsi="Arial"/>
      <w:b/>
      <w:sz w:val="22"/>
    </w:rPr>
  </w:style>
  <w:style w:type="paragraph" w:customStyle="1" w:styleId="FigureTitle">
    <w:name w:val="Figure Title"/>
    <w:basedOn w:val="TableTitle"/>
    <w:rsid w:val="006C2D4D"/>
    <w:pPr>
      <w:keepNext w:val="0"/>
      <w:keepLines/>
      <w:spacing w:before="60" w:after="300"/>
    </w:pPr>
  </w:style>
  <w:style w:type="paragraph" w:customStyle="1" w:styleId="XMLExample">
    <w:name w:val="XML Example"/>
    <w:basedOn w:val="BodyText"/>
    <w:rsid w:val="003D24EE"/>
    <w:pPr>
      <w:spacing w:before="0"/>
    </w:pPr>
    <w:rPr>
      <w:rFonts w:ascii="Courier New" w:hAnsi="Courier New" w:cs="Courier New"/>
      <w:sz w:val="20"/>
    </w:rPr>
  </w:style>
  <w:style w:type="paragraph" w:styleId="List3">
    <w:name w:val="List 3"/>
    <w:basedOn w:val="Normal"/>
    <w:link w:val="List3Char"/>
    <w:rsid w:val="00597DB2"/>
    <w:pPr>
      <w:ind w:left="1800" w:hanging="720"/>
    </w:pPr>
  </w:style>
  <w:style w:type="paragraph" w:styleId="ListContinue">
    <w:name w:val="List Continue"/>
    <w:basedOn w:val="Normal"/>
    <w:link w:val="ListContinueChar"/>
    <w:uiPriority w:val="99"/>
    <w:unhideWhenUsed/>
    <w:rsid w:val="00597DB2"/>
    <w:pPr>
      <w:ind w:left="360"/>
      <w:contextualSpacing/>
    </w:pPr>
  </w:style>
  <w:style w:type="paragraph" w:styleId="ListContinue2">
    <w:name w:val="List Continue 2"/>
    <w:basedOn w:val="Normal"/>
    <w:uiPriority w:val="99"/>
    <w:unhideWhenUsed/>
    <w:rsid w:val="00597DB2"/>
    <w:pPr>
      <w:ind w:left="720"/>
      <w:contextualSpacing/>
    </w:pPr>
  </w:style>
  <w:style w:type="paragraph" w:customStyle="1" w:styleId="ParagraphHeading">
    <w:name w:val="Paragraph Heading"/>
    <w:basedOn w:val="Caption"/>
    <w:next w:val="BodyText"/>
    <w:rsid w:val="00597DB2"/>
    <w:pPr>
      <w:spacing w:before="180"/>
    </w:pPr>
  </w:style>
  <w:style w:type="paragraph" w:customStyle="1" w:styleId="ListNumberContinue">
    <w:name w:val="List Number Continue"/>
    <w:basedOn w:val="Normal"/>
    <w:pPr>
      <w:spacing w:before="60"/>
      <w:ind w:left="900"/>
    </w:pPr>
  </w:style>
  <w:style w:type="paragraph" w:styleId="BodyText3">
    <w:name w:val="Body Text 3"/>
    <w:basedOn w:val="Normal"/>
    <w:link w:val="BodyText3Char"/>
    <w:rsid w:val="00C56183"/>
    <w:pPr>
      <w:spacing w:after="120"/>
    </w:pPr>
    <w:rPr>
      <w:sz w:val="16"/>
      <w:szCs w:val="16"/>
    </w:rPr>
  </w:style>
  <w:style w:type="character" w:customStyle="1" w:styleId="BodyText3Char">
    <w:name w:val="Body Text 3 Char"/>
    <w:link w:val="BodyText3"/>
    <w:rsid w:val="00C56183"/>
    <w:rPr>
      <w:sz w:val="16"/>
      <w:szCs w:val="16"/>
    </w:rPr>
  </w:style>
  <w:style w:type="character" w:customStyle="1" w:styleId="ListBulletChar">
    <w:name w:val="List Bullet Char"/>
    <w:link w:val="ListBullet"/>
    <w:rsid w:val="00024BCD"/>
    <w:rPr>
      <w:sz w:val="24"/>
    </w:rPr>
  </w:style>
  <w:style w:type="paragraph" w:customStyle="1" w:styleId="List3Continue">
    <w:name w:val="List 3 Continue"/>
    <w:basedOn w:val="List3"/>
    <w:pPr>
      <w:ind w:firstLine="0"/>
    </w:pPr>
  </w:style>
  <w:style w:type="paragraph" w:customStyle="1" w:styleId="AppendixHeading2">
    <w:name w:val="Appendix Heading 2"/>
    <w:basedOn w:val="AppendixHeading1"/>
    <w:next w:val="BodyText"/>
    <w:rsid w:val="00325079"/>
    <w:pPr>
      <w:outlineLvl w:val="1"/>
    </w:pPr>
  </w:style>
  <w:style w:type="paragraph" w:customStyle="1" w:styleId="AppendixHeading1">
    <w:name w:val="Appendix Heading 1"/>
    <w:next w:val="BodyText"/>
    <w:rsid w:val="00325079"/>
    <w:pPr>
      <w:tabs>
        <w:tab w:val="left" w:pos="900"/>
      </w:tabs>
      <w:spacing w:before="240" w:after="60"/>
      <w:outlineLvl w:val="0"/>
    </w:pPr>
    <w:rPr>
      <w:rFonts w:ascii="Arial" w:hAnsi="Arial"/>
      <w:b/>
      <w:noProof/>
      <w:kern w:val="28"/>
      <w:sz w:val="28"/>
    </w:rPr>
  </w:style>
  <w:style w:type="paragraph" w:customStyle="1" w:styleId="AppendixHeading3">
    <w:name w:val="Appendix Heading 3"/>
    <w:basedOn w:val="AppendixHeading2"/>
    <w:next w:val="BodyText"/>
    <w:rsid w:val="00325079"/>
    <w:pPr>
      <w:numPr>
        <w:ilvl w:val="2"/>
        <w:numId w:val="18"/>
      </w:numPr>
      <w:outlineLvl w:val="2"/>
    </w:pPr>
    <w:rPr>
      <w:sz w:val="24"/>
    </w:rPr>
  </w:style>
  <w:style w:type="character" w:styleId="FootnoteReference">
    <w:name w:val="footnote reference"/>
    <w:uiPriority w:val="99"/>
    <w:semiHidden/>
    <w:rsid w:val="00597DB2"/>
    <w:rPr>
      <w:vertAlign w:val="superscript"/>
    </w:rPr>
  </w:style>
  <w:style w:type="paragraph" w:styleId="Header">
    <w:name w:val="header"/>
    <w:basedOn w:val="Normal"/>
    <w:rsid w:val="00597DB2"/>
    <w:pPr>
      <w:tabs>
        <w:tab w:val="center" w:pos="4320"/>
        <w:tab w:val="right" w:pos="8640"/>
      </w:tabs>
    </w:pPr>
  </w:style>
  <w:style w:type="paragraph" w:styleId="FootnoteText">
    <w:name w:val="footnote text"/>
    <w:basedOn w:val="Normal"/>
    <w:link w:val="FootnoteTextChar"/>
    <w:uiPriority w:val="99"/>
    <w:semiHidden/>
    <w:rsid w:val="00597DB2"/>
    <w:rPr>
      <w:sz w:val="20"/>
    </w:rPr>
  </w:style>
  <w:style w:type="character" w:styleId="PageNumber">
    <w:name w:val="page number"/>
    <w:rsid w:val="00597DB2"/>
  </w:style>
  <w:style w:type="paragraph" w:styleId="Footer">
    <w:name w:val="footer"/>
    <w:basedOn w:val="Normal"/>
    <w:rsid w:val="00597DB2"/>
    <w:pPr>
      <w:tabs>
        <w:tab w:val="center" w:pos="4320"/>
        <w:tab w:val="right" w:pos="8640"/>
      </w:tabs>
    </w:pPr>
  </w:style>
  <w:style w:type="character" w:styleId="FollowedHyperlink">
    <w:name w:val="FollowedHyperlink"/>
    <w:rsid w:val="00597DB2"/>
    <w:rPr>
      <w:color w:val="800080"/>
      <w:u w:val="single"/>
    </w:rPr>
  </w:style>
  <w:style w:type="paragraph" w:customStyle="1" w:styleId="Glossary">
    <w:name w:val="Glossary"/>
    <w:basedOn w:val="Heading1"/>
    <w:rsid w:val="00597DB2"/>
    <w:pPr>
      <w:numPr>
        <w:numId w:val="0"/>
      </w:numPr>
    </w:pPr>
  </w:style>
  <w:style w:type="character" w:styleId="Hyperlink">
    <w:name w:val="Hyperlink"/>
    <w:uiPriority w:val="99"/>
    <w:rsid w:val="00597DB2"/>
    <w:rPr>
      <w:color w:val="0000FF"/>
      <w:u w:val="single"/>
    </w:rPr>
  </w:style>
  <w:style w:type="paragraph" w:styleId="DocumentMap">
    <w:name w:val="Document Map"/>
    <w:basedOn w:val="Normal"/>
    <w:semiHidden/>
    <w:rsid w:val="00597DB2"/>
    <w:pPr>
      <w:shd w:val="clear" w:color="auto" w:fill="000080"/>
    </w:pPr>
    <w:rPr>
      <w:rFonts w:ascii="Tahoma" w:hAnsi="Tahoma" w:cs="Tahoma"/>
    </w:rPr>
  </w:style>
  <w:style w:type="paragraph" w:styleId="CommentText">
    <w:name w:val="annotation text"/>
    <w:basedOn w:val="Normal"/>
    <w:link w:val="CommentTextChar"/>
    <w:rsid w:val="00597DB2"/>
    <w:rPr>
      <w:sz w:val="20"/>
    </w:rPr>
  </w:style>
  <w:style w:type="character" w:customStyle="1" w:styleId="CommentTextChar">
    <w:name w:val="Comment Text Char"/>
    <w:link w:val="CommentText"/>
    <w:rsid w:val="00597DB2"/>
  </w:style>
  <w:style w:type="paragraph" w:styleId="ListContinue3">
    <w:name w:val="List Continue 3"/>
    <w:basedOn w:val="Normal"/>
    <w:uiPriority w:val="99"/>
    <w:unhideWhenUsed/>
    <w:rsid w:val="00597DB2"/>
    <w:pPr>
      <w:ind w:left="1080"/>
      <w:contextualSpacing/>
    </w:pPr>
  </w:style>
  <w:style w:type="paragraph" w:styleId="ListContinue4">
    <w:name w:val="List Continue 4"/>
    <w:basedOn w:val="Normal"/>
    <w:uiPriority w:val="99"/>
    <w:unhideWhenUsed/>
    <w:rsid w:val="00597DB2"/>
    <w:pPr>
      <w:ind w:left="1440"/>
      <w:contextualSpacing/>
    </w:pPr>
  </w:style>
  <w:style w:type="paragraph" w:styleId="ListContinue5">
    <w:name w:val="List Continue 5"/>
    <w:basedOn w:val="Normal"/>
    <w:uiPriority w:val="99"/>
    <w:unhideWhenUsed/>
    <w:rsid w:val="00597DB2"/>
    <w:pPr>
      <w:ind w:left="1800"/>
      <w:contextualSpacing/>
    </w:pPr>
  </w:style>
  <w:style w:type="paragraph" w:styleId="ListNumber2">
    <w:name w:val="List Number 2"/>
    <w:basedOn w:val="Normal"/>
    <w:link w:val="ListNumber2Char"/>
    <w:rsid w:val="00597DB2"/>
    <w:pPr>
      <w:numPr>
        <w:numId w:val="5"/>
      </w:numPr>
    </w:pPr>
  </w:style>
  <w:style w:type="paragraph" w:styleId="ListNumber3">
    <w:name w:val="List Number 3"/>
    <w:basedOn w:val="Normal"/>
    <w:rsid w:val="00597DB2"/>
    <w:pPr>
      <w:numPr>
        <w:numId w:val="6"/>
      </w:numPr>
    </w:pPr>
  </w:style>
  <w:style w:type="paragraph" w:styleId="ListNumber4">
    <w:name w:val="List Number 4"/>
    <w:basedOn w:val="Normal"/>
    <w:rsid w:val="00597DB2"/>
    <w:pPr>
      <w:numPr>
        <w:numId w:val="7"/>
      </w:numPr>
    </w:pPr>
  </w:style>
  <w:style w:type="paragraph" w:styleId="ListNumber5">
    <w:name w:val="List Number 5"/>
    <w:basedOn w:val="Normal"/>
    <w:uiPriority w:val="99"/>
    <w:unhideWhenUsed/>
    <w:rsid w:val="00597DB2"/>
    <w:pPr>
      <w:numPr>
        <w:numId w:val="8"/>
      </w:numPr>
    </w:pPr>
  </w:style>
  <w:style w:type="paragraph" w:styleId="PlainText">
    <w:name w:val="Plain Text"/>
    <w:basedOn w:val="Normal"/>
    <w:rPr>
      <w:rFonts w:ascii="Courier New" w:hAnsi="Courier New" w:cs="Courier New"/>
      <w:sz w:val="20"/>
    </w:rPr>
  </w:style>
  <w:style w:type="character" w:customStyle="1" w:styleId="BodyTextChar3">
    <w:name w:val="Body Text Char3"/>
    <w:aliases w:val="Body Text Char Char Char Char"/>
    <w:rsid w:val="005B5D47"/>
    <w:rPr>
      <w:noProof/>
      <w:sz w:val="24"/>
      <w:lang w:val="en-US" w:eastAsia="en-US" w:bidi="ar-SA"/>
    </w:rPr>
  </w:style>
  <w:style w:type="paragraph" w:styleId="TableofFigures">
    <w:name w:val="table of figures"/>
    <w:basedOn w:val="Normal"/>
    <w:next w:val="Normal"/>
    <w:semiHidden/>
    <w:pPr>
      <w:ind w:left="480" w:hanging="480"/>
    </w:pPr>
  </w:style>
  <w:style w:type="paragraph" w:styleId="Title">
    <w:name w:val="Title"/>
    <w:basedOn w:val="Normal"/>
    <w:next w:val="Normal"/>
    <w:link w:val="TitleChar"/>
    <w:qFormat/>
    <w:rsid w:val="00597DB2"/>
    <w:pPr>
      <w:pBdr>
        <w:bottom w:val="single" w:sz="8" w:space="4" w:color="4F81BD"/>
      </w:pBdr>
      <w:spacing w:before="0" w:after="300"/>
      <w:contextualSpacing/>
    </w:pPr>
    <w:rPr>
      <w:rFonts w:ascii="Cambria" w:hAnsi="Cambria"/>
      <w:color w:val="17365D"/>
      <w:spacing w:val="5"/>
      <w:kern w:val="28"/>
      <w:sz w:val="52"/>
      <w:szCs w:val="52"/>
    </w:rPr>
  </w:style>
  <w:style w:type="paragraph" w:customStyle="1" w:styleId="Note">
    <w:name w:val="Note"/>
    <w:basedOn w:val="Normal"/>
    <w:qFormat/>
    <w:rsid w:val="00597DB2"/>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character" w:styleId="CommentReference">
    <w:name w:val="annotation reference"/>
    <w:rsid w:val="00597DB2"/>
    <w:rPr>
      <w:sz w:val="16"/>
      <w:szCs w:val="16"/>
    </w:rPr>
  </w:style>
  <w:style w:type="paragraph" w:styleId="TableofAuthorities">
    <w:name w:val="table of authorities"/>
    <w:basedOn w:val="Normal"/>
    <w:next w:val="Normal"/>
    <w:rsid w:val="005B5D47"/>
    <w:pPr>
      <w:ind w:left="240" w:hanging="240"/>
    </w:pPr>
  </w:style>
  <w:style w:type="paragraph" w:styleId="BodyTextIndent2">
    <w:name w:val="Body Text Indent 2"/>
    <w:basedOn w:val="Normal"/>
    <w:rsid w:val="00597DB2"/>
    <w:pPr>
      <w:ind w:left="1620" w:hanging="360"/>
    </w:pPr>
  </w:style>
  <w:style w:type="paragraph" w:styleId="BodyTextFirstIndent">
    <w:name w:val="Body Text First Indent"/>
    <w:basedOn w:val="BodyText"/>
    <w:link w:val="BodyTextFirstIndentChar"/>
    <w:rsid w:val="00D05B7C"/>
    <w:pPr>
      <w:spacing w:after="120"/>
      <w:ind w:firstLine="210"/>
    </w:pPr>
  </w:style>
  <w:style w:type="paragraph" w:customStyle="1" w:styleId="EditorInstructions">
    <w:name w:val="Editor Instructions"/>
    <w:basedOn w:val="BodyText"/>
    <w:rsid w:val="00662893"/>
    <w:pPr>
      <w:pBdr>
        <w:top w:val="single" w:sz="4" w:space="1" w:color="auto"/>
        <w:left w:val="single" w:sz="4" w:space="4" w:color="auto"/>
        <w:bottom w:val="single" w:sz="4" w:space="1" w:color="auto"/>
        <w:right w:val="single" w:sz="4" w:space="4" w:color="auto"/>
      </w:pBdr>
    </w:pPr>
    <w:rPr>
      <w:i/>
      <w:iCs/>
    </w:rPr>
  </w:style>
  <w:style w:type="character" w:customStyle="1" w:styleId="DeleteText">
    <w:name w:val="Delete Text"/>
    <w:rsid w:val="00AC7C88"/>
    <w:rPr>
      <w:b/>
      <w:strike/>
      <w:dstrike w:val="0"/>
      <w:vertAlign w:val="baseline"/>
    </w:rPr>
  </w:style>
  <w:style w:type="character" w:customStyle="1" w:styleId="keyword">
    <w:name w:val="keyword"/>
    <w:rsid w:val="00BC3E9F"/>
    <w:rPr>
      <w:rFonts w:ascii="Bookman Old Style" w:hAnsi="Bookman Old Style"/>
      <w:b/>
      <w:caps/>
      <w:sz w:val="16"/>
    </w:rPr>
  </w:style>
  <w:style w:type="paragraph" w:styleId="BalloonText">
    <w:name w:val="Balloon Text"/>
    <w:basedOn w:val="Normal"/>
    <w:link w:val="BalloonTextChar"/>
    <w:uiPriority w:val="99"/>
    <w:semiHidden/>
    <w:unhideWhenUsed/>
    <w:rsid w:val="00597DB2"/>
    <w:pPr>
      <w:spacing w:before="0"/>
    </w:pPr>
    <w:rPr>
      <w:rFonts w:ascii="Tahoma" w:hAnsi="Tahoma" w:cs="Tahoma"/>
      <w:sz w:val="16"/>
      <w:szCs w:val="16"/>
    </w:rPr>
  </w:style>
  <w:style w:type="paragraph" w:customStyle="1" w:styleId="PartTitle">
    <w:name w:val="Part Title"/>
    <w:basedOn w:val="Title"/>
    <w:next w:val="BodyText"/>
    <w:rsid w:val="00597DB2"/>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InsertText">
    <w:name w:val="Insert Text"/>
    <w:rsid w:val="00AC7C88"/>
    <w:rPr>
      <w:b/>
      <w:dstrike w:val="0"/>
      <w:u w:val="single"/>
      <w:vertAlign w:val="baseline"/>
    </w:rPr>
  </w:style>
  <w:style w:type="paragraph" w:customStyle="1" w:styleId="XMLFragment">
    <w:name w:val="XML Fragment"/>
    <w:basedOn w:val="PlainText"/>
    <w:rsid w:val="005B5D47"/>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paragraph" w:styleId="CommentSubject">
    <w:name w:val="annotation subject"/>
    <w:basedOn w:val="CommentText"/>
    <w:next w:val="CommentText"/>
    <w:link w:val="CommentSubjectChar"/>
    <w:rsid w:val="00E46BAB"/>
    <w:rPr>
      <w:b/>
      <w:bCs/>
    </w:rPr>
  </w:style>
  <w:style w:type="character" w:customStyle="1" w:styleId="CommentSubjectChar">
    <w:name w:val="Comment Subject Char"/>
    <w:link w:val="CommentSubject"/>
    <w:rsid w:val="00E46BAB"/>
    <w:rPr>
      <w:b/>
      <w:bCs/>
    </w:rPr>
  </w:style>
  <w:style w:type="paragraph" w:styleId="Revision">
    <w:name w:val="Revision"/>
    <w:hidden/>
    <w:uiPriority w:val="99"/>
    <w:semiHidden/>
    <w:rsid w:val="00147F29"/>
    <w:rPr>
      <w:sz w:val="24"/>
    </w:rPr>
  </w:style>
  <w:style w:type="table" w:styleId="TableGrid">
    <w:name w:val="Table Grid"/>
    <w:basedOn w:val="TableNormal"/>
    <w:rsid w:val="00C6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77C87"/>
    <w:rPr>
      <w:rFonts w:ascii="Arial" w:hAnsi="Arial"/>
      <w:b/>
      <w:noProof/>
      <w:kern w:val="28"/>
      <w:sz w:val="24"/>
    </w:rPr>
  </w:style>
  <w:style w:type="character" w:customStyle="1" w:styleId="Heading4Char">
    <w:name w:val="Heading 4 Char"/>
    <w:basedOn w:val="Heading3Char"/>
    <w:link w:val="Heading4"/>
    <w:rsid w:val="00477C87"/>
    <w:rPr>
      <w:rFonts w:ascii="Arial" w:hAnsi="Arial"/>
      <w:b/>
      <w:noProof/>
      <w:kern w:val="28"/>
      <w:sz w:val="24"/>
    </w:rPr>
  </w:style>
  <w:style w:type="paragraph" w:styleId="BodyTextFirstIndent2">
    <w:name w:val="Body Text First Indent 2"/>
    <w:basedOn w:val="Normal"/>
    <w:link w:val="BodyTextFirstIndent2Char"/>
    <w:rsid w:val="001F6755"/>
    <w:pPr>
      <w:ind w:left="360" w:firstLine="210"/>
    </w:pPr>
  </w:style>
  <w:style w:type="character" w:customStyle="1" w:styleId="BodyTextFirstIndent2Char">
    <w:name w:val="Body Text First Indent 2 Char"/>
    <w:link w:val="BodyTextFirstIndent2"/>
    <w:rsid w:val="001F6755"/>
    <w:rPr>
      <w:sz w:val="24"/>
    </w:rPr>
  </w:style>
  <w:style w:type="paragraph" w:styleId="BodyTextIndent3">
    <w:name w:val="Body Text Indent 3"/>
    <w:basedOn w:val="Normal"/>
    <w:link w:val="BodyTextIndent3Char"/>
    <w:rsid w:val="00C56183"/>
    <w:pPr>
      <w:spacing w:after="120"/>
      <w:ind w:left="360"/>
    </w:pPr>
    <w:rPr>
      <w:sz w:val="16"/>
      <w:szCs w:val="16"/>
    </w:rPr>
  </w:style>
  <w:style w:type="character" w:customStyle="1" w:styleId="BodyTextIndent3Char">
    <w:name w:val="Body Text Indent 3 Char"/>
    <w:link w:val="BodyTextIndent3"/>
    <w:rsid w:val="00C56183"/>
    <w:rPr>
      <w:sz w:val="16"/>
      <w:szCs w:val="16"/>
    </w:rPr>
  </w:style>
  <w:style w:type="character" w:styleId="BookTitle">
    <w:name w:val="Book Title"/>
    <w:uiPriority w:val="33"/>
    <w:qFormat/>
    <w:rsid w:val="00C56183"/>
    <w:rPr>
      <w:b/>
      <w:bCs/>
      <w:smallCaps/>
      <w:spacing w:val="5"/>
    </w:rPr>
  </w:style>
  <w:style w:type="paragraph" w:styleId="Closing">
    <w:name w:val="Closing"/>
    <w:basedOn w:val="Normal"/>
    <w:link w:val="ClosingChar"/>
    <w:rsid w:val="00C56183"/>
    <w:pPr>
      <w:ind w:left="4320"/>
    </w:pPr>
  </w:style>
  <w:style w:type="character" w:customStyle="1" w:styleId="ClosingChar">
    <w:name w:val="Closing Char"/>
    <w:link w:val="Closing"/>
    <w:rsid w:val="00C56183"/>
    <w:rPr>
      <w:sz w:val="24"/>
    </w:rPr>
  </w:style>
  <w:style w:type="paragraph" w:styleId="Date">
    <w:name w:val="Date"/>
    <w:basedOn w:val="Normal"/>
    <w:next w:val="Normal"/>
    <w:link w:val="DateChar"/>
    <w:rsid w:val="00C56183"/>
  </w:style>
  <w:style w:type="character" w:customStyle="1" w:styleId="DateChar">
    <w:name w:val="Date Char"/>
    <w:link w:val="Date"/>
    <w:rsid w:val="00C56183"/>
    <w:rPr>
      <w:sz w:val="24"/>
    </w:rPr>
  </w:style>
  <w:style w:type="numbering" w:customStyle="1" w:styleId="Constraints">
    <w:name w:val="Constraints"/>
    <w:rsid w:val="00BC3E9F"/>
    <w:pPr>
      <w:numPr>
        <w:numId w:val="11"/>
      </w:numPr>
    </w:pPr>
  </w:style>
  <w:style w:type="paragraph" w:styleId="BodyText2">
    <w:name w:val="Body Text 2"/>
    <w:basedOn w:val="Normal"/>
    <w:link w:val="BodyText2Char"/>
    <w:rsid w:val="005B5D47"/>
    <w:pPr>
      <w:spacing w:before="0"/>
    </w:pPr>
    <w:rPr>
      <w:i/>
    </w:rPr>
  </w:style>
  <w:style w:type="character" w:customStyle="1" w:styleId="BodyText2Char">
    <w:name w:val="Body Text 2 Char"/>
    <w:basedOn w:val="DefaultParagraphFont"/>
    <w:link w:val="BodyText2"/>
    <w:rsid w:val="005B5D47"/>
    <w:rPr>
      <w:i/>
      <w:sz w:val="24"/>
    </w:rPr>
  </w:style>
  <w:style w:type="paragraph" w:customStyle="1" w:styleId="BodyText0">
    <w:name w:val="BodyText"/>
    <w:link w:val="BodyTextChar0"/>
    <w:qFormat/>
    <w:rsid w:val="00BC3E9F"/>
    <w:pPr>
      <w:tabs>
        <w:tab w:val="left" w:pos="1080"/>
        <w:tab w:val="left" w:pos="1440"/>
      </w:tabs>
      <w:spacing w:after="120" w:line="260" w:lineRule="exact"/>
      <w:ind w:left="720"/>
    </w:pPr>
    <w:rPr>
      <w:rFonts w:ascii="Bookman Old Style" w:eastAsia="?l?r ??’c" w:hAnsi="Bookman Old Style"/>
      <w:noProof/>
      <w:szCs w:val="24"/>
    </w:rPr>
  </w:style>
  <w:style w:type="character" w:customStyle="1" w:styleId="BodyTextChar0">
    <w:name w:val="BodyText Char"/>
    <w:link w:val="BodyText0"/>
    <w:rsid w:val="00BC3E9F"/>
    <w:rPr>
      <w:rFonts w:ascii="Bookman Old Style" w:eastAsia="?l?r ??’c" w:hAnsi="Bookman Old Style"/>
      <w:noProof/>
      <w:szCs w:val="24"/>
    </w:rPr>
  </w:style>
  <w:style w:type="character" w:styleId="SubtleReference">
    <w:name w:val="Subtle Reference"/>
    <w:uiPriority w:val="31"/>
    <w:qFormat/>
    <w:rsid w:val="00BC3E9F"/>
    <w:rPr>
      <w:smallCaps/>
      <w:color w:val="C0504D"/>
      <w:u w:val="single"/>
    </w:rPr>
  </w:style>
  <w:style w:type="character" w:customStyle="1" w:styleId="XMLname">
    <w:name w:val="XMLname"/>
    <w:qFormat/>
    <w:rsid w:val="001E206E"/>
    <w:rPr>
      <w:rFonts w:ascii="Courier New" w:hAnsi="Courier New" w:cs="TimesNewRomanPSMT"/>
      <w:sz w:val="20"/>
      <w:lang w:eastAsia="en-US"/>
    </w:rPr>
  </w:style>
  <w:style w:type="paragraph" w:customStyle="1" w:styleId="Example">
    <w:name w:val="Example"/>
    <w:basedOn w:val="Normal"/>
    <w:link w:val="ExampleChar"/>
    <w:rsid w:val="0011404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114040"/>
    <w:rPr>
      <w:rFonts w:ascii="Courier New" w:hAnsi="Courier New"/>
      <w:sz w:val="18"/>
      <w:lang w:val="x-none" w:eastAsia="x-none"/>
    </w:rPr>
  </w:style>
  <w:style w:type="character" w:customStyle="1" w:styleId="XMLnameBold">
    <w:name w:val="XMLnameBold"/>
    <w:rsid w:val="00114040"/>
    <w:rPr>
      <w:rFonts w:ascii="Courier New" w:hAnsi="Courier New" w:cs="TimesNewRomanPSMT"/>
      <w:b/>
      <w:bCs/>
      <w:sz w:val="20"/>
      <w:lang w:eastAsia="en-US"/>
    </w:rPr>
  </w:style>
  <w:style w:type="paragraph" w:customStyle="1" w:styleId="BracketData">
    <w:name w:val="BracketData"/>
    <w:basedOn w:val="Normal"/>
    <w:next w:val="BodyText0"/>
    <w:rsid w:val="00114040"/>
    <w:pPr>
      <w:keepNext/>
      <w:spacing w:before="40" w:after="120"/>
      <w:ind w:left="720"/>
    </w:pPr>
    <w:rPr>
      <w:rFonts w:ascii="Courier New" w:eastAsia="SimSun" w:hAnsi="Courier New" w:cs="Courier New"/>
      <w:sz w:val="20"/>
      <w:lang w:eastAsia="zh-CN"/>
    </w:rPr>
  </w:style>
  <w:style w:type="character" w:customStyle="1" w:styleId="HyperlinkCourierBold">
    <w:name w:val="Hyperlink Courier Bold"/>
    <w:rsid w:val="00114040"/>
    <w:rPr>
      <w:rFonts w:ascii="Courier New" w:hAnsi="Courier New" w:cs="Arial"/>
      <w:b/>
      <w:dstrike w:val="0"/>
      <w:color w:val="333399"/>
      <w:sz w:val="20"/>
      <w:szCs w:val="24"/>
      <w:u w:val="single"/>
      <w:vertAlign w:val="baseline"/>
      <w:lang w:val="en-US" w:eastAsia="zh-CN" w:bidi="ar-SA"/>
    </w:rPr>
  </w:style>
  <w:style w:type="character" w:styleId="LineNumber">
    <w:name w:val="line number"/>
    <w:rsid w:val="00F159CF"/>
  </w:style>
  <w:style w:type="paragraph" w:styleId="ListNumber">
    <w:name w:val="List Number"/>
    <w:basedOn w:val="Normal"/>
    <w:uiPriority w:val="99"/>
    <w:unhideWhenUsed/>
    <w:rsid w:val="00597DB2"/>
    <w:pPr>
      <w:numPr>
        <w:numId w:val="4"/>
      </w:numPr>
      <w:contextualSpacing/>
    </w:pPr>
  </w:style>
  <w:style w:type="paragraph" w:styleId="ListBullet2">
    <w:name w:val="List Bullet 2"/>
    <w:basedOn w:val="Normal"/>
    <w:link w:val="ListBullet2Char"/>
    <w:rsid w:val="00CF69CB"/>
    <w:pPr>
      <w:numPr>
        <w:numId w:val="2"/>
      </w:numPr>
    </w:pPr>
  </w:style>
  <w:style w:type="paragraph" w:styleId="ListBullet3">
    <w:name w:val="List Bullet 3"/>
    <w:basedOn w:val="Normal"/>
    <w:link w:val="ListBullet3Char"/>
    <w:rsid w:val="00CF69CB"/>
    <w:pPr>
      <w:numPr>
        <w:numId w:val="3"/>
      </w:numPr>
    </w:pPr>
  </w:style>
  <w:style w:type="paragraph" w:styleId="Caption">
    <w:name w:val="caption"/>
    <w:basedOn w:val="BodyText"/>
    <w:next w:val="BodyText"/>
    <w:qFormat/>
    <w:rsid w:val="00597DB2"/>
    <w:rPr>
      <w:rFonts w:ascii="Arial" w:hAnsi="Arial"/>
      <w:b/>
    </w:rPr>
  </w:style>
  <w:style w:type="paragraph" w:styleId="TOCHeading">
    <w:name w:val="TOC Heading"/>
    <w:basedOn w:val="Normal"/>
    <w:next w:val="Normal"/>
    <w:uiPriority w:val="39"/>
    <w:unhideWhenUsed/>
    <w:qFormat/>
    <w:rsid w:val="00597DB2"/>
    <w:pPr>
      <w:spacing w:before="0"/>
    </w:pPr>
    <w:rPr>
      <w:b/>
    </w:rPr>
  </w:style>
  <w:style w:type="character" w:customStyle="1" w:styleId="BalloonTextChar">
    <w:name w:val="Balloon Text Char"/>
    <w:link w:val="BalloonText"/>
    <w:uiPriority w:val="99"/>
    <w:semiHidden/>
    <w:rsid w:val="00597DB2"/>
    <w:rPr>
      <w:rFonts w:ascii="Tahoma" w:hAnsi="Tahoma" w:cs="Tahoma"/>
      <w:sz w:val="16"/>
      <w:szCs w:val="16"/>
    </w:rPr>
  </w:style>
  <w:style w:type="paragraph" w:styleId="ListBullet4">
    <w:name w:val="List Bullet 4"/>
    <w:basedOn w:val="Normal"/>
    <w:rsid w:val="00CF69CB"/>
    <w:pPr>
      <w:numPr>
        <w:numId w:val="9"/>
      </w:numPr>
    </w:pPr>
  </w:style>
  <w:style w:type="paragraph" w:styleId="ListBullet5">
    <w:name w:val="List Bullet 5"/>
    <w:basedOn w:val="Normal"/>
    <w:uiPriority w:val="99"/>
    <w:unhideWhenUsed/>
    <w:rsid w:val="00E10CD7"/>
    <w:pPr>
      <w:numPr>
        <w:numId w:val="10"/>
      </w:numPr>
    </w:pPr>
  </w:style>
  <w:style w:type="character" w:customStyle="1" w:styleId="TitleChar">
    <w:name w:val="Title Char"/>
    <w:link w:val="Title"/>
    <w:uiPriority w:val="10"/>
    <w:rsid w:val="00597DB2"/>
    <w:rPr>
      <w:rFonts w:ascii="Cambria" w:hAnsi="Cambria"/>
      <w:color w:val="17365D"/>
      <w:spacing w:val="5"/>
      <w:kern w:val="28"/>
      <w:sz w:val="52"/>
      <w:szCs w:val="52"/>
    </w:rPr>
  </w:style>
  <w:style w:type="character" w:customStyle="1" w:styleId="ListBullet3Char">
    <w:name w:val="List Bullet 3 Char"/>
    <w:link w:val="ListBullet3"/>
    <w:rsid w:val="00597DB2"/>
    <w:rPr>
      <w:sz w:val="24"/>
    </w:rPr>
  </w:style>
  <w:style w:type="paragraph" w:customStyle="1" w:styleId="ListBullet1">
    <w:name w:val="List Bullet 1"/>
    <w:basedOn w:val="ListBullet"/>
    <w:link w:val="ListBullet1Char"/>
    <w:qFormat/>
    <w:rsid w:val="00597DB2"/>
  </w:style>
  <w:style w:type="character" w:customStyle="1" w:styleId="ListBullet2Char">
    <w:name w:val="List Bullet 2 Char"/>
    <w:link w:val="ListBullet2"/>
    <w:rsid w:val="00597DB2"/>
    <w:rPr>
      <w:sz w:val="24"/>
    </w:rPr>
  </w:style>
  <w:style w:type="character" w:customStyle="1" w:styleId="ListBullet1Char">
    <w:name w:val="List Bullet 1 Char"/>
    <w:link w:val="ListBullet1"/>
    <w:rsid w:val="00597DB2"/>
    <w:rPr>
      <w:sz w:val="24"/>
    </w:rPr>
  </w:style>
  <w:style w:type="character" w:customStyle="1" w:styleId="ListChar">
    <w:name w:val="List Char"/>
    <w:link w:val="List"/>
    <w:rsid w:val="00597DB2"/>
    <w:rPr>
      <w:sz w:val="24"/>
    </w:rPr>
  </w:style>
  <w:style w:type="paragraph" w:customStyle="1" w:styleId="List1">
    <w:name w:val="List 1"/>
    <w:basedOn w:val="List"/>
    <w:link w:val="List1Char"/>
    <w:qFormat/>
    <w:rsid w:val="00597DB2"/>
  </w:style>
  <w:style w:type="character" w:customStyle="1" w:styleId="List1Char">
    <w:name w:val="List 1 Char"/>
    <w:link w:val="List1"/>
    <w:rsid w:val="00597DB2"/>
    <w:rPr>
      <w:sz w:val="24"/>
    </w:rPr>
  </w:style>
  <w:style w:type="character" w:customStyle="1" w:styleId="List2Char">
    <w:name w:val="List 2 Char"/>
    <w:link w:val="List2"/>
    <w:rsid w:val="00597DB2"/>
    <w:rPr>
      <w:sz w:val="24"/>
    </w:rPr>
  </w:style>
  <w:style w:type="character" w:customStyle="1" w:styleId="List3Char">
    <w:name w:val="List 3 Char"/>
    <w:link w:val="List3"/>
    <w:rsid w:val="00597DB2"/>
    <w:rPr>
      <w:sz w:val="24"/>
    </w:rPr>
  </w:style>
  <w:style w:type="paragraph" w:styleId="List4">
    <w:name w:val="List 4"/>
    <w:basedOn w:val="Normal"/>
    <w:uiPriority w:val="99"/>
    <w:unhideWhenUsed/>
    <w:rsid w:val="00597DB2"/>
    <w:pPr>
      <w:ind w:left="1800" w:hanging="360"/>
    </w:pPr>
  </w:style>
  <w:style w:type="paragraph" w:styleId="List5">
    <w:name w:val="List 5"/>
    <w:basedOn w:val="Normal"/>
    <w:link w:val="List5Char"/>
    <w:rsid w:val="00597DB2"/>
    <w:pPr>
      <w:ind w:left="1800" w:hanging="360"/>
    </w:pPr>
  </w:style>
  <w:style w:type="character" w:customStyle="1" w:styleId="List5Char">
    <w:name w:val="List 5 Char"/>
    <w:link w:val="List5"/>
    <w:rsid w:val="00597DB2"/>
    <w:rPr>
      <w:sz w:val="24"/>
    </w:rPr>
  </w:style>
  <w:style w:type="character" w:customStyle="1" w:styleId="ListContinueChar">
    <w:name w:val="List Continue Char"/>
    <w:link w:val="ListContinue"/>
    <w:uiPriority w:val="99"/>
    <w:rsid w:val="00597DB2"/>
    <w:rPr>
      <w:sz w:val="24"/>
    </w:rPr>
  </w:style>
  <w:style w:type="paragraph" w:customStyle="1" w:styleId="ListContinue1">
    <w:name w:val="List Continue 1"/>
    <w:basedOn w:val="ListContinue"/>
    <w:link w:val="ListContinue1Char"/>
    <w:qFormat/>
    <w:rsid w:val="00597DB2"/>
  </w:style>
  <w:style w:type="character" w:customStyle="1" w:styleId="ListContinue1Char">
    <w:name w:val="List Continue 1 Char"/>
    <w:link w:val="ListContinue1"/>
    <w:rsid w:val="00597DB2"/>
    <w:rPr>
      <w:sz w:val="24"/>
    </w:rPr>
  </w:style>
  <w:style w:type="character" w:customStyle="1" w:styleId="ListNumber2Char">
    <w:name w:val="List Number 2 Char"/>
    <w:link w:val="ListNumber2"/>
    <w:rsid w:val="00597DB2"/>
    <w:rPr>
      <w:sz w:val="24"/>
    </w:rPr>
  </w:style>
  <w:style w:type="paragraph" w:customStyle="1" w:styleId="ListNumber1">
    <w:name w:val="List Number 1"/>
    <w:basedOn w:val="ListNumber"/>
    <w:link w:val="ListNumber1Char"/>
    <w:qFormat/>
    <w:rsid w:val="00597DB2"/>
    <w:pPr>
      <w:contextualSpacing w:val="0"/>
    </w:pPr>
  </w:style>
  <w:style w:type="character" w:customStyle="1" w:styleId="ListNumber1Char">
    <w:name w:val="List Number 1 Char"/>
    <w:link w:val="ListNumber1"/>
    <w:rsid w:val="00597DB2"/>
    <w:rPr>
      <w:sz w:val="24"/>
    </w:rPr>
  </w:style>
  <w:style w:type="paragraph" w:customStyle="1" w:styleId="AuthorInstructions">
    <w:name w:val="Author Instructions"/>
    <w:basedOn w:val="BodyText"/>
    <w:link w:val="AuthorInstructionsChar"/>
    <w:qFormat/>
    <w:rsid w:val="00597DB2"/>
    <w:rPr>
      <w:i/>
    </w:rPr>
  </w:style>
  <w:style w:type="character" w:customStyle="1" w:styleId="AuthorInstructionsChar">
    <w:name w:val="Author Instructions Char"/>
    <w:link w:val="AuthorInstructions"/>
    <w:rsid w:val="00597DB2"/>
    <w:rPr>
      <w:i/>
      <w:sz w:val="24"/>
    </w:rPr>
  </w:style>
  <w:style w:type="character" w:customStyle="1" w:styleId="BodyTextFirstIndentChar">
    <w:name w:val="Body Text First Indent Char"/>
    <w:basedOn w:val="BodyTextChar"/>
    <w:link w:val="BodyTextFirstIndent"/>
    <w:rsid w:val="00D05B7C"/>
    <w:rPr>
      <w:sz w:val="24"/>
    </w:rPr>
  </w:style>
  <w:style w:type="paragraph" w:styleId="E-mailSignature">
    <w:name w:val="E-mail Signature"/>
    <w:basedOn w:val="Normal"/>
    <w:link w:val="E-mailSignatureChar"/>
    <w:rsid w:val="00D05B7C"/>
  </w:style>
  <w:style w:type="character" w:customStyle="1" w:styleId="E-mailSignatureChar">
    <w:name w:val="E-mail Signature Char"/>
    <w:link w:val="E-mailSignature"/>
    <w:rsid w:val="00D05B7C"/>
    <w:rPr>
      <w:sz w:val="24"/>
    </w:rPr>
  </w:style>
  <w:style w:type="paragraph" w:styleId="EndnoteText">
    <w:name w:val="endnote text"/>
    <w:basedOn w:val="Normal"/>
    <w:link w:val="EndnoteTextChar"/>
    <w:rsid w:val="00D05B7C"/>
    <w:rPr>
      <w:sz w:val="20"/>
    </w:rPr>
  </w:style>
  <w:style w:type="character" w:customStyle="1" w:styleId="EndnoteTextChar">
    <w:name w:val="Endnote Text Char"/>
    <w:basedOn w:val="DefaultParagraphFont"/>
    <w:link w:val="EndnoteText"/>
    <w:rsid w:val="00D05B7C"/>
  </w:style>
  <w:style w:type="paragraph" w:styleId="EnvelopeAddress">
    <w:name w:val="envelope address"/>
    <w:basedOn w:val="Normal"/>
    <w:rsid w:val="00D05B7C"/>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D05B7C"/>
    <w:rPr>
      <w:rFonts w:ascii="Cambria" w:hAnsi="Cambria"/>
      <w:sz w:val="20"/>
    </w:rPr>
  </w:style>
  <w:style w:type="paragraph" w:styleId="HTMLAddress">
    <w:name w:val="HTML Address"/>
    <w:basedOn w:val="Normal"/>
    <w:link w:val="HTMLAddressChar"/>
    <w:rsid w:val="00D05B7C"/>
    <w:rPr>
      <w:i/>
      <w:iCs/>
    </w:rPr>
  </w:style>
  <w:style w:type="character" w:customStyle="1" w:styleId="HTMLAddressChar">
    <w:name w:val="HTML Address Char"/>
    <w:link w:val="HTMLAddress"/>
    <w:rsid w:val="00D05B7C"/>
    <w:rPr>
      <w:i/>
      <w:iCs/>
      <w:sz w:val="24"/>
    </w:rPr>
  </w:style>
  <w:style w:type="paragraph" w:styleId="HTMLPreformatted">
    <w:name w:val="HTML Preformatted"/>
    <w:basedOn w:val="Normal"/>
    <w:link w:val="HTMLPreformattedChar"/>
    <w:rsid w:val="00D05B7C"/>
    <w:rPr>
      <w:rFonts w:ascii="Courier New" w:hAnsi="Courier New" w:cs="Courier New"/>
      <w:sz w:val="20"/>
    </w:rPr>
  </w:style>
  <w:style w:type="character" w:customStyle="1" w:styleId="HTMLPreformattedChar">
    <w:name w:val="HTML Preformatted Char"/>
    <w:link w:val="HTMLPreformatted"/>
    <w:rsid w:val="00D05B7C"/>
    <w:rPr>
      <w:rFonts w:ascii="Courier New" w:hAnsi="Courier New" w:cs="Courier New"/>
    </w:rPr>
  </w:style>
  <w:style w:type="paragraph" w:styleId="Index1">
    <w:name w:val="index 1"/>
    <w:basedOn w:val="Normal"/>
    <w:next w:val="Normal"/>
    <w:autoRedefine/>
    <w:rsid w:val="00D05B7C"/>
    <w:pPr>
      <w:ind w:left="240" w:hanging="240"/>
    </w:pPr>
  </w:style>
  <w:style w:type="paragraph" w:styleId="Index2">
    <w:name w:val="index 2"/>
    <w:basedOn w:val="Normal"/>
    <w:next w:val="Normal"/>
    <w:autoRedefine/>
    <w:rsid w:val="00D05B7C"/>
    <w:pPr>
      <w:ind w:left="480" w:hanging="240"/>
    </w:pPr>
  </w:style>
  <w:style w:type="paragraph" w:styleId="Index3">
    <w:name w:val="index 3"/>
    <w:basedOn w:val="Normal"/>
    <w:next w:val="Normal"/>
    <w:autoRedefine/>
    <w:rsid w:val="00D05B7C"/>
    <w:pPr>
      <w:ind w:left="720" w:hanging="240"/>
    </w:pPr>
  </w:style>
  <w:style w:type="paragraph" w:styleId="Index4">
    <w:name w:val="index 4"/>
    <w:basedOn w:val="Normal"/>
    <w:next w:val="Normal"/>
    <w:autoRedefine/>
    <w:rsid w:val="00D05B7C"/>
    <w:pPr>
      <w:ind w:left="960" w:hanging="240"/>
    </w:pPr>
  </w:style>
  <w:style w:type="paragraph" w:styleId="Index5">
    <w:name w:val="index 5"/>
    <w:basedOn w:val="Normal"/>
    <w:next w:val="Normal"/>
    <w:autoRedefine/>
    <w:rsid w:val="00D05B7C"/>
    <w:pPr>
      <w:ind w:left="1200" w:hanging="240"/>
    </w:pPr>
  </w:style>
  <w:style w:type="paragraph" w:styleId="Index6">
    <w:name w:val="index 6"/>
    <w:basedOn w:val="Normal"/>
    <w:next w:val="Normal"/>
    <w:autoRedefine/>
    <w:rsid w:val="00D05B7C"/>
    <w:pPr>
      <w:ind w:left="1440" w:hanging="240"/>
    </w:pPr>
  </w:style>
  <w:style w:type="paragraph" w:styleId="Index7">
    <w:name w:val="index 7"/>
    <w:basedOn w:val="Normal"/>
    <w:next w:val="Normal"/>
    <w:autoRedefine/>
    <w:rsid w:val="00D05B7C"/>
    <w:pPr>
      <w:ind w:left="1680" w:hanging="240"/>
    </w:pPr>
  </w:style>
  <w:style w:type="paragraph" w:styleId="Index8">
    <w:name w:val="index 8"/>
    <w:basedOn w:val="Normal"/>
    <w:next w:val="Normal"/>
    <w:autoRedefine/>
    <w:rsid w:val="00D05B7C"/>
    <w:pPr>
      <w:ind w:left="1920" w:hanging="240"/>
    </w:pPr>
  </w:style>
  <w:style w:type="paragraph" w:styleId="Index9">
    <w:name w:val="index 9"/>
    <w:basedOn w:val="Normal"/>
    <w:next w:val="Normal"/>
    <w:autoRedefine/>
    <w:rsid w:val="00D05B7C"/>
    <w:pPr>
      <w:ind w:left="2160" w:hanging="240"/>
    </w:pPr>
  </w:style>
  <w:style w:type="paragraph" w:styleId="IndexHeading">
    <w:name w:val="index heading"/>
    <w:basedOn w:val="Normal"/>
    <w:next w:val="Index1"/>
    <w:rsid w:val="00D05B7C"/>
    <w:rPr>
      <w:rFonts w:ascii="Cambria" w:hAnsi="Cambria"/>
      <w:b/>
      <w:bCs/>
    </w:rPr>
  </w:style>
  <w:style w:type="paragraph" w:styleId="IntenseQuote">
    <w:name w:val="Intense Quote"/>
    <w:basedOn w:val="Normal"/>
    <w:next w:val="Normal"/>
    <w:link w:val="IntenseQuoteChar"/>
    <w:uiPriority w:val="30"/>
    <w:qFormat/>
    <w:rsid w:val="00D05B7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B7C"/>
    <w:rPr>
      <w:b/>
      <w:bCs/>
      <w:i/>
      <w:iCs/>
      <w:color w:val="4F81BD"/>
      <w:sz w:val="24"/>
    </w:rPr>
  </w:style>
  <w:style w:type="paragraph" w:styleId="ListParagraph">
    <w:name w:val="List Paragraph"/>
    <w:basedOn w:val="Normal"/>
    <w:uiPriority w:val="34"/>
    <w:qFormat/>
    <w:rsid w:val="00D05B7C"/>
    <w:pPr>
      <w:ind w:left="720"/>
    </w:pPr>
  </w:style>
  <w:style w:type="paragraph" w:styleId="MacroText">
    <w:name w:val="macro"/>
    <w:link w:val="MacroTextChar"/>
    <w:rsid w:val="00D05B7C"/>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character" w:customStyle="1" w:styleId="MacroTextChar">
    <w:name w:val="Macro Text Char"/>
    <w:link w:val="MacroText"/>
    <w:rsid w:val="00D05B7C"/>
    <w:rPr>
      <w:rFonts w:ascii="Courier New" w:hAnsi="Courier New" w:cs="Courier New"/>
    </w:rPr>
  </w:style>
  <w:style w:type="paragraph" w:styleId="MessageHeader">
    <w:name w:val="Message Header"/>
    <w:basedOn w:val="Normal"/>
    <w:link w:val="MessageHeaderChar"/>
    <w:rsid w:val="00D05B7C"/>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D05B7C"/>
    <w:rPr>
      <w:rFonts w:ascii="Cambria" w:eastAsia="Times New Roman" w:hAnsi="Cambria" w:cs="Times New Roman"/>
      <w:sz w:val="24"/>
      <w:szCs w:val="24"/>
      <w:shd w:val="pct20" w:color="auto" w:fill="auto"/>
    </w:rPr>
  </w:style>
  <w:style w:type="paragraph" w:styleId="NoSpacing">
    <w:name w:val="No Spacing"/>
    <w:uiPriority w:val="1"/>
    <w:qFormat/>
    <w:rsid w:val="00D05B7C"/>
    <w:rPr>
      <w:sz w:val="24"/>
    </w:rPr>
  </w:style>
  <w:style w:type="paragraph" w:styleId="NormalWeb">
    <w:name w:val="Normal (Web)"/>
    <w:basedOn w:val="Normal"/>
    <w:uiPriority w:val="99"/>
    <w:rsid w:val="00D05B7C"/>
    <w:rPr>
      <w:szCs w:val="24"/>
    </w:rPr>
  </w:style>
  <w:style w:type="paragraph" w:styleId="NormalIndent">
    <w:name w:val="Normal Indent"/>
    <w:basedOn w:val="Normal"/>
    <w:rsid w:val="00D05B7C"/>
    <w:pPr>
      <w:ind w:left="720"/>
    </w:pPr>
  </w:style>
  <w:style w:type="paragraph" w:styleId="NoteHeading">
    <w:name w:val="Note Heading"/>
    <w:basedOn w:val="Normal"/>
    <w:next w:val="Normal"/>
    <w:link w:val="NoteHeadingChar"/>
    <w:rsid w:val="00D05B7C"/>
  </w:style>
  <w:style w:type="character" w:customStyle="1" w:styleId="NoteHeadingChar">
    <w:name w:val="Note Heading Char"/>
    <w:link w:val="NoteHeading"/>
    <w:rsid w:val="00D05B7C"/>
    <w:rPr>
      <w:sz w:val="24"/>
    </w:rPr>
  </w:style>
  <w:style w:type="paragraph" w:styleId="Quote">
    <w:name w:val="Quote"/>
    <w:basedOn w:val="Normal"/>
    <w:next w:val="Normal"/>
    <w:link w:val="QuoteChar"/>
    <w:uiPriority w:val="29"/>
    <w:qFormat/>
    <w:rsid w:val="00D05B7C"/>
    <w:rPr>
      <w:i/>
      <w:iCs/>
      <w:color w:val="000000"/>
    </w:rPr>
  </w:style>
  <w:style w:type="character" w:customStyle="1" w:styleId="QuoteChar">
    <w:name w:val="Quote Char"/>
    <w:link w:val="Quote"/>
    <w:uiPriority w:val="29"/>
    <w:rsid w:val="00D05B7C"/>
    <w:rPr>
      <w:i/>
      <w:iCs/>
      <w:color w:val="000000"/>
      <w:sz w:val="24"/>
    </w:rPr>
  </w:style>
  <w:style w:type="paragraph" w:styleId="Salutation">
    <w:name w:val="Salutation"/>
    <w:basedOn w:val="Normal"/>
    <w:next w:val="Normal"/>
    <w:link w:val="SalutationChar"/>
    <w:rsid w:val="00D05B7C"/>
  </w:style>
  <w:style w:type="character" w:customStyle="1" w:styleId="SalutationChar">
    <w:name w:val="Salutation Char"/>
    <w:link w:val="Salutation"/>
    <w:rsid w:val="00D05B7C"/>
    <w:rPr>
      <w:sz w:val="24"/>
    </w:rPr>
  </w:style>
  <w:style w:type="paragraph" w:styleId="Signature">
    <w:name w:val="Signature"/>
    <w:basedOn w:val="Normal"/>
    <w:link w:val="SignatureChar"/>
    <w:rsid w:val="00D05B7C"/>
    <w:pPr>
      <w:ind w:left="4320"/>
    </w:pPr>
  </w:style>
  <w:style w:type="character" w:customStyle="1" w:styleId="SignatureChar">
    <w:name w:val="Signature Char"/>
    <w:link w:val="Signature"/>
    <w:rsid w:val="00D05B7C"/>
    <w:rPr>
      <w:sz w:val="24"/>
    </w:rPr>
  </w:style>
  <w:style w:type="paragraph" w:styleId="Subtitle">
    <w:name w:val="Subtitle"/>
    <w:basedOn w:val="Normal"/>
    <w:next w:val="Normal"/>
    <w:link w:val="SubtitleChar"/>
    <w:qFormat/>
    <w:rsid w:val="00D05B7C"/>
    <w:pPr>
      <w:spacing w:after="60"/>
      <w:jc w:val="center"/>
      <w:outlineLvl w:val="1"/>
    </w:pPr>
    <w:rPr>
      <w:rFonts w:ascii="Cambria" w:hAnsi="Cambria"/>
      <w:szCs w:val="24"/>
    </w:rPr>
  </w:style>
  <w:style w:type="character" w:customStyle="1" w:styleId="SubtitleChar">
    <w:name w:val="Subtitle Char"/>
    <w:link w:val="Subtitle"/>
    <w:rsid w:val="00D05B7C"/>
    <w:rPr>
      <w:rFonts w:ascii="Cambria" w:eastAsia="Times New Roman" w:hAnsi="Cambria" w:cs="Times New Roman"/>
      <w:sz w:val="24"/>
      <w:szCs w:val="24"/>
    </w:rPr>
  </w:style>
  <w:style w:type="paragraph" w:styleId="TOAHeading">
    <w:name w:val="toa heading"/>
    <w:basedOn w:val="Normal"/>
    <w:next w:val="Normal"/>
    <w:rsid w:val="00D05B7C"/>
    <w:rPr>
      <w:rFonts w:ascii="Cambria" w:hAnsi="Cambria"/>
      <w:b/>
      <w:bCs/>
      <w:szCs w:val="24"/>
    </w:rPr>
  </w:style>
  <w:style w:type="character" w:customStyle="1" w:styleId="AppendixHeading4Char">
    <w:name w:val="Appendix Heading 4 Char"/>
    <w:basedOn w:val="Heading4Char"/>
    <w:link w:val="AppendixHeading4"/>
    <w:rsid w:val="00325079"/>
    <w:rPr>
      <w:rFonts w:ascii="Arial" w:hAnsi="Arial"/>
      <w:b/>
      <w:noProof/>
      <w:kern w:val="28"/>
      <w:sz w:val="24"/>
    </w:rPr>
  </w:style>
  <w:style w:type="paragraph" w:customStyle="1" w:styleId="TableText">
    <w:name w:val="TableText"/>
    <w:basedOn w:val="Normal"/>
    <w:link w:val="TableTextChar"/>
    <w:rsid w:val="005B5D47"/>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5B5D47"/>
    <w:rPr>
      <w:rFonts w:ascii="Bookman Old Style" w:hAnsi="Bookman Old Style"/>
      <w:noProof/>
      <w:sz w:val="18"/>
      <w:szCs w:val="18"/>
      <w:lang w:val="x-none" w:eastAsia="x-none"/>
    </w:rPr>
  </w:style>
  <w:style w:type="character" w:customStyle="1" w:styleId="Heading1Char">
    <w:name w:val="Heading 1 Char"/>
    <w:basedOn w:val="DefaultParagraphFont"/>
    <w:link w:val="Heading1"/>
    <w:rsid w:val="004A6CA4"/>
    <w:rPr>
      <w:rFonts w:ascii="Arial" w:hAnsi="Arial"/>
      <w:b/>
      <w:noProof/>
      <w:kern w:val="28"/>
      <w:sz w:val="28"/>
    </w:rPr>
  </w:style>
  <w:style w:type="character" w:customStyle="1" w:styleId="Heading5Char">
    <w:name w:val="Heading 5 Char"/>
    <w:basedOn w:val="DefaultParagraphFont"/>
    <w:link w:val="Heading5"/>
    <w:rsid w:val="004A6CA4"/>
    <w:rPr>
      <w:rFonts w:ascii="Arial" w:hAnsi="Arial"/>
      <w:b/>
      <w:noProof/>
      <w:kern w:val="28"/>
      <w:sz w:val="24"/>
    </w:rPr>
  </w:style>
  <w:style w:type="paragraph" w:customStyle="1" w:styleId="BodyText22ptBoldCenteredKernat14pt">
    <w:name w:val="Body Text 22 pt Bold Centered Kern at 14 pt"/>
    <w:basedOn w:val="BodyText"/>
    <w:rsid w:val="00876FF1"/>
    <w:pPr>
      <w:jc w:val="center"/>
    </w:pPr>
    <w:rPr>
      <w:b/>
      <w:bCs/>
      <w:kern w:val="28"/>
      <w:sz w:val="44"/>
    </w:rPr>
  </w:style>
  <w:style w:type="character" w:customStyle="1" w:styleId="FootnoteTextChar">
    <w:name w:val="Footnote Text Char"/>
    <w:link w:val="FootnoteText"/>
    <w:uiPriority w:val="99"/>
    <w:semiHidden/>
    <w:locked/>
    <w:rsid w:val="00876FF1"/>
  </w:style>
  <w:style w:type="character" w:customStyle="1" w:styleId="TableEntryChar">
    <w:name w:val="Table Entry Char"/>
    <w:link w:val="TableEntry"/>
    <w:locked/>
    <w:rsid w:val="007A15D1"/>
    <w:rPr>
      <w:sz w:val="18"/>
    </w:rPr>
  </w:style>
  <w:style w:type="character" w:customStyle="1" w:styleId="TableEntryHeaderChar">
    <w:name w:val="Table Entry Header Char"/>
    <w:link w:val="TableEntryHeader"/>
    <w:locked/>
    <w:rsid w:val="00496E30"/>
    <w:rPr>
      <w:rFonts w:ascii="Arial" w:hAnsi="Arial"/>
      <w:b/>
    </w:rPr>
  </w:style>
  <w:style w:type="paragraph" w:customStyle="1" w:styleId="StyleBodyTextTopSinglesolidlineAuto6ptLinewidth">
    <w:name w:val="Style Body Text + Top: (Single solid line Auto  6 pt Line width)..."/>
    <w:basedOn w:val="BodyText"/>
    <w:rsid w:val="00FD0CE3"/>
    <w:pPr>
      <w:pBdr>
        <w:top w:val="single" w:sz="36" w:space="1" w:color="auto"/>
        <w:left w:val="single" w:sz="36" w:space="4" w:color="auto"/>
        <w:bottom w:val="single" w:sz="36" w:space="12" w:color="auto"/>
        <w:right w:val="single" w:sz="36" w:space="4" w:color="auto"/>
      </w:pBdr>
    </w:pPr>
  </w:style>
  <w:style w:type="character" w:customStyle="1" w:styleId="TableEntryChar1">
    <w:name w:val="Table Entry Char1"/>
    <w:locked/>
    <w:rsid w:val="00965A1E"/>
    <w:rPr>
      <w:sz w:val="18"/>
    </w:rPr>
  </w:style>
  <w:style w:type="paragraph" w:customStyle="1" w:styleId="TableEntryCentered">
    <w:name w:val="Table Entry Centered"/>
    <w:basedOn w:val="TableEntry"/>
    <w:rsid w:val="00965A1E"/>
    <w:pPr>
      <w:jc w:val="center"/>
    </w:pPr>
  </w:style>
  <w:style w:type="character" w:styleId="UnresolvedMention">
    <w:name w:val="Unresolved Mention"/>
    <w:basedOn w:val="DefaultParagraphFont"/>
    <w:uiPriority w:val="99"/>
    <w:semiHidden/>
    <w:unhideWhenUsed/>
    <w:rsid w:val="00A228F8"/>
    <w:rPr>
      <w:color w:val="605E5C"/>
      <w:shd w:val="clear" w:color="auto" w:fill="E1DFDD"/>
    </w:rPr>
  </w:style>
  <w:style w:type="paragraph" w:styleId="BodyTextIndent">
    <w:name w:val="Body Text Indent"/>
    <w:basedOn w:val="Normal"/>
    <w:link w:val="BodyTextIndentChar"/>
    <w:semiHidden/>
    <w:unhideWhenUsed/>
    <w:rsid w:val="0024197A"/>
    <w:pPr>
      <w:spacing w:after="120"/>
      <w:ind w:left="360"/>
    </w:pPr>
  </w:style>
  <w:style w:type="character" w:customStyle="1" w:styleId="BodyTextIndentChar">
    <w:name w:val="Body Text Indent Char"/>
    <w:basedOn w:val="DefaultParagraphFont"/>
    <w:link w:val="BodyTextIndent"/>
    <w:semiHidden/>
    <w:rsid w:val="0024197A"/>
    <w:rPr>
      <w:sz w:val="24"/>
    </w:rPr>
  </w:style>
  <w:style w:type="table" w:styleId="GridTable1Light">
    <w:name w:val="Grid Table 1 Light"/>
    <w:basedOn w:val="TableNormal"/>
    <w:rsid w:val="00B8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338207">
      <w:bodyDiv w:val="1"/>
      <w:marLeft w:val="0"/>
      <w:marRight w:val="0"/>
      <w:marTop w:val="0"/>
      <w:marBottom w:val="0"/>
      <w:divBdr>
        <w:top w:val="none" w:sz="0" w:space="0" w:color="auto"/>
        <w:left w:val="none" w:sz="0" w:space="0" w:color="auto"/>
        <w:bottom w:val="none" w:sz="0" w:space="0" w:color="auto"/>
        <w:right w:val="none" w:sz="0" w:space="0" w:color="auto"/>
      </w:divBdr>
    </w:div>
    <w:div w:id="851529007">
      <w:bodyDiv w:val="1"/>
      <w:marLeft w:val="0"/>
      <w:marRight w:val="0"/>
      <w:marTop w:val="0"/>
      <w:marBottom w:val="0"/>
      <w:divBdr>
        <w:top w:val="none" w:sz="0" w:space="0" w:color="auto"/>
        <w:left w:val="none" w:sz="0" w:space="0" w:color="auto"/>
        <w:bottom w:val="none" w:sz="0" w:space="0" w:color="auto"/>
        <w:right w:val="none" w:sz="0" w:space="0" w:color="auto"/>
      </w:divBdr>
    </w:div>
    <w:div w:id="885991259">
      <w:bodyDiv w:val="1"/>
      <w:marLeft w:val="0"/>
      <w:marRight w:val="0"/>
      <w:marTop w:val="0"/>
      <w:marBottom w:val="0"/>
      <w:divBdr>
        <w:top w:val="none" w:sz="0" w:space="0" w:color="auto"/>
        <w:left w:val="none" w:sz="0" w:space="0" w:color="auto"/>
        <w:bottom w:val="none" w:sz="0" w:space="0" w:color="auto"/>
        <w:right w:val="none" w:sz="0" w:space="0" w:color="auto"/>
      </w:divBdr>
    </w:div>
    <w:div w:id="913514839">
      <w:bodyDiv w:val="1"/>
      <w:marLeft w:val="0"/>
      <w:marRight w:val="0"/>
      <w:marTop w:val="0"/>
      <w:marBottom w:val="0"/>
      <w:divBdr>
        <w:top w:val="none" w:sz="0" w:space="0" w:color="auto"/>
        <w:left w:val="none" w:sz="0" w:space="0" w:color="auto"/>
        <w:bottom w:val="none" w:sz="0" w:space="0" w:color="auto"/>
        <w:right w:val="none" w:sz="0" w:space="0" w:color="auto"/>
      </w:divBdr>
    </w:div>
    <w:div w:id="1288900478">
      <w:bodyDiv w:val="1"/>
      <w:marLeft w:val="0"/>
      <w:marRight w:val="0"/>
      <w:marTop w:val="0"/>
      <w:marBottom w:val="0"/>
      <w:divBdr>
        <w:top w:val="none" w:sz="0" w:space="0" w:color="auto"/>
        <w:left w:val="none" w:sz="0" w:space="0" w:color="auto"/>
        <w:bottom w:val="none" w:sz="0" w:space="0" w:color="auto"/>
        <w:right w:val="none" w:sz="0" w:space="0" w:color="auto"/>
      </w:divBdr>
    </w:div>
    <w:div w:id="1527331398">
      <w:bodyDiv w:val="1"/>
      <w:marLeft w:val="0"/>
      <w:marRight w:val="0"/>
      <w:marTop w:val="0"/>
      <w:marBottom w:val="0"/>
      <w:divBdr>
        <w:top w:val="none" w:sz="0" w:space="0" w:color="auto"/>
        <w:left w:val="none" w:sz="0" w:space="0" w:color="auto"/>
        <w:bottom w:val="none" w:sz="0" w:space="0" w:color="auto"/>
        <w:right w:val="none" w:sz="0" w:space="0" w:color="auto"/>
      </w:divBdr>
    </w:div>
    <w:div w:id="1822237193">
      <w:bodyDiv w:val="1"/>
      <w:marLeft w:val="0"/>
      <w:marRight w:val="0"/>
      <w:marTop w:val="0"/>
      <w:marBottom w:val="0"/>
      <w:divBdr>
        <w:top w:val="none" w:sz="0" w:space="0" w:color="auto"/>
        <w:left w:val="none" w:sz="0" w:space="0" w:color="auto"/>
        <w:bottom w:val="none" w:sz="0" w:space="0" w:color="auto"/>
        <w:right w:val="none" w:sz="0" w:space="0" w:color="auto"/>
      </w:divBdr>
    </w:div>
    <w:div w:id="208583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he.net/" TargetMode="External"/><Relationship Id="rId18" Type="http://schemas.openxmlformats.org/officeDocument/2006/relationships/hyperlink" Target="http://ihe.net/Templates_Public_Comments/" TargetMode="External"/><Relationship Id="rId26" Type="http://schemas.openxmlformats.org/officeDocument/2006/relationships/hyperlink" Target="https://profiles.ihe.net/GeneralIntro/ch-B.html" TargetMode="External"/><Relationship Id="rId39" Type="http://schemas.openxmlformats.org/officeDocument/2006/relationships/fontTable" Target="fontTable.xml"/><Relationship Id="rId21" Type="http://schemas.openxmlformats.org/officeDocument/2006/relationships/hyperlink" Target="https://profiles.ihe.net/GeneralIntro/ch-10.html" TargetMode="Externa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he.net/about_ihe/ihe_process/" TargetMode="External"/><Relationship Id="rId20" Type="http://schemas.openxmlformats.org/officeDocument/2006/relationships/hyperlink" Target="https://profiles.ihe.net/GeneralIntro/ch-9.html" TargetMode="External"/><Relationship Id="rId29" Type="http://schemas.openxmlformats.org/officeDocument/2006/relationships/comments" Target="comments.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he.net/Public_Comment/" TargetMode="External"/><Relationship Id="rId24" Type="http://schemas.openxmlformats.org/officeDocument/2006/relationships/hyperlink" Target="https://wiki.ihe.net/index.php/Approval_Process_for_IHE_Actors,_Transactions_and_Glossary_Terms" TargetMode="External"/><Relationship Id="rId32" Type="http://schemas.microsoft.com/office/2018/08/relationships/commentsExtensible" Target="commentsExtensible.xml"/><Relationship Id="rId37" Type="http://schemas.openxmlformats.org/officeDocument/2006/relationships/footer" Target="foot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ihe.net/resources/profiles/" TargetMode="External"/><Relationship Id="rId23" Type="http://schemas.openxmlformats.org/officeDocument/2006/relationships/hyperlink" Target="https://profiles.ihe.net/GeneralIntro/index.html" TargetMode="External"/><Relationship Id="rId28" Type="http://schemas.openxmlformats.org/officeDocument/2006/relationships/hyperlink" Target="https://profiles.ihe.net/GeneralIntro/index.html" TargetMode="External"/><Relationship Id="rId36" Type="http://schemas.openxmlformats.org/officeDocument/2006/relationships/footer" Target="footer1.xml"/><Relationship Id="rId10" Type="http://schemas.openxmlformats.org/officeDocument/2006/relationships/hyperlink" Target="http://ihe.net/Public_Comment/" TargetMode="External"/><Relationship Id="rId19" Type="http://schemas.openxmlformats.org/officeDocument/2006/relationships/hyperlink" Target="https://profiles.ihe.net/GeneralIntro" TargetMode="Externa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ihe.net/Technical_Frameworks/" TargetMode="External"/><Relationship Id="rId14" Type="http://schemas.openxmlformats.org/officeDocument/2006/relationships/hyperlink" Target="https://www.ihe.net/ihe_domains/" TargetMode="External"/><Relationship Id="rId22" Type="http://schemas.openxmlformats.org/officeDocument/2006/relationships/hyperlink" Target="https://profiles.ihe.net/GeneralIntro/index.html" TargetMode="External"/><Relationship Id="rId27" Type="http://schemas.openxmlformats.org/officeDocument/2006/relationships/hyperlink" Target="https://profiles.ihe.net/GeneralIntro/ch-D.html" TargetMode="External"/><Relationship Id="rId30" Type="http://schemas.microsoft.com/office/2011/relationships/commentsExtended" Target="commentsExtended.xml"/><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www.ihe.net/Public_Comment/" TargetMode="External"/><Relationship Id="rId17" Type="http://schemas.openxmlformats.org/officeDocument/2006/relationships/hyperlink" Target="https://www.ihe.net/resources/technical_frameworks/" TargetMode="External"/><Relationship Id="rId25" Type="http://schemas.openxmlformats.org/officeDocument/2006/relationships/hyperlink" Target="https://profiles.ihe.net/GeneralIntro/ch-A.html" TargetMode="External"/><Relationship Id="rId33" Type="http://schemas.openxmlformats.org/officeDocument/2006/relationships/hyperlink" Target="https://wiki.ihe.net/index.php/PCD_OID_Management" TargetMode="External"/><Relationship Id="rId38"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Desktop\00_IHE\00_DocumentPublication\03_Templates\01_2012-09_IHE%20Templates\2012-09\Base%20Template%20(no%20rev%20letter%20is%20latest)\IHE_Template_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CC830-FE2E-4AE0-93CC-5C48A583F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IHE_Template_2012.dotx</Template>
  <TotalTime>28</TotalTime>
  <Pages>34</Pages>
  <Words>7674</Words>
  <Characters>43747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IHE_Suppl_Template_Rev10-6_2019-11-xx</vt:lpstr>
    </vt:vector>
  </TitlesOfParts>
  <Company>IHE</Company>
  <LinksUpToDate>false</LinksUpToDate>
  <CharactersWithSpaces>51319</CharactersWithSpaces>
  <SharedDoc>false</SharedDoc>
  <HLinks>
    <vt:vector size="738" baseType="variant">
      <vt:variant>
        <vt:i4>1048652</vt:i4>
      </vt:variant>
      <vt:variant>
        <vt:i4>696</vt:i4>
      </vt:variant>
      <vt:variant>
        <vt:i4>0</vt:i4>
      </vt:variant>
      <vt:variant>
        <vt:i4>5</vt:i4>
      </vt:variant>
      <vt:variant>
        <vt:lpwstr>http://wiki.ihe.net/index.php?title=National_Extensions_Process</vt:lpwstr>
      </vt:variant>
      <vt:variant>
        <vt:lpwstr/>
      </vt:variant>
      <vt:variant>
        <vt:i4>3801176</vt:i4>
      </vt:variant>
      <vt:variant>
        <vt:i4>693</vt:i4>
      </vt:variant>
      <vt:variant>
        <vt:i4>0</vt:i4>
      </vt:variant>
      <vt:variant>
        <vt:i4>5</vt:i4>
      </vt:variant>
      <vt:variant>
        <vt:lpwstr/>
      </vt:variant>
      <vt:variant>
        <vt:lpwstr>_1.3.6.1.4.1.19376.1.4.1.5.4__Cardia</vt:lpwstr>
      </vt:variant>
      <vt:variant>
        <vt:i4>589940</vt:i4>
      </vt:variant>
      <vt:variant>
        <vt:i4>684</vt:i4>
      </vt:variant>
      <vt:variant>
        <vt:i4>0</vt:i4>
      </vt:variant>
      <vt:variant>
        <vt:i4>5</vt:i4>
      </vt:variant>
      <vt:variant>
        <vt:lpwstr>http://wiki.ihe.net/index.php?title=Scheduled_Workflow</vt:lpwstr>
      </vt:variant>
      <vt:variant>
        <vt:lpwstr/>
      </vt:variant>
      <vt:variant>
        <vt:i4>131126</vt:i4>
      </vt:variant>
      <vt:variant>
        <vt:i4>675</vt:i4>
      </vt:variant>
      <vt:variant>
        <vt:i4>0</vt:i4>
      </vt:variant>
      <vt:variant>
        <vt:i4>5</vt:i4>
      </vt:variant>
      <vt:variant>
        <vt:lpwstr>http://ihe.net/Technical_Frameworks/</vt:lpwstr>
      </vt:variant>
      <vt:variant>
        <vt:lpwstr/>
      </vt:variant>
      <vt:variant>
        <vt:i4>131126</vt:i4>
      </vt:variant>
      <vt:variant>
        <vt:i4>672</vt:i4>
      </vt:variant>
      <vt:variant>
        <vt:i4>0</vt:i4>
      </vt:variant>
      <vt:variant>
        <vt:i4>5</vt:i4>
      </vt:variant>
      <vt:variant>
        <vt:lpwstr>http://ihe.net/Technical_Frameworks/</vt:lpwstr>
      </vt:variant>
      <vt:variant>
        <vt:lpwstr/>
      </vt:variant>
      <vt:variant>
        <vt:i4>1572919</vt:i4>
      </vt:variant>
      <vt:variant>
        <vt:i4>665</vt:i4>
      </vt:variant>
      <vt:variant>
        <vt:i4>0</vt:i4>
      </vt:variant>
      <vt:variant>
        <vt:i4>5</vt:i4>
      </vt:variant>
      <vt:variant>
        <vt:lpwstr/>
      </vt:variant>
      <vt:variant>
        <vt:lpwstr>_Toc381731613</vt:lpwstr>
      </vt:variant>
      <vt:variant>
        <vt:i4>1572919</vt:i4>
      </vt:variant>
      <vt:variant>
        <vt:i4>659</vt:i4>
      </vt:variant>
      <vt:variant>
        <vt:i4>0</vt:i4>
      </vt:variant>
      <vt:variant>
        <vt:i4>5</vt:i4>
      </vt:variant>
      <vt:variant>
        <vt:lpwstr/>
      </vt:variant>
      <vt:variant>
        <vt:lpwstr>_Toc381731612</vt:lpwstr>
      </vt:variant>
      <vt:variant>
        <vt:i4>1572919</vt:i4>
      </vt:variant>
      <vt:variant>
        <vt:i4>653</vt:i4>
      </vt:variant>
      <vt:variant>
        <vt:i4>0</vt:i4>
      </vt:variant>
      <vt:variant>
        <vt:i4>5</vt:i4>
      </vt:variant>
      <vt:variant>
        <vt:lpwstr/>
      </vt:variant>
      <vt:variant>
        <vt:lpwstr>_Toc381731611</vt:lpwstr>
      </vt:variant>
      <vt:variant>
        <vt:i4>1572919</vt:i4>
      </vt:variant>
      <vt:variant>
        <vt:i4>647</vt:i4>
      </vt:variant>
      <vt:variant>
        <vt:i4>0</vt:i4>
      </vt:variant>
      <vt:variant>
        <vt:i4>5</vt:i4>
      </vt:variant>
      <vt:variant>
        <vt:lpwstr/>
      </vt:variant>
      <vt:variant>
        <vt:lpwstr>_Toc381731610</vt:lpwstr>
      </vt:variant>
      <vt:variant>
        <vt:i4>1638455</vt:i4>
      </vt:variant>
      <vt:variant>
        <vt:i4>641</vt:i4>
      </vt:variant>
      <vt:variant>
        <vt:i4>0</vt:i4>
      </vt:variant>
      <vt:variant>
        <vt:i4>5</vt:i4>
      </vt:variant>
      <vt:variant>
        <vt:lpwstr/>
      </vt:variant>
      <vt:variant>
        <vt:lpwstr>_Toc381731609</vt:lpwstr>
      </vt:variant>
      <vt:variant>
        <vt:i4>1638455</vt:i4>
      </vt:variant>
      <vt:variant>
        <vt:i4>635</vt:i4>
      </vt:variant>
      <vt:variant>
        <vt:i4>0</vt:i4>
      </vt:variant>
      <vt:variant>
        <vt:i4>5</vt:i4>
      </vt:variant>
      <vt:variant>
        <vt:lpwstr/>
      </vt:variant>
      <vt:variant>
        <vt:lpwstr>_Toc381731608</vt:lpwstr>
      </vt:variant>
      <vt:variant>
        <vt:i4>1638455</vt:i4>
      </vt:variant>
      <vt:variant>
        <vt:i4>629</vt:i4>
      </vt:variant>
      <vt:variant>
        <vt:i4>0</vt:i4>
      </vt:variant>
      <vt:variant>
        <vt:i4>5</vt:i4>
      </vt:variant>
      <vt:variant>
        <vt:lpwstr/>
      </vt:variant>
      <vt:variant>
        <vt:lpwstr>_Toc381731607</vt:lpwstr>
      </vt:variant>
      <vt:variant>
        <vt:i4>1638455</vt:i4>
      </vt:variant>
      <vt:variant>
        <vt:i4>623</vt:i4>
      </vt:variant>
      <vt:variant>
        <vt:i4>0</vt:i4>
      </vt:variant>
      <vt:variant>
        <vt:i4>5</vt:i4>
      </vt:variant>
      <vt:variant>
        <vt:lpwstr/>
      </vt:variant>
      <vt:variant>
        <vt:lpwstr>_Toc381731606</vt:lpwstr>
      </vt:variant>
      <vt:variant>
        <vt:i4>1638455</vt:i4>
      </vt:variant>
      <vt:variant>
        <vt:i4>617</vt:i4>
      </vt:variant>
      <vt:variant>
        <vt:i4>0</vt:i4>
      </vt:variant>
      <vt:variant>
        <vt:i4>5</vt:i4>
      </vt:variant>
      <vt:variant>
        <vt:lpwstr/>
      </vt:variant>
      <vt:variant>
        <vt:lpwstr>_Toc381731605</vt:lpwstr>
      </vt:variant>
      <vt:variant>
        <vt:i4>1638455</vt:i4>
      </vt:variant>
      <vt:variant>
        <vt:i4>611</vt:i4>
      </vt:variant>
      <vt:variant>
        <vt:i4>0</vt:i4>
      </vt:variant>
      <vt:variant>
        <vt:i4>5</vt:i4>
      </vt:variant>
      <vt:variant>
        <vt:lpwstr/>
      </vt:variant>
      <vt:variant>
        <vt:lpwstr>_Toc381731604</vt:lpwstr>
      </vt:variant>
      <vt:variant>
        <vt:i4>1638455</vt:i4>
      </vt:variant>
      <vt:variant>
        <vt:i4>605</vt:i4>
      </vt:variant>
      <vt:variant>
        <vt:i4>0</vt:i4>
      </vt:variant>
      <vt:variant>
        <vt:i4>5</vt:i4>
      </vt:variant>
      <vt:variant>
        <vt:lpwstr/>
      </vt:variant>
      <vt:variant>
        <vt:lpwstr>_Toc381731603</vt:lpwstr>
      </vt:variant>
      <vt:variant>
        <vt:i4>1638455</vt:i4>
      </vt:variant>
      <vt:variant>
        <vt:i4>599</vt:i4>
      </vt:variant>
      <vt:variant>
        <vt:i4>0</vt:i4>
      </vt:variant>
      <vt:variant>
        <vt:i4>5</vt:i4>
      </vt:variant>
      <vt:variant>
        <vt:lpwstr/>
      </vt:variant>
      <vt:variant>
        <vt:lpwstr>_Toc381731602</vt:lpwstr>
      </vt:variant>
      <vt:variant>
        <vt:i4>1638455</vt:i4>
      </vt:variant>
      <vt:variant>
        <vt:i4>593</vt:i4>
      </vt:variant>
      <vt:variant>
        <vt:i4>0</vt:i4>
      </vt:variant>
      <vt:variant>
        <vt:i4>5</vt:i4>
      </vt:variant>
      <vt:variant>
        <vt:lpwstr/>
      </vt:variant>
      <vt:variant>
        <vt:lpwstr>_Toc381731601</vt:lpwstr>
      </vt:variant>
      <vt:variant>
        <vt:i4>1638455</vt:i4>
      </vt:variant>
      <vt:variant>
        <vt:i4>587</vt:i4>
      </vt:variant>
      <vt:variant>
        <vt:i4>0</vt:i4>
      </vt:variant>
      <vt:variant>
        <vt:i4>5</vt:i4>
      </vt:variant>
      <vt:variant>
        <vt:lpwstr/>
      </vt:variant>
      <vt:variant>
        <vt:lpwstr>_Toc381731600</vt:lpwstr>
      </vt:variant>
      <vt:variant>
        <vt:i4>1048628</vt:i4>
      </vt:variant>
      <vt:variant>
        <vt:i4>581</vt:i4>
      </vt:variant>
      <vt:variant>
        <vt:i4>0</vt:i4>
      </vt:variant>
      <vt:variant>
        <vt:i4>5</vt:i4>
      </vt:variant>
      <vt:variant>
        <vt:lpwstr/>
      </vt:variant>
      <vt:variant>
        <vt:lpwstr>_Toc381731599</vt:lpwstr>
      </vt:variant>
      <vt:variant>
        <vt:i4>1048628</vt:i4>
      </vt:variant>
      <vt:variant>
        <vt:i4>575</vt:i4>
      </vt:variant>
      <vt:variant>
        <vt:i4>0</vt:i4>
      </vt:variant>
      <vt:variant>
        <vt:i4>5</vt:i4>
      </vt:variant>
      <vt:variant>
        <vt:lpwstr/>
      </vt:variant>
      <vt:variant>
        <vt:lpwstr>_Toc381731598</vt:lpwstr>
      </vt:variant>
      <vt:variant>
        <vt:i4>1048628</vt:i4>
      </vt:variant>
      <vt:variant>
        <vt:i4>569</vt:i4>
      </vt:variant>
      <vt:variant>
        <vt:i4>0</vt:i4>
      </vt:variant>
      <vt:variant>
        <vt:i4>5</vt:i4>
      </vt:variant>
      <vt:variant>
        <vt:lpwstr/>
      </vt:variant>
      <vt:variant>
        <vt:lpwstr>_Toc381731597</vt:lpwstr>
      </vt:variant>
      <vt:variant>
        <vt:i4>1048628</vt:i4>
      </vt:variant>
      <vt:variant>
        <vt:i4>563</vt:i4>
      </vt:variant>
      <vt:variant>
        <vt:i4>0</vt:i4>
      </vt:variant>
      <vt:variant>
        <vt:i4>5</vt:i4>
      </vt:variant>
      <vt:variant>
        <vt:lpwstr/>
      </vt:variant>
      <vt:variant>
        <vt:lpwstr>_Toc381731596</vt:lpwstr>
      </vt:variant>
      <vt:variant>
        <vt:i4>1048628</vt:i4>
      </vt:variant>
      <vt:variant>
        <vt:i4>557</vt:i4>
      </vt:variant>
      <vt:variant>
        <vt:i4>0</vt:i4>
      </vt:variant>
      <vt:variant>
        <vt:i4>5</vt:i4>
      </vt:variant>
      <vt:variant>
        <vt:lpwstr/>
      </vt:variant>
      <vt:variant>
        <vt:lpwstr>_Toc381731595</vt:lpwstr>
      </vt:variant>
      <vt:variant>
        <vt:i4>1048628</vt:i4>
      </vt:variant>
      <vt:variant>
        <vt:i4>551</vt:i4>
      </vt:variant>
      <vt:variant>
        <vt:i4>0</vt:i4>
      </vt:variant>
      <vt:variant>
        <vt:i4>5</vt:i4>
      </vt:variant>
      <vt:variant>
        <vt:lpwstr/>
      </vt:variant>
      <vt:variant>
        <vt:lpwstr>_Toc381731594</vt:lpwstr>
      </vt:variant>
      <vt:variant>
        <vt:i4>1048628</vt:i4>
      </vt:variant>
      <vt:variant>
        <vt:i4>545</vt:i4>
      </vt:variant>
      <vt:variant>
        <vt:i4>0</vt:i4>
      </vt:variant>
      <vt:variant>
        <vt:i4>5</vt:i4>
      </vt:variant>
      <vt:variant>
        <vt:lpwstr/>
      </vt:variant>
      <vt:variant>
        <vt:lpwstr>_Toc381731593</vt:lpwstr>
      </vt:variant>
      <vt:variant>
        <vt:i4>1048628</vt:i4>
      </vt:variant>
      <vt:variant>
        <vt:i4>539</vt:i4>
      </vt:variant>
      <vt:variant>
        <vt:i4>0</vt:i4>
      </vt:variant>
      <vt:variant>
        <vt:i4>5</vt:i4>
      </vt:variant>
      <vt:variant>
        <vt:lpwstr/>
      </vt:variant>
      <vt:variant>
        <vt:lpwstr>_Toc381731592</vt:lpwstr>
      </vt:variant>
      <vt:variant>
        <vt:i4>1048628</vt:i4>
      </vt:variant>
      <vt:variant>
        <vt:i4>533</vt:i4>
      </vt:variant>
      <vt:variant>
        <vt:i4>0</vt:i4>
      </vt:variant>
      <vt:variant>
        <vt:i4>5</vt:i4>
      </vt:variant>
      <vt:variant>
        <vt:lpwstr/>
      </vt:variant>
      <vt:variant>
        <vt:lpwstr>_Toc381731591</vt:lpwstr>
      </vt:variant>
      <vt:variant>
        <vt:i4>1048628</vt:i4>
      </vt:variant>
      <vt:variant>
        <vt:i4>527</vt:i4>
      </vt:variant>
      <vt:variant>
        <vt:i4>0</vt:i4>
      </vt:variant>
      <vt:variant>
        <vt:i4>5</vt:i4>
      </vt:variant>
      <vt:variant>
        <vt:lpwstr/>
      </vt:variant>
      <vt:variant>
        <vt:lpwstr>_Toc381731590</vt:lpwstr>
      </vt:variant>
      <vt:variant>
        <vt:i4>1114164</vt:i4>
      </vt:variant>
      <vt:variant>
        <vt:i4>521</vt:i4>
      </vt:variant>
      <vt:variant>
        <vt:i4>0</vt:i4>
      </vt:variant>
      <vt:variant>
        <vt:i4>5</vt:i4>
      </vt:variant>
      <vt:variant>
        <vt:lpwstr/>
      </vt:variant>
      <vt:variant>
        <vt:lpwstr>_Toc381731589</vt:lpwstr>
      </vt:variant>
      <vt:variant>
        <vt:i4>1114164</vt:i4>
      </vt:variant>
      <vt:variant>
        <vt:i4>515</vt:i4>
      </vt:variant>
      <vt:variant>
        <vt:i4>0</vt:i4>
      </vt:variant>
      <vt:variant>
        <vt:i4>5</vt:i4>
      </vt:variant>
      <vt:variant>
        <vt:lpwstr/>
      </vt:variant>
      <vt:variant>
        <vt:lpwstr>_Toc381731588</vt:lpwstr>
      </vt:variant>
      <vt:variant>
        <vt:i4>1114164</vt:i4>
      </vt:variant>
      <vt:variant>
        <vt:i4>509</vt:i4>
      </vt:variant>
      <vt:variant>
        <vt:i4>0</vt:i4>
      </vt:variant>
      <vt:variant>
        <vt:i4>5</vt:i4>
      </vt:variant>
      <vt:variant>
        <vt:lpwstr/>
      </vt:variant>
      <vt:variant>
        <vt:lpwstr>_Toc381731587</vt:lpwstr>
      </vt:variant>
      <vt:variant>
        <vt:i4>1114164</vt:i4>
      </vt:variant>
      <vt:variant>
        <vt:i4>503</vt:i4>
      </vt:variant>
      <vt:variant>
        <vt:i4>0</vt:i4>
      </vt:variant>
      <vt:variant>
        <vt:i4>5</vt:i4>
      </vt:variant>
      <vt:variant>
        <vt:lpwstr/>
      </vt:variant>
      <vt:variant>
        <vt:lpwstr>_Toc381731586</vt:lpwstr>
      </vt:variant>
      <vt:variant>
        <vt:i4>1114164</vt:i4>
      </vt:variant>
      <vt:variant>
        <vt:i4>497</vt:i4>
      </vt:variant>
      <vt:variant>
        <vt:i4>0</vt:i4>
      </vt:variant>
      <vt:variant>
        <vt:i4>5</vt:i4>
      </vt:variant>
      <vt:variant>
        <vt:lpwstr/>
      </vt:variant>
      <vt:variant>
        <vt:lpwstr>_Toc381731585</vt:lpwstr>
      </vt:variant>
      <vt:variant>
        <vt:i4>1114164</vt:i4>
      </vt:variant>
      <vt:variant>
        <vt:i4>491</vt:i4>
      </vt:variant>
      <vt:variant>
        <vt:i4>0</vt:i4>
      </vt:variant>
      <vt:variant>
        <vt:i4>5</vt:i4>
      </vt:variant>
      <vt:variant>
        <vt:lpwstr/>
      </vt:variant>
      <vt:variant>
        <vt:lpwstr>_Toc381731584</vt:lpwstr>
      </vt:variant>
      <vt:variant>
        <vt:i4>1114164</vt:i4>
      </vt:variant>
      <vt:variant>
        <vt:i4>485</vt:i4>
      </vt:variant>
      <vt:variant>
        <vt:i4>0</vt:i4>
      </vt:variant>
      <vt:variant>
        <vt:i4>5</vt:i4>
      </vt:variant>
      <vt:variant>
        <vt:lpwstr/>
      </vt:variant>
      <vt:variant>
        <vt:lpwstr>_Toc381731583</vt:lpwstr>
      </vt:variant>
      <vt:variant>
        <vt:i4>1114164</vt:i4>
      </vt:variant>
      <vt:variant>
        <vt:i4>479</vt:i4>
      </vt:variant>
      <vt:variant>
        <vt:i4>0</vt:i4>
      </vt:variant>
      <vt:variant>
        <vt:i4>5</vt:i4>
      </vt:variant>
      <vt:variant>
        <vt:lpwstr/>
      </vt:variant>
      <vt:variant>
        <vt:lpwstr>_Toc381731582</vt:lpwstr>
      </vt:variant>
      <vt:variant>
        <vt:i4>1114164</vt:i4>
      </vt:variant>
      <vt:variant>
        <vt:i4>473</vt:i4>
      </vt:variant>
      <vt:variant>
        <vt:i4>0</vt:i4>
      </vt:variant>
      <vt:variant>
        <vt:i4>5</vt:i4>
      </vt:variant>
      <vt:variant>
        <vt:lpwstr/>
      </vt:variant>
      <vt:variant>
        <vt:lpwstr>_Toc381731581</vt:lpwstr>
      </vt:variant>
      <vt:variant>
        <vt:i4>1114164</vt:i4>
      </vt:variant>
      <vt:variant>
        <vt:i4>467</vt:i4>
      </vt:variant>
      <vt:variant>
        <vt:i4>0</vt:i4>
      </vt:variant>
      <vt:variant>
        <vt:i4>5</vt:i4>
      </vt:variant>
      <vt:variant>
        <vt:lpwstr/>
      </vt:variant>
      <vt:variant>
        <vt:lpwstr>_Toc381731580</vt:lpwstr>
      </vt:variant>
      <vt:variant>
        <vt:i4>1966132</vt:i4>
      </vt:variant>
      <vt:variant>
        <vt:i4>461</vt:i4>
      </vt:variant>
      <vt:variant>
        <vt:i4>0</vt:i4>
      </vt:variant>
      <vt:variant>
        <vt:i4>5</vt:i4>
      </vt:variant>
      <vt:variant>
        <vt:lpwstr/>
      </vt:variant>
      <vt:variant>
        <vt:lpwstr>_Toc381731579</vt:lpwstr>
      </vt:variant>
      <vt:variant>
        <vt:i4>1966132</vt:i4>
      </vt:variant>
      <vt:variant>
        <vt:i4>455</vt:i4>
      </vt:variant>
      <vt:variant>
        <vt:i4>0</vt:i4>
      </vt:variant>
      <vt:variant>
        <vt:i4>5</vt:i4>
      </vt:variant>
      <vt:variant>
        <vt:lpwstr/>
      </vt:variant>
      <vt:variant>
        <vt:lpwstr>_Toc381731578</vt:lpwstr>
      </vt:variant>
      <vt:variant>
        <vt:i4>1966132</vt:i4>
      </vt:variant>
      <vt:variant>
        <vt:i4>449</vt:i4>
      </vt:variant>
      <vt:variant>
        <vt:i4>0</vt:i4>
      </vt:variant>
      <vt:variant>
        <vt:i4>5</vt:i4>
      </vt:variant>
      <vt:variant>
        <vt:lpwstr/>
      </vt:variant>
      <vt:variant>
        <vt:lpwstr>_Toc381731577</vt:lpwstr>
      </vt:variant>
      <vt:variant>
        <vt:i4>1966132</vt:i4>
      </vt:variant>
      <vt:variant>
        <vt:i4>443</vt:i4>
      </vt:variant>
      <vt:variant>
        <vt:i4>0</vt:i4>
      </vt:variant>
      <vt:variant>
        <vt:i4>5</vt:i4>
      </vt:variant>
      <vt:variant>
        <vt:lpwstr/>
      </vt:variant>
      <vt:variant>
        <vt:lpwstr>_Toc381731576</vt:lpwstr>
      </vt:variant>
      <vt:variant>
        <vt:i4>1966132</vt:i4>
      </vt:variant>
      <vt:variant>
        <vt:i4>437</vt:i4>
      </vt:variant>
      <vt:variant>
        <vt:i4>0</vt:i4>
      </vt:variant>
      <vt:variant>
        <vt:i4>5</vt:i4>
      </vt:variant>
      <vt:variant>
        <vt:lpwstr/>
      </vt:variant>
      <vt:variant>
        <vt:lpwstr>_Toc381731575</vt:lpwstr>
      </vt:variant>
      <vt:variant>
        <vt:i4>1966132</vt:i4>
      </vt:variant>
      <vt:variant>
        <vt:i4>431</vt:i4>
      </vt:variant>
      <vt:variant>
        <vt:i4>0</vt:i4>
      </vt:variant>
      <vt:variant>
        <vt:i4>5</vt:i4>
      </vt:variant>
      <vt:variant>
        <vt:lpwstr/>
      </vt:variant>
      <vt:variant>
        <vt:lpwstr>_Toc381731574</vt:lpwstr>
      </vt:variant>
      <vt:variant>
        <vt:i4>1966132</vt:i4>
      </vt:variant>
      <vt:variant>
        <vt:i4>425</vt:i4>
      </vt:variant>
      <vt:variant>
        <vt:i4>0</vt:i4>
      </vt:variant>
      <vt:variant>
        <vt:i4>5</vt:i4>
      </vt:variant>
      <vt:variant>
        <vt:lpwstr/>
      </vt:variant>
      <vt:variant>
        <vt:lpwstr>_Toc381731573</vt:lpwstr>
      </vt:variant>
      <vt:variant>
        <vt:i4>1966132</vt:i4>
      </vt:variant>
      <vt:variant>
        <vt:i4>419</vt:i4>
      </vt:variant>
      <vt:variant>
        <vt:i4>0</vt:i4>
      </vt:variant>
      <vt:variant>
        <vt:i4>5</vt:i4>
      </vt:variant>
      <vt:variant>
        <vt:lpwstr/>
      </vt:variant>
      <vt:variant>
        <vt:lpwstr>_Toc381731572</vt:lpwstr>
      </vt:variant>
      <vt:variant>
        <vt:i4>1966132</vt:i4>
      </vt:variant>
      <vt:variant>
        <vt:i4>413</vt:i4>
      </vt:variant>
      <vt:variant>
        <vt:i4>0</vt:i4>
      </vt:variant>
      <vt:variant>
        <vt:i4>5</vt:i4>
      </vt:variant>
      <vt:variant>
        <vt:lpwstr/>
      </vt:variant>
      <vt:variant>
        <vt:lpwstr>_Toc381731571</vt:lpwstr>
      </vt:variant>
      <vt:variant>
        <vt:i4>1966132</vt:i4>
      </vt:variant>
      <vt:variant>
        <vt:i4>407</vt:i4>
      </vt:variant>
      <vt:variant>
        <vt:i4>0</vt:i4>
      </vt:variant>
      <vt:variant>
        <vt:i4>5</vt:i4>
      </vt:variant>
      <vt:variant>
        <vt:lpwstr/>
      </vt:variant>
      <vt:variant>
        <vt:lpwstr>_Toc381731570</vt:lpwstr>
      </vt:variant>
      <vt:variant>
        <vt:i4>2031668</vt:i4>
      </vt:variant>
      <vt:variant>
        <vt:i4>401</vt:i4>
      </vt:variant>
      <vt:variant>
        <vt:i4>0</vt:i4>
      </vt:variant>
      <vt:variant>
        <vt:i4>5</vt:i4>
      </vt:variant>
      <vt:variant>
        <vt:lpwstr/>
      </vt:variant>
      <vt:variant>
        <vt:lpwstr>_Toc381731569</vt:lpwstr>
      </vt:variant>
      <vt:variant>
        <vt:i4>2031668</vt:i4>
      </vt:variant>
      <vt:variant>
        <vt:i4>395</vt:i4>
      </vt:variant>
      <vt:variant>
        <vt:i4>0</vt:i4>
      </vt:variant>
      <vt:variant>
        <vt:i4>5</vt:i4>
      </vt:variant>
      <vt:variant>
        <vt:lpwstr/>
      </vt:variant>
      <vt:variant>
        <vt:lpwstr>_Toc381731568</vt:lpwstr>
      </vt:variant>
      <vt:variant>
        <vt:i4>2031668</vt:i4>
      </vt:variant>
      <vt:variant>
        <vt:i4>389</vt:i4>
      </vt:variant>
      <vt:variant>
        <vt:i4>0</vt:i4>
      </vt:variant>
      <vt:variant>
        <vt:i4>5</vt:i4>
      </vt:variant>
      <vt:variant>
        <vt:lpwstr/>
      </vt:variant>
      <vt:variant>
        <vt:lpwstr>_Toc381731567</vt:lpwstr>
      </vt:variant>
      <vt:variant>
        <vt:i4>2031668</vt:i4>
      </vt:variant>
      <vt:variant>
        <vt:i4>383</vt:i4>
      </vt:variant>
      <vt:variant>
        <vt:i4>0</vt:i4>
      </vt:variant>
      <vt:variant>
        <vt:i4>5</vt:i4>
      </vt:variant>
      <vt:variant>
        <vt:lpwstr/>
      </vt:variant>
      <vt:variant>
        <vt:lpwstr>_Toc381731566</vt:lpwstr>
      </vt:variant>
      <vt:variant>
        <vt:i4>2031668</vt:i4>
      </vt:variant>
      <vt:variant>
        <vt:i4>377</vt:i4>
      </vt:variant>
      <vt:variant>
        <vt:i4>0</vt:i4>
      </vt:variant>
      <vt:variant>
        <vt:i4>5</vt:i4>
      </vt:variant>
      <vt:variant>
        <vt:lpwstr/>
      </vt:variant>
      <vt:variant>
        <vt:lpwstr>_Toc381731565</vt:lpwstr>
      </vt:variant>
      <vt:variant>
        <vt:i4>2031668</vt:i4>
      </vt:variant>
      <vt:variant>
        <vt:i4>371</vt:i4>
      </vt:variant>
      <vt:variant>
        <vt:i4>0</vt:i4>
      </vt:variant>
      <vt:variant>
        <vt:i4>5</vt:i4>
      </vt:variant>
      <vt:variant>
        <vt:lpwstr/>
      </vt:variant>
      <vt:variant>
        <vt:lpwstr>_Toc381731564</vt:lpwstr>
      </vt:variant>
      <vt:variant>
        <vt:i4>2031668</vt:i4>
      </vt:variant>
      <vt:variant>
        <vt:i4>365</vt:i4>
      </vt:variant>
      <vt:variant>
        <vt:i4>0</vt:i4>
      </vt:variant>
      <vt:variant>
        <vt:i4>5</vt:i4>
      </vt:variant>
      <vt:variant>
        <vt:lpwstr/>
      </vt:variant>
      <vt:variant>
        <vt:lpwstr>_Toc381731563</vt:lpwstr>
      </vt:variant>
      <vt:variant>
        <vt:i4>2031668</vt:i4>
      </vt:variant>
      <vt:variant>
        <vt:i4>359</vt:i4>
      </vt:variant>
      <vt:variant>
        <vt:i4>0</vt:i4>
      </vt:variant>
      <vt:variant>
        <vt:i4>5</vt:i4>
      </vt:variant>
      <vt:variant>
        <vt:lpwstr/>
      </vt:variant>
      <vt:variant>
        <vt:lpwstr>_Toc381731562</vt:lpwstr>
      </vt:variant>
      <vt:variant>
        <vt:i4>2031668</vt:i4>
      </vt:variant>
      <vt:variant>
        <vt:i4>353</vt:i4>
      </vt:variant>
      <vt:variant>
        <vt:i4>0</vt:i4>
      </vt:variant>
      <vt:variant>
        <vt:i4>5</vt:i4>
      </vt:variant>
      <vt:variant>
        <vt:lpwstr/>
      </vt:variant>
      <vt:variant>
        <vt:lpwstr>_Toc381731561</vt:lpwstr>
      </vt:variant>
      <vt:variant>
        <vt:i4>2031668</vt:i4>
      </vt:variant>
      <vt:variant>
        <vt:i4>347</vt:i4>
      </vt:variant>
      <vt:variant>
        <vt:i4>0</vt:i4>
      </vt:variant>
      <vt:variant>
        <vt:i4>5</vt:i4>
      </vt:variant>
      <vt:variant>
        <vt:lpwstr/>
      </vt:variant>
      <vt:variant>
        <vt:lpwstr>_Toc381731560</vt:lpwstr>
      </vt:variant>
      <vt:variant>
        <vt:i4>1835060</vt:i4>
      </vt:variant>
      <vt:variant>
        <vt:i4>341</vt:i4>
      </vt:variant>
      <vt:variant>
        <vt:i4>0</vt:i4>
      </vt:variant>
      <vt:variant>
        <vt:i4>5</vt:i4>
      </vt:variant>
      <vt:variant>
        <vt:lpwstr/>
      </vt:variant>
      <vt:variant>
        <vt:lpwstr>_Toc381731559</vt:lpwstr>
      </vt:variant>
      <vt:variant>
        <vt:i4>1835060</vt:i4>
      </vt:variant>
      <vt:variant>
        <vt:i4>335</vt:i4>
      </vt:variant>
      <vt:variant>
        <vt:i4>0</vt:i4>
      </vt:variant>
      <vt:variant>
        <vt:i4>5</vt:i4>
      </vt:variant>
      <vt:variant>
        <vt:lpwstr/>
      </vt:variant>
      <vt:variant>
        <vt:lpwstr>_Toc381731558</vt:lpwstr>
      </vt:variant>
      <vt:variant>
        <vt:i4>1835060</vt:i4>
      </vt:variant>
      <vt:variant>
        <vt:i4>329</vt:i4>
      </vt:variant>
      <vt:variant>
        <vt:i4>0</vt:i4>
      </vt:variant>
      <vt:variant>
        <vt:i4>5</vt:i4>
      </vt:variant>
      <vt:variant>
        <vt:lpwstr/>
      </vt:variant>
      <vt:variant>
        <vt:lpwstr>_Toc381731557</vt:lpwstr>
      </vt:variant>
      <vt:variant>
        <vt:i4>1835060</vt:i4>
      </vt:variant>
      <vt:variant>
        <vt:i4>323</vt:i4>
      </vt:variant>
      <vt:variant>
        <vt:i4>0</vt:i4>
      </vt:variant>
      <vt:variant>
        <vt:i4>5</vt:i4>
      </vt:variant>
      <vt:variant>
        <vt:lpwstr/>
      </vt:variant>
      <vt:variant>
        <vt:lpwstr>_Toc381731556</vt:lpwstr>
      </vt:variant>
      <vt:variant>
        <vt:i4>1835060</vt:i4>
      </vt:variant>
      <vt:variant>
        <vt:i4>317</vt:i4>
      </vt:variant>
      <vt:variant>
        <vt:i4>0</vt:i4>
      </vt:variant>
      <vt:variant>
        <vt:i4>5</vt:i4>
      </vt:variant>
      <vt:variant>
        <vt:lpwstr/>
      </vt:variant>
      <vt:variant>
        <vt:lpwstr>_Toc381731555</vt:lpwstr>
      </vt:variant>
      <vt:variant>
        <vt:i4>1835060</vt:i4>
      </vt:variant>
      <vt:variant>
        <vt:i4>311</vt:i4>
      </vt:variant>
      <vt:variant>
        <vt:i4>0</vt:i4>
      </vt:variant>
      <vt:variant>
        <vt:i4>5</vt:i4>
      </vt:variant>
      <vt:variant>
        <vt:lpwstr/>
      </vt:variant>
      <vt:variant>
        <vt:lpwstr>_Toc381731554</vt:lpwstr>
      </vt:variant>
      <vt:variant>
        <vt:i4>1835060</vt:i4>
      </vt:variant>
      <vt:variant>
        <vt:i4>305</vt:i4>
      </vt:variant>
      <vt:variant>
        <vt:i4>0</vt:i4>
      </vt:variant>
      <vt:variant>
        <vt:i4>5</vt:i4>
      </vt:variant>
      <vt:variant>
        <vt:lpwstr/>
      </vt:variant>
      <vt:variant>
        <vt:lpwstr>_Toc381731553</vt:lpwstr>
      </vt:variant>
      <vt:variant>
        <vt:i4>1835060</vt:i4>
      </vt:variant>
      <vt:variant>
        <vt:i4>299</vt:i4>
      </vt:variant>
      <vt:variant>
        <vt:i4>0</vt:i4>
      </vt:variant>
      <vt:variant>
        <vt:i4>5</vt:i4>
      </vt:variant>
      <vt:variant>
        <vt:lpwstr/>
      </vt:variant>
      <vt:variant>
        <vt:lpwstr>_Toc381731552</vt:lpwstr>
      </vt:variant>
      <vt:variant>
        <vt:i4>1835060</vt:i4>
      </vt:variant>
      <vt:variant>
        <vt:i4>293</vt:i4>
      </vt:variant>
      <vt:variant>
        <vt:i4>0</vt:i4>
      </vt:variant>
      <vt:variant>
        <vt:i4>5</vt:i4>
      </vt:variant>
      <vt:variant>
        <vt:lpwstr/>
      </vt:variant>
      <vt:variant>
        <vt:lpwstr>_Toc381731551</vt:lpwstr>
      </vt:variant>
      <vt:variant>
        <vt:i4>1835060</vt:i4>
      </vt:variant>
      <vt:variant>
        <vt:i4>287</vt:i4>
      </vt:variant>
      <vt:variant>
        <vt:i4>0</vt:i4>
      </vt:variant>
      <vt:variant>
        <vt:i4>5</vt:i4>
      </vt:variant>
      <vt:variant>
        <vt:lpwstr/>
      </vt:variant>
      <vt:variant>
        <vt:lpwstr>_Toc381731550</vt:lpwstr>
      </vt:variant>
      <vt:variant>
        <vt:i4>1900596</vt:i4>
      </vt:variant>
      <vt:variant>
        <vt:i4>281</vt:i4>
      </vt:variant>
      <vt:variant>
        <vt:i4>0</vt:i4>
      </vt:variant>
      <vt:variant>
        <vt:i4>5</vt:i4>
      </vt:variant>
      <vt:variant>
        <vt:lpwstr/>
      </vt:variant>
      <vt:variant>
        <vt:lpwstr>_Toc381731549</vt:lpwstr>
      </vt:variant>
      <vt:variant>
        <vt:i4>1900596</vt:i4>
      </vt:variant>
      <vt:variant>
        <vt:i4>275</vt:i4>
      </vt:variant>
      <vt:variant>
        <vt:i4>0</vt:i4>
      </vt:variant>
      <vt:variant>
        <vt:i4>5</vt:i4>
      </vt:variant>
      <vt:variant>
        <vt:lpwstr/>
      </vt:variant>
      <vt:variant>
        <vt:lpwstr>_Toc381731548</vt:lpwstr>
      </vt:variant>
      <vt:variant>
        <vt:i4>1900596</vt:i4>
      </vt:variant>
      <vt:variant>
        <vt:i4>269</vt:i4>
      </vt:variant>
      <vt:variant>
        <vt:i4>0</vt:i4>
      </vt:variant>
      <vt:variant>
        <vt:i4>5</vt:i4>
      </vt:variant>
      <vt:variant>
        <vt:lpwstr/>
      </vt:variant>
      <vt:variant>
        <vt:lpwstr>_Toc381731547</vt:lpwstr>
      </vt:variant>
      <vt:variant>
        <vt:i4>1900596</vt:i4>
      </vt:variant>
      <vt:variant>
        <vt:i4>263</vt:i4>
      </vt:variant>
      <vt:variant>
        <vt:i4>0</vt:i4>
      </vt:variant>
      <vt:variant>
        <vt:i4>5</vt:i4>
      </vt:variant>
      <vt:variant>
        <vt:lpwstr/>
      </vt:variant>
      <vt:variant>
        <vt:lpwstr>_Toc381731546</vt:lpwstr>
      </vt:variant>
      <vt:variant>
        <vt:i4>1900596</vt:i4>
      </vt:variant>
      <vt:variant>
        <vt:i4>257</vt:i4>
      </vt:variant>
      <vt:variant>
        <vt:i4>0</vt:i4>
      </vt:variant>
      <vt:variant>
        <vt:i4>5</vt:i4>
      </vt:variant>
      <vt:variant>
        <vt:lpwstr/>
      </vt:variant>
      <vt:variant>
        <vt:lpwstr>_Toc381731545</vt:lpwstr>
      </vt:variant>
      <vt:variant>
        <vt:i4>1900596</vt:i4>
      </vt:variant>
      <vt:variant>
        <vt:i4>251</vt:i4>
      </vt:variant>
      <vt:variant>
        <vt:i4>0</vt:i4>
      </vt:variant>
      <vt:variant>
        <vt:i4>5</vt:i4>
      </vt:variant>
      <vt:variant>
        <vt:lpwstr/>
      </vt:variant>
      <vt:variant>
        <vt:lpwstr>_Toc381731544</vt:lpwstr>
      </vt:variant>
      <vt:variant>
        <vt:i4>1900596</vt:i4>
      </vt:variant>
      <vt:variant>
        <vt:i4>245</vt:i4>
      </vt:variant>
      <vt:variant>
        <vt:i4>0</vt:i4>
      </vt:variant>
      <vt:variant>
        <vt:i4>5</vt:i4>
      </vt:variant>
      <vt:variant>
        <vt:lpwstr/>
      </vt:variant>
      <vt:variant>
        <vt:lpwstr>_Toc381731543</vt:lpwstr>
      </vt:variant>
      <vt:variant>
        <vt:i4>1900596</vt:i4>
      </vt:variant>
      <vt:variant>
        <vt:i4>239</vt:i4>
      </vt:variant>
      <vt:variant>
        <vt:i4>0</vt:i4>
      </vt:variant>
      <vt:variant>
        <vt:i4>5</vt:i4>
      </vt:variant>
      <vt:variant>
        <vt:lpwstr/>
      </vt:variant>
      <vt:variant>
        <vt:lpwstr>_Toc381731542</vt:lpwstr>
      </vt:variant>
      <vt:variant>
        <vt:i4>1900596</vt:i4>
      </vt:variant>
      <vt:variant>
        <vt:i4>233</vt:i4>
      </vt:variant>
      <vt:variant>
        <vt:i4>0</vt:i4>
      </vt:variant>
      <vt:variant>
        <vt:i4>5</vt:i4>
      </vt:variant>
      <vt:variant>
        <vt:lpwstr/>
      </vt:variant>
      <vt:variant>
        <vt:lpwstr>_Toc381731541</vt:lpwstr>
      </vt:variant>
      <vt:variant>
        <vt:i4>1900596</vt:i4>
      </vt:variant>
      <vt:variant>
        <vt:i4>227</vt:i4>
      </vt:variant>
      <vt:variant>
        <vt:i4>0</vt:i4>
      </vt:variant>
      <vt:variant>
        <vt:i4>5</vt:i4>
      </vt:variant>
      <vt:variant>
        <vt:lpwstr/>
      </vt:variant>
      <vt:variant>
        <vt:lpwstr>_Toc381731540</vt:lpwstr>
      </vt:variant>
      <vt:variant>
        <vt:i4>1703988</vt:i4>
      </vt:variant>
      <vt:variant>
        <vt:i4>221</vt:i4>
      </vt:variant>
      <vt:variant>
        <vt:i4>0</vt:i4>
      </vt:variant>
      <vt:variant>
        <vt:i4>5</vt:i4>
      </vt:variant>
      <vt:variant>
        <vt:lpwstr/>
      </vt:variant>
      <vt:variant>
        <vt:lpwstr>_Toc381731539</vt:lpwstr>
      </vt:variant>
      <vt:variant>
        <vt:i4>1703988</vt:i4>
      </vt:variant>
      <vt:variant>
        <vt:i4>215</vt:i4>
      </vt:variant>
      <vt:variant>
        <vt:i4>0</vt:i4>
      </vt:variant>
      <vt:variant>
        <vt:i4>5</vt:i4>
      </vt:variant>
      <vt:variant>
        <vt:lpwstr/>
      </vt:variant>
      <vt:variant>
        <vt:lpwstr>_Toc381731538</vt:lpwstr>
      </vt:variant>
      <vt:variant>
        <vt:i4>1703988</vt:i4>
      </vt:variant>
      <vt:variant>
        <vt:i4>209</vt:i4>
      </vt:variant>
      <vt:variant>
        <vt:i4>0</vt:i4>
      </vt:variant>
      <vt:variant>
        <vt:i4>5</vt:i4>
      </vt:variant>
      <vt:variant>
        <vt:lpwstr/>
      </vt:variant>
      <vt:variant>
        <vt:lpwstr>_Toc381731537</vt:lpwstr>
      </vt:variant>
      <vt:variant>
        <vt:i4>1703988</vt:i4>
      </vt:variant>
      <vt:variant>
        <vt:i4>203</vt:i4>
      </vt:variant>
      <vt:variant>
        <vt:i4>0</vt:i4>
      </vt:variant>
      <vt:variant>
        <vt:i4>5</vt:i4>
      </vt:variant>
      <vt:variant>
        <vt:lpwstr/>
      </vt:variant>
      <vt:variant>
        <vt:lpwstr>_Toc381731536</vt:lpwstr>
      </vt:variant>
      <vt:variant>
        <vt:i4>1703988</vt:i4>
      </vt:variant>
      <vt:variant>
        <vt:i4>197</vt:i4>
      </vt:variant>
      <vt:variant>
        <vt:i4>0</vt:i4>
      </vt:variant>
      <vt:variant>
        <vt:i4>5</vt:i4>
      </vt:variant>
      <vt:variant>
        <vt:lpwstr/>
      </vt:variant>
      <vt:variant>
        <vt:lpwstr>_Toc381731535</vt:lpwstr>
      </vt:variant>
      <vt:variant>
        <vt:i4>1703988</vt:i4>
      </vt:variant>
      <vt:variant>
        <vt:i4>191</vt:i4>
      </vt:variant>
      <vt:variant>
        <vt:i4>0</vt:i4>
      </vt:variant>
      <vt:variant>
        <vt:i4>5</vt:i4>
      </vt:variant>
      <vt:variant>
        <vt:lpwstr/>
      </vt:variant>
      <vt:variant>
        <vt:lpwstr>_Toc381731534</vt:lpwstr>
      </vt:variant>
      <vt:variant>
        <vt:i4>1703988</vt:i4>
      </vt:variant>
      <vt:variant>
        <vt:i4>185</vt:i4>
      </vt:variant>
      <vt:variant>
        <vt:i4>0</vt:i4>
      </vt:variant>
      <vt:variant>
        <vt:i4>5</vt:i4>
      </vt:variant>
      <vt:variant>
        <vt:lpwstr/>
      </vt:variant>
      <vt:variant>
        <vt:lpwstr>_Toc381731533</vt:lpwstr>
      </vt:variant>
      <vt:variant>
        <vt:i4>1703988</vt:i4>
      </vt:variant>
      <vt:variant>
        <vt:i4>179</vt:i4>
      </vt:variant>
      <vt:variant>
        <vt:i4>0</vt:i4>
      </vt:variant>
      <vt:variant>
        <vt:i4>5</vt:i4>
      </vt:variant>
      <vt:variant>
        <vt:lpwstr/>
      </vt:variant>
      <vt:variant>
        <vt:lpwstr>_Toc381731532</vt:lpwstr>
      </vt:variant>
      <vt:variant>
        <vt:i4>1703988</vt:i4>
      </vt:variant>
      <vt:variant>
        <vt:i4>173</vt:i4>
      </vt:variant>
      <vt:variant>
        <vt:i4>0</vt:i4>
      </vt:variant>
      <vt:variant>
        <vt:i4>5</vt:i4>
      </vt:variant>
      <vt:variant>
        <vt:lpwstr/>
      </vt:variant>
      <vt:variant>
        <vt:lpwstr>_Toc381731531</vt:lpwstr>
      </vt:variant>
      <vt:variant>
        <vt:i4>1703988</vt:i4>
      </vt:variant>
      <vt:variant>
        <vt:i4>167</vt:i4>
      </vt:variant>
      <vt:variant>
        <vt:i4>0</vt:i4>
      </vt:variant>
      <vt:variant>
        <vt:i4>5</vt:i4>
      </vt:variant>
      <vt:variant>
        <vt:lpwstr/>
      </vt:variant>
      <vt:variant>
        <vt:lpwstr>_Toc381731530</vt:lpwstr>
      </vt:variant>
      <vt:variant>
        <vt:i4>1769524</vt:i4>
      </vt:variant>
      <vt:variant>
        <vt:i4>161</vt:i4>
      </vt:variant>
      <vt:variant>
        <vt:i4>0</vt:i4>
      </vt:variant>
      <vt:variant>
        <vt:i4>5</vt:i4>
      </vt:variant>
      <vt:variant>
        <vt:lpwstr/>
      </vt:variant>
      <vt:variant>
        <vt:lpwstr>_Toc381731529</vt:lpwstr>
      </vt:variant>
      <vt:variant>
        <vt:i4>1769524</vt:i4>
      </vt:variant>
      <vt:variant>
        <vt:i4>155</vt:i4>
      </vt:variant>
      <vt:variant>
        <vt:i4>0</vt:i4>
      </vt:variant>
      <vt:variant>
        <vt:i4>5</vt:i4>
      </vt:variant>
      <vt:variant>
        <vt:lpwstr/>
      </vt:variant>
      <vt:variant>
        <vt:lpwstr>_Toc381731528</vt:lpwstr>
      </vt:variant>
      <vt:variant>
        <vt:i4>1769524</vt:i4>
      </vt:variant>
      <vt:variant>
        <vt:i4>149</vt:i4>
      </vt:variant>
      <vt:variant>
        <vt:i4>0</vt:i4>
      </vt:variant>
      <vt:variant>
        <vt:i4>5</vt:i4>
      </vt:variant>
      <vt:variant>
        <vt:lpwstr/>
      </vt:variant>
      <vt:variant>
        <vt:lpwstr>_Toc381731527</vt:lpwstr>
      </vt:variant>
      <vt:variant>
        <vt:i4>1769524</vt:i4>
      </vt:variant>
      <vt:variant>
        <vt:i4>143</vt:i4>
      </vt:variant>
      <vt:variant>
        <vt:i4>0</vt:i4>
      </vt:variant>
      <vt:variant>
        <vt:i4>5</vt:i4>
      </vt:variant>
      <vt:variant>
        <vt:lpwstr/>
      </vt:variant>
      <vt:variant>
        <vt:lpwstr>_Toc381731526</vt:lpwstr>
      </vt:variant>
      <vt:variant>
        <vt:i4>1769524</vt:i4>
      </vt:variant>
      <vt:variant>
        <vt:i4>137</vt:i4>
      </vt:variant>
      <vt:variant>
        <vt:i4>0</vt:i4>
      </vt:variant>
      <vt:variant>
        <vt:i4>5</vt:i4>
      </vt:variant>
      <vt:variant>
        <vt:lpwstr/>
      </vt:variant>
      <vt:variant>
        <vt:lpwstr>_Toc381731525</vt:lpwstr>
      </vt:variant>
      <vt:variant>
        <vt:i4>1769524</vt:i4>
      </vt:variant>
      <vt:variant>
        <vt:i4>131</vt:i4>
      </vt:variant>
      <vt:variant>
        <vt:i4>0</vt:i4>
      </vt:variant>
      <vt:variant>
        <vt:i4>5</vt:i4>
      </vt:variant>
      <vt:variant>
        <vt:lpwstr/>
      </vt:variant>
      <vt:variant>
        <vt:lpwstr>_Toc381731524</vt:lpwstr>
      </vt:variant>
      <vt:variant>
        <vt:i4>1769524</vt:i4>
      </vt:variant>
      <vt:variant>
        <vt:i4>125</vt:i4>
      </vt:variant>
      <vt:variant>
        <vt:i4>0</vt:i4>
      </vt:variant>
      <vt:variant>
        <vt:i4>5</vt:i4>
      </vt:variant>
      <vt:variant>
        <vt:lpwstr/>
      </vt:variant>
      <vt:variant>
        <vt:lpwstr>_Toc381731523</vt:lpwstr>
      </vt:variant>
      <vt:variant>
        <vt:i4>1769524</vt:i4>
      </vt:variant>
      <vt:variant>
        <vt:i4>119</vt:i4>
      </vt:variant>
      <vt:variant>
        <vt:i4>0</vt:i4>
      </vt:variant>
      <vt:variant>
        <vt:i4>5</vt:i4>
      </vt:variant>
      <vt:variant>
        <vt:lpwstr/>
      </vt:variant>
      <vt:variant>
        <vt:lpwstr>_Toc381731522</vt:lpwstr>
      </vt:variant>
      <vt:variant>
        <vt:i4>1769524</vt:i4>
      </vt:variant>
      <vt:variant>
        <vt:i4>113</vt:i4>
      </vt:variant>
      <vt:variant>
        <vt:i4>0</vt:i4>
      </vt:variant>
      <vt:variant>
        <vt:i4>5</vt:i4>
      </vt:variant>
      <vt:variant>
        <vt:lpwstr/>
      </vt:variant>
      <vt:variant>
        <vt:lpwstr>_Toc381731521</vt:lpwstr>
      </vt:variant>
      <vt:variant>
        <vt:i4>1769524</vt:i4>
      </vt:variant>
      <vt:variant>
        <vt:i4>107</vt:i4>
      </vt:variant>
      <vt:variant>
        <vt:i4>0</vt:i4>
      </vt:variant>
      <vt:variant>
        <vt:i4>5</vt:i4>
      </vt:variant>
      <vt:variant>
        <vt:lpwstr/>
      </vt:variant>
      <vt:variant>
        <vt:lpwstr>_Toc381731520</vt:lpwstr>
      </vt:variant>
      <vt:variant>
        <vt:i4>1572916</vt:i4>
      </vt:variant>
      <vt:variant>
        <vt:i4>101</vt:i4>
      </vt:variant>
      <vt:variant>
        <vt:i4>0</vt:i4>
      </vt:variant>
      <vt:variant>
        <vt:i4>5</vt:i4>
      </vt:variant>
      <vt:variant>
        <vt:lpwstr/>
      </vt:variant>
      <vt:variant>
        <vt:lpwstr>_Toc381731519</vt:lpwstr>
      </vt:variant>
      <vt:variant>
        <vt:i4>1572916</vt:i4>
      </vt:variant>
      <vt:variant>
        <vt:i4>95</vt:i4>
      </vt:variant>
      <vt:variant>
        <vt:i4>0</vt:i4>
      </vt:variant>
      <vt:variant>
        <vt:i4>5</vt:i4>
      </vt:variant>
      <vt:variant>
        <vt:lpwstr/>
      </vt:variant>
      <vt:variant>
        <vt:lpwstr>_Toc381731518</vt:lpwstr>
      </vt:variant>
      <vt:variant>
        <vt:i4>1572916</vt:i4>
      </vt:variant>
      <vt:variant>
        <vt:i4>89</vt:i4>
      </vt:variant>
      <vt:variant>
        <vt:i4>0</vt:i4>
      </vt:variant>
      <vt:variant>
        <vt:i4>5</vt:i4>
      </vt:variant>
      <vt:variant>
        <vt:lpwstr/>
      </vt:variant>
      <vt:variant>
        <vt:lpwstr>_Toc381731517</vt:lpwstr>
      </vt:variant>
      <vt:variant>
        <vt:i4>1572916</vt:i4>
      </vt:variant>
      <vt:variant>
        <vt:i4>83</vt:i4>
      </vt:variant>
      <vt:variant>
        <vt:i4>0</vt:i4>
      </vt:variant>
      <vt:variant>
        <vt:i4>5</vt:i4>
      </vt:variant>
      <vt:variant>
        <vt:lpwstr/>
      </vt:variant>
      <vt:variant>
        <vt:lpwstr>_Toc381731516</vt:lpwstr>
      </vt:variant>
      <vt:variant>
        <vt:i4>1572916</vt:i4>
      </vt:variant>
      <vt:variant>
        <vt:i4>77</vt:i4>
      </vt:variant>
      <vt:variant>
        <vt:i4>0</vt:i4>
      </vt:variant>
      <vt:variant>
        <vt:i4>5</vt:i4>
      </vt:variant>
      <vt:variant>
        <vt:lpwstr/>
      </vt:variant>
      <vt:variant>
        <vt:lpwstr>_Toc381731515</vt:lpwstr>
      </vt:variant>
      <vt:variant>
        <vt:i4>1572916</vt:i4>
      </vt:variant>
      <vt:variant>
        <vt:i4>71</vt:i4>
      </vt:variant>
      <vt:variant>
        <vt:i4>0</vt:i4>
      </vt:variant>
      <vt:variant>
        <vt:i4>5</vt:i4>
      </vt:variant>
      <vt:variant>
        <vt:lpwstr/>
      </vt:variant>
      <vt:variant>
        <vt:lpwstr>_Toc381731514</vt:lpwstr>
      </vt:variant>
      <vt:variant>
        <vt:i4>1572916</vt:i4>
      </vt:variant>
      <vt:variant>
        <vt:i4>65</vt:i4>
      </vt:variant>
      <vt:variant>
        <vt:i4>0</vt:i4>
      </vt:variant>
      <vt:variant>
        <vt:i4>5</vt:i4>
      </vt:variant>
      <vt:variant>
        <vt:lpwstr/>
      </vt:variant>
      <vt:variant>
        <vt:lpwstr>_Toc381731513</vt:lpwstr>
      </vt:variant>
      <vt:variant>
        <vt:i4>1572916</vt:i4>
      </vt:variant>
      <vt:variant>
        <vt:i4>59</vt:i4>
      </vt:variant>
      <vt:variant>
        <vt:i4>0</vt:i4>
      </vt:variant>
      <vt:variant>
        <vt:i4>5</vt:i4>
      </vt:variant>
      <vt:variant>
        <vt:lpwstr/>
      </vt:variant>
      <vt:variant>
        <vt:lpwstr>_Toc381731512</vt:lpwstr>
      </vt:variant>
      <vt:variant>
        <vt:i4>1572916</vt:i4>
      </vt:variant>
      <vt:variant>
        <vt:i4>53</vt:i4>
      </vt:variant>
      <vt:variant>
        <vt:i4>0</vt:i4>
      </vt:variant>
      <vt:variant>
        <vt:i4>5</vt:i4>
      </vt:variant>
      <vt:variant>
        <vt:lpwstr/>
      </vt:variant>
      <vt:variant>
        <vt:lpwstr>_Toc381731511</vt:lpwstr>
      </vt:variant>
      <vt:variant>
        <vt:i4>1572916</vt:i4>
      </vt:variant>
      <vt:variant>
        <vt:i4>47</vt:i4>
      </vt:variant>
      <vt:variant>
        <vt:i4>0</vt:i4>
      </vt:variant>
      <vt:variant>
        <vt:i4>5</vt:i4>
      </vt:variant>
      <vt:variant>
        <vt:lpwstr/>
      </vt:variant>
      <vt:variant>
        <vt:lpwstr>_Toc381731510</vt:lpwstr>
      </vt:variant>
      <vt:variant>
        <vt:i4>1638452</vt:i4>
      </vt:variant>
      <vt:variant>
        <vt:i4>41</vt:i4>
      </vt:variant>
      <vt:variant>
        <vt:i4>0</vt:i4>
      </vt:variant>
      <vt:variant>
        <vt:i4>5</vt:i4>
      </vt:variant>
      <vt:variant>
        <vt:lpwstr/>
      </vt:variant>
      <vt:variant>
        <vt:lpwstr>_Toc381731509</vt:lpwstr>
      </vt:variant>
      <vt:variant>
        <vt:i4>7602222</vt:i4>
      </vt:variant>
      <vt:variant>
        <vt:i4>36</vt:i4>
      </vt:variant>
      <vt:variant>
        <vt:i4>0</vt:i4>
      </vt:variant>
      <vt:variant>
        <vt:i4>5</vt:i4>
      </vt:variant>
      <vt:variant>
        <vt:lpwstr>http://ihe.net/Templates_Public_Comments/</vt:lpwstr>
      </vt:variant>
      <vt:variant>
        <vt:lpwstr/>
      </vt:variant>
      <vt:variant>
        <vt:i4>131126</vt:i4>
      </vt:variant>
      <vt:variant>
        <vt:i4>33</vt:i4>
      </vt:variant>
      <vt:variant>
        <vt:i4>0</vt:i4>
      </vt:variant>
      <vt:variant>
        <vt:i4>5</vt:i4>
      </vt:variant>
      <vt:variant>
        <vt:lpwstr>http://ihe.net/Technical_Frameworks/</vt:lpwstr>
      </vt:variant>
      <vt:variant>
        <vt:lpwstr/>
      </vt:variant>
      <vt:variant>
        <vt:i4>65550</vt:i4>
      </vt:variant>
      <vt:variant>
        <vt:i4>30</vt:i4>
      </vt:variant>
      <vt:variant>
        <vt:i4>0</vt:i4>
      </vt:variant>
      <vt:variant>
        <vt:i4>5</vt:i4>
      </vt:variant>
      <vt:variant>
        <vt:lpwstr>http://ihe.net/Profiles/</vt:lpwstr>
      </vt:variant>
      <vt:variant>
        <vt:lpwstr/>
      </vt:variant>
      <vt:variant>
        <vt:i4>3670096</vt:i4>
      </vt:variant>
      <vt:variant>
        <vt:i4>27</vt:i4>
      </vt:variant>
      <vt:variant>
        <vt:i4>0</vt:i4>
      </vt:variant>
      <vt:variant>
        <vt:i4>5</vt:i4>
      </vt:variant>
      <vt:variant>
        <vt:lpwstr>http://ihe.net/IHE_Process/</vt:lpwstr>
      </vt:variant>
      <vt:variant>
        <vt:lpwstr/>
      </vt:variant>
      <vt:variant>
        <vt:i4>3080199</vt:i4>
      </vt:variant>
      <vt:variant>
        <vt:i4>24</vt:i4>
      </vt:variant>
      <vt:variant>
        <vt:i4>0</vt:i4>
      </vt:variant>
      <vt:variant>
        <vt:i4>5</vt:i4>
      </vt:variant>
      <vt:variant>
        <vt:lpwstr>../../../../AppData/Roaming/Microsoft/Word/ihe.net/IHE_Domains/</vt:lpwstr>
      </vt:variant>
      <vt:variant>
        <vt:lpwstr/>
      </vt:variant>
      <vt:variant>
        <vt:i4>3997811</vt:i4>
      </vt:variant>
      <vt:variant>
        <vt:i4>21</vt:i4>
      </vt:variant>
      <vt:variant>
        <vt:i4>0</vt:i4>
      </vt:variant>
      <vt:variant>
        <vt:i4>5</vt:i4>
      </vt:variant>
      <vt:variant>
        <vt:lpwstr>http://www.ihe.net/</vt:lpwstr>
      </vt:variant>
      <vt:variant>
        <vt:lpwstr/>
      </vt:variant>
      <vt:variant>
        <vt:i4>4063322</vt:i4>
      </vt:variant>
      <vt:variant>
        <vt:i4>18</vt:i4>
      </vt:variant>
      <vt:variant>
        <vt:i4>0</vt:i4>
      </vt:variant>
      <vt:variant>
        <vt:i4>5</vt:i4>
      </vt:variant>
      <vt:variant>
        <vt:lpwstr>http://www.ihe.net/Public_Comment/</vt:lpwstr>
      </vt:variant>
      <vt:variant>
        <vt:lpwstr>domainname</vt:lpwstr>
      </vt:variant>
      <vt:variant>
        <vt:i4>4063322</vt:i4>
      </vt:variant>
      <vt:variant>
        <vt:i4>15</vt:i4>
      </vt:variant>
      <vt:variant>
        <vt:i4>0</vt:i4>
      </vt:variant>
      <vt:variant>
        <vt:i4>5</vt:i4>
      </vt:variant>
      <vt:variant>
        <vt:lpwstr>http://www.ihe.net/Public_Comment/</vt:lpwstr>
      </vt:variant>
      <vt:variant>
        <vt:lpwstr>domainname</vt:lpwstr>
      </vt:variant>
      <vt:variant>
        <vt:i4>1048652</vt:i4>
      </vt:variant>
      <vt:variant>
        <vt:i4>12</vt:i4>
      </vt:variant>
      <vt:variant>
        <vt:i4>0</vt:i4>
      </vt:variant>
      <vt:variant>
        <vt:i4>5</vt:i4>
      </vt:variant>
      <vt:variant>
        <vt:lpwstr>http://wiki.ihe.net/index.php?title=National_Extensions_Process</vt:lpwstr>
      </vt:variant>
      <vt:variant>
        <vt:lpwstr/>
      </vt:variant>
      <vt:variant>
        <vt:i4>5111822</vt:i4>
      </vt:variant>
      <vt:variant>
        <vt:i4>9</vt:i4>
      </vt:variant>
      <vt:variant>
        <vt:i4>0</vt:i4>
      </vt:variant>
      <vt:variant>
        <vt:i4>5</vt:i4>
      </vt:variant>
      <vt:variant>
        <vt:lpwstr>http://wiki.ihe.net/index.php?title=Process</vt:lpwstr>
      </vt:variant>
      <vt:variant>
        <vt:lpwstr>Technical_Framework_Development</vt:lpwstr>
      </vt:variant>
      <vt:variant>
        <vt:i4>4259856</vt:i4>
      </vt:variant>
      <vt:variant>
        <vt:i4>6</vt:i4>
      </vt:variant>
      <vt:variant>
        <vt:i4>0</vt:i4>
      </vt:variant>
      <vt:variant>
        <vt:i4>5</vt:i4>
      </vt:variant>
      <vt:variant>
        <vt:lpwstr>http://wiki.ihe.net/index.php?title=Writing_Technical_Frameworks_and_Supplements</vt:lpwstr>
      </vt:variant>
      <vt:variant>
        <vt:lpwstr/>
      </vt:variant>
      <vt:variant>
        <vt:i4>5898336</vt:i4>
      </vt:variant>
      <vt:variant>
        <vt:i4>3</vt:i4>
      </vt:variant>
      <vt:variant>
        <vt:i4>0</vt:i4>
      </vt:variant>
      <vt:variant>
        <vt:i4>5</vt:i4>
      </vt:variant>
      <vt:variant>
        <vt:lpwstr>http://ihe.net/Public_Comment/</vt:lpwstr>
      </vt:variant>
      <vt:variant>
        <vt:lpwstr/>
      </vt:variant>
      <vt:variant>
        <vt:i4>131126</vt:i4>
      </vt:variant>
      <vt:variant>
        <vt:i4>0</vt:i4>
      </vt:variant>
      <vt:variant>
        <vt:i4>0</vt:i4>
      </vt:variant>
      <vt:variant>
        <vt:i4>5</vt:i4>
      </vt:variant>
      <vt:variant>
        <vt:lpwstr>http://ihe.net/Technical_Frameworks/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IHE_Suppl_Template_Rev10-6_2019-11-xx</dc:title>
  <dc:subject>IHE Technical Framework Supplement Template</dc:subject>
  <dc:creator>IHE Documentation Work Group</dc:creator>
  <cp:keywords>IHE Supplement Template</cp:keywords>
  <cp:lastModifiedBy>Druckenmueller, Marc</cp:lastModifiedBy>
  <cp:revision>1054</cp:revision>
  <cp:lastPrinted>2012-05-01T14:26:00Z</cp:lastPrinted>
  <dcterms:created xsi:type="dcterms:W3CDTF">2021-07-15T15:08:00Z</dcterms:created>
  <dcterms:modified xsi:type="dcterms:W3CDTF">2025-11-26T13:39:00Z</dcterms:modified>
  <cp:category>IHE Supplement Template</cp:category>
</cp:coreProperties>
</file>